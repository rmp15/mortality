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544044" w14:textId="2BFC69B6" w:rsidR="00433EDB" w:rsidRDefault="003A79CC">
      <w:pPr>
        <w:rPr>
          <w:b/>
        </w:rPr>
      </w:pPr>
      <w:r>
        <w:rPr>
          <w:b/>
        </w:rPr>
        <w:t xml:space="preserve">Impact of anomalous temperature on </w:t>
      </w:r>
      <w:commentRangeStart w:id="0"/>
      <w:del w:id="1" w:author="Ezzati, Majid" w:date="2018-03-28T09:38:00Z">
        <w:r w:rsidDel="00C115B6">
          <w:rPr>
            <w:b/>
          </w:rPr>
          <w:delText xml:space="preserve">monthly </w:delText>
        </w:r>
      </w:del>
      <w:r>
        <w:rPr>
          <w:b/>
        </w:rPr>
        <w:t xml:space="preserve">cause-specific </w:t>
      </w:r>
      <w:commentRangeEnd w:id="0"/>
      <w:r w:rsidR="00D66D8B">
        <w:rPr>
          <w:rStyle w:val="CommentReference"/>
        </w:rPr>
        <w:commentReference w:id="0"/>
      </w:r>
      <w:r>
        <w:rPr>
          <w:b/>
        </w:rPr>
        <w:t>mortality by age and sex in the USA</w:t>
      </w:r>
    </w:p>
    <w:p w14:paraId="3529E805" w14:textId="62397388" w:rsidR="002E3194" w:rsidRDefault="00720EC4">
      <w:pPr>
        <w:rPr>
          <w:ins w:id="2" w:author="Ezzati, Majid" w:date="2018-03-28T09:46:00Z"/>
          <w:b/>
        </w:rPr>
      </w:pPr>
      <w:ins w:id="3" w:author="Ezzati, Majid" w:date="2018-03-28T09:46:00Z">
        <w:r>
          <w:rPr>
            <w:b/>
          </w:rPr>
          <w:t>RP, JB, HTW,</w:t>
        </w:r>
        <w:bookmarkStart w:id="4" w:name="_GoBack"/>
        <w:bookmarkEnd w:id="4"/>
        <w:r w:rsidR="00D66D8B">
          <w:rPr>
            <w:b/>
          </w:rPr>
          <w:t xml:space="preserve"> RT, ME</w:t>
        </w:r>
      </w:ins>
    </w:p>
    <w:p w14:paraId="61EB61E1" w14:textId="77777777" w:rsidR="00D66D8B" w:rsidRDefault="00D66D8B">
      <w:pPr>
        <w:rPr>
          <w:b/>
        </w:rPr>
      </w:pPr>
    </w:p>
    <w:p w14:paraId="23B6C988" w14:textId="365E2559" w:rsidR="002E3194" w:rsidRPr="002E3194" w:rsidRDefault="002E3194" w:rsidP="00584F78">
      <w:pPr>
        <w:outlineLvl w:val="0"/>
        <w:rPr>
          <w:b/>
        </w:rPr>
      </w:pPr>
      <w:r w:rsidRPr="002E3194">
        <w:rPr>
          <w:b/>
        </w:rPr>
        <w:t>Background</w:t>
      </w:r>
    </w:p>
    <w:p w14:paraId="01FB504F" w14:textId="77777777" w:rsidR="003A79CC" w:rsidRDefault="003A79CC">
      <w:pPr>
        <w:rPr>
          <w:b/>
        </w:rPr>
      </w:pPr>
    </w:p>
    <w:p w14:paraId="2DBFA162" w14:textId="21231C87" w:rsidR="00BF73E9" w:rsidRPr="002A1A59" w:rsidRDefault="0021029A" w:rsidP="00CC4236">
      <w:pPr>
        <w:jc w:val="both"/>
      </w:pPr>
      <w:del w:id="5" w:author="Ezzati, Majid" w:date="2018-03-28T09:38:00Z">
        <w:r w:rsidRPr="002A1A59" w:rsidDel="00C115B6">
          <w:delText>Extended exposures to e</w:delText>
        </w:r>
      </w:del>
      <w:ins w:id="6" w:author="Ezzati, Majid" w:date="2018-03-28T09:38:00Z">
        <w:r w:rsidR="00C115B6">
          <w:t>E</w:t>
        </w:r>
      </w:ins>
      <w:r w:rsidRPr="002A1A59">
        <w:t xml:space="preserve">xtreme temperatures, which deviate from long-term averages, </w:t>
      </w:r>
      <w:ins w:id="7" w:author="Ezzati, Majid" w:date="2018-03-28T09:39:00Z">
        <w:r w:rsidR="00C115B6">
          <w:t xml:space="preserve">will be more frequent as the global climate changes, and </w:t>
        </w:r>
      </w:ins>
      <w:r w:rsidRPr="002A1A59">
        <w:t xml:space="preserve">could have </w:t>
      </w:r>
      <w:del w:id="8" w:author="Ezzati, Majid" w:date="2018-03-28T09:40:00Z">
        <w:r w:rsidRPr="002A1A59" w:rsidDel="00C115B6">
          <w:delText xml:space="preserve">deadly </w:delText>
        </w:r>
      </w:del>
      <w:r w:rsidRPr="002A1A59">
        <w:t xml:space="preserve">consequences for communities around the world. </w:t>
      </w:r>
      <w:del w:id="9" w:author="Ezzati, Majid" w:date="2018-03-28T09:40:00Z">
        <w:r w:rsidRPr="002A1A59" w:rsidDel="00C115B6">
          <w:delText>W</w:delText>
        </w:r>
        <w:r w:rsidR="00CC4236" w:rsidRPr="002A1A59" w:rsidDel="00C115B6">
          <w:delText>hile m</w:delText>
        </w:r>
      </w:del>
      <w:ins w:id="10" w:author="Ezzati, Majid" w:date="2018-03-28T09:40:00Z">
        <w:r w:rsidR="00C115B6">
          <w:t>M</w:t>
        </w:r>
      </w:ins>
      <w:r w:rsidR="00CC4236" w:rsidRPr="002A1A59">
        <w:t>uch previous work has fo</w:t>
      </w:r>
      <w:r w:rsidRPr="002A1A59">
        <w:t xml:space="preserve">cussed on how </w:t>
      </w:r>
      <w:del w:id="11" w:author="Ezzati, Majid" w:date="2018-03-28T09:40:00Z">
        <w:r w:rsidRPr="002A1A59" w:rsidDel="00C115B6">
          <w:delText xml:space="preserve">all-age </w:delText>
        </w:r>
      </w:del>
      <w:r w:rsidRPr="002A1A59">
        <w:t xml:space="preserve">mortality is affected by </w:t>
      </w:r>
      <w:ins w:id="12" w:author="Ezzati, Majid" w:date="2018-03-28T09:40:00Z">
        <w:r w:rsidR="00C115B6">
          <w:t xml:space="preserve">daily or multi-day </w:t>
        </w:r>
      </w:ins>
      <w:r w:rsidRPr="002A1A59">
        <w:t>hot and cold episodes</w:t>
      </w:r>
      <w:del w:id="13" w:author="Ezzati, Majid" w:date="2018-03-28T09:40:00Z">
        <w:r w:rsidRPr="002A1A59" w:rsidDel="00C115B6">
          <w:delText xml:space="preserve"> in the days after a heat or cold event</w:delText>
        </w:r>
      </w:del>
      <w:r w:rsidRPr="002A1A59">
        <w:t>,</w:t>
      </w:r>
      <w:ins w:id="14" w:author="Ezzati, Majid" w:date="2018-03-28T09:40:00Z">
        <w:r w:rsidR="00C115B6">
          <w:t xml:space="preserve"> and</w:t>
        </w:r>
      </w:ins>
      <w:r w:rsidRPr="002A1A59">
        <w:t xml:space="preserve"> </w:t>
      </w:r>
      <w:del w:id="15" w:author="Ezzati, Majid" w:date="2018-03-28T09:42:00Z">
        <w:r w:rsidRPr="002A1A59" w:rsidDel="00D66D8B">
          <w:delText xml:space="preserve">there are </w:delText>
        </w:r>
      </w:del>
      <w:del w:id="16" w:author="Ezzati, Majid" w:date="2018-03-28T09:41:00Z">
        <w:r w:rsidRPr="002A1A59" w:rsidDel="00C115B6">
          <w:delText xml:space="preserve">relatively </w:delText>
        </w:r>
      </w:del>
      <w:del w:id="17" w:author="Ezzati, Majid" w:date="2018-03-28T09:42:00Z">
        <w:r w:rsidRPr="002A1A59" w:rsidDel="00D66D8B">
          <w:delText>few studies on</w:delText>
        </w:r>
      </w:del>
      <w:ins w:id="18" w:author="Ezzati, Majid" w:date="2018-03-28T09:42:00Z">
        <w:r w:rsidR="00D66D8B">
          <w:t>not on weather patterns that reflect inter-annual variations, as expected under global climate change</w:t>
        </w:r>
      </w:ins>
      <w:del w:id="19" w:author="Ezzati, Majid" w:date="2018-03-28T09:42:00Z">
        <w:r w:rsidRPr="002A1A59" w:rsidDel="00D66D8B">
          <w:delText xml:space="preserve"> how </w:delText>
        </w:r>
      </w:del>
      <w:del w:id="20" w:author="Ezzati, Majid" w:date="2018-03-28T09:41:00Z">
        <w:r w:rsidRPr="002A1A59" w:rsidDel="00C115B6">
          <w:delText xml:space="preserve">monthly and seasonal </w:delText>
        </w:r>
      </w:del>
      <w:del w:id="21" w:author="Ezzati, Majid" w:date="2018-03-28T09:42:00Z">
        <w:r w:rsidRPr="002A1A59" w:rsidDel="00D66D8B">
          <w:delText xml:space="preserve">deviations from average temperatures </w:delText>
        </w:r>
      </w:del>
      <w:del w:id="22" w:author="Ezzati, Majid" w:date="2018-03-28T09:41:00Z">
        <w:r w:rsidRPr="002A1A59" w:rsidDel="00C115B6">
          <w:delText xml:space="preserve">will </w:delText>
        </w:r>
      </w:del>
      <w:del w:id="23" w:author="Ezzati, Majid" w:date="2018-03-28T09:42:00Z">
        <w:r w:rsidRPr="002A1A59" w:rsidDel="00D66D8B">
          <w:delText>affect mortality</w:delText>
        </w:r>
      </w:del>
      <w:del w:id="24" w:author="Ezzati, Majid" w:date="2018-03-28T09:41:00Z">
        <w:r w:rsidRPr="002A1A59" w:rsidDel="00C115B6">
          <w:delText xml:space="preserve"> patterns</w:delText>
        </w:r>
      </w:del>
      <w:r w:rsidRPr="002A1A59">
        <w:t xml:space="preserve">. </w:t>
      </w:r>
    </w:p>
    <w:p w14:paraId="54CB90FC" w14:textId="77777777" w:rsidR="002E3194" w:rsidRPr="002A1A59" w:rsidRDefault="002E3194" w:rsidP="00CC4236">
      <w:pPr>
        <w:jc w:val="both"/>
      </w:pPr>
    </w:p>
    <w:p w14:paraId="20860298" w14:textId="3B26CEE1" w:rsidR="002E3194" w:rsidRPr="002A1A59" w:rsidRDefault="001E787C" w:rsidP="00584F78">
      <w:pPr>
        <w:jc w:val="both"/>
        <w:outlineLvl w:val="0"/>
        <w:rPr>
          <w:b/>
        </w:rPr>
      </w:pPr>
      <w:commentRangeStart w:id="25"/>
      <w:r w:rsidRPr="002A1A59">
        <w:rPr>
          <w:b/>
        </w:rPr>
        <w:t>M</w:t>
      </w:r>
      <w:r w:rsidR="00380D57" w:rsidRPr="002A1A59">
        <w:rPr>
          <w:b/>
        </w:rPr>
        <w:t>ethods</w:t>
      </w:r>
    </w:p>
    <w:p w14:paraId="457986B6" w14:textId="77777777" w:rsidR="00380D57" w:rsidRPr="002A1A59" w:rsidRDefault="00380D57" w:rsidP="00CC4236">
      <w:pPr>
        <w:jc w:val="both"/>
      </w:pPr>
    </w:p>
    <w:p w14:paraId="6048BD1B" w14:textId="7F43B5B3" w:rsidR="003A79CC" w:rsidRDefault="00B277B5" w:rsidP="00CC4236">
      <w:pPr>
        <w:jc w:val="both"/>
      </w:pPr>
      <w:r w:rsidRPr="002A1A59">
        <w:t>Here, we use</w:t>
      </w:r>
      <w:r w:rsidR="00D87119">
        <w:t>d</w:t>
      </w:r>
      <w:r w:rsidR="00821B90" w:rsidRPr="002A1A59">
        <w:t xml:space="preserve"> a Bayesian spatiotemporal model</w:t>
      </w:r>
      <w:del w:id="26" w:author="Ezzati, Majid" w:date="2018-03-28T09:41:00Z">
        <w:r w:rsidR="00E17D05" w:rsidRPr="002A1A59" w:rsidDel="00D66D8B">
          <w:delText xml:space="preserve">, </w:delText>
        </w:r>
        <w:r w:rsidR="00C800BD" w:rsidRPr="002A1A59" w:rsidDel="00D66D8B">
          <w:delText>adapted from</w:delText>
        </w:r>
        <w:r w:rsidR="00E17D05" w:rsidRPr="002A1A59" w:rsidDel="00D66D8B">
          <w:delText xml:space="preserve"> previously published research</w:delText>
        </w:r>
      </w:del>
      <w:ins w:id="27" w:author="Ezzati, Majid" w:date="2018-03-28T09:41:00Z">
        <w:r w:rsidR="00D66D8B">
          <w:t xml:space="preserve"> to estimate how </w:t>
        </w:r>
      </w:ins>
      <w:ins w:id="28" w:author="Ezzati, Majid" w:date="2018-03-28T09:42:00Z">
        <w:r w:rsidR="00D66D8B" w:rsidRPr="002A1A59">
          <w:t xml:space="preserve">deviations from </w:t>
        </w:r>
        <w:r w:rsidR="00D66D8B">
          <w:t xml:space="preserve">long-term </w:t>
        </w:r>
        <w:r w:rsidR="00D66D8B" w:rsidRPr="002A1A59">
          <w:t>average monthly and seasonal temperatures affect mortality</w:t>
        </w:r>
      </w:ins>
      <w:ins w:id="29" w:author="Ezzati, Majid" w:date="2018-03-28T09:43:00Z">
        <w:r w:rsidR="00D66D8B">
          <w:t xml:space="preserve"> in the continental USA</w:t>
        </w:r>
      </w:ins>
      <w:ins w:id="30" w:author="Ezzati, Majid" w:date="2018-03-28T09:44:00Z">
        <w:r w:rsidR="00D66D8B">
          <w:t xml:space="preserve"> over a XX-year period from 198X to 20XX</w:t>
        </w:r>
      </w:ins>
      <w:r w:rsidR="000572D5">
        <w:t>.</w:t>
      </w:r>
      <w:commentRangeStart w:id="31"/>
      <w:r w:rsidR="00C966E9" w:rsidRPr="002A1A59">
        <w:fldChar w:fldCharType="begin" w:fldLock="1"/>
      </w:r>
      <w:r w:rsidR="00C966E9" w:rsidRPr="002A1A59">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"mendeley" : { "formattedCitation" : "&lt;sup&gt;1&lt;/sup&gt;", "plainTextFormattedCitation" : "1", "previouslyFormattedCitation" : "&lt;sup&gt;1&lt;/sup&gt;" }, "properties" : {  }, "schema" : "https://github.com/citation-style-language/schema/raw/master/csl-citation.json" }</w:instrText>
      </w:r>
      <w:r w:rsidR="00C966E9" w:rsidRPr="002A1A59">
        <w:fldChar w:fldCharType="separate"/>
      </w:r>
      <w:r w:rsidR="00C966E9" w:rsidRPr="002A1A59">
        <w:rPr>
          <w:noProof/>
          <w:vertAlign w:val="superscript"/>
        </w:rPr>
        <w:t>1</w:t>
      </w:r>
      <w:r w:rsidR="00C966E9" w:rsidRPr="002A1A59">
        <w:fldChar w:fldCharType="end"/>
      </w:r>
      <w:commentRangeEnd w:id="31"/>
      <w:r w:rsidR="00D66D8B">
        <w:rPr>
          <w:rStyle w:val="CommentReference"/>
        </w:rPr>
        <w:commentReference w:id="31"/>
      </w:r>
      <w:r w:rsidR="00D87119">
        <w:t xml:space="preserve"> The model </w:t>
      </w:r>
      <w:r w:rsidR="00821B90" w:rsidRPr="002A1A59">
        <w:t xml:space="preserve">was formulated to incorporate </w:t>
      </w:r>
      <w:del w:id="32" w:author="Ezzati, Majid" w:date="2018-03-28T09:43:00Z">
        <w:r w:rsidR="00821B90" w:rsidRPr="002A1A59" w:rsidDel="00D66D8B">
          <w:delText>features of death</w:delText>
        </w:r>
        <w:r w:rsidR="007D72E5" w:rsidDel="00D66D8B">
          <w:delText xml:space="preserve"> </w:delText>
        </w:r>
        <w:r w:rsidR="00821B90" w:rsidRPr="002A1A59" w:rsidDel="00D66D8B">
          <w:delText>rates</w:delText>
        </w:r>
      </w:del>
      <w:ins w:id="33" w:author="Ezzati, Majid" w:date="2018-03-28T09:43:00Z">
        <w:r w:rsidR="00D66D8B">
          <w:t>how mortality varies</w:t>
        </w:r>
      </w:ins>
      <w:r w:rsidR="00821B90" w:rsidRPr="002A1A59">
        <w:t xml:space="preserve"> in relation to location of residence, month of the year,</w:t>
      </w:r>
      <w:ins w:id="34" w:author="Ezzati, Majid" w:date="2018-03-28T09:45:00Z">
        <w:r w:rsidR="00D66D8B">
          <w:t xml:space="preserve"> [[[long term trend etc]]]</w:t>
        </w:r>
      </w:ins>
      <w:del w:id="35" w:author="Ezzati, Majid" w:date="2018-03-28T09:45:00Z">
        <w:r w:rsidR="00821B90" w:rsidRPr="002A1A59" w:rsidDel="00D66D8B">
          <w:delText xml:space="preserve"> </w:delText>
        </w:r>
        <w:r w:rsidR="00D87119" w:rsidDel="00D66D8B">
          <w:delText xml:space="preserve">cause of death, </w:delText>
        </w:r>
        <w:r w:rsidR="00821B90" w:rsidRPr="002A1A59" w:rsidDel="00D66D8B">
          <w:delText xml:space="preserve">and </w:delText>
        </w:r>
        <w:r w:rsidR="00A50F9C" w:rsidDel="00D66D8B">
          <w:delText xml:space="preserve">deviation from mean </w:delText>
        </w:r>
        <w:r w:rsidR="004A0027" w:rsidDel="00D66D8B">
          <w:delText>temperature</w:delText>
        </w:r>
        <w:r w:rsidR="00821B90" w:rsidRPr="002A1A59" w:rsidDel="00D66D8B">
          <w:delText>, over space and time, reflecting the complexities in environmental exposure</w:delText>
        </w:r>
      </w:del>
      <w:r w:rsidR="00821B90" w:rsidRPr="002A1A59">
        <w:t>.</w:t>
      </w:r>
      <w:r w:rsidR="00FE0A6F" w:rsidRPr="002A1A59">
        <w:t xml:space="preserve"> </w:t>
      </w:r>
      <w:ins w:id="36" w:author="Ezzati, Majid" w:date="2018-03-28T09:45:00Z">
        <w:r w:rsidR="00D66D8B">
          <w:t xml:space="preserve">  </w:t>
        </w:r>
        <w:commentRangeEnd w:id="25"/>
        <w:r w:rsidR="00D66D8B">
          <w:rPr>
            <w:rStyle w:val="CommentReference"/>
          </w:rPr>
          <w:commentReference w:id="25"/>
        </w:r>
        <w:r w:rsidR="00D66D8B">
          <w:t>Say what long term deviation is in clear terms</w:t>
        </w:r>
      </w:ins>
    </w:p>
    <w:p w14:paraId="7C6D0A98" w14:textId="77777777" w:rsidR="00674A60" w:rsidRDefault="00674A60" w:rsidP="00CC4236">
      <w:pPr>
        <w:jc w:val="both"/>
      </w:pPr>
    </w:p>
    <w:p w14:paraId="7E3C5BEE" w14:textId="6C2F0835" w:rsidR="00674A60" w:rsidRPr="002A1A59" w:rsidRDefault="00674A60" w:rsidP="00CC4236">
      <w:pPr>
        <w:jc w:val="both"/>
      </w:pPr>
      <w:commentRangeStart w:id="37"/>
      <w:r>
        <w:t xml:space="preserve">We included </w:t>
      </w:r>
      <w:r w:rsidRPr="002A1A59">
        <w:t>all 78 million deaths in the USA from 1980 to 2013</w:t>
      </w:r>
      <w:r>
        <w:t xml:space="preserve">, as well as </w:t>
      </w:r>
      <w:r w:rsidRPr="00A76407">
        <w:t>data on temperature from ERA-Interim, which combines predictions from a physical model with ground-based and satellite measurements.</w:t>
      </w:r>
      <w:ins w:id="38" w:author="Parks, Robbie M" w:date="2018-03-27T19:33:00Z">
        <w:r w:rsidR="00584F78">
          <w:fldChar w:fldCharType="begin" w:fldLock="1"/>
        </w:r>
      </w:ins>
      <w:r w:rsidR="00584F78">
        <w:instrText>ADDIN CSL_CITATION { "citationItems" : [ { "id" : "ITEM-1", "itemData" : { "DOI" : "10.1002/qj.828", "ISBN" : "1477-870X", "ISSN" : "00359009", "abstract" : "ERA-Interim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"H\u00f3lm", "given" : "E.", "non-dropping-particle" : "", "parse-names" : false, "suffix" : "" }, { "dropping-particle" : "", "family" : "Isaksen", "given" : "L.", "non-dropping-particle" : "", "parse-names" : false, "suffix" : "" }, { "dropping-particle" : "", "family" : "K\u00e5llberg", "given" : "P.", "non-dropping-particle" : "", "parse-names" : false, "suffix" : "" }, { "dropping-particle" : "", "family" : "K\u00f6hler",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"Th\u00e9paut",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"page" : "553-597", "title" : "The ERA-Interim reanalysis: Configuration and performance of the data assimilation system", "type" : "article-journal", "volume" : "137" }, "uris" : [ "http://www.mendeley.com/documents/?uuid=da1e324c-78c4-40eb-b175-17713866f18f" ] } ], "mendeley" : { "formattedCitation" : "&lt;sup&gt;2&lt;/sup&gt;", "plainTextFormattedCitation" : "2", "previouslyFormattedCitation" : "&lt;sup&gt;2&lt;/sup&gt;" }, "properties" : {  }, "schema" : "https://github.com/citation-style-language/schema/raw/master/csl-citation.json" }</w:instrText>
      </w:r>
      <w:r w:rsidR="00584F78">
        <w:fldChar w:fldCharType="separate"/>
      </w:r>
      <w:r w:rsidR="00584F78" w:rsidRPr="00584F78">
        <w:rPr>
          <w:noProof/>
          <w:vertAlign w:val="superscript"/>
        </w:rPr>
        <w:t>2</w:t>
      </w:r>
      <w:ins w:id="39" w:author="Parks, Robbie M" w:date="2018-03-27T19:33:00Z">
        <w:r w:rsidR="00584F78">
          <w:fldChar w:fldCharType="end"/>
        </w:r>
      </w:ins>
      <w:commentRangeEnd w:id="37"/>
      <w:r w:rsidR="00D66D8B">
        <w:rPr>
          <w:rStyle w:val="CommentReference"/>
        </w:rPr>
        <w:commentReference w:id="37"/>
      </w:r>
    </w:p>
    <w:p w14:paraId="0BAD9F35" w14:textId="77777777" w:rsidR="004C38AA" w:rsidRPr="002A1A59" w:rsidRDefault="004C38AA" w:rsidP="00CC4236">
      <w:pPr>
        <w:jc w:val="both"/>
      </w:pPr>
    </w:p>
    <w:p w14:paraId="69477979" w14:textId="760C0506" w:rsidR="001E787C" w:rsidRPr="002A1A59" w:rsidRDefault="001E787C" w:rsidP="00584F78">
      <w:pPr>
        <w:jc w:val="both"/>
        <w:outlineLvl w:val="0"/>
        <w:rPr>
          <w:b/>
        </w:rPr>
      </w:pPr>
      <w:r w:rsidRPr="002A1A59">
        <w:rPr>
          <w:b/>
        </w:rPr>
        <w:t>Results</w:t>
      </w:r>
    </w:p>
    <w:p w14:paraId="5ADB524C" w14:textId="355D37A2" w:rsidR="001E787C" w:rsidRPr="002A1A59" w:rsidRDefault="001E787C" w:rsidP="00CC4236">
      <w:pPr>
        <w:jc w:val="both"/>
      </w:pPr>
    </w:p>
    <w:p w14:paraId="7B28E654" w14:textId="26262F31" w:rsidR="001E787C" w:rsidRPr="002A1A59" w:rsidRDefault="001E787C" w:rsidP="001E787C">
      <w:pPr>
        <w:jc w:val="both"/>
      </w:pPr>
      <w:commentRangeStart w:id="40"/>
      <w:r w:rsidRPr="002A1A59">
        <w:t>For all-cause deaths, there were significant increases of risk in July for men ≥ 5 and women ≥ 55, with the greatest increase in men aged 35-44 of 1.8% (95% CI 0.6 - 3.1). We found significant decreases for most men and women ≥ 45 in January-April, November and December.</w:t>
      </w:r>
    </w:p>
    <w:p w14:paraId="6B191EDF" w14:textId="77777777" w:rsidR="001E787C" w:rsidRPr="002A1A59" w:rsidRDefault="001E787C" w:rsidP="001E787C">
      <w:pPr>
        <w:jc w:val="both"/>
      </w:pPr>
    </w:p>
    <w:p w14:paraId="4D326C3A" w14:textId="786CB876" w:rsidR="001E787C" w:rsidRPr="002A1A59" w:rsidRDefault="00E42672" w:rsidP="001E787C">
      <w:pPr>
        <w:jc w:val="both"/>
      </w:pPr>
      <w:r w:rsidRPr="002A1A59">
        <w:t xml:space="preserve">Increased injury death risk </w:t>
      </w:r>
      <w:r w:rsidR="001E787C" w:rsidRPr="002A1A59">
        <w:t xml:space="preserve">for all months for men 15-24 years </w:t>
      </w:r>
      <w:r w:rsidR="00CD1044" w:rsidRPr="002A1A59">
        <w:t>is evident</w:t>
      </w:r>
      <w:r w:rsidR="001E787C" w:rsidRPr="002A1A59">
        <w:t xml:space="preserve">. Most males ≤55 years demonstrated significant increases in risk for March-September. </w:t>
      </w:r>
      <w:r w:rsidR="00283803" w:rsidRPr="002A1A59">
        <w:t xml:space="preserve"> </w:t>
      </w:r>
      <w:r w:rsidR="001E787C" w:rsidRPr="002A1A59">
        <w:t>Cardiorespiratory deaths showed significant increases in July for men and women ≥55. No significant</w:t>
      </w:r>
      <w:r w:rsidR="005C68D8">
        <w:t xml:space="preserve"> cardiorespiratory</w:t>
      </w:r>
      <w:r w:rsidR="001E787C" w:rsidRPr="002A1A59">
        <w:t xml:space="preserve"> results for either sex below 25 were evident, except for women of 15-24 years in January. </w:t>
      </w:r>
      <w:r w:rsidR="00320389">
        <w:t>W</w:t>
      </w:r>
      <w:r w:rsidR="00320389" w:rsidRPr="002A1A59">
        <w:t xml:space="preserve">e </w:t>
      </w:r>
      <w:r w:rsidR="001E787C" w:rsidRPr="002A1A59">
        <w:t>also found significant decreases for men and women above 45 in January-April, November and December.</w:t>
      </w:r>
      <w:r w:rsidR="00283803" w:rsidRPr="002A1A59">
        <w:t xml:space="preserve"> </w:t>
      </w:r>
      <w:r w:rsidR="001E787C" w:rsidRPr="002A1A59">
        <w:t xml:space="preserve">Cancer deaths showed no consistent relationship </w:t>
      </w:r>
      <w:r w:rsidR="00320389">
        <w:t>with</w:t>
      </w:r>
      <w:r w:rsidR="00320389" w:rsidRPr="002A1A59">
        <w:t xml:space="preserve"> </w:t>
      </w:r>
      <w:r w:rsidR="001E787C" w:rsidRPr="002A1A59">
        <w:t>temperature</w:t>
      </w:r>
      <w:r w:rsidR="00320389">
        <w:t>.</w:t>
      </w:r>
      <w:r w:rsidR="001E787C" w:rsidRPr="002A1A59">
        <w:t xml:space="preserve"> </w:t>
      </w:r>
      <w:commentRangeEnd w:id="40"/>
      <w:r w:rsidR="00D66D8B">
        <w:rPr>
          <w:rStyle w:val="CommentReference"/>
        </w:rPr>
        <w:commentReference w:id="40"/>
      </w:r>
    </w:p>
    <w:p w14:paraId="4629B0DD" w14:textId="77777777" w:rsidR="001E787C" w:rsidRPr="002A1A59" w:rsidRDefault="001E787C" w:rsidP="00CC4236">
      <w:pPr>
        <w:jc w:val="both"/>
      </w:pPr>
    </w:p>
    <w:p w14:paraId="2AF10F2B" w14:textId="7CDFAB20" w:rsidR="001E787C" w:rsidRPr="002A1A59" w:rsidRDefault="001E787C" w:rsidP="00584F78">
      <w:pPr>
        <w:jc w:val="both"/>
        <w:outlineLvl w:val="0"/>
        <w:rPr>
          <w:b/>
        </w:rPr>
      </w:pPr>
      <w:r w:rsidRPr="002A1A59">
        <w:rPr>
          <w:b/>
        </w:rPr>
        <w:t>Conclusion</w:t>
      </w:r>
    </w:p>
    <w:p w14:paraId="68835F32" w14:textId="77777777" w:rsidR="00566C7B" w:rsidRPr="002A1A59" w:rsidRDefault="00566C7B" w:rsidP="00CC4236">
      <w:pPr>
        <w:jc w:val="both"/>
      </w:pPr>
    </w:p>
    <w:p w14:paraId="6025179A" w14:textId="0A0761AA" w:rsidR="00D6254A" w:rsidRPr="002A1A59" w:rsidRDefault="00D72945" w:rsidP="00CC4236">
      <w:pPr>
        <w:jc w:val="both"/>
      </w:pPr>
      <w:r w:rsidRPr="002A1A59">
        <w:lastRenderedPageBreak/>
        <w:t xml:space="preserve">Our results indicate </w:t>
      </w:r>
      <w:r w:rsidR="00BF73E9" w:rsidRPr="002A1A59">
        <w:t xml:space="preserve">distinct differentials in risk </w:t>
      </w:r>
      <w:r w:rsidR="002A1A59">
        <w:t xml:space="preserve">to temperature change </w:t>
      </w:r>
      <w:r w:rsidR="00BF73E9" w:rsidRPr="002A1A59">
        <w:t>by age, sex and ca</w:t>
      </w:r>
      <w:r w:rsidR="006D28E8">
        <w:t>use of death throughout the USA, relevant to policy makers in targeting vulnerable communities.</w:t>
      </w:r>
    </w:p>
    <w:p w14:paraId="2C8F0C4A" w14:textId="77777777" w:rsidR="00FB0C04" w:rsidRDefault="00FB0C04" w:rsidP="00CC4236">
      <w:pPr>
        <w:jc w:val="both"/>
      </w:pPr>
    </w:p>
    <w:p w14:paraId="4597F54B" w14:textId="77777777" w:rsidR="008A2DC3" w:rsidRDefault="008A2DC3" w:rsidP="00CC4236">
      <w:pPr>
        <w:jc w:val="both"/>
      </w:pPr>
    </w:p>
    <w:p w14:paraId="4F0894D7" w14:textId="7CE23661" w:rsidR="00584F78" w:rsidRPr="00584F78" w:rsidRDefault="00C800BD" w:rsidP="00584F78">
      <w:pPr>
        <w:widowControl w:val="0"/>
        <w:autoSpaceDE w:val="0"/>
        <w:autoSpaceDN w:val="0"/>
        <w:adjustRightInd w:val="0"/>
        <w:ind w:left="640" w:hanging="640"/>
        <w:rPr>
          <w:rFonts w:ascii="Calibri" w:eastAsia="Times New Roman" w:hAnsi="Calibri" w:cs="Times New Roman"/>
          <w:noProof/>
        </w:rPr>
      </w:pPr>
      <w:r>
        <w:fldChar w:fldCharType="begin" w:fldLock="1"/>
      </w:r>
      <w:r>
        <w:instrText xml:space="preserve">ADDIN Mendeley Bibliography CSL_BIBLIOGRAPHY </w:instrText>
      </w:r>
      <w:r>
        <w:fldChar w:fldCharType="separate"/>
      </w:r>
      <w:r w:rsidR="00584F78" w:rsidRPr="00584F78">
        <w:rPr>
          <w:rFonts w:ascii="Calibri" w:eastAsia="Times New Roman" w:hAnsi="Calibri" w:cs="Times New Roman"/>
          <w:noProof/>
        </w:rPr>
        <w:t>1</w:t>
      </w:r>
      <w:r w:rsidR="00584F78" w:rsidRPr="00584F78">
        <w:rPr>
          <w:rFonts w:ascii="Calibri" w:eastAsia="Times New Roman" w:hAnsi="Calibri" w:cs="Times New Roman"/>
          <w:noProof/>
        </w:rPr>
        <w:tab/>
        <w:t xml:space="preserve">Bennett JE, Blangiardo M, Fecht D, Elliott P, Ezzati M. Vulnerability to the mortality effects of warm temperature in the districts of England and Wales. </w:t>
      </w:r>
      <w:r w:rsidR="00584F78" w:rsidRPr="00584F78">
        <w:rPr>
          <w:rFonts w:ascii="Calibri" w:eastAsia="Times New Roman" w:hAnsi="Calibri" w:cs="Times New Roman"/>
          <w:i/>
          <w:iCs/>
          <w:noProof/>
        </w:rPr>
        <w:t>Nat Clim Chang</w:t>
      </w:r>
      <w:r w:rsidR="00584F78" w:rsidRPr="00584F78">
        <w:rPr>
          <w:rFonts w:ascii="Calibri" w:eastAsia="Times New Roman" w:hAnsi="Calibri" w:cs="Times New Roman"/>
          <w:noProof/>
        </w:rPr>
        <w:t xml:space="preserve"> 2014; </w:t>
      </w:r>
      <w:r w:rsidR="00584F78" w:rsidRPr="00584F78">
        <w:rPr>
          <w:rFonts w:ascii="Calibri" w:eastAsia="Times New Roman" w:hAnsi="Calibri" w:cs="Times New Roman"/>
          <w:b/>
          <w:bCs/>
          <w:noProof/>
        </w:rPr>
        <w:t>4</w:t>
      </w:r>
      <w:r w:rsidR="00584F78" w:rsidRPr="00584F78">
        <w:rPr>
          <w:rFonts w:ascii="Calibri" w:eastAsia="Times New Roman" w:hAnsi="Calibri" w:cs="Times New Roman"/>
          <w:noProof/>
        </w:rPr>
        <w:t>: 269–73.</w:t>
      </w:r>
    </w:p>
    <w:p w14:paraId="1742E89B" w14:textId="77777777" w:rsidR="00584F78" w:rsidRPr="00584F78" w:rsidRDefault="00584F78" w:rsidP="00584F78">
      <w:pPr>
        <w:widowControl w:val="0"/>
        <w:autoSpaceDE w:val="0"/>
        <w:autoSpaceDN w:val="0"/>
        <w:adjustRightInd w:val="0"/>
        <w:ind w:left="640" w:hanging="640"/>
        <w:rPr>
          <w:rFonts w:ascii="Calibri" w:hAnsi="Calibri"/>
          <w:noProof/>
        </w:rPr>
      </w:pPr>
      <w:r w:rsidRPr="00584F78">
        <w:rPr>
          <w:rFonts w:ascii="Calibri" w:eastAsia="Times New Roman" w:hAnsi="Calibri" w:cs="Times New Roman"/>
          <w:noProof/>
        </w:rPr>
        <w:t>2</w:t>
      </w:r>
      <w:r w:rsidRPr="00584F78">
        <w:rPr>
          <w:rFonts w:ascii="Calibri" w:eastAsia="Times New Roman" w:hAnsi="Calibri" w:cs="Times New Roman"/>
          <w:noProof/>
        </w:rPr>
        <w:tab/>
        <w:t xml:space="preserve">Dee DP, Uppala SM, Simmons AJ, </w:t>
      </w:r>
      <w:r w:rsidRPr="00584F78">
        <w:rPr>
          <w:rFonts w:ascii="Calibri" w:eastAsia="Times New Roman" w:hAnsi="Calibri" w:cs="Times New Roman"/>
          <w:i/>
          <w:iCs/>
          <w:noProof/>
        </w:rPr>
        <w:t>et al.</w:t>
      </w:r>
      <w:r w:rsidRPr="00584F78">
        <w:rPr>
          <w:rFonts w:ascii="Calibri" w:eastAsia="Times New Roman" w:hAnsi="Calibri" w:cs="Times New Roman"/>
          <w:noProof/>
        </w:rPr>
        <w:t xml:space="preserve"> The ERA-Interim reanalysis: Configuration and performance of the data assimilation system. </w:t>
      </w:r>
      <w:r w:rsidRPr="00584F78">
        <w:rPr>
          <w:rFonts w:ascii="Calibri" w:eastAsia="Times New Roman" w:hAnsi="Calibri" w:cs="Times New Roman"/>
          <w:i/>
          <w:iCs/>
          <w:noProof/>
        </w:rPr>
        <w:t>Q J R Meteorol Soc</w:t>
      </w:r>
      <w:r w:rsidRPr="00584F78">
        <w:rPr>
          <w:rFonts w:ascii="Calibri" w:eastAsia="Times New Roman" w:hAnsi="Calibri" w:cs="Times New Roman"/>
          <w:noProof/>
        </w:rPr>
        <w:t xml:space="preserve"> 2011; </w:t>
      </w:r>
      <w:r w:rsidRPr="00584F78">
        <w:rPr>
          <w:rFonts w:ascii="Calibri" w:eastAsia="Times New Roman" w:hAnsi="Calibri" w:cs="Times New Roman"/>
          <w:b/>
          <w:bCs/>
          <w:noProof/>
        </w:rPr>
        <w:t>137</w:t>
      </w:r>
      <w:r w:rsidRPr="00584F78">
        <w:rPr>
          <w:rFonts w:ascii="Calibri" w:eastAsia="Times New Roman" w:hAnsi="Calibri" w:cs="Times New Roman"/>
          <w:noProof/>
        </w:rPr>
        <w:t>: 553–97.</w:t>
      </w:r>
    </w:p>
    <w:p w14:paraId="6C1D8E07" w14:textId="635ABF9B" w:rsidR="00C800BD" w:rsidRPr="00CC4236" w:rsidRDefault="00C800BD" w:rsidP="00584F78">
      <w:pPr>
        <w:widowControl w:val="0"/>
        <w:autoSpaceDE w:val="0"/>
        <w:autoSpaceDN w:val="0"/>
        <w:adjustRightInd w:val="0"/>
        <w:ind w:left="640" w:hanging="640"/>
      </w:pPr>
      <w:r>
        <w:fldChar w:fldCharType="end"/>
      </w:r>
    </w:p>
    <w:sectPr w:rsidR="00C800BD" w:rsidRPr="00CC4236"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8-03-28T09:46:00Z" w:initials="EM">
    <w:p w14:paraId="639E95A7" w14:textId="51F7E293" w:rsidR="00D66D8B" w:rsidRDefault="00D66D8B">
      <w:pPr>
        <w:pStyle w:val="CommentText"/>
      </w:pPr>
      <w:r>
        <w:rPr>
          <w:rStyle w:val="CommentReference"/>
        </w:rPr>
        <w:annotationRef/>
      </w:r>
      <w:r>
        <w:t>Perhaps injury only to keep this manageable</w:t>
      </w:r>
    </w:p>
  </w:comment>
  <w:comment w:id="31" w:author="Ezzati, Majid" w:date="2018-03-28T09:42:00Z" w:initials="EM">
    <w:p w14:paraId="2FB91A32" w14:textId="7F61AB85" w:rsidR="00D66D8B" w:rsidRDefault="00D66D8B">
      <w:pPr>
        <w:pStyle w:val="CommentText"/>
      </w:pPr>
      <w:r>
        <w:rPr>
          <w:rStyle w:val="CommentReference"/>
        </w:rPr>
        <w:annotationRef/>
      </w:r>
      <w:r>
        <w:t>drop</w:t>
      </w:r>
    </w:p>
  </w:comment>
  <w:comment w:id="25" w:author="Ezzati, Majid" w:date="2018-03-28T09:45:00Z" w:initials="EM">
    <w:p w14:paraId="7C45EE66" w14:textId="6D8DEE83" w:rsidR="00D66D8B" w:rsidRDefault="00D66D8B">
      <w:pPr>
        <w:pStyle w:val="CommentText"/>
      </w:pPr>
      <w:r>
        <w:rPr>
          <w:rStyle w:val="CommentReference"/>
        </w:rPr>
        <w:annotationRef/>
      </w:r>
      <w:r>
        <w:t>these are far too abstract for an unfamiliar reader. Say what you are doing in clear, split sentences</w:t>
      </w:r>
    </w:p>
  </w:comment>
  <w:comment w:id="37" w:author="Ezzati, Majid" w:date="2018-03-28T09:47:00Z" w:initials="EM">
    <w:p w14:paraId="7D100E48" w14:textId="63C6D0DB" w:rsidR="00D66D8B" w:rsidRDefault="00D66D8B">
      <w:pPr>
        <w:pStyle w:val="CommentText"/>
      </w:pPr>
      <w:r>
        <w:rPr>
          <w:rStyle w:val="CommentReference"/>
        </w:rPr>
        <w:annotationRef/>
      </w:r>
      <w:r>
        <w:t>split. Make it easy for people to see what you are doing</w:t>
      </w:r>
    </w:p>
  </w:comment>
  <w:comment w:id="40" w:author="Ezzati, Majid" w:date="2018-03-28T09:47:00Z" w:initials="EM">
    <w:p w14:paraId="5D474DFA" w14:textId="07FFBCA5" w:rsidR="00D66D8B" w:rsidRDefault="00D66D8B">
      <w:pPr>
        <w:pStyle w:val="CommentText"/>
      </w:pPr>
      <w:r>
        <w:rPr>
          <w:rStyle w:val="CommentReference"/>
        </w:rPr>
        <w:annotationRef/>
      </w:r>
      <w:r>
        <w:t xml:space="preserve"> a few clear sentences on injury results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39E95A7" w15:done="0"/>
  <w15:commentEx w15:paraId="2FB91A32" w15:done="0"/>
  <w15:commentEx w15:paraId="7C45EE66" w15:done="0"/>
  <w15:commentEx w15:paraId="7D100E48" w15:done="0"/>
  <w15:commentEx w15:paraId="5D474DF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E96"/>
    <w:rsid w:val="0000461D"/>
    <w:rsid w:val="00012322"/>
    <w:rsid w:val="0003657E"/>
    <w:rsid w:val="00036FFA"/>
    <w:rsid w:val="000450BD"/>
    <w:rsid w:val="0004691D"/>
    <w:rsid w:val="000544A3"/>
    <w:rsid w:val="000572D5"/>
    <w:rsid w:val="0006422D"/>
    <w:rsid w:val="00065EAB"/>
    <w:rsid w:val="00066C53"/>
    <w:rsid w:val="00074902"/>
    <w:rsid w:val="0008315C"/>
    <w:rsid w:val="000870BD"/>
    <w:rsid w:val="00094337"/>
    <w:rsid w:val="000A67D2"/>
    <w:rsid w:val="000B0D4A"/>
    <w:rsid w:val="000B6495"/>
    <w:rsid w:val="000B68BB"/>
    <w:rsid w:val="000B7625"/>
    <w:rsid w:val="000C7277"/>
    <w:rsid w:val="000D3BBB"/>
    <w:rsid w:val="000D7395"/>
    <w:rsid w:val="00132C6C"/>
    <w:rsid w:val="00156FC7"/>
    <w:rsid w:val="00161E98"/>
    <w:rsid w:val="00166F8C"/>
    <w:rsid w:val="001672B6"/>
    <w:rsid w:val="00167BD7"/>
    <w:rsid w:val="001767A0"/>
    <w:rsid w:val="00176AB2"/>
    <w:rsid w:val="00183ED4"/>
    <w:rsid w:val="001928EC"/>
    <w:rsid w:val="001A1F00"/>
    <w:rsid w:val="001A39E7"/>
    <w:rsid w:val="001B0EFF"/>
    <w:rsid w:val="001B23D1"/>
    <w:rsid w:val="001B3A23"/>
    <w:rsid w:val="001C613C"/>
    <w:rsid w:val="001D0185"/>
    <w:rsid w:val="001E163F"/>
    <w:rsid w:val="001E4959"/>
    <w:rsid w:val="001E787C"/>
    <w:rsid w:val="001F0FFF"/>
    <w:rsid w:val="001F7D80"/>
    <w:rsid w:val="0021029A"/>
    <w:rsid w:val="00211495"/>
    <w:rsid w:val="00220346"/>
    <w:rsid w:val="00220897"/>
    <w:rsid w:val="00220C4B"/>
    <w:rsid w:val="00221B31"/>
    <w:rsid w:val="002231AC"/>
    <w:rsid w:val="002310C7"/>
    <w:rsid w:val="002500AE"/>
    <w:rsid w:val="0026033D"/>
    <w:rsid w:val="00260B02"/>
    <w:rsid w:val="00262880"/>
    <w:rsid w:val="00276AEC"/>
    <w:rsid w:val="00283803"/>
    <w:rsid w:val="00296A5E"/>
    <w:rsid w:val="00296CA9"/>
    <w:rsid w:val="002A1A59"/>
    <w:rsid w:val="002B1609"/>
    <w:rsid w:val="002C47B0"/>
    <w:rsid w:val="002C725D"/>
    <w:rsid w:val="002E05E6"/>
    <w:rsid w:val="002E3194"/>
    <w:rsid w:val="002F4DC5"/>
    <w:rsid w:val="00303C84"/>
    <w:rsid w:val="00306685"/>
    <w:rsid w:val="00315E15"/>
    <w:rsid w:val="00320389"/>
    <w:rsid w:val="003269B3"/>
    <w:rsid w:val="00361DD6"/>
    <w:rsid w:val="003673C8"/>
    <w:rsid w:val="00367F0A"/>
    <w:rsid w:val="00376B34"/>
    <w:rsid w:val="00380D57"/>
    <w:rsid w:val="0039751B"/>
    <w:rsid w:val="003A3A3F"/>
    <w:rsid w:val="003A79CC"/>
    <w:rsid w:val="003C153C"/>
    <w:rsid w:val="003F22B3"/>
    <w:rsid w:val="003F4C4D"/>
    <w:rsid w:val="004018CB"/>
    <w:rsid w:val="004022B7"/>
    <w:rsid w:val="00402D6F"/>
    <w:rsid w:val="004060EF"/>
    <w:rsid w:val="004268F9"/>
    <w:rsid w:val="0043246A"/>
    <w:rsid w:val="00433EDB"/>
    <w:rsid w:val="00437E72"/>
    <w:rsid w:val="00445E5A"/>
    <w:rsid w:val="00450B41"/>
    <w:rsid w:val="004548EB"/>
    <w:rsid w:val="00466460"/>
    <w:rsid w:val="00497BA7"/>
    <w:rsid w:val="004A0027"/>
    <w:rsid w:val="004A5369"/>
    <w:rsid w:val="004B660A"/>
    <w:rsid w:val="004C140E"/>
    <w:rsid w:val="004C3449"/>
    <w:rsid w:val="004C38AA"/>
    <w:rsid w:val="004C3E42"/>
    <w:rsid w:val="004D77E6"/>
    <w:rsid w:val="004E36B5"/>
    <w:rsid w:val="004E3F16"/>
    <w:rsid w:val="004E7B07"/>
    <w:rsid w:val="004F1615"/>
    <w:rsid w:val="004F404D"/>
    <w:rsid w:val="004F60F9"/>
    <w:rsid w:val="004F7FD8"/>
    <w:rsid w:val="005028B3"/>
    <w:rsid w:val="005041A9"/>
    <w:rsid w:val="00506AF4"/>
    <w:rsid w:val="005130C5"/>
    <w:rsid w:val="00522F03"/>
    <w:rsid w:val="005546F4"/>
    <w:rsid w:val="0055527C"/>
    <w:rsid w:val="005556EB"/>
    <w:rsid w:val="00561F2E"/>
    <w:rsid w:val="00565475"/>
    <w:rsid w:val="00565B41"/>
    <w:rsid w:val="00566C7B"/>
    <w:rsid w:val="005841AF"/>
    <w:rsid w:val="00584F78"/>
    <w:rsid w:val="00585742"/>
    <w:rsid w:val="0059173E"/>
    <w:rsid w:val="0059276B"/>
    <w:rsid w:val="0059357D"/>
    <w:rsid w:val="00594F9B"/>
    <w:rsid w:val="005A09B0"/>
    <w:rsid w:val="005A5132"/>
    <w:rsid w:val="005B1ED4"/>
    <w:rsid w:val="005B5156"/>
    <w:rsid w:val="005C68D8"/>
    <w:rsid w:val="005D61B1"/>
    <w:rsid w:val="005E1EC7"/>
    <w:rsid w:val="005E57C1"/>
    <w:rsid w:val="005F34A4"/>
    <w:rsid w:val="005F3963"/>
    <w:rsid w:val="005F4FE1"/>
    <w:rsid w:val="005F5217"/>
    <w:rsid w:val="0061042C"/>
    <w:rsid w:val="006124E6"/>
    <w:rsid w:val="00626D2D"/>
    <w:rsid w:val="00634114"/>
    <w:rsid w:val="00641AF0"/>
    <w:rsid w:val="00654679"/>
    <w:rsid w:val="006633AD"/>
    <w:rsid w:val="00674A60"/>
    <w:rsid w:val="00677304"/>
    <w:rsid w:val="0069323B"/>
    <w:rsid w:val="006934E5"/>
    <w:rsid w:val="006A5B04"/>
    <w:rsid w:val="006C0D41"/>
    <w:rsid w:val="006C50E6"/>
    <w:rsid w:val="006C685C"/>
    <w:rsid w:val="006D28E8"/>
    <w:rsid w:val="006F382C"/>
    <w:rsid w:val="00712E39"/>
    <w:rsid w:val="00717E62"/>
    <w:rsid w:val="00720EC4"/>
    <w:rsid w:val="007259F2"/>
    <w:rsid w:val="007566B3"/>
    <w:rsid w:val="00756799"/>
    <w:rsid w:val="00762106"/>
    <w:rsid w:val="007657EB"/>
    <w:rsid w:val="00786B50"/>
    <w:rsid w:val="00795E96"/>
    <w:rsid w:val="007A11B2"/>
    <w:rsid w:val="007A50AF"/>
    <w:rsid w:val="007B3072"/>
    <w:rsid w:val="007B332A"/>
    <w:rsid w:val="007B4377"/>
    <w:rsid w:val="007B4B89"/>
    <w:rsid w:val="007B545A"/>
    <w:rsid w:val="007C194D"/>
    <w:rsid w:val="007D6952"/>
    <w:rsid w:val="007D72E5"/>
    <w:rsid w:val="007E13E7"/>
    <w:rsid w:val="007E7DB0"/>
    <w:rsid w:val="007F2E1E"/>
    <w:rsid w:val="00800663"/>
    <w:rsid w:val="008069E6"/>
    <w:rsid w:val="00811049"/>
    <w:rsid w:val="0081132E"/>
    <w:rsid w:val="00821B90"/>
    <w:rsid w:val="008533FD"/>
    <w:rsid w:val="00865497"/>
    <w:rsid w:val="00894191"/>
    <w:rsid w:val="0089552E"/>
    <w:rsid w:val="008A2DC3"/>
    <w:rsid w:val="008A6465"/>
    <w:rsid w:val="008B7DDD"/>
    <w:rsid w:val="008C4931"/>
    <w:rsid w:val="008C4B74"/>
    <w:rsid w:val="008D151B"/>
    <w:rsid w:val="008D3715"/>
    <w:rsid w:val="008D7DA6"/>
    <w:rsid w:val="008E6C2E"/>
    <w:rsid w:val="008F16FF"/>
    <w:rsid w:val="00911EE8"/>
    <w:rsid w:val="009147E4"/>
    <w:rsid w:val="00915D8E"/>
    <w:rsid w:val="009202A9"/>
    <w:rsid w:val="00932BD5"/>
    <w:rsid w:val="00937AF1"/>
    <w:rsid w:val="009451FC"/>
    <w:rsid w:val="00963B38"/>
    <w:rsid w:val="00972FCA"/>
    <w:rsid w:val="00973231"/>
    <w:rsid w:val="00974800"/>
    <w:rsid w:val="0098603C"/>
    <w:rsid w:val="00986803"/>
    <w:rsid w:val="00990641"/>
    <w:rsid w:val="009925C1"/>
    <w:rsid w:val="009A2083"/>
    <w:rsid w:val="009A475F"/>
    <w:rsid w:val="009A4D56"/>
    <w:rsid w:val="009B275D"/>
    <w:rsid w:val="009B6AE3"/>
    <w:rsid w:val="009C4135"/>
    <w:rsid w:val="009C5745"/>
    <w:rsid w:val="009D5647"/>
    <w:rsid w:val="009E1A00"/>
    <w:rsid w:val="009E25B4"/>
    <w:rsid w:val="009E450A"/>
    <w:rsid w:val="00A069F4"/>
    <w:rsid w:val="00A10491"/>
    <w:rsid w:val="00A20375"/>
    <w:rsid w:val="00A25BFD"/>
    <w:rsid w:val="00A34C0B"/>
    <w:rsid w:val="00A359A3"/>
    <w:rsid w:val="00A4013D"/>
    <w:rsid w:val="00A414CE"/>
    <w:rsid w:val="00A42F73"/>
    <w:rsid w:val="00A50F9C"/>
    <w:rsid w:val="00A55A47"/>
    <w:rsid w:val="00A718C6"/>
    <w:rsid w:val="00A76407"/>
    <w:rsid w:val="00A80949"/>
    <w:rsid w:val="00A949C3"/>
    <w:rsid w:val="00AA0869"/>
    <w:rsid w:val="00AA1780"/>
    <w:rsid w:val="00AC6A7C"/>
    <w:rsid w:val="00AD2DD2"/>
    <w:rsid w:val="00AF59A5"/>
    <w:rsid w:val="00AF69F6"/>
    <w:rsid w:val="00B00C64"/>
    <w:rsid w:val="00B25B8D"/>
    <w:rsid w:val="00B26927"/>
    <w:rsid w:val="00B277B5"/>
    <w:rsid w:val="00B33909"/>
    <w:rsid w:val="00B46F3D"/>
    <w:rsid w:val="00B526C6"/>
    <w:rsid w:val="00B65BA0"/>
    <w:rsid w:val="00B70782"/>
    <w:rsid w:val="00B771AF"/>
    <w:rsid w:val="00B86D68"/>
    <w:rsid w:val="00B90CA4"/>
    <w:rsid w:val="00B91584"/>
    <w:rsid w:val="00BB1084"/>
    <w:rsid w:val="00BD0801"/>
    <w:rsid w:val="00BE5840"/>
    <w:rsid w:val="00BE7C5B"/>
    <w:rsid w:val="00BF73E9"/>
    <w:rsid w:val="00C02149"/>
    <w:rsid w:val="00C115B6"/>
    <w:rsid w:val="00C25541"/>
    <w:rsid w:val="00C4447B"/>
    <w:rsid w:val="00C71E96"/>
    <w:rsid w:val="00C75FE7"/>
    <w:rsid w:val="00C77FA7"/>
    <w:rsid w:val="00C800BD"/>
    <w:rsid w:val="00C95BF9"/>
    <w:rsid w:val="00C966E9"/>
    <w:rsid w:val="00CA18D9"/>
    <w:rsid w:val="00CB62F6"/>
    <w:rsid w:val="00CC4236"/>
    <w:rsid w:val="00CD1044"/>
    <w:rsid w:val="00CE1DCB"/>
    <w:rsid w:val="00CE3E2E"/>
    <w:rsid w:val="00CF318B"/>
    <w:rsid w:val="00CF4741"/>
    <w:rsid w:val="00D00531"/>
    <w:rsid w:val="00D02580"/>
    <w:rsid w:val="00D02CC6"/>
    <w:rsid w:val="00D117B9"/>
    <w:rsid w:val="00D20DC2"/>
    <w:rsid w:val="00D24809"/>
    <w:rsid w:val="00D24DC4"/>
    <w:rsid w:val="00D27415"/>
    <w:rsid w:val="00D32F68"/>
    <w:rsid w:val="00D3479E"/>
    <w:rsid w:val="00D349E0"/>
    <w:rsid w:val="00D435B3"/>
    <w:rsid w:val="00D5045D"/>
    <w:rsid w:val="00D52C94"/>
    <w:rsid w:val="00D56CDF"/>
    <w:rsid w:val="00D6254A"/>
    <w:rsid w:val="00D64CF4"/>
    <w:rsid w:val="00D66D8B"/>
    <w:rsid w:val="00D72945"/>
    <w:rsid w:val="00D7364D"/>
    <w:rsid w:val="00D75325"/>
    <w:rsid w:val="00D87119"/>
    <w:rsid w:val="00D91503"/>
    <w:rsid w:val="00D92672"/>
    <w:rsid w:val="00D92A88"/>
    <w:rsid w:val="00DA0FD4"/>
    <w:rsid w:val="00DC1680"/>
    <w:rsid w:val="00DC6355"/>
    <w:rsid w:val="00DC6422"/>
    <w:rsid w:val="00E04AA7"/>
    <w:rsid w:val="00E17D05"/>
    <w:rsid w:val="00E24FEE"/>
    <w:rsid w:val="00E32857"/>
    <w:rsid w:val="00E42672"/>
    <w:rsid w:val="00E42E99"/>
    <w:rsid w:val="00E63B39"/>
    <w:rsid w:val="00E827DA"/>
    <w:rsid w:val="00E831F3"/>
    <w:rsid w:val="00E85B65"/>
    <w:rsid w:val="00EB3342"/>
    <w:rsid w:val="00EB7434"/>
    <w:rsid w:val="00ED1AFA"/>
    <w:rsid w:val="00ED3EB5"/>
    <w:rsid w:val="00EE34B8"/>
    <w:rsid w:val="00EF0DEC"/>
    <w:rsid w:val="00F01B41"/>
    <w:rsid w:val="00F04E4E"/>
    <w:rsid w:val="00F074B7"/>
    <w:rsid w:val="00F147B2"/>
    <w:rsid w:val="00F16BE0"/>
    <w:rsid w:val="00F20796"/>
    <w:rsid w:val="00F22901"/>
    <w:rsid w:val="00F25DD1"/>
    <w:rsid w:val="00F40035"/>
    <w:rsid w:val="00F43484"/>
    <w:rsid w:val="00F60899"/>
    <w:rsid w:val="00F636D9"/>
    <w:rsid w:val="00F73CE1"/>
    <w:rsid w:val="00FA5FA5"/>
    <w:rsid w:val="00FB08AD"/>
    <w:rsid w:val="00FB0C04"/>
    <w:rsid w:val="00FB1037"/>
    <w:rsid w:val="00FB162A"/>
    <w:rsid w:val="00FB3A54"/>
    <w:rsid w:val="00FB6151"/>
    <w:rsid w:val="00FC0A20"/>
    <w:rsid w:val="00FC0D6A"/>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 w:type="paragraph" w:styleId="DocumentMap">
    <w:name w:val="Document Map"/>
    <w:basedOn w:val="Normal"/>
    <w:link w:val="DocumentMapChar"/>
    <w:uiPriority w:val="99"/>
    <w:semiHidden/>
    <w:unhideWhenUsed/>
    <w:rsid w:val="00584F78"/>
    <w:rPr>
      <w:rFonts w:ascii="Times New Roman" w:hAnsi="Times New Roman" w:cs="Times New Roman"/>
    </w:rPr>
  </w:style>
  <w:style w:type="character" w:customStyle="1" w:styleId="DocumentMapChar">
    <w:name w:val="Document Map Char"/>
    <w:basedOn w:val="DefaultParagraphFont"/>
    <w:link w:val="DocumentMap"/>
    <w:uiPriority w:val="99"/>
    <w:semiHidden/>
    <w:rsid w:val="00584F78"/>
    <w:rPr>
      <w:rFonts w:ascii="Times New Roman" w:hAnsi="Times New Roman" w:cs="Times New Roman"/>
      <w:lang w:val="en-GB"/>
    </w:rPr>
  </w:style>
  <w:style w:type="paragraph" w:styleId="Revision">
    <w:name w:val="Revision"/>
    <w:hidden/>
    <w:uiPriority w:val="99"/>
    <w:semiHidden/>
    <w:rsid w:val="00584F7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D652484-9DCA-4B68-A141-11A4C2A57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Ezzati, Majid</cp:lastModifiedBy>
  <cp:revision>12</cp:revision>
  <dcterms:created xsi:type="dcterms:W3CDTF">2018-03-27T17:06:00Z</dcterms:created>
  <dcterms:modified xsi:type="dcterms:W3CDTF">2018-03-28T08:48:00Z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