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5"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B544044" w14:textId="21449D06" w:rsidR="00433EDB" w:rsidRDefault="003A79CC">
      <w:pPr>
        <w:rPr>
          <w:b/>
        </w:rPr>
      </w:pPr>
      <w:r>
        <w:rPr>
          <w:b/>
        </w:rPr>
        <w:t>Impact of anomalous temperature on monthly cause-specific mortality by age and sex in the USA</w:t>
      </w:r>
    </w:p>
    <w:p w14:paraId="3529E805" w14:textId="77777777" w:rsidR="002E3194" w:rsidRDefault="002E3194">
      <w:pPr>
        <w:rPr>
          <w:b/>
        </w:rPr>
      </w:pPr>
    </w:p>
    <w:p w14:paraId="23B6C988" w14:textId="365E2559" w:rsidR="002E3194" w:rsidRPr="002E3194" w:rsidRDefault="002E3194">
      <w:pPr>
        <w:rPr>
          <w:b/>
        </w:rPr>
      </w:pPr>
      <w:r w:rsidRPr="002E3194">
        <w:rPr>
          <w:b/>
        </w:rPr>
        <w:t>Background</w:t>
      </w:r>
    </w:p>
    <w:p w14:paraId="01FB504F" w14:textId="77777777" w:rsidR="003A79CC" w:rsidRDefault="003A79CC">
      <w:pPr>
        <w:rPr>
          <w:b/>
        </w:rPr>
      </w:pPr>
    </w:p>
    <w:p w14:paraId="2DBFA162" w14:textId="6A152A42" w:rsidR="00BF73E9" w:rsidRPr="002A1A59" w:rsidRDefault="0021029A" w:rsidP="00CC4236">
      <w:pPr>
        <w:jc w:val="both"/>
      </w:pPr>
      <w:r w:rsidRPr="002A1A59">
        <w:t>Extended exposures to extreme temperatures, which deviate from long-term averages, could have deadly consequences for communities around the world. W</w:t>
      </w:r>
      <w:r w:rsidR="00CC4236" w:rsidRPr="002A1A59">
        <w:t>hile much previous work has fo</w:t>
      </w:r>
      <w:r w:rsidRPr="002A1A59">
        <w:t xml:space="preserve">cussed on how all-age mortality is affected by hot and cold episodes in the days after a heat or cold event, there are relatively few studies on how monthly and seasonal deviations from average temperatures will affect mortality patterns. </w:t>
      </w:r>
    </w:p>
    <w:p w14:paraId="54CB90FC" w14:textId="77777777" w:rsidR="002E3194" w:rsidRPr="002A1A59" w:rsidRDefault="002E3194" w:rsidP="00CC4236">
      <w:pPr>
        <w:jc w:val="both"/>
      </w:pPr>
    </w:p>
    <w:p w14:paraId="20860298" w14:textId="3B26CEE1" w:rsidR="002E3194" w:rsidRPr="002A1A59" w:rsidRDefault="001E787C" w:rsidP="00CC4236">
      <w:pPr>
        <w:jc w:val="both"/>
        <w:rPr>
          <w:b/>
        </w:rPr>
      </w:pPr>
      <w:r w:rsidRPr="002A1A59">
        <w:rPr>
          <w:b/>
        </w:rPr>
        <w:t>M</w:t>
      </w:r>
      <w:r w:rsidR="00380D57" w:rsidRPr="002A1A59">
        <w:rPr>
          <w:b/>
        </w:rPr>
        <w:t>ethods</w:t>
      </w:r>
    </w:p>
    <w:p w14:paraId="457986B6" w14:textId="77777777" w:rsidR="00380D57" w:rsidRPr="002A1A59" w:rsidRDefault="00380D57" w:rsidP="00CC4236">
      <w:pPr>
        <w:jc w:val="both"/>
      </w:pPr>
    </w:p>
    <w:p w14:paraId="6048BD1B" w14:textId="7EFD8D5D" w:rsidR="003A79CC" w:rsidRPr="002A1A59" w:rsidRDefault="00B277B5" w:rsidP="00CC4236">
      <w:pPr>
        <w:jc w:val="both"/>
      </w:pPr>
      <w:r w:rsidRPr="002A1A59">
        <w:t>Here, we use</w:t>
      </w:r>
      <w:r w:rsidR="00D87119">
        <w:t>d</w:t>
      </w:r>
      <w:r w:rsidR="00821B90" w:rsidRPr="002A1A59">
        <w:t xml:space="preserve"> a Bayesian spatiotemporal model</w:t>
      </w:r>
      <w:r w:rsidR="00E17D05" w:rsidRPr="002A1A59">
        <w:t xml:space="preserve">, </w:t>
      </w:r>
      <w:r w:rsidR="00C800BD" w:rsidRPr="002A1A59">
        <w:t>adapted from</w:t>
      </w:r>
      <w:r w:rsidR="00E17D05" w:rsidRPr="002A1A59">
        <w:t xml:space="preserve"> previously published research</w:t>
      </w:r>
      <w:r w:rsidR="00D87119">
        <w:t>,</w:t>
      </w:r>
      <w:r w:rsidR="00C966E9" w:rsidRPr="002A1A59">
        <w:fldChar w:fldCharType="begin" w:fldLock="1"/>
      </w:r>
      <w:r w:rsidR="00C966E9" w:rsidRPr="002A1A59">
        <w:instrText>ADDIN CSL_CITATION { "citationItems" : [ { "id" : "ITEM-1", "itemData" : { "DOI" : "10.1038/nclimate2123", "ISBN" : "1758-678X 1758-6798", "ISSN" : "17586798", "abstract" : "Warm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temperature1\u20134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\u25e6 C warmer temperature, compared with virtually no effect in the most resilient districts, which were in the far north. A 2 \u25e6 C warmer summer may result in 1,552 (95% credible interval 1,307\u20131,762)additional deaths,aboutone-half of which would occur in 95 districts. The findings enable risk and adaptation analyses to incorporate local vulnerability to warm temperature and to quantify inequality in its effects. Events", "author" : [ { "dropping-particle" : "", "family" : "Bennett", "given" : "James E.", "non-dropping-particle" : "", "parse-names" : false, "suffix" : "" }, { "dropping-particle" : "", "family" : "Blangiardo", "given" : "Marta", "non-dropping-particle" : "", "parse-names" : false, "suffix" : "" }, { "dropping-particle" : "", "family" : "Fecht", "given" : "Daniela", "non-dropping-particle" : "", "parse-names" : false, "suffix" : "" }, { "dropping-particle" : "", "family" : "Elliott", "given" : "Paul", "non-dropping-particle" : "", "parse-names" : false, "suffix" : "" }, { "dropping-particle" : "", "family" : "Ezzati", "given" : "Majid", "non-dropping-particle" : "", "parse-names" : false, "suffix" : "" } ], "container-title" : "Nature Climate Change", "id" : "ITEM-1", "issue" : "4", "issued" : { "date-parts" : [ [ "2014" ] ] }, "page" : "269-273", "title" : "Vulnerability to the mortality effects of warm temperature in the districts of England and Wales", "type" : "article-journal", "volume" : "4" }, "uris" : [ "http://www.mendeley.com/documents/?uuid=5f34f7af-83b0-4896-a914-0daa32211ebb" ] } ], "mendeley" : { "formattedCitation" : "&lt;sup&gt;1&lt;/sup&gt;", "plainTextFormattedCitation" : "1", "previouslyFormattedCitation" : "&lt;sup&gt;1&lt;/sup&gt;" }, "properties" : {  }, "schema" : "https://github.com/citation-style-language/schema/raw/master/csl-citation.json" }</w:instrText>
      </w:r>
      <w:r w:rsidR="00C966E9" w:rsidRPr="002A1A59">
        <w:fldChar w:fldCharType="separate"/>
      </w:r>
      <w:r w:rsidR="00C966E9" w:rsidRPr="002A1A59">
        <w:rPr>
          <w:noProof/>
          <w:vertAlign w:val="superscript"/>
        </w:rPr>
        <w:t>1</w:t>
      </w:r>
      <w:r w:rsidR="00C966E9" w:rsidRPr="002A1A59">
        <w:fldChar w:fldCharType="end"/>
      </w:r>
      <w:r w:rsidR="00D87119">
        <w:t xml:space="preserve"> including </w:t>
      </w:r>
      <w:r w:rsidR="00D87119" w:rsidRPr="002A1A59">
        <w:t>all 78 million deaths in the USA from 1980 to 2013</w:t>
      </w:r>
      <w:r w:rsidR="00D6254A">
        <w:t xml:space="preserve">, as well as </w:t>
      </w:r>
      <w:r w:rsidR="00A76407" w:rsidRPr="00A76407">
        <w:t>data on temperature from ERA-Interim, which combines predictions from a physical model with ground-based and satellite measurements.</w:t>
      </w:r>
      <w:r w:rsidR="00A76407">
        <w:t xml:space="preserve"> </w:t>
      </w:r>
      <w:r w:rsidR="00D87119">
        <w:t xml:space="preserve">The model </w:t>
      </w:r>
      <w:r w:rsidR="00821B90" w:rsidRPr="002A1A59">
        <w:t xml:space="preserve">was formulated to incorporate features of deaths rates in relation to location of residence, month of the year, </w:t>
      </w:r>
      <w:r w:rsidR="00D87119">
        <w:t xml:space="preserve">cause of death, </w:t>
      </w:r>
      <w:r w:rsidR="00821B90" w:rsidRPr="002A1A59">
        <w:t xml:space="preserve">and </w:t>
      </w:r>
      <w:r w:rsidR="00A50F9C">
        <w:t xml:space="preserve">deviation from mean </w:t>
      </w:r>
      <w:r w:rsidR="004A0027">
        <w:t>temperature</w:t>
      </w:r>
      <w:r w:rsidR="00821B90" w:rsidRPr="002A1A59">
        <w:t>, over space and time, reflecting the complexities in environmental exposure.</w:t>
      </w:r>
      <w:r w:rsidR="00FE0A6F" w:rsidRPr="002A1A59">
        <w:t xml:space="preserve"> </w:t>
      </w:r>
    </w:p>
    <w:p w14:paraId="0BAD9F35" w14:textId="77777777" w:rsidR="004C38AA" w:rsidRPr="002A1A59" w:rsidRDefault="004C38AA" w:rsidP="00CC4236">
      <w:pPr>
        <w:jc w:val="both"/>
      </w:pPr>
    </w:p>
    <w:p w14:paraId="69477979" w14:textId="760C0506" w:rsidR="001E787C" w:rsidRPr="002A1A59" w:rsidRDefault="001E787C" w:rsidP="00CC4236">
      <w:pPr>
        <w:jc w:val="both"/>
        <w:rPr>
          <w:b/>
        </w:rPr>
      </w:pPr>
      <w:r w:rsidRPr="002A1A59">
        <w:rPr>
          <w:b/>
        </w:rPr>
        <w:t>Results</w:t>
      </w:r>
    </w:p>
    <w:p w14:paraId="5ADB524C" w14:textId="355D37A2" w:rsidR="001E787C" w:rsidRPr="002A1A59" w:rsidRDefault="001E787C" w:rsidP="00CC4236">
      <w:pPr>
        <w:jc w:val="both"/>
      </w:pPr>
    </w:p>
    <w:p w14:paraId="7B28E654" w14:textId="26262F31" w:rsidR="001E787C" w:rsidRPr="002A1A59" w:rsidRDefault="001E787C" w:rsidP="001E787C">
      <w:pPr>
        <w:jc w:val="both"/>
      </w:pPr>
      <w:r w:rsidRPr="002A1A59">
        <w:t>For all-cause deaths, there were significant increases of risk in July for men ≥ 5 and women ≥ 55, with the greatest increase in men aged 35-44 of 1.8% (95% CI 0.6 - 3.1). We found significant decreases for most men and women ≥ 45 in January-April, November and December.</w:t>
      </w:r>
    </w:p>
    <w:p w14:paraId="6B191EDF" w14:textId="77777777" w:rsidR="001E787C" w:rsidRPr="002A1A59" w:rsidRDefault="001E787C" w:rsidP="001E787C">
      <w:pPr>
        <w:jc w:val="both"/>
      </w:pPr>
    </w:p>
    <w:p w14:paraId="4D326C3A" w14:textId="786CB876" w:rsidR="001E787C" w:rsidRPr="002A1A59" w:rsidRDefault="00E42672" w:rsidP="001E787C">
      <w:pPr>
        <w:jc w:val="both"/>
      </w:pPr>
      <w:r w:rsidRPr="002A1A59">
        <w:t xml:space="preserve">Increased injury death risk </w:t>
      </w:r>
      <w:r w:rsidR="001E787C" w:rsidRPr="002A1A59">
        <w:t xml:space="preserve">for all months for men 15-24 years </w:t>
      </w:r>
      <w:r w:rsidR="00CD1044" w:rsidRPr="002A1A59">
        <w:t>is evident</w:t>
      </w:r>
      <w:r w:rsidR="001E787C" w:rsidRPr="002A1A59">
        <w:t xml:space="preserve">. Most males ≤55 years demonstrated significant increases in risk for March-September. </w:t>
      </w:r>
      <w:r w:rsidR="00283803" w:rsidRPr="002A1A59">
        <w:t xml:space="preserve"> </w:t>
      </w:r>
      <w:r w:rsidR="001E787C" w:rsidRPr="002A1A59">
        <w:t>Cardiorespiratory deaths showed significant increases in July for men and women ≥55. No significant</w:t>
      </w:r>
      <w:r w:rsidR="005C68D8">
        <w:t xml:space="preserve"> cardiorespiratory</w:t>
      </w:r>
      <w:r w:rsidR="001E787C" w:rsidRPr="002A1A59">
        <w:t xml:space="preserve"> results for either sex below 25 were evident, except for women of 15-24 years in January. </w:t>
      </w:r>
      <w:r w:rsidR="00320389">
        <w:t>W</w:t>
      </w:r>
      <w:r w:rsidR="00320389" w:rsidRPr="002A1A59">
        <w:t xml:space="preserve">e </w:t>
      </w:r>
      <w:r w:rsidR="001E787C" w:rsidRPr="002A1A59">
        <w:t>also found significant decreases for men and women above 45 in January-April, November and December.</w:t>
      </w:r>
      <w:r w:rsidR="00283803" w:rsidRPr="002A1A59">
        <w:t xml:space="preserve"> </w:t>
      </w:r>
      <w:r w:rsidR="001E787C" w:rsidRPr="002A1A59">
        <w:t xml:space="preserve">Cancer deaths showed no consistent relationship </w:t>
      </w:r>
      <w:r w:rsidR="00320389">
        <w:t>with</w:t>
      </w:r>
      <w:r w:rsidR="00320389" w:rsidRPr="002A1A59">
        <w:t xml:space="preserve"> </w:t>
      </w:r>
      <w:r w:rsidR="001E787C" w:rsidRPr="002A1A59">
        <w:t>temperature</w:t>
      </w:r>
      <w:r w:rsidR="00320389">
        <w:t>.</w:t>
      </w:r>
      <w:r w:rsidR="001E787C" w:rsidRPr="002A1A59">
        <w:t xml:space="preserve"> </w:t>
      </w:r>
    </w:p>
    <w:p w14:paraId="4629B0DD" w14:textId="77777777" w:rsidR="001E787C" w:rsidRPr="002A1A59" w:rsidRDefault="001E787C" w:rsidP="00CC4236">
      <w:pPr>
        <w:jc w:val="both"/>
      </w:pPr>
    </w:p>
    <w:p w14:paraId="2AF10F2B" w14:textId="7CDFAB20" w:rsidR="001E787C" w:rsidRPr="002A1A59" w:rsidRDefault="001E787C" w:rsidP="00CC4236">
      <w:pPr>
        <w:jc w:val="both"/>
        <w:rPr>
          <w:b/>
        </w:rPr>
      </w:pPr>
      <w:r w:rsidRPr="002A1A59">
        <w:rPr>
          <w:b/>
        </w:rPr>
        <w:t>Conclusion</w:t>
      </w:r>
    </w:p>
    <w:p w14:paraId="68835F32" w14:textId="77777777" w:rsidR="00566C7B" w:rsidRPr="002A1A59" w:rsidRDefault="00566C7B" w:rsidP="00CC4236">
      <w:pPr>
        <w:jc w:val="both"/>
      </w:pPr>
    </w:p>
    <w:p w14:paraId="6025179A" w14:textId="0A0761AA" w:rsidR="00D6254A" w:rsidRPr="002A1A59" w:rsidRDefault="00D72945" w:rsidP="00CC4236">
      <w:pPr>
        <w:jc w:val="both"/>
        <w:rPr>
          <w:ins w:id="0" w:author="Parks, Robbie M" w:date="2018-03-27T18:05:00Z"/>
        </w:rPr>
      </w:pPr>
      <w:r w:rsidRPr="002A1A59">
        <w:t xml:space="preserve">Our results indicate </w:t>
      </w:r>
      <w:r w:rsidR="00BF73E9" w:rsidRPr="002A1A59">
        <w:t xml:space="preserve">distinct differentials in risk </w:t>
      </w:r>
      <w:r w:rsidR="002A1A59">
        <w:t xml:space="preserve">to temperature change </w:t>
      </w:r>
      <w:r w:rsidR="00BF73E9" w:rsidRPr="002A1A59">
        <w:t>by age, sex and ca</w:t>
      </w:r>
      <w:r w:rsidR="006D28E8">
        <w:t>use of death throughout the USA, relevant to policy makers in targeting vulnerable commu</w:t>
      </w:r>
      <w:bookmarkStart w:id="1" w:name="_GoBack"/>
      <w:bookmarkEnd w:id="1"/>
      <w:r w:rsidR="006D28E8">
        <w:t>nities.</w:t>
      </w:r>
    </w:p>
    <w:p w14:paraId="2C8F0C4A" w14:textId="77777777" w:rsidR="00FB0C04" w:rsidRDefault="00FB0C04" w:rsidP="00CC4236">
      <w:pPr>
        <w:jc w:val="both"/>
      </w:pPr>
    </w:p>
    <w:p w14:paraId="4597F54B" w14:textId="77777777" w:rsidR="008A2DC3" w:rsidRDefault="008A2DC3" w:rsidP="00CC4236">
      <w:pPr>
        <w:jc w:val="both"/>
      </w:pPr>
    </w:p>
    <w:p w14:paraId="5569A428" w14:textId="2B42198F" w:rsidR="00C800BD" w:rsidRPr="00C800BD" w:rsidRDefault="00C800BD" w:rsidP="00C800BD">
      <w:pPr>
        <w:widowControl w:val="0"/>
        <w:autoSpaceDE w:val="0"/>
        <w:autoSpaceDN w:val="0"/>
        <w:adjustRightInd w:val="0"/>
        <w:ind w:left="640" w:hanging="640"/>
        <w:rPr>
          <w:rFonts w:ascii="Calibri" w:hAnsi="Calibri"/>
          <w:noProof/>
        </w:rPr>
      </w:pPr>
      <w:r>
        <w:fldChar w:fldCharType="begin" w:fldLock="1"/>
      </w:r>
      <w:r>
        <w:instrText xml:space="preserve">ADDIN Mendeley Bibliography CSL_BIBLIOGRAPHY </w:instrText>
      </w:r>
      <w:r>
        <w:fldChar w:fldCharType="separate"/>
      </w:r>
      <w:r w:rsidRPr="00C800BD">
        <w:rPr>
          <w:rFonts w:ascii="Calibri" w:eastAsia="Times New Roman" w:hAnsi="Calibri" w:cs="Times New Roman"/>
          <w:noProof/>
        </w:rPr>
        <w:t>1</w:t>
      </w:r>
      <w:r w:rsidRPr="00C800BD">
        <w:rPr>
          <w:rFonts w:ascii="Calibri" w:eastAsia="Times New Roman" w:hAnsi="Calibri" w:cs="Times New Roman"/>
          <w:noProof/>
        </w:rPr>
        <w:tab/>
        <w:t xml:space="preserve">Bennett JE, Blangiardo M, Fecht D, Elliott P, Ezzati M. Vulnerability to the mortality effects of warm temperature in the districts of England and Wales. </w:t>
      </w:r>
      <w:r w:rsidRPr="00C800BD">
        <w:rPr>
          <w:rFonts w:ascii="Calibri" w:eastAsia="Times New Roman" w:hAnsi="Calibri" w:cs="Times New Roman"/>
          <w:i/>
          <w:iCs/>
          <w:noProof/>
        </w:rPr>
        <w:t>Nat Clim Chang</w:t>
      </w:r>
      <w:r w:rsidRPr="00C800BD">
        <w:rPr>
          <w:rFonts w:ascii="Calibri" w:eastAsia="Times New Roman" w:hAnsi="Calibri" w:cs="Times New Roman"/>
          <w:noProof/>
        </w:rPr>
        <w:t xml:space="preserve"> 2014; </w:t>
      </w:r>
      <w:r w:rsidRPr="00C800BD">
        <w:rPr>
          <w:rFonts w:ascii="Calibri" w:eastAsia="Times New Roman" w:hAnsi="Calibri" w:cs="Times New Roman"/>
          <w:b/>
          <w:bCs/>
          <w:noProof/>
        </w:rPr>
        <w:t>4</w:t>
      </w:r>
      <w:r w:rsidRPr="00C800BD">
        <w:rPr>
          <w:rFonts w:ascii="Calibri" w:eastAsia="Times New Roman" w:hAnsi="Calibri" w:cs="Times New Roman"/>
          <w:noProof/>
        </w:rPr>
        <w:t>: 269–73.</w:t>
      </w:r>
    </w:p>
    <w:p w14:paraId="6C1D8E07" w14:textId="241A82DB" w:rsidR="00C800BD" w:rsidRPr="00CC4236" w:rsidRDefault="00C800BD" w:rsidP="00566C7B">
      <w:pPr>
        <w:jc w:val="both"/>
      </w:pPr>
      <w:r>
        <w:fldChar w:fldCharType="end"/>
      </w:r>
    </w:p>
    <w:sectPr w:rsidR="00C800BD" w:rsidRPr="00CC4236" w:rsidSect="00795E96">
      <w:pgSz w:w="11900" w:h="16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auto"/>
    <w:pitch w:val="variable"/>
    <w:sig w:usb0="E00002FF" w:usb1="4000ACFF" w:usb2="00000001" w:usb3="00000000" w:csb0="0000019F" w:csb1="00000000"/>
  </w:font>
  <w:font w:name="Times New Roman">
    <w:panose1 w:val="02020603050405020304"/>
    <w:charset w:val="00"/>
    <w:family w:val="auto"/>
    <w:pitch w:val="variable"/>
    <w:sig w:usb0="E0002AEF" w:usb1="C0007841" w:usb2="00000009" w:usb3="00000000" w:csb0="000001FF" w:csb1="00000000"/>
  </w:font>
  <w:font w:name="Tahoma">
    <w:panose1 w:val="020B0604030504040204"/>
    <w:charset w:val="00"/>
    <w:family w:val="auto"/>
    <w:pitch w:val="variable"/>
    <w:sig w:usb0="E1002EFF" w:usb1="C000605B" w:usb2="00000029" w:usb3="00000000" w:csb0="000101FF"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people.xml><?xml version="1.0" encoding="utf-8"?>
<w15:people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Parks, Robbie M">
    <w15:presenceInfo w15:providerId="None" w15:userId="Parks, Robbie M"/>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7"/>
  <w:proofState w:spelling="clean" w:grammar="clean"/>
  <w:defaultTabStop w:val="720"/>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71E96"/>
    <w:rsid w:val="0000461D"/>
    <w:rsid w:val="00012322"/>
    <w:rsid w:val="0003657E"/>
    <w:rsid w:val="00036FFA"/>
    <w:rsid w:val="000450BD"/>
    <w:rsid w:val="0004691D"/>
    <w:rsid w:val="000544A3"/>
    <w:rsid w:val="0006422D"/>
    <w:rsid w:val="00065EAB"/>
    <w:rsid w:val="00066C53"/>
    <w:rsid w:val="00074902"/>
    <w:rsid w:val="0008315C"/>
    <w:rsid w:val="000870BD"/>
    <w:rsid w:val="00094337"/>
    <w:rsid w:val="000A67D2"/>
    <w:rsid w:val="000B0D4A"/>
    <w:rsid w:val="000B6495"/>
    <w:rsid w:val="000B68BB"/>
    <w:rsid w:val="000B7625"/>
    <w:rsid w:val="000C7277"/>
    <w:rsid w:val="000D3BBB"/>
    <w:rsid w:val="000D7395"/>
    <w:rsid w:val="00132C6C"/>
    <w:rsid w:val="00156FC7"/>
    <w:rsid w:val="00161E98"/>
    <w:rsid w:val="00166F8C"/>
    <w:rsid w:val="001672B6"/>
    <w:rsid w:val="00167BD7"/>
    <w:rsid w:val="001767A0"/>
    <w:rsid w:val="00176AB2"/>
    <w:rsid w:val="00183ED4"/>
    <w:rsid w:val="001928EC"/>
    <w:rsid w:val="001A1F00"/>
    <w:rsid w:val="001A39E7"/>
    <w:rsid w:val="001B0EFF"/>
    <w:rsid w:val="001B23D1"/>
    <w:rsid w:val="001B3A23"/>
    <w:rsid w:val="001C613C"/>
    <w:rsid w:val="001D0185"/>
    <w:rsid w:val="001E163F"/>
    <w:rsid w:val="001E4959"/>
    <w:rsid w:val="001E787C"/>
    <w:rsid w:val="001F0FFF"/>
    <w:rsid w:val="001F7D80"/>
    <w:rsid w:val="0021029A"/>
    <w:rsid w:val="00211495"/>
    <w:rsid w:val="00220346"/>
    <w:rsid w:val="00220897"/>
    <w:rsid w:val="00220C4B"/>
    <w:rsid w:val="00221B31"/>
    <w:rsid w:val="002231AC"/>
    <w:rsid w:val="002310C7"/>
    <w:rsid w:val="002500AE"/>
    <w:rsid w:val="0026033D"/>
    <w:rsid w:val="00260B02"/>
    <w:rsid w:val="00262880"/>
    <w:rsid w:val="00276AEC"/>
    <w:rsid w:val="00283803"/>
    <w:rsid w:val="00296A5E"/>
    <w:rsid w:val="00296CA9"/>
    <w:rsid w:val="002A1A59"/>
    <w:rsid w:val="002B1609"/>
    <w:rsid w:val="002C47B0"/>
    <w:rsid w:val="002C725D"/>
    <w:rsid w:val="002E05E6"/>
    <w:rsid w:val="002E3194"/>
    <w:rsid w:val="002F4DC5"/>
    <w:rsid w:val="00303C84"/>
    <w:rsid w:val="00306685"/>
    <w:rsid w:val="00315E15"/>
    <w:rsid w:val="00320389"/>
    <w:rsid w:val="003269B3"/>
    <w:rsid w:val="00361DD6"/>
    <w:rsid w:val="003673C8"/>
    <w:rsid w:val="00367F0A"/>
    <w:rsid w:val="00376B34"/>
    <w:rsid w:val="00380D57"/>
    <w:rsid w:val="0039751B"/>
    <w:rsid w:val="003A3A3F"/>
    <w:rsid w:val="003A79CC"/>
    <w:rsid w:val="003C153C"/>
    <w:rsid w:val="003F22B3"/>
    <w:rsid w:val="003F4C4D"/>
    <w:rsid w:val="004018CB"/>
    <w:rsid w:val="004022B7"/>
    <w:rsid w:val="00402D6F"/>
    <w:rsid w:val="004060EF"/>
    <w:rsid w:val="0043246A"/>
    <w:rsid w:val="00433EDB"/>
    <w:rsid w:val="00437E72"/>
    <w:rsid w:val="00445E5A"/>
    <w:rsid w:val="00450B41"/>
    <w:rsid w:val="004548EB"/>
    <w:rsid w:val="00466460"/>
    <w:rsid w:val="00497BA7"/>
    <w:rsid w:val="004A0027"/>
    <w:rsid w:val="004A5369"/>
    <w:rsid w:val="004B660A"/>
    <w:rsid w:val="004C140E"/>
    <w:rsid w:val="004C3449"/>
    <w:rsid w:val="004C38AA"/>
    <w:rsid w:val="004C3E42"/>
    <w:rsid w:val="004D77E6"/>
    <w:rsid w:val="004E36B5"/>
    <w:rsid w:val="004E3F16"/>
    <w:rsid w:val="004E7B07"/>
    <w:rsid w:val="004F1615"/>
    <w:rsid w:val="004F404D"/>
    <w:rsid w:val="004F60F9"/>
    <w:rsid w:val="004F7FD8"/>
    <w:rsid w:val="005028B3"/>
    <w:rsid w:val="005041A9"/>
    <w:rsid w:val="00506AF4"/>
    <w:rsid w:val="005130C5"/>
    <w:rsid w:val="005546F4"/>
    <w:rsid w:val="0055527C"/>
    <w:rsid w:val="005556EB"/>
    <w:rsid w:val="00561F2E"/>
    <w:rsid w:val="00565475"/>
    <w:rsid w:val="00565B41"/>
    <w:rsid w:val="00566C7B"/>
    <w:rsid w:val="005841AF"/>
    <w:rsid w:val="00585742"/>
    <w:rsid w:val="0059173E"/>
    <w:rsid w:val="0059276B"/>
    <w:rsid w:val="0059357D"/>
    <w:rsid w:val="00594F9B"/>
    <w:rsid w:val="005A09B0"/>
    <w:rsid w:val="005A5132"/>
    <w:rsid w:val="005B1ED4"/>
    <w:rsid w:val="005B5156"/>
    <w:rsid w:val="005C68D8"/>
    <w:rsid w:val="005D61B1"/>
    <w:rsid w:val="005E1EC7"/>
    <w:rsid w:val="005E57C1"/>
    <w:rsid w:val="005F34A4"/>
    <w:rsid w:val="005F3963"/>
    <w:rsid w:val="005F4FE1"/>
    <w:rsid w:val="005F5217"/>
    <w:rsid w:val="0061042C"/>
    <w:rsid w:val="006124E6"/>
    <w:rsid w:val="00626D2D"/>
    <w:rsid w:val="00634114"/>
    <w:rsid w:val="00641AF0"/>
    <w:rsid w:val="00654679"/>
    <w:rsid w:val="006633AD"/>
    <w:rsid w:val="00677304"/>
    <w:rsid w:val="0069323B"/>
    <w:rsid w:val="006934E5"/>
    <w:rsid w:val="006A5B04"/>
    <w:rsid w:val="006C0D41"/>
    <w:rsid w:val="006C50E6"/>
    <w:rsid w:val="006C685C"/>
    <w:rsid w:val="006D28E8"/>
    <w:rsid w:val="006F382C"/>
    <w:rsid w:val="00712E39"/>
    <w:rsid w:val="00717E62"/>
    <w:rsid w:val="007259F2"/>
    <w:rsid w:val="007566B3"/>
    <w:rsid w:val="00756799"/>
    <w:rsid w:val="00762106"/>
    <w:rsid w:val="007657EB"/>
    <w:rsid w:val="00786B50"/>
    <w:rsid w:val="00795E96"/>
    <w:rsid w:val="007A11B2"/>
    <w:rsid w:val="007A50AF"/>
    <w:rsid w:val="007B3072"/>
    <w:rsid w:val="007B332A"/>
    <w:rsid w:val="007B4377"/>
    <w:rsid w:val="007B4B89"/>
    <w:rsid w:val="007B545A"/>
    <w:rsid w:val="007C194D"/>
    <w:rsid w:val="007D6952"/>
    <w:rsid w:val="007E13E7"/>
    <w:rsid w:val="007E7DB0"/>
    <w:rsid w:val="007F2E1E"/>
    <w:rsid w:val="00800663"/>
    <w:rsid w:val="008069E6"/>
    <w:rsid w:val="00811049"/>
    <w:rsid w:val="0081132E"/>
    <w:rsid w:val="00821B90"/>
    <w:rsid w:val="008533FD"/>
    <w:rsid w:val="00865497"/>
    <w:rsid w:val="00894191"/>
    <w:rsid w:val="0089552E"/>
    <w:rsid w:val="008A2DC3"/>
    <w:rsid w:val="008A6465"/>
    <w:rsid w:val="008B7DDD"/>
    <w:rsid w:val="008C4931"/>
    <w:rsid w:val="008C4B74"/>
    <w:rsid w:val="008D151B"/>
    <w:rsid w:val="008D3715"/>
    <w:rsid w:val="008D7DA6"/>
    <w:rsid w:val="008E6C2E"/>
    <w:rsid w:val="008F16FF"/>
    <w:rsid w:val="00911EE8"/>
    <w:rsid w:val="009147E4"/>
    <w:rsid w:val="00915D8E"/>
    <w:rsid w:val="009202A9"/>
    <w:rsid w:val="00932BD5"/>
    <w:rsid w:val="00937AF1"/>
    <w:rsid w:val="009451FC"/>
    <w:rsid w:val="00963B38"/>
    <w:rsid w:val="00972FCA"/>
    <w:rsid w:val="00973231"/>
    <w:rsid w:val="00974800"/>
    <w:rsid w:val="0098603C"/>
    <w:rsid w:val="00986803"/>
    <w:rsid w:val="00990641"/>
    <w:rsid w:val="009925C1"/>
    <w:rsid w:val="009A2083"/>
    <w:rsid w:val="009A475F"/>
    <w:rsid w:val="009A4D56"/>
    <w:rsid w:val="009B275D"/>
    <w:rsid w:val="009B6AE3"/>
    <w:rsid w:val="009C4135"/>
    <w:rsid w:val="009C5745"/>
    <w:rsid w:val="009D5647"/>
    <w:rsid w:val="009E1A00"/>
    <w:rsid w:val="009E25B4"/>
    <w:rsid w:val="009E450A"/>
    <w:rsid w:val="00A069F4"/>
    <w:rsid w:val="00A10491"/>
    <w:rsid w:val="00A20375"/>
    <w:rsid w:val="00A25BFD"/>
    <w:rsid w:val="00A34C0B"/>
    <w:rsid w:val="00A359A3"/>
    <w:rsid w:val="00A4013D"/>
    <w:rsid w:val="00A414CE"/>
    <w:rsid w:val="00A50F9C"/>
    <w:rsid w:val="00A55A47"/>
    <w:rsid w:val="00A718C6"/>
    <w:rsid w:val="00A76407"/>
    <w:rsid w:val="00A80949"/>
    <w:rsid w:val="00A949C3"/>
    <w:rsid w:val="00AA0869"/>
    <w:rsid w:val="00AA1780"/>
    <w:rsid w:val="00AC6A7C"/>
    <w:rsid w:val="00AD2DD2"/>
    <w:rsid w:val="00AF59A5"/>
    <w:rsid w:val="00AF69F6"/>
    <w:rsid w:val="00B00C64"/>
    <w:rsid w:val="00B25B8D"/>
    <w:rsid w:val="00B26927"/>
    <w:rsid w:val="00B277B5"/>
    <w:rsid w:val="00B33909"/>
    <w:rsid w:val="00B46F3D"/>
    <w:rsid w:val="00B526C6"/>
    <w:rsid w:val="00B65BA0"/>
    <w:rsid w:val="00B70782"/>
    <w:rsid w:val="00B771AF"/>
    <w:rsid w:val="00B86D68"/>
    <w:rsid w:val="00B90CA4"/>
    <w:rsid w:val="00B91584"/>
    <w:rsid w:val="00BB1084"/>
    <w:rsid w:val="00BD0801"/>
    <w:rsid w:val="00BE5840"/>
    <w:rsid w:val="00BE7C5B"/>
    <w:rsid w:val="00BF73E9"/>
    <w:rsid w:val="00C02149"/>
    <w:rsid w:val="00C25541"/>
    <w:rsid w:val="00C4447B"/>
    <w:rsid w:val="00C71E96"/>
    <w:rsid w:val="00C75FE7"/>
    <w:rsid w:val="00C77FA7"/>
    <w:rsid w:val="00C800BD"/>
    <w:rsid w:val="00C95BF9"/>
    <w:rsid w:val="00C966E9"/>
    <w:rsid w:val="00CA18D9"/>
    <w:rsid w:val="00CB62F6"/>
    <w:rsid w:val="00CC4236"/>
    <w:rsid w:val="00CD1044"/>
    <w:rsid w:val="00CE1DCB"/>
    <w:rsid w:val="00CE3E2E"/>
    <w:rsid w:val="00CF318B"/>
    <w:rsid w:val="00CF4741"/>
    <w:rsid w:val="00D00531"/>
    <w:rsid w:val="00D02580"/>
    <w:rsid w:val="00D117B9"/>
    <w:rsid w:val="00D20DC2"/>
    <w:rsid w:val="00D24809"/>
    <w:rsid w:val="00D24DC4"/>
    <w:rsid w:val="00D27415"/>
    <w:rsid w:val="00D32F68"/>
    <w:rsid w:val="00D3479E"/>
    <w:rsid w:val="00D349E0"/>
    <w:rsid w:val="00D435B3"/>
    <w:rsid w:val="00D5045D"/>
    <w:rsid w:val="00D52C94"/>
    <w:rsid w:val="00D56CDF"/>
    <w:rsid w:val="00D6254A"/>
    <w:rsid w:val="00D64CF4"/>
    <w:rsid w:val="00D72945"/>
    <w:rsid w:val="00D7364D"/>
    <w:rsid w:val="00D75325"/>
    <w:rsid w:val="00D87119"/>
    <w:rsid w:val="00D91503"/>
    <w:rsid w:val="00D92672"/>
    <w:rsid w:val="00D92A88"/>
    <w:rsid w:val="00DA0FD4"/>
    <w:rsid w:val="00DC1680"/>
    <w:rsid w:val="00DC6355"/>
    <w:rsid w:val="00DC6422"/>
    <w:rsid w:val="00E04AA7"/>
    <w:rsid w:val="00E17D05"/>
    <w:rsid w:val="00E24FEE"/>
    <w:rsid w:val="00E32857"/>
    <w:rsid w:val="00E42672"/>
    <w:rsid w:val="00E42E99"/>
    <w:rsid w:val="00E63B39"/>
    <w:rsid w:val="00E827DA"/>
    <w:rsid w:val="00E831F3"/>
    <w:rsid w:val="00E85B65"/>
    <w:rsid w:val="00EB3342"/>
    <w:rsid w:val="00EB7434"/>
    <w:rsid w:val="00ED3EB5"/>
    <w:rsid w:val="00EE34B8"/>
    <w:rsid w:val="00EF0DEC"/>
    <w:rsid w:val="00F01B41"/>
    <w:rsid w:val="00F04E4E"/>
    <w:rsid w:val="00F074B7"/>
    <w:rsid w:val="00F147B2"/>
    <w:rsid w:val="00F16BE0"/>
    <w:rsid w:val="00F20796"/>
    <w:rsid w:val="00F22901"/>
    <w:rsid w:val="00F25DD1"/>
    <w:rsid w:val="00F40035"/>
    <w:rsid w:val="00F43484"/>
    <w:rsid w:val="00F60899"/>
    <w:rsid w:val="00F636D9"/>
    <w:rsid w:val="00F73CE1"/>
    <w:rsid w:val="00FA5FA5"/>
    <w:rsid w:val="00FB08AD"/>
    <w:rsid w:val="00FB0C04"/>
    <w:rsid w:val="00FB1037"/>
    <w:rsid w:val="00FB162A"/>
    <w:rsid w:val="00FB3A54"/>
    <w:rsid w:val="00FB6151"/>
    <w:rsid w:val="00FC0A20"/>
    <w:rsid w:val="00FC0D6A"/>
    <w:rsid w:val="00FE0A6F"/>
    <w:rsid w:val="00FE5FE6"/>
    <w:rsid w:val="00FF35B1"/>
  </w:rsids>
  <m:mathPr>
    <m:mathFont m:val="Cambria Math"/>
    <m:brkBin m:val="before"/>
    <m:brkBinSub m:val="--"/>
    <m:smallFrac m:val="0"/>
    <m:dispDef/>
    <m:lMargin m:val="0"/>
    <m:rMargin m:val="0"/>
    <m:defJc m:val="centerGroup"/>
    <m:wrapIndent m:val="1440"/>
    <m:intLim m:val="subSup"/>
    <m:naryLim m:val="undOvr"/>
  </m:mathPr>
  <w:themeFontLang w:val="en-US" w:eastAsia="x-none" w:bidi="x-non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06B7D1"/>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Pr>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320389"/>
    <w:rPr>
      <w:sz w:val="16"/>
      <w:szCs w:val="16"/>
    </w:rPr>
  </w:style>
  <w:style w:type="paragraph" w:styleId="CommentText">
    <w:name w:val="annotation text"/>
    <w:basedOn w:val="Normal"/>
    <w:link w:val="CommentTextChar"/>
    <w:uiPriority w:val="99"/>
    <w:semiHidden/>
    <w:unhideWhenUsed/>
    <w:rsid w:val="00320389"/>
    <w:rPr>
      <w:sz w:val="20"/>
      <w:szCs w:val="20"/>
    </w:rPr>
  </w:style>
  <w:style w:type="character" w:customStyle="1" w:styleId="CommentTextChar">
    <w:name w:val="Comment Text Char"/>
    <w:basedOn w:val="DefaultParagraphFont"/>
    <w:link w:val="CommentText"/>
    <w:uiPriority w:val="99"/>
    <w:semiHidden/>
    <w:rsid w:val="00320389"/>
    <w:rPr>
      <w:sz w:val="20"/>
      <w:szCs w:val="20"/>
      <w:lang w:val="en-GB"/>
    </w:rPr>
  </w:style>
  <w:style w:type="paragraph" w:styleId="CommentSubject">
    <w:name w:val="annotation subject"/>
    <w:basedOn w:val="CommentText"/>
    <w:next w:val="CommentText"/>
    <w:link w:val="CommentSubjectChar"/>
    <w:uiPriority w:val="99"/>
    <w:semiHidden/>
    <w:unhideWhenUsed/>
    <w:rsid w:val="00320389"/>
    <w:rPr>
      <w:b/>
      <w:bCs/>
    </w:rPr>
  </w:style>
  <w:style w:type="character" w:customStyle="1" w:styleId="CommentSubjectChar">
    <w:name w:val="Comment Subject Char"/>
    <w:basedOn w:val="CommentTextChar"/>
    <w:link w:val="CommentSubject"/>
    <w:uiPriority w:val="99"/>
    <w:semiHidden/>
    <w:rsid w:val="00320389"/>
    <w:rPr>
      <w:b/>
      <w:bCs/>
      <w:sz w:val="20"/>
      <w:szCs w:val="20"/>
      <w:lang w:val="en-GB"/>
    </w:rPr>
  </w:style>
  <w:style w:type="paragraph" w:styleId="BalloonText">
    <w:name w:val="Balloon Text"/>
    <w:basedOn w:val="Normal"/>
    <w:link w:val="BalloonTextChar"/>
    <w:uiPriority w:val="99"/>
    <w:semiHidden/>
    <w:unhideWhenUsed/>
    <w:rsid w:val="00320389"/>
    <w:rPr>
      <w:rFonts w:ascii="Tahoma" w:hAnsi="Tahoma" w:cs="Tahoma"/>
      <w:sz w:val="16"/>
      <w:szCs w:val="16"/>
    </w:rPr>
  </w:style>
  <w:style w:type="character" w:customStyle="1" w:styleId="BalloonTextChar">
    <w:name w:val="Balloon Text Char"/>
    <w:basedOn w:val="DefaultParagraphFont"/>
    <w:link w:val="BalloonText"/>
    <w:uiPriority w:val="99"/>
    <w:semiHidden/>
    <w:rsid w:val="00320389"/>
    <w:rPr>
      <w:rFonts w:ascii="Tahoma" w:hAnsi="Tahoma" w:cs="Tahoma"/>
      <w:sz w:val="16"/>
      <w:szCs w:val="16"/>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13587006">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microsoft.com/office/2011/relationships/people" Target="people.xml"/><Relationship Id="rId7"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BFBF06AD-D696-9C4F-9C54-DF0584EE51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Pages>
  <Words>839</Words>
  <Characters>4468</Characters>
  <Application>Microsoft Macintosh Word</Application>
  <DocSecurity>0</DocSecurity>
  <Lines>111</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5275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Parks, Robbie M</dc:creator>
  <cp:lastModifiedBy>Parks, Robbie M</cp:lastModifiedBy>
  <cp:revision>6</cp:revision>
  <dcterms:created xsi:type="dcterms:W3CDTF">2018-03-27T16:03:00Z</dcterms:created>
  <dcterms:modified xsi:type="dcterms:W3CDTF">2018-03-27T17:05:00Z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Citation Style_1">
    <vt:lpwstr>http://www.zotero.org/styles/the-lancet</vt:lpwstr>
  </property>
  <property fmtid="{D5CDD505-2E9C-101B-9397-08002B2CF9AE}" pid="4" name="Mendeley Unique User Id_1">
    <vt:lpwstr>7f47c4ec-e20f-36f7-ae86-130308784d82</vt:lpwstr>
  </property>
  <property fmtid="{D5CDD505-2E9C-101B-9397-08002B2CF9AE}" pid="5" name="Mendeley Recent Style Id 0_1">
    <vt:lpwstr>http://www.zotero.org/styles/american-political-science-association</vt:lpwstr>
  </property>
  <property fmtid="{D5CDD505-2E9C-101B-9397-08002B2CF9AE}" pid="6" name="Mendeley Recent Style Name 0_1">
    <vt:lpwstr>American Political Science Association</vt:lpwstr>
  </property>
  <property fmtid="{D5CDD505-2E9C-101B-9397-08002B2CF9AE}" pid="7" name="Mendeley Recent Style Id 1_1">
    <vt:lpwstr>http://www.zotero.org/styles/apa</vt:lpwstr>
  </property>
  <property fmtid="{D5CDD505-2E9C-101B-9397-08002B2CF9AE}" pid="8" name="Mendeley Recent Style Name 1_1">
    <vt:lpwstr>American Psychological Association 6th edition</vt:lpwstr>
  </property>
  <property fmtid="{D5CDD505-2E9C-101B-9397-08002B2CF9AE}" pid="9" name="Mendeley Recent Style Id 2_1">
    <vt:lpwstr>http://www.zotero.org/styles/chicago-author-date</vt:lpwstr>
  </property>
  <property fmtid="{D5CDD505-2E9C-101B-9397-08002B2CF9AE}" pid="10" name="Mendeley Recent Style Name 2_1">
    <vt:lpwstr>Chicago Manual of Style 16th edition (author-date)</vt:lpwstr>
  </property>
  <property fmtid="{D5CDD505-2E9C-101B-9397-08002B2CF9AE}" pid="11" name="Mendeley Recent Style Id 3_1">
    <vt:lpwstr>http://www.zotero.org/styles/harvard-cite-them-right</vt:lpwstr>
  </property>
  <property fmtid="{D5CDD505-2E9C-101B-9397-08002B2CF9AE}" pid="12" name="Mendeley Recent Style Name 3_1">
    <vt:lpwstr>Cite Them Right 10th edition - Harvard</vt:lpwstr>
  </property>
  <property fmtid="{D5CDD505-2E9C-101B-9397-08002B2CF9AE}" pid="13" name="Mendeley Recent Style Id 4_1">
    <vt:lpwstr>http://www.zotero.org/styles/harvard1</vt:lpwstr>
  </property>
  <property fmtid="{D5CDD505-2E9C-101B-9397-08002B2CF9AE}" pid="14" name="Mendeley Recent Style Name 4_1">
    <vt:lpwstr>Harvard reference format 1 (deprecated)</vt:lpwstr>
  </property>
  <property fmtid="{D5CDD505-2E9C-101B-9397-08002B2CF9AE}" pid="15" name="Mendeley Recent Style Id 5_1">
    <vt:lpwstr>http://www.zotero.org/styles/ieee</vt:lpwstr>
  </property>
  <property fmtid="{D5CDD505-2E9C-101B-9397-08002B2CF9AE}" pid="16" name="Mendeley Recent Style Name 5_1">
    <vt:lpwstr>IEEE</vt:lpwstr>
  </property>
  <property fmtid="{D5CDD505-2E9C-101B-9397-08002B2CF9AE}" pid="17" name="Mendeley Recent Style Id 6_1">
    <vt:lpwstr>http://www.zotero.org/styles/modern-humanities-research-association</vt:lpwstr>
  </property>
  <property fmtid="{D5CDD505-2E9C-101B-9397-08002B2CF9AE}" pid="18" name="Mendeley Recent Style Name 6_1">
    <vt:lpwstr>Modern Humanities Research Association 3rd edition (note with bibliography)</vt:lpwstr>
  </property>
  <property fmtid="{D5CDD505-2E9C-101B-9397-08002B2CF9AE}" pid="19" name="Mendeley Recent Style Id 7_1">
    <vt:lpwstr>http://www.zotero.org/styles/modern-language-association</vt:lpwstr>
  </property>
  <property fmtid="{D5CDD505-2E9C-101B-9397-08002B2CF9AE}" pid="20" name="Mendeley Recent Style Name 7_1">
    <vt:lpwstr>Modern Language Association 7th edition</vt:lpwstr>
  </property>
  <property fmtid="{D5CDD505-2E9C-101B-9397-08002B2CF9AE}" pid="21" name="Mendeley Recent Style Id 8_1">
    <vt:lpwstr>http://www.zotero.org/styles/nature</vt:lpwstr>
  </property>
  <property fmtid="{D5CDD505-2E9C-101B-9397-08002B2CF9AE}" pid="22" name="Mendeley Recent Style Name 8_1">
    <vt:lpwstr>Nature</vt:lpwstr>
  </property>
  <property fmtid="{D5CDD505-2E9C-101B-9397-08002B2CF9AE}" pid="23" name="Mendeley Recent Style Id 9_1">
    <vt:lpwstr>http://www.zotero.org/styles/the-lancet</vt:lpwstr>
  </property>
  <property fmtid="{D5CDD505-2E9C-101B-9397-08002B2CF9AE}" pid="24" name="Mendeley Recent Style Name 9_1">
    <vt:lpwstr>The Lancet</vt:lpwstr>
  </property>
</Properties>
</file>