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4270A5" w14:textId="64822758" w:rsidR="004716CF" w:rsidRDefault="003A79CC">
      <w:pPr>
        <w:rPr>
          <w:ins w:id="0" w:author="Ezzati, Majid" w:date="2018-04-01T18:03:00Z"/>
          <w:b/>
        </w:rPr>
      </w:pPr>
      <w:r>
        <w:rPr>
          <w:b/>
        </w:rPr>
        <w:t xml:space="preserve">Impact of anomalous temperature on </w:t>
      </w:r>
      <w:r w:rsidR="004B46B5">
        <w:rPr>
          <w:b/>
        </w:rPr>
        <w:t>injury</w:t>
      </w:r>
      <w:r>
        <w:rPr>
          <w:b/>
        </w:rPr>
        <w:t xml:space="preserve"> </w:t>
      </w:r>
      <w:r w:rsidR="00845B42">
        <w:rPr>
          <w:b/>
        </w:rPr>
        <w:t>mortality</w:t>
      </w:r>
      <w:r w:rsidR="004A4D26">
        <w:rPr>
          <w:b/>
        </w:rPr>
        <w:t xml:space="preserve"> </w:t>
      </w:r>
      <w:r>
        <w:rPr>
          <w:b/>
        </w:rPr>
        <w:t>by age and sex in the USA</w:t>
      </w:r>
    </w:p>
    <w:p w14:paraId="3529E805" w14:textId="6191DFC5" w:rsidR="002E3194" w:rsidRDefault="00720EC4">
      <w:pPr>
        <w:rPr>
          <w:b/>
        </w:rPr>
      </w:pPr>
      <w:commentRangeStart w:id="1"/>
      <w:commentRangeStart w:id="2"/>
      <w:r>
        <w:rPr>
          <w:b/>
        </w:rPr>
        <w:t>R</w:t>
      </w:r>
      <w:r w:rsidR="00550868">
        <w:rPr>
          <w:b/>
        </w:rPr>
        <w:t xml:space="preserve">obbie </w:t>
      </w:r>
      <w:r>
        <w:rPr>
          <w:b/>
        </w:rPr>
        <w:t>P</w:t>
      </w:r>
      <w:r w:rsidR="00550868">
        <w:rPr>
          <w:b/>
        </w:rPr>
        <w:t>arks</w:t>
      </w:r>
      <w:r>
        <w:rPr>
          <w:b/>
        </w:rPr>
        <w:t>, J</w:t>
      </w:r>
      <w:r w:rsidR="00550868">
        <w:rPr>
          <w:b/>
        </w:rPr>
        <w:t xml:space="preserve">ames </w:t>
      </w:r>
      <w:r>
        <w:rPr>
          <w:b/>
        </w:rPr>
        <w:t>B</w:t>
      </w:r>
      <w:r w:rsidR="00550868">
        <w:rPr>
          <w:b/>
        </w:rPr>
        <w:t>ennett</w:t>
      </w:r>
      <w:r>
        <w:rPr>
          <w:b/>
        </w:rPr>
        <w:t>, H</w:t>
      </w:r>
      <w:r w:rsidR="00550868">
        <w:rPr>
          <w:b/>
        </w:rPr>
        <w:t xml:space="preserve">elen </w:t>
      </w:r>
      <w:r>
        <w:rPr>
          <w:b/>
        </w:rPr>
        <w:t>T</w:t>
      </w:r>
      <w:r w:rsidR="00550868">
        <w:rPr>
          <w:b/>
        </w:rPr>
        <w:t>amura-</w:t>
      </w:r>
      <w:r>
        <w:rPr>
          <w:b/>
        </w:rPr>
        <w:t>W</w:t>
      </w:r>
      <w:r w:rsidR="00550868">
        <w:rPr>
          <w:b/>
        </w:rPr>
        <w:t>icks</w:t>
      </w:r>
      <w:r>
        <w:rPr>
          <w:b/>
        </w:rPr>
        <w:t>,</w:t>
      </w:r>
      <w:r w:rsidR="00D66D8B">
        <w:rPr>
          <w:b/>
        </w:rPr>
        <w:t xml:space="preserve"> R</w:t>
      </w:r>
      <w:r w:rsidR="00550868">
        <w:rPr>
          <w:b/>
        </w:rPr>
        <w:t xml:space="preserve">alf </w:t>
      </w:r>
      <w:r w:rsidR="00D66D8B">
        <w:rPr>
          <w:b/>
        </w:rPr>
        <w:t>T</w:t>
      </w:r>
      <w:r w:rsidR="00550868">
        <w:rPr>
          <w:b/>
        </w:rPr>
        <w:t>oumi</w:t>
      </w:r>
      <w:r w:rsidR="00D66D8B">
        <w:rPr>
          <w:b/>
        </w:rPr>
        <w:t>, M</w:t>
      </w:r>
      <w:r w:rsidR="00550868">
        <w:rPr>
          <w:b/>
        </w:rPr>
        <w:t xml:space="preserve">ajid </w:t>
      </w:r>
      <w:r w:rsidR="00D66D8B">
        <w:rPr>
          <w:b/>
        </w:rPr>
        <w:t>E</w:t>
      </w:r>
      <w:r w:rsidR="00550868">
        <w:rPr>
          <w:b/>
        </w:rPr>
        <w:t>zzati</w:t>
      </w:r>
      <w:commentRangeEnd w:id="1"/>
      <w:r w:rsidR="004716CF">
        <w:rPr>
          <w:rStyle w:val="CommentReference"/>
        </w:rPr>
        <w:commentReference w:id="1"/>
      </w:r>
      <w:commentRangeEnd w:id="2"/>
      <w:r w:rsidR="0074111C">
        <w:rPr>
          <w:rStyle w:val="CommentReference"/>
        </w:rPr>
        <w:commentReference w:id="2"/>
      </w:r>
    </w:p>
    <w:p w14:paraId="61EB61E1" w14:textId="77777777" w:rsidR="00D66D8B" w:rsidRDefault="00D66D8B">
      <w:pPr>
        <w:rPr>
          <w:b/>
        </w:rPr>
      </w:pPr>
    </w:p>
    <w:p w14:paraId="01FB504F" w14:textId="7C96C6C3" w:rsidR="003A79CC" w:rsidRDefault="002E3194" w:rsidP="00CE246B">
      <w:pPr>
        <w:outlineLvl w:val="0"/>
        <w:rPr>
          <w:b/>
        </w:rPr>
      </w:pPr>
      <w:commentRangeStart w:id="3"/>
      <w:r w:rsidRPr="002E3194">
        <w:rPr>
          <w:b/>
        </w:rPr>
        <w:t>Background</w:t>
      </w:r>
      <w:commentRangeEnd w:id="3"/>
      <w:r w:rsidR="00E430B7">
        <w:rPr>
          <w:rStyle w:val="CommentReference"/>
        </w:rPr>
        <w:commentReference w:id="3"/>
      </w:r>
    </w:p>
    <w:p w14:paraId="383A8A27" w14:textId="6A01B7B5" w:rsidR="00E96385" w:rsidRDefault="00C115B6" w:rsidP="00CC4236">
      <w:pPr>
        <w:jc w:val="both"/>
      </w:pPr>
      <w:r>
        <w:t>E</w:t>
      </w:r>
      <w:r w:rsidR="0021029A" w:rsidRPr="002A1A59">
        <w:t xml:space="preserve">xtreme temperatures, which deviate from long-term </w:t>
      </w:r>
      <w:commentRangeStart w:id="4"/>
      <w:commentRangeStart w:id="5"/>
      <w:r w:rsidR="0021029A" w:rsidRPr="002A1A59">
        <w:t>averages</w:t>
      </w:r>
      <w:commentRangeEnd w:id="4"/>
      <w:r w:rsidR="004716CF">
        <w:rPr>
          <w:rStyle w:val="CommentReference"/>
        </w:rPr>
        <w:commentReference w:id="4"/>
      </w:r>
      <w:commentRangeEnd w:id="5"/>
      <w:r w:rsidR="00AA5766">
        <w:rPr>
          <w:rStyle w:val="CommentReference"/>
        </w:rPr>
        <w:commentReference w:id="5"/>
      </w:r>
      <w:r w:rsidR="0021029A" w:rsidRPr="002A1A59">
        <w:t xml:space="preserve">, </w:t>
      </w:r>
      <w:r>
        <w:t xml:space="preserve">will be more frequent as the global climate changes, and </w:t>
      </w:r>
      <w:r w:rsidR="0021029A" w:rsidRPr="002A1A59">
        <w:t xml:space="preserve">could have </w:t>
      </w:r>
      <w:r w:rsidR="00877F76">
        <w:t xml:space="preserve">adverse health </w:t>
      </w:r>
      <w:r w:rsidR="0021029A" w:rsidRPr="002A1A59">
        <w:t xml:space="preserve">consequences. </w:t>
      </w:r>
      <w:r>
        <w:t>M</w:t>
      </w:r>
      <w:r w:rsidR="00CC4236" w:rsidRPr="002A1A59">
        <w:t>uch previous work has fo</w:t>
      </w:r>
      <w:r w:rsidR="0021029A" w:rsidRPr="002A1A59">
        <w:t xml:space="preserve">cussed on how mortality is affected by </w:t>
      </w:r>
      <w:r>
        <w:t xml:space="preserve">daily or multi-day </w:t>
      </w:r>
      <w:r w:rsidR="0021029A" w:rsidRPr="002A1A59">
        <w:t>hot</w:t>
      </w:r>
      <w:ins w:id="6" w:author="Parks, Robbie M" w:date="2018-04-02T12:25:00Z">
        <w:r w:rsidR="00F536C2">
          <w:t>/</w:t>
        </w:r>
      </w:ins>
      <w:del w:id="7" w:author="Parks, Robbie M" w:date="2018-04-02T12:25:00Z">
        <w:r w:rsidR="0021029A" w:rsidRPr="002A1A59" w:rsidDel="00F536C2">
          <w:delText xml:space="preserve"> and </w:delText>
        </w:r>
      </w:del>
      <w:r w:rsidR="0021029A" w:rsidRPr="002A1A59">
        <w:t>cold episodes,</w:t>
      </w:r>
      <w:r>
        <w:t xml:space="preserve"> and</w:t>
      </w:r>
      <w:r w:rsidR="0021029A" w:rsidRPr="002A1A59">
        <w:t xml:space="preserve"> </w:t>
      </w:r>
      <w:r w:rsidR="00D66D8B">
        <w:t>not on weather patterns that reflect inter-annual variations, as expected under global climate change</w:t>
      </w:r>
      <w:r w:rsidR="009337AC">
        <w:t>.</w:t>
      </w:r>
      <w:r w:rsidR="006245B7">
        <w:t xml:space="preserve"> </w:t>
      </w:r>
    </w:p>
    <w:p w14:paraId="69C0989F" w14:textId="77777777" w:rsidR="00E96385" w:rsidRPr="002A1A59" w:rsidRDefault="00E96385" w:rsidP="00CC4236">
      <w:pPr>
        <w:jc w:val="both"/>
      </w:pPr>
    </w:p>
    <w:p w14:paraId="457986B6" w14:textId="3F541CB4" w:rsidR="00380D57" w:rsidRPr="00CE246B" w:rsidRDefault="001E787C" w:rsidP="00CE246B">
      <w:pPr>
        <w:jc w:val="both"/>
        <w:outlineLvl w:val="0"/>
        <w:rPr>
          <w:b/>
        </w:rPr>
      </w:pPr>
      <w:r w:rsidRPr="002A1A59">
        <w:rPr>
          <w:b/>
        </w:rPr>
        <w:t>M</w:t>
      </w:r>
      <w:r w:rsidR="00380D57" w:rsidRPr="002A1A59">
        <w:rPr>
          <w:b/>
        </w:rPr>
        <w:t>ethods</w:t>
      </w:r>
    </w:p>
    <w:p w14:paraId="0B1D257C" w14:textId="7479B1E6" w:rsidR="00AD560A" w:rsidRDefault="004716CF" w:rsidP="00CC4236">
      <w:pPr>
        <w:jc w:val="both"/>
      </w:pPr>
      <w:r>
        <w:t>W</w:t>
      </w:r>
      <w:r w:rsidR="00B277B5" w:rsidRPr="002A1A59">
        <w:t xml:space="preserve">e </w:t>
      </w:r>
      <w:r w:rsidR="006924BC">
        <w:t>formulated</w:t>
      </w:r>
      <w:r w:rsidR="00821B90" w:rsidRPr="002A1A59">
        <w:t xml:space="preserve"> a Bayesian </w:t>
      </w:r>
      <w:r w:rsidR="00630573">
        <w:t xml:space="preserve">hierarchical </w:t>
      </w:r>
      <w:r w:rsidR="00821B90" w:rsidRPr="002A1A59">
        <w:t>spatiotemporal model</w:t>
      </w:r>
      <w:r w:rsidR="00D66D8B">
        <w:t xml:space="preserve"> to estimate how </w:t>
      </w:r>
      <w:r w:rsidR="00D66D8B" w:rsidRPr="002A1A59">
        <w:t xml:space="preserve">deviations from </w:t>
      </w:r>
      <w:r w:rsidR="00D66D8B">
        <w:t xml:space="preserve">long-term </w:t>
      </w:r>
      <w:r w:rsidR="00D66D8B" w:rsidRPr="002A1A59">
        <w:t>average monthly temperatures</w:t>
      </w:r>
      <w:ins w:id="8" w:author="Parks, Robbie M" w:date="2018-04-02T12:01:00Z">
        <w:r w:rsidR="00296B0C">
          <w:t xml:space="preserve">, as well as </w:t>
        </w:r>
      </w:ins>
      <w:ins w:id="9" w:author="Parks, Robbie M" w:date="2018-04-02T12:11:00Z">
        <w:r w:rsidR="00ED422D">
          <w:t>frequency</w:t>
        </w:r>
      </w:ins>
      <w:ins w:id="10" w:author="Parks, Robbie M" w:date="2018-04-02T11:51:00Z">
        <w:r w:rsidR="00BC3CB5">
          <w:t xml:space="preserve"> of</w:t>
        </w:r>
      </w:ins>
      <w:ins w:id="11" w:author="Parks, Robbie M" w:date="2018-04-02T12:01:00Z">
        <w:r w:rsidR="00296B0C">
          <w:t xml:space="preserve"> monthly</w:t>
        </w:r>
      </w:ins>
      <w:ins w:id="12" w:author="Parks, Robbie M" w:date="2018-04-02T11:51:00Z">
        <w:r w:rsidR="00BC3CB5">
          <w:t xml:space="preserve"> extremes</w:t>
        </w:r>
      </w:ins>
      <w:ins w:id="13" w:author="Parks, Robbie M" w:date="2018-04-02T12:01:00Z">
        <w:r w:rsidR="00296B0C">
          <w:t>,</w:t>
        </w:r>
      </w:ins>
      <w:ins w:id="14" w:author="Parks, Robbie M" w:date="2018-04-02T11:51:00Z">
        <w:r w:rsidR="00BC3CB5">
          <w:t xml:space="preserve"> </w:t>
        </w:r>
      </w:ins>
      <w:r w:rsidR="00D66D8B" w:rsidRPr="002A1A59">
        <w:t xml:space="preserve">affect </w:t>
      </w:r>
      <w:r w:rsidR="004D4120">
        <w:t xml:space="preserve">injury </w:t>
      </w:r>
      <w:r w:rsidR="00D66D8B" w:rsidRPr="002A1A59">
        <w:t>mortality</w:t>
      </w:r>
      <w:r w:rsidR="00D66D8B">
        <w:t xml:space="preserve"> in the </w:t>
      </w:r>
      <w:r w:rsidR="00924F4B">
        <w:t>contiguous</w:t>
      </w:r>
      <w:r w:rsidR="00D66D8B">
        <w:t xml:space="preserve"> USA</w:t>
      </w:r>
      <w:r w:rsidR="00DD6AC5">
        <w:t xml:space="preserve"> over a 34</w:t>
      </w:r>
      <w:r w:rsidR="00B2576F">
        <w:t xml:space="preserve">-year period </w:t>
      </w:r>
      <w:r w:rsidR="00E6722F">
        <w:t>(</w:t>
      </w:r>
      <w:r w:rsidR="00B2576F">
        <w:t>1980 to 2013</w:t>
      </w:r>
      <w:r w:rsidR="00E6722F">
        <w:t>)</w:t>
      </w:r>
      <w:r w:rsidR="000572D5">
        <w:t>.</w:t>
      </w:r>
      <w:r w:rsidR="00DD6AC5" w:rsidRPr="002A1A59" w:rsidDel="00DD6AC5">
        <w:t xml:space="preserve"> </w:t>
      </w:r>
      <w:r w:rsidR="00C2794C">
        <w:t>Our</w:t>
      </w:r>
      <w:r w:rsidR="00D87119">
        <w:t xml:space="preserve"> model </w:t>
      </w:r>
      <w:r w:rsidR="00821B90" w:rsidRPr="002A1A59">
        <w:t>incorporate</w:t>
      </w:r>
      <w:r w:rsidR="00E6722F">
        <w:t>s</w:t>
      </w:r>
      <w:r w:rsidR="00821B90" w:rsidRPr="002A1A59">
        <w:t xml:space="preserve"> </w:t>
      </w:r>
      <w:r w:rsidR="00D66D8B">
        <w:t>how mortality varies</w:t>
      </w:r>
      <w:r w:rsidR="00AB4DD3">
        <w:t xml:space="preserve"> </w:t>
      </w:r>
      <w:r w:rsidR="00FB6443">
        <w:t>by</w:t>
      </w:r>
      <w:r w:rsidR="00821B90" w:rsidRPr="002A1A59">
        <w:t xml:space="preserve"> </w:t>
      </w:r>
      <w:r w:rsidR="006924BC">
        <w:t>age</w:t>
      </w:r>
      <w:r w:rsidR="00815E4D">
        <w:t>,</w:t>
      </w:r>
      <w:r w:rsidR="006924BC">
        <w:t xml:space="preserve"> sex, </w:t>
      </w:r>
      <w:r>
        <w:t>state of residence</w:t>
      </w:r>
      <w:r w:rsidR="005E0A88">
        <w:t xml:space="preserve">, </w:t>
      </w:r>
      <w:r>
        <w:t xml:space="preserve">and </w:t>
      </w:r>
      <w:r w:rsidR="008F4E12">
        <w:t>month</w:t>
      </w:r>
      <w:r>
        <w:t xml:space="preserve"> and year</w:t>
      </w:r>
      <w:r w:rsidR="008F4E12">
        <w:t xml:space="preserve">. </w:t>
      </w:r>
      <w:r>
        <w:t>Importantly,</w:t>
      </w:r>
      <w:r w:rsidR="00EC590C">
        <w:t xml:space="preserve"> it </w:t>
      </w:r>
      <w:r w:rsidR="006A6B7D">
        <w:t xml:space="preserve">associates </w:t>
      </w:r>
      <w:r w:rsidR="002C3367">
        <w:t xml:space="preserve">monthly </w:t>
      </w:r>
      <w:r>
        <w:t xml:space="preserve">injury death rate </w:t>
      </w:r>
      <w:r w:rsidR="00734060">
        <w:t>to</w:t>
      </w:r>
      <w:r w:rsidR="00762F77">
        <w:t xml:space="preserve"> </w:t>
      </w:r>
      <w:r>
        <w:t>inter-</w:t>
      </w:r>
      <w:ins w:id="15" w:author="Parks, Robbie M" w:date="2018-04-02T12:24:00Z">
        <w:r w:rsidR="008274A3">
          <w:t>annual</w:t>
        </w:r>
      </w:ins>
      <w:del w:id="16" w:author="Parks, Robbie M" w:date="2018-04-02T12:24:00Z">
        <w:r w:rsidDel="008274A3">
          <w:delText>year</w:delText>
        </w:r>
      </w:del>
      <w:r>
        <w:t xml:space="preserve"> variation </w:t>
      </w:r>
      <w:r w:rsidR="0074754B">
        <w:t>of temperature from</w:t>
      </w:r>
      <w:r w:rsidR="00D1376B">
        <w:t xml:space="preserve"> </w:t>
      </w:r>
      <w:r w:rsidR="009C0FBD">
        <w:t xml:space="preserve">the </w:t>
      </w:r>
      <w:r w:rsidR="00C61D7F">
        <w:t>average</w:t>
      </w:r>
      <w:r w:rsidR="00D1376B">
        <w:t xml:space="preserve"> </w:t>
      </w:r>
      <w:r>
        <w:t xml:space="preserve">30-year </w:t>
      </w:r>
      <w:r w:rsidR="00250F73">
        <w:t>cli</w:t>
      </w:r>
      <w:r w:rsidR="00AA0057">
        <w:t>mate</w:t>
      </w:r>
      <w:r w:rsidR="009C0FBD">
        <w:t>.</w:t>
      </w:r>
    </w:p>
    <w:p w14:paraId="61222708" w14:textId="77777777" w:rsidR="004301E5" w:rsidRDefault="004301E5" w:rsidP="00CC4236">
      <w:pPr>
        <w:jc w:val="both"/>
      </w:pPr>
    </w:p>
    <w:p w14:paraId="5B6D8FCB" w14:textId="14445B0C" w:rsidR="004301E5" w:rsidRDefault="00BD2282" w:rsidP="00CC4236">
      <w:pPr>
        <w:jc w:val="both"/>
      </w:pPr>
      <w:r>
        <w:t xml:space="preserve">We </w:t>
      </w:r>
      <w:r w:rsidR="001A310A">
        <w:t>calcu</w:t>
      </w:r>
      <w:ins w:id="17" w:author="Parks, Robbie M" w:date="2018-04-02T11:36:00Z">
        <w:r w:rsidR="00C777FD">
          <w:t>l</w:t>
        </w:r>
      </w:ins>
      <w:r w:rsidR="001A310A">
        <w:t>ated</w:t>
      </w:r>
      <w:r w:rsidR="009C147D" w:rsidRPr="009C147D">
        <w:t xml:space="preserve"> </w:t>
      </w:r>
      <w:r w:rsidR="004716CF">
        <w:t xml:space="preserve">injury </w:t>
      </w:r>
      <w:r w:rsidR="009C147D" w:rsidRPr="009C147D">
        <w:t xml:space="preserve">death rates </w:t>
      </w:r>
      <w:r w:rsidR="009C147D">
        <w:t xml:space="preserve">for each age group, </w:t>
      </w:r>
      <w:r w:rsidR="008C1AA9">
        <w:t xml:space="preserve">sex, state and </w:t>
      </w:r>
      <w:r w:rsidR="009C147D">
        <w:t>year from</w:t>
      </w:r>
      <w:r w:rsidR="006238D4" w:rsidRPr="006238D4">
        <w:t xml:space="preserve"> </w:t>
      </w:r>
      <w:r w:rsidR="001A310A">
        <w:t xml:space="preserve">national vital statistics and </w:t>
      </w:r>
      <w:r w:rsidR="006554B0" w:rsidRPr="0093013F">
        <w:t xml:space="preserve">monthly population-weighted </w:t>
      </w:r>
      <w:r w:rsidR="00A25FD8">
        <w:t>tempera</w:t>
      </w:r>
      <w:r w:rsidR="0093013F" w:rsidRPr="0093013F">
        <w:t>ture</w:t>
      </w:r>
      <w:r w:rsidR="006554B0">
        <w:t xml:space="preserve"> </w:t>
      </w:r>
      <w:r w:rsidR="002314B0">
        <w:t>statistics</w:t>
      </w:r>
      <w:r w:rsidR="0093013F" w:rsidRPr="0093013F">
        <w:t xml:space="preserve"> from</w:t>
      </w:r>
      <w:r w:rsidR="00924F4B">
        <w:t xml:space="preserve"> the</w:t>
      </w:r>
      <w:r w:rsidR="0093013F" w:rsidRPr="0093013F">
        <w:t xml:space="preserve"> ERA-Interim</w:t>
      </w:r>
      <w:r w:rsidR="00924F4B">
        <w:t xml:space="preserve"> project</w:t>
      </w:r>
      <w:r w:rsidR="0093013F" w:rsidRPr="0093013F">
        <w:t xml:space="preserve">, which combines predictions </w:t>
      </w:r>
      <w:r w:rsidR="000001B4">
        <w:t>of</w:t>
      </w:r>
      <w:r w:rsidR="0093013F" w:rsidRPr="0093013F">
        <w:t xml:space="preserve"> a physical model with ground-based and</w:t>
      </w:r>
      <w:r w:rsidR="00A52A8B">
        <w:t xml:space="preserve"> satellite measurements.</w:t>
      </w:r>
      <w:commentRangeStart w:id="18"/>
      <w:r w:rsidR="00A52A8B">
        <w:fldChar w:fldCharType="begin" w:fldLock="1"/>
      </w:r>
      <w:r w:rsidR="00A52A8B">
        <w:instrText>ADDIN CSL_CITATION { "citationItems" : [ { "id" : "ITEM-1", "itemData" : { "DOI" : "10.1002/qj.828", "ISBN" : "1477-870X", "ISSN" : "00359009", "abstract" : "ERA-Interim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"H\u00f3lm", "given" : "E.", "non-dropping-particle" : "", "parse-names" : false, "suffix" : "" }, { "dropping-particle" : "", "family" : "Isaksen", "given" : "L.", "non-dropping-particle" : "", "parse-names" : false, "suffix" : "" }, { "dropping-particle" : "", "family" : "K\u00e5llberg", "given" : "P.", "non-dropping-particle" : "", "parse-names" : false, "suffix" : "" }, { "dropping-particle" : "", "family" : "K\u00f6hler",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"Th\u00e9paut",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"page" : "553-597", "title" : "The ERA-Interim reanalysis: Configuration and performance of the data assimilation system", "type" : "article-journal", "volume" : "137" }, "uris" : [ "http://www.mendeley.com/documents/?uuid=da1e324c-78c4-40eb-b175-17713866f18f" ] } ], "mendeley" : { "formattedCitation" : "&lt;sup&gt;1&lt;/sup&gt;", "plainTextFormattedCitation" : "1", "previouslyFormattedCitation" : "&lt;sup&gt;1&lt;/sup&gt;" }, "properties" : {  }, "schema" : "https://github.com/citation-style-language/schema/raw/master/csl-citation.json" }</w:instrText>
      </w:r>
      <w:r w:rsidR="00A52A8B">
        <w:fldChar w:fldCharType="separate"/>
      </w:r>
      <w:r w:rsidR="00A52A8B" w:rsidRPr="00A52A8B">
        <w:rPr>
          <w:noProof/>
          <w:vertAlign w:val="superscript"/>
        </w:rPr>
        <w:t>1</w:t>
      </w:r>
      <w:r w:rsidR="00A52A8B">
        <w:fldChar w:fldCharType="end"/>
      </w:r>
      <w:commentRangeEnd w:id="18"/>
      <w:r w:rsidR="00283020">
        <w:rPr>
          <w:rStyle w:val="CommentReference"/>
        </w:rPr>
        <w:commentReference w:id="18"/>
      </w:r>
    </w:p>
    <w:p w14:paraId="0BAD9F35" w14:textId="77777777" w:rsidR="004C38AA" w:rsidRPr="002A1A59" w:rsidRDefault="004C38AA" w:rsidP="00CC4236">
      <w:pPr>
        <w:jc w:val="both"/>
      </w:pPr>
    </w:p>
    <w:p w14:paraId="6B191EDF" w14:textId="18DE0B85" w:rsidR="001E787C" w:rsidRPr="00CE246B" w:rsidRDefault="001E787C" w:rsidP="00CE246B">
      <w:pPr>
        <w:jc w:val="both"/>
        <w:outlineLvl w:val="0"/>
        <w:rPr>
          <w:b/>
        </w:rPr>
      </w:pPr>
      <w:commentRangeStart w:id="19"/>
      <w:r w:rsidRPr="002A1A59">
        <w:rPr>
          <w:b/>
        </w:rPr>
        <w:t>Results</w:t>
      </w:r>
      <w:commentRangeEnd w:id="19"/>
      <w:r w:rsidR="000C4F2A">
        <w:rPr>
          <w:rStyle w:val="CommentReference"/>
        </w:rPr>
        <w:commentReference w:id="19"/>
      </w:r>
    </w:p>
    <w:p w14:paraId="4406C80A" w14:textId="31FFD9F0" w:rsidR="004224C5" w:rsidRDefault="00656E0F" w:rsidP="001E787C">
      <w:pPr>
        <w:jc w:val="both"/>
      </w:pPr>
      <w:r>
        <w:t xml:space="preserve">Males </w:t>
      </w:r>
      <w:bookmarkStart w:id="20" w:name="_GoBack"/>
      <w:bookmarkEnd w:id="20"/>
      <w:del w:id="21" w:author="Parks, Robbie M" w:date="2018-04-02T12:27:00Z">
        <w:r w:rsidDel="00BF0CDB">
          <w:delText>of all ages</w:delText>
        </w:r>
        <w:r w:rsidR="004562C9" w:rsidDel="00BF0CDB">
          <w:delText xml:space="preserve"> </w:delText>
        </w:r>
      </w:del>
      <w:del w:id="22" w:author="Parks, Robbie M" w:date="2018-04-02T12:17:00Z">
        <w:r w:rsidDel="00C56967">
          <w:delText xml:space="preserve">are </w:delText>
        </w:r>
      </w:del>
      <w:ins w:id="23" w:author="Parks, Robbie M" w:date="2018-04-02T12:17:00Z">
        <w:r w:rsidR="00C56967">
          <w:t>were</w:t>
        </w:r>
        <w:r w:rsidR="00C56967">
          <w:t xml:space="preserve"> </w:t>
        </w:r>
      </w:ins>
      <w:r>
        <w:t>at</w:t>
      </w:r>
      <w:r w:rsidR="000D0879">
        <w:t xml:space="preserve"> </w:t>
      </w:r>
      <w:r w:rsidR="004224C5" w:rsidRPr="004224C5">
        <w:t>incre</w:t>
      </w:r>
      <w:r>
        <w:t xml:space="preserve">ased </w:t>
      </w:r>
      <w:r w:rsidR="004224C5" w:rsidRPr="004224C5">
        <w:t xml:space="preserve">risk </w:t>
      </w:r>
      <w:ins w:id="24" w:author="Parks, Robbie M" w:date="2018-04-02T11:53:00Z">
        <w:r w:rsidR="00E14577">
          <w:t xml:space="preserve">with warm temperature anomaly </w:t>
        </w:r>
      </w:ins>
      <w:r w:rsidR="004224C5" w:rsidRPr="004224C5">
        <w:t>throughout</w:t>
      </w:r>
      <w:r w:rsidR="00BC6D11">
        <w:t xml:space="preserve"> June/</w:t>
      </w:r>
      <w:r w:rsidR="004224C5" w:rsidRPr="004224C5">
        <w:t xml:space="preserve">July. </w:t>
      </w:r>
      <w:r w:rsidR="00131F93">
        <w:t>M</w:t>
      </w:r>
      <w:r w:rsidR="004C6B4B" w:rsidRPr="004224C5">
        <w:t xml:space="preserve">ales ≤55 years </w:t>
      </w:r>
      <w:ins w:id="25" w:author="Parks, Robbie M" w:date="2018-04-02T12:17:00Z">
        <w:r w:rsidR="00C56967">
          <w:t>were</w:t>
        </w:r>
      </w:ins>
      <w:del w:id="26" w:author="Parks, Robbie M" w:date="2018-04-02T12:17:00Z">
        <w:r w:rsidR="004C6B4B" w:rsidDel="00C56967">
          <w:delText>are</w:delText>
        </w:r>
      </w:del>
      <w:r w:rsidR="004C6B4B">
        <w:t xml:space="preserve"> at increased risk t</w:t>
      </w:r>
      <w:r w:rsidR="00091D48">
        <w:t>hrougho</w:t>
      </w:r>
      <w:r w:rsidR="004C6B4B">
        <w:t>ut spring and summer months.</w:t>
      </w:r>
      <w:r w:rsidR="0087409B">
        <w:t xml:space="preserve"> </w:t>
      </w:r>
      <w:commentRangeStart w:id="27"/>
      <w:commentRangeStart w:id="28"/>
      <w:r w:rsidR="002B0DE5">
        <w:t>Risk of unintentional injury deaths decrease</w:t>
      </w:r>
      <w:ins w:id="29" w:author="Parks, Robbie M" w:date="2018-04-02T12:17:00Z">
        <w:r w:rsidR="00C56967">
          <w:t>d</w:t>
        </w:r>
      </w:ins>
      <w:del w:id="30" w:author="Parks, Robbie M" w:date="2018-04-02T12:17:00Z">
        <w:r w:rsidR="002B0DE5" w:rsidDel="00C56967">
          <w:delText>s</w:delText>
        </w:r>
      </w:del>
      <w:r w:rsidR="0030704C">
        <w:t xml:space="preserve"> </w:t>
      </w:r>
      <w:r w:rsidR="004224C5" w:rsidRPr="004224C5">
        <w:t xml:space="preserve">in ≥85 years </w:t>
      </w:r>
      <w:r w:rsidR="0030704C">
        <w:t xml:space="preserve">in winter </w:t>
      </w:r>
      <w:r w:rsidR="00FA2E62">
        <w:t>for both sexes</w:t>
      </w:r>
      <w:r w:rsidR="0030704C">
        <w:t>.</w:t>
      </w:r>
      <w:ins w:id="31" w:author="Parks, Robbie M" w:date="2018-04-02T11:52:00Z">
        <w:r w:rsidR="00176762">
          <w:t xml:space="preserve"> F</w:t>
        </w:r>
        <w:r w:rsidR="00176762" w:rsidRPr="002A1A59">
          <w:t xml:space="preserve">or </w:t>
        </w:r>
        <w:r w:rsidR="00176762">
          <w:t>males</w:t>
        </w:r>
        <w:r w:rsidR="00176762" w:rsidRPr="002A1A59">
          <w:t xml:space="preserve"> 15-24</w:t>
        </w:r>
        <w:r w:rsidR="00176762">
          <w:t xml:space="preserve"> years</w:t>
        </w:r>
        <w:r w:rsidR="00176762">
          <w:t xml:space="preserve">, </w:t>
        </w:r>
      </w:ins>
      <w:ins w:id="32" w:author="Parks, Robbie M" w:date="2018-04-02T11:53:00Z">
        <w:r w:rsidR="00176762">
          <w:t xml:space="preserve">mortality </w:t>
        </w:r>
        <w:r w:rsidR="00176762" w:rsidRPr="002A1A59">
          <w:t xml:space="preserve">risk </w:t>
        </w:r>
      </w:ins>
      <w:ins w:id="33" w:author="Parks, Robbie M" w:date="2018-04-02T11:58:00Z">
        <w:r w:rsidR="00C56967">
          <w:t>increased</w:t>
        </w:r>
        <w:r w:rsidR="00D61278">
          <w:t xml:space="preserve"> in all months</w:t>
        </w:r>
      </w:ins>
      <w:ins w:id="34" w:author="Parks, Robbie M" w:date="2018-04-02T11:53:00Z">
        <w:r w:rsidR="00176762">
          <w:t>.</w:t>
        </w:r>
      </w:ins>
      <w:ins w:id="35" w:author="Parks, Robbie M" w:date="2018-04-02T11:54:00Z">
        <w:r w:rsidR="00E14577">
          <w:t xml:space="preserve"> </w:t>
        </w:r>
      </w:ins>
      <w:ins w:id="36" w:author="Parks, Robbie M" w:date="2018-04-02T12:07:00Z">
        <w:r w:rsidR="000D079C">
          <w:t xml:space="preserve">Only </w:t>
        </w:r>
      </w:ins>
      <w:ins w:id="37" w:author="Parks, Robbie M" w:date="2018-04-02T11:55:00Z">
        <w:r w:rsidR="000D079C">
          <w:t>f</w:t>
        </w:r>
        <w:r w:rsidR="008B512D">
          <w:t xml:space="preserve">emales </w:t>
        </w:r>
      </w:ins>
      <w:ins w:id="38" w:author="Parks, Robbie M" w:date="2018-04-02T11:56:00Z">
        <w:r w:rsidR="00C56967">
          <w:t>5-24 years we</w:t>
        </w:r>
        <w:r w:rsidR="008B512D">
          <w:t xml:space="preserve">re at increased risk </w:t>
        </w:r>
        <w:r w:rsidR="00E35673">
          <w:t>with w</w:t>
        </w:r>
        <w:r w:rsidR="005F7D39">
          <w:t>arm temperature anomaly, and only in summer months</w:t>
        </w:r>
        <w:r w:rsidR="008B512D">
          <w:t>.</w:t>
        </w:r>
      </w:ins>
    </w:p>
    <w:commentRangeEnd w:id="27"/>
    <w:p w14:paraId="7718C771" w14:textId="77777777" w:rsidR="0003580B" w:rsidRDefault="001A310A" w:rsidP="001E787C">
      <w:pPr>
        <w:jc w:val="both"/>
      </w:pPr>
      <w:r>
        <w:rPr>
          <w:rStyle w:val="CommentReference"/>
        </w:rPr>
        <w:commentReference w:id="27"/>
      </w:r>
      <w:commentRangeEnd w:id="28"/>
      <w:r w:rsidR="008A2593">
        <w:rPr>
          <w:rStyle w:val="CommentReference"/>
        </w:rPr>
        <w:commentReference w:id="28"/>
      </w:r>
    </w:p>
    <w:p w14:paraId="1D5AB2E6" w14:textId="4E1FD546" w:rsidR="00F6764B" w:rsidRPr="002A1A59" w:rsidRDefault="00AA4218" w:rsidP="001E787C">
      <w:pPr>
        <w:jc w:val="both"/>
      </w:pPr>
      <w:r>
        <w:t>I</w:t>
      </w:r>
      <w:r w:rsidR="00FA1CB5">
        <w:t>ntentional injur</w:t>
      </w:r>
      <w:r w:rsidR="0000797E">
        <w:t xml:space="preserve">ies </w:t>
      </w:r>
      <w:r w:rsidR="00FA1CB5">
        <w:t>show</w:t>
      </w:r>
      <w:r w:rsidR="00FA1CB5" w:rsidRPr="002A1A59">
        <w:t xml:space="preserve"> no consistent relationship </w:t>
      </w:r>
      <w:r w:rsidR="00FA1CB5">
        <w:t>with</w:t>
      </w:r>
      <w:r w:rsidR="00FA1CB5" w:rsidRPr="002A1A59">
        <w:t xml:space="preserve"> temperature</w:t>
      </w:r>
      <w:r w:rsidR="00FA1CB5">
        <w:t>.</w:t>
      </w:r>
      <w:r w:rsidR="00B46B8B">
        <w:t xml:space="preserve"> </w:t>
      </w:r>
      <w:r w:rsidR="006D7DB1">
        <w:t>We</w:t>
      </w:r>
      <w:r w:rsidR="00F6764B">
        <w:t xml:space="preserve"> will</w:t>
      </w:r>
      <w:r w:rsidR="006D7DB1">
        <w:t xml:space="preserve"> also</w:t>
      </w:r>
      <w:r w:rsidR="00F6764B">
        <w:t xml:space="preserve"> </w:t>
      </w:r>
      <w:r w:rsidR="0015239B">
        <w:t>show</w:t>
      </w:r>
      <w:r w:rsidR="00F6764B">
        <w:t xml:space="preserve"> findings </w:t>
      </w:r>
      <w:r w:rsidR="00BC380D">
        <w:t xml:space="preserve">on </w:t>
      </w:r>
      <w:r w:rsidR="00C2352F">
        <w:t>transport accidents, accidental falls,</w:t>
      </w:r>
      <w:r w:rsidR="00B14D83">
        <w:t xml:space="preserve"> accidental drowning,</w:t>
      </w:r>
      <w:r w:rsidR="00971E26">
        <w:t xml:space="preserve"> intentional self-harm</w:t>
      </w:r>
      <w:r w:rsidR="00347B85">
        <w:t xml:space="preserve"> and assault.</w:t>
      </w:r>
    </w:p>
    <w:p w14:paraId="4629B0DD" w14:textId="77777777" w:rsidR="001E787C" w:rsidRPr="002A1A59" w:rsidRDefault="001E787C" w:rsidP="00CC4236">
      <w:pPr>
        <w:jc w:val="both"/>
      </w:pPr>
    </w:p>
    <w:p w14:paraId="68835F32" w14:textId="196CB6E6" w:rsidR="00566C7B" w:rsidRPr="00CE246B" w:rsidRDefault="001E787C" w:rsidP="00CE246B">
      <w:pPr>
        <w:jc w:val="both"/>
        <w:outlineLvl w:val="0"/>
        <w:rPr>
          <w:b/>
        </w:rPr>
      </w:pPr>
      <w:r w:rsidRPr="002A1A59">
        <w:rPr>
          <w:b/>
        </w:rPr>
        <w:t>Conclusion</w:t>
      </w:r>
    </w:p>
    <w:p w14:paraId="51803273" w14:textId="2324BDD4" w:rsidR="004F3532" w:rsidRDefault="00FB09C1" w:rsidP="00CC4236">
      <w:pPr>
        <w:jc w:val="both"/>
      </w:pPr>
      <w:r>
        <w:t>M</w:t>
      </w:r>
      <w:r w:rsidR="000A33B7">
        <w:t>ore</w:t>
      </w:r>
      <w:r w:rsidR="001A310A">
        <w:t xml:space="preserve"> frequent or extreme</w:t>
      </w:r>
      <w:r w:rsidR="000A33B7">
        <w:t xml:space="preserve"> </w:t>
      </w:r>
      <w:commentRangeStart w:id="39"/>
      <w:del w:id="40" w:author="Parks, Robbie M" w:date="2018-04-02T12:24:00Z">
        <w:r w:rsidR="000A33B7" w:rsidDel="00EE36E9">
          <w:delText xml:space="preserve">warm anomalies </w:delText>
        </w:r>
        <w:commentRangeEnd w:id="39"/>
        <w:r w:rsidR="001A310A" w:rsidDel="00EE36E9">
          <w:rPr>
            <w:rStyle w:val="CommentReference"/>
          </w:rPr>
          <w:commentReference w:id="39"/>
        </w:r>
      </w:del>
      <w:ins w:id="41" w:author="Parks, Robbie M" w:date="2018-04-02T12:24:00Z">
        <w:r w:rsidR="00EE36E9">
          <w:t xml:space="preserve">anomalously-warm months </w:t>
        </w:r>
      </w:ins>
      <w:r w:rsidR="000A33B7">
        <w:t xml:space="preserve">will increase </w:t>
      </w:r>
      <w:r w:rsidR="00D82907">
        <w:t>mortality</w:t>
      </w:r>
      <w:r w:rsidR="000A33B7">
        <w:t xml:space="preserve"> for unintentional injuries</w:t>
      </w:r>
      <w:r w:rsidR="00990E4D">
        <w:t xml:space="preserve"> in spring and summer months</w:t>
      </w:r>
      <w:r w:rsidR="00574E30">
        <w:t xml:space="preserve"> for males</w:t>
      </w:r>
      <w:r w:rsidR="00555665">
        <w:t xml:space="preserve">. </w:t>
      </w:r>
      <w:r w:rsidR="001A310A">
        <w:t xml:space="preserve">Injury mortality </w:t>
      </w:r>
      <w:r w:rsidR="00555665">
        <w:t>will</w:t>
      </w:r>
      <w:r w:rsidR="00990E4D">
        <w:t xml:space="preserve"> decrease for the elderly </w:t>
      </w:r>
      <w:r w:rsidR="005B0896">
        <w:t xml:space="preserve">in both sexes </w:t>
      </w:r>
      <w:r w:rsidR="004627DB">
        <w:t xml:space="preserve">in winter months. </w:t>
      </w:r>
    </w:p>
    <w:p w14:paraId="5C206950" w14:textId="77777777" w:rsidR="004F3532" w:rsidRDefault="004F3532" w:rsidP="00CC4236">
      <w:pPr>
        <w:jc w:val="both"/>
      </w:pPr>
    </w:p>
    <w:p w14:paraId="59BCDB97" w14:textId="77777777" w:rsidR="00CF1497" w:rsidRDefault="00CF1497" w:rsidP="00CC4236">
      <w:pPr>
        <w:jc w:val="both"/>
      </w:pPr>
    </w:p>
    <w:p w14:paraId="5E98916C" w14:textId="6DE4D765" w:rsidR="00A52A8B" w:rsidRPr="00A52A8B" w:rsidRDefault="00C800BD" w:rsidP="00A52A8B">
      <w:pPr>
        <w:widowControl w:val="0"/>
        <w:autoSpaceDE w:val="0"/>
        <w:autoSpaceDN w:val="0"/>
        <w:adjustRightInd w:val="0"/>
        <w:ind w:left="640" w:hanging="640"/>
        <w:rPr>
          <w:rFonts w:ascii="Calibri" w:hAnsi="Calibri"/>
          <w:noProof/>
        </w:rPr>
      </w:pPr>
      <w:r>
        <w:fldChar w:fldCharType="begin" w:fldLock="1"/>
      </w:r>
      <w:r>
        <w:instrText xml:space="preserve">ADDIN Mendeley Bibliography CSL_BIBLIOGRAPHY </w:instrText>
      </w:r>
      <w:r>
        <w:fldChar w:fldCharType="separate"/>
      </w:r>
      <w:r w:rsidR="00A52A8B" w:rsidRPr="00A52A8B">
        <w:rPr>
          <w:rFonts w:ascii="Calibri" w:eastAsia="Times New Roman" w:hAnsi="Calibri" w:cs="Times New Roman"/>
          <w:noProof/>
        </w:rPr>
        <w:t>1</w:t>
      </w:r>
      <w:r w:rsidR="00A52A8B" w:rsidRPr="00A52A8B">
        <w:rPr>
          <w:rFonts w:ascii="Calibri" w:eastAsia="Times New Roman" w:hAnsi="Calibri" w:cs="Times New Roman"/>
          <w:noProof/>
        </w:rPr>
        <w:tab/>
        <w:t xml:space="preserve">Dee DP, Uppala SM, Simmons AJ, </w:t>
      </w:r>
      <w:r w:rsidR="00A52A8B" w:rsidRPr="00A52A8B">
        <w:rPr>
          <w:rFonts w:ascii="Calibri" w:eastAsia="Times New Roman" w:hAnsi="Calibri" w:cs="Times New Roman"/>
          <w:i/>
          <w:iCs/>
          <w:noProof/>
        </w:rPr>
        <w:t>et al.</w:t>
      </w:r>
      <w:r w:rsidR="00A52A8B" w:rsidRPr="00A52A8B">
        <w:rPr>
          <w:rFonts w:ascii="Calibri" w:eastAsia="Times New Roman" w:hAnsi="Calibri" w:cs="Times New Roman"/>
          <w:noProof/>
        </w:rPr>
        <w:t xml:space="preserve"> The ERA-Interim reanalysis: Configuration and performance of the data assimilation system. </w:t>
      </w:r>
      <w:r w:rsidR="00A52A8B" w:rsidRPr="00A52A8B">
        <w:rPr>
          <w:rFonts w:ascii="Calibri" w:eastAsia="Times New Roman" w:hAnsi="Calibri" w:cs="Times New Roman"/>
          <w:i/>
          <w:iCs/>
          <w:noProof/>
        </w:rPr>
        <w:t>Q J R Meteorol Soc</w:t>
      </w:r>
      <w:r w:rsidR="00A52A8B" w:rsidRPr="00A52A8B">
        <w:rPr>
          <w:rFonts w:ascii="Calibri" w:eastAsia="Times New Roman" w:hAnsi="Calibri" w:cs="Times New Roman"/>
          <w:noProof/>
        </w:rPr>
        <w:t xml:space="preserve"> 2011; </w:t>
      </w:r>
      <w:r w:rsidR="00A52A8B" w:rsidRPr="00A52A8B">
        <w:rPr>
          <w:rFonts w:ascii="Calibri" w:eastAsia="Times New Roman" w:hAnsi="Calibri" w:cs="Times New Roman"/>
          <w:b/>
          <w:bCs/>
          <w:noProof/>
        </w:rPr>
        <w:t>137</w:t>
      </w:r>
      <w:r w:rsidR="00A52A8B" w:rsidRPr="00A52A8B">
        <w:rPr>
          <w:rFonts w:ascii="Calibri" w:eastAsia="Times New Roman" w:hAnsi="Calibri" w:cs="Times New Roman"/>
          <w:noProof/>
        </w:rPr>
        <w:t>: 553–97.</w:t>
      </w:r>
    </w:p>
    <w:p w14:paraId="7C63E591" w14:textId="0CFED318" w:rsidR="00481DB9" w:rsidRPr="00CC4236" w:rsidRDefault="00C800BD" w:rsidP="00A52A8B">
      <w:pPr>
        <w:widowControl w:val="0"/>
        <w:autoSpaceDE w:val="0"/>
        <w:autoSpaceDN w:val="0"/>
        <w:adjustRightInd w:val="0"/>
        <w:ind w:left="640" w:hanging="640"/>
      </w:pPr>
      <w:r>
        <w:fldChar w:fldCharType="end"/>
      </w:r>
    </w:p>
    <w:sectPr w:rsidR="00481DB9" w:rsidRPr="00CC4236"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Ezzati, Majid" w:date="2018-04-01T18:03:00Z" w:initials="EM">
    <w:p w14:paraId="2C752FC2" w14:textId="2D0C2C80" w:rsidR="004716CF" w:rsidRDefault="004716CF">
      <w:pPr>
        <w:pStyle w:val="CommentText"/>
      </w:pPr>
      <w:r>
        <w:rPr>
          <w:rStyle w:val="CommentReference"/>
        </w:rPr>
        <w:annotationRef/>
      </w:r>
      <w:r>
        <w:t>Do you need affiliations? Fine if not</w:t>
      </w:r>
    </w:p>
  </w:comment>
  <w:comment w:id="2" w:author="Parks, Robbie M" w:date="2018-04-02T11:33:00Z" w:initials="PRM">
    <w:p w14:paraId="7EE3F165" w14:textId="3B4B2408" w:rsidR="0074111C" w:rsidRDefault="0074111C">
      <w:pPr>
        <w:pStyle w:val="CommentText"/>
      </w:pPr>
      <w:r>
        <w:rPr>
          <w:rStyle w:val="CommentReference"/>
        </w:rPr>
        <w:annotationRef/>
      </w:r>
      <w:r>
        <w:t xml:space="preserve">It’s part of another section to fill in so not required </w:t>
      </w:r>
      <w:r w:rsidR="00A1030A">
        <w:t xml:space="preserve">at all </w:t>
      </w:r>
      <w:r>
        <w:t>here</w:t>
      </w:r>
    </w:p>
  </w:comment>
  <w:comment w:id="3" w:author="Parks, Robbie M" w:date="2018-04-02T12:02:00Z" w:initials="PRM">
    <w:p w14:paraId="1B4E053A" w14:textId="6B69D627" w:rsidR="00E430B7" w:rsidRDefault="00E430B7">
      <w:pPr>
        <w:pStyle w:val="CommentText"/>
      </w:pPr>
      <w:r>
        <w:rPr>
          <w:rStyle w:val="CommentReference"/>
        </w:rPr>
        <w:annotationRef/>
      </w:r>
      <w:r>
        <w:t>We do not mention injury deaths here specifically. Before, I had: ‘</w:t>
      </w:r>
      <w:r w:rsidR="006A0C54">
        <w:t>Limited evidence exists for the relation between anomalous temperature and deaths from injuries.’</w:t>
      </w:r>
    </w:p>
    <w:p w14:paraId="564975DA" w14:textId="77777777" w:rsidR="006A0C54" w:rsidRDefault="006A0C54">
      <w:pPr>
        <w:pStyle w:val="CommentText"/>
      </w:pPr>
    </w:p>
    <w:p w14:paraId="5B3B0462" w14:textId="66BF6FEE" w:rsidR="006A0C54" w:rsidRDefault="006A0C54">
      <w:pPr>
        <w:pStyle w:val="CommentText"/>
      </w:pPr>
      <w:r>
        <w:t>But OK if you think we don’t need.</w:t>
      </w:r>
    </w:p>
  </w:comment>
  <w:comment w:id="4" w:author="Ezzati, Majid" w:date="2018-04-01T18:04:00Z" w:initials="EM">
    <w:p w14:paraId="4713E445" w14:textId="70C61DD3" w:rsidR="004716CF" w:rsidRDefault="004716CF">
      <w:pPr>
        <w:pStyle w:val="CommentText"/>
      </w:pPr>
      <w:r>
        <w:rPr>
          <w:rStyle w:val="CommentReference"/>
        </w:rPr>
        <w:annotationRef/>
      </w:r>
      <w:r>
        <w:t>Alternative: norm (</w:t>
      </w:r>
      <w:r w:rsidR="00C366A8">
        <w:t>vaguer</w:t>
      </w:r>
      <w:r>
        <w:t xml:space="preserve"> but more accessible??)</w:t>
      </w:r>
    </w:p>
  </w:comment>
  <w:comment w:id="5" w:author="Parks, Robbie M" w:date="2018-04-02T11:50:00Z" w:initials="PRM">
    <w:p w14:paraId="3FD26ECF" w14:textId="5DB6C15D" w:rsidR="00AA5766" w:rsidRDefault="00AA5766">
      <w:pPr>
        <w:pStyle w:val="CommentText"/>
      </w:pPr>
      <w:r>
        <w:rPr>
          <w:rStyle w:val="CommentReference"/>
        </w:rPr>
        <w:annotationRef/>
      </w:r>
      <w:r w:rsidR="009C1DB3">
        <w:t>I thought about it and ‘averages’ is the winner for me.</w:t>
      </w:r>
    </w:p>
  </w:comment>
  <w:comment w:id="18" w:author="Parks, Robbie M" w:date="2018-04-02T12:26:00Z" w:initials="PRM">
    <w:p w14:paraId="677B50D9" w14:textId="3191417C" w:rsidR="00283020" w:rsidRDefault="00283020">
      <w:pPr>
        <w:pStyle w:val="CommentText"/>
      </w:pPr>
      <w:r>
        <w:rPr>
          <w:rStyle w:val="CommentReference"/>
        </w:rPr>
        <w:annotationRef/>
      </w:r>
      <w:r>
        <w:t xml:space="preserve">Can I get rid of this reference? If I include the reference text, it will be over the 2000 character </w:t>
      </w:r>
      <w:proofErr w:type="spellStart"/>
      <w:r>
        <w:t>limt</w:t>
      </w:r>
      <w:proofErr w:type="spellEnd"/>
      <w:r>
        <w:t>.</w:t>
      </w:r>
    </w:p>
  </w:comment>
  <w:comment w:id="19" w:author="Parks, Robbie M" w:date="2018-04-02T11:59:00Z" w:initials="PRM">
    <w:p w14:paraId="3CAE7994" w14:textId="621D5BCD" w:rsidR="000C4F2A" w:rsidRDefault="000C4F2A">
      <w:pPr>
        <w:pStyle w:val="CommentText"/>
      </w:pPr>
      <w:r>
        <w:rPr>
          <w:rStyle w:val="CommentReference"/>
        </w:rPr>
        <w:annotationRef/>
      </w:r>
      <w:r>
        <w:t>This section is describing the results of the excess risk, and is not describing how mortality is generally higher or lower in months of the year for different age groups.</w:t>
      </w:r>
    </w:p>
  </w:comment>
  <w:comment w:id="27" w:author="Ezzati, Majid" w:date="2018-04-01T18:23:00Z" w:initials="EM">
    <w:p w14:paraId="589A1462" w14:textId="2E031FF2" w:rsidR="001A310A" w:rsidRDefault="001A310A">
      <w:pPr>
        <w:pStyle w:val="CommentText"/>
      </w:pPr>
      <w:r>
        <w:rPr>
          <w:rStyle w:val="CommentReference"/>
        </w:rPr>
        <w:annotationRef/>
      </w:r>
      <w:r>
        <w:t xml:space="preserve">same. If these are </w:t>
      </w:r>
      <w:proofErr w:type="spellStart"/>
      <w:r w:rsidR="00C366A8">
        <w:t>descriptives</w:t>
      </w:r>
      <w:proofErr w:type="spellEnd"/>
      <w:r>
        <w:t xml:space="preserve"> of when death rates higher, move before temperature associations</w:t>
      </w:r>
    </w:p>
  </w:comment>
  <w:comment w:id="28" w:author="Parks, Robbie M" w:date="2018-04-02T11:47:00Z" w:initials="PRM">
    <w:p w14:paraId="3F2108C9" w14:textId="481C7BAD" w:rsidR="008A2593" w:rsidRDefault="008A2593">
      <w:pPr>
        <w:pStyle w:val="CommentText"/>
      </w:pPr>
      <w:r>
        <w:rPr>
          <w:rStyle w:val="CommentReference"/>
        </w:rPr>
        <w:annotationRef/>
      </w:r>
      <w:r>
        <w:t>They are not. They are describing risk.</w:t>
      </w:r>
      <w:r w:rsidR="002E11D2">
        <w:t xml:space="preserve"> I have tried to make clearer, putting the 15-24 description at the end for males.</w:t>
      </w:r>
    </w:p>
  </w:comment>
  <w:comment w:id="39" w:author="Ezzati, Majid" w:date="2018-04-01T18:25:00Z" w:initials="EM">
    <w:p w14:paraId="066D36E3" w14:textId="31E604C5" w:rsidR="001A310A" w:rsidRDefault="001A310A">
      <w:pPr>
        <w:pStyle w:val="CommentText"/>
      </w:pPr>
      <w:r>
        <w:rPr>
          <w:rStyle w:val="CommentReference"/>
        </w:rPr>
        <w:annotationRef/>
      </w:r>
      <w:r>
        <w:t xml:space="preserve">we need to think of a </w:t>
      </w:r>
      <w:proofErr w:type="gramStart"/>
      <w:r>
        <w:t>more clear</w:t>
      </w:r>
      <w:proofErr w:type="gramEnd"/>
      <w:r>
        <w:t xml:space="preserve"> term (anomalously-warm month???)</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C752FC2" w15:done="0"/>
  <w15:commentEx w15:paraId="7EE3F165" w15:paraIdParent="2C752FC2" w15:done="0"/>
  <w15:commentEx w15:paraId="5B3B0462" w15:done="0"/>
  <w15:commentEx w15:paraId="4713E445" w15:done="0"/>
  <w15:commentEx w15:paraId="3FD26ECF" w15:paraIdParent="4713E445" w15:done="0"/>
  <w15:commentEx w15:paraId="677B50D9" w15:done="0"/>
  <w15:commentEx w15:paraId="3CAE7994" w15:done="0"/>
  <w15:commentEx w15:paraId="589A1462" w15:done="0"/>
  <w15:commentEx w15:paraId="3F2108C9" w15:paraIdParent="589A1462" w15:done="0"/>
  <w15:commentEx w15:paraId="066D36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E96"/>
    <w:rsid w:val="000001B4"/>
    <w:rsid w:val="00000360"/>
    <w:rsid w:val="0000458D"/>
    <w:rsid w:val="0000461D"/>
    <w:rsid w:val="0000797E"/>
    <w:rsid w:val="00012322"/>
    <w:rsid w:val="000226F5"/>
    <w:rsid w:val="0003580B"/>
    <w:rsid w:val="0003657E"/>
    <w:rsid w:val="00036FFA"/>
    <w:rsid w:val="000450BD"/>
    <w:rsid w:val="0004691D"/>
    <w:rsid w:val="00052E44"/>
    <w:rsid w:val="000544A3"/>
    <w:rsid w:val="000572D5"/>
    <w:rsid w:val="0006125D"/>
    <w:rsid w:val="000637D4"/>
    <w:rsid w:val="0006422D"/>
    <w:rsid w:val="000646AA"/>
    <w:rsid w:val="00065EAB"/>
    <w:rsid w:val="00066C53"/>
    <w:rsid w:val="00074902"/>
    <w:rsid w:val="0008315C"/>
    <w:rsid w:val="000870BD"/>
    <w:rsid w:val="00091D48"/>
    <w:rsid w:val="00094337"/>
    <w:rsid w:val="000A33B7"/>
    <w:rsid w:val="000A67D2"/>
    <w:rsid w:val="000B0D4A"/>
    <w:rsid w:val="000B6495"/>
    <w:rsid w:val="000B68BB"/>
    <w:rsid w:val="000B7625"/>
    <w:rsid w:val="000C4F2A"/>
    <w:rsid w:val="000C57FE"/>
    <w:rsid w:val="000C7277"/>
    <w:rsid w:val="000D079C"/>
    <w:rsid w:val="000D0879"/>
    <w:rsid w:val="000D3BBB"/>
    <w:rsid w:val="000D7395"/>
    <w:rsid w:val="000F2D60"/>
    <w:rsid w:val="0010147F"/>
    <w:rsid w:val="00101805"/>
    <w:rsid w:val="00131F93"/>
    <w:rsid w:val="00132C6C"/>
    <w:rsid w:val="00134CAD"/>
    <w:rsid w:val="0015239B"/>
    <w:rsid w:val="00156FC7"/>
    <w:rsid w:val="00161E98"/>
    <w:rsid w:val="001638C6"/>
    <w:rsid w:val="00166F8C"/>
    <w:rsid w:val="001672B6"/>
    <w:rsid w:val="00167BD7"/>
    <w:rsid w:val="00176762"/>
    <w:rsid w:val="001767A0"/>
    <w:rsid w:val="00176AB2"/>
    <w:rsid w:val="00183ED4"/>
    <w:rsid w:val="001928EC"/>
    <w:rsid w:val="00195FD2"/>
    <w:rsid w:val="001A1F00"/>
    <w:rsid w:val="001A310A"/>
    <w:rsid w:val="001A39E7"/>
    <w:rsid w:val="001B08CE"/>
    <w:rsid w:val="001B0EFF"/>
    <w:rsid w:val="001B23D1"/>
    <w:rsid w:val="001B317B"/>
    <w:rsid w:val="001B3A23"/>
    <w:rsid w:val="001B6003"/>
    <w:rsid w:val="001C613C"/>
    <w:rsid w:val="001D0185"/>
    <w:rsid w:val="001D5F5B"/>
    <w:rsid w:val="001E163F"/>
    <w:rsid w:val="001E2131"/>
    <w:rsid w:val="001E4959"/>
    <w:rsid w:val="001E787C"/>
    <w:rsid w:val="001E7E6D"/>
    <w:rsid w:val="001F0FFF"/>
    <w:rsid w:val="001F3A0C"/>
    <w:rsid w:val="001F7D80"/>
    <w:rsid w:val="002033D2"/>
    <w:rsid w:val="00206547"/>
    <w:rsid w:val="0021029A"/>
    <w:rsid w:val="00211495"/>
    <w:rsid w:val="0021728C"/>
    <w:rsid w:val="002176A5"/>
    <w:rsid w:val="00220346"/>
    <w:rsid w:val="00220897"/>
    <w:rsid w:val="00220C4B"/>
    <w:rsid w:val="00221B31"/>
    <w:rsid w:val="002231AC"/>
    <w:rsid w:val="00230AFC"/>
    <w:rsid w:val="002310C7"/>
    <w:rsid w:val="002314B0"/>
    <w:rsid w:val="002500AE"/>
    <w:rsid w:val="00250F73"/>
    <w:rsid w:val="0026033D"/>
    <w:rsid w:val="00260B02"/>
    <w:rsid w:val="0026199B"/>
    <w:rsid w:val="00262880"/>
    <w:rsid w:val="00270E07"/>
    <w:rsid w:val="002758C1"/>
    <w:rsid w:val="00276AEC"/>
    <w:rsid w:val="00283020"/>
    <w:rsid w:val="00283803"/>
    <w:rsid w:val="00284ED7"/>
    <w:rsid w:val="00294CC5"/>
    <w:rsid w:val="00296A5E"/>
    <w:rsid w:val="00296B0C"/>
    <w:rsid w:val="00296CA9"/>
    <w:rsid w:val="002A1A59"/>
    <w:rsid w:val="002B0DE5"/>
    <w:rsid w:val="002B1609"/>
    <w:rsid w:val="002B4E9F"/>
    <w:rsid w:val="002C3367"/>
    <w:rsid w:val="002C40EC"/>
    <w:rsid w:val="002C47B0"/>
    <w:rsid w:val="002C725D"/>
    <w:rsid w:val="002D17C1"/>
    <w:rsid w:val="002E05E6"/>
    <w:rsid w:val="002E11D2"/>
    <w:rsid w:val="002E3194"/>
    <w:rsid w:val="002F4DC5"/>
    <w:rsid w:val="00303C84"/>
    <w:rsid w:val="00306685"/>
    <w:rsid w:val="0030704C"/>
    <w:rsid w:val="00315E15"/>
    <w:rsid w:val="00320389"/>
    <w:rsid w:val="003269B3"/>
    <w:rsid w:val="0033528B"/>
    <w:rsid w:val="00341F1A"/>
    <w:rsid w:val="00344285"/>
    <w:rsid w:val="00347B85"/>
    <w:rsid w:val="00356AFE"/>
    <w:rsid w:val="00361DD6"/>
    <w:rsid w:val="003673C8"/>
    <w:rsid w:val="00367F0A"/>
    <w:rsid w:val="00376B34"/>
    <w:rsid w:val="00376B40"/>
    <w:rsid w:val="00380D57"/>
    <w:rsid w:val="00391487"/>
    <w:rsid w:val="0039751B"/>
    <w:rsid w:val="003A3770"/>
    <w:rsid w:val="003A3A3F"/>
    <w:rsid w:val="003A79CC"/>
    <w:rsid w:val="003C153C"/>
    <w:rsid w:val="003C711D"/>
    <w:rsid w:val="003D51DC"/>
    <w:rsid w:val="003E6434"/>
    <w:rsid w:val="003F22B3"/>
    <w:rsid w:val="003F38D1"/>
    <w:rsid w:val="003F4C4D"/>
    <w:rsid w:val="004018CB"/>
    <w:rsid w:val="004022B7"/>
    <w:rsid w:val="00402D6F"/>
    <w:rsid w:val="00404C04"/>
    <w:rsid w:val="004060EF"/>
    <w:rsid w:val="004147FE"/>
    <w:rsid w:val="004224C5"/>
    <w:rsid w:val="004268F9"/>
    <w:rsid w:val="00427BCE"/>
    <w:rsid w:val="004301E5"/>
    <w:rsid w:val="0043246A"/>
    <w:rsid w:val="0043325C"/>
    <w:rsid w:val="00433EDB"/>
    <w:rsid w:val="00437C5B"/>
    <w:rsid w:val="00437E72"/>
    <w:rsid w:val="00445E5A"/>
    <w:rsid w:val="00450B41"/>
    <w:rsid w:val="00451619"/>
    <w:rsid w:val="004548EB"/>
    <w:rsid w:val="004562C9"/>
    <w:rsid w:val="00461EC0"/>
    <w:rsid w:val="004627DB"/>
    <w:rsid w:val="00466460"/>
    <w:rsid w:val="004716CF"/>
    <w:rsid w:val="004755A1"/>
    <w:rsid w:val="00481DB9"/>
    <w:rsid w:val="00484D66"/>
    <w:rsid w:val="00485E25"/>
    <w:rsid w:val="0049188F"/>
    <w:rsid w:val="004921FC"/>
    <w:rsid w:val="0049587D"/>
    <w:rsid w:val="00497BA7"/>
    <w:rsid w:val="004A0027"/>
    <w:rsid w:val="004A07DB"/>
    <w:rsid w:val="004A12B1"/>
    <w:rsid w:val="004A4D26"/>
    <w:rsid w:val="004A5369"/>
    <w:rsid w:val="004B4697"/>
    <w:rsid w:val="004B46B5"/>
    <w:rsid w:val="004B660A"/>
    <w:rsid w:val="004C140E"/>
    <w:rsid w:val="004C3449"/>
    <w:rsid w:val="004C38AA"/>
    <w:rsid w:val="004C3E42"/>
    <w:rsid w:val="004C6B4B"/>
    <w:rsid w:val="004D4120"/>
    <w:rsid w:val="004D77E6"/>
    <w:rsid w:val="004E36B5"/>
    <w:rsid w:val="004E3F16"/>
    <w:rsid w:val="004E6AE1"/>
    <w:rsid w:val="004E7B07"/>
    <w:rsid w:val="004F1615"/>
    <w:rsid w:val="004F3061"/>
    <w:rsid w:val="004F3532"/>
    <w:rsid w:val="004F404D"/>
    <w:rsid w:val="004F60F9"/>
    <w:rsid w:val="004F7FD8"/>
    <w:rsid w:val="005028B3"/>
    <w:rsid w:val="005041A9"/>
    <w:rsid w:val="00506AF4"/>
    <w:rsid w:val="005130C5"/>
    <w:rsid w:val="00520447"/>
    <w:rsid w:val="00522F03"/>
    <w:rsid w:val="00541AB5"/>
    <w:rsid w:val="00550868"/>
    <w:rsid w:val="005546F4"/>
    <w:rsid w:val="0055527C"/>
    <w:rsid w:val="00555438"/>
    <w:rsid w:val="00555665"/>
    <w:rsid w:val="005556EB"/>
    <w:rsid w:val="00561F2E"/>
    <w:rsid w:val="00565475"/>
    <w:rsid w:val="00565B41"/>
    <w:rsid w:val="00566C7B"/>
    <w:rsid w:val="005734AC"/>
    <w:rsid w:val="005746FC"/>
    <w:rsid w:val="00574E30"/>
    <w:rsid w:val="005841AF"/>
    <w:rsid w:val="00584F78"/>
    <w:rsid w:val="00585742"/>
    <w:rsid w:val="00586777"/>
    <w:rsid w:val="0059173E"/>
    <w:rsid w:val="0059276B"/>
    <w:rsid w:val="0059357D"/>
    <w:rsid w:val="00594F9B"/>
    <w:rsid w:val="005A0528"/>
    <w:rsid w:val="005A09B0"/>
    <w:rsid w:val="005A102E"/>
    <w:rsid w:val="005A5132"/>
    <w:rsid w:val="005B06F4"/>
    <w:rsid w:val="005B0896"/>
    <w:rsid w:val="005B1ED4"/>
    <w:rsid w:val="005B29D2"/>
    <w:rsid w:val="005B5156"/>
    <w:rsid w:val="005C0D34"/>
    <w:rsid w:val="005C68D8"/>
    <w:rsid w:val="005D61B1"/>
    <w:rsid w:val="005E0961"/>
    <w:rsid w:val="005E0A88"/>
    <w:rsid w:val="005E1593"/>
    <w:rsid w:val="005E1EC7"/>
    <w:rsid w:val="005E2871"/>
    <w:rsid w:val="005E2D02"/>
    <w:rsid w:val="005E57C1"/>
    <w:rsid w:val="005F34A4"/>
    <w:rsid w:val="005F3963"/>
    <w:rsid w:val="005F4FE1"/>
    <w:rsid w:val="005F5217"/>
    <w:rsid w:val="005F605D"/>
    <w:rsid w:val="005F7D39"/>
    <w:rsid w:val="0061042C"/>
    <w:rsid w:val="00611372"/>
    <w:rsid w:val="006124E6"/>
    <w:rsid w:val="006238D4"/>
    <w:rsid w:val="006245B7"/>
    <w:rsid w:val="00626D2D"/>
    <w:rsid w:val="00630573"/>
    <w:rsid w:val="00634114"/>
    <w:rsid w:val="00641AF0"/>
    <w:rsid w:val="00644D04"/>
    <w:rsid w:val="006518AE"/>
    <w:rsid w:val="00654679"/>
    <w:rsid w:val="006554B0"/>
    <w:rsid w:val="00656E0F"/>
    <w:rsid w:val="006633AD"/>
    <w:rsid w:val="00674A60"/>
    <w:rsid w:val="00677304"/>
    <w:rsid w:val="006924BC"/>
    <w:rsid w:val="0069323B"/>
    <w:rsid w:val="006934E5"/>
    <w:rsid w:val="00694003"/>
    <w:rsid w:val="006A0C54"/>
    <w:rsid w:val="006A1AB9"/>
    <w:rsid w:val="006A5B04"/>
    <w:rsid w:val="006A6B7D"/>
    <w:rsid w:val="006B1E5C"/>
    <w:rsid w:val="006B6690"/>
    <w:rsid w:val="006C0D41"/>
    <w:rsid w:val="006C1F7D"/>
    <w:rsid w:val="006C3D94"/>
    <w:rsid w:val="006C50E6"/>
    <w:rsid w:val="006C6425"/>
    <w:rsid w:val="006C685C"/>
    <w:rsid w:val="006D1BCD"/>
    <w:rsid w:val="006D28E8"/>
    <w:rsid w:val="006D7DB1"/>
    <w:rsid w:val="006E56D4"/>
    <w:rsid w:val="006F2470"/>
    <w:rsid w:val="006F382C"/>
    <w:rsid w:val="007126D2"/>
    <w:rsid w:val="00712D92"/>
    <w:rsid w:val="00712E39"/>
    <w:rsid w:val="00715BB3"/>
    <w:rsid w:val="00715E8B"/>
    <w:rsid w:val="00717152"/>
    <w:rsid w:val="00717E62"/>
    <w:rsid w:val="00720EC4"/>
    <w:rsid w:val="007259F2"/>
    <w:rsid w:val="00730C9D"/>
    <w:rsid w:val="00732B83"/>
    <w:rsid w:val="007335F0"/>
    <w:rsid w:val="00734060"/>
    <w:rsid w:val="00736AD5"/>
    <w:rsid w:val="00737476"/>
    <w:rsid w:val="00740DA8"/>
    <w:rsid w:val="0074111C"/>
    <w:rsid w:val="00743173"/>
    <w:rsid w:val="0074754B"/>
    <w:rsid w:val="007566B3"/>
    <w:rsid w:val="00756799"/>
    <w:rsid w:val="007567FF"/>
    <w:rsid w:val="00762106"/>
    <w:rsid w:val="00762F77"/>
    <w:rsid w:val="007657EB"/>
    <w:rsid w:val="00786B50"/>
    <w:rsid w:val="00793F1F"/>
    <w:rsid w:val="00795E96"/>
    <w:rsid w:val="007A11B2"/>
    <w:rsid w:val="007A26B5"/>
    <w:rsid w:val="007A50AF"/>
    <w:rsid w:val="007B3072"/>
    <w:rsid w:val="007B332A"/>
    <w:rsid w:val="007B4377"/>
    <w:rsid w:val="007B4B89"/>
    <w:rsid w:val="007B545A"/>
    <w:rsid w:val="007B7887"/>
    <w:rsid w:val="007C194D"/>
    <w:rsid w:val="007C336A"/>
    <w:rsid w:val="007D6952"/>
    <w:rsid w:val="007D72E5"/>
    <w:rsid w:val="007E13E7"/>
    <w:rsid w:val="007E55EC"/>
    <w:rsid w:val="007E7DB0"/>
    <w:rsid w:val="007F2E1E"/>
    <w:rsid w:val="007F5F15"/>
    <w:rsid w:val="00800663"/>
    <w:rsid w:val="008069E6"/>
    <w:rsid w:val="00811049"/>
    <w:rsid w:val="0081132E"/>
    <w:rsid w:val="00815E4D"/>
    <w:rsid w:val="00821B90"/>
    <w:rsid w:val="008227EC"/>
    <w:rsid w:val="008274A3"/>
    <w:rsid w:val="00845B42"/>
    <w:rsid w:val="008533FD"/>
    <w:rsid w:val="00865497"/>
    <w:rsid w:val="0087409B"/>
    <w:rsid w:val="00877F76"/>
    <w:rsid w:val="00894191"/>
    <w:rsid w:val="0089552E"/>
    <w:rsid w:val="008A2593"/>
    <w:rsid w:val="008A2DC3"/>
    <w:rsid w:val="008A6465"/>
    <w:rsid w:val="008B512D"/>
    <w:rsid w:val="008B7DDD"/>
    <w:rsid w:val="008C1AA9"/>
    <w:rsid w:val="008C4931"/>
    <w:rsid w:val="008C4B74"/>
    <w:rsid w:val="008D151B"/>
    <w:rsid w:val="008D3715"/>
    <w:rsid w:val="008D549E"/>
    <w:rsid w:val="008D7DA6"/>
    <w:rsid w:val="008E6C2E"/>
    <w:rsid w:val="008F16FF"/>
    <w:rsid w:val="008F4E12"/>
    <w:rsid w:val="00901374"/>
    <w:rsid w:val="00902EA6"/>
    <w:rsid w:val="00903C02"/>
    <w:rsid w:val="009064A2"/>
    <w:rsid w:val="00911EE8"/>
    <w:rsid w:val="009147E4"/>
    <w:rsid w:val="00915D8E"/>
    <w:rsid w:val="009202A9"/>
    <w:rsid w:val="00924F4B"/>
    <w:rsid w:val="0093013F"/>
    <w:rsid w:val="00932BD5"/>
    <w:rsid w:val="009337AC"/>
    <w:rsid w:val="00934902"/>
    <w:rsid w:val="00937AF1"/>
    <w:rsid w:val="009451FC"/>
    <w:rsid w:val="009458E4"/>
    <w:rsid w:val="00963B38"/>
    <w:rsid w:val="00971E26"/>
    <w:rsid w:val="00972FCA"/>
    <w:rsid w:val="00973231"/>
    <w:rsid w:val="00974800"/>
    <w:rsid w:val="00976546"/>
    <w:rsid w:val="00977852"/>
    <w:rsid w:val="00984240"/>
    <w:rsid w:val="0098603C"/>
    <w:rsid w:val="00986803"/>
    <w:rsid w:val="00990641"/>
    <w:rsid w:val="00990E4D"/>
    <w:rsid w:val="009925C1"/>
    <w:rsid w:val="009A2083"/>
    <w:rsid w:val="009A475F"/>
    <w:rsid w:val="009A4D56"/>
    <w:rsid w:val="009A7D91"/>
    <w:rsid w:val="009B2120"/>
    <w:rsid w:val="009B275D"/>
    <w:rsid w:val="009B63AD"/>
    <w:rsid w:val="009B6AE3"/>
    <w:rsid w:val="009C0FBD"/>
    <w:rsid w:val="009C147D"/>
    <w:rsid w:val="009C1DB3"/>
    <w:rsid w:val="009C4135"/>
    <w:rsid w:val="009C5745"/>
    <w:rsid w:val="009D5647"/>
    <w:rsid w:val="009E1A00"/>
    <w:rsid w:val="009E2065"/>
    <w:rsid w:val="009E25B4"/>
    <w:rsid w:val="009E450A"/>
    <w:rsid w:val="00A069F4"/>
    <w:rsid w:val="00A07B98"/>
    <w:rsid w:val="00A1030A"/>
    <w:rsid w:val="00A10491"/>
    <w:rsid w:val="00A20375"/>
    <w:rsid w:val="00A25BFD"/>
    <w:rsid w:val="00A25FD8"/>
    <w:rsid w:val="00A34C0B"/>
    <w:rsid w:val="00A359A3"/>
    <w:rsid w:val="00A35E7C"/>
    <w:rsid w:val="00A4013D"/>
    <w:rsid w:val="00A414CE"/>
    <w:rsid w:val="00A42F73"/>
    <w:rsid w:val="00A50F9C"/>
    <w:rsid w:val="00A52A8B"/>
    <w:rsid w:val="00A55A47"/>
    <w:rsid w:val="00A718C6"/>
    <w:rsid w:val="00A758B6"/>
    <w:rsid w:val="00A76407"/>
    <w:rsid w:val="00A80949"/>
    <w:rsid w:val="00A91C56"/>
    <w:rsid w:val="00A949C3"/>
    <w:rsid w:val="00AA0057"/>
    <w:rsid w:val="00AA0869"/>
    <w:rsid w:val="00AA1780"/>
    <w:rsid w:val="00AA22E9"/>
    <w:rsid w:val="00AA2E83"/>
    <w:rsid w:val="00AA4218"/>
    <w:rsid w:val="00AA5766"/>
    <w:rsid w:val="00AB4DD3"/>
    <w:rsid w:val="00AB607F"/>
    <w:rsid w:val="00AC6A7C"/>
    <w:rsid w:val="00AD2DD2"/>
    <w:rsid w:val="00AD560A"/>
    <w:rsid w:val="00AE2294"/>
    <w:rsid w:val="00AF409C"/>
    <w:rsid w:val="00AF59A5"/>
    <w:rsid w:val="00AF69F6"/>
    <w:rsid w:val="00AF7595"/>
    <w:rsid w:val="00B00C64"/>
    <w:rsid w:val="00B05A0E"/>
    <w:rsid w:val="00B14D83"/>
    <w:rsid w:val="00B1568F"/>
    <w:rsid w:val="00B21AC4"/>
    <w:rsid w:val="00B21D1D"/>
    <w:rsid w:val="00B22349"/>
    <w:rsid w:val="00B24A48"/>
    <w:rsid w:val="00B2576F"/>
    <w:rsid w:val="00B25B8D"/>
    <w:rsid w:val="00B26927"/>
    <w:rsid w:val="00B277B5"/>
    <w:rsid w:val="00B33909"/>
    <w:rsid w:val="00B46B8B"/>
    <w:rsid w:val="00B46F3D"/>
    <w:rsid w:val="00B526C6"/>
    <w:rsid w:val="00B65BA0"/>
    <w:rsid w:val="00B70782"/>
    <w:rsid w:val="00B771AF"/>
    <w:rsid w:val="00B86D68"/>
    <w:rsid w:val="00B90CA4"/>
    <w:rsid w:val="00B91584"/>
    <w:rsid w:val="00BA7F2A"/>
    <w:rsid w:val="00BB1084"/>
    <w:rsid w:val="00BC380D"/>
    <w:rsid w:val="00BC3CB5"/>
    <w:rsid w:val="00BC6D11"/>
    <w:rsid w:val="00BD0801"/>
    <w:rsid w:val="00BD2282"/>
    <w:rsid w:val="00BD2B2B"/>
    <w:rsid w:val="00BE5840"/>
    <w:rsid w:val="00BE7C5B"/>
    <w:rsid w:val="00BF0CDB"/>
    <w:rsid w:val="00BF3948"/>
    <w:rsid w:val="00BF73E9"/>
    <w:rsid w:val="00C006E0"/>
    <w:rsid w:val="00C02149"/>
    <w:rsid w:val="00C02EBA"/>
    <w:rsid w:val="00C115B6"/>
    <w:rsid w:val="00C22CBE"/>
    <w:rsid w:val="00C2352F"/>
    <w:rsid w:val="00C25541"/>
    <w:rsid w:val="00C2610B"/>
    <w:rsid w:val="00C2794C"/>
    <w:rsid w:val="00C3128B"/>
    <w:rsid w:val="00C366A8"/>
    <w:rsid w:val="00C370AA"/>
    <w:rsid w:val="00C4447B"/>
    <w:rsid w:val="00C465F1"/>
    <w:rsid w:val="00C56967"/>
    <w:rsid w:val="00C61D7F"/>
    <w:rsid w:val="00C648F7"/>
    <w:rsid w:val="00C71E96"/>
    <w:rsid w:val="00C75FE7"/>
    <w:rsid w:val="00C777FD"/>
    <w:rsid w:val="00C77FA7"/>
    <w:rsid w:val="00C800BD"/>
    <w:rsid w:val="00C953C4"/>
    <w:rsid w:val="00C95BF9"/>
    <w:rsid w:val="00C966E9"/>
    <w:rsid w:val="00CA18D9"/>
    <w:rsid w:val="00CB06C7"/>
    <w:rsid w:val="00CB369E"/>
    <w:rsid w:val="00CB62F6"/>
    <w:rsid w:val="00CC4236"/>
    <w:rsid w:val="00CD1044"/>
    <w:rsid w:val="00CD73D9"/>
    <w:rsid w:val="00CE1169"/>
    <w:rsid w:val="00CE1DCB"/>
    <w:rsid w:val="00CE246B"/>
    <w:rsid w:val="00CE3E2E"/>
    <w:rsid w:val="00CF1497"/>
    <w:rsid w:val="00CF318B"/>
    <w:rsid w:val="00CF4388"/>
    <w:rsid w:val="00CF4741"/>
    <w:rsid w:val="00CF57E3"/>
    <w:rsid w:val="00D00531"/>
    <w:rsid w:val="00D02580"/>
    <w:rsid w:val="00D02CC6"/>
    <w:rsid w:val="00D117B9"/>
    <w:rsid w:val="00D1376B"/>
    <w:rsid w:val="00D17D3C"/>
    <w:rsid w:val="00D20DC2"/>
    <w:rsid w:val="00D24809"/>
    <w:rsid w:val="00D24DC4"/>
    <w:rsid w:val="00D27415"/>
    <w:rsid w:val="00D32F68"/>
    <w:rsid w:val="00D3479E"/>
    <w:rsid w:val="00D349E0"/>
    <w:rsid w:val="00D435B3"/>
    <w:rsid w:val="00D454B6"/>
    <w:rsid w:val="00D46154"/>
    <w:rsid w:val="00D4770F"/>
    <w:rsid w:val="00D5045D"/>
    <w:rsid w:val="00D51731"/>
    <w:rsid w:val="00D51B61"/>
    <w:rsid w:val="00D52C94"/>
    <w:rsid w:val="00D53547"/>
    <w:rsid w:val="00D56CDF"/>
    <w:rsid w:val="00D56E1E"/>
    <w:rsid w:val="00D61278"/>
    <w:rsid w:val="00D6254A"/>
    <w:rsid w:val="00D64CF4"/>
    <w:rsid w:val="00D64E00"/>
    <w:rsid w:val="00D66D8B"/>
    <w:rsid w:val="00D71165"/>
    <w:rsid w:val="00D72945"/>
    <w:rsid w:val="00D7364D"/>
    <w:rsid w:val="00D75325"/>
    <w:rsid w:val="00D82907"/>
    <w:rsid w:val="00D83654"/>
    <w:rsid w:val="00D85A16"/>
    <w:rsid w:val="00D86EE3"/>
    <w:rsid w:val="00D87119"/>
    <w:rsid w:val="00D91503"/>
    <w:rsid w:val="00D92672"/>
    <w:rsid w:val="00D92A88"/>
    <w:rsid w:val="00DA0FD4"/>
    <w:rsid w:val="00DB5B35"/>
    <w:rsid w:val="00DC1680"/>
    <w:rsid w:val="00DC6355"/>
    <w:rsid w:val="00DC6422"/>
    <w:rsid w:val="00DD6AC5"/>
    <w:rsid w:val="00DE3257"/>
    <w:rsid w:val="00E029A5"/>
    <w:rsid w:val="00E04AA7"/>
    <w:rsid w:val="00E07AB6"/>
    <w:rsid w:val="00E14577"/>
    <w:rsid w:val="00E17D05"/>
    <w:rsid w:val="00E21A10"/>
    <w:rsid w:val="00E24FEE"/>
    <w:rsid w:val="00E32857"/>
    <w:rsid w:val="00E35673"/>
    <w:rsid w:val="00E35849"/>
    <w:rsid w:val="00E42672"/>
    <w:rsid w:val="00E42E99"/>
    <w:rsid w:val="00E430B7"/>
    <w:rsid w:val="00E44B30"/>
    <w:rsid w:val="00E474ED"/>
    <w:rsid w:val="00E63B39"/>
    <w:rsid w:val="00E6722F"/>
    <w:rsid w:val="00E7695E"/>
    <w:rsid w:val="00E77FD4"/>
    <w:rsid w:val="00E827DA"/>
    <w:rsid w:val="00E831F3"/>
    <w:rsid w:val="00E83C39"/>
    <w:rsid w:val="00E85B65"/>
    <w:rsid w:val="00E96385"/>
    <w:rsid w:val="00EA1C65"/>
    <w:rsid w:val="00EA5764"/>
    <w:rsid w:val="00EB3342"/>
    <w:rsid w:val="00EB7434"/>
    <w:rsid w:val="00EC590C"/>
    <w:rsid w:val="00ED1AFA"/>
    <w:rsid w:val="00ED1C12"/>
    <w:rsid w:val="00ED3EB5"/>
    <w:rsid w:val="00ED422D"/>
    <w:rsid w:val="00EE34B8"/>
    <w:rsid w:val="00EE36E9"/>
    <w:rsid w:val="00EE56F2"/>
    <w:rsid w:val="00EE71F3"/>
    <w:rsid w:val="00EF0DEC"/>
    <w:rsid w:val="00F01B41"/>
    <w:rsid w:val="00F04E4E"/>
    <w:rsid w:val="00F074B7"/>
    <w:rsid w:val="00F147B2"/>
    <w:rsid w:val="00F16BE0"/>
    <w:rsid w:val="00F20796"/>
    <w:rsid w:val="00F22901"/>
    <w:rsid w:val="00F25DD1"/>
    <w:rsid w:val="00F37716"/>
    <w:rsid w:val="00F40035"/>
    <w:rsid w:val="00F42A1F"/>
    <w:rsid w:val="00F43484"/>
    <w:rsid w:val="00F46021"/>
    <w:rsid w:val="00F536C2"/>
    <w:rsid w:val="00F60899"/>
    <w:rsid w:val="00F636D9"/>
    <w:rsid w:val="00F6764B"/>
    <w:rsid w:val="00F678F6"/>
    <w:rsid w:val="00F73CE1"/>
    <w:rsid w:val="00F75AD0"/>
    <w:rsid w:val="00F856D8"/>
    <w:rsid w:val="00F87080"/>
    <w:rsid w:val="00F94C7C"/>
    <w:rsid w:val="00FA1CB5"/>
    <w:rsid w:val="00FA2E62"/>
    <w:rsid w:val="00FA45E5"/>
    <w:rsid w:val="00FA5FA5"/>
    <w:rsid w:val="00FB08AD"/>
    <w:rsid w:val="00FB09C1"/>
    <w:rsid w:val="00FB0C04"/>
    <w:rsid w:val="00FB1037"/>
    <w:rsid w:val="00FB162A"/>
    <w:rsid w:val="00FB25F6"/>
    <w:rsid w:val="00FB3A54"/>
    <w:rsid w:val="00FB6151"/>
    <w:rsid w:val="00FB6443"/>
    <w:rsid w:val="00FC0A20"/>
    <w:rsid w:val="00FC0D6A"/>
    <w:rsid w:val="00FC2856"/>
    <w:rsid w:val="00FD09AB"/>
    <w:rsid w:val="00FD0FE3"/>
    <w:rsid w:val="00FD15ED"/>
    <w:rsid w:val="00FD5C11"/>
    <w:rsid w:val="00FE0A6F"/>
    <w:rsid w:val="00FE5FE6"/>
    <w:rsid w:val="00FF35B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B7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20389"/>
    <w:rPr>
      <w:sz w:val="16"/>
      <w:szCs w:val="16"/>
    </w:rPr>
  </w:style>
  <w:style w:type="paragraph" w:styleId="CommentText">
    <w:name w:val="annotation text"/>
    <w:basedOn w:val="Normal"/>
    <w:link w:val="CommentTextChar"/>
    <w:uiPriority w:val="99"/>
    <w:semiHidden/>
    <w:unhideWhenUsed/>
    <w:rsid w:val="00320389"/>
    <w:rPr>
      <w:sz w:val="20"/>
      <w:szCs w:val="20"/>
    </w:rPr>
  </w:style>
  <w:style w:type="character" w:customStyle="1" w:styleId="CommentTextChar">
    <w:name w:val="Comment Text Char"/>
    <w:basedOn w:val="DefaultParagraphFont"/>
    <w:link w:val="CommentText"/>
    <w:uiPriority w:val="99"/>
    <w:semiHidden/>
    <w:rsid w:val="00320389"/>
    <w:rPr>
      <w:sz w:val="20"/>
      <w:szCs w:val="20"/>
      <w:lang w:val="en-GB"/>
    </w:rPr>
  </w:style>
  <w:style w:type="paragraph" w:styleId="CommentSubject">
    <w:name w:val="annotation subject"/>
    <w:basedOn w:val="CommentText"/>
    <w:next w:val="CommentText"/>
    <w:link w:val="CommentSubjectChar"/>
    <w:uiPriority w:val="99"/>
    <w:semiHidden/>
    <w:unhideWhenUsed/>
    <w:rsid w:val="00320389"/>
    <w:rPr>
      <w:b/>
      <w:bCs/>
    </w:rPr>
  </w:style>
  <w:style w:type="character" w:customStyle="1" w:styleId="CommentSubjectChar">
    <w:name w:val="Comment Subject Char"/>
    <w:basedOn w:val="CommentTextChar"/>
    <w:link w:val="CommentSubject"/>
    <w:uiPriority w:val="99"/>
    <w:semiHidden/>
    <w:rsid w:val="00320389"/>
    <w:rPr>
      <w:b/>
      <w:bCs/>
      <w:sz w:val="20"/>
      <w:szCs w:val="20"/>
      <w:lang w:val="en-GB"/>
    </w:rPr>
  </w:style>
  <w:style w:type="paragraph" w:styleId="BalloonText">
    <w:name w:val="Balloon Text"/>
    <w:basedOn w:val="Normal"/>
    <w:link w:val="BalloonTextChar"/>
    <w:uiPriority w:val="99"/>
    <w:semiHidden/>
    <w:unhideWhenUsed/>
    <w:rsid w:val="00320389"/>
    <w:rPr>
      <w:rFonts w:ascii="Tahoma" w:hAnsi="Tahoma" w:cs="Tahoma"/>
      <w:sz w:val="16"/>
      <w:szCs w:val="16"/>
    </w:rPr>
  </w:style>
  <w:style w:type="character" w:customStyle="1" w:styleId="BalloonTextChar">
    <w:name w:val="Balloon Text Char"/>
    <w:basedOn w:val="DefaultParagraphFont"/>
    <w:link w:val="BalloonText"/>
    <w:uiPriority w:val="99"/>
    <w:semiHidden/>
    <w:rsid w:val="00320389"/>
    <w:rPr>
      <w:rFonts w:ascii="Tahoma" w:hAnsi="Tahoma" w:cs="Tahoma"/>
      <w:sz w:val="16"/>
      <w:szCs w:val="16"/>
      <w:lang w:val="en-GB"/>
    </w:rPr>
  </w:style>
  <w:style w:type="paragraph" w:styleId="DocumentMap">
    <w:name w:val="Document Map"/>
    <w:basedOn w:val="Normal"/>
    <w:link w:val="DocumentMapChar"/>
    <w:uiPriority w:val="99"/>
    <w:semiHidden/>
    <w:unhideWhenUsed/>
    <w:rsid w:val="00584F78"/>
    <w:rPr>
      <w:rFonts w:ascii="Times New Roman" w:hAnsi="Times New Roman" w:cs="Times New Roman"/>
    </w:rPr>
  </w:style>
  <w:style w:type="character" w:customStyle="1" w:styleId="DocumentMapChar">
    <w:name w:val="Document Map Char"/>
    <w:basedOn w:val="DefaultParagraphFont"/>
    <w:link w:val="DocumentMap"/>
    <w:uiPriority w:val="99"/>
    <w:semiHidden/>
    <w:rsid w:val="00584F78"/>
    <w:rPr>
      <w:rFonts w:ascii="Times New Roman" w:hAnsi="Times New Roman" w:cs="Times New Roman"/>
      <w:lang w:val="en-GB"/>
    </w:rPr>
  </w:style>
  <w:style w:type="paragraph" w:styleId="Revision">
    <w:name w:val="Revision"/>
    <w:hidden/>
    <w:uiPriority w:val="99"/>
    <w:semiHidden/>
    <w:rsid w:val="00584F78"/>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587006">
      <w:bodyDiv w:val="1"/>
      <w:marLeft w:val="0"/>
      <w:marRight w:val="0"/>
      <w:marTop w:val="0"/>
      <w:marBottom w:val="0"/>
      <w:divBdr>
        <w:top w:val="none" w:sz="0" w:space="0" w:color="auto"/>
        <w:left w:val="none" w:sz="0" w:space="0" w:color="auto"/>
        <w:bottom w:val="none" w:sz="0" w:space="0" w:color="auto"/>
        <w:right w:val="none" w:sz="0" w:space="0" w:color="auto"/>
      </w:divBdr>
    </w:div>
    <w:div w:id="794180516">
      <w:bodyDiv w:val="1"/>
      <w:marLeft w:val="0"/>
      <w:marRight w:val="0"/>
      <w:marTop w:val="0"/>
      <w:marBottom w:val="0"/>
      <w:divBdr>
        <w:top w:val="none" w:sz="0" w:space="0" w:color="auto"/>
        <w:left w:val="none" w:sz="0" w:space="0" w:color="auto"/>
        <w:bottom w:val="none" w:sz="0" w:space="0" w:color="auto"/>
        <w:right w:val="none" w:sz="0" w:space="0" w:color="auto"/>
      </w:divBdr>
    </w:div>
    <w:div w:id="1051418266">
      <w:bodyDiv w:val="1"/>
      <w:marLeft w:val="0"/>
      <w:marRight w:val="0"/>
      <w:marTop w:val="0"/>
      <w:marBottom w:val="0"/>
      <w:divBdr>
        <w:top w:val="none" w:sz="0" w:space="0" w:color="auto"/>
        <w:left w:val="none" w:sz="0" w:space="0" w:color="auto"/>
        <w:bottom w:val="none" w:sz="0" w:space="0" w:color="auto"/>
        <w:right w:val="none" w:sz="0" w:space="0" w:color="auto"/>
      </w:divBdr>
    </w:div>
    <w:div w:id="183835049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comments" Target="comments.xml"/><Relationship Id="rId6" Type="http://schemas.microsoft.com/office/2011/relationships/commentsExtended" Target="commentsExtended.xml"/><Relationship Id="rId7" Type="http://schemas.openxmlformats.org/officeDocument/2006/relationships/fontTable" Target="fontTable.xml"/><Relationship Id="rId8" Type="http://schemas.microsoft.com/office/2011/relationships/people" Target="peop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1F18E77-F90C-FC49-8594-AED6CAFDF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1352</Words>
  <Characters>7815</Characters>
  <Application>Microsoft Macintosh Word</Application>
  <DocSecurity>0</DocSecurity>
  <Lines>173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47</cp:revision>
  <dcterms:created xsi:type="dcterms:W3CDTF">2018-04-02T09:54:00Z</dcterms:created>
  <dcterms:modified xsi:type="dcterms:W3CDTF">2018-04-02T11:27:00Z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