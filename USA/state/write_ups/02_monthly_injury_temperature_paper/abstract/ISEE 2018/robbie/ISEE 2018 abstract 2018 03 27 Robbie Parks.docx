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B544044" w14:textId="21449D06" w:rsidR="00433EDB" w:rsidRDefault="003A79CC">
      <w:pPr>
        <w:rPr>
          <w:b/>
        </w:rPr>
      </w:pPr>
      <w:r>
        <w:rPr>
          <w:b/>
        </w:rPr>
        <w:t>Impact of anomalous temperature on monthly cause-specific mortality by age and sex in the USA</w:t>
      </w:r>
    </w:p>
    <w:p w14:paraId="3529E805" w14:textId="77777777" w:rsidR="002E3194" w:rsidRDefault="002E3194">
      <w:pPr>
        <w:rPr>
          <w:b/>
        </w:rPr>
      </w:pPr>
    </w:p>
    <w:p w14:paraId="23B6C988" w14:textId="365E2559" w:rsidR="002E3194" w:rsidRPr="002E3194" w:rsidRDefault="002E3194" w:rsidP="00584F78">
      <w:pPr>
        <w:outlineLvl w:val="0"/>
        <w:rPr>
          <w:b/>
        </w:rPr>
      </w:pPr>
      <w:r w:rsidRPr="002E3194">
        <w:rPr>
          <w:b/>
        </w:rPr>
        <w:t>Background</w:t>
      </w:r>
    </w:p>
    <w:p w14:paraId="01FB504F" w14:textId="77777777" w:rsidR="003A79CC" w:rsidRDefault="003A79CC">
      <w:pPr>
        <w:rPr>
          <w:b/>
        </w:rPr>
      </w:pPr>
    </w:p>
    <w:p w14:paraId="2DBFA162" w14:textId="6A152A42" w:rsidR="00BF73E9" w:rsidRPr="002A1A59" w:rsidRDefault="0021029A" w:rsidP="00CC4236">
      <w:pPr>
        <w:jc w:val="both"/>
      </w:pPr>
      <w:r w:rsidRPr="002A1A59">
        <w:t>Extended exposures to extreme temperatures, which deviate from long-term averages, could have deadly consequences for communities around the world. W</w:t>
      </w:r>
      <w:r w:rsidR="00CC4236" w:rsidRPr="002A1A59">
        <w:t>hile much previous work has fo</w:t>
      </w:r>
      <w:r w:rsidRPr="002A1A59">
        <w:t xml:space="preserve">cussed on how all-age mortality is affected by hot and cold episodes in the days after a heat or cold event, there are relatively few studies on how monthly and seasonal deviations from average temperatures will affect mortality patterns. </w:t>
      </w:r>
    </w:p>
    <w:p w14:paraId="54CB90FC" w14:textId="77777777" w:rsidR="002E3194" w:rsidRPr="002A1A59" w:rsidRDefault="002E3194" w:rsidP="00CC4236">
      <w:pPr>
        <w:jc w:val="both"/>
      </w:pPr>
    </w:p>
    <w:p w14:paraId="20860298" w14:textId="3B26CEE1" w:rsidR="002E3194" w:rsidRPr="002A1A59" w:rsidRDefault="001E787C" w:rsidP="00584F78">
      <w:pPr>
        <w:jc w:val="both"/>
        <w:outlineLvl w:val="0"/>
        <w:rPr>
          <w:b/>
        </w:rPr>
      </w:pPr>
      <w:r w:rsidRPr="002A1A59">
        <w:rPr>
          <w:b/>
        </w:rPr>
        <w:t>M</w:t>
      </w:r>
      <w:r w:rsidR="00380D57" w:rsidRPr="002A1A59">
        <w:rPr>
          <w:b/>
        </w:rPr>
        <w:t>ethods</w:t>
      </w:r>
    </w:p>
    <w:p w14:paraId="457986B6" w14:textId="77777777" w:rsidR="00380D57" w:rsidRPr="002A1A59" w:rsidRDefault="00380D57" w:rsidP="00CC4236">
      <w:pPr>
        <w:jc w:val="both"/>
      </w:pPr>
    </w:p>
    <w:p w14:paraId="6048BD1B" w14:textId="69FF3DB0" w:rsidR="003A79CC" w:rsidRDefault="00B277B5" w:rsidP="00CC4236">
      <w:pPr>
        <w:jc w:val="both"/>
      </w:pPr>
      <w:r w:rsidRPr="002A1A59">
        <w:t>Here, we use</w:t>
      </w:r>
      <w:r w:rsidR="00D87119">
        <w:t>d</w:t>
      </w:r>
      <w:r w:rsidR="00821B90" w:rsidRPr="002A1A59">
        <w:t xml:space="preserve"> a Bayesian spatiotemporal model</w:t>
      </w:r>
      <w:r w:rsidR="00E17D05" w:rsidRPr="002A1A59">
        <w:t xml:space="preserve">, </w:t>
      </w:r>
      <w:r w:rsidR="00C800BD" w:rsidRPr="002A1A59">
        <w:t>adapted from</w:t>
      </w:r>
      <w:r w:rsidR="00E17D05" w:rsidRPr="002A1A59">
        <w:t xml:space="preserve"> previously published research</w:t>
      </w:r>
      <w:r w:rsidR="000572D5">
        <w:t>.</w:t>
      </w:r>
      <w:bookmarkStart w:id="0" w:name="_GoBack"/>
      <w:bookmarkEnd w:id="0"/>
      <w:r w:rsidR="00C966E9" w:rsidRPr="002A1A59">
        <w:fldChar w:fldCharType="begin" w:fldLock="1"/>
      </w:r>
      <w:r w:rsidR="00C966E9" w:rsidRPr="002A1A59">
        <w:instrText>ADDIN CSL_CITATION { "citationItems" : [ { "id" : "ITEM-1", "itemData" : { "DOI" : "10.1038/nclimate2123", "ISBN" : "1758-678X 1758-6798", "ISSN" : "17586798", "abstract" : "Warm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temperature1\u20134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\u25e6 C warmer temperature, compared with virtually no effect in the most resilient districts, which were in the far north. A 2 \u25e6 C warmer summer may result in 1,552 (95% credible interval 1,307\u20131,762)additional deaths,aboutone-half of which would occur in 95 districts. The findings enable risk and adaptation analyses to incorporate local vulnerability to warm temperature and to quantify inequality in its effects. Events", "author" : [ { "dropping-particle" : "", "family" : "Bennett", "given" : "James E.", "non-dropping-particle" : "", "parse-names" : false, "suffix" : "" }, { "dropping-particle" : "", "family" : "Blangiardo", "given" : "Marta", "non-dropping-particle" : "", "parse-names" : false, "suffix" : "" }, { "dropping-particle" : "", "family" : "Fecht", "given" : "Daniela", "non-dropping-particle" : "", "parse-names" : false, "suffix" : "" }, { "dropping-particle" : "", "family" : "Elliott", "given" : "Paul", "non-dropping-particle" : "", "parse-names" : false, "suffix" : "" }, { "dropping-particle" : "", "family" : "Ezzati", "given" : "Majid", "non-dropping-particle" : "", "parse-names" : false, "suffix" : "" } ], "container-title" : "Nature Climate Change", "id" : "ITEM-1", "issue" : "4", "issued" : { "date-parts" : [ [ "2014" ] ] }, "page" : "269-273", "title" : "Vulnerability to the mortality effects of warm temperature in the districts of England and Wales", "type" : "article-journal", "volume" : "4" }, "uris" : [ "http://www.mendeley.com/documents/?uuid=5f34f7af-83b0-4896-a914-0daa32211ebb" ] } ], "mendeley" : { "formattedCitation" : "&lt;sup&gt;1&lt;/sup&gt;", "plainTextFormattedCitation" : "1", "previouslyFormattedCitation" : "&lt;sup&gt;1&lt;/sup&gt;" }, "properties" : {  }, "schema" : "https://github.com/citation-style-language/schema/raw/master/csl-citation.json" }</w:instrText>
      </w:r>
      <w:r w:rsidR="00C966E9" w:rsidRPr="002A1A59">
        <w:fldChar w:fldCharType="separate"/>
      </w:r>
      <w:r w:rsidR="00C966E9" w:rsidRPr="002A1A59">
        <w:rPr>
          <w:noProof/>
          <w:vertAlign w:val="superscript"/>
        </w:rPr>
        <w:t>1</w:t>
      </w:r>
      <w:r w:rsidR="00C966E9" w:rsidRPr="002A1A59">
        <w:fldChar w:fldCharType="end"/>
      </w:r>
      <w:r w:rsidR="00D87119">
        <w:t xml:space="preserve"> The model </w:t>
      </w:r>
      <w:r w:rsidR="00821B90" w:rsidRPr="002A1A59">
        <w:t>was formulated to incorporate features of death</w:t>
      </w:r>
      <w:r w:rsidR="007D72E5">
        <w:t xml:space="preserve"> </w:t>
      </w:r>
      <w:r w:rsidR="00821B90" w:rsidRPr="002A1A59">
        <w:t xml:space="preserve">rates in relation to location of residence, month of the year, </w:t>
      </w:r>
      <w:r w:rsidR="00D87119">
        <w:t xml:space="preserve">cause of death, </w:t>
      </w:r>
      <w:r w:rsidR="00821B90" w:rsidRPr="002A1A59">
        <w:t xml:space="preserve">and </w:t>
      </w:r>
      <w:r w:rsidR="00A50F9C">
        <w:t xml:space="preserve">deviation from mean </w:t>
      </w:r>
      <w:r w:rsidR="004A0027">
        <w:t>temperature</w:t>
      </w:r>
      <w:r w:rsidR="00821B90" w:rsidRPr="002A1A59">
        <w:t>, over space and time, reflecting the complexities in environmental exposure.</w:t>
      </w:r>
      <w:r w:rsidR="00FE0A6F" w:rsidRPr="002A1A59">
        <w:t xml:space="preserve"> </w:t>
      </w:r>
    </w:p>
    <w:p w14:paraId="7C6D0A98" w14:textId="77777777" w:rsidR="00674A60" w:rsidRDefault="00674A60" w:rsidP="00CC4236">
      <w:pPr>
        <w:jc w:val="both"/>
      </w:pPr>
    </w:p>
    <w:p w14:paraId="7E3C5BEE" w14:textId="6C2F0835" w:rsidR="00674A60" w:rsidRPr="002A1A59" w:rsidRDefault="00674A60" w:rsidP="00CC4236">
      <w:pPr>
        <w:jc w:val="both"/>
      </w:pPr>
      <w:r>
        <w:t xml:space="preserve">We included </w:t>
      </w:r>
      <w:r w:rsidRPr="002A1A59">
        <w:t>all 78 million deaths in the USA from 1980 to 2013</w:t>
      </w:r>
      <w:r>
        <w:t xml:space="preserve">, as well as </w:t>
      </w:r>
      <w:r w:rsidRPr="00A76407">
        <w:t>data on temperature from ERA-Interim, which combines predictions from a physical model with ground-based and satellite measurements.</w:t>
      </w:r>
      <w:ins w:id="1" w:author="Parks, Robbie M" w:date="2018-03-27T19:33:00Z">
        <w:r w:rsidR="00584F78">
          <w:fldChar w:fldCharType="begin" w:fldLock="1"/>
        </w:r>
      </w:ins>
      <w:r w:rsidR="00584F78">
        <w:instrText>ADDIN CSL_CITATION { "citationItems" : [ { "id" : "ITEM-1", "itemData" : { "DOI" : "10.1002/qj.828", "ISBN" : "1477-870X", "ISSN" : "00359009", "abstract" : "ERA-Interim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 "author" : [ { "dropping-particle" : "", "family" : "Dee", "given" : "D. P.", "non-dropping-particle" : "", "parse-names" : false, "suffix" : "" }, { "dropping-particle" : "", "family" : "Uppala", "given" : "S. M.", "non-dropping-particle" : "", "parse-names" : false, "suffix" : "" }, { "dropping-particle" : "", "family" : "Simmons", "given" : "A. J.", "non-dropping-particle" : "", "parse-names" : false, "suffix" : "" }, { "dropping-particle" : "", "family" : "Berrisford", "given" : "P.", "non-dropping-particle" : "", "parse-names" : false, "suffix" : "" }, { "dropping-particle" : "", "family" : "Poli", "given" : "P.", "non-dropping-particle" : "", "parse-names" : false, "suffix" : "" }, { "dropping-particle" : "", "family" : "Kobayashi", "given" : "S.", "non-dropping-particle" : "", "parse-names" : false, "suffix" : "" }, { "dropping-particle" : "", "family" : "Andrae", "given" : "U.", "non-dropping-particle" : "", "parse-names" : false, "suffix" : "" }, { "dropping-particle" : "", "family" : "Balmaseda", "given" : "M. A.", "non-dropping-particle" : "", "parse-names" : false, "suffix" : "" }, { "dropping-particle" : "", "family" : "Balsamo", "given" : "G.", "non-dropping-particle" : "", "parse-names" : false, "suffix" : "" }, { "dropping-particle" : "", "family" : "Bauer", "given" : "P.", "non-dropping-particle" : "", "parse-names" : false, "suffix" : "" }, { "dropping-particle" : "", "family" : "Bechtold", "given" : "P.", "non-dropping-particle" : "", "parse-names" : false, "suffix" : "" }, { "dropping-particle" : "", "family" : "Beljaars", "given" : "A. C.M.", "non-dropping-particle" : "", "parse-names" : false, "suffix" : "" }, { "dropping-particle" : "", "family" : "Berg", "given" : "L.", "non-dropping-particle" : "van de", "parse-names" : false, "suffix" : "" }, { "dropping-particle" : "", "family" : "Bidlot", "given" : "J.", "non-dropping-particle" : "", "parse-names" : false, "suffix" : "" }, { "dropping-particle" : "", "family" : "Bormann", "given" : "N.", "non-dropping-particle" : "", "parse-names" : false, "suffix" : "" }, { "dropping-particle" : "", "family" : "Delsol", "given" : "C.", "non-dropping-particle" : "", "parse-names" : false, "suffix" : "" }, { "dropping-particle" : "", "family" : "Dragani", "given" : "R.", "non-dropping-particle" : "", "parse-names" : false, "suffix" : "" }, { "dropping-particle" : "", "family" : "Fuentes", "given" : "M.", "non-dropping-particle" : "", "parse-names" : false, "suffix" : "" }, { "dropping-particle" : "", "family" : "Geer", "given" : "A. J.", "non-dropping-particle" : "", "parse-names" : false, "suffix" : "" }, { "dropping-particle" : "", "family" : "Haimberger", "given" : "L.", "non-dropping-particle" : "", "parse-names" : false, "suffix" : "" }, { "dropping-particle" : "", "family" : "Healy", "given" : "S. B.", "non-dropping-particle" : "", "parse-names" : false, "suffix" : "" }, { "dropping-particle" : "", "family" : "Hersbach", "given" : "H.", "non-dropping-particle" : "", "parse-names" : false, "suffix" : "" }, { "dropping-particle" : "V.", "family" : "H\u00f3lm", "given" : "E.", "non-dropping-particle" : "", "parse-names" : false, "suffix" : "" }, { "dropping-particle" : "", "family" : "Isaksen", "given" : "L.", "non-dropping-particle" : "", "parse-names" : false, "suffix" : "" }, { "dropping-particle" : "", "family" : "K\u00e5llberg", "given" : "P.", "non-dropping-particle" : "", "parse-names" : false, "suffix" : "" }, { "dropping-particle" : "", "family" : "K\u00f6hler", "given" : "M.", "non-dropping-particle" : "", "parse-names" : false, "suffix" : "" }, { "dropping-particle" : "", "family" : "Matricardi", "given" : "M.", "non-dropping-particle" : "", "parse-names" : false, "suffix" : "" }, { "dropping-particle" : "", "family" : "Mcnally", "given" : "A. P.", "non-dropping-particle" : "", "parse-names" : false, "suffix" : "" }, { "dropping-particle" : "", "family" : "Monge-Sanz", "given" : "B. M.", "non-dropping-particle" : "", "parse-names" : false, "suffix" : "" }, { "dropping-particle" : "", "family" : "Morcrette", "given" : "J. J.", "non-dropping-particle" : "", "parse-names" : false, "suffix" : "" }, { "dropping-particle" : "", "family" : "Park", "given" : "B. K.", "non-dropping-particle" : "", "parse-names" : false, "suffix" : "" }, { "dropping-particle" : "", "family" : "Peubey", "given" : "C.", "non-dropping-particle" : "", "parse-names" : false, "suffix" : "" }, { "dropping-particle" : "", "family" : "Rosnay", "given" : "P.", "non-dropping-particle" : "de", "parse-names" : false, "suffix" : "" }, { "dropping-particle" : "", "family" : "Tavolato", "given" : "C.", "non-dropping-particle" : "", "parse-names" : false, "suffix" : "" }, { "dropping-particle" : "", "family" : "Th\u00e9paut", "given" : "J. N.", "non-dropping-particle" : "", "parse-names" : false, "suffix" : "" }, { "dropping-particle" : "", "family" : "Vitart", "given" : "F.", "non-dropping-particle" : "", "parse-names" : false, "suffix" : "" } ], "container-title" : "Quarterly Journal of the Royal Meteorological Society", "id" : "ITEM-1", "issue" : "656", "issued" : { "date-parts" : [ [ "2011" ] ] }, "page" : "553-597", "title" : "The ERA-Interim reanalysis: Configuration and performance of the data assimilation system", "type" : "article-journal", "volume" : "137" }, "uris" : [ "http://www.mendeley.com/documents/?uuid=da1e324c-78c4-40eb-b175-17713866f18f" ] } ], "mendeley" : { "formattedCitation" : "&lt;sup&gt;2&lt;/sup&gt;", "plainTextFormattedCitation" : "2", "previouslyFormattedCitation" : "&lt;sup&gt;2&lt;/sup&gt;" }, "properties" : {  }, "schema" : "https://github.com/citation-style-language/schema/raw/master/csl-citation.json" }</w:instrText>
      </w:r>
      <w:r w:rsidR="00584F78">
        <w:fldChar w:fldCharType="separate"/>
      </w:r>
      <w:r w:rsidR="00584F78" w:rsidRPr="00584F78">
        <w:rPr>
          <w:noProof/>
          <w:vertAlign w:val="superscript"/>
        </w:rPr>
        <w:t>2</w:t>
      </w:r>
      <w:ins w:id="2" w:author="Parks, Robbie M" w:date="2018-03-27T19:33:00Z">
        <w:r w:rsidR="00584F78">
          <w:fldChar w:fldCharType="end"/>
        </w:r>
      </w:ins>
    </w:p>
    <w:p w14:paraId="0BAD9F35" w14:textId="77777777" w:rsidR="004C38AA" w:rsidRPr="002A1A59" w:rsidRDefault="004C38AA" w:rsidP="00CC4236">
      <w:pPr>
        <w:jc w:val="both"/>
      </w:pPr>
    </w:p>
    <w:p w14:paraId="69477979" w14:textId="760C0506" w:rsidR="001E787C" w:rsidRPr="002A1A59" w:rsidRDefault="001E787C" w:rsidP="00584F78">
      <w:pPr>
        <w:jc w:val="both"/>
        <w:outlineLvl w:val="0"/>
        <w:rPr>
          <w:b/>
        </w:rPr>
      </w:pPr>
      <w:r w:rsidRPr="002A1A59">
        <w:rPr>
          <w:b/>
        </w:rPr>
        <w:t>Results</w:t>
      </w:r>
    </w:p>
    <w:p w14:paraId="5ADB524C" w14:textId="355D37A2" w:rsidR="001E787C" w:rsidRPr="002A1A59" w:rsidRDefault="001E787C" w:rsidP="00CC4236">
      <w:pPr>
        <w:jc w:val="both"/>
      </w:pPr>
    </w:p>
    <w:p w14:paraId="7B28E654" w14:textId="26262F31" w:rsidR="001E787C" w:rsidRPr="002A1A59" w:rsidRDefault="001E787C" w:rsidP="001E787C">
      <w:pPr>
        <w:jc w:val="both"/>
      </w:pPr>
      <w:r w:rsidRPr="002A1A59">
        <w:t>For all-cause deaths, there were significant increases of risk in July for men ≥ 5 and women ≥ 55, with the greatest increase in men aged 35-44 of 1.8% (95% CI 0.6 - 3.1). We found significant decreases for most men and women ≥ 45 in January-April, November and December.</w:t>
      </w:r>
    </w:p>
    <w:p w14:paraId="6B191EDF" w14:textId="77777777" w:rsidR="001E787C" w:rsidRPr="002A1A59" w:rsidRDefault="001E787C" w:rsidP="001E787C">
      <w:pPr>
        <w:jc w:val="both"/>
      </w:pPr>
    </w:p>
    <w:p w14:paraId="4D326C3A" w14:textId="786CB876" w:rsidR="001E787C" w:rsidRPr="002A1A59" w:rsidRDefault="00E42672" w:rsidP="001E787C">
      <w:pPr>
        <w:jc w:val="both"/>
      </w:pPr>
      <w:r w:rsidRPr="002A1A59">
        <w:t xml:space="preserve">Increased injury death risk </w:t>
      </w:r>
      <w:r w:rsidR="001E787C" w:rsidRPr="002A1A59">
        <w:t xml:space="preserve">for all months for men 15-24 years </w:t>
      </w:r>
      <w:r w:rsidR="00CD1044" w:rsidRPr="002A1A59">
        <w:t>is evident</w:t>
      </w:r>
      <w:r w:rsidR="001E787C" w:rsidRPr="002A1A59">
        <w:t xml:space="preserve">. Most males ≤55 years demonstrated significant increases in risk for March-September. </w:t>
      </w:r>
      <w:r w:rsidR="00283803" w:rsidRPr="002A1A59">
        <w:t xml:space="preserve"> </w:t>
      </w:r>
      <w:r w:rsidR="001E787C" w:rsidRPr="002A1A59">
        <w:t>Cardiorespiratory deaths showed significant increases in July for men and women ≥55. No significant</w:t>
      </w:r>
      <w:r w:rsidR="005C68D8">
        <w:t xml:space="preserve"> cardiorespiratory</w:t>
      </w:r>
      <w:r w:rsidR="001E787C" w:rsidRPr="002A1A59">
        <w:t xml:space="preserve"> results for either sex below 25 were evident, except for women of 15-24 years in January. </w:t>
      </w:r>
      <w:r w:rsidR="00320389">
        <w:t>W</w:t>
      </w:r>
      <w:r w:rsidR="00320389" w:rsidRPr="002A1A59">
        <w:t xml:space="preserve">e </w:t>
      </w:r>
      <w:r w:rsidR="001E787C" w:rsidRPr="002A1A59">
        <w:t>also found significant decreases for men and women above 45 in January-April, November and December.</w:t>
      </w:r>
      <w:r w:rsidR="00283803" w:rsidRPr="002A1A59">
        <w:t xml:space="preserve"> </w:t>
      </w:r>
      <w:r w:rsidR="001E787C" w:rsidRPr="002A1A59">
        <w:t xml:space="preserve">Cancer deaths showed no consistent relationship </w:t>
      </w:r>
      <w:r w:rsidR="00320389">
        <w:t>with</w:t>
      </w:r>
      <w:r w:rsidR="00320389" w:rsidRPr="002A1A59">
        <w:t xml:space="preserve"> </w:t>
      </w:r>
      <w:r w:rsidR="001E787C" w:rsidRPr="002A1A59">
        <w:t>temperature</w:t>
      </w:r>
      <w:r w:rsidR="00320389">
        <w:t>.</w:t>
      </w:r>
      <w:r w:rsidR="001E787C" w:rsidRPr="002A1A59">
        <w:t xml:space="preserve"> </w:t>
      </w:r>
    </w:p>
    <w:p w14:paraId="4629B0DD" w14:textId="77777777" w:rsidR="001E787C" w:rsidRPr="002A1A59" w:rsidRDefault="001E787C" w:rsidP="00CC4236">
      <w:pPr>
        <w:jc w:val="both"/>
      </w:pPr>
    </w:p>
    <w:p w14:paraId="2AF10F2B" w14:textId="7CDFAB20" w:rsidR="001E787C" w:rsidRPr="002A1A59" w:rsidRDefault="001E787C" w:rsidP="00584F78">
      <w:pPr>
        <w:jc w:val="both"/>
        <w:outlineLvl w:val="0"/>
        <w:rPr>
          <w:b/>
        </w:rPr>
      </w:pPr>
      <w:r w:rsidRPr="002A1A59">
        <w:rPr>
          <w:b/>
        </w:rPr>
        <w:t>Conclusion</w:t>
      </w:r>
    </w:p>
    <w:p w14:paraId="68835F32" w14:textId="77777777" w:rsidR="00566C7B" w:rsidRPr="002A1A59" w:rsidRDefault="00566C7B" w:rsidP="00CC4236">
      <w:pPr>
        <w:jc w:val="both"/>
      </w:pPr>
    </w:p>
    <w:p w14:paraId="6025179A" w14:textId="0A0761AA" w:rsidR="00D6254A" w:rsidRPr="002A1A59" w:rsidRDefault="00D72945" w:rsidP="00CC4236">
      <w:pPr>
        <w:jc w:val="both"/>
      </w:pPr>
      <w:r w:rsidRPr="002A1A59">
        <w:t xml:space="preserve">Our results indicate </w:t>
      </w:r>
      <w:r w:rsidR="00BF73E9" w:rsidRPr="002A1A59">
        <w:t xml:space="preserve">distinct differentials in risk </w:t>
      </w:r>
      <w:r w:rsidR="002A1A59">
        <w:t xml:space="preserve">to temperature change </w:t>
      </w:r>
      <w:r w:rsidR="00BF73E9" w:rsidRPr="002A1A59">
        <w:t>by age, sex and ca</w:t>
      </w:r>
      <w:r w:rsidR="006D28E8">
        <w:t>use of death throughout the USA, relevant to policy makers in targeting vulnerable communities.</w:t>
      </w:r>
    </w:p>
    <w:p w14:paraId="2C8F0C4A" w14:textId="77777777" w:rsidR="00FB0C04" w:rsidRDefault="00FB0C04" w:rsidP="00CC4236">
      <w:pPr>
        <w:jc w:val="both"/>
      </w:pPr>
    </w:p>
    <w:p w14:paraId="4597F54B" w14:textId="77777777" w:rsidR="008A2DC3" w:rsidRDefault="008A2DC3" w:rsidP="00CC4236">
      <w:pPr>
        <w:jc w:val="both"/>
      </w:pPr>
    </w:p>
    <w:p w14:paraId="4F0894D7" w14:textId="7CE23661" w:rsidR="00584F78" w:rsidRPr="00584F78" w:rsidRDefault="00C800BD" w:rsidP="00584F78">
      <w:pPr>
        <w:widowControl w:val="0"/>
        <w:autoSpaceDE w:val="0"/>
        <w:autoSpaceDN w:val="0"/>
        <w:adjustRightInd w:val="0"/>
        <w:ind w:left="640" w:hanging="640"/>
        <w:rPr>
          <w:rFonts w:ascii="Calibri" w:eastAsia="Times New Roman" w:hAnsi="Calibri" w:cs="Times New Roman"/>
          <w:noProof/>
        </w:rPr>
      </w:pPr>
      <w:r>
        <w:fldChar w:fldCharType="begin" w:fldLock="1"/>
      </w:r>
      <w:r>
        <w:instrText xml:space="preserve">ADDIN Mendeley Bibliography CSL_BIBLIOGRAPHY </w:instrText>
      </w:r>
      <w:r>
        <w:fldChar w:fldCharType="separate"/>
      </w:r>
      <w:r w:rsidR="00584F78" w:rsidRPr="00584F78">
        <w:rPr>
          <w:rFonts w:ascii="Calibri" w:eastAsia="Times New Roman" w:hAnsi="Calibri" w:cs="Times New Roman"/>
          <w:noProof/>
        </w:rPr>
        <w:t>1</w:t>
      </w:r>
      <w:r w:rsidR="00584F78" w:rsidRPr="00584F78">
        <w:rPr>
          <w:rFonts w:ascii="Calibri" w:eastAsia="Times New Roman" w:hAnsi="Calibri" w:cs="Times New Roman"/>
          <w:noProof/>
        </w:rPr>
        <w:tab/>
        <w:t xml:space="preserve">Bennett JE, Blangiardo M, Fecht D, Elliott P, Ezzati M. Vulnerability to the mortality effects of warm temperature in the districts of England and Wales. </w:t>
      </w:r>
      <w:r w:rsidR="00584F78" w:rsidRPr="00584F78">
        <w:rPr>
          <w:rFonts w:ascii="Calibri" w:eastAsia="Times New Roman" w:hAnsi="Calibri" w:cs="Times New Roman"/>
          <w:i/>
          <w:iCs/>
          <w:noProof/>
        </w:rPr>
        <w:t>Nat Clim Chang</w:t>
      </w:r>
      <w:r w:rsidR="00584F78" w:rsidRPr="00584F78">
        <w:rPr>
          <w:rFonts w:ascii="Calibri" w:eastAsia="Times New Roman" w:hAnsi="Calibri" w:cs="Times New Roman"/>
          <w:noProof/>
        </w:rPr>
        <w:t xml:space="preserve"> 2014; </w:t>
      </w:r>
      <w:r w:rsidR="00584F78" w:rsidRPr="00584F78">
        <w:rPr>
          <w:rFonts w:ascii="Calibri" w:eastAsia="Times New Roman" w:hAnsi="Calibri" w:cs="Times New Roman"/>
          <w:b/>
          <w:bCs/>
          <w:noProof/>
        </w:rPr>
        <w:t>4</w:t>
      </w:r>
      <w:r w:rsidR="00584F78" w:rsidRPr="00584F78">
        <w:rPr>
          <w:rFonts w:ascii="Calibri" w:eastAsia="Times New Roman" w:hAnsi="Calibri" w:cs="Times New Roman"/>
          <w:noProof/>
        </w:rPr>
        <w:t>: 269–73.</w:t>
      </w:r>
    </w:p>
    <w:p w14:paraId="1742E89B" w14:textId="77777777" w:rsidR="00584F78" w:rsidRPr="00584F78" w:rsidRDefault="00584F78" w:rsidP="00584F78">
      <w:pPr>
        <w:widowControl w:val="0"/>
        <w:autoSpaceDE w:val="0"/>
        <w:autoSpaceDN w:val="0"/>
        <w:adjustRightInd w:val="0"/>
        <w:ind w:left="640" w:hanging="640"/>
        <w:rPr>
          <w:rFonts w:ascii="Calibri" w:hAnsi="Calibri"/>
          <w:noProof/>
        </w:rPr>
      </w:pPr>
      <w:r w:rsidRPr="00584F78">
        <w:rPr>
          <w:rFonts w:ascii="Calibri" w:eastAsia="Times New Roman" w:hAnsi="Calibri" w:cs="Times New Roman"/>
          <w:noProof/>
        </w:rPr>
        <w:lastRenderedPageBreak/>
        <w:t>2</w:t>
      </w:r>
      <w:r w:rsidRPr="00584F78">
        <w:rPr>
          <w:rFonts w:ascii="Calibri" w:eastAsia="Times New Roman" w:hAnsi="Calibri" w:cs="Times New Roman"/>
          <w:noProof/>
        </w:rPr>
        <w:tab/>
        <w:t xml:space="preserve">Dee DP, Uppala SM, Simmons AJ, </w:t>
      </w:r>
      <w:r w:rsidRPr="00584F78">
        <w:rPr>
          <w:rFonts w:ascii="Calibri" w:eastAsia="Times New Roman" w:hAnsi="Calibri" w:cs="Times New Roman"/>
          <w:i/>
          <w:iCs/>
          <w:noProof/>
        </w:rPr>
        <w:t>et al.</w:t>
      </w:r>
      <w:r w:rsidRPr="00584F78">
        <w:rPr>
          <w:rFonts w:ascii="Calibri" w:eastAsia="Times New Roman" w:hAnsi="Calibri" w:cs="Times New Roman"/>
          <w:noProof/>
        </w:rPr>
        <w:t xml:space="preserve"> The ERA-Interim reanalysis: Configuration and performance of the data assimilation system. </w:t>
      </w:r>
      <w:r w:rsidRPr="00584F78">
        <w:rPr>
          <w:rFonts w:ascii="Calibri" w:eastAsia="Times New Roman" w:hAnsi="Calibri" w:cs="Times New Roman"/>
          <w:i/>
          <w:iCs/>
          <w:noProof/>
        </w:rPr>
        <w:t>Q J R Meteorol Soc</w:t>
      </w:r>
      <w:r w:rsidRPr="00584F78">
        <w:rPr>
          <w:rFonts w:ascii="Calibri" w:eastAsia="Times New Roman" w:hAnsi="Calibri" w:cs="Times New Roman"/>
          <w:noProof/>
        </w:rPr>
        <w:t xml:space="preserve"> 2011; </w:t>
      </w:r>
      <w:r w:rsidRPr="00584F78">
        <w:rPr>
          <w:rFonts w:ascii="Calibri" w:eastAsia="Times New Roman" w:hAnsi="Calibri" w:cs="Times New Roman"/>
          <w:b/>
          <w:bCs/>
          <w:noProof/>
        </w:rPr>
        <w:t>137</w:t>
      </w:r>
      <w:r w:rsidRPr="00584F78">
        <w:rPr>
          <w:rFonts w:ascii="Calibri" w:eastAsia="Times New Roman" w:hAnsi="Calibri" w:cs="Times New Roman"/>
          <w:noProof/>
        </w:rPr>
        <w:t>: 553–97.</w:t>
      </w:r>
    </w:p>
    <w:p w14:paraId="6C1D8E07" w14:textId="635ABF9B" w:rsidR="00C800BD" w:rsidRPr="00CC4236" w:rsidRDefault="00C800BD" w:rsidP="00584F78">
      <w:pPr>
        <w:widowControl w:val="0"/>
        <w:autoSpaceDE w:val="0"/>
        <w:autoSpaceDN w:val="0"/>
        <w:adjustRightInd w:val="0"/>
        <w:ind w:left="640" w:hanging="640"/>
      </w:pPr>
      <w:r>
        <w:fldChar w:fldCharType="end"/>
      </w:r>
    </w:p>
    <w:sectPr w:rsidR="00C800BD" w:rsidRPr="00CC4236" w:rsidSect="00795E96">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Tahoma">
    <w:panose1 w:val="020B0604030504040204"/>
    <w:charset w:val="00"/>
    <w:family w:val="auto"/>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1E96"/>
    <w:rsid w:val="0000461D"/>
    <w:rsid w:val="00012322"/>
    <w:rsid w:val="0003657E"/>
    <w:rsid w:val="00036FFA"/>
    <w:rsid w:val="000450BD"/>
    <w:rsid w:val="0004691D"/>
    <w:rsid w:val="000544A3"/>
    <w:rsid w:val="000572D5"/>
    <w:rsid w:val="0006422D"/>
    <w:rsid w:val="00065EAB"/>
    <w:rsid w:val="00066C53"/>
    <w:rsid w:val="00074902"/>
    <w:rsid w:val="0008315C"/>
    <w:rsid w:val="000870BD"/>
    <w:rsid w:val="00094337"/>
    <w:rsid w:val="000A67D2"/>
    <w:rsid w:val="000B0D4A"/>
    <w:rsid w:val="000B6495"/>
    <w:rsid w:val="000B68BB"/>
    <w:rsid w:val="000B7625"/>
    <w:rsid w:val="000C7277"/>
    <w:rsid w:val="000D3BBB"/>
    <w:rsid w:val="000D7395"/>
    <w:rsid w:val="00132C6C"/>
    <w:rsid w:val="00156FC7"/>
    <w:rsid w:val="00161E98"/>
    <w:rsid w:val="00166F8C"/>
    <w:rsid w:val="001672B6"/>
    <w:rsid w:val="00167BD7"/>
    <w:rsid w:val="001767A0"/>
    <w:rsid w:val="00176AB2"/>
    <w:rsid w:val="00183ED4"/>
    <w:rsid w:val="001928EC"/>
    <w:rsid w:val="001A1F00"/>
    <w:rsid w:val="001A39E7"/>
    <w:rsid w:val="001B0EFF"/>
    <w:rsid w:val="001B23D1"/>
    <w:rsid w:val="001B3A23"/>
    <w:rsid w:val="001C613C"/>
    <w:rsid w:val="001D0185"/>
    <w:rsid w:val="001E163F"/>
    <w:rsid w:val="001E4959"/>
    <w:rsid w:val="001E787C"/>
    <w:rsid w:val="001F0FFF"/>
    <w:rsid w:val="001F7D80"/>
    <w:rsid w:val="0021029A"/>
    <w:rsid w:val="00211495"/>
    <w:rsid w:val="00220346"/>
    <w:rsid w:val="00220897"/>
    <w:rsid w:val="00220C4B"/>
    <w:rsid w:val="00221B31"/>
    <w:rsid w:val="002231AC"/>
    <w:rsid w:val="002310C7"/>
    <w:rsid w:val="002500AE"/>
    <w:rsid w:val="0026033D"/>
    <w:rsid w:val="00260B02"/>
    <w:rsid w:val="00262880"/>
    <w:rsid w:val="00276AEC"/>
    <w:rsid w:val="00283803"/>
    <w:rsid w:val="00296A5E"/>
    <w:rsid w:val="00296CA9"/>
    <w:rsid w:val="002A1A59"/>
    <w:rsid w:val="002B1609"/>
    <w:rsid w:val="002C47B0"/>
    <w:rsid w:val="002C725D"/>
    <w:rsid w:val="002E05E6"/>
    <w:rsid w:val="002E3194"/>
    <w:rsid w:val="002F4DC5"/>
    <w:rsid w:val="00303C84"/>
    <w:rsid w:val="00306685"/>
    <w:rsid w:val="00315E15"/>
    <w:rsid w:val="00320389"/>
    <w:rsid w:val="003269B3"/>
    <w:rsid w:val="00361DD6"/>
    <w:rsid w:val="003673C8"/>
    <w:rsid w:val="00367F0A"/>
    <w:rsid w:val="00376B34"/>
    <w:rsid w:val="00380D57"/>
    <w:rsid w:val="0039751B"/>
    <w:rsid w:val="003A3A3F"/>
    <w:rsid w:val="003A79CC"/>
    <w:rsid w:val="003C153C"/>
    <w:rsid w:val="003F22B3"/>
    <w:rsid w:val="003F4C4D"/>
    <w:rsid w:val="004018CB"/>
    <w:rsid w:val="004022B7"/>
    <w:rsid w:val="00402D6F"/>
    <w:rsid w:val="004060EF"/>
    <w:rsid w:val="004268F9"/>
    <w:rsid w:val="0043246A"/>
    <w:rsid w:val="00433EDB"/>
    <w:rsid w:val="00437E72"/>
    <w:rsid w:val="00445E5A"/>
    <w:rsid w:val="00450B41"/>
    <w:rsid w:val="004548EB"/>
    <w:rsid w:val="00466460"/>
    <w:rsid w:val="00497BA7"/>
    <w:rsid w:val="004A0027"/>
    <w:rsid w:val="004A5369"/>
    <w:rsid w:val="004B660A"/>
    <w:rsid w:val="004C140E"/>
    <w:rsid w:val="004C3449"/>
    <w:rsid w:val="004C38AA"/>
    <w:rsid w:val="004C3E42"/>
    <w:rsid w:val="004D77E6"/>
    <w:rsid w:val="004E36B5"/>
    <w:rsid w:val="004E3F16"/>
    <w:rsid w:val="004E7B07"/>
    <w:rsid w:val="004F1615"/>
    <w:rsid w:val="004F404D"/>
    <w:rsid w:val="004F60F9"/>
    <w:rsid w:val="004F7FD8"/>
    <w:rsid w:val="005028B3"/>
    <w:rsid w:val="005041A9"/>
    <w:rsid w:val="00506AF4"/>
    <w:rsid w:val="005130C5"/>
    <w:rsid w:val="00522F03"/>
    <w:rsid w:val="005546F4"/>
    <w:rsid w:val="0055527C"/>
    <w:rsid w:val="005556EB"/>
    <w:rsid w:val="00561F2E"/>
    <w:rsid w:val="00565475"/>
    <w:rsid w:val="00565B41"/>
    <w:rsid w:val="00566C7B"/>
    <w:rsid w:val="005841AF"/>
    <w:rsid w:val="00584F78"/>
    <w:rsid w:val="00585742"/>
    <w:rsid w:val="0059173E"/>
    <w:rsid w:val="0059276B"/>
    <w:rsid w:val="0059357D"/>
    <w:rsid w:val="00594F9B"/>
    <w:rsid w:val="005A09B0"/>
    <w:rsid w:val="005A5132"/>
    <w:rsid w:val="005B1ED4"/>
    <w:rsid w:val="005B5156"/>
    <w:rsid w:val="005C68D8"/>
    <w:rsid w:val="005D61B1"/>
    <w:rsid w:val="005E1EC7"/>
    <w:rsid w:val="005E57C1"/>
    <w:rsid w:val="005F34A4"/>
    <w:rsid w:val="005F3963"/>
    <w:rsid w:val="005F4FE1"/>
    <w:rsid w:val="005F5217"/>
    <w:rsid w:val="0061042C"/>
    <w:rsid w:val="006124E6"/>
    <w:rsid w:val="00626D2D"/>
    <w:rsid w:val="00634114"/>
    <w:rsid w:val="00641AF0"/>
    <w:rsid w:val="00654679"/>
    <w:rsid w:val="006633AD"/>
    <w:rsid w:val="00674A60"/>
    <w:rsid w:val="00677304"/>
    <w:rsid w:val="0069323B"/>
    <w:rsid w:val="006934E5"/>
    <w:rsid w:val="006A5B04"/>
    <w:rsid w:val="006C0D41"/>
    <w:rsid w:val="006C50E6"/>
    <w:rsid w:val="006C685C"/>
    <w:rsid w:val="006D28E8"/>
    <w:rsid w:val="006F382C"/>
    <w:rsid w:val="00712E39"/>
    <w:rsid w:val="00717E62"/>
    <w:rsid w:val="007259F2"/>
    <w:rsid w:val="007566B3"/>
    <w:rsid w:val="00756799"/>
    <w:rsid w:val="00762106"/>
    <w:rsid w:val="007657EB"/>
    <w:rsid w:val="00786B50"/>
    <w:rsid w:val="00795E96"/>
    <w:rsid w:val="007A11B2"/>
    <w:rsid w:val="007A50AF"/>
    <w:rsid w:val="007B3072"/>
    <w:rsid w:val="007B332A"/>
    <w:rsid w:val="007B4377"/>
    <w:rsid w:val="007B4B89"/>
    <w:rsid w:val="007B545A"/>
    <w:rsid w:val="007C194D"/>
    <w:rsid w:val="007D6952"/>
    <w:rsid w:val="007D72E5"/>
    <w:rsid w:val="007E13E7"/>
    <w:rsid w:val="007E7DB0"/>
    <w:rsid w:val="007F2E1E"/>
    <w:rsid w:val="00800663"/>
    <w:rsid w:val="008069E6"/>
    <w:rsid w:val="00811049"/>
    <w:rsid w:val="0081132E"/>
    <w:rsid w:val="00821B90"/>
    <w:rsid w:val="008533FD"/>
    <w:rsid w:val="00865497"/>
    <w:rsid w:val="00894191"/>
    <w:rsid w:val="0089552E"/>
    <w:rsid w:val="008A2DC3"/>
    <w:rsid w:val="008A6465"/>
    <w:rsid w:val="008B7DDD"/>
    <w:rsid w:val="008C4931"/>
    <w:rsid w:val="008C4B74"/>
    <w:rsid w:val="008D151B"/>
    <w:rsid w:val="008D3715"/>
    <w:rsid w:val="008D7DA6"/>
    <w:rsid w:val="008E6C2E"/>
    <w:rsid w:val="008F16FF"/>
    <w:rsid w:val="00911EE8"/>
    <w:rsid w:val="009147E4"/>
    <w:rsid w:val="00915D8E"/>
    <w:rsid w:val="009202A9"/>
    <w:rsid w:val="00932BD5"/>
    <w:rsid w:val="00937AF1"/>
    <w:rsid w:val="009451FC"/>
    <w:rsid w:val="00963B38"/>
    <w:rsid w:val="00972FCA"/>
    <w:rsid w:val="00973231"/>
    <w:rsid w:val="00974800"/>
    <w:rsid w:val="0098603C"/>
    <w:rsid w:val="00986803"/>
    <w:rsid w:val="00990641"/>
    <w:rsid w:val="009925C1"/>
    <w:rsid w:val="009A2083"/>
    <w:rsid w:val="009A475F"/>
    <w:rsid w:val="009A4D56"/>
    <w:rsid w:val="009B275D"/>
    <w:rsid w:val="009B6AE3"/>
    <w:rsid w:val="009C4135"/>
    <w:rsid w:val="009C5745"/>
    <w:rsid w:val="009D5647"/>
    <w:rsid w:val="009E1A00"/>
    <w:rsid w:val="009E25B4"/>
    <w:rsid w:val="009E450A"/>
    <w:rsid w:val="00A069F4"/>
    <w:rsid w:val="00A10491"/>
    <w:rsid w:val="00A20375"/>
    <w:rsid w:val="00A25BFD"/>
    <w:rsid w:val="00A34C0B"/>
    <w:rsid w:val="00A359A3"/>
    <w:rsid w:val="00A4013D"/>
    <w:rsid w:val="00A414CE"/>
    <w:rsid w:val="00A42F73"/>
    <w:rsid w:val="00A50F9C"/>
    <w:rsid w:val="00A55A47"/>
    <w:rsid w:val="00A718C6"/>
    <w:rsid w:val="00A76407"/>
    <w:rsid w:val="00A80949"/>
    <w:rsid w:val="00A949C3"/>
    <w:rsid w:val="00AA0869"/>
    <w:rsid w:val="00AA1780"/>
    <w:rsid w:val="00AC6A7C"/>
    <w:rsid w:val="00AD2DD2"/>
    <w:rsid w:val="00AF59A5"/>
    <w:rsid w:val="00AF69F6"/>
    <w:rsid w:val="00B00C64"/>
    <w:rsid w:val="00B25B8D"/>
    <w:rsid w:val="00B26927"/>
    <w:rsid w:val="00B277B5"/>
    <w:rsid w:val="00B33909"/>
    <w:rsid w:val="00B46F3D"/>
    <w:rsid w:val="00B526C6"/>
    <w:rsid w:val="00B65BA0"/>
    <w:rsid w:val="00B70782"/>
    <w:rsid w:val="00B771AF"/>
    <w:rsid w:val="00B86D68"/>
    <w:rsid w:val="00B90CA4"/>
    <w:rsid w:val="00B91584"/>
    <w:rsid w:val="00BB1084"/>
    <w:rsid w:val="00BD0801"/>
    <w:rsid w:val="00BE5840"/>
    <w:rsid w:val="00BE7C5B"/>
    <w:rsid w:val="00BF73E9"/>
    <w:rsid w:val="00C02149"/>
    <w:rsid w:val="00C25541"/>
    <w:rsid w:val="00C4447B"/>
    <w:rsid w:val="00C71E96"/>
    <w:rsid w:val="00C75FE7"/>
    <w:rsid w:val="00C77FA7"/>
    <w:rsid w:val="00C800BD"/>
    <w:rsid w:val="00C95BF9"/>
    <w:rsid w:val="00C966E9"/>
    <w:rsid w:val="00CA18D9"/>
    <w:rsid w:val="00CB62F6"/>
    <w:rsid w:val="00CC4236"/>
    <w:rsid w:val="00CD1044"/>
    <w:rsid w:val="00CE1DCB"/>
    <w:rsid w:val="00CE3E2E"/>
    <w:rsid w:val="00CF318B"/>
    <w:rsid w:val="00CF4741"/>
    <w:rsid w:val="00D00531"/>
    <w:rsid w:val="00D02580"/>
    <w:rsid w:val="00D02CC6"/>
    <w:rsid w:val="00D117B9"/>
    <w:rsid w:val="00D20DC2"/>
    <w:rsid w:val="00D24809"/>
    <w:rsid w:val="00D24DC4"/>
    <w:rsid w:val="00D27415"/>
    <w:rsid w:val="00D32F68"/>
    <w:rsid w:val="00D3479E"/>
    <w:rsid w:val="00D349E0"/>
    <w:rsid w:val="00D435B3"/>
    <w:rsid w:val="00D5045D"/>
    <w:rsid w:val="00D52C94"/>
    <w:rsid w:val="00D56CDF"/>
    <w:rsid w:val="00D6254A"/>
    <w:rsid w:val="00D64CF4"/>
    <w:rsid w:val="00D72945"/>
    <w:rsid w:val="00D7364D"/>
    <w:rsid w:val="00D75325"/>
    <w:rsid w:val="00D87119"/>
    <w:rsid w:val="00D91503"/>
    <w:rsid w:val="00D92672"/>
    <w:rsid w:val="00D92A88"/>
    <w:rsid w:val="00DA0FD4"/>
    <w:rsid w:val="00DC1680"/>
    <w:rsid w:val="00DC6355"/>
    <w:rsid w:val="00DC6422"/>
    <w:rsid w:val="00E04AA7"/>
    <w:rsid w:val="00E17D05"/>
    <w:rsid w:val="00E24FEE"/>
    <w:rsid w:val="00E32857"/>
    <w:rsid w:val="00E42672"/>
    <w:rsid w:val="00E42E99"/>
    <w:rsid w:val="00E63B39"/>
    <w:rsid w:val="00E827DA"/>
    <w:rsid w:val="00E831F3"/>
    <w:rsid w:val="00E85B65"/>
    <w:rsid w:val="00EB3342"/>
    <w:rsid w:val="00EB7434"/>
    <w:rsid w:val="00ED1AFA"/>
    <w:rsid w:val="00ED3EB5"/>
    <w:rsid w:val="00EE34B8"/>
    <w:rsid w:val="00EF0DEC"/>
    <w:rsid w:val="00F01B41"/>
    <w:rsid w:val="00F04E4E"/>
    <w:rsid w:val="00F074B7"/>
    <w:rsid w:val="00F147B2"/>
    <w:rsid w:val="00F16BE0"/>
    <w:rsid w:val="00F20796"/>
    <w:rsid w:val="00F22901"/>
    <w:rsid w:val="00F25DD1"/>
    <w:rsid w:val="00F40035"/>
    <w:rsid w:val="00F43484"/>
    <w:rsid w:val="00F60899"/>
    <w:rsid w:val="00F636D9"/>
    <w:rsid w:val="00F73CE1"/>
    <w:rsid w:val="00FA5FA5"/>
    <w:rsid w:val="00FB08AD"/>
    <w:rsid w:val="00FB0C04"/>
    <w:rsid w:val="00FB1037"/>
    <w:rsid w:val="00FB162A"/>
    <w:rsid w:val="00FB3A54"/>
    <w:rsid w:val="00FB6151"/>
    <w:rsid w:val="00FC0A20"/>
    <w:rsid w:val="00FC0D6A"/>
    <w:rsid w:val="00FE0A6F"/>
    <w:rsid w:val="00FE5FE6"/>
    <w:rsid w:val="00FF35B1"/>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6B7D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20389"/>
    <w:rPr>
      <w:sz w:val="16"/>
      <w:szCs w:val="16"/>
    </w:rPr>
  </w:style>
  <w:style w:type="paragraph" w:styleId="CommentText">
    <w:name w:val="annotation text"/>
    <w:basedOn w:val="Normal"/>
    <w:link w:val="CommentTextChar"/>
    <w:uiPriority w:val="99"/>
    <w:semiHidden/>
    <w:unhideWhenUsed/>
    <w:rsid w:val="00320389"/>
    <w:rPr>
      <w:sz w:val="20"/>
      <w:szCs w:val="20"/>
    </w:rPr>
  </w:style>
  <w:style w:type="character" w:customStyle="1" w:styleId="CommentTextChar">
    <w:name w:val="Comment Text Char"/>
    <w:basedOn w:val="DefaultParagraphFont"/>
    <w:link w:val="CommentText"/>
    <w:uiPriority w:val="99"/>
    <w:semiHidden/>
    <w:rsid w:val="00320389"/>
    <w:rPr>
      <w:sz w:val="20"/>
      <w:szCs w:val="20"/>
      <w:lang w:val="en-GB"/>
    </w:rPr>
  </w:style>
  <w:style w:type="paragraph" w:styleId="CommentSubject">
    <w:name w:val="annotation subject"/>
    <w:basedOn w:val="CommentText"/>
    <w:next w:val="CommentText"/>
    <w:link w:val="CommentSubjectChar"/>
    <w:uiPriority w:val="99"/>
    <w:semiHidden/>
    <w:unhideWhenUsed/>
    <w:rsid w:val="00320389"/>
    <w:rPr>
      <w:b/>
      <w:bCs/>
    </w:rPr>
  </w:style>
  <w:style w:type="character" w:customStyle="1" w:styleId="CommentSubjectChar">
    <w:name w:val="Comment Subject Char"/>
    <w:basedOn w:val="CommentTextChar"/>
    <w:link w:val="CommentSubject"/>
    <w:uiPriority w:val="99"/>
    <w:semiHidden/>
    <w:rsid w:val="00320389"/>
    <w:rPr>
      <w:b/>
      <w:bCs/>
      <w:sz w:val="20"/>
      <w:szCs w:val="20"/>
      <w:lang w:val="en-GB"/>
    </w:rPr>
  </w:style>
  <w:style w:type="paragraph" w:styleId="BalloonText">
    <w:name w:val="Balloon Text"/>
    <w:basedOn w:val="Normal"/>
    <w:link w:val="BalloonTextChar"/>
    <w:uiPriority w:val="99"/>
    <w:semiHidden/>
    <w:unhideWhenUsed/>
    <w:rsid w:val="00320389"/>
    <w:rPr>
      <w:rFonts w:ascii="Tahoma" w:hAnsi="Tahoma" w:cs="Tahoma"/>
      <w:sz w:val="16"/>
      <w:szCs w:val="16"/>
    </w:rPr>
  </w:style>
  <w:style w:type="character" w:customStyle="1" w:styleId="BalloonTextChar">
    <w:name w:val="Balloon Text Char"/>
    <w:basedOn w:val="DefaultParagraphFont"/>
    <w:link w:val="BalloonText"/>
    <w:uiPriority w:val="99"/>
    <w:semiHidden/>
    <w:rsid w:val="00320389"/>
    <w:rPr>
      <w:rFonts w:ascii="Tahoma" w:hAnsi="Tahoma" w:cs="Tahoma"/>
      <w:sz w:val="16"/>
      <w:szCs w:val="16"/>
      <w:lang w:val="en-GB"/>
    </w:rPr>
  </w:style>
  <w:style w:type="paragraph" w:styleId="DocumentMap">
    <w:name w:val="Document Map"/>
    <w:basedOn w:val="Normal"/>
    <w:link w:val="DocumentMapChar"/>
    <w:uiPriority w:val="99"/>
    <w:semiHidden/>
    <w:unhideWhenUsed/>
    <w:rsid w:val="00584F78"/>
    <w:rPr>
      <w:rFonts w:ascii="Times New Roman" w:hAnsi="Times New Roman" w:cs="Times New Roman"/>
    </w:rPr>
  </w:style>
  <w:style w:type="character" w:customStyle="1" w:styleId="DocumentMapChar">
    <w:name w:val="Document Map Char"/>
    <w:basedOn w:val="DefaultParagraphFont"/>
    <w:link w:val="DocumentMap"/>
    <w:uiPriority w:val="99"/>
    <w:semiHidden/>
    <w:rsid w:val="00584F78"/>
    <w:rPr>
      <w:rFonts w:ascii="Times New Roman" w:hAnsi="Times New Roman" w:cs="Times New Roman"/>
      <w:lang w:val="en-GB"/>
    </w:rPr>
  </w:style>
  <w:style w:type="paragraph" w:styleId="Revision">
    <w:name w:val="Revision"/>
    <w:hidden/>
    <w:uiPriority w:val="99"/>
    <w:semiHidden/>
    <w:rsid w:val="00584F78"/>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358700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microsoft.com/office/2011/relationships/people" Target="peop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3A76457-D42F-434B-9D9E-AD37937615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Pages>
  <Words>1933</Words>
  <Characters>10285</Characters>
  <Application>Microsoft Macintosh Word</Application>
  <DocSecurity>0</DocSecurity>
  <Lines>257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Parks, Robbie M</cp:lastModifiedBy>
  <cp:revision>9</cp:revision>
  <dcterms:created xsi:type="dcterms:W3CDTF">2018-03-27T17:06:00Z</dcterms:created>
  <dcterms:modified xsi:type="dcterms:W3CDTF">2018-03-27T20:18:00Z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http://www.zotero.org/styles/the-lancet</vt:lpwstr>
  </property>
  <property fmtid="{D5CDD505-2E9C-101B-9397-08002B2CF9AE}" pid="4" name="Mendeley Unique User Id_1">
    <vt:lpwstr>7f47c4ec-e20f-36f7-ae86-130308784d82</vt:lpwstr>
  </property>
  <property fmtid="{D5CDD505-2E9C-101B-9397-08002B2CF9AE}" pid="5" name="Mendeley Recent Style Id 0_1">
    <vt:lpwstr>http://www.zotero.org/styles/american-political-science-association</vt:lpwstr>
  </property>
  <property fmtid="{D5CDD505-2E9C-101B-9397-08002B2CF9AE}" pid="6" name="Mendeley Recent Style Name 0_1">
    <vt:lpwstr>American Political Science Association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6th edition</vt:lpwstr>
  </property>
  <property fmtid="{D5CDD505-2E9C-101B-9397-08002B2CF9AE}" pid="9" name="Mendeley Recent Style Id 2_1">
    <vt:lpwstr>http://www.zotero.org/styles/chicago-author-date</vt:lpwstr>
  </property>
  <property fmtid="{D5CDD505-2E9C-101B-9397-08002B2CF9AE}" pid="10" name="Mendeley Recent Style Name 2_1">
    <vt:lpwstr>Chicago Manual of Style 16th edition (author-date)</vt:lpwstr>
  </property>
  <property fmtid="{D5CDD505-2E9C-101B-9397-08002B2CF9AE}" pid="11" name="Mendeley Recent Style Id 3_1">
    <vt:lpwstr>http://www.zotero.org/styles/harvard-cite-them-right</vt:lpwstr>
  </property>
  <property fmtid="{D5CDD505-2E9C-101B-9397-08002B2CF9AE}" pid="12" name="Mendeley Recent Style Name 3_1">
    <vt:lpwstr>Cite Them Right 10th edition - Harvard</vt:lpwstr>
  </property>
  <property fmtid="{D5CDD505-2E9C-101B-9397-08002B2CF9AE}" pid="13" name="Mendeley Recent Style Id 4_1">
    <vt:lpwstr>http://www.zotero.org/styles/harvard1</vt:lpwstr>
  </property>
  <property fmtid="{D5CDD505-2E9C-101B-9397-08002B2CF9AE}" pid="14" name="Mendeley Recent Style Name 4_1">
    <vt:lpwstr>Harvard reference format 1 (deprecated)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7th edition</vt:lpwstr>
  </property>
  <property fmtid="{D5CDD505-2E9C-101B-9397-08002B2CF9AE}" pid="21" name="Mendeley Recent Style Id 8_1">
    <vt:lpwstr>http://www.zotero.org/styles/nature</vt:lpwstr>
  </property>
  <property fmtid="{D5CDD505-2E9C-101B-9397-08002B2CF9AE}" pid="22" name="Mendeley Recent Style Name 8_1">
    <vt:lpwstr>Nature</vt:lpwstr>
  </property>
  <property fmtid="{D5CDD505-2E9C-101B-9397-08002B2CF9AE}" pid="23" name="Mendeley Recent Style Id 9_1">
    <vt:lpwstr>http://www.zotero.org/styles/the-lancet</vt:lpwstr>
  </property>
  <property fmtid="{D5CDD505-2E9C-101B-9397-08002B2CF9AE}" pid="24" name="Mendeley Recent Style Name 9_1">
    <vt:lpwstr>The Lancet</vt:lpwstr>
  </property>
</Properties>
</file>