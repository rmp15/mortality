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544044" w14:textId="62135E8D" w:rsidR="00433EDB" w:rsidRDefault="003A79CC">
      <w:pPr>
        <w:rPr>
          <w:b/>
        </w:rPr>
      </w:pPr>
      <w:r>
        <w:rPr>
          <w:b/>
        </w:rPr>
        <w:t xml:space="preserve">Impact of anomalous temperature on </w:t>
      </w:r>
      <w:r w:rsidR="004B46B5">
        <w:rPr>
          <w:b/>
        </w:rPr>
        <w:t>injury</w:t>
      </w:r>
      <w:r>
        <w:rPr>
          <w:b/>
        </w:rPr>
        <w:t xml:space="preserve"> </w:t>
      </w:r>
      <w:r w:rsidR="00845B42">
        <w:rPr>
          <w:b/>
        </w:rPr>
        <w:t>mortality</w:t>
      </w:r>
      <w:r w:rsidR="004A4D26">
        <w:rPr>
          <w:b/>
        </w:rPr>
        <w:t xml:space="preserve"> </w:t>
      </w:r>
      <w:r>
        <w:rPr>
          <w:b/>
        </w:rPr>
        <w:t>by age and sex in the USA</w:t>
      </w:r>
    </w:p>
    <w:p w14:paraId="3529E805" w14:textId="62397388" w:rsidR="002E3194" w:rsidRDefault="00720EC4">
      <w:pPr>
        <w:rPr>
          <w:b/>
        </w:rPr>
      </w:pPr>
      <w:commentRangeStart w:id="0"/>
      <w:r>
        <w:rPr>
          <w:b/>
        </w:rPr>
        <w:t>RP, JB, HTW,</w:t>
      </w:r>
      <w:r w:rsidR="00D66D8B">
        <w:rPr>
          <w:b/>
        </w:rPr>
        <w:t xml:space="preserve"> RT, ME</w:t>
      </w:r>
      <w:commentRangeEnd w:id="0"/>
      <w:r w:rsidR="00877F76">
        <w:rPr>
          <w:rStyle w:val="CommentReference"/>
        </w:rPr>
        <w:commentReference w:id="0"/>
      </w:r>
    </w:p>
    <w:p w14:paraId="61EB61E1" w14:textId="77777777" w:rsidR="00D66D8B" w:rsidRDefault="00D66D8B">
      <w:pPr>
        <w:rPr>
          <w:b/>
        </w:rPr>
      </w:pPr>
    </w:p>
    <w:p w14:paraId="01FB504F" w14:textId="7C96C6C3" w:rsidR="003A79CC" w:rsidRDefault="002E3194" w:rsidP="00CE246B">
      <w:pPr>
        <w:outlineLvl w:val="0"/>
        <w:rPr>
          <w:b/>
        </w:rPr>
      </w:pPr>
      <w:r w:rsidRPr="002E3194">
        <w:rPr>
          <w:b/>
        </w:rPr>
        <w:t>Background</w:t>
      </w:r>
    </w:p>
    <w:p w14:paraId="383A8A27" w14:textId="216DAD08" w:rsidR="00E96385" w:rsidRDefault="00C115B6" w:rsidP="00CC4236">
      <w:pPr>
        <w:jc w:val="both"/>
      </w:pPr>
      <w:r>
        <w:t>E</w:t>
      </w:r>
      <w:r w:rsidR="0021029A" w:rsidRPr="002A1A59">
        <w:t xml:space="preserve">xtreme temperatures, which deviate from long-term averages, </w:t>
      </w:r>
      <w:r>
        <w:t xml:space="preserve">will be more frequent as the global climate changes, and </w:t>
      </w:r>
      <w:r w:rsidR="0021029A" w:rsidRPr="002A1A59">
        <w:t xml:space="preserve">could have </w:t>
      </w:r>
      <w:ins w:id="1" w:author="Majid" w:date="2018-03-30T17:07:00Z">
        <w:r w:rsidR="00877F76">
          <w:t xml:space="preserve">adverse health </w:t>
        </w:r>
      </w:ins>
      <w:r w:rsidR="0021029A" w:rsidRPr="002A1A59">
        <w:t>consequences</w:t>
      </w:r>
      <w:del w:id="2" w:author="Majid" w:date="2018-03-30T17:07:00Z">
        <w:r w:rsidR="0021029A" w:rsidRPr="002A1A59" w:rsidDel="00877F76">
          <w:delText xml:space="preserve"> for communities around the world</w:delText>
        </w:r>
      </w:del>
      <w:r w:rsidR="0021029A" w:rsidRPr="002A1A59">
        <w:t xml:space="preserve">. </w:t>
      </w:r>
      <w:r>
        <w:t>M</w:t>
      </w:r>
      <w:r w:rsidR="00CC4236" w:rsidRPr="002A1A59">
        <w:t>uch previous work has fo</w:t>
      </w:r>
      <w:r w:rsidR="0021029A" w:rsidRPr="002A1A59">
        <w:t xml:space="preserve">cussed on how mortality is affected by </w:t>
      </w:r>
      <w:r>
        <w:t xml:space="preserve">daily or multi-day </w:t>
      </w:r>
      <w:r w:rsidR="0021029A" w:rsidRPr="002A1A59">
        <w:t>hot and cold episodes,</w:t>
      </w:r>
      <w:r>
        <w:t xml:space="preserve"> and</w:t>
      </w:r>
      <w:r w:rsidR="0021029A" w:rsidRPr="002A1A59">
        <w:t xml:space="preserve"> </w:t>
      </w:r>
      <w:r w:rsidR="00D66D8B">
        <w:t>not on weather patterns that reflect inter-annual variations, as expected under global climate change</w:t>
      </w:r>
      <w:r w:rsidR="009337AC">
        <w:t>.</w:t>
      </w:r>
      <w:r w:rsidR="006245B7">
        <w:t xml:space="preserve"> </w:t>
      </w:r>
      <w:del w:id="3" w:author="Majid" w:date="2018-03-30T17:07:00Z">
        <w:r w:rsidR="006245B7" w:rsidDel="00877F76">
          <w:delText>L</w:delText>
        </w:r>
        <w:r w:rsidR="00E96385" w:rsidRPr="00E96385" w:rsidDel="00877F76">
          <w:delText>imited evidence</w:delText>
        </w:r>
        <w:r w:rsidR="006245B7" w:rsidDel="00877F76">
          <w:delText xml:space="preserve"> exists</w:delText>
        </w:r>
        <w:r w:rsidR="00E96385" w:rsidRPr="00E96385" w:rsidDel="00877F76">
          <w:delText xml:space="preserve"> for the relation between temperature</w:delText>
        </w:r>
        <w:r w:rsidR="00CD73D9" w:rsidDel="00877F76">
          <w:delText xml:space="preserve"> fluctuations</w:delText>
        </w:r>
        <w:r w:rsidR="00E96385" w:rsidRPr="00E96385" w:rsidDel="00877F76">
          <w:delText xml:space="preserve"> and </w:delText>
        </w:r>
        <w:r w:rsidR="00902EA6" w:rsidDel="00877F76">
          <w:delText>deaths from injuries</w:delText>
        </w:r>
        <w:r w:rsidR="00E96385" w:rsidDel="00877F76">
          <w:delText>.</w:delText>
        </w:r>
      </w:del>
    </w:p>
    <w:p w14:paraId="69C0989F" w14:textId="77777777" w:rsidR="00E96385" w:rsidRPr="002A1A59" w:rsidRDefault="00E96385" w:rsidP="00CC4236">
      <w:pPr>
        <w:jc w:val="both"/>
      </w:pPr>
    </w:p>
    <w:p w14:paraId="457986B6" w14:textId="3F541CB4" w:rsidR="00380D57" w:rsidRPr="00CE246B" w:rsidRDefault="001E787C" w:rsidP="00CE246B">
      <w:pPr>
        <w:jc w:val="both"/>
        <w:outlineLvl w:val="0"/>
        <w:rPr>
          <w:b/>
        </w:rPr>
      </w:pPr>
      <w:r w:rsidRPr="002A1A59">
        <w:rPr>
          <w:b/>
        </w:rPr>
        <w:t>M</w:t>
      </w:r>
      <w:r w:rsidR="00380D57" w:rsidRPr="002A1A59">
        <w:rPr>
          <w:b/>
        </w:rPr>
        <w:t>ethods</w:t>
      </w:r>
    </w:p>
    <w:p w14:paraId="0B1D257C" w14:textId="1354314C" w:rsidR="00AD560A" w:rsidRDefault="00B277B5" w:rsidP="00CC4236">
      <w:pPr>
        <w:jc w:val="both"/>
      </w:pPr>
      <w:r w:rsidRPr="002A1A59">
        <w:t xml:space="preserve">Here, we </w:t>
      </w:r>
      <w:r w:rsidR="006924BC">
        <w:t>formulated</w:t>
      </w:r>
      <w:r w:rsidR="00821B90" w:rsidRPr="002A1A59">
        <w:t xml:space="preserve"> a Bayesian </w:t>
      </w:r>
      <w:r w:rsidR="00630573">
        <w:t xml:space="preserve">hierarchical </w:t>
      </w:r>
      <w:r w:rsidR="00821B90" w:rsidRPr="002A1A59">
        <w:t>spatiotemporal model</w:t>
      </w:r>
      <w:r w:rsidR="00D66D8B">
        <w:t xml:space="preserve"> to estimate how </w:t>
      </w:r>
      <w:r w:rsidR="00D66D8B" w:rsidRPr="002A1A59">
        <w:t xml:space="preserve">deviations from </w:t>
      </w:r>
      <w:r w:rsidR="00D66D8B">
        <w:t xml:space="preserve">long-term </w:t>
      </w:r>
      <w:r w:rsidR="00D66D8B" w:rsidRPr="002A1A59">
        <w:t xml:space="preserve">average monthly temperatures affect </w:t>
      </w:r>
      <w:r w:rsidR="004D4120">
        <w:t xml:space="preserve">injury </w:t>
      </w:r>
      <w:r w:rsidR="00D66D8B" w:rsidRPr="002A1A59">
        <w:t>mortality</w:t>
      </w:r>
      <w:r w:rsidR="00D66D8B">
        <w:t xml:space="preserve"> in the continental USA</w:t>
      </w:r>
      <w:r w:rsidR="00DD6AC5">
        <w:t xml:space="preserve"> over a 34</w:t>
      </w:r>
      <w:r w:rsidR="00B2576F">
        <w:t xml:space="preserve">-year period </w:t>
      </w:r>
      <w:r w:rsidR="00E6722F">
        <w:t>(</w:t>
      </w:r>
      <w:r w:rsidR="00B2576F">
        <w:t>1980 to 2013</w:t>
      </w:r>
      <w:r w:rsidR="00E6722F">
        <w:t>)</w:t>
      </w:r>
      <w:r w:rsidR="000572D5">
        <w:t>.</w:t>
      </w:r>
      <w:r w:rsidR="00DD6AC5" w:rsidRPr="002A1A59" w:rsidDel="00DD6AC5">
        <w:t xml:space="preserve"> </w:t>
      </w:r>
      <w:r w:rsidR="00D87119">
        <w:t xml:space="preserve">The model </w:t>
      </w:r>
      <w:r w:rsidR="00821B90" w:rsidRPr="002A1A59">
        <w:t>incorporate</w:t>
      </w:r>
      <w:r w:rsidR="00E6722F">
        <w:t>s</w:t>
      </w:r>
      <w:r w:rsidR="00821B90" w:rsidRPr="002A1A59">
        <w:t xml:space="preserve"> </w:t>
      </w:r>
      <w:r w:rsidR="00D66D8B">
        <w:t>how mortality varies</w:t>
      </w:r>
      <w:r w:rsidR="00AB4DD3">
        <w:t xml:space="preserve"> </w:t>
      </w:r>
      <w:r w:rsidR="00FB6443">
        <w:t>by</w:t>
      </w:r>
      <w:r w:rsidR="00821B90" w:rsidRPr="002A1A59">
        <w:t xml:space="preserve"> </w:t>
      </w:r>
      <w:r w:rsidR="006924BC">
        <w:t>age</w:t>
      </w:r>
      <w:r w:rsidR="00815E4D">
        <w:t>,</w:t>
      </w:r>
      <w:r w:rsidR="006924BC">
        <w:t xml:space="preserve"> sex, </w:t>
      </w:r>
      <w:r w:rsidR="00821B90" w:rsidRPr="002A1A59">
        <w:t>location</w:t>
      </w:r>
      <w:r w:rsidR="00976546">
        <w:t xml:space="preserve"> and</w:t>
      </w:r>
      <w:r w:rsidR="00AB4DD3">
        <w:t xml:space="preserve"> month. </w:t>
      </w:r>
      <w:r w:rsidR="00A91C56">
        <w:t xml:space="preserve">We account for </w:t>
      </w:r>
      <w:r w:rsidR="00AB4DD3">
        <w:t>secular changes</w:t>
      </w:r>
      <w:r w:rsidR="00541AB5">
        <w:t xml:space="preserve"> in mortality</w:t>
      </w:r>
      <w:r w:rsidR="00815E4D">
        <w:t xml:space="preserve">, </w:t>
      </w:r>
      <w:commentRangeStart w:id="4"/>
      <w:r w:rsidR="00815E4D">
        <w:t xml:space="preserve">as well </w:t>
      </w:r>
      <w:r w:rsidR="00762F77">
        <w:t xml:space="preserve">as how short-term deviations from a long-term trend can be explained by </w:t>
      </w:r>
      <w:r w:rsidR="00D1376B">
        <w:t xml:space="preserve">fluctuations from monthly </w:t>
      </w:r>
      <w:r w:rsidR="00712D92">
        <w:t>climate</w:t>
      </w:r>
      <w:r w:rsidR="007F5F15">
        <w:t xml:space="preserve"> </w:t>
      </w:r>
      <w:r w:rsidR="001D5F5B">
        <w:t>conditions</w:t>
      </w:r>
      <w:commentRangeEnd w:id="4"/>
      <w:r w:rsidR="00877F76">
        <w:rPr>
          <w:rStyle w:val="CommentReference"/>
        </w:rPr>
        <w:commentReference w:id="4"/>
      </w:r>
      <w:r w:rsidR="005A102E">
        <w:t>.</w:t>
      </w:r>
    </w:p>
    <w:p w14:paraId="61222708" w14:textId="77777777" w:rsidR="004301E5" w:rsidRDefault="004301E5" w:rsidP="00CC4236">
      <w:pPr>
        <w:jc w:val="both"/>
      </w:pPr>
    </w:p>
    <w:p w14:paraId="5B6D8FCB" w14:textId="7BEA4B62" w:rsidR="004301E5" w:rsidRDefault="00BD2282" w:rsidP="00CC4236">
      <w:pPr>
        <w:jc w:val="both"/>
      </w:pPr>
      <w:commentRangeStart w:id="5"/>
      <w:r>
        <w:t>We used data on</w:t>
      </w:r>
      <w:r w:rsidR="006238D4" w:rsidRPr="006238D4">
        <w:t xml:space="preserve"> </w:t>
      </w:r>
      <w:r w:rsidR="0006125D">
        <w:t xml:space="preserve">5.5 million </w:t>
      </w:r>
      <w:r w:rsidR="0093013F">
        <w:t xml:space="preserve">injury </w:t>
      </w:r>
      <w:r>
        <w:t>deaths</w:t>
      </w:r>
      <w:r w:rsidR="007126D2">
        <w:t xml:space="preserve">. </w:t>
      </w:r>
      <w:commentRangeEnd w:id="5"/>
      <w:r w:rsidR="00877F76">
        <w:rPr>
          <w:rStyle w:val="CommentReference"/>
        </w:rPr>
        <w:commentReference w:id="5"/>
      </w:r>
      <w:r w:rsidR="0093013F" w:rsidRPr="0093013F">
        <w:t xml:space="preserve">We </w:t>
      </w:r>
      <w:r w:rsidR="00C02EBA">
        <w:t>calculated</w:t>
      </w:r>
      <w:r w:rsidR="0093013F" w:rsidRPr="0093013F">
        <w:t xml:space="preserve"> </w:t>
      </w:r>
      <w:r w:rsidR="006554B0" w:rsidRPr="0093013F">
        <w:t xml:space="preserve">monthly population-weighted </w:t>
      </w:r>
      <w:r w:rsidR="0093013F" w:rsidRPr="0093013F">
        <w:t>temperature</w:t>
      </w:r>
      <w:r w:rsidR="006554B0">
        <w:t xml:space="preserve"> </w:t>
      </w:r>
      <w:r w:rsidR="002314B0">
        <w:t>statistics</w:t>
      </w:r>
      <w:r w:rsidR="0093013F" w:rsidRPr="0093013F">
        <w:t xml:space="preserve"> from ERA-Interim, which combines predictions from a physical model with ground-based and</w:t>
      </w:r>
      <w:r w:rsidR="00A52A8B">
        <w:t xml:space="preserve"> satellite measurements.</w:t>
      </w:r>
      <w:r w:rsidR="00A52A8B">
        <w:fldChar w:fldCharType="begin" w:fldLock="1"/>
      </w:r>
      <w:r w:rsidR="00A52A8B">
        <w:instrText>ADDIN CSL_CITATION { "citationItems" : [ { "id" : "ITEM-1", "itemData" : { "DOI" : "10.1002/qj.828", "ISBN" : "1477-870X", "ISSN" : "00359009", "abstract" : "ERA-Interim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"H\u00f3lm", "given" : "E.", "non-dropping-particle" : "", "parse-names" : false, "suffix" : "" }, { "dropping-particle" : "", "family" : "Isaksen", "given" : "L.", "non-dropping-particle" : "", "parse-names" : false, "suffix" : "" }, { "dropping-particle" : "", "family" : "K\u00e5llberg", "given" : "P.", "non-dropping-particle" : "", "parse-names" : false, "suffix" : "" }, { "dropping-particle" : "", "family" : "K\u00f6hler",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"Th\u00e9paut",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"page" : "553-597", "title" : "The ERA-Interim reanalysis: Configuration and performance of the data assimilation system", "type" : "article-journal", "volume" : "137" }, "uris" : [ "http://www.mendeley.com/documents/?uuid=da1e324c-78c4-40eb-b175-17713866f18f" ] } ], "mendeley" : { "formattedCitation" : "&lt;sup&gt;1&lt;/sup&gt;", "plainTextFormattedCitation" : "1", "previouslyFormattedCitation" : "&lt;sup&gt;1&lt;/sup&gt;" }, "properties" : {  }, "schema" : "https://github.com/citation-style-language/schema/raw/master/csl-citation.json" }</w:instrText>
      </w:r>
      <w:r w:rsidR="00A52A8B">
        <w:fldChar w:fldCharType="separate"/>
      </w:r>
      <w:r w:rsidR="00A52A8B" w:rsidRPr="00A52A8B">
        <w:rPr>
          <w:noProof/>
          <w:vertAlign w:val="superscript"/>
        </w:rPr>
        <w:t>1</w:t>
      </w:r>
      <w:r w:rsidR="00A52A8B">
        <w:fldChar w:fldCharType="end"/>
      </w:r>
    </w:p>
    <w:p w14:paraId="0BAD9F35" w14:textId="77777777" w:rsidR="004C38AA" w:rsidRPr="002A1A59" w:rsidRDefault="004C38AA" w:rsidP="00CC4236">
      <w:pPr>
        <w:jc w:val="both"/>
      </w:pPr>
    </w:p>
    <w:p w14:paraId="6B191EDF" w14:textId="18DE0B85" w:rsidR="001E787C" w:rsidRPr="00CE246B" w:rsidRDefault="001E787C" w:rsidP="00CE246B">
      <w:pPr>
        <w:jc w:val="both"/>
        <w:outlineLvl w:val="0"/>
        <w:rPr>
          <w:b/>
        </w:rPr>
      </w:pPr>
      <w:r w:rsidRPr="002A1A59">
        <w:rPr>
          <w:b/>
        </w:rPr>
        <w:t>Results</w:t>
      </w:r>
    </w:p>
    <w:p w14:paraId="4406C80A" w14:textId="7D146ADA" w:rsidR="004224C5" w:rsidRDefault="00D454B6" w:rsidP="001E787C">
      <w:pPr>
        <w:jc w:val="both"/>
      </w:pPr>
      <w:commentRangeStart w:id="6"/>
      <w:commentRangeStart w:id="7"/>
      <w:r>
        <w:t>M</w:t>
      </w:r>
      <w:r w:rsidR="001B08CE">
        <w:t xml:space="preserve">ortality </w:t>
      </w:r>
      <w:r w:rsidR="00E42672" w:rsidRPr="002A1A59">
        <w:t xml:space="preserve">risk </w:t>
      </w:r>
      <w:commentRangeEnd w:id="6"/>
      <w:r w:rsidR="00877F76">
        <w:rPr>
          <w:rStyle w:val="CommentReference"/>
        </w:rPr>
        <w:commentReference w:id="6"/>
      </w:r>
      <w:r>
        <w:t>increased</w:t>
      </w:r>
      <w:r w:rsidR="00052E44">
        <w:t xml:space="preserve"> with </w:t>
      </w:r>
      <w:r w:rsidR="00A758B6">
        <w:t xml:space="preserve">temperature </w:t>
      </w:r>
      <w:r w:rsidR="001E787C" w:rsidRPr="002A1A59">
        <w:t xml:space="preserve">for all months for </w:t>
      </w:r>
      <w:r w:rsidR="00356AFE">
        <w:t>males</w:t>
      </w:r>
      <w:r w:rsidR="001E787C" w:rsidRPr="002A1A59">
        <w:t xml:space="preserve"> 15-24</w:t>
      </w:r>
      <w:r w:rsidR="00294CC5">
        <w:t xml:space="preserve"> years</w:t>
      </w:r>
      <w:r w:rsidR="00404C04">
        <w:t>.</w:t>
      </w:r>
      <w:r w:rsidR="004147FE">
        <w:t xml:space="preserve"> </w:t>
      </w:r>
      <w:commentRangeEnd w:id="7"/>
      <w:r w:rsidR="00877F76">
        <w:rPr>
          <w:rStyle w:val="CommentReference"/>
        </w:rPr>
        <w:commentReference w:id="7"/>
      </w:r>
      <w:commentRangeStart w:id="8"/>
      <w:r w:rsidR="00404C04">
        <w:t>T</w:t>
      </w:r>
      <w:r w:rsidR="004147FE">
        <w:t>he</w:t>
      </w:r>
      <w:r w:rsidR="00230AFC">
        <w:t xml:space="preserve"> largest </w:t>
      </w:r>
      <w:r w:rsidR="00404C04">
        <w:t xml:space="preserve">overall </w:t>
      </w:r>
      <w:r w:rsidR="00230AFC">
        <w:t xml:space="preserve">increase </w:t>
      </w:r>
      <w:r w:rsidR="00404C04">
        <w:t>was seen in</w:t>
      </w:r>
      <w:r w:rsidR="00B22349">
        <w:t xml:space="preserve"> May for</w:t>
      </w:r>
      <w:r w:rsidR="00230AFC">
        <w:t xml:space="preserve"> </w:t>
      </w:r>
      <w:r w:rsidR="00730C9D">
        <w:t>females</w:t>
      </w:r>
      <w:r w:rsidR="00FD0FE3">
        <w:t xml:space="preserve"> </w:t>
      </w:r>
      <w:r w:rsidR="00BD2B2B">
        <w:t xml:space="preserve">5-14 </w:t>
      </w:r>
      <w:r w:rsidR="00B22349">
        <w:t>years</w:t>
      </w:r>
      <w:r w:rsidR="006B1E5C">
        <w:t xml:space="preserve">. </w:t>
      </w:r>
      <w:r w:rsidR="009B2120">
        <w:t>For males</w:t>
      </w:r>
      <w:r w:rsidR="004562C9">
        <w:t xml:space="preserve"> ≤7</w:t>
      </w:r>
      <w:r w:rsidR="004224C5" w:rsidRPr="004224C5">
        <w:t xml:space="preserve">5 </w:t>
      </w:r>
      <w:r w:rsidR="009B2120">
        <w:t>years</w:t>
      </w:r>
      <w:r w:rsidR="004224C5" w:rsidRPr="004224C5">
        <w:t xml:space="preserve">, </w:t>
      </w:r>
      <w:r w:rsidR="000D0879">
        <w:t xml:space="preserve">there were </w:t>
      </w:r>
      <w:r w:rsidR="004224C5" w:rsidRPr="004224C5">
        <w:t>incre</w:t>
      </w:r>
      <w:r w:rsidR="000D0879">
        <w:t>ases in</w:t>
      </w:r>
      <w:r w:rsidR="004224C5" w:rsidRPr="004224C5">
        <w:t xml:space="preserve"> risk throughout</w:t>
      </w:r>
      <w:r w:rsidR="00BC6D11">
        <w:t xml:space="preserve"> June/</w:t>
      </w:r>
      <w:r w:rsidR="004224C5" w:rsidRPr="004224C5">
        <w:t xml:space="preserve">July. </w:t>
      </w:r>
      <w:r w:rsidR="004A07DB" w:rsidRPr="004224C5">
        <w:t>Most</w:t>
      </w:r>
      <w:r w:rsidR="004224C5" w:rsidRPr="004224C5">
        <w:t xml:space="preserve"> males ≤55 years demonstrate</w:t>
      </w:r>
      <w:r w:rsidR="00485E25">
        <w:t>d significant increases in</w:t>
      </w:r>
      <w:r w:rsidR="004224C5" w:rsidRPr="004224C5">
        <w:t xml:space="preserve"> March-September. </w:t>
      </w:r>
      <w:r w:rsidR="0030704C">
        <w:t xml:space="preserve">We only found decreasing risk </w:t>
      </w:r>
      <w:r w:rsidR="004224C5" w:rsidRPr="004224C5">
        <w:t xml:space="preserve">in ≥85 years </w:t>
      </w:r>
      <w:r w:rsidR="0030704C">
        <w:t>in winter months</w:t>
      </w:r>
      <w:r w:rsidR="00FA2E62">
        <w:t xml:space="preserve"> for both sexes</w:t>
      </w:r>
      <w:r w:rsidR="0030704C">
        <w:t>.</w:t>
      </w:r>
      <w:commentRangeEnd w:id="8"/>
      <w:r w:rsidR="00877F76">
        <w:rPr>
          <w:rStyle w:val="CommentReference"/>
        </w:rPr>
        <w:commentReference w:id="8"/>
      </w:r>
    </w:p>
    <w:p w14:paraId="7718C771" w14:textId="77777777" w:rsidR="0003580B" w:rsidRDefault="0003580B" w:rsidP="001E787C">
      <w:pPr>
        <w:jc w:val="both"/>
      </w:pPr>
    </w:p>
    <w:p w14:paraId="1D5AB2E6" w14:textId="5680184B" w:rsidR="00F6764B" w:rsidRPr="002A1A59" w:rsidRDefault="00FD5C11" w:rsidP="001E787C">
      <w:pPr>
        <w:jc w:val="both"/>
      </w:pPr>
      <w:commentRangeStart w:id="9"/>
      <w:r>
        <w:t xml:space="preserve">Unintentional injuries </w:t>
      </w:r>
      <w:r w:rsidR="001B6003">
        <w:t>strongly drive this relationship,</w:t>
      </w:r>
      <w:r w:rsidR="0000797E">
        <w:t xml:space="preserve"> with</w:t>
      </w:r>
      <w:r w:rsidR="001B6003">
        <w:t xml:space="preserve"> </w:t>
      </w:r>
      <w:r w:rsidR="0000797E">
        <w:t>i</w:t>
      </w:r>
      <w:r w:rsidR="00FA1CB5">
        <w:t>ntentional injur</w:t>
      </w:r>
      <w:r w:rsidR="0000797E">
        <w:t xml:space="preserve">ies </w:t>
      </w:r>
      <w:r w:rsidR="00FA1CB5">
        <w:t>show</w:t>
      </w:r>
      <w:r w:rsidR="0000797E">
        <w:t>ing</w:t>
      </w:r>
      <w:r w:rsidR="00FA1CB5" w:rsidRPr="002A1A59">
        <w:t xml:space="preserve"> no consistent relationship </w:t>
      </w:r>
      <w:r w:rsidR="00FA1CB5">
        <w:t>with</w:t>
      </w:r>
      <w:r w:rsidR="00FA1CB5" w:rsidRPr="002A1A59">
        <w:t xml:space="preserve"> temperature</w:t>
      </w:r>
      <w:r w:rsidR="00FA1CB5">
        <w:t>.</w:t>
      </w:r>
      <w:r w:rsidR="00B46B8B">
        <w:t xml:space="preserve"> </w:t>
      </w:r>
      <w:r w:rsidR="006D7DB1">
        <w:t>We</w:t>
      </w:r>
      <w:r w:rsidR="00F6764B">
        <w:t xml:space="preserve"> will</w:t>
      </w:r>
      <w:r w:rsidR="006D7DB1">
        <w:t xml:space="preserve"> also</w:t>
      </w:r>
      <w:r w:rsidR="00F6764B">
        <w:t xml:space="preserve"> present findings </w:t>
      </w:r>
      <w:r w:rsidR="00BC380D">
        <w:t xml:space="preserve">on </w:t>
      </w:r>
      <w:r w:rsidR="00C2352F">
        <w:t>transport accidents, accidental falls,</w:t>
      </w:r>
      <w:r w:rsidR="00B14D83">
        <w:t xml:space="preserve"> </w:t>
      </w:r>
      <w:proofErr w:type="gramStart"/>
      <w:r w:rsidR="00B14D83">
        <w:t>accidental</w:t>
      </w:r>
      <w:proofErr w:type="gramEnd"/>
      <w:r w:rsidR="00B14D83">
        <w:t xml:space="preserve"> drowning,</w:t>
      </w:r>
      <w:r w:rsidR="00971E26">
        <w:t xml:space="preserve"> intentional self-harm</w:t>
      </w:r>
      <w:r w:rsidR="00347B85">
        <w:t xml:space="preserve"> and assault.</w:t>
      </w:r>
      <w:commentRangeEnd w:id="9"/>
      <w:r w:rsidR="00877F76">
        <w:rPr>
          <w:rStyle w:val="CommentReference"/>
        </w:rPr>
        <w:commentReference w:id="9"/>
      </w:r>
    </w:p>
    <w:p w14:paraId="4629B0DD" w14:textId="77777777" w:rsidR="001E787C" w:rsidRPr="002A1A59" w:rsidRDefault="001E787C" w:rsidP="00CC4236">
      <w:pPr>
        <w:jc w:val="both"/>
      </w:pPr>
    </w:p>
    <w:p w14:paraId="68835F32" w14:textId="196CB6E6" w:rsidR="00566C7B" w:rsidRPr="00CE246B" w:rsidRDefault="001E787C" w:rsidP="00CE246B">
      <w:pPr>
        <w:jc w:val="both"/>
        <w:outlineLvl w:val="0"/>
        <w:rPr>
          <w:b/>
        </w:rPr>
      </w:pPr>
      <w:r w:rsidRPr="002A1A59">
        <w:rPr>
          <w:b/>
        </w:rPr>
        <w:t>Conclusion</w:t>
      </w:r>
    </w:p>
    <w:p w14:paraId="2C8F0C4A" w14:textId="0B30D396" w:rsidR="00FB0C04" w:rsidRDefault="00D72945" w:rsidP="00CC4236">
      <w:pPr>
        <w:jc w:val="both"/>
      </w:pPr>
      <w:commentRangeStart w:id="10"/>
      <w:r w:rsidRPr="002A1A59">
        <w:t>Our results indicate</w:t>
      </w:r>
      <w:r w:rsidR="00BF73E9" w:rsidRPr="002A1A59">
        <w:t xml:space="preserve"> differentials in risk </w:t>
      </w:r>
      <w:r w:rsidR="002A1A59">
        <w:t xml:space="preserve">to temperature change </w:t>
      </w:r>
      <w:r w:rsidR="00BF73E9" w:rsidRPr="002A1A59">
        <w:t xml:space="preserve">by age, sex and </w:t>
      </w:r>
      <w:r w:rsidR="00DD6AC5">
        <w:t xml:space="preserve">injury </w:t>
      </w:r>
      <w:r w:rsidR="006D28E8">
        <w:t>throughout the USA, relevant to targeting vulnerable communities.</w:t>
      </w:r>
      <w:r w:rsidR="00C953C4">
        <w:t xml:space="preserve"> </w:t>
      </w:r>
      <w:commentRangeEnd w:id="10"/>
      <w:r w:rsidR="00877F76">
        <w:rPr>
          <w:rStyle w:val="CommentReference"/>
        </w:rPr>
        <w:commentReference w:id="10"/>
      </w:r>
    </w:p>
    <w:p w14:paraId="4597F54B" w14:textId="77777777" w:rsidR="008A2DC3" w:rsidRDefault="008A2DC3" w:rsidP="00CC4236">
      <w:pPr>
        <w:jc w:val="both"/>
      </w:pPr>
    </w:p>
    <w:bookmarkStart w:id="11" w:name="_GoBack"/>
    <w:p w14:paraId="5E98916C" w14:textId="1E0FD0FA" w:rsidR="00A52A8B" w:rsidRPr="00A52A8B" w:rsidRDefault="00C800BD" w:rsidP="00A52A8B">
      <w:pPr>
        <w:widowControl w:val="0"/>
        <w:autoSpaceDE w:val="0"/>
        <w:autoSpaceDN w:val="0"/>
        <w:adjustRightInd w:val="0"/>
        <w:ind w:left="640" w:hanging="640"/>
        <w:rPr>
          <w:rFonts w:ascii="Calibri" w:hAnsi="Calibri"/>
          <w:noProof/>
        </w:rPr>
      </w:pPr>
      <w:r>
        <w:fldChar w:fldCharType="begin" w:fldLock="1"/>
      </w:r>
      <w:r>
        <w:instrText xml:space="preserve">ADDIN Mendeley Bibliography CSL_BIBLIOGRAPHY </w:instrText>
      </w:r>
      <w:r>
        <w:fldChar w:fldCharType="separate"/>
      </w:r>
      <w:r w:rsidR="00A52A8B" w:rsidRPr="00A52A8B">
        <w:rPr>
          <w:rFonts w:ascii="Calibri" w:eastAsia="Times New Roman" w:hAnsi="Calibri" w:cs="Times New Roman"/>
          <w:noProof/>
        </w:rPr>
        <w:t>1</w:t>
      </w:r>
      <w:r w:rsidR="00A52A8B" w:rsidRPr="00A52A8B">
        <w:rPr>
          <w:rFonts w:ascii="Calibri" w:eastAsia="Times New Roman" w:hAnsi="Calibri" w:cs="Times New Roman"/>
          <w:noProof/>
        </w:rPr>
        <w:tab/>
        <w:t xml:space="preserve">Dee DP, Uppala SM, Simmons AJ, </w:t>
      </w:r>
      <w:r w:rsidR="00A52A8B" w:rsidRPr="00A52A8B">
        <w:rPr>
          <w:rFonts w:ascii="Calibri" w:eastAsia="Times New Roman" w:hAnsi="Calibri" w:cs="Times New Roman"/>
          <w:i/>
          <w:iCs/>
          <w:noProof/>
        </w:rPr>
        <w:t>et al.</w:t>
      </w:r>
      <w:r w:rsidR="00A52A8B" w:rsidRPr="00A52A8B">
        <w:rPr>
          <w:rFonts w:ascii="Calibri" w:eastAsia="Times New Roman" w:hAnsi="Calibri" w:cs="Times New Roman"/>
          <w:noProof/>
        </w:rPr>
        <w:t xml:space="preserve"> The ERA-Interim reanalysis: Configuration and performance of the data assimilation system. </w:t>
      </w:r>
      <w:r w:rsidR="00A52A8B" w:rsidRPr="00A52A8B">
        <w:rPr>
          <w:rFonts w:ascii="Calibri" w:eastAsia="Times New Roman" w:hAnsi="Calibri" w:cs="Times New Roman"/>
          <w:i/>
          <w:iCs/>
          <w:noProof/>
        </w:rPr>
        <w:t>Q J R Meteorol Soc</w:t>
      </w:r>
      <w:r w:rsidR="00A52A8B" w:rsidRPr="00A52A8B">
        <w:rPr>
          <w:rFonts w:ascii="Calibri" w:eastAsia="Times New Roman" w:hAnsi="Calibri" w:cs="Times New Roman"/>
          <w:noProof/>
        </w:rPr>
        <w:t xml:space="preserve"> 2011; </w:t>
      </w:r>
      <w:r w:rsidR="00A52A8B" w:rsidRPr="00A52A8B">
        <w:rPr>
          <w:rFonts w:ascii="Calibri" w:eastAsia="Times New Roman" w:hAnsi="Calibri" w:cs="Times New Roman"/>
          <w:b/>
          <w:bCs/>
          <w:noProof/>
        </w:rPr>
        <w:t>137</w:t>
      </w:r>
      <w:r w:rsidR="00A52A8B" w:rsidRPr="00A52A8B">
        <w:rPr>
          <w:rFonts w:ascii="Calibri" w:eastAsia="Times New Roman" w:hAnsi="Calibri" w:cs="Times New Roman"/>
          <w:noProof/>
        </w:rPr>
        <w:t>: 553–97.</w:t>
      </w:r>
    </w:p>
    <w:p w14:paraId="6C1D8E07" w14:textId="7341E3BD" w:rsidR="00C800BD" w:rsidRPr="00CC4236" w:rsidRDefault="00C800BD" w:rsidP="00A52A8B">
      <w:pPr>
        <w:widowControl w:val="0"/>
        <w:autoSpaceDE w:val="0"/>
        <w:autoSpaceDN w:val="0"/>
        <w:adjustRightInd w:val="0"/>
        <w:ind w:left="640" w:hanging="640"/>
      </w:pPr>
      <w:r>
        <w:fldChar w:fldCharType="end"/>
      </w:r>
      <w:bookmarkEnd w:id="11"/>
    </w:p>
    <w:sectPr w:rsidR="00C800BD" w:rsidRPr="00CC4236"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ajid" w:date="2018-03-30T17:07:00Z" w:initials="M">
    <w:p w14:paraId="6E9C7EA3" w14:textId="6658C931" w:rsidR="00877F76" w:rsidRDefault="00877F76">
      <w:pPr>
        <w:pStyle w:val="CommentText"/>
      </w:pPr>
      <w:r>
        <w:rPr>
          <w:rStyle w:val="CommentReference"/>
        </w:rPr>
        <w:annotationRef/>
      </w:r>
      <w:proofErr w:type="gramStart"/>
      <w:r>
        <w:t>add</w:t>
      </w:r>
      <w:proofErr w:type="gramEnd"/>
      <w:r>
        <w:t xml:space="preserve"> names</w:t>
      </w:r>
    </w:p>
  </w:comment>
  <w:comment w:id="4" w:author="Majid" w:date="2018-03-30T17:08:00Z" w:initials="M">
    <w:p w14:paraId="0793D5F0" w14:textId="3210474F" w:rsidR="00877F76" w:rsidRDefault="00877F76">
      <w:pPr>
        <w:pStyle w:val="CommentText"/>
      </w:pPr>
      <w:r>
        <w:rPr>
          <w:rStyle w:val="CommentReference"/>
        </w:rPr>
        <w:annotationRef/>
      </w:r>
      <w:proofErr w:type="gramStart"/>
      <w:r>
        <w:t>vague</w:t>
      </w:r>
      <w:proofErr w:type="gramEnd"/>
      <w:r>
        <w:t xml:space="preserve">. </w:t>
      </w:r>
      <w:proofErr w:type="gramStart"/>
      <w:r>
        <w:t>also</w:t>
      </w:r>
      <w:proofErr w:type="gramEnd"/>
      <w:r>
        <w:t xml:space="preserve"> make a separate sentence. </w:t>
      </w:r>
      <w:proofErr w:type="gramStart"/>
      <w:r>
        <w:t>this</w:t>
      </w:r>
      <w:proofErr w:type="gramEnd"/>
      <w:r>
        <w:t xml:space="preserve"> is the key feature of the model</w:t>
      </w:r>
    </w:p>
  </w:comment>
  <w:comment w:id="5" w:author="Majid" w:date="2018-03-30T17:08:00Z" w:initials="M">
    <w:p w14:paraId="358C704D" w14:textId="590A62A0" w:rsidR="00877F76" w:rsidRDefault="00877F76">
      <w:pPr>
        <w:pStyle w:val="CommentText"/>
      </w:pPr>
      <w:r>
        <w:rPr>
          <w:rStyle w:val="CommentReference"/>
        </w:rPr>
        <w:annotationRef/>
      </w:r>
      <w:proofErr w:type="gramStart"/>
      <w:r>
        <w:t>monthly</w:t>
      </w:r>
      <w:proofErr w:type="gramEnd"/>
      <w:r>
        <w:t xml:space="preserve"> death rates for each age group, state, year.</w:t>
      </w:r>
    </w:p>
  </w:comment>
  <w:comment w:id="6" w:author="Majid" w:date="2018-03-30T17:09:00Z" w:initials="M">
    <w:p w14:paraId="7E7676E1" w14:textId="310477DF" w:rsidR="00877F76" w:rsidRDefault="00877F76">
      <w:pPr>
        <w:pStyle w:val="CommentText"/>
      </w:pPr>
      <w:r>
        <w:rPr>
          <w:rStyle w:val="CommentReference"/>
        </w:rPr>
        <w:annotationRef/>
      </w:r>
      <w:proofErr w:type="gramStart"/>
      <w:r>
        <w:t>specify</w:t>
      </w:r>
      <w:proofErr w:type="gramEnd"/>
      <w:r>
        <w:t xml:space="preserve"> injury</w:t>
      </w:r>
    </w:p>
  </w:comment>
  <w:comment w:id="7" w:author="Majid" w:date="2018-03-30T17:10:00Z" w:initials="M">
    <w:p w14:paraId="6AACFD26" w14:textId="71559F1D" w:rsidR="00877F76" w:rsidRDefault="00877F76">
      <w:pPr>
        <w:pStyle w:val="CommentText"/>
      </w:pPr>
      <w:r>
        <w:rPr>
          <w:rStyle w:val="CommentReference"/>
        </w:rPr>
        <w:annotationRef/>
      </w:r>
      <w:proofErr w:type="gramStart"/>
      <w:r>
        <w:t>not</w:t>
      </w:r>
      <w:proofErr w:type="gramEnd"/>
      <w:r>
        <w:t xml:space="preserve"> with temperature. </w:t>
      </w:r>
      <w:proofErr w:type="gramStart"/>
      <w:r>
        <w:t>it</w:t>
      </w:r>
      <w:proofErr w:type="gramEnd"/>
      <w:r>
        <w:t xml:space="preserve"> is with having a warmer month compared to longer term average</w:t>
      </w:r>
    </w:p>
  </w:comment>
  <w:comment w:id="8" w:author="Majid" w:date="2018-03-30T17:11:00Z" w:initials="M">
    <w:p w14:paraId="7CC6106B" w14:textId="03934850" w:rsidR="00877F76" w:rsidRDefault="00877F76">
      <w:pPr>
        <w:pStyle w:val="CommentText"/>
      </w:pPr>
      <w:r>
        <w:rPr>
          <w:rStyle w:val="CommentReference"/>
        </w:rPr>
        <w:annotationRef/>
      </w:r>
      <w:proofErr w:type="gramStart"/>
      <w:r>
        <w:t>some</w:t>
      </w:r>
      <w:proofErr w:type="gramEnd"/>
      <w:r>
        <w:t xml:space="preserve"> of these are hard to swallow (e.g. female 5-14).  </w:t>
      </w:r>
      <w:proofErr w:type="gramStart"/>
      <w:r>
        <w:t>what</w:t>
      </w:r>
      <w:proofErr w:type="gramEnd"/>
      <w:r>
        <w:t xml:space="preserve"> are key results that are intuitive? </w:t>
      </w:r>
      <w:proofErr w:type="gramStart"/>
      <w:r>
        <w:t>some</w:t>
      </w:r>
      <w:proofErr w:type="gramEnd"/>
      <w:r>
        <w:t xml:space="preserve"> of this can go and more added to unintentional</w:t>
      </w:r>
    </w:p>
  </w:comment>
  <w:comment w:id="9" w:author="Majid" w:date="2018-03-30T17:10:00Z" w:initials="M">
    <w:p w14:paraId="527DFF8B" w14:textId="46C1602C" w:rsidR="00877F76" w:rsidRDefault="00877F76">
      <w:pPr>
        <w:pStyle w:val="CommentText"/>
      </w:pPr>
      <w:r>
        <w:rPr>
          <w:rStyle w:val="CommentReference"/>
        </w:rPr>
        <w:annotationRef/>
      </w:r>
    </w:p>
  </w:comment>
  <w:comment w:id="10" w:author="Majid" w:date="2018-03-30T17:11:00Z" w:initials="M">
    <w:p w14:paraId="4449CDC0" w14:textId="7C357087" w:rsidR="00877F76" w:rsidRDefault="00877F76">
      <w:pPr>
        <w:pStyle w:val="CommentText"/>
      </w:pPr>
      <w:r>
        <w:rPr>
          <w:rStyle w:val="CommentReference"/>
        </w:rPr>
        <w:annotationRef/>
      </w:r>
      <w:proofErr w:type="gramStart"/>
      <w:r>
        <w:t>make</w:t>
      </w:r>
      <w:proofErr w:type="gramEnd"/>
      <w:r>
        <w:t xml:space="preserve"> more specific. </w:t>
      </w:r>
      <w:proofErr w:type="gramStart"/>
      <w:r>
        <w:t>is</w:t>
      </w:r>
      <w:proofErr w:type="gramEnd"/>
      <w:r>
        <w:t xml:space="preserve"> increasing fluctuation or more warm anomalies bad for injuries?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trackRevisio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E96"/>
    <w:rsid w:val="0000461D"/>
    <w:rsid w:val="0000797E"/>
    <w:rsid w:val="00012322"/>
    <w:rsid w:val="000226F5"/>
    <w:rsid w:val="0003580B"/>
    <w:rsid w:val="0003657E"/>
    <w:rsid w:val="00036FFA"/>
    <w:rsid w:val="000450BD"/>
    <w:rsid w:val="0004691D"/>
    <w:rsid w:val="00052E44"/>
    <w:rsid w:val="000544A3"/>
    <w:rsid w:val="000572D5"/>
    <w:rsid w:val="0006125D"/>
    <w:rsid w:val="000637D4"/>
    <w:rsid w:val="0006422D"/>
    <w:rsid w:val="000646AA"/>
    <w:rsid w:val="00065EAB"/>
    <w:rsid w:val="00066C53"/>
    <w:rsid w:val="00074902"/>
    <w:rsid w:val="0008315C"/>
    <w:rsid w:val="000870BD"/>
    <w:rsid w:val="00094337"/>
    <w:rsid w:val="000A67D2"/>
    <w:rsid w:val="000B0D4A"/>
    <w:rsid w:val="000B6495"/>
    <w:rsid w:val="000B68BB"/>
    <w:rsid w:val="000B7625"/>
    <w:rsid w:val="000C7277"/>
    <w:rsid w:val="000D0879"/>
    <w:rsid w:val="000D3BBB"/>
    <w:rsid w:val="000D7395"/>
    <w:rsid w:val="000F2D60"/>
    <w:rsid w:val="00132C6C"/>
    <w:rsid w:val="00156FC7"/>
    <w:rsid w:val="00161E98"/>
    <w:rsid w:val="001638C6"/>
    <w:rsid w:val="00166F8C"/>
    <w:rsid w:val="001672B6"/>
    <w:rsid w:val="00167BD7"/>
    <w:rsid w:val="001767A0"/>
    <w:rsid w:val="00176AB2"/>
    <w:rsid w:val="00183ED4"/>
    <w:rsid w:val="001928EC"/>
    <w:rsid w:val="001A1F00"/>
    <w:rsid w:val="001A39E7"/>
    <w:rsid w:val="001B08CE"/>
    <w:rsid w:val="001B0EFF"/>
    <w:rsid w:val="001B23D1"/>
    <w:rsid w:val="001B317B"/>
    <w:rsid w:val="001B3A23"/>
    <w:rsid w:val="001B6003"/>
    <w:rsid w:val="001C613C"/>
    <w:rsid w:val="001D0185"/>
    <w:rsid w:val="001D5F5B"/>
    <w:rsid w:val="001E163F"/>
    <w:rsid w:val="001E2131"/>
    <w:rsid w:val="001E4959"/>
    <w:rsid w:val="001E787C"/>
    <w:rsid w:val="001E7E6D"/>
    <w:rsid w:val="001F0FFF"/>
    <w:rsid w:val="001F7D80"/>
    <w:rsid w:val="002033D2"/>
    <w:rsid w:val="00206547"/>
    <w:rsid w:val="0021029A"/>
    <w:rsid w:val="00211495"/>
    <w:rsid w:val="002176A5"/>
    <w:rsid w:val="00220346"/>
    <w:rsid w:val="00220897"/>
    <w:rsid w:val="00220C4B"/>
    <w:rsid w:val="00221B31"/>
    <w:rsid w:val="002231AC"/>
    <w:rsid w:val="00230AFC"/>
    <w:rsid w:val="002310C7"/>
    <w:rsid w:val="002314B0"/>
    <w:rsid w:val="002500AE"/>
    <w:rsid w:val="0026033D"/>
    <w:rsid w:val="00260B02"/>
    <w:rsid w:val="0026199B"/>
    <w:rsid w:val="00262880"/>
    <w:rsid w:val="00276AEC"/>
    <w:rsid w:val="00283803"/>
    <w:rsid w:val="00284ED7"/>
    <w:rsid w:val="00294CC5"/>
    <w:rsid w:val="00296A5E"/>
    <w:rsid w:val="00296CA9"/>
    <w:rsid w:val="002A1A59"/>
    <w:rsid w:val="002B1609"/>
    <w:rsid w:val="002C40EC"/>
    <w:rsid w:val="002C47B0"/>
    <w:rsid w:val="002C725D"/>
    <w:rsid w:val="002E05E6"/>
    <w:rsid w:val="002E3194"/>
    <w:rsid w:val="002F4DC5"/>
    <w:rsid w:val="00303C84"/>
    <w:rsid w:val="00306685"/>
    <w:rsid w:val="0030704C"/>
    <w:rsid w:val="00315E15"/>
    <w:rsid w:val="00320389"/>
    <w:rsid w:val="003269B3"/>
    <w:rsid w:val="00347B85"/>
    <w:rsid w:val="00356AFE"/>
    <w:rsid w:val="00361DD6"/>
    <w:rsid w:val="003673C8"/>
    <w:rsid w:val="00367F0A"/>
    <w:rsid w:val="00376B34"/>
    <w:rsid w:val="00380D57"/>
    <w:rsid w:val="00391487"/>
    <w:rsid w:val="0039751B"/>
    <w:rsid w:val="003A3A3F"/>
    <w:rsid w:val="003A79CC"/>
    <w:rsid w:val="003C153C"/>
    <w:rsid w:val="003F22B3"/>
    <w:rsid w:val="003F4C4D"/>
    <w:rsid w:val="004018CB"/>
    <w:rsid w:val="004022B7"/>
    <w:rsid w:val="00402D6F"/>
    <w:rsid w:val="00404C04"/>
    <w:rsid w:val="004060EF"/>
    <w:rsid w:val="004147FE"/>
    <w:rsid w:val="004224C5"/>
    <w:rsid w:val="004268F9"/>
    <w:rsid w:val="004301E5"/>
    <w:rsid w:val="0043246A"/>
    <w:rsid w:val="00433EDB"/>
    <w:rsid w:val="00437E72"/>
    <w:rsid w:val="00445E5A"/>
    <w:rsid w:val="00450B41"/>
    <w:rsid w:val="004548EB"/>
    <w:rsid w:val="004562C9"/>
    <w:rsid w:val="00466460"/>
    <w:rsid w:val="00485E25"/>
    <w:rsid w:val="004921FC"/>
    <w:rsid w:val="0049587D"/>
    <w:rsid w:val="00497BA7"/>
    <w:rsid w:val="004A0027"/>
    <w:rsid w:val="004A07DB"/>
    <w:rsid w:val="004A12B1"/>
    <w:rsid w:val="004A4D26"/>
    <w:rsid w:val="004A5369"/>
    <w:rsid w:val="004B46B5"/>
    <w:rsid w:val="004B660A"/>
    <w:rsid w:val="004C140E"/>
    <w:rsid w:val="004C3449"/>
    <w:rsid w:val="004C38AA"/>
    <w:rsid w:val="004C3E42"/>
    <w:rsid w:val="004D4120"/>
    <w:rsid w:val="004D77E6"/>
    <w:rsid w:val="004E36B5"/>
    <w:rsid w:val="004E3F16"/>
    <w:rsid w:val="004E6AE1"/>
    <w:rsid w:val="004E7B07"/>
    <w:rsid w:val="004F1615"/>
    <w:rsid w:val="004F3061"/>
    <w:rsid w:val="004F404D"/>
    <w:rsid w:val="004F60F9"/>
    <w:rsid w:val="004F7FD8"/>
    <w:rsid w:val="005028B3"/>
    <w:rsid w:val="005041A9"/>
    <w:rsid w:val="00506AF4"/>
    <w:rsid w:val="005130C5"/>
    <w:rsid w:val="00522F03"/>
    <w:rsid w:val="00541AB5"/>
    <w:rsid w:val="005546F4"/>
    <w:rsid w:val="0055527C"/>
    <w:rsid w:val="005556EB"/>
    <w:rsid w:val="00561F2E"/>
    <w:rsid w:val="00565475"/>
    <w:rsid w:val="00565B41"/>
    <w:rsid w:val="00566C7B"/>
    <w:rsid w:val="005734AC"/>
    <w:rsid w:val="005746FC"/>
    <w:rsid w:val="005841AF"/>
    <w:rsid w:val="00584F78"/>
    <w:rsid w:val="00585742"/>
    <w:rsid w:val="00586777"/>
    <w:rsid w:val="0059173E"/>
    <w:rsid w:val="0059276B"/>
    <w:rsid w:val="0059357D"/>
    <w:rsid w:val="00594F9B"/>
    <w:rsid w:val="005A0528"/>
    <w:rsid w:val="005A09B0"/>
    <w:rsid w:val="005A102E"/>
    <w:rsid w:val="005A5132"/>
    <w:rsid w:val="005B06F4"/>
    <w:rsid w:val="005B1ED4"/>
    <w:rsid w:val="005B29D2"/>
    <w:rsid w:val="005B5156"/>
    <w:rsid w:val="005C0D34"/>
    <w:rsid w:val="005C68D8"/>
    <w:rsid w:val="005D61B1"/>
    <w:rsid w:val="005E0961"/>
    <w:rsid w:val="005E1EC7"/>
    <w:rsid w:val="005E57C1"/>
    <w:rsid w:val="005F34A4"/>
    <w:rsid w:val="005F3963"/>
    <w:rsid w:val="005F4FE1"/>
    <w:rsid w:val="005F5217"/>
    <w:rsid w:val="005F605D"/>
    <w:rsid w:val="0061042C"/>
    <w:rsid w:val="00611372"/>
    <w:rsid w:val="006124E6"/>
    <w:rsid w:val="006238D4"/>
    <w:rsid w:val="006245B7"/>
    <w:rsid w:val="00626D2D"/>
    <w:rsid w:val="00630573"/>
    <w:rsid w:val="00634114"/>
    <w:rsid w:val="00641AF0"/>
    <w:rsid w:val="00644D04"/>
    <w:rsid w:val="00654679"/>
    <w:rsid w:val="006554B0"/>
    <w:rsid w:val="006633AD"/>
    <w:rsid w:val="00674A60"/>
    <w:rsid w:val="00677304"/>
    <w:rsid w:val="006924BC"/>
    <w:rsid w:val="0069323B"/>
    <w:rsid w:val="006934E5"/>
    <w:rsid w:val="006A1AB9"/>
    <w:rsid w:val="006A5B04"/>
    <w:rsid w:val="006B1E5C"/>
    <w:rsid w:val="006C0D41"/>
    <w:rsid w:val="006C3D94"/>
    <w:rsid w:val="006C50E6"/>
    <w:rsid w:val="006C685C"/>
    <w:rsid w:val="006D28E8"/>
    <w:rsid w:val="006D7DB1"/>
    <w:rsid w:val="006F382C"/>
    <w:rsid w:val="007126D2"/>
    <w:rsid w:val="00712D92"/>
    <w:rsid w:val="00712E39"/>
    <w:rsid w:val="00715BB3"/>
    <w:rsid w:val="00715E8B"/>
    <w:rsid w:val="00717E62"/>
    <w:rsid w:val="00720EC4"/>
    <w:rsid w:val="007259F2"/>
    <w:rsid w:val="00730C9D"/>
    <w:rsid w:val="00732B83"/>
    <w:rsid w:val="00743173"/>
    <w:rsid w:val="007566B3"/>
    <w:rsid w:val="00756799"/>
    <w:rsid w:val="007567FF"/>
    <w:rsid w:val="00762106"/>
    <w:rsid w:val="00762F77"/>
    <w:rsid w:val="007657EB"/>
    <w:rsid w:val="00786B50"/>
    <w:rsid w:val="00795E96"/>
    <w:rsid w:val="007A11B2"/>
    <w:rsid w:val="007A26B5"/>
    <w:rsid w:val="007A50AF"/>
    <w:rsid w:val="007B3072"/>
    <w:rsid w:val="007B332A"/>
    <w:rsid w:val="007B4377"/>
    <w:rsid w:val="007B4B89"/>
    <w:rsid w:val="007B545A"/>
    <w:rsid w:val="007C194D"/>
    <w:rsid w:val="007D6952"/>
    <w:rsid w:val="007D72E5"/>
    <w:rsid w:val="007E13E7"/>
    <w:rsid w:val="007E7DB0"/>
    <w:rsid w:val="007F2E1E"/>
    <w:rsid w:val="007F5F15"/>
    <w:rsid w:val="00800663"/>
    <w:rsid w:val="008069E6"/>
    <w:rsid w:val="00811049"/>
    <w:rsid w:val="0081132E"/>
    <w:rsid w:val="00815E4D"/>
    <w:rsid w:val="00821B90"/>
    <w:rsid w:val="008227EC"/>
    <w:rsid w:val="00845B42"/>
    <w:rsid w:val="008533FD"/>
    <w:rsid w:val="00865497"/>
    <w:rsid w:val="00877F76"/>
    <w:rsid w:val="00894191"/>
    <w:rsid w:val="0089552E"/>
    <w:rsid w:val="008A2DC3"/>
    <w:rsid w:val="008A6465"/>
    <w:rsid w:val="008B7DDD"/>
    <w:rsid w:val="008C4931"/>
    <w:rsid w:val="008C4B74"/>
    <w:rsid w:val="008D151B"/>
    <w:rsid w:val="008D3715"/>
    <w:rsid w:val="008D7DA6"/>
    <w:rsid w:val="008E6C2E"/>
    <w:rsid w:val="008F16FF"/>
    <w:rsid w:val="00901374"/>
    <w:rsid w:val="00902EA6"/>
    <w:rsid w:val="009064A2"/>
    <w:rsid w:val="00911EE8"/>
    <w:rsid w:val="009147E4"/>
    <w:rsid w:val="00915D8E"/>
    <w:rsid w:val="009202A9"/>
    <w:rsid w:val="0093013F"/>
    <w:rsid w:val="00932BD5"/>
    <w:rsid w:val="009337AC"/>
    <w:rsid w:val="00937AF1"/>
    <w:rsid w:val="009451FC"/>
    <w:rsid w:val="009458E4"/>
    <w:rsid w:val="00963B38"/>
    <w:rsid w:val="00971E26"/>
    <w:rsid w:val="00972FCA"/>
    <w:rsid w:val="00973231"/>
    <w:rsid w:val="00974800"/>
    <w:rsid w:val="00976546"/>
    <w:rsid w:val="0098603C"/>
    <w:rsid w:val="00986803"/>
    <w:rsid w:val="00990641"/>
    <w:rsid w:val="009925C1"/>
    <w:rsid w:val="009A2083"/>
    <w:rsid w:val="009A475F"/>
    <w:rsid w:val="009A4D56"/>
    <w:rsid w:val="009A7D91"/>
    <w:rsid w:val="009B2120"/>
    <w:rsid w:val="009B275D"/>
    <w:rsid w:val="009B63AD"/>
    <w:rsid w:val="009B6AE3"/>
    <w:rsid w:val="009C4135"/>
    <w:rsid w:val="009C5745"/>
    <w:rsid w:val="009D5647"/>
    <w:rsid w:val="009E1A00"/>
    <w:rsid w:val="009E2065"/>
    <w:rsid w:val="009E25B4"/>
    <w:rsid w:val="009E450A"/>
    <w:rsid w:val="00A069F4"/>
    <w:rsid w:val="00A10491"/>
    <w:rsid w:val="00A20375"/>
    <w:rsid w:val="00A25BFD"/>
    <w:rsid w:val="00A34C0B"/>
    <w:rsid w:val="00A359A3"/>
    <w:rsid w:val="00A35E7C"/>
    <w:rsid w:val="00A4013D"/>
    <w:rsid w:val="00A414CE"/>
    <w:rsid w:val="00A42F73"/>
    <w:rsid w:val="00A50F9C"/>
    <w:rsid w:val="00A52A8B"/>
    <w:rsid w:val="00A55A47"/>
    <w:rsid w:val="00A718C6"/>
    <w:rsid w:val="00A758B6"/>
    <w:rsid w:val="00A76407"/>
    <w:rsid w:val="00A80949"/>
    <w:rsid w:val="00A91C56"/>
    <w:rsid w:val="00A949C3"/>
    <w:rsid w:val="00AA0869"/>
    <w:rsid w:val="00AA1780"/>
    <w:rsid w:val="00AA22E9"/>
    <w:rsid w:val="00AA2E83"/>
    <w:rsid w:val="00AB4DD3"/>
    <w:rsid w:val="00AC6A7C"/>
    <w:rsid w:val="00AD2DD2"/>
    <w:rsid w:val="00AD560A"/>
    <w:rsid w:val="00AE2294"/>
    <w:rsid w:val="00AF409C"/>
    <w:rsid w:val="00AF59A5"/>
    <w:rsid w:val="00AF69F6"/>
    <w:rsid w:val="00AF7595"/>
    <w:rsid w:val="00B00C64"/>
    <w:rsid w:val="00B14D83"/>
    <w:rsid w:val="00B21D1D"/>
    <w:rsid w:val="00B22349"/>
    <w:rsid w:val="00B2576F"/>
    <w:rsid w:val="00B25B8D"/>
    <w:rsid w:val="00B26927"/>
    <w:rsid w:val="00B277B5"/>
    <w:rsid w:val="00B33909"/>
    <w:rsid w:val="00B46B8B"/>
    <w:rsid w:val="00B46F3D"/>
    <w:rsid w:val="00B526C6"/>
    <w:rsid w:val="00B65BA0"/>
    <w:rsid w:val="00B70782"/>
    <w:rsid w:val="00B771AF"/>
    <w:rsid w:val="00B86D68"/>
    <w:rsid w:val="00B90CA4"/>
    <w:rsid w:val="00B91584"/>
    <w:rsid w:val="00BB1084"/>
    <w:rsid w:val="00BC380D"/>
    <w:rsid w:val="00BC6D11"/>
    <w:rsid w:val="00BD0801"/>
    <w:rsid w:val="00BD2282"/>
    <w:rsid w:val="00BD2B2B"/>
    <w:rsid w:val="00BE5840"/>
    <w:rsid w:val="00BE7C5B"/>
    <w:rsid w:val="00BF73E9"/>
    <w:rsid w:val="00C02149"/>
    <w:rsid w:val="00C02EBA"/>
    <w:rsid w:val="00C115B6"/>
    <w:rsid w:val="00C2352F"/>
    <w:rsid w:val="00C25541"/>
    <w:rsid w:val="00C4447B"/>
    <w:rsid w:val="00C648F7"/>
    <w:rsid w:val="00C71E96"/>
    <w:rsid w:val="00C75FE7"/>
    <w:rsid w:val="00C77FA7"/>
    <w:rsid w:val="00C800BD"/>
    <w:rsid w:val="00C953C4"/>
    <w:rsid w:val="00C95BF9"/>
    <w:rsid w:val="00C966E9"/>
    <w:rsid w:val="00CA18D9"/>
    <w:rsid w:val="00CB62F6"/>
    <w:rsid w:val="00CC4236"/>
    <w:rsid w:val="00CD1044"/>
    <w:rsid w:val="00CD73D9"/>
    <w:rsid w:val="00CE1169"/>
    <w:rsid w:val="00CE1DCB"/>
    <w:rsid w:val="00CE246B"/>
    <w:rsid w:val="00CE3E2E"/>
    <w:rsid w:val="00CF318B"/>
    <w:rsid w:val="00CF4388"/>
    <w:rsid w:val="00CF4741"/>
    <w:rsid w:val="00CF57E3"/>
    <w:rsid w:val="00D00531"/>
    <w:rsid w:val="00D02580"/>
    <w:rsid w:val="00D02CC6"/>
    <w:rsid w:val="00D117B9"/>
    <w:rsid w:val="00D1376B"/>
    <w:rsid w:val="00D20DC2"/>
    <w:rsid w:val="00D24809"/>
    <w:rsid w:val="00D24DC4"/>
    <w:rsid w:val="00D27415"/>
    <w:rsid w:val="00D32F68"/>
    <w:rsid w:val="00D3479E"/>
    <w:rsid w:val="00D349E0"/>
    <w:rsid w:val="00D435B3"/>
    <w:rsid w:val="00D454B6"/>
    <w:rsid w:val="00D5045D"/>
    <w:rsid w:val="00D51B61"/>
    <w:rsid w:val="00D52C94"/>
    <w:rsid w:val="00D53547"/>
    <w:rsid w:val="00D56CDF"/>
    <w:rsid w:val="00D56E1E"/>
    <w:rsid w:val="00D6254A"/>
    <w:rsid w:val="00D64CF4"/>
    <w:rsid w:val="00D66D8B"/>
    <w:rsid w:val="00D72945"/>
    <w:rsid w:val="00D7364D"/>
    <w:rsid w:val="00D75325"/>
    <w:rsid w:val="00D83654"/>
    <w:rsid w:val="00D85A16"/>
    <w:rsid w:val="00D87119"/>
    <w:rsid w:val="00D91503"/>
    <w:rsid w:val="00D92672"/>
    <w:rsid w:val="00D92A88"/>
    <w:rsid w:val="00DA0FD4"/>
    <w:rsid w:val="00DC1680"/>
    <w:rsid w:val="00DC6355"/>
    <w:rsid w:val="00DC6422"/>
    <w:rsid w:val="00DD6AC5"/>
    <w:rsid w:val="00DE3257"/>
    <w:rsid w:val="00E029A5"/>
    <w:rsid w:val="00E04AA7"/>
    <w:rsid w:val="00E07AB6"/>
    <w:rsid w:val="00E17D05"/>
    <w:rsid w:val="00E24FEE"/>
    <w:rsid w:val="00E32857"/>
    <w:rsid w:val="00E42672"/>
    <w:rsid w:val="00E42E99"/>
    <w:rsid w:val="00E63B39"/>
    <w:rsid w:val="00E6722F"/>
    <w:rsid w:val="00E827DA"/>
    <w:rsid w:val="00E831F3"/>
    <w:rsid w:val="00E85B65"/>
    <w:rsid w:val="00E96385"/>
    <w:rsid w:val="00EA5764"/>
    <w:rsid w:val="00EB3342"/>
    <w:rsid w:val="00EB7434"/>
    <w:rsid w:val="00ED1AFA"/>
    <w:rsid w:val="00ED1C12"/>
    <w:rsid w:val="00ED3EB5"/>
    <w:rsid w:val="00EE34B8"/>
    <w:rsid w:val="00EE56F2"/>
    <w:rsid w:val="00EE71F3"/>
    <w:rsid w:val="00EF0DEC"/>
    <w:rsid w:val="00F01B41"/>
    <w:rsid w:val="00F04E4E"/>
    <w:rsid w:val="00F074B7"/>
    <w:rsid w:val="00F147B2"/>
    <w:rsid w:val="00F16BE0"/>
    <w:rsid w:val="00F20796"/>
    <w:rsid w:val="00F22901"/>
    <w:rsid w:val="00F25DD1"/>
    <w:rsid w:val="00F37716"/>
    <w:rsid w:val="00F40035"/>
    <w:rsid w:val="00F43484"/>
    <w:rsid w:val="00F46021"/>
    <w:rsid w:val="00F60899"/>
    <w:rsid w:val="00F636D9"/>
    <w:rsid w:val="00F6764B"/>
    <w:rsid w:val="00F73CE1"/>
    <w:rsid w:val="00F87080"/>
    <w:rsid w:val="00FA1CB5"/>
    <w:rsid w:val="00FA2E62"/>
    <w:rsid w:val="00FA45E5"/>
    <w:rsid w:val="00FA5FA5"/>
    <w:rsid w:val="00FB08AD"/>
    <w:rsid w:val="00FB0C04"/>
    <w:rsid w:val="00FB1037"/>
    <w:rsid w:val="00FB162A"/>
    <w:rsid w:val="00FB25F6"/>
    <w:rsid w:val="00FB3A54"/>
    <w:rsid w:val="00FB6151"/>
    <w:rsid w:val="00FB6443"/>
    <w:rsid w:val="00FC0A20"/>
    <w:rsid w:val="00FC0D6A"/>
    <w:rsid w:val="00FD09AB"/>
    <w:rsid w:val="00FD0FE3"/>
    <w:rsid w:val="00FD5C11"/>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 w:type="paragraph" w:styleId="DocumentMap">
    <w:name w:val="Document Map"/>
    <w:basedOn w:val="Normal"/>
    <w:link w:val="DocumentMapChar"/>
    <w:uiPriority w:val="99"/>
    <w:semiHidden/>
    <w:unhideWhenUsed/>
    <w:rsid w:val="00584F78"/>
    <w:rPr>
      <w:rFonts w:ascii="Times New Roman" w:hAnsi="Times New Roman" w:cs="Times New Roman"/>
    </w:rPr>
  </w:style>
  <w:style w:type="character" w:customStyle="1" w:styleId="DocumentMapChar">
    <w:name w:val="Document Map Char"/>
    <w:basedOn w:val="DefaultParagraphFont"/>
    <w:link w:val="DocumentMap"/>
    <w:uiPriority w:val="99"/>
    <w:semiHidden/>
    <w:rsid w:val="00584F78"/>
    <w:rPr>
      <w:rFonts w:ascii="Times New Roman" w:hAnsi="Times New Roman" w:cs="Times New Roman"/>
      <w:lang w:val="en-GB"/>
    </w:rPr>
  </w:style>
  <w:style w:type="paragraph" w:styleId="Revision">
    <w:name w:val="Revision"/>
    <w:hidden/>
    <w:uiPriority w:val="99"/>
    <w:semiHidden/>
    <w:rsid w:val="00584F78"/>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 w:type="paragraph" w:styleId="DocumentMap">
    <w:name w:val="Document Map"/>
    <w:basedOn w:val="Normal"/>
    <w:link w:val="DocumentMapChar"/>
    <w:uiPriority w:val="99"/>
    <w:semiHidden/>
    <w:unhideWhenUsed/>
    <w:rsid w:val="00584F78"/>
    <w:rPr>
      <w:rFonts w:ascii="Times New Roman" w:hAnsi="Times New Roman" w:cs="Times New Roman"/>
    </w:rPr>
  </w:style>
  <w:style w:type="character" w:customStyle="1" w:styleId="DocumentMapChar">
    <w:name w:val="Document Map Char"/>
    <w:basedOn w:val="DefaultParagraphFont"/>
    <w:link w:val="DocumentMap"/>
    <w:uiPriority w:val="99"/>
    <w:semiHidden/>
    <w:rsid w:val="00584F78"/>
    <w:rPr>
      <w:rFonts w:ascii="Times New Roman" w:hAnsi="Times New Roman" w:cs="Times New Roman"/>
      <w:lang w:val="en-GB"/>
    </w:rPr>
  </w:style>
  <w:style w:type="paragraph" w:styleId="Revision">
    <w:name w:val="Revision"/>
    <w:hidden/>
    <w:uiPriority w:val="99"/>
    <w:semiHidden/>
    <w:rsid w:val="00584F7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 w:id="794180516">
      <w:bodyDiv w:val="1"/>
      <w:marLeft w:val="0"/>
      <w:marRight w:val="0"/>
      <w:marTop w:val="0"/>
      <w:marBottom w:val="0"/>
      <w:divBdr>
        <w:top w:val="none" w:sz="0" w:space="0" w:color="auto"/>
        <w:left w:val="none" w:sz="0" w:space="0" w:color="auto"/>
        <w:bottom w:val="none" w:sz="0" w:space="0" w:color="auto"/>
        <w:right w:val="none" w:sz="0" w:space="0" w:color="auto"/>
      </w:divBdr>
    </w:div>
    <w:div w:id="1051418266">
      <w:bodyDiv w:val="1"/>
      <w:marLeft w:val="0"/>
      <w:marRight w:val="0"/>
      <w:marTop w:val="0"/>
      <w:marBottom w:val="0"/>
      <w:divBdr>
        <w:top w:val="none" w:sz="0" w:space="0" w:color="auto"/>
        <w:left w:val="none" w:sz="0" w:space="0" w:color="auto"/>
        <w:bottom w:val="none" w:sz="0" w:space="0" w:color="auto"/>
        <w:right w:val="none" w:sz="0" w:space="0" w:color="auto"/>
      </w:divBdr>
    </w:div>
    <w:div w:id="18383504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062C0C2-AD2E-463A-89CC-8CA542AD9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Majid</cp:lastModifiedBy>
  <cp:revision>3</cp:revision>
  <dcterms:created xsi:type="dcterms:W3CDTF">2018-03-30T15:45:00Z</dcterms:created>
  <dcterms:modified xsi:type="dcterms:W3CDTF">2018-03-30T16:11:00Z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