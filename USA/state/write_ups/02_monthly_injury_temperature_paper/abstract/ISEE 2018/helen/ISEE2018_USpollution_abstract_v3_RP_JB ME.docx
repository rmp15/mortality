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0083F8" w14:textId="39B22C95" w:rsidR="002439DF" w:rsidRDefault="002439DF">
      <w:r>
        <w:t xml:space="preserve">Helen Tamura-Wicks, James Bennett, Matthew Bechle, </w:t>
      </w:r>
      <w:del w:id="0" w:author="Majid" w:date="2018-03-30T16:57:00Z">
        <w:r w:rsidDel="00F54E4D">
          <w:delText xml:space="preserve">Julian Marshall, </w:delText>
        </w:r>
      </w:del>
      <w:r>
        <w:t xml:space="preserve">Chris Paciorek, Robbie Parks, Arden Pope, </w:t>
      </w:r>
      <w:ins w:id="1" w:author="Majid" w:date="2018-03-30T16:57:00Z">
        <w:r w:rsidR="00F54E4D">
          <w:t>Julian Marshall,</w:t>
        </w:r>
        <w:r w:rsidR="00F54E4D">
          <w:t xml:space="preserve"> </w:t>
        </w:r>
      </w:ins>
      <w:r>
        <w:t xml:space="preserve">Rick Burnett, Majid Ezzati </w:t>
      </w:r>
    </w:p>
    <w:p w14:paraId="63D38A26" w14:textId="77777777" w:rsidR="002439DF" w:rsidRDefault="002439DF">
      <w:r>
        <w:t>Background/Aim</w:t>
      </w:r>
    </w:p>
    <w:p w14:paraId="4567B177" w14:textId="72401F5E" w:rsidR="007C1C7B" w:rsidRDefault="002439DF">
      <w:r>
        <w:t xml:space="preserve">The adverse health effects of air pollution are well established </w:t>
      </w:r>
      <w:del w:id="2" w:author="Majid" w:date="2018-03-30T16:57:00Z">
        <w:r w:rsidDel="00F54E4D">
          <w:delText>on an</w:delText>
        </w:r>
      </w:del>
      <w:ins w:id="3" w:author="Majid" w:date="2018-03-30T16:57:00Z">
        <w:r w:rsidR="00F54E4D">
          <w:t>at the</w:t>
        </w:r>
      </w:ins>
      <w:r>
        <w:t xml:space="preserve"> individual level, and</w:t>
      </w:r>
      <w:r w:rsidR="009E7B2A">
        <w:t xml:space="preserve"> at the</w:t>
      </w:r>
      <w:r>
        <w:t xml:space="preserve"> population level in major metropolitan areas</w:t>
      </w:r>
      <w:r w:rsidRPr="002439DF">
        <w:rPr>
          <w:vertAlign w:val="superscript"/>
        </w:rPr>
        <w:t xml:space="preserve"> </w:t>
      </w:r>
      <w:r>
        <w:rPr>
          <w:vertAlign w:val="superscript"/>
        </w:rPr>
        <w:t>1</w:t>
      </w:r>
      <w:r w:rsidRPr="002439DF">
        <w:rPr>
          <w:vertAlign w:val="superscript"/>
        </w:rPr>
        <w:t>-2</w:t>
      </w:r>
      <w:r>
        <w:t xml:space="preserve">. However, </w:t>
      </w:r>
      <w:r w:rsidR="009E7B2A">
        <w:t xml:space="preserve">the effect on all-cause and cause-specific mortality for </w:t>
      </w:r>
      <w:r w:rsidR="00750182">
        <w:t xml:space="preserve">the entire country </w:t>
      </w:r>
      <w:r w:rsidR="003C78B3">
        <w:t>remains uncertain</w:t>
      </w:r>
      <w:r w:rsidR="009E7B2A">
        <w:t xml:space="preserve">. In this study, we investigate the effects of air pollution on death rates </w:t>
      </w:r>
      <w:del w:id="4" w:author="Majid" w:date="2018-03-30T16:58:00Z">
        <w:r w:rsidR="009E7B2A" w:rsidDel="00F54E4D">
          <w:delText xml:space="preserve">at the population level </w:delText>
        </w:r>
      </w:del>
      <w:r w:rsidR="009E7B2A">
        <w:t xml:space="preserve">for the </w:t>
      </w:r>
      <w:ins w:id="5" w:author="Majid" w:date="2018-03-30T16:58:00Z">
        <w:r w:rsidR="00F54E4D">
          <w:t xml:space="preserve">entire population of </w:t>
        </w:r>
      </w:ins>
      <w:r w:rsidR="009E7B2A">
        <w:t xml:space="preserve">contiguous </w:t>
      </w:r>
      <w:r w:rsidR="005B5F69">
        <w:t>USA</w:t>
      </w:r>
      <w:r w:rsidR="009E7B2A">
        <w:t>.</w:t>
      </w:r>
    </w:p>
    <w:p w14:paraId="360FFE05" w14:textId="77777777" w:rsidR="009E7B2A" w:rsidRDefault="009E7B2A">
      <w:r>
        <w:t>Methods</w:t>
      </w:r>
    </w:p>
    <w:p w14:paraId="1E90CCDA" w14:textId="4507A6A1" w:rsidR="009E7B2A" w:rsidRDefault="009E7B2A" w:rsidP="009E7B2A">
      <w:commentRangeStart w:id="6"/>
      <w:r>
        <w:t xml:space="preserve">We used </w:t>
      </w:r>
      <w:del w:id="7" w:author="Majid" w:date="2018-03-30T16:58:00Z">
        <w:r w:rsidDel="00F54E4D">
          <w:delText>death records</w:delText>
        </w:r>
      </w:del>
      <w:ins w:id="8" w:author="Majid" w:date="2018-03-30T16:58:00Z">
        <w:r w:rsidR="00F54E4D">
          <w:t>data on death</w:t>
        </w:r>
        <w:commentRangeEnd w:id="6"/>
        <w:r w:rsidR="00F54E4D">
          <w:rPr>
            <w:rStyle w:val="CommentReference"/>
          </w:rPr>
          <w:commentReference w:id="6"/>
        </w:r>
        <w:r w:rsidR="00F54E4D">
          <w:t>s</w:t>
        </w:r>
      </w:ins>
      <w:r>
        <w:t xml:space="preserve"> for </w:t>
      </w:r>
      <w:commentRangeStart w:id="9"/>
      <w:r>
        <w:t xml:space="preserve">1982-2013 </w:t>
      </w:r>
      <w:commentRangeEnd w:id="9"/>
      <w:r w:rsidR="00F54E4D">
        <w:rPr>
          <w:rStyle w:val="CommentReference"/>
        </w:rPr>
        <w:commentReference w:id="9"/>
      </w:r>
      <w:r>
        <w:t xml:space="preserve">from the U.S. National Center for Health Statistics (NCHS). </w:t>
      </w:r>
      <w:del w:id="10" w:author="Majid" w:date="2018-03-30T16:58:00Z">
        <w:r w:rsidDel="00F54E4D">
          <w:delText xml:space="preserve">Each record contains information on the county of residence, and the decedent’s age, sex and race along with underlying and multiple contributing causes of death. </w:delText>
        </w:r>
      </w:del>
      <w:r>
        <w:t xml:space="preserve">Corresponding age-sex population counts were from the US Census Bureau (USCB) and the NCHS. </w:t>
      </w:r>
      <w:commentRangeStart w:id="11"/>
      <w:r>
        <w:t xml:space="preserve">Air pollution exposure estimates for the corresponding period are made by incorporating a combination of remotely-sensed and in-situ observations of pollution concentrations, </w:t>
      </w:r>
      <w:r w:rsidR="003C78B3">
        <w:t>into a land-use regression</w:t>
      </w:r>
      <w:r>
        <w:t xml:space="preserve"> model. The estimates are annual average exposures of pollutants, such as NO2, CO, O3, PM2.5 and PM10. The estimates are available at the census tract level, which have been population-weighted to the county level. </w:t>
      </w:r>
      <w:commentRangeEnd w:id="11"/>
      <w:r w:rsidR="00F54E4D">
        <w:rPr>
          <w:rStyle w:val="CommentReference"/>
        </w:rPr>
        <w:commentReference w:id="11"/>
      </w:r>
    </w:p>
    <w:p w14:paraId="340F822A" w14:textId="77777777" w:rsidR="007C1C7B" w:rsidRDefault="009E7B2A">
      <w:r>
        <w:t xml:space="preserve">We developed and applied a Bayesian spatiotemporal model </w:t>
      </w:r>
      <w:commentRangeStart w:id="12"/>
      <w:r w:rsidR="005D3ECA">
        <w:t xml:space="preserve">to the above data </w:t>
      </w:r>
      <w:commentRangeEnd w:id="12"/>
      <w:r w:rsidR="00F54E4D">
        <w:rPr>
          <w:rStyle w:val="CommentReference"/>
        </w:rPr>
        <w:commentReference w:id="12"/>
      </w:r>
      <w:r w:rsidR="005D3ECA">
        <w:t>to estimate the age-specific effects of exposure for all-cause and cause-specific mortality rates</w:t>
      </w:r>
      <w:r w:rsidR="007C1C7B">
        <w:t>,</w:t>
      </w:r>
      <w:r w:rsidR="005D3ECA">
        <w:t xml:space="preserve"> over a maximum o</w:t>
      </w:r>
      <w:r w:rsidR="007C1C7B">
        <w:t>f 32-years between 1982 and 2013</w:t>
      </w:r>
      <w:r w:rsidR="005D3ECA">
        <w:t xml:space="preserve">. </w:t>
      </w:r>
      <w:commentRangeStart w:id="13"/>
      <w:r w:rsidR="005D3ECA">
        <w:t xml:space="preserve">The model was formulated to incorporate how mortality </w:t>
      </w:r>
      <w:r w:rsidR="007C1C7B">
        <w:t>rates vary</w:t>
      </w:r>
      <w:r w:rsidR="005D3ECA">
        <w:t xml:space="preserve"> in relation to </w:t>
      </w:r>
      <w:r w:rsidR="007C1C7B">
        <w:t>age and county of residence.</w:t>
      </w:r>
      <w:commentRangeEnd w:id="13"/>
      <w:r w:rsidR="00F54E4D">
        <w:rPr>
          <w:rStyle w:val="CommentReference"/>
        </w:rPr>
        <w:commentReference w:id="13"/>
      </w:r>
      <w:r w:rsidR="007C1C7B">
        <w:t xml:space="preserve"> </w:t>
      </w:r>
    </w:p>
    <w:p w14:paraId="52015D39" w14:textId="77777777" w:rsidR="007C1C7B" w:rsidRDefault="007C1C7B">
      <w:r>
        <w:t xml:space="preserve">Results/Conclusion </w:t>
      </w:r>
    </w:p>
    <w:p w14:paraId="196236FD" w14:textId="77777777" w:rsidR="007C1C7B" w:rsidRDefault="007C1C7B">
      <w:pPr>
        <w:rPr>
          <w:ins w:id="14" w:author="Majid" w:date="2018-03-30T17:05:00Z"/>
        </w:rPr>
      </w:pPr>
      <w:commentRangeStart w:id="15"/>
      <w:r>
        <w:t>Age-specific effect</w:t>
      </w:r>
      <w:r w:rsidR="00750182">
        <w:t>s of exposure on death rates</w:t>
      </w:r>
      <w:r>
        <w:t xml:space="preserve"> were found to have a smoothly varying age-pattern. </w:t>
      </w:r>
      <w:commentRangeEnd w:id="15"/>
      <w:r w:rsidR="00F54E4D">
        <w:rPr>
          <w:rStyle w:val="CommentReference"/>
        </w:rPr>
        <w:commentReference w:id="15"/>
      </w:r>
      <w:r>
        <w:t xml:space="preserve">For all-cause mortality rates, adverse effects of exposure to PM2.5 were found to be the highest for men of age-group 60-64 and 65-69 for women, which diminished smoothly for age-groups younger and older than these. </w:t>
      </w:r>
      <w:r w:rsidR="003C78B3">
        <w:t xml:space="preserve">Similarly for cardiorespiratory deaths, the highest adverse effects were seen in men of age-group 45-49 and 50-54 for women. </w:t>
      </w:r>
    </w:p>
    <w:p w14:paraId="6BCC8B4E" w14:textId="77777777" w:rsidR="00F54E4D" w:rsidRDefault="00F54E4D">
      <w:pPr>
        <w:rPr>
          <w:ins w:id="16" w:author="Majid" w:date="2018-03-30T17:05:00Z"/>
        </w:rPr>
      </w:pPr>
    </w:p>
    <w:p w14:paraId="2109134B" w14:textId="7435E38F" w:rsidR="00F54E4D" w:rsidRDefault="00F54E4D">
      <w:ins w:id="17" w:author="Majid" w:date="2018-03-30T17:06:00Z">
        <w:r>
          <w:t>need a conclusion.</w:t>
        </w:r>
      </w:ins>
      <w:bookmarkStart w:id="18" w:name="_GoBack"/>
      <w:bookmarkEnd w:id="18"/>
    </w:p>
    <w:sectPr w:rsidR="00F54E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6" w:author="Majid" w:date="2018-03-30T17:06:00Z" w:initials="M">
    <w:p w14:paraId="71A71FA1" w14:textId="35F1F7EA" w:rsidR="00F54E4D" w:rsidRDefault="00F54E4D">
      <w:pPr>
        <w:pStyle w:val="CommentText"/>
      </w:pPr>
      <w:r>
        <w:rPr>
          <w:rStyle w:val="CommentReference"/>
        </w:rPr>
        <w:annotationRef/>
      </w:r>
      <w:r>
        <w:t>please avoid the term record</w:t>
      </w:r>
    </w:p>
  </w:comment>
  <w:comment w:id="9" w:author="Majid" w:date="2018-03-30T17:06:00Z" w:initials="M">
    <w:p w14:paraId="51904661" w14:textId="4D0899AB" w:rsidR="00F54E4D" w:rsidRDefault="00F54E4D">
      <w:pPr>
        <w:pStyle w:val="CommentText"/>
      </w:pPr>
      <w:r>
        <w:rPr>
          <w:rStyle w:val="CommentReference"/>
        </w:rPr>
        <w:annotationRef/>
      </w:r>
      <w:r>
        <w:t>only used 1999 to 2013???</w:t>
      </w:r>
    </w:p>
  </w:comment>
  <w:comment w:id="11" w:author="Majid" w:date="2018-03-30T17:06:00Z" w:initials="M">
    <w:p w14:paraId="5DFC1FF8" w14:textId="77C1CF33" w:rsidR="00F54E4D" w:rsidRDefault="00F54E4D">
      <w:pPr>
        <w:pStyle w:val="CommentText"/>
      </w:pPr>
      <w:r>
        <w:rPr>
          <w:rStyle w:val="CommentReference"/>
        </w:rPr>
        <w:annotationRef/>
      </w:r>
      <w:r>
        <w:t xml:space="preserve">focus on PM2.5 </w:t>
      </w:r>
    </w:p>
  </w:comment>
  <w:comment w:id="12" w:author="Majid" w:date="2018-03-30T17:06:00Z" w:initials="M">
    <w:p w14:paraId="05132B3A" w14:textId="77777777" w:rsidR="00F54E4D" w:rsidRDefault="00F54E4D">
      <w:pPr>
        <w:pStyle w:val="CommentText"/>
      </w:pPr>
      <w:r>
        <w:rPr>
          <w:rStyle w:val="CommentReference"/>
        </w:rPr>
        <w:annotationRef/>
      </w:r>
      <w:r>
        <w:t>the model was applied to death rates by age group and sex.</w:t>
      </w:r>
    </w:p>
    <w:p w14:paraId="54B6589C" w14:textId="77777777" w:rsidR="00F54E4D" w:rsidRDefault="00F54E4D">
      <w:pPr>
        <w:pStyle w:val="CommentText"/>
      </w:pPr>
    </w:p>
    <w:p w14:paraId="6136D46E" w14:textId="7272459D" w:rsidR="00F54E4D" w:rsidRDefault="00F54E4D">
      <w:pPr>
        <w:pStyle w:val="CommentText"/>
      </w:pPr>
      <w:r>
        <w:t xml:space="preserve">adjust for XXX, YYYY, </w:t>
      </w:r>
    </w:p>
  </w:comment>
  <w:comment w:id="13" w:author="Majid" w:date="2018-03-30T17:06:00Z" w:initials="M">
    <w:p w14:paraId="24E59C49" w14:textId="6EA3B769" w:rsidR="00F54E4D" w:rsidRDefault="00F54E4D">
      <w:pPr>
        <w:pStyle w:val="CommentText"/>
      </w:pPr>
      <w:r>
        <w:rPr>
          <w:rStyle w:val="CommentReference"/>
        </w:rPr>
        <w:annotationRef/>
      </w:r>
      <w:r>
        <w:t>make more specific to the extent space</w:t>
      </w:r>
    </w:p>
  </w:comment>
  <w:comment w:id="15" w:author="Majid" w:date="2018-03-30T17:06:00Z" w:initials="M">
    <w:p w14:paraId="19C020CC" w14:textId="563935A9" w:rsidR="00F54E4D" w:rsidRDefault="00F54E4D">
      <w:pPr>
        <w:pStyle w:val="CommentText"/>
      </w:pPr>
      <w:r>
        <w:rPr>
          <w:rStyle w:val="CommentReference"/>
        </w:rPr>
        <w:annotationRef/>
      </w:r>
      <w:r>
        <w:t xml:space="preserve">give the all-age result 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trackRevisions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9DF"/>
    <w:rsid w:val="002439DF"/>
    <w:rsid w:val="003C78B3"/>
    <w:rsid w:val="005B5F69"/>
    <w:rsid w:val="005D3ECA"/>
    <w:rsid w:val="00750182"/>
    <w:rsid w:val="007C1C7B"/>
    <w:rsid w:val="0098714A"/>
    <w:rsid w:val="009E7B2A"/>
    <w:rsid w:val="00F54E4D"/>
    <w:rsid w:val="00F9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FDD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54E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4E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4E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4E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4E4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E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E4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F54E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54E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54E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4E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54E4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4E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E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</Company>
  <LinksUpToDate>false</LinksUpToDate>
  <CharactersWithSpaces>2180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Tamura-Wicks, Helen M</dc:creator>
  <cp:lastModifiedBy>Majid</cp:lastModifiedBy>
  <cp:revision>4</cp:revision>
  <dcterms:created xsi:type="dcterms:W3CDTF">2018-03-29T15:21:00Z</dcterms:created>
  <dcterms:modified xsi:type="dcterms:W3CDTF">2018-03-30T16:06:00Z</dcterms:modified>
</cp:coreProperties>
</file>