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38EF2C79" w14:textId="77777777" w:rsidR="00FF7D4D"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4A89E19E" w14:textId="3534CBEB" w:rsidR="00FF7D4D" w:rsidRDefault="00171611">
          <w:pPr>
            <w:pStyle w:val="TOC2"/>
            <w:tabs>
              <w:tab w:val="right" w:leader="dot" w:pos="9010"/>
            </w:tabs>
            <w:rPr>
              <w:rFonts w:eastAsiaTheme="minorEastAsia" w:cstheme="minorBidi"/>
              <w:b w:val="0"/>
              <w:bCs w:val="0"/>
              <w:noProof/>
              <w:sz w:val="24"/>
              <w:szCs w:val="24"/>
            </w:rPr>
          </w:pPr>
          <w:hyperlink w:anchor="_Toc7299869" w:history="1">
            <w:r w:rsidR="00FF7D4D" w:rsidRPr="00383095">
              <w:rPr>
                <w:rStyle w:val="Hyperlink"/>
                <w:noProof/>
              </w:rPr>
              <w:t>List of figures</w:t>
            </w:r>
            <w:r w:rsidR="00FF7D4D">
              <w:rPr>
                <w:noProof/>
                <w:webHidden/>
              </w:rPr>
              <w:tab/>
            </w:r>
            <w:r w:rsidR="00FF7D4D">
              <w:rPr>
                <w:noProof/>
                <w:webHidden/>
              </w:rPr>
              <w:fldChar w:fldCharType="begin"/>
            </w:r>
            <w:r w:rsidR="00FF7D4D">
              <w:rPr>
                <w:noProof/>
                <w:webHidden/>
              </w:rPr>
              <w:instrText xml:space="preserve"> PAGEREF _Toc7299869 \h </w:instrText>
            </w:r>
            <w:r w:rsidR="00FF7D4D">
              <w:rPr>
                <w:noProof/>
                <w:webHidden/>
              </w:rPr>
            </w:r>
            <w:r w:rsidR="00FF7D4D">
              <w:rPr>
                <w:noProof/>
                <w:webHidden/>
              </w:rPr>
              <w:fldChar w:fldCharType="separate"/>
            </w:r>
            <w:r w:rsidR="00FF7D4D">
              <w:rPr>
                <w:noProof/>
                <w:webHidden/>
              </w:rPr>
              <w:t>1</w:t>
            </w:r>
            <w:r w:rsidR="00FF7D4D">
              <w:rPr>
                <w:noProof/>
                <w:webHidden/>
              </w:rPr>
              <w:fldChar w:fldCharType="end"/>
            </w:r>
          </w:hyperlink>
        </w:p>
        <w:p w14:paraId="26A14510" w14:textId="18559ADA" w:rsidR="00FF7D4D" w:rsidRDefault="00171611">
          <w:pPr>
            <w:pStyle w:val="TOC2"/>
            <w:tabs>
              <w:tab w:val="right" w:leader="dot" w:pos="9010"/>
            </w:tabs>
            <w:rPr>
              <w:rFonts w:eastAsiaTheme="minorEastAsia" w:cstheme="minorBidi"/>
              <w:b w:val="0"/>
              <w:bCs w:val="0"/>
              <w:noProof/>
              <w:sz w:val="24"/>
              <w:szCs w:val="24"/>
            </w:rPr>
          </w:pPr>
          <w:hyperlink w:anchor="_Toc7299870" w:history="1">
            <w:r w:rsidR="00FF7D4D" w:rsidRPr="00383095">
              <w:rPr>
                <w:rStyle w:val="Hyperlink"/>
                <w:noProof/>
              </w:rPr>
              <w:t>List of tables</w:t>
            </w:r>
            <w:r w:rsidR="00FF7D4D">
              <w:rPr>
                <w:noProof/>
                <w:webHidden/>
              </w:rPr>
              <w:tab/>
            </w:r>
            <w:r w:rsidR="00FF7D4D">
              <w:rPr>
                <w:noProof/>
                <w:webHidden/>
              </w:rPr>
              <w:fldChar w:fldCharType="begin"/>
            </w:r>
            <w:r w:rsidR="00FF7D4D">
              <w:rPr>
                <w:noProof/>
                <w:webHidden/>
              </w:rPr>
              <w:instrText xml:space="preserve"> PAGEREF _Toc7299870 \h </w:instrText>
            </w:r>
            <w:r w:rsidR="00FF7D4D">
              <w:rPr>
                <w:noProof/>
                <w:webHidden/>
              </w:rPr>
            </w:r>
            <w:r w:rsidR="00FF7D4D">
              <w:rPr>
                <w:noProof/>
                <w:webHidden/>
              </w:rPr>
              <w:fldChar w:fldCharType="separate"/>
            </w:r>
            <w:r w:rsidR="00FF7D4D">
              <w:rPr>
                <w:noProof/>
                <w:webHidden/>
              </w:rPr>
              <w:t>2</w:t>
            </w:r>
            <w:r w:rsidR="00FF7D4D">
              <w:rPr>
                <w:noProof/>
                <w:webHidden/>
              </w:rPr>
              <w:fldChar w:fldCharType="end"/>
            </w:r>
          </w:hyperlink>
        </w:p>
        <w:p w14:paraId="13E3486A" w14:textId="684BC056" w:rsidR="00FF7D4D" w:rsidRDefault="00171611">
          <w:pPr>
            <w:pStyle w:val="TOC2"/>
            <w:tabs>
              <w:tab w:val="right" w:leader="dot" w:pos="9010"/>
            </w:tabs>
            <w:rPr>
              <w:rFonts w:eastAsiaTheme="minorEastAsia" w:cstheme="minorBidi"/>
              <w:b w:val="0"/>
              <w:bCs w:val="0"/>
              <w:noProof/>
              <w:sz w:val="24"/>
              <w:szCs w:val="24"/>
            </w:rPr>
          </w:pPr>
          <w:hyperlink w:anchor="_Toc7299871" w:history="1">
            <w:r w:rsidR="00FF7D4D" w:rsidRPr="00383095">
              <w:rPr>
                <w:rStyle w:val="Hyperlink"/>
                <w:noProof/>
              </w:rPr>
              <w:t>List of equations</w:t>
            </w:r>
            <w:r w:rsidR="00FF7D4D">
              <w:rPr>
                <w:noProof/>
                <w:webHidden/>
              </w:rPr>
              <w:tab/>
            </w:r>
            <w:r w:rsidR="00FF7D4D">
              <w:rPr>
                <w:noProof/>
                <w:webHidden/>
              </w:rPr>
              <w:fldChar w:fldCharType="begin"/>
            </w:r>
            <w:r w:rsidR="00FF7D4D">
              <w:rPr>
                <w:noProof/>
                <w:webHidden/>
              </w:rPr>
              <w:instrText xml:space="preserve"> PAGEREF _Toc7299871 \h </w:instrText>
            </w:r>
            <w:r w:rsidR="00FF7D4D">
              <w:rPr>
                <w:noProof/>
                <w:webHidden/>
              </w:rPr>
            </w:r>
            <w:r w:rsidR="00FF7D4D">
              <w:rPr>
                <w:noProof/>
                <w:webHidden/>
              </w:rPr>
              <w:fldChar w:fldCharType="separate"/>
            </w:r>
            <w:r w:rsidR="00FF7D4D">
              <w:rPr>
                <w:noProof/>
                <w:webHidden/>
              </w:rPr>
              <w:t>2</w:t>
            </w:r>
            <w:r w:rsidR="00FF7D4D">
              <w:rPr>
                <w:noProof/>
                <w:webHidden/>
              </w:rPr>
              <w:fldChar w:fldCharType="end"/>
            </w:r>
          </w:hyperlink>
        </w:p>
        <w:p w14:paraId="115DB692" w14:textId="07D262F3" w:rsidR="00FF7D4D" w:rsidRDefault="00171611">
          <w:pPr>
            <w:pStyle w:val="TOC1"/>
            <w:rPr>
              <w:rFonts w:eastAsiaTheme="minorEastAsia" w:cstheme="minorBidi"/>
              <w:b w:val="0"/>
              <w:bCs w:val="0"/>
              <w:noProof/>
            </w:rPr>
          </w:pPr>
          <w:hyperlink w:anchor="_Toc7299872" w:history="1">
            <w:r w:rsidR="00FF7D4D" w:rsidRPr="00383095">
              <w:rPr>
                <w:rStyle w:val="Hyperlink"/>
                <w:noProof/>
              </w:rPr>
              <w:t>1. Anomalous temperature and intentional and unintentional injury mortality in the United States</w:t>
            </w:r>
            <w:r w:rsidR="00FF7D4D">
              <w:rPr>
                <w:noProof/>
                <w:webHidden/>
              </w:rPr>
              <w:tab/>
            </w:r>
            <w:r w:rsidR="00FF7D4D">
              <w:rPr>
                <w:noProof/>
                <w:webHidden/>
              </w:rPr>
              <w:fldChar w:fldCharType="begin"/>
            </w:r>
            <w:r w:rsidR="00FF7D4D">
              <w:rPr>
                <w:noProof/>
                <w:webHidden/>
              </w:rPr>
              <w:instrText xml:space="preserve"> PAGEREF _Toc7299872 \h </w:instrText>
            </w:r>
            <w:r w:rsidR="00FF7D4D">
              <w:rPr>
                <w:noProof/>
                <w:webHidden/>
              </w:rPr>
            </w:r>
            <w:r w:rsidR="00FF7D4D">
              <w:rPr>
                <w:noProof/>
                <w:webHidden/>
              </w:rPr>
              <w:fldChar w:fldCharType="separate"/>
            </w:r>
            <w:r w:rsidR="00FF7D4D">
              <w:rPr>
                <w:noProof/>
                <w:webHidden/>
              </w:rPr>
              <w:t>3</w:t>
            </w:r>
            <w:r w:rsidR="00FF7D4D">
              <w:rPr>
                <w:noProof/>
                <w:webHidden/>
              </w:rPr>
              <w:fldChar w:fldCharType="end"/>
            </w:r>
          </w:hyperlink>
        </w:p>
        <w:p w14:paraId="5331AB05" w14:textId="64CE91B6" w:rsidR="00FF7D4D" w:rsidRDefault="00171611">
          <w:pPr>
            <w:pStyle w:val="TOC2"/>
            <w:tabs>
              <w:tab w:val="right" w:leader="dot" w:pos="9010"/>
            </w:tabs>
            <w:rPr>
              <w:rFonts w:eastAsiaTheme="minorEastAsia" w:cstheme="minorBidi"/>
              <w:b w:val="0"/>
              <w:bCs w:val="0"/>
              <w:noProof/>
              <w:sz w:val="24"/>
              <w:szCs w:val="24"/>
            </w:rPr>
          </w:pPr>
          <w:hyperlink w:anchor="_Toc7299873" w:history="1">
            <w:r w:rsidR="00FF7D4D" w:rsidRPr="00383095">
              <w:rPr>
                <w:rStyle w:val="Hyperlink"/>
                <w:noProof/>
              </w:rPr>
              <w:t>Overview</w:t>
            </w:r>
            <w:r w:rsidR="00FF7D4D">
              <w:rPr>
                <w:noProof/>
                <w:webHidden/>
              </w:rPr>
              <w:tab/>
            </w:r>
            <w:r w:rsidR="00FF7D4D">
              <w:rPr>
                <w:noProof/>
                <w:webHidden/>
              </w:rPr>
              <w:fldChar w:fldCharType="begin"/>
            </w:r>
            <w:r w:rsidR="00FF7D4D">
              <w:rPr>
                <w:noProof/>
                <w:webHidden/>
              </w:rPr>
              <w:instrText xml:space="preserve"> PAGEREF _Toc7299873 \h </w:instrText>
            </w:r>
            <w:r w:rsidR="00FF7D4D">
              <w:rPr>
                <w:noProof/>
                <w:webHidden/>
              </w:rPr>
            </w:r>
            <w:r w:rsidR="00FF7D4D">
              <w:rPr>
                <w:noProof/>
                <w:webHidden/>
              </w:rPr>
              <w:fldChar w:fldCharType="separate"/>
            </w:r>
            <w:r w:rsidR="00FF7D4D">
              <w:rPr>
                <w:noProof/>
                <w:webHidden/>
              </w:rPr>
              <w:t>3</w:t>
            </w:r>
            <w:r w:rsidR="00FF7D4D">
              <w:rPr>
                <w:noProof/>
                <w:webHidden/>
              </w:rPr>
              <w:fldChar w:fldCharType="end"/>
            </w:r>
          </w:hyperlink>
        </w:p>
        <w:p w14:paraId="337AD08F" w14:textId="3EB376C7" w:rsidR="00FF7D4D" w:rsidRDefault="00171611">
          <w:pPr>
            <w:pStyle w:val="TOC2"/>
            <w:tabs>
              <w:tab w:val="right" w:leader="dot" w:pos="9010"/>
            </w:tabs>
            <w:rPr>
              <w:rFonts w:eastAsiaTheme="minorEastAsia" w:cstheme="minorBidi"/>
              <w:b w:val="0"/>
              <w:bCs w:val="0"/>
              <w:noProof/>
              <w:sz w:val="24"/>
              <w:szCs w:val="24"/>
            </w:rPr>
          </w:pPr>
          <w:hyperlink w:anchor="_Toc7299874" w:history="1">
            <w:r w:rsidR="00FF7D4D" w:rsidRPr="00383095">
              <w:rPr>
                <w:rStyle w:val="Hyperlink"/>
                <w:noProof/>
              </w:rPr>
              <w:t>Introduction</w:t>
            </w:r>
            <w:r w:rsidR="00FF7D4D">
              <w:rPr>
                <w:noProof/>
                <w:webHidden/>
              </w:rPr>
              <w:tab/>
            </w:r>
            <w:r w:rsidR="00FF7D4D">
              <w:rPr>
                <w:noProof/>
                <w:webHidden/>
              </w:rPr>
              <w:fldChar w:fldCharType="begin"/>
            </w:r>
            <w:r w:rsidR="00FF7D4D">
              <w:rPr>
                <w:noProof/>
                <w:webHidden/>
              </w:rPr>
              <w:instrText xml:space="preserve"> PAGEREF _Toc7299874 \h </w:instrText>
            </w:r>
            <w:r w:rsidR="00FF7D4D">
              <w:rPr>
                <w:noProof/>
                <w:webHidden/>
              </w:rPr>
            </w:r>
            <w:r w:rsidR="00FF7D4D">
              <w:rPr>
                <w:noProof/>
                <w:webHidden/>
              </w:rPr>
              <w:fldChar w:fldCharType="separate"/>
            </w:r>
            <w:r w:rsidR="00FF7D4D">
              <w:rPr>
                <w:noProof/>
                <w:webHidden/>
              </w:rPr>
              <w:t>4</w:t>
            </w:r>
            <w:r w:rsidR="00FF7D4D">
              <w:rPr>
                <w:noProof/>
                <w:webHidden/>
              </w:rPr>
              <w:fldChar w:fldCharType="end"/>
            </w:r>
          </w:hyperlink>
        </w:p>
        <w:p w14:paraId="099FCD74" w14:textId="29A6EFD1" w:rsidR="00FF7D4D" w:rsidRDefault="00171611">
          <w:pPr>
            <w:pStyle w:val="TOC2"/>
            <w:tabs>
              <w:tab w:val="right" w:leader="dot" w:pos="9010"/>
            </w:tabs>
            <w:rPr>
              <w:rFonts w:eastAsiaTheme="minorEastAsia" w:cstheme="minorBidi"/>
              <w:b w:val="0"/>
              <w:bCs w:val="0"/>
              <w:noProof/>
              <w:sz w:val="24"/>
              <w:szCs w:val="24"/>
            </w:rPr>
          </w:pPr>
          <w:hyperlink w:anchor="_Toc7299875" w:history="1">
            <w:r w:rsidR="00FF7D4D" w:rsidRPr="00383095">
              <w:rPr>
                <w:rStyle w:val="Hyperlink"/>
                <w:noProof/>
              </w:rPr>
              <w:t>Data</w:t>
            </w:r>
            <w:r w:rsidR="00FF7D4D">
              <w:rPr>
                <w:noProof/>
                <w:webHidden/>
              </w:rPr>
              <w:tab/>
            </w:r>
            <w:r w:rsidR="00FF7D4D">
              <w:rPr>
                <w:noProof/>
                <w:webHidden/>
              </w:rPr>
              <w:fldChar w:fldCharType="begin"/>
            </w:r>
            <w:r w:rsidR="00FF7D4D">
              <w:rPr>
                <w:noProof/>
                <w:webHidden/>
              </w:rPr>
              <w:instrText xml:space="preserve"> PAGEREF _Toc7299875 \h </w:instrText>
            </w:r>
            <w:r w:rsidR="00FF7D4D">
              <w:rPr>
                <w:noProof/>
                <w:webHidden/>
              </w:rPr>
            </w:r>
            <w:r w:rsidR="00FF7D4D">
              <w:rPr>
                <w:noProof/>
                <w:webHidden/>
              </w:rPr>
              <w:fldChar w:fldCharType="separate"/>
            </w:r>
            <w:r w:rsidR="00FF7D4D">
              <w:rPr>
                <w:noProof/>
                <w:webHidden/>
              </w:rPr>
              <w:t>4</w:t>
            </w:r>
            <w:r w:rsidR="00FF7D4D">
              <w:rPr>
                <w:noProof/>
                <w:webHidden/>
              </w:rPr>
              <w:fldChar w:fldCharType="end"/>
            </w:r>
          </w:hyperlink>
        </w:p>
        <w:p w14:paraId="529983E7" w14:textId="25D5F3A0" w:rsidR="00FF7D4D" w:rsidRDefault="00171611">
          <w:pPr>
            <w:pStyle w:val="TOC3"/>
            <w:tabs>
              <w:tab w:val="right" w:leader="dot" w:pos="9010"/>
            </w:tabs>
            <w:rPr>
              <w:rFonts w:eastAsiaTheme="minorEastAsia" w:cstheme="minorBidi"/>
              <w:noProof/>
              <w:sz w:val="24"/>
              <w:szCs w:val="24"/>
            </w:rPr>
          </w:pPr>
          <w:hyperlink w:anchor="_Toc7299876" w:history="1">
            <w:r w:rsidR="00FF7D4D" w:rsidRPr="00383095">
              <w:rPr>
                <w:rStyle w:val="Hyperlink"/>
                <w:noProof/>
              </w:rPr>
              <w:t>Death rates</w:t>
            </w:r>
            <w:r w:rsidR="00FF7D4D">
              <w:rPr>
                <w:noProof/>
                <w:webHidden/>
              </w:rPr>
              <w:tab/>
            </w:r>
            <w:r w:rsidR="00FF7D4D">
              <w:rPr>
                <w:noProof/>
                <w:webHidden/>
              </w:rPr>
              <w:fldChar w:fldCharType="begin"/>
            </w:r>
            <w:r w:rsidR="00FF7D4D">
              <w:rPr>
                <w:noProof/>
                <w:webHidden/>
              </w:rPr>
              <w:instrText xml:space="preserve"> PAGEREF _Toc7299876 \h </w:instrText>
            </w:r>
            <w:r w:rsidR="00FF7D4D">
              <w:rPr>
                <w:noProof/>
                <w:webHidden/>
              </w:rPr>
            </w:r>
            <w:r w:rsidR="00FF7D4D">
              <w:rPr>
                <w:noProof/>
                <w:webHidden/>
              </w:rPr>
              <w:fldChar w:fldCharType="separate"/>
            </w:r>
            <w:r w:rsidR="00FF7D4D">
              <w:rPr>
                <w:noProof/>
                <w:webHidden/>
              </w:rPr>
              <w:t>4</w:t>
            </w:r>
            <w:r w:rsidR="00FF7D4D">
              <w:rPr>
                <w:noProof/>
                <w:webHidden/>
              </w:rPr>
              <w:fldChar w:fldCharType="end"/>
            </w:r>
          </w:hyperlink>
        </w:p>
        <w:p w14:paraId="66660790" w14:textId="710ACA0C" w:rsidR="00FF7D4D" w:rsidRDefault="00171611">
          <w:pPr>
            <w:pStyle w:val="TOC3"/>
            <w:tabs>
              <w:tab w:val="right" w:leader="dot" w:pos="9010"/>
            </w:tabs>
            <w:rPr>
              <w:rFonts w:eastAsiaTheme="minorEastAsia" w:cstheme="minorBidi"/>
              <w:noProof/>
              <w:sz w:val="24"/>
              <w:szCs w:val="24"/>
            </w:rPr>
          </w:pPr>
          <w:hyperlink w:anchor="_Toc7299877" w:history="1">
            <w:r w:rsidR="00FF7D4D" w:rsidRPr="00383095">
              <w:rPr>
                <w:rStyle w:val="Hyperlink"/>
                <w:noProof/>
              </w:rPr>
              <w:t>Anomalous temperature</w:t>
            </w:r>
            <w:r w:rsidR="00FF7D4D">
              <w:rPr>
                <w:noProof/>
                <w:webHidden/>
              </w:rPr>
              <w:tab/>
            </w:r>
            <w:r w:rsidR="00FF7D4D">
              <w:rPr>
                <w:noProof/>
                <w:webHidden/>
              </w:rPr>
              <w:fldChar w:fldCharType="begin"/>
            </w:r>
            <w:r w:rsidR="00FF7D4D">
              <w:rPr>
                <w:noProof/>
                <w:webHidden/>
              </w:rPr>
              <w:instrText xml:space="preserve"> PAGEREF _Toc7299877 \h </w:instrText>
            </w:r>
            <w:r w:rsidR="00FF7D4D">
              <w:rPr>
                <w:noProof/>
                <w:webHidden/>
              </w:rPr>
            </w:r>
            <w:r w:rsidR="00FF7D4D">
              <w:rPr>
                <w:noProof/>
                <w:webHidden/>
              </w:rPr>
              <w:fldChar w:fldCharType="separate"/>
            </w:r>
            <w:r w:rsidR="00FF7D4D">
              <w:rPr>
                <w:noProof/>
                <w:webHidden/>
              </w:rPr>
              <w:t>5</w:t>
            </w:r>
            <w:r w:rsidR="00FF7D4D">
              <w:rPr>
                <w:noProof/>
                <w:webHidden/>
              </w:rPr>
              <w:fldChar w:fldCharType="end"/>
            </w:r>
          </w:hyperlink>
        </w:p>
        <w:p w14:paraId="733D0690" w14:textId="2F31CF9C" w:rsidR="00FF7D4D" w:rsidRDefault="00171611">
          <w:pPr>
            <w:pStyle w:val="TOC2"/>
            <w:tabs>
              <w:tab w:val="right" w:leader="dot" w:pos="9010"/>
            </w:tabs>
            <w:rPr>
              <w:rFonts w:eastAsiaTheme="minorEastAsia" w:cstheme="minorBidi"/>
              <w:b w:val="0"/>
              <w:bCs w:val="0"/>
              <w:noProof/>
              <w:sz w:val="24"/>
              <w:szCs w:val="24"/>
            </w:rPr>
          </w:pPr>
          <w:hyperlink w:anchor="_Toc7299878" w:history="1">
            <w:r w:rsidR="00FF7D4D" w:rsidRPr="00383095">
              <w:rPr>
                <w:rStyle w:val="Hyperlink"/>
                <w:noProof/>
              </w:rPr>
              <w:t>Statistical methods</w:t>
            </w:r>
            <w:r w:rsidR="00FF7D4D">
              <w:rPr>
                <w:noProof/>
                <w:webHidden/>
              </w:rPr>
              <w:tab/>
            </w:r>
            <w:r w:rsidR="00FF7D4D">
              <w:rPr>
                <w:noProof/>
                <w:webHidden/>
              </w:rPr>
              <w:fldChar w:fldCharType="begin"/>
            </w:r>
            <w:r w:rsidR="00FF7D4D">
              <w:rPr>
                <w:noProof/>
                <w:webHidden/>
              </w:rPr>
              <w:instrText xml:space="preserve"> PAGEREF _Toc7299878 \h </w:instrText>
            </w:r>
            <w:r w:rsidR="00FF7D4D">
              <w:rPr>
                <w:noProof/>
                <w:webHidden/>
              </w:rPr>
            </w:r>
            <w:r w:rsidR="00FF7D4D">
              <w:rPr>
                <w:noProof/>
                <w:webHidden/>
              </w:rPr>
              <w:fldChar w:fldCharType="separate"/>
            </w:r>
            <w:r w:rsidR="00FF7D4D">
              <w:rPr>
                <w:noProof/>
                <w:webHidden/>
              </w:rPr>
              <w:t>9</w:t>
            </w:r>
            <w:r w:rsidR="00FF7D4D">
              <w:rPr>
                <w:noProof/>
                <w:webHidden/>
              </w:rPr>
              <w:fldChar w:fldCharType="end"/>
            </w:r>
          </w:hyperlink>
        </w:p>
        <w:p w14:paraId="0731A7B2" w14:textId="1A4E8754" w:rsidR="00FF7D4D" w:rsidRDefault="00171611">
          <w:pPr>
            <w:pStyle w:val="TOC2"/>
            <w:tabs>
              <w:tab w:val="right" w:leader="dot" w:pos="9010"/>
            </w:tabs>
            <w:rPr>
              <w:rFonts w:eastAsiaTheme="minorEastAsia" w:cstheme="minorBidi"/>
              <w:b w:val="0"/>
              <w:bCs w:val="0"/>
              <w:noProof/>
              <w:sz w:val="24"/>
              <w:szCs w:val="24"/>
            </w:rPr>
          </w:pPr>
          <w:hyperlink w:anchor="_Toc7299879" w:history="1">
            <w:r w:rsidR="00FF7D4D" w:rsidRPr="00383095">
              <w:rPr>
                <w:rStyle w:val="Hyperlink"/>
                <w:noProof/>
              </w:rPr>
              <w:t>Results</w:t>
            </w:r>
            <w:r w:rsidR="00FF7D4D">
              <w:rPr>
                <w:noProof/>
                <w:webHidden/>
              </w:rPr>
              <w:tab/>
            </w:r>
            <w:r w:rsidR="00FF7D4D">
              <w:rPr>
                <w:noProof/>
                <w:webHidden/>
              </w:rPr>
              <w:fldChar w:fldCharType="begin"/>
            </w:r>
            <w:r w:rsidR="00FF7D4D">
              <w:rPr>
                <w:noProof/>
                <w:webHidden/>
              </w:rPr>
              <w:instrText xml:space="preserve"> PAGEREF _Toc7299879 \h </w:instrText>
            </w:r>
            <w:r w:rsidR="00FF7D4D">
              <w:rPr>
                <w:noProof/>
                <w:webHidden/>
              </w:rPr>
            </w:r>
            <w:r w:rsidR="00FF7D4D">
              <w:rPr>
                <w:noProof/>
                <w:webHidden/>
              </w:rPr>
              <w:fldChar w:fldCharType="separate"/>
            </w:r>
            <w:r w:rsidR="00FF7D4D">
              <w:rPr>
                <w:noProof/>
                <w:webHidden/>
              </w:rPr>
              <w:t>10</w:t>
            </w:r>
            <w:r w:rsidR="00FF7D4D">
              <w:rPr>
                <w:noProof/>
                <w:webHidden/>
              </w:rPr>
              <w:fldChar w:fldCharType="end"/>
            </w:r>
          </w:hyperlink>
        </w:p>
        <w:p w14:paraId="16FB0200" w14:textId="1FB0DFD5" w:rsidR="00FF7D4D" w:rsidRDefault="00171611">
          <w:pPr>
            <w:pStyle w:val="TOC2"/>
            <w:tabs>
              <w:tab w:val="right" w:leader="dot" w:pos="9010"/>
            </w:tabs>
            <w:rPr>
              <w:rFonts w:eastAsiaTheme="minorEastAsia" w:cstheme="minorBidi"/>
              <w:b w:val="0"/>
              <w:bCs w:val="0"/>
              <w:noProof/>
              <w:sz w:val="24"/>
              <w:szCs w:val="24"/>
            </w:rPr>
          </w:pPr>
          <w:hyperlink w:anchor="_Toc7299880" w:history="1">
            <w:r w:rsidR="00FF7D4D" w:rsidRPr="00383095">
              <w:rPr>
                <w:rStyle w:val="Hyperlink"/>
                <w:noProof/>
              </w:rPr>
              <w:t>Discussion</w:t>
            </w:r>
            <w:r w:rsidR="00FF7D4D">
              <w:rPr>
                <w:noProof/>
                <w:webHidden/>
              </w:rPr>
              <w:tab/>
            </w:r>
            <w:r w:rsidR="00FF7D4D">
              <w:rPr>
                <w:noProof/>
                <w:webHidden/>
              </w:rPr>
              <w:fldChar w:fldCharType="begin"/>
            </w:r>
            <w:r w:rsidR="00FF7D4D">
              <w:rPr>
                <w:noProof/>
                <w:webHidden/>
              </w:rPr>
              <w:instrText xml:space="preserve"> PAGEREF _Toc7299880 \h </w:instrText>
            </w:r>
            <w:r w:rsidR="00FF7D4D">
              <w:rPr>
                <w:noProof/>
                <w:webHidden/>
              </w:rPr>
            </w:r>
            <w:r w:rsidR="00FF7D4D">
              <w:rPr>
                <w:noProof/>
                <w:webHidden/>
              </w:rPr>
              <w:fldChar w:fldCharType="separate"/>
            </w:r>
            <w:r w:rsidR="00FF7D4D">
              <w:rPr>
                <w:noProof/>
                <w:webHidden/>
              </w:rPr>
              <w:t>15</w:t>
            </w:r>
            <w:r w:rsidR="00FF7D4D">
              <w:rPr>
                <w:noProof/>
                <w:webHidden/>
              </w:rPr>
              <w:fldChar w:fldCharType="end"/>
            </w:r>
          </w:hyperlink>
        </w:p>
        <w:p w14:paraId="36888587" w14:textId="7A637FC7" w:rsidR="00FF7D4D" w:rsidRDefault="00171611">
          <w:pPr>
            <w:pStyle w:val="TOC2"/>
            <w:tabs>
              <w:tab w:val="right" w:leader="dot" w:pos="9010"/>
            </w:tabs>
            <w:rPr>
              <w:rFonts w:eastAsiaTheme="minorEastAsia" w:cstheme="minorBidi"/>
              <w:b w:val="0"/>
              <w:bCs w:val="0"/>
              <w:noProof/>
              <w:sz w:val="24"/>
              <w:szCs w:val="24"/>
            </w:rPr>
          </w:pPr>
          <w:hyperlink w:anchor="_Toc7299881" w:history="1">
            <w:r w:rsidR="00FF7D4D" w:rsidRPr="00383095">
              <w:rPr>
                <w:rStyle w:val="Hyperlink"/>
                <w:noProof/>
              </w:rPr>
              <w:t>References</w:t>
            </w:r>
            <w:r w:rsidR="00FF7D4D">
              <w:rPr>
                <w:noProof/>
                <w:webHidden/>
              </w:rPr>
              <w:tab/>
            </w:r>
            <w:r w:rsidR="00FF7D4D">
              <w:rPr>
                <w:noProof/>
                <w:webHidden/>
              </w:rPr>
              <w:fldChar w:fldCharType="begin"/>
            </w:r>
            <w:r w:rsidR="00FF7D4D">
              <w:rPr>
                <w:noProof/>
                <w:webHidden/>
              </w:rPr>
              <w:instrText xml:space="preserve"> PAGEREF _Toc7299881 \h </w:instrText>
            </w:r>
            <w:r w:rsidR="00FF7D4D">
              <w:rPr>
                <w:noProof/>
                <w:webHidden/>
              </w:rPr>
            </w:r>
            <w:r w:rsidR="00FF7D4D">
              <w:rPr>
                <w:noProof/>
                <w:webHidden/>
              </w:rPr>
              <w:fldChar w:fldCharType="separate"/>
            </w:r>
            <w:r w:rsidR="00FF7D4D">
              <w:rPr>
                <w:noProof/>
                <w:webHidden/>
              </w:rPr>
              <w:t>24</w:t>
            </w:r>
            <w:r w:rsidR="00FF7D4D">
              <w:rPr>
                <w:noProof/>
                <w:webHidden/>
              </w:rPr>
              <w:fldChar w:fldCharType="end"/>
            </w:r>
          </w:hyperlink>
        </w:p>
        <w:p w14:paraId="4E1CF970" w14:textId="3E19A5EB" w:rsidR="00B82FF5" w:rsidRPr="00755632" w:rsidRDefault="00102468" w:rsidP="00061A3A">
          <w:pPr>
            <w:suppressLineNumbers/>
            <w:rPr>
              <w:noProof/>
            </w:rPr>
          </w:pPr>
          <w:r w:rsidRPr="00755632">
            <w:rPr>
              <w:b/>
              <w:bCs/>
              <w:noProof/>
            </w:rPr>
            <w:fldChar w:fldCharType="end"/>
          </w:r>
        </w:p>
      </w:sdtContent>
    </w:sdt>
    <w:p w14:paraId="09F8BD85" w14:textId="77777777" w:rsidR="00FF7D4D" w:rsidRDefault="00061A3A" w:rsidP="00061A3A">
      <w:pPr>
        <w:pStyle w:val="Heading2"/>
        <w:suppressLineNumbers/>
        <w:rPr>
          <w:noProof/>
        </w:rPr>
      </w:pPr>
      <w:bookmarkStart w:id="0" w:name="_Toc7299869"/>
      <w:r>
        <w:t xml:space="preserve">List of </w:t>
      </w:r>
      <w:r w:rsidR="009E7EC8">
        <w:t>f</w:t>
      </w:r>
      <w:r>
        <w:t>igures</w:t>
      </w:r>
      <w:bookmarkEnd w:id="0"/>
      <w:r w:rsidR="00B82FF5" w:rsidRPr="00755632">
        <w:rPr>
          <w:rFonts w:ascii="Calibri" w:eastAsia="Calibri" w:hAnsi="Calibri" w:cs="Times New Roman"/>
          <w:color w:val="auto"/>
          <w:sz w:val="22"/>
          <w:szCs w:val="22"/>
        </w:rPr>
        <w:fldChar w:fldCharType="begin"/>
      </w:r>
      <w:r w:rsidR="00B82FF5" w:rsidRPr="00755632">
        <w:instrText xml:space="preserve"> TOC \h \z \c "Figure" </w:instrText>
      </w:r>
      <w:r w:rsidR="00B82FF5" w:rsidRPr="00755632">
        <w:rPr>
          <w:rFonts w:ascii="Calibri" w:eastAsia="Calibri" w:hAnsi="Calibri" w:cs="Times New Roman"/>
          <w:color w:val="auto"/>
          <w:sz w:val="22"/>
          <w:szCs w:val="22"/>
        </w:rPr>
        <w:fldChar w:fldCharType="separate"/>
      </w:r>
    </w:p>
    <w:p w14:paraId="268B4300" w14:textId="341EF9DA" w:rsidR="00FF7D4D" w:rsidRDefault="00171611">
      <w:pPr>
        <w:pStyle w:val="TableofFigures"/>
        <w:tabs>
          <w:tab w:val="right" w:leader="dot" w:pos="9010"/>
        </w:tabs>
        <w:rPr>
          <w:rFonts w:asciiTheme="minorHAnsi" w:eastAsiaTheme="minorEastAsia" w:hAnsiTheme="minorHAnsi" w:cstheme="minorBidi"/>
          <w:noProof/>
          <w:sz w:val="24"/>
          <w:szCs w:val="24"/>
        </w:rPr>
      </w:pPr>
      <w:hyperlink r:id="rId8" w:anchor="_Toc7299882" w:history="1">
        <w:r w:rsidR="00FF7D4D" w:rsidRPr="000865C1">
          <w:rPr>
            <w:rStyle w:val="Hyperlink"/>
            <w:b/>
            <w:noProof/>
          </w:rPr>
          <w:t>Figure 1</w:t>
        </w:r>
        <w:r w:rsidR="00FF7D4D" w:rsidRPr="000865C1">
          <w:rPr>
            <w:rStyle w:val="Hyperlink"/>
            <w:noProof/>
          </w:rPr>
          <w:t>. Number of injury deaths, by type of unintentional (transport, falls, drownings, and other) and intentional (assault and intentional self-harm) injury, by sex and age group in the contiguous United States for 1980-2016.</w:t>
        </w:r>
        <w:r w:rsidR="00FF7D4D">
          <w:rPr>
            <w:noProof/>
            <w:webHidden/>
          </w:rPr>
          <w:tab/>
        </w:r>
        <w:r w:rsidR="00FF7D4D">
          <w:rPr>
            <w:noProof/>
            <w:webHidden/>
          </w:rPr>
          <w:fldChar w:fldCharType="begin"/>
        </w:r>
        <w:r w:rsidR="00FF7D4D">
          <w:rPr>
            <w:noProof/>
            <w:webHidden/>
          </w:rPr>
          <w:instrText xml:space="preserve"> PAGEREF _Toc7299882 \h </w:instrText>
        </w:r>
        <w:r w:rsidR="00FF7D4D">
          <w:rPr>
            <w:noProof/>
            <w:webHidden/>
          </w:rPr>
        </w:r>
        <w:r w:rsidR="00FF7D4D">
          <w:rPr>
            <w:noProof/>
            <w:webHidden/>
          </w:rPr>
          <w:fldChar w:fldCharType="separate"/>
        </w:r>
        <w:r w:rsidR="00FF7D4D">
          <w:rPr>
            <w:noProof/>
            <w:webHidden/>
          </w:rPr>
          <w:t>7</w:t>
        </w:r>
        <w:r w:rsidR="00FF7D4D">
          <w:rPr>
            <w:noProof/>
            <w:webHidden/>
          </w:rPr>
          <w:fldChar w:fldCharType="end"/>
        </w:r>
      </w:hyperlink>
    </w:p>
    <w:p w14:paraId="47962CDE" w14:textId="3D18DE31" w:rsidR="00FF7D4D" w:rsidRDefault="00171611">
      <w:pPr>
        <w:pStyle w:val="TableofFigures"/>
        <w:tabs>
          <w:tab w:val="right" w:leader="dot" w:pos="9010"/>
        </w:tabs>
        <w:rPr>
          <w:rFonts w:asciiTheme="minorHAnsi" w:eastAsiaTheme="minorEastAsia" w:hAnsiTheme="minorHAnsi" w:cstheme="minorBidi"/>
          <w:noProof/>
          <w:sz w:val="24"/>
          <w:szCs w:val="24"/>
        </w:rPr>
      </w:pPr>
      <w:hyperlink w:anchor="_Toc7299883" w:history="1">
        <w:r w:rsidR="00FF7D4D" w:rsidRPr="000865C1">
          <w:rPr>
            <w:rStyle w:val="Hyperlink"/>
            <w:b/>
            <w:noProof/>
          </w:rPr>
          <w:t>Figure 2</w:t>
        </w:r>
        <w:r w:rsidR="00FF7D4D" w:rsidRPr="000865C1">
          <w:rPr>
            <w:rStyle w:val="Hyperlink"/>
            <w:noProof/>
          </w:rPr>
          <w:t>. National age-standardised death rates from 1980 to 2016, by type of injury and mo</w:t>
        </w:r>
        <w:r w:rsidR="00FF7D4D" w:rsidRPr="000865C1">
          <w:rPr>
            <w:rStyle w:val="Hyperlink"/>
            <w:rFonts w:cs="Calibri"/>
            <w:noProof/>
          </w:rPr>
          <w:t>nth</w:t>
        </w:r>
        <w:r w:rsidR="00FF7D4D">
          <w:rPr>
            <w:noProof/>
            <w:webHidden/>
          </w:rPr>
          <w:tab/>
        </w:r>
        <w:r w:rsidR="00FF7D4D">
          <w:rPr>
            <w:noProof/>
            <w:webHidden/>
          </w:rPr>
          <w:fldChar w:fldCharType="begin"/>
        </w:r>
        <w:r w:rsidR="00FF7D4D">
          <w:rPr>
            <w:noProof/>
            <w:webHidden/>
          </w:rPr>
          <w:instrText xml:space="preserve"> PAGEREF _Toc7299883 \h </w:instrText>
        </w:r>
        <w:r w:rsidR="00FF7D4D">
          <w:rPr>
            <w:noProof/>
            <w:webHidden/>
          </w:rPr>
        </w:r>
        <w:r w:rsidR="00FF7D4D">
          <w:rPr>
            <w:noProof/>
            <w:webHidden/>
          </w:rPr>
          <w:fldChar w:fldCharType="separate"/>
        </w:r>
        <w:r w:rsidR="00FF7D4D">
          <w:rPr>
            <w:noProof/>
            <w:webHidden/>
          </w:rPr>
          <w:t>8</w:t>
        </w:r>
        <w:r w:rsidR="00FF7D4D">
          <w:rPr>
            <w:noProof/>
            <w:webHidden/>
          </w:rPr>
          <w:fldChar w:fldCharType="end"/>
        </w:r>
      </w:hyperlink>
    </w:p>
    <w:p w14:paraId="674420A1" w14:textId="2A33018E" w:rsidR="00FF7D4D" w:rsidRDefault="00171611">
      <w:pPr>
        <w:pStyle w:val="TableofFigures"/>
        <w:tabs>
          <w:tab w:val="right" w:leader="dot" w:pos="9010"/>
        </w:tabs>
        <w:rPr>
          <w:rFonts w:asciiTheme="minorHAnsi" w:eastAsiaTheme="minorEastAsia" w:hAnsiTheme="minorHAnsi" w:cstheme="minorBidi"/>
          <w:noProof/>
          <w:sz w:val="24"/>
          <w:szCs w:val="24"/>
        </w:rPr>
      </w:pPr>
      <w:hyperlink w:anchor="_Toc7299884" w:history="1">
        <w:r w:rsidR="00FF7D4D" w:rsidRPr="000865C1">
          <w:rPr>
            <w:rStyle w:val="Hyperlink"/>
            <w:b/>
            <w:noProof/>
          </w:rPr>
          <w:t>Figure 3</w:t>
        </w:r>
        <w:r w:rsidR="00FF7D4D" w:rsidRPr="000865C1">
          <w:rPr>
            <w:rStyle w:val="Hyperlink"/>
            <w:noProof/>
          </w:rPr>
          <w:t>. Percent change in death rates in year in which each month was +1°C compared with 1980-2009 norm temperatures by type of injury, sex and age group summarised across months.</w:t>
        </w:r>
        <w:r w:rsidR="00FF7D4D">
          <w:rPr>
            <w:noProof/>
            <w:webHidden/>
          </w:rPr>
          <w:tab/>
        </w:r>
        <w:r w:rsidR="00FF7D4D">
          <w:rPr>
            <w:noProof/>
            <w:webHidden/>
          </w:rPr>
          <w:fldChar w:fldCharType="begin"/>
        </w:r>
        <w:r w:rsidR="00FF7D4D">
          <w:rPr>
            <w:noProof/>
            <w:webHidden/>
          </w:rPr>
          <w:instrText xml:space="preserve"> PAGEREF _Toc7299884 \h </w:instrText>
        </w:r>
        <w:r w:rsidR="00FF7D4D">
          <w:rPr>
            <w:noProof/>
            <w:webHidden/>
          </w:rPr>
        </w:r>
        <w:r w:rsidR="00FF7D4D">
          <w:rPr>
            <w:noProof/>
            <w:webHidden/>
          </w:rPr>
          <w:fldChar w:fldCharType="separate"/>
        </w:r>
        <w:r w:rsidR="00FF7D4D">
          <w:rPr>
            <w:noProof/>
            <w:webHidden/>
          </w:rPr>
          <w:t>12</w:t>
        </w:r>
        <w:r w:rsidR="00FF7D4D">
          <w:rPr>
            <w:noProof/>
            <w:webHidden/>
          </w:rPr>
          <w:fldChar w:fldCharType="end"/>
        </w:r>
      </w:hyperlink>
    </w:p>
    <w:p w14:paraId="3BA4B47A" w14:textId="4C034A6D" w:rsidR="00FF7D4D" w:rsidRDefault="00171611">
      <w:pPr>
        <w:pStyle w:val="TableofFigures"/>
        <w:tabs>
          <w:tab w:val="right" w:leader="dot" w:pos="9010"/>
        </w:tabs>
        <w:rPr>
          <w:rFonts w:asciiTheme="minorHAnsi" w:eastAsiaTheme="minorEastAsia" w:hAnsiTheme="minorHAnsi" w:cstheme="minorBidi"/>
          <w:noProof/>
          <w:sz w:val="24"/>
          <w:szCs w:val="24"/>
        </w:rPr>
      </w:pPr>
      <w:hyperlink w:anchor="_Toc7299885" w:history="1">
        <w:r w:rsidR="00FF7D4D" w:rsidRPr="000865C1">
          <w:rPr>
            <w:rStyle w:val="Hyperlink"/>
            <w:b/>
            <w:noProof/>
          </w:rPr>
          <w:t>Figure 4</w:t>
        </w:r>
        <w:r w:rsidR="00FF7D4D" w:rsidRPr="000865C1">
          <w:rPr>
            <w:rStyle w:val="Hyperlink"/>
            <w:noProof/>
          </w:rPr>
          <w:t>. Percent change in death rates in year in which each month was +1°C compared with 1980-2009 norm temperatures by type of injury, sex and month summarised across ages.</w:t>
        </w:r>
        <w:r w:rsidR="00FF7D4D">
          <w:rPr>
            <w:noProof/>
            <w:webHidden/>
          </w:rPr>
          <w:tab/>
        </w:r>
        <w:r w:rsidR="00FF7D4D">
          <w:rPr>
            <w:noProof/>
            <w:webHidden/>
          </w:rPr>
          <w:fldChar w:fldCharType="begin"/>
        </w:r>
        <w:r w:rsidR="00FF7D4D">
          <w:rPr>
            <w:noProof/>
            <w:webHidden/>
          </w:rPr>
          <w:instrText xml:space="preserve"> PAGEREF _Toc7299885 \h </w:instrText>
        </w:r>
        <w:r w:rsidR="00FF7D4D">
          <w:rPr>
            <w:noProof/>
            <w:webHidden/>
          </w:rPr>
        </w:r>
        <w:r w:rsidR="00FF7D4D">
          <w:rPr>
            <w:noProof/>
            <w:webHidden/>
          </w:rPr>
          <w:fldChar w:fldCharType="separate"/>
        </w:r>
        <w:r w:rsidR="00FF7D4D">
          <w:rPr>
            <w:noProof/>
            <w:webHidden/>
          </w:rPr>
          <w:t>13</w:t>
        </w:r>
        <w:r w:rsidR="00FF7D4D">
          <w:rPr>
            <w:noProof/>
            <w:webHidden/>
          </w:rPr>
          <w:fldChar w:fldCharType="end"/>
        </w:r>
      </w:hyperlink>
    </w:p>
    <w:p w14:paraId="38AC8D0E" w14:textId="16EC92EA" w:rsidR="00FF7D4D" w:rsidRDefault="00171611">
      <w:pPr>
        <w:pStyle w:val="TableofFigures"/>
        <w:tabs>
          <w:tab w:val="right" w:leader="dot" w:pos="9010"/>
        </w:tabs>
        <w:rPr>
          <w:rFonts w:asciiTheme="minorHAnsi" w:eastAsiaTheme="minorEastAsia" w:hAnsiTheme="minorHAnsi" w:cstheme="minorBidi"/>
          <w:noProof/>
          <w:sz w:val="24"/>
          <w:szCs w:val="24"/>
        </w:rPr>
      </w:pPr>
      <w:hyperlink w:anchor="_Toc7299886" w:history="1">
        <w:r w:rsidR="00FF7D4D" w:rsidRPr="000865C1">
          <w:rPr>
            <w:rStyle w:val="Hyperlink"/>
            <w:b/>
            <w:noProof/>
          </w:rPr>
          <w:t>Figure 5</w:t>
        </w:r>
        <w:r w:rsidR="00FF7D4D" w:rsidRPr="000865C1">
          <w:rPr>
            <w:rStyle w:val="Hyperlink"/>
            <w:noProof/>
          </w:rPr>
          <w:t>. Additional annual injury deaths for the 2016 US population in year in which each month was +</w:t>
        </w:r>
        <w:r w:rsidR="00FF7D4D" w:rsidRPr="000865C1">
          <w:rPr>
            <w:rStyle w:val="Hyperlink"/>
            <w:rFonts w:ascii="Helvetica" w:eastAsia="Times New Roman" w:hAnsi="Helvetica"/>
            <w:bCs/>
            <w:noProof/>
            <w:shd w:val="clear" w:color="auto" w:fill="FFFFFF"/>
          </w:rPr>
          <w:t>1</w:t>
        </w:r>
        <w:r w:rsidR="00FF7D4D" w:rsidRPr="000865C1">
          <w:rPr>
            <w:rStyle w:val="Hyperlink"/>
            <w:bCs/>
            <w:noProof/>
          </w:rPr>
          <w:t>°C</w:t>
        </w:r>
        <w:r w:rsidR="00FF7D4D" w:rsidRPr="000865C1">
          <w:rPr>
            <w:rStyle w:val="Hyperlink"/>
            <w:noProof/>
          </w:rPr>
          <w:t xml:space="preserve"> compared with 1980-2009 norm temperatures. The top row shows breakdown by type of injury, sex and age group. The bottom row shows the break down by type of injury, sex and month. Black dots represent net changes in deaths for each set of bars.</w:t>
        </w:r>
        <w:r w:rsidR="00FF7D4D">
          <w:rPr>
            <w:noProof/>
            <w:webHidden/>
          </w:rPr>
          <w:tab/>
        </w:r>
        <w:r w:rsidR="00FF7D4D">
          <w:rPr>
            <w:noProof/>
            <w:webHidden/>
          </w:rPr>
          <w:fldChar w:fldCharType="begin"/>
        </w:r>
        <w:r w:rsidR="00FF7D4D">
          <w:rPr>
            <w:noProof/>
            <w:webHidden/>
          </w:rPr>
          <w:instrText xml:space="preserve"> PAGEREF _Toc7299886 \h </w:instrText>
        </w:r>
        <w:r w:rsidR="00FF7D4D">
          <w:rPr>
            <w:noProof/>
            <w:webHidden/>
          </w:rPr>
        </w:r>
        <w:r w:rsidR="00FF7D4D">
          <w:rPr>
            <w:noProof/>
            <w:webHidden/>
          </w:rPr>
          <w:fldChar w:fldCharType="separate"/>
        </w:r>
        <w:r w:rsidR="00FF7D4D">
          <w:rPr>
            <w:noProof/>
            <w:webHidden/>
          </w:rPr>
          <w:t>14</w:t>
        </w:r>
        <w:r w:rsidR="00FF7D4D">
          <w:rPr>
            <w:noProof/>
            <w:webHidden/>
          </w:rPr>
          <w:fldChar w:fldCharType="end"/>
        </w:r>
      </w:hyperlink>
    </w:p>
    <w:p w14:paraId="4EAC18AB" w14:textId="0979607B" w:rsidR="00FF7D4D" w:rsidRDefault="00171611">
      <w:pPr>
        <w:pStyle w:val="TableofFigures"/>
        <w:tabs>
          <w:tab w:val="right" w:leader="dot" w:pos="9010"/>
        </w:tabs>
        <w:rPr>
          <w:rFonts w:asciiTheme="minorHAnsi" w:eastAsiaTheme="minorEastAsia" w:hAnsiTheme="minorHAnsi" w:cstheme="minorBidi"/>
          <w:noProof/>
          <w:sz w:val="24"/>
          <w:szCs w:val="24"/>
        </w:rPr>
      </w:pPr>
      <w:hyperlink r:id="rId9" w:anchor="_Toc7299887" w:history="1">
        <w:r w:rsidR="00FF7D4D" w:rsidRPr="000865C1">
          <w:rPr>
            <w:rStyle w:val="Hyperlink"/>
            <w:b/>
            <w:noProof/>
          </w:rPr>
          <w:t>Figure 6</w:t>
        </w:r>
        <w:r w:rsidR="00FF7D4D" w:rsidRPr="000865C1">
          <w:rPr>
            <w:rStyle w:val="Hyperlink"/>
            <w:noProof/>
          </w:rPr>
          <w:t>. Percent change in transport death rates in year in which each month was +1°C compared with 1980-2009 norm temperatures by month, sex and age group.</w:t>
        </w:r>
        <w:r w:rsidR="00FF7D4D">
          <w:rPr>
            <w:noProof/>
            <w:webHidden/>
          </w:rPr>
          <w:tab/>
        </w:r>
        <w:r w:rsidR="00FF7D4D">
          <w:rPr>
            <w:noProof/>
            <w:webHidden/>
          </w:rPr>
          <w:fldChar w:fldCharType="begin"/>
        </w:r>
        <w:r w:rsidR="00FF7D4D">
          <w:rPr>
            <w:noProof/>
            <w:webHidden/>
          </w:rPr>
          <w:instrText xml:space="preserve"> PAGEREF _Toc7299887 \h </w:instrText>
        </w:r>
        <w:r w:rsidR="00FF7D4D">
          <w:rPr>
            <w:noProof/>
            <w:webHidden/>
          </w:rPr>
        </w:r>
        <w:r w:rsidR="00FF7D4D">
          <w:rPr>
            <w:noProof/>
            <w:webHidden/>
          </w:rPr>
          <w:fldChar w:fldCharType="separate"/>
        </w:r>
        <w:r w:rsidR="00FF7D4D">
          <w:rPr>
            <w:noProof/>
            <w:webHidden/>
          </w:rPr>
          <w:t>18</w:t>
        </w:r>
        <w:r w:rsidR="00FF7D4D">
          <w:rPr>
            <w:noProof/>
            <w:webHidden/>
          </w:rPr>
          <w:fldChar w:fldCharType="end"/>
        </w:r>
      </w:hyperlink>
    </w:p>
    <w:p w14:paraId="3B3B3602" w14:textId="243DEF63" w:rsidR="00FF7D4D" w:rsidRDefault="00171611">
      <w:pPr>
        <w:pStyle w:val="TableofFigures"/>
        <w:tabs>
          <w:tab w:val="right" w:leader="dot" w:pos="9010"/>
        </w:tabs>
        <w:rPr>
          <w:rFonts w:asciiTheme="minorHAnsi" w:eastAsiaTheme="minorEastAsia" w:hAnsiTheme="minorHAnsi" w:cstheme="minorBidi"/>
          <w:noProof/>
          <w:sz w:val="24"/>
          <w:szCs w:val="24"/>
        </w:rPr>
      </w:pPr>
      <w:hyperlink r:id="rId10" w:anchor="_Toc7299888" w:history="1">
        <w:r w:rsidR="00FF7D4D" w:rsidRPr="000865C1">
          <w:rPr>
            <w:rStyle w:val="Hyperlink"/>
            <w:b/>
            <w:noProof/>
          </w:rPr>
          <w:t>Figure 7</w:t>
        </w:r>
        <w:r w:rsidR="00FF7D4D" w:rsidRPr="000865C1">
          <w:rPr>
            <w:rStyle w:val="Hyperlink"/>
            <w:noProof/>
          </w:rPr>
          <w:t>. Percent change in falls death rates in year in which each month was +1°C compared with 1980-2009 norm temperatures by month, sex and age group.</w:t>
        </w:r>
        <w:r w:rsidR="00FF7D4D">
          <w:rPr>
            <w:noProof/>
            <w:webHidden/>
          </w:rPr>
          <w:tab/>
        </w:r>
        <w:r w:rsidR="00FF7D4D">
          <w:rPr>
            <w:noProof/>
            <w:webHidden/>
          </w:rPr>
          <w:fldChar w:fldCharType="begin"/>
        </w:r>
        <w:r w:rsidR="00FF7D4D">
          <w:rPr>
            <w:noProof/>
            <w:webHidden/>
          </w:rPr>
          <w:instrText xml:space="preserve"> PAGEREF _Toc7299888 \h </w:instrText>
        </w:r>
        <w:r w:rsidR="00FF7D4D">
          <w:rPr>
            <w:noProof/>
            <w:webHidden/>
          </w:rPr>
        </w:r>
        <w:r w:rsidR="00FF7D4D">
          <w:rPr>
            <w:noProof/>
            <w:webHidden/>
          </w:rPr>
          <w:fldChar w:fldCharType="separate"/>
        </w:r>
        <w:r w:rsidR="00FF7D4D">
          <w:rPr>
            <w:noProof/>
            <w:webHidden/>
          </w:rPr>
          <w:t>19</w:t>
        </w:r>
        <w:r w:rsidR="00FF7D4D">
          <w:rPr>
            <w:noProof/>
            <w:webHidden/>
          </w:rPr>
          <w:fldChar w:fldCharType="end"/>
        </w:r>
      </w:hyperlink>
    </w:p>
    <w:p w14:paraId="6993B50E" w14:textId="1E47B63C" w:rsidR="00FF7D4D" w:rsidRDefault="00171611">
      <w:pPr>
        <w:pStyle w:val="TableofFigures"/>
        <w:tabs>
          <w:tab w:val="right" w:leader="dot" w:pos="9010"/>
        </w:tabs>
        <w:rPr>
          <w:rFonts w:asciiTheme="minorHAnsi" w:eastAsiaTheme="minorEastAsia" w:hAnsiTheme="minorHAnsi" w:cstheme="minorBidi"/>
          <w:noProof/>
          <w:sz w:val="24"/>
          <w:szCs w:val="24"/>
        </w:rPr>
      </w:pPr>
      <w:hyperlink r:id="rId11" w:anchor="_Toc7299889" w:history="1">
        <w:r w:rsidR="00FF7D4D" w:rsidRPr="000865C1">
          <w:rPr>
            <w:rStyle w:val="Hyperlink"/>
            <w:b/>
            <w:noProof/>
          </w:rPr>
          <w:t>Figure 8</w:t>
        </w:r>
        <w:r w:rsidR="00FF7D4D" w:rsidRPr="000865C1">
          <w:rPr>
            <w:rStyle w:val="Hyperlink"/>
            <w:noProof/>
          </w:rPr>
          <w:t>. Percent change in drowning death rates in year in which each month was +1°C compared with 1980-2009 norm temperatures by month, sex and age group.</w:t>
        </w:r>
        <w:r w:rsidR="00FF7D4D">
          <w:rPr>
            <w:noProof/>
            <w:webHidden/>
          </w:rPr>
          <w:tab/>
        </w:r>
        <w:r w:rsidR="00FF7D4D">
          <w:rPr>
            <w:noProof/>
            <w:webHidden/>
          </w:rPr>
          <w:fldChar w:fldCharType="begin"/>
        </w:r>
        <w:r w:rsidR="00FF7D4D">
          <w:rPr>
            <w:noProof/>
            <w:webHidden/>
          </w:rPr>
          <w:instrText xml:space="preserve"> PAGEREF _Toc7299889 \h </w:instrText>
        </w:r>
        <w:r w:rsidR="00FF7D4D">
          <w:rPr>
            <w:noProof/>
            <w:webHidden/>
          </w:rPr>
        </w:r>
        <w:r w:rsidR="00FF7D4D">
          <w:rPr>
            <w:noProof/>
            <w:webHidden/>
          </w:rPr>
          <w:fldChar w:fldCharType="separate"/>
        </w:r>
        <w:r w:rsidR="00FF7D4D">
          <w:rPr>
            <w:noProof/>
            <w:webHidden/>
          </w:rPr>
          <w:t>20</w:t>
        </w:r>
        <w:r w:rsidR="00FF7D4D">
          <w:rPr>
            <w:noProof/>
            <w:webHidden/>
          </w:rPr>
          <w:fldChar w:fldCharType="end"/>
        </w:r>
      </w:hyperlink>
    </w:p>
    <w:p w14:paraId="6295BB1E" w14:textId="18754768" w:rsidR="00FF7D4D" w:rsidRDefault="00171611">
      <w:pPr>
        <w:pStyle w:val="TableofFigures"/>
        <w:tabs>
          <w:tab w:val="right" w:leader="dot" w:pos="9010"/>
        </w:tabs>
        <w:rPr>
          <w:rFonts w:asciiTheme="minorHAnsi" w:eastAsiaTheme="minorEastAsia" w:hAnsiTheme="minorHAnsi" w:cstheme="minorBidi"/>
          <w:noProof/>
          <w:sz w:val="24"/>
          <w:szCs w:val="24"/>
        </w:rPr>
      </w:pPr>
      <w:hyperlink r:id="rId12" w:anchor="_Toc7299890" w:history="1">
        <w:r w:rsidR="00FF7D4D" w:rsidRPr="000865C1">
          <w:rPr>
            <w:rStyle w:val="Hyperlink"/>
            <w:b/>
            <w:noProof/>
          </w:rPr>
          <w:t>Figure 9</w:t>
        </w:r>
        <w:r w:rsidR="00FF7D4D" w:rsidRPr="000865C1">
          <w:rPr>
            <w:rStyle w:val="Hyperlink"/>
            <w:noProof/>
          </w:rPr>
          <w:t>. Percent change in assault death rates in year in which each month was +1°C compared with 1980-2009 norm temperatures by month, sex and age group.</w:t>
        </w:r>
        <w:r w:rsidR="00FF7D4D">
          <w:rPr>
            <w:noProof/>
            <w:webHidden/>
          </w:rPr>
          <w:tab/>
        </w:r>
        <w:r w:rsidR="00FF7D4D">
          <w:rPr>
            <w:noProof/>
            <w:webHidden/>
          </w:rPr>
          <w:fldChar w:fldCharType="begin"/>
        </w:r>
        <w:r w:rsidR="00FF7D4D">
          <w:rPr>
            <w:noProof/>
            <w:webHidden/>
          </w:rPr>
          <w:instrText xml:space="preserve"> PAGEREF _Toc7299890 \h </w:instrText>
        </w:r>
        <w:r w:rsidR="00FF7D4D">
          <w:rPr>
            <w:noProof/>
            <w:webHidden/>
          </w:rPr>
        </w:r>
        <w:r w:rsidR="00FF7D4D">
          <w:rPr>
            <w:noProof/>
            <w:webHidden/>
          </w:rPr>
          <w:fldChar w:fldCharType="separate"/>
        </w:r>
        <w:r w:rsidR="00FF7D4D">
          <w:rPr>
            <w:noProof/>
            <w:webHidden/>
          </w:rPr>
          <w:t>21</w:t>
        </w:r>
        <w:r w:rsidR="00FF7D4D">
          <w:rPr>
            <w:noProof/>
            <w:webHidden/>
          </w:rPr>
          <w:fldChar w:fldCharType="end"/>
        </w:r>
      </w:hyperlink>
    </w:p>
    <w:p w14:paraId="2538505B" w14:textId="6B266F0D" w:rsidR="00FF7D4D" w:rsidRDefault="00171611">
      <w:pPr>
        <w:pStyle w:val="TableofFigures"/>
        <w:tabs>
          <w:tab w:val="right" w:leader="dot" w:pos="9010"/>
        </w:tabs>
        <w:rPr>
          <w:rFonts w:asciiTheme="minorHAnsi" w:eastAsiaTheme="minorEastAsia" w:hAnsiTheme="minorHAnsi" w:cstheme="minorBidi"/>
          <w:noProof/>
          <w:sz w:val="24"/>
          <w:szCs w:val="24"/>
        </w:rPr>
      </w:pPr>
      <w:hyperlink r:id="rId13" w:anchor="_Toc7299891" w:history="1">
        <w:r w:rsidR="00FF7D4D" w:rsidRPr="000865C1">
          <w:rPr>
            <w:rStyle w:val="Hyperlink"/>
            <w:b/>
            <w:noProof/>
          </w:rPr>
          <w:t>Figure 10</w:t>
        </w:r>
        <w:r w:rsidR="00FF7D4D" w:rsidRPr="000865C1">
          <w:rPr>
            <w:rStyle w:val="Hyperlink"/>
            <w:noProof/>
          </w:rPr>
          <w:t>. Percent change in intentional self-harm death rates in year in which each month was +1°C compared with 1980-2009 norm temperatures by month, sex and age group.</w:t>
        </w:r>
        <w:r w:rsidR="00FF7D4D">
          <w:rPr>
            <w:noProof/>
            <w:webHidden/>
          </w:rPr>
          <w:tab/>
        </w:r>
        <w:r w:rsidR="00FF7D4D">
          <w:rPr>
            <w:noProof/>
            <w:webHidden/>
          </w:rPr>
          <w:fldChar w:fldCharType="begin"/>
        </w:r>
        <w:r w:rsidR="00FF7D4D">
          <w:rPr>
            <w:noProof/>
            <w:webHidden/>
          </w:rPr>
          <w:instrText xml:space="preserve"> PAGEREF _Toc7299891 \h </w:instrText>
        </w:r>
        <w:r w:rsidR="00FF7D4D">
          <w:rPr>
            <w:noProof/>
            <w:webHidden/>
          </w:rPr>
        </w:r>
        <w:r w:rsidR="00FF7D4D">
          <w:rPr>
            <w:noProof/>
            <w:webHidden/>
          </w:rPr>
          <w:fldChar w:fldCharType="separate"/>
        </w:r>
        <w:r w:rsidR="00FF7D4D">
          <w:rPr>
            <w:noProof/>
            <w:webHidden/>
          </w:rPr>
          <w:t>22</w:t>
        </w:r>
        <w:r w:rsidR="00FF7D4D">
          <w:rPr>
            <w:noProof/>
            <w:webHidden/>
          </w:rPr>
          <w:fldChar w:fldCharType="end"/>
        </w:r>
      </w:hyperlink>
    </w:p>
    <w:p w14:paraId="7C6F8075" w14:textId="5C6F12E2" w:rsidR="00FF7D4D" w:rsidRDefault="00171611">
      <w:pPr>
        <w:pStyle w:val="TableofFigures"/>
        <w:tabs>
          <w:tab w:val="right" w:leader="dot" w:pos="9010"/>
        </w:tabs>
        <w:rPr>
          <w:rFonts w:asciiTheme="minorHAnsi" w:eastAsiaTheme="minorEastAsia" w:hAnsiTheme="minorHAnsi" w:cstheme="minorBidi"/>
          <w:noProof/>
          <w:sz w:val="24"/>
          <w:szCs w:val="24"/>
        </w:rPr>
      </w:pPr>
      <w:hyperlink r:id="rId14" w:anchor="_Toc7299892" w:history="1">
        <w:r w:rsidR="00FF7D4D" w:rsidRPr="000865C1">
          <w:rPr>
            <w:rStyle w:val="Hyperlink"/>
            <w:b/>
            <w:noProof/>
          </w:rPr>
          <w:t>Figure 11</w:t>
        </w:r>
        <w:r w:rsidR="00FF7D4D" w:rsidRPr="000865C1">
          <w:rPr>
            <w:rStyle w:val="Hyperlink"/>
            <w:noProof/>
          </w:rPr>
          <w:t>. Percent change in other unintentional injury death rates in year in which each month was +1°C compared with 1980-2009 norm temperatures by month, sex and age group.</w:t>
        </w:r>
        <w:r w:rsidR="00FF7D4D">
          <w:rPr>
            <w:noProof/>
            <w:webHidden/>
          </w:rPr>
          <w:tab/>
        </w:r>
        <w:r w:rsidR="00FF7D4D">
          <w:rPr>
            <w:noProof/>
            <w:webHidden/>
          </w:rPr>
          <w:fldChar w:fldCharType="begin"/>
        </w:r>
        <w:r w:rsidR="00FF7D4D">
          <w:rPr>
            <w:noProof/>
            <w:webHidden/>
          </w:rPr>
          <w:instrText xml:space="preserve"> PAGEREF _Toc7299892 \h </w:instrText>
        </w:r>
        <w:r w:rsidR="00FF7D4D">
          <w:rPr>
            <w:noProof/>
            <w:webHidden/>
          </w:rPr>
        </w:r>
        <w:r w:rsidR="00FF7D4D">
          <w:rPr>
            <w:noProof/>
            <w:webHidden/>
          </w:rPr>
          <w:fldChar w:fldCharType="separate"/>
        </w:r>
        <w:r w:rsidR="00FF7D4D">
          <w:rPr>
            <w:noProof/>
            <w:webHidden/>
          </w:rPr>
          <w:t>23</w:t>
        </w:r>
        <w:r w:rsidR="00FF7D4D">
          <w:rPr>
            <w:noProof/>
            <w:webHidden/>
          </w:rPr>
          <w:fldChar w:fldCharType="end"/>
        </w:r>
      </w:hyperlink>
    </w:p>
    <w:p w14:paraId="6BD35CDE" w14:textId="48FA5F13" w:rsidR="00BB73E3" w:rsidRDefault="00B82FF5" w:rsidP="006851BD">
      <w:r w:rsidRPr="00755632">
        <w:fldChar w:fldCharType="end"/>
      </w:r>
    </w:p>
    <w:p w14:paraId="21763793" w14:textId="77777777" w:rsidR="00FF7D4D" w:rsidRDefault="00061A3A" w:rsidP="005660AA">
      <w:pPr>
        <w:pStyle w:val="Heading2"/>
        <w:suppressLineNumbers/>
        <w:rPr>
          <w:noProof/>
        </w:rPr>
      </w:pPr>
      <w:bookmarkStart w:id="1" w:name="_Toc7299870"/>
      <w:r>
        <w:lastRenderedPageBreak/>
        <w:t xml:space="preserve">List of </w:t>
      </w:r>
      <w:r w:rsidR="009E7EC8">
        <w:t>t</w:t>
      </w:r>
      <w:r>
        <w:t>ables</w:t>
      </w:r>
      <w:bookmarkEnd w:id="1"/>
      <w:r w:rsidR="00B82FF5" w:rsidRPr="00755632">
        <w:fldChar w:fldCharType="begin"/>
      </w:r>
      <w:r w:rsidR="00B82FF5" w:rsidRPr="00755632">
        <w:instrText xml:space="preserve"> TOC \h \z \c "Table" </w:instrText>
      </w:r>
      <w:r w:rsidR="00B82FF5" w:rsidRPr="00755632">
        <w:fldChar w:fldCharType="separate"/>
      </w:r>
    </w:p>
    <w:p w14:paraId="0AEF514B" w14:textId="38FE8EEC" w:rsidR="001A4B51" w:rsidRDefault="00FF7D4D" w:rsidP="006851BD">
      <w:r>
        <w:rPr>
          <w:b/>
          <w:bCs/>
          <w:noProof/>
          <w:lang w:val="en-US"/>
        </w:rPr>
        <w:t>No table of figures entries found.</w:t>
      </w:r>
      <w:r w:rsidR="00B82FF5" w:rsidRPr="00755632">
        <w:fldChar w:fldCharType="end"/>
      </w:r>
    </w:p>
    <w:p w14:paraId="0B23770C" w14:textId="77777777" w:rsidR="002D35A5" w:rsidRDefault="001A4B51" w:rsidP="001A4B51">
      <w:pPr>
        <w:pStyle w:val="Heading2"/>
      </w:pPr>
      <w:bookmarkStart w:id="2" w:name="_Toc7299871"/>
      <w:r>
        <w:t>List of equations</w:t>
      </w:r>
      <w:bookmarkEnd w:id="2"/>
    </w:p>
    <w:p w14:paraId="02019DD7" w14:textId="0DE0407E" w:rsidR="006675AE" w:rsidRDefault="002D35A5" w:rsidP="006851BD">
      <w:r>
        <w:fldChar w:fldCharType="begin"/>
      </w:r>
      <w:r>
        <w:instrText xml:space="preserve"> TOC \h \z \c "Equation" </w:instrText>
      </w:r>
      <w:r>
        <w:fldChar w:fldCharType="separate"/>
      </w:r>
      <w:r w:rsidR="00FF7D4D">
        <w:rPr>
          <w:b/>
          <w:bCs/>
          <w:noProof/>
          <w:lang w:val="en-US"/>
        </w:rPr>
        <w:t>No table of figures entries found.</w:t>
      </w:r>
      <w:r>
        <w:fldChar w:fldCharType="end"/>
      </w:r>
      <w:r w:rsidR="00C0748B" w:rsidRPr="00755632">
        <w:br w:type="page"/>
      </w:r>
    </w:p>
    <w:p w14:paraId="661D8067" w14:textId="7855BF7E" w:rsidR="004B4DC1" w:rsidRDefault="004B4DC1" w:rsidP="004B4DC1">
      <w:pPr>
        <w:pStyle w:val="Heading1"/>
      </w:pPr>
      <w:bookmarkStart w:id="3" w:name="_Toc7299872"/>
      <w:bookmarkStart w:id="4" w:name="_Toc6045006"/>
      <w:r>
        <w:lastRenderedPageBreak/>
        <w:t>1. 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3"/>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5" w:name="_Toc7299873"/>
      <w:commentRangeStart w:id="6"/>
      <w:r w:rsidRPr="00127064">
        <w:t>Overview</w:t>
      </w:r>
      <w:bookmarkEnd w:id="4"/>
      <w:bookmarkEnd w:id="5"/>
      <w:commentRangeEnd w:id="6"/>
      <w:r w:rsidR="002238C0">
        <w:rPr>
          <w:rStyle w:val="CommentReference"/>
          <w:rFonts w:asciiTheme="minorHAnsi" w:eastAsiaTheme="minorHAnsi" w:hAnsiTheme="minorHAnsi" w:cstheme="minorBidi"/>
          <w:color w:val="auto"/>
        </w:rPr>
        <w:commentReference w:id="6"/>
      </w:r>
    </w:p>
    <w:p w14:paraId="5378A7AA" w14:textId="00A5DADB" w:rsidR="002B3A74" w:rsidRPr="002B3A74" w:rsidRDefault="002B3A74" w:rsidP="002B3A74">
      <w:pPr>
        <w:spacing w:line="480" w:lineRule="auto"/>
        <w:ind w:firstLine="720"/>
        <w:jc w:val="both"/>
        <w:rPr>
          <w:rFonts w:cs="Calibri"/>
          <w:sz w:val="24"/>
          <w:szCs w:val="24"/>
        </w:rPr>
      </w:pPr>
      <w:bookmarkStart w:id="7" w:name="_Toc6045013"/>
      <w:r w:rsidRPr="002B3A74">
        <w:rPr>
          <w:rFonts w:cs="Calibri"/>
          <w:sz w:val="24"/>
          <w:szCs w:val="24"/>
        </w:rPr>
        <w:t>Temperatures which deviate from long-term norms will be more frequent as the global climate changes, and may be associated with adverse health consequences</w:t>
      </w:r>
      <w:r>
        <w:rPr>
          <w:rFonts w:cs="Calibri"/>
          <w:sz w:val="24"/>
          <w:szCs w:val="24"/>
        </w:rPr>
        <w:t xml:space="preserve"> </w:t>
      </w:r>
      <w:r w:rsidRPr="002B3A74">
        <w:rPr>
          <w:rFonts w:cs="Calibri"/>
          <w:sz w:val="24"/>
          <w:szCs w:val="24"/>
        </w:rPr>
        <w:fldChar w:fldCharType="begin" w:fldLock="1"/>
      </w:r>
      <w:r w:rsidR="00607963">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 w:val="24"/>
          <w:szCs w:val="24"/>
        </w:rPr>
        <w:fldChar w:fldCharType="separate"/>
      </w:r>
      <w:r w:rsidRPr="002B3A74">
        <w:rPr>
          <w:rFonts w:cs="Calibri"/>
          <w:noProof/>
          <w:sz w:val="24"/>
          <w:szCs w:val="24"/>
        </w:rPr>
        <w:t>(Gasparrini et al., 2015; Haines &amp; Ebi, 2019; McMichael, Woodruff, &amp; Hales, 2006; Watts et al., 2018)</w:t>
      </w:r>
      <w:r w:rsidRPr="002B3A74">
        <w:rPr>
          <w:rFonts w:cs="Calibri"/>
          <w:sz w:val="24"/>
          <w:szCs w:val="24"/>
        </w:rPr>
        <w:fldChar w:fldCharType="end"/>
      </w:r>
      <w:r>
        <w:rPr>
          <w:rFonts w:cs="Calibri"/>
          <w:sz w:val="24"/>
          <w:szCs w:val="24"/>
        </w:rPr>
        <w:t>.</w:t>
      </w:r>
      <w:r w:rsidRPr="002B3A74">
        <w:rPr>
          <w:rFonts w:cs="Calibri"/>
          <w:sz w:val="24"/>
          <w:szCs w:val="24"/>
        </w:rPr>
        <w:t xml:space="preserve"> There is limited data on how such deviations affect deaths from different injuries, especially by type of injury, month of year, age and sex. </w:t>
      </w:r>
      <w:commentRangeStart w:id="8"/>
      <w:r w:rsidRPr="002B3A74">
        <w:rPr>
          <w:rFonts w:cs="Calibri"/>
          <w:sz w:val="24"/>
          <w:szCs w:val="24"/>
        </w:rPr>
        <w:t xml:space="preserve">Here, </w:t>
      </w:r>
      <w:r w:rsidR="00964136">
        <w:rPr>
          <w:rFonts w:cs="Calibri"/>
          <w:sz w:val="24"/>
          <w:szCs w:val="24"/>
        </w:rPr>
        <w:t>I</w:t>
      </w:r>
      <w:r w:rsidRPr="002B3A74">
        <w:rPr>
          <w:rFonts w:cs="Calibri"/>
          <w:sz w:val="24"/>
          <w:szCs w:val="24"/>
        </w:rPr>
        <w:t xml:space="preserve"> used data on mortality and temperature over a 37-year period (1980-2016) in the entire contiguous </w:t>
      </w:r>
      <w:r w:rsidR="0076396F">
        <w:rPr>
          <w:rFonts w:cs="Calibri"/>
          <w:sz w:val="24"/>
          <w:szCs w:val="24"/>
        </w:rPr>
        <w:t>United States</w:t>
      </w:r>
      <w:r w:rsidRPr="002B3A74">
        <w:rPr>
          <w:rFonts w:cs="Calibri"/>
          <w:sz w:val="24"/>
          <w:szCs w:val="24"/>
        </w:rPr>
        <w:t xml:space="preserve"> and formulated a Bayesian spatio-temporal model to estimate how anomalous temperatures,</w:t>
      </w:r>
      <w:commentRangeEnd w:id="8"/>
      <w:r w:rsidR="002238C0">
        <w:rPr>
          <w:rStyle w:val="CommentReference"/>
          <w:rFonts w:asciiTheme="minorHAnsi" w:eastAsiaTheme="minorHAnsi" w:hAnsiTheme="minorHAnsi" w:cstheme="minorBidi"/>
        </w:rPr>
        <w:commentReference w:id="8"/>
      </w:r>
      <w:r w:rsidRPr="002B3A74">
        <w:rPr>
          <w:rFonts w:cs="Calibri"/>
          <w:sz w:val="24"/>
          <w:szCs w:val="24"/>
        </w:rPr>
        <w:t xml:space="preserve"> defined as deviations from the long-term norm of monthly temperature, affect deaths from different intentional (transport, falls and drownings) and unintentional (assault and intentional self-harm) injuries by age groups and sex. </w:t>
      </w:r>
      <w:r w:rsidR="00964136">
        <w:rPr>
          <w:rFonts w:cs="Calibri"/>
          <w:sz w:val="24"/>
          <w:szCs w:val="24"/>
        </w:rPr>
        <w:t>I</w:t>
      </w:r>
      <w:r w:rsidRPr="002B3A74">
        <w:rPr>
          <w:rFonts w:cs="Calibri"/>
          <w:sz w:val="24"/>
          <w:szCs w:val="24"/>
        </w:rPr>
        <w:t xml:space="preserve"> found that a 1°C anomalously warm year would be associated with an estimated 941 (95% credible interval 831-1,053) additional injury deaths in the contiguous </w:t>
      </w:r>
      <w:r w:rsidR="0076396F">
        <w:rPr>
          <w:rFonts w:cs="Calibri"/>
          <w:sz w:val="24"/>
          <w:szCs w:val="24"/>
        </w:rPr>
        <w:t>United States</w:t>
      </w:r>
      <w:r w:rsidRPr="002B3A74">
        <w:rPr>
          <w:rFonts w:cs="Calibri"/>
          <w:sz w:val="24"/>
          <w:szCs w:val="24"/>
        </w:rPr>
        <w:t>. 87% of deaths would occur in males, concentrated mostly in adolescent to middle ages. These excess deaths would comprise of increases in drowning, transport injuries, assault and intentional self-harm,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53F0D6FD" w14:textId="2AE436F4" w:rsidR="00BE6C9E" w:rsidRPr="00BE6C9E" w:rsidRDefault="00BE6C9E" w:rsidP="00BE6C9E">
      <w:pPr>
        <w:spacing w:line="480" w:lineRule="auto"/>
        <w:ind w:firstLine="720"/>
        <w:jc w:val="both"/>
        <w:rPr>
          <w:sz w:val="24"/>
          <w:szCs w:val="24"/>
        </w:rPr>
      </w:pPr>
      <w:commentRangeStart w:id="9"/>
      <w:r>
        <w:rPr>
          <w:sz w:val="24"/>
          <w:szCs w:val="24"/>
        </w:rPr>
        <w:t xml:space="preserve">This chapter is based on </w:t>
      </w:r>
      <w:r w:rsidR="003B1140">
        <w:rPr>
          <w:sz w:val="24"/>
          <w:szCs w:val="24"/>
        </w:rPr>
        <w:t xml:space="preserve">work in </w:t>
      </w:r>
      <w:r w:rsidR="003D18D1">
        <w:rPr>
          <w:sz w:val="24"/>
          <w:szCs w:val="24"/>
        </w:rPr>
        <w:t>a paper</w:t>
      </w:r>
      <w:r>
        <w:rPr>
          <w:sz w:val="24"/>
          <w:szCs w:val="24"/>
        </w:rPr>
        <w:t xml:space="preserve"> </w:t>
      </w:r>
      <w:r w:rsidR="00056263">
        <w:rPr>
          <w:sz w:val="24"/>
          <w:szCs w:val="24"/>
        </w:rPr>
        <w:t>where I am first author</w:t>
      </w:r>
      <w:r w:rsidR="00CE53C6">
        <w:rPr>
          <w:sz w:val="24"/>
          <w:szCs w:val="24"/>
        </w:rPr>
        <w:t xml:space="preserve"> </w:t>
      </w:r>
      <w:r>
        <w:rPr>
          <w:sz w:val="24"/>
          <w:szCs w:val="24"/>
        </w:rPr>
        <w:t xml:space="preserve">which is currently under review in </w:t>
      </w:r>
      <w:r w:rsidR="0017271D">
        <w:rPr>
          <w:sz w:val="24"/>
          <w:szCs w:val="24"/>
        </w:rPr>
        <w:t>eLife</w:t>
      </w:r>
      <w:r>
        <w:rPr>
          <w:sz w:val="24"/>
          <w:szCs w:val="24"/>
        </w:rPr>
        <w:t>.</w:t>
      </w:r>
      <w:commentRangeEnd w:id="9"/>
      <w:r w:rsidR="002238C0">
        <w:rPr>
          <w:rStyle w:val="CommentReference"/>
          <w:rFonts w:asciiTheme="minorHAnsi" w:eastAsiaTheme="minorHAnsi" w:hAnsiTheme="minorHAnsi" w:cstheme="minorBidi"/>
        </w:rPr>
        <w:commentReference w:id="9"/>
      </w:r>
    </w:p>
    <w:p w14:paraId="2C8ED6BF" w14:textId="49C97810" w:rsidR="000377CB" w:rsidRPr="000377CB" w:rsidRDefault="000377CB" w:rsidP="000377CB">
      <w:pPr>
        <w:pStyle w:val="Heading2"/>
        <w:rPr>
          <w:rFonts w:ascii="Calibri" w:hAnsi="Calibri"/>
        </w:rPr>
      </w:pPr>
      <w:bookmarkStart w:id="10" w:name="_Toc7299874"/>
      <w:r>
        <w:lastRenderedPageBreak/>
        <w:t>Introduction</w:t>
      </w:r>
      <w:bookmarkEnd w:id="10"/>
    </w:p>
    <w:p w14:paraId="4EC11218" w14:textId="66833958" w:rsidR="00607963" w:rsidRPr="00607963" w:rsidRDefault="00607963" w:rsidP="007460FB">
      <w:pPr>
        <w:spacing w:line="480" w:lineRule="auto"/>
        <w:ind w:firstLine="720"/>
        <w:jc w:val="both"/>
        <w:rPr>
          <w:sz w:val="24"/>
          <w:szCs w:val="24"/>
        </w:rPr>
      </w:pPr>
      <w:r w:rsidRPr="00607963">
        <w:rPr>
          <w:sz w:val="24"/>
          <w:szCs w:val="24"/>
        </w:rPr>
        <w:t>The potential health impacts of anthropogenic climate change are one of the key drivers for efforts to mitigate greenhouse gas emissions and for pursuing adaptation measures</w:t>
      </w:r>
      <w:r>
        <w:rPr>
          <w:sz w:val="24"/>
          <w:szCs w:val="24"/>
        </w:rPr>
        <w:t xml:space="preserve"> </w:t>
      </w:r>
      <w:r w:rsidRPr="00607963">
        <w:rPr>
          <w:b/>
          <w:sz w:val="24"/>
          <w:szCs w:val="24"/>
        </w:rPr>
        <w:fldChar w:fldCharType="begin" w:fldLock="1"/>
      </w:r>
      <w:r w:rsidR="00296023">
        <w:rPr>
          <w:b/>
          <w:sz w:val="24"/>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 w:val="24"/>
          <w:szCs w:val="24"/>
        </w:rPr>
        <w:fldChar w:fldCharType="separate"/>
      </w:r>
      <w:r w:rsidRPr="00607963">
        <w:rPr>
          <w:noProof/>
          <w:sz w:val="24"/>
          <w:szCs w:val="24"/>
        </w:rPr>
        <w:t>(Haines &amp; Ebi, 2019; McMichael et al., 2006; Smith et al., 2015)</w:t>
      </w:r>
      <w:r w:rsidRPr="00607963">
        <w:rPr>
          <w:sz w:val="24"/>
          <w:szCs w:val="24"/>
        </w:rPr>
        <w:fldChar w:fldCharType="end"/>
      </w:r>
      <w:r>
        <w:rPr>
          <w:sz w:val="24"/>
          <w:szCs w:val="24"/>
        </w:rPr>
        <w:t>.</w:t>
      </w:r>
      <w:r w:rsidRPr="00607963">
        <w:rPr>
          <w:sz w:val="24"/>
          <w:szCs w:val="24"/>
        </w:rPr>
        <w:t xml:space="preserve"> Current assessments of the health effects of climate change largely focus on parasitic and infectious diseases, and cardiorespiratory and other chronic diseases</w:t>
      </w:r>
      <w:r>
        <w:rPr>
          <w:sz w:val="24"/>
          <w:szCs w:val="24"/>
        </w:rPr>
        <w:t xml:space="preserve"> </w:t>
      </w:r>
      <w:r w:rsidRPr="00607963">
        <w:rPr>
          <w:sz w:val="24"/>
          <w:szCs w:val="24"/>
        </w:rPr>
        <w:fldChar w:fldCharType="begin" w:fldLock="1"/>
      </w:r>
      <w:r w:rsidR="00296023">
        <w:rPr>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 w:val="24"/>
          <w:szCs w:val="24"/>
        </w:rPr>
        <w:fldChar w:fldCharType="separate"/>
      </w:r>
      <w:r w:rsidRPr="00607963">
        <w:rPr>
          <w:noProof/>
          <w:sz w:val="24"/>
          <w:szCs w:val="24"/>
        </w:rPr>
        <w:t>(Gasparrini et al., 2017; Haines &amp; Ebi, 2019; Huang et al., 2011; McMichael et al., 2006; Smith et al., 2015; Watts et al., 2018)</w:t>
      </w:r>
      <w:r w:rsidRPr="00607963">
        <w:rPr>
          <w:sz w:val="24"/>
          <w:szCs w:val="24"/>
        </w:rPr>
        <w:fldChar w:fldCharType="end"/>
      </w:r>
      <w:r>
        <w:rPr>
          <w:sz w:val="24"/>
          <w:szCs w:val="24"/>
        </w:rPr>
        <w:t>.</w:t>
      </w:r>
      <w:r w:rsidRPr="00607963">
        <w:rPr>
          <w:sz w:val="24"/>
          <w:szCs w:val="24"/>
        </w:rPr>
        <w:t xml:space="preserve"> Less research has been conducted on injuries</w:t>
      </w:r>
      <w:r>
        <w:rPr>
          <w:sz w:val="24"/>
          <w:szCs w:val="24"/>
        </w:rPr>
        <w:t xml:space="preserve"> </w:t>
      </w:r>
      <w:r w:rsidRPr="00607963">
        <w:rPr>
          <w:sz w:val="24"/>
          <w:szCs w:val="24"/>
        </w:rPr>
        <w:fldChar w:fldCharType="begin" w:fldLock="1"/>
      </w:r>
      <w:r w:rsidR="00296023">
        <w:rPr>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 w:val="24"/>
          <w:szCs w:val="24"/>
        </w:rPr>
        <w:fldChar w:fldCharType="separate"/>
      </w:r>
      <w:r w:rsidRPr="00607963">
        <w:rPr>
          <w:noProof/>
          <w:sz w:val="24"/>
          <w:szCs w:val="24"/>
        </w:rPr>
        <w:t>(Burke et al., 2018; Orru &amp; Åström, 2017; Rey et al., 2007)</w:t>
      </w:r>
      <w:r w:rsidRPr="00607963">
        <w:rPr>
          <w:sz w:val="24"/>
          <w:szCs w:val="24"/>
        </w:rPr>
        <w:fldChar w:fldCharType="end"/>
      </w:r>
      <w:r>
        <w:rPr>
          <w:sz w:val="24"/>
          <w:szCs w:val="24"/>
        </w:rPr>
        <w:t>,</w:t>
      </w:r>
      <w:r w:rsidRPr="00607963">
        <w:rPr>
          <w:sz w:val="24"/>
          <w:szCs w:val="24"/>
        </w:rPr>
        <w:t xml:space="preserve"> especially in a consistent way across injury types and demographic subgroups of the population, even though death rates from injuries vary seasonally</w:t>
      </w:r>
      <w:r>
        <w:rPr>
          <w:sz w:val="24"/>
          <w:szCs w:val="24"/>
        </w:rPr>
        <w:t xml:space="preserve"> </w:t>
      </w:r>
      <w:r w:rsidRPr="00607963">
        <w:rPr>
          <w:sz w:val="24"/>
          <w:szCs w:val="24"/>
        </w:rPr>
        <w:fldChar w:fldCharType="begin" w:fldLock="1"/>
      </w:r>
      <w:r w:rsidR="00296023">
        <w:rPr>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 w:val="24"/>
          <w:szCs w:val="24"/>
        </w:rPr>
        <w:fldChar w:fldCharType="separate"/>
      </w:r>
      <w:r w:rsidRPr="00607963">
        <w:rPr>
          <w:noProof/>
          <w:sz w:val="24"/>
          <w:szCs w:val="24"/>
        </w:rPr>
        <w:t>(Parks, Bennett, Foreman, Toumi, &amp; Ezzati, 2018; Rau, 2004)</w:t>
      </w:r>
      <w:r w:rsidRPr="00607963">
        <w:rPr>
          <w:sz w:val="24"/>
          <w:szCs w:val="24"/>
        </w:rPr>
        <w:fldChar w:fldCharType="end"/>
      </w:r>
      <w:r>
        <w:rPr>
          <w:sz w:val="24"/>
          <w:szCs w:val="24"/>
        </w:rPr>
        <w:t>,</w:t>
      </w:r>
      <w:r w:rsidRPr="00607963">
        <w:rPr>
          <w:sz w:val="24"/>
          <w:szCs w:val="24"/>
        </w:rPr>
        <w:t xml:space="preserve"> which means that temperature may play a role in their pathogenesis. </w:t>
      </w:r>
      <w:commentRangeStart w:id="11"/>
      <w:r w:rsidRPr="00607963">
        <w:rPr>
          <w:sz w:val="24"/>
          <w:szCs w:val="24"/>
        </w:rPr>
        <w:t>Our</w:t>
      </w:r>
      <w:commentRangeEnd w:id="11"/>
      <w:r w:rsidR="002238C0">
        <w:rPr>
          <w:rStyle w:val="CommentReference"/>
          <w:rFonts w:asciiTheme="minorHAnsi" w:eastAsiaTheme="minorHAnsi" w:hAnsiTheme="minorHAnsi" w:cstheme="minorBidi"/>
        </w:rPr>
        <w:commentReference w:id="11"/>
      </w:r>
      <w:r w:rsidRPr="00607963">
        <w:rPr>
          <w:sz w:val="24"/>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12" w:name="_Toc7299875"/>
      <w:r>
        <w:t>Data</w:t>
      </w:r>
      <w:bookmarkEnd w:id="12"/>
    </w:p>
    <w:p w14:paraId="17E9B250" w14:textId="0291EAFD" w:rsidR="002D733B" w:rsidRPr="002D733B" w:rsidRDefault="002D733B" w:rsidP="002D733B">
      <w:pPr>
        <w:pStyle w:val="Heading3"/>
      </w:pPr>
      <w:bookmarkStart w:id="13" w:name="_Toc7299876"/>
      <w:del w:id="14" w:author="Ezzati, Majid" w:date="2019-05-05T10:46:00Z">
        <w:r w:rsidDel="002238C0">
          <w:delText>Death rates</w:delText>
        </w:r>
      </w:del>
      <w:bookmarkEnd w:id="13"/>
      <w:ins w:id="15" w:author="Ezzati, Majid" w:date="2019-05-05T10:46:00Z">
        <w:r w:rsidR="002238C0">
          <w:t>Injury deaths</w:t>
        </w:r>
      </w:ins>
    </w:p>
    <w:p w14:paraId="6172C3CD" w14:textId="72D4E8FC" w:rsidR="005F4F25" w:rsidRDefault="00964136" w:rsidP="00794EE1">
      <w:pPr>
        <w:spacing w:line="480" w:lineRule="auto"/>
        <w:ind w:firstLine="720"/>
        <w:jc w:val="both"/>
        <w:rPr>
          <w:rFonts w:cs="Calibri"/>
          <w:color w:val="000000" w:themeColor="text1"/>
          <w:sz w:val="24"/>
          <w:szCs w:val="24"/>
        </w:rPr>
      </w:pPr>
      <w:r>
        <w:rPr>
          <w:rFonts w:cs="Calibri"/>
          <w:color w:val="000000" w:themeColor="text1"/>
          <w:sz w:val="24"/>
          <w:szCs w:val="24"/>
        </w:rPr>
        <w:t>I</w:t>
      </w:r>
      <w:r w:rsidR="008112A6" w:rsidRPr="008112A6">
        <w:rPr>
          <w:rFonts w:cs="Calibri"/>
          <w:color w:val="000000" w:themeColor="text1"/>
          <w:sz w:val="24"/>
          <w:szCs w:val="24"/>
        </w:rPr>
        <w:t xml:space="preserve"> used vital registration data on all injury deaths in the contiguous </w:t>
      </w:r>
      <w:r w:rsidR="0076396F">
        <w:rPr>
          <w:rFonts w:cs="Calibri"/>
          <w:color w:val="000000" w:themeColor="text1"/>
          <w:sz w:val="24"/>
          <w:szCs w:val="24"/>
        </w:rPr>
        <w:t>United States</w:t>
      </w:r>
      <w:r w:rsidR="008112A6" w:rsidRPr="008112A6">
        <w:rPr>
          <w:rFonts w:cs="Calibri"/>
          <w:color w:val="000000" w:themeColor="text1"/>
          <w:sz w:val="24"/>
          <w:szCs w:val="24"/>
        </w:rPr>
        <w:t xml:space="preserve"> from 1980 to 2016, with information on sex, age at death, underlying cause of death and state of residence. </w:t>
      </w:r>
      <w:r w:rsidR="00041FC1">
        <w:rPr>
          <w:rFonts w:cs="Calibri"/>
          <w:color w:val="000000" w:themeColor="text1"/>
          <w:sz w:val="24"/>
          <w:szCs w:val="24"/>
        </w:rPr>
        <w:t>Full details of the method I developed to generate the data can be found in Chapter XX.</w:t>
      </w:r>
    </w:p>
    <w:p w14:paraId="718EF879" w14:textId="4BBA2D92" w:rsidR="008112A6" w:rsidRPr="008112A6" w:rsidRDefault="008112A6" w:rsidP="002C05D1">
      <w:pPr>
        <w:spacing w:line="480" w:lineRule="auto"/>
        <w:ind w:firstLine="720"/>
        <w:jc w:val="both"/>
        <w:rPr>
          <w:rFonts w:cs="Calibri"/>
          <w:color w:val="000000" w:themeColor="text1"/>
          <w:sz w:val="24"/>
          <w:szCs w:val="24"/>
        </w:rPr>
      </w:pPr>
      <w:r w:rsidRPr="008112A6">
        <w:rPr>
          <w:rFonts w:cs="Calibri"/>
          <w:color w:val="000000" w:themeColor="text1"/>
          <w:sz w:val="24"/>
          <w:szCs w:val="24"/>
        </w:rPr>
        <w:t xml:space="preserve">During </w:t>
      </w:r>
      <w:r w:rsidR="005F4F25">
        <w:rPr>
          <w:rFonts w:cs="Calibri"/>
          <w:color w:val="000000" w:themeColor="text1"/>
          <w:sz w:val="24"/>
          <w:szCs w:val="24"/>
        </w:rPr>
        <w:t>1980-2016</w:t>
      </w:r>
      <w:r w:rsidRPr="008112A6">
        <w:rPr>
          <w:rFonts w:cs="Calibri"/>
          <w:color w:val="000000" w:themeColor="text1"/>
          <w:sz w:val="24"/>
          <w:szCs w:val="24"/>
        </w:rPr>
        <w:t xml:space="preserve">, 4,006,454 boys and men and 1,757,862 girls and women died from an injury in the contiguous </w:t>
      </w:r>
      <w:r w:rsidR="0076396F">
        <w:rPr>
          <w:rFonts w:cs="Calibri"/>
          <w:color w:val="000000" w:themeColor="text1"/>
          <w:sz w:val="24"/>
          <w:szCs w:val="24"/>
        </w:rPr>
        <w:t>United States</w:t>
      </w:r>
      <w:r w:rsidRPr="008112A6">
        <w:rPr>
          <w:rFonts w:cs="Calibri"/>
          <w:color w:val="000000" w:themeColor="text1"/>
          <w:sz w:val="24"/>
          <w:szCs w:val="24"/>
        </w:rPr>
        <w:t xml:space="preserve"> (i.e., excluding Alaska and Hawaii), accounting for 9.2% and 4.2% of all male and female deaths respectively. 95.6% of male injury deaths and </w:t>
      </w:r>
      <w:r w:rsidRPr="008112A6">
        <w:rPr>
          <w:rFonts w:cs="Calibri"/>
          <w:color w:val="000000" w:themeColor="text1"/>
          <w:sz w:val="24"/>
          <w:szCs w:val="24"/>
        </w:rPr>
        <w:lastRenderedPageBreak/>
        <w:t>93.9% of female injury deaths were in those aged 15 years and older, and over half (52.6%) of male injury deaths were in those aged 15-44 years (</w:t>
      </w:r>
      <w:r w:rsidR="00524114">
        <w:rPr>
          <w:rFonts w:cs="Calibri"/>
          <w:color w:val="000000" w:themeColor="text1"/>
          <w:sz w:val="24"/>
          <w:szCs w:val="24"/>
        </w:rPr>
        <w:fldChar w:fldCharType="begin"/>
      </w:r>
      <w:r w:rsidR="00524114">
        <w:rPr>
          <w:rFonts w:cs="Calibri"/>
          <w:color w:val="000000" w:themeColor="text1"/>
          <w:sz w:val="24"/>
          <w:szCs w:val="24"/>
        </w:rPr>
        <w:instrText xml:space="preserve"> REF _Ref6323550 \h </w:instrText>
      </w:r>
      <w:r w:rsidR="00524114">
        <w:rPr>
          <w:rFonts w:cs="Calibri"/>
          <w:color w:val="000000" w:themeColor="text1"/>
          <w:sz w:val="24"/>
          <w:szCs w:val="24"/>
        </w:rPr>
      </w:r>
      <w:r w:rsidR="00524114">
        <w:rPr>
          <w:rFonts w:cs="Calibri"/>
          <w:color w:val="000000" w:themeColor="text1"/>
          <w:sz w:val="24"/>
          <w:szCs w:val="24"/>
        </w:rPr>
        <w:fldChar w:fldCharType="separate"/>
      </w:r>
      <w:r w:rsidR="00FF7D4D" w:rsidRPr="00C1349F">
        <w:rPr>
          <w:b/>
        </w:rPr>
        <w:t xml:space="preserve">Figure </w:t>
      </w:r>
      <w:r w:rsidR="00FF7D4D">
        <w:rPr>
          <w:b/>
          <w:noProof/>
        </w:rPr>
        <w:t>1</w:t>
      </w:r>
      <w:r w:rsidR="00524114">
        <w:rPr>
          <w:rFonts w:cs="Calibri"/>
          <w:color w:val="000000" w:themeColor="text1"/>
          <w:sz w:val="24"/>
          <w:szCs w:val="24"/>
        </w:rPr>
        <w:fldChar w:fldCharType="end"/>
      </w:r>
      <w:r w:rsidRPr="008112A6">
        <w:rPr>
          <w:rFonts w:cs="Calibri"/>
          <w:color w:val="000000" w:themeColor="text1"/>
          <w:sz w:val="24"/>
          <w:szCs w:val="24"/>
        </w:rPr>
        <w:t>). In contrast with males, there was less of an age gradient in females after 15 years of age.</w:t>
      </w:r>
    </w:p>
    <w:p w14:paraId="52318F5E" w14:textId="6B824360" w:rsidR="008112A6" w:rsidRPr="008112A6" w:rsidRDefault="008112A6" w:rsidP="008112A6">
      <w:pPr>
        <w:spacing w:line="480" w:lineRule="auto"/>
        <w:ind w:firstLine="720"/>
        <w:jc w:val="both"/>
        <w:rPr>
          <w:rFonts w:cs="Calibri"/>
          <w:color w:val="000000" w:themeColor="text1"/>
          <w:sz w:val="24"/>
          <w:szCs w:val="24"/>
        </w:rPr>
      </w:pPr>
      <w:r w:rsidRPr="008112A6">
        <w:rPr>
          <w:rFonts w:cs="Calibri"/>
          <w:color w:val="000000" w:themeColor="text1"/>
          <w:sz w:val="24"/>
          <w:szCs w:val="24"/>
        </w:rPr>
        <w:t>Injuries from transport, falls, drownings, assault, and intentional self-harm accounted for 79.0% of injury deaths in males and 72.1% in females. The remainder were from a heterogeneous group of “other unintentional injuries” (</w:t>
      </w:r>
      <w:r w:rsidR="00440805">
        <w:rPr>
          <w:rFonts w:cs="Calibri"/>
          <w:color w:val="000000" w:themeColor="text1"/>
          <w:sz w:val="24"/>
          <w:szCs w:val="24"/>
        </w:rPr>
        <w:fldChar w:fldCharType="begin"/>
      </w:r>
      <w:r w:rsidR="00440805">
        <w:rPr>
          <w:rFonts w:cs="Calibri"/>
          <w:color w:val="000000" w:themeColor="text1"/>
          <w:sz w:val="24"/>
          <w:szCs w:val="24"/>
        </w:rPr>
        <w:instrText xml:space="preserve"> REF _Ref6323550 \h </w:instrText>
      </w:r>
      <w:r w:rsidR="00440805">
        <w:rPr>
          <w:rFonts w:cs="Calibri"/>
          <w:color w:val="000000" w:themeColor="text1"/>
          <w:sz w:val="24"/>
          <w:szCs w:val="24"/>
        </w:rPr>
      </w:r>
      <w:r w:rsidR="00440805">
        <w:rPr>
          <w:rFonts w:cs="Calibri"/>
          <w:color w:val="000000" w:themeColor="text1"/>
          <w:sz w:val="24"/>
          <w:szCs w:val="24"/>
        </w:rPr>
        <w:fldChar w:fldCharType="separate"/>
      </w:r>
      <w:r w:rsidR="00FF7D4D" w:rsidRPr="00C1349F">
        <w:rPr>
          <w:b/>
        </w:rPr>
        <w:t xml:space="preserve">Figure </w:t>
      </w:r>
      <w:r w:rsidR="00FF7D4D">
        <w:rPr>
          <w:b/>
          <w:noProof/>
        </w:rPr>
        <w:t>1</w:t>
      </w:r>
      <w:r w:rsidR="00440805">
        <w:rPr>
          <w:rFonts w:cs="Calibri"/>
          <w:color w:val="000000" w:themeColor="text1"/>
          <w:sz w:val="24"/>
          <w:szCs w:val="24"/>
        </w:rPr>
        <w:fldChar w:fldCharType="end"/>
      </w:r>
      <w:r w:rsidRPr="008112A6">
        <w:rPr>
          <w:rFonts w:cs="Calibri"/>
          <w:color w:val="000000" w:themeColor="text1"/>
          <w:sz w:val="24"/>
          <w:szCs w:val="24"/>
        </w:rPr>
        <w:t xml:space="preserve">), within which the type of injury that led to death varied by sex and age group.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p>
    <w:p w14:paraId="3CE64EFC" w14:textId="5D2F5766" w:rsidR="008560EE" w:rsidRDefault="008112A6" w:rsidP="008560EE">
      <w:pPr>
        <w:spacing w:line="480" w:lineRule="auto"/>
        <w:ind w:firstLine="720"/>
        <w:jc w:val="both"/>
        <w:rPr>
          <w:rFonts w:cs="Calibri"/>
          <w:color w:val="000000" w:themeColor="text1"/>
          <w:sz w:val="24"/>
          <w:szCs w:val="24"/>
        </w:rPr>
      </w:pPr>
      <w:r w:rsidRPr="008112A6">
        <w:rPr>
          <w:rFonts w:cs="Calibri"/>
          <w:color w:val="000000" w:themeColor="text1"/>
          <w:sz w:val="24"/>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 w:val="24"/>
          <w:szCs w:val="24"/>
        </w:rPr>
        <w:fldChar w:fldCharType="begin"/>
      </w:r>
      <w:r w:rsidR="0006133B">
        <w:rPr>
          <w:rFonts w:cs="Calibri"/>
          <w:color w:val="000000" w:themeColor="text1"/>
          <w:sz w:val="24"/>
          <w:szCs w:val="24"/>
        </w:rPr>
        <w:instrText xml:space="preserve"> REF _Ref7182522 \h </w:instrText>
      </w:r>
      <w:r w:rsidR="0006133B">
        <w:rPr>
          <w:rFonts w:cs="Calibri"/>
          <w:color w:val="000000" w:themeColor="text1"/>
          <w:sz w:val="24"/>
          <w:szCs w:val="24"/>
        </w:rPr>
      </w:r>
      <w:r w:rsidR="0006133B">
        <w:rPr>
          <w:rFonts w:cs="Calibri"/>
          <w:color w:val="000000" w:themeColor="text1"/>
          <w:sz w:val="24"/>
          <w:szCs w:val="24"/>
        </w:rPr>
        <w:fldChar w:fldCharType="separate"/>
      </w:r>
      <w:r w:rsidR="00FF7D4D" w:rsidRPr="00EA12B7">
        <w:rPr>
          <w:b/>
        </w:rPr>
        <w:t xml:space="preserve">Figure </w:t>
      </w:r>
      <w:r w:rsidR="00FF7D4D">
        <w:rPr>
          <w:b/>
          <w:noProof/>
        </w:rPr>
        <w:t>2</w:t>
      </w:r>
      <w:r w:rsidR="0006133B">
        <w:rPr>
          <w:rFonts w:cs="Calibri"/>
          <w:color w:val="000000" w:themeColor="text1"/>
          <w:sz w:val="24"/>
          <w:szCs w:val="24"/>
        </w:rPr>
        <w:fldChar w:fldCharType="end"/>
      </w:r>
      <w:r w:rsidRPr="008112A6">
        <w:rPr>
          <w:rFonts w:cs="Calibri"/>
          <w:color w:val="000000" w:themeColor="text1"/>
          <w:sz w:val="24"/>
          <w:szCs w:val="24"/>
        </w:rPr>
        <w:t>). In contrast, age-standardised death rates from falls increased over time while those from intentional self-harm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6673C2A9" w14:textId="77777777" w:rsidR="008560EE" w:rsidRDefault="008560EE" w:rsidP="008560EE">
      <w:pPr>
        <w:pStyle w:val="Heading3"/>
      </w:pPr>
      <w:bookmarkStart w:id="16" w:name="_Toc7299877"/>
      <w:r>
        <w:t>Anomalous temperature</w:t>
      </w:r>
      <w:bookmarkEnd w:id="16"/>
    </w:p>
    <w:p w14:paraId="01FFB3FA" w14:textId="04CF2691" w:rsidR="008560EE" w:rsidRPr="00041FC1" w:rsidRDefault="00964136" w:rsidP="008560EE">
      <w:pPr>
        <w:spacing w:line="480" w:lineRule="auto"/>
        <w:ind w:firstLine="720"/>
        <w:jc w:val="both"/>
        <w:rPr>
          <w:rFonts w:cs="Calibri"/>
          <w:color w:val="000000" w:themeColor="text1"/>
          <w:sz w:val="24"/>
          <w:szCs w:val="24"/>
        </w:rPr>
      </w:pPr>
      <w:r>
        <w:rPr>
          <w:rFonts w:cs="Calibri"/>
          <w:color w:val="000000" w:themeColor="text1"/>
          <w:sz w:val="24"/>
          <w:szCs w:val="24"/>
        </w:rPr>
        <w:t>I</w:t>
      </w:r>
      <w:r w:rsidR="008560EE" w:rsidRPr="00CF1B92">
        <w:rPr>
          <w:rFonts w:cs="Calibri"/>
          <w:color w:val="000000" w:themeColor="text1"/>
          <w:sz w:val="24"/>
          <w:szCs w:val="24"/>
        </w:rPr>
        <w:t xml:space="preserve"> obtained data on temperature from ERA-Interim, which combines predictions from a physical model with in-situ and satellite measurements </w:t>
      </w:r>
      <w:r w:rsidR="008560EE" w:rsidRPr="00CF1B92">
        <w:rPr>
          <w:rFonts w:cs="Calibri"/>
          <w:sz w:val="24"/>
          <w:szCs w:val="24"/>
        </w:rPr>
        <w:fldChar w:fldCharType="begin" w:fldLock="1"/>
      </w:r>
      <w:r w:rsidR="008560EE">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8560EE" w:rsidRPr="00CF1B92">
        <w:rPr>
          <w:rFonts w:cs="Calibri"/>
          <w:sz w:val="24"/>
          <w:szCs w:val="24"/>
        </w:rPr>
        <w:fldChar w:fldCharType="separate"/>
      </w:r>
      <w:r w:rsidR="008560EE" w:rsidRPr="00CF1B92">
        <w:rPr>
          <w:rFonts w:cs="Calibri"/>
          <w:noProof/>
          <w:sz w:val="24"/>
          <w:szCs w:val="24"/>
        </w:rPr>
        <w:t>(Dee et al., 2011)</w:t>
      </w:r>
      <w:r w:rsidR="008560EE" w:rsidRPr="00CF1B92">
        <w:rPr>
          <w:rFonts w:cs="Calibri"/>
          <w:sz w:val="24"/>
          <w:szCs w:val="24"/>
        </w:rPr>
        <w:fldChar w:fldCharType="end"/>
      </w:r>
      <w:r w:rsidR="008560EE" w:rsidRPr="00CF1B92">
        <w:rPr>
          <w:rFonts w:cs="Calibri"/>
          <w:sz w:val="24"/>
          <w:szCs w:val="24"/>
        </w:rPr>
        <w:t>.</w:t>
      </w:r>
      <w:r w:rsidR="008560EE" w:rsidRPr="00CF1B92">
        <w:rPr>
          <w:rFonts w:cs="Calibri"/>
          <w:color w:val="000000" w:themeColor="text1"/>
          <w:sz w:val="24"/>
          <w:szCs w:val="24"/>
        </w:rPr>
        <w:t xml:space="preserve"> </w:t>
      </w:r>
      <w:r>
        <w:rPr>
          <w:rFonts w:cs="Calibri"/>
          <w:color w:val="000000" w:themeColor="text1"/>
          <w:sz w:val="24"/>
          <w:szCs w:val="24"/>
        </w:rPr>
        <w:t>I</w:t>
      </w:r>
      <w:r w:rsidR="008560EE" w:rsidRPr="00CF1B92">
        <w:rPr>
          <w:rFonts w:cs="Calibri"/>
          <w:color w:val="000000" w:themeColor="text1"/>
          <w:sz w:val="24"/>
          <w:szCs w:val="24"/>
        </w:rPr>
        <w:t xml:space="preserve"> used gridded four-times-daily estimates at a resolution of 80 km to generate monthly population-weighted </w:t>
      </w:r>
      <w:r w:rsidR="008560EE" w:rsidRPr="00CF1B92">
        <w:rPr>
          <w:rFonts w:cs="Calibri"/>
          <w:color w:val="000000" w:themeColor="text1"/>
          <w:sz w:val="24"/>
          <w:szCs w:val="24"/>
        </w:rPr>
        <w:lastRenderedPageBreak/>
        <w:t xml:space="preserve">temperature by state throughout the analysis period. </w:t>
      </w:r>
      <w:r w:rsidR="008560EE">
        <w:rPr>
          <w:rFonts w:cs="Calibri"/>
          <w:color w:val="000000" w:themeColor="text1"/>
          <w:sz w:val="24"/>
          <w:szCs w:val="24"/>
        </w:rPr>
        <w:t>Full details of the method I developed to generate the data can be found in Chapter XX.</w:t>
      </w:r>
    </w:p>
    <w:p w14:paraId="526B99EF" w14:textId="77D4E1C6" w:rsidR="008560EE" w:rsidRDefault="008560EE" w:rsidP="00F843A6">
      <w:pPr>
        <w:spacing w:line="480" w:lineRule="auto"/>
        <w:ind w:firstLine="720"/>
        <w:jc w:val="both"/>
        <w:rPr>
          <w:rFonts w:cs="Calibri"/>
          <w:color w:val="000000" w:themeColor="text1"/>
          <w:sz w:val="24"/>
          <w:szCs w:val="24"/>
        </w:rPr>
        <w:sectPr w:rsidR="008560EE" w:rsidSect="0083190B">
          <w:footerReference w:type="even" r:id="rId17"/>
          <w:footerReference w:type="default" r:id="rId18"/>
          <w:pgSz w:w="11900" w:h="16840"/>
          <w:pgMar w:top="1440" w:right="1440" w:bottom="1440" w:left="1440" w:header="720" w:footer="720" w:gutter="0"/>
          <w:lnNumType w:countBy="1" w:restart="continuous"/>
          <w:cols w:space="720"/>
          <w:docGrid w:linePitch="360"/>
        </w:sectPr>
      </w:pPr>
    </w:p>
    <w:p w14:paraId="55FBA691" w14:textId="63F83C47" w:rsidR="006E3FA3" w:rsidRDefault="00303D4F" w:rsidP="00303D4F">
      <w:pPr>
        <w:suppressLineNumbers/>
        <w:spacing w:line="480" w:lineRule="auto"/>
        <w:ind w:firstLine="720"/>
        <w:rPr>
          <w:rFonts w:cs="Calibri"/>
          <w:color w:val="000000" w:themeColor="text1"/>
          <w:sz w:val="24"/>
          <w:szCs w:val="24"/>
        </w:rPr>
        <w:sectPr w:rsidR="006E3FA3" w:rsidSect="008A28F6">
          <w:pgSz w:w="16840" w:h="11900" w:orient="landscape"/>
          <w:pgMar w:top="720" w:right="720" w:bottom="720" w:left="720" w:header="720" w:footer="720" w:gutter="0"/>
          <w:lnNumType w:countBy="1" w:restart="continuous"/>
          <w:cols w:space="720"/>
          <w:docGrid w:linePitch="360"/>
        </w:sectPr>
      </w:pPr>
      <w:r w:rsidRPr="0065279F">
        <w:rPr>
          <w:rFonts w:cs="Calibri"/>
          <w:i/>
          <w:noProof/>
          <w:color w:val="000000" w:themeColor="text1"/>
          <w:sz w:val="24"/>
          <w:szCs w:val="24"/>
          <w:lang w:eastAsia="en-GB"/>
        </w:rPr>
        <w:lastRenderedPageBreak/>
        <w:drawing>
          <wp:inline distT="0" distB="0" distL="0" distR="0" wp14:anchorId="79DA3471" wp14:editId="6828D892">
            <wp:extent cx="8778240" cy="5932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9">
                      <a:extLst>
                        <a:ext uri="{28A0092B-C50C-407E-A947-70E740481C1C}">
                          <a14:useLocalDpi xmlns:a14="http://schemas.microsoft.com/office/drawing/2010/main" val="0"/>
                        </a:ext>
                      </a:extLst>
                    </a:blip>
                    <a:srcRect b="4471"/>
                    <a:stretch/>
                  </pic:blipFill>
                  <pic:spPr bwMode="auto">
                    <a:xfrm>
                      <a:off x="0" y="0"/>
                      <a:ext cx="8778240" cy="5932170"/>
                    </a:xfrm>
                    <a:prstGeom prst="rect">
                      <a:avLst/>
                    </a:prstGeom>
                    <a:ln>
                      <a:noFill/>
                    </a:ln>
                    <a:extLst>
                      <a:ext uri="{53640926-AAD7-44D8-BBD7-CCE9431645EC}">
                        <a14:shadowObscured xmlns:a14="http://schemas.microsoft.com/office/drawing/2010/main"/>
                      </a:ext>
                    </a:extLst>
                  </pic:spPr>
                </pic:pic>
              </a:graphicData>
            </a:graphic>
          </wp:inline>
        </w:drawing>
      </w:r>
      <w:r w:rsidR="005100CF">
        <w:rPr>
          <w:noProof/>
          <w:lang w:eastAsia="en-GB"/>
        </w:rPr>
        <mc:AlternateContent>
          <mc:Choice Requires="wps">
            <w:drawing>
              <wp:anchor distT="0" distB="0" distL="114300" distR="114300" simplePos="0" relativeHeight="251660288" behindDoc="0" locked="0" layoutInCell="1" allowOverlap="1" wp14:anchorId="71908916" wp14:editId="0A2CAB8C">
                <wp:simplePos x="0" y="0"/>
                <wp:positionH relativeFrom="column">
                  <wp:posOffset>-77470</wp:posOffset>
                </wp:positionH>
                <wp:positionV relativeFrom="paragraph">
                  <wp:posOffset>5947947</wp:posOffset>
                </wp:positionV>
                <wp:extent cx="9387840" cy="635"/>
                <wp:effectExtent l="0" t="0" r="0" b="1270"/>
                <wp:wrapTopAndBottom/>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42ACC798" w:rsidR="003B1140" w:rsidRPr="00AC2AD1" w:rsidRDefault="003B1140" w:rsidP="00303D4F">
                            <w:pPr>
                              <w:suppressLineNumbers/>
                              <w:jc w:val="center"/>
                              <w:rPr>
                                <w:rFonts w:cs="Calibri"/>
                                <w:noProof/>
                              </w:rPr>
                            </w:pPr>
                            <w:bookmarkStart w:id="17" w:name="_Ref6323550"/>
                            <w:bookmarkStart w:id="18" w:name="_Toc7299882"/>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7"/>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intentional self-harm)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1pt;margin-top:468.35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5/KwIAAF0EAAAOAAAAZHJzL2Uyb0RvYy54bWysVFFv2jAQfp+0/2D5fQRa1jFEqBgV06Sq&#10;rQRTn43jEEuOzzsbEvbrd3YS2nV7mvZiznfnz/m+78zitq0NOyn0GmzOJ6MxZ8pKKLQ95Pz7bvNh&#10;xpkPwhbCgFU5PyvPb5fv3y0aN1dXUIEpFDICsX7euJxXIbh5lnlZqVr4EThlqVgC1iLQFg9ZgaIh&#10;9NpkV+PxTdYAFg5BKu8pe9cV+TLhl6WS4bEsvQrM5Jy+LaQV07qPa7ZciPkBhau07D9D/MNX1EJb&#10;uvQCdSeCYEfUf0DVWiJ4KMNIQp1BWWqpEgdiMxm/YbOthFOJC4nj3UUm//9g5cPpCZkucj7lzIqa&#10;LNqpNrAv0LJpVKdxfk5NW0dtoaU0uTzkPSUj6bbEOv4SHUZ10vl80TaCSUp+vp59mk2pJKl2c/0x&#10;YmQvRx368FVBzWKQcyTjkp7idO9D1zq0xJs8GF1stDFxEwtrg+wkyOSm0kH14L91GRt7LcRTHWDM&#10;ZJFfxyNGod23Pek9FGfijNDNjHdyo+mie+HDk0AaEuJCgx8eaSkNNDmHPuKsAvz5t3zsJ++oyllD&#10;Q5dz/+MoUHFmvllyNU7oEOAQ7IfAHus1EMUJPSknU0gHMJghLBHqZ3oPq3gLlYSVdFfOwxCuQzf6&#10;9J6kWq1SE82hE+Hebp2M0IOgu/ZZoOvtCOTiAwzjKOZvXOl6ky9udQwkcbIsCtqp2OtMM5xM799b&#10;fCSv96nr5V9h+QsAAP//AwBQSwMEFAAGAAgAAAAhAALJQzflAAAAEQEAAA8AAABkcnMvZG93bnJl&#10;di54bWxMTz1PwzAQ3SvxH6xDYqlap2lkShqnqgoMsFSELmxufI0DsR3ZThv+PS4LLCfdu3fvo9iM&#10;uiNndL61hsNingBBU1vZmobD4f15tgLigzBSdNYgh2/0sClvJoXIpb2YNzxXoSFRxPhccFAh9Dml&#10;vlaohZ/bHk28nazTIsTVNVQ6cYniuqNpkjCqRWuigxI97hTWX9WgOeyzj72aDqen1222dC+HYcc+&#10;m4rzu9vxcR3Hdg0k4Bj+PuDaIeaHMgY72sFITzoOs0WaRiqHhyW7B3JlZIxF6PgLrYCWBf3fpPwB&#10;AAD//wMAUEsBAi0AFAAGAAgAAAAhALaDOJL+AAAA4QEAABMAAAAAAAAAAAAAAAAAAAAAAFtDb250&#10;ZW50X1R5cGVzXS54bWxQSwECLQAUAAYACAAAACEAOP0h/9YAAACUAQAACwAAAAAAAAAAAAAAAAAv&#10;AQAAX3JlbHMvLnJlbHNQSwECLQAUAAYACAAAACEA4J+OfysCAABdBAAADgAAAAAAAAAAAAAAAAAu&#10;AgAAZHJzL2Uyb0RvYy54bWxQSwECLQAUAAYACAAAACEAAslDN+UAAAARAQAADwAAAAAAAAAAAAAA&#10;AACFBAAAZHJzL2Rvd25yZXYueG1sUEsFBgAAAAAEAAQA8wAAAJcFAAAAAA==&#10;" stroked="f">
                <v:textbox style="mso-fit-shape-to-text:t" inset="0,0,0,0">
                  <w:txbxContent>
                    <w:p w14:paraId="2900EFF1" w14:textId="42ACC798" w:rsidR="003B1140" w:rsidRPr="00AC2AD1" w:rsidRDefault="003B1140" w:rsidP="00303D4F">
                      <w:pPr>
                        <w:suppressLineNumbers/>
                        <w:jc w:val="center"/>
                        <w:rPr>
                          <w:rFonts w:cs="Calibri"/>
                          <w:noProof/>
                        </w:rPr>
                      </w:pPr>
                      <w:bookmarkStart w:id="14" w:name="_Ref6323550"/>
                      <w:bookmarkStart w:id="15" w:name="_Toc7299882"/>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4"/>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intentional self-harm)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5"/>
                    </w:p>
                  </w:txbxContent>
                </v:textbox>
                <w10:wrap type="topAndBottom"/>
              </v:shape>
            </w:pict>
          </mc:Fallback>
        </mc:AlternateContent>
      </w:r>
    </w:p>
    <w:p w14:paraId="6D168AE9" w14:textId="77777777" w:rsidR="00F778C5" w:rsidRDefault="00F778C5" w:rsidP="00F778C5">
      <w:pPr>
        <w:keepNext/>
        <w:suppressLineNumbers/>
        <w:spacing w:line="480" w:lineRule="auto"/>
        <w:ind w:firstLine="720"/>
      </w:pPr>
      <w:r>
        <w:rPr>
          <w:rFonts w:cs="Calibri"/>
          <w:noProof/>
          <w:color w:val="000000" w:themeColor="text1"/>
          <w:sz w:val="24"/>
          <w:szCs w:val="24"/>
          <w:lang w:eastAsia="en-GB"/>
        </w:rPr>
        <w:lastRenderedPageBreak/>
        <w:drawing>
          <wp:inline distT="0" distB="0" distL="0" distR="0" wp14:anchorId="557EB9B0" wp14:editId="6EBDC7B7">
            <wp:extent cx="8775603" cy="569692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rotWithShape="1">
                    <a:blip r:embed="rId20">
                      <a:extLst>
                        <a:ext uri="{28A0092B-C50C-407E-A947-70E740481C1C}">
                          <a14:useLocalDpi xmlns:a14="http://schemas.microsoft.com/office/drawing/2010/main" val="0"/>
                        </a:ext>
                      </a:extLst>
                    </a:blip>
                    <a:srcRect t="3625" b="4623"/>
                    <a:stretch/>
                  </pic:blipFill>
                  <pic:spPr bwMode="auto">
                    <a:xfrm>
                      <a:off x="0" y="0"/>
                      <a:ext cx="8776800" cy="5697704"/>
                    </a:xfrm>
                    <a:prstGeom prst="rect">
                      <a:avLst/>
                    </a:prstGeom>
                    <a:ln>
                      <a:noFill/>
                    </a:ln>
                    <a:extLst>
                      <a:ext uri="{53640926-AAD7-44D8-BBD7-CCE9431645EC}">
                        <a14:shadowObscured xmlns:a14="http://schemas.microsoft.com/office/drawing/2010/main"/>
                      </a:ext>
                    </a:extLst>
                  </pic:spPr>
                </pic:pic>
              </a:graphicData>
            </a:graphic>
          </wp:inline>
        </w:drawing>
      </w:r>
    </w:p>
    <w:p w14:paraId="148803A5" w14:textId="08F87675" w:rsidR="008A4C06" w:rsidRPr="008A4C06" w:rsidRDefault="00F778C5" w:rsidP="008A4C06">
      <w:pPr>
        <w:suppressLineNumbers/>
        <w:jc w:val="center"/>
        <w:rPr>
          <w:lang w:eastAsia="en-GB"/>
        </w:rPr>
        <w:sectPr w:rsidR="008A4C06" w:rsidRPr="008A4C06" w:rsidSect="00F778C5">
          <w:pgSz w:w="16840" w:h="11900" w:orient="landscape"/>
          <w:pgMar w:top="720" w:right="720" w:bottom="720" w:left="720" w:header="720" w:footer="720" w:gutter="0"/>
          <w:lnNumType w:countBy="1" w:restart="continuous"/>
          <w:cols w:space="720"/>
          <w:docGrid w:linePitch="360"/>
        </w:sectPr>
      </w:pPr>
      <w:bookmarkStart w:id="19" w:name="_Ref7182522"/>
      <w:bookmarkStart w:id="20" w:name="_Toc7299883"/>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FF7D4D">
        <w:rPr>
          <w:b/>
          <w:noProof/>
        </w:rPr>
        <w:t>2</w:t>
      </w:r>
      <w:r w:rsidRPr="00EA12B7">
        <w:rPr>
          <w:b/>
        </w:rPr>
        <w:fldChar w:fldCharType="end"/>
      </w:r>
      <w:bookmarkEnd w:id="19"/>
      <w:r>
        <w:t xml:space="preserve">. </w:t>
      </w:r>
      <w:r w:rsidRPr="003235E7">
        <w:t>National age-standardised death rates from 1980 to 2016, by type of injury and mo</w:t>
      </w:r>
      <w:r w:rsidR="008A4C06">
        <w:rPr>
          <w:rFonts w:cs="Calibri"/>
          <w:color w:val="000000" w:themeColor="text1"/>
          <w:sz w:val="24"/>
          <w:szCs w:val="24"/>
        </w:rPr>
        <w:t>nth</w:t>
      </w:r>
      <w:bookmarkEnd w:id="20"/>
    </w:p>
    <w:p w14:paraId="1949598C" w14:textId="77777777" w:rsidR="00CB5EEE" w:rsidRPr="000377CB" w:rsidRDefault="00CB5EEE" w:rsidP="00E97E74">
      <w:pPr>
        <w:pStyle w:val="Heading2"/>
      </w:pPr>
      <w:bookmarkStart w:id="21" w:name="_Toc7299878"/>
      <w:commentRangeStart w:id="22"/>
      <w:r w:rsidRPr="000377CB">
        <w:lastRenderedPageBreak/>
        <w:t>Statistical methods</w:t>
      </w:r>
      <w:bookmarkEnd w:id="21"/>
      <w:commentRangeEnd w:id="22"/>
      <w:r w:rsidR="002238C0">
        <w:rPr>
          <w:rStyle w:val="CommentReference"/>
          <w:rFonts w:asciiTheme="minorHAnsi" w:eastAsiaTheme="minorHAnsi" w:hAnsiTheme="minorHAnsi" w:cstheme="minorBidi"/>
          <w:color w:val="auto"/>
        </w:rPr>
        <w:commentReference w:id="22"/>
      </w:r>
    </w:p>
    <w:p w14:paraId="183E0A81" w14:textId="3BA56041" w:rsidR="00E73977" w:rsidRDefault="00964136" w:rsidP="00E73977">
      <w:pPr>
        <w:spacing w:line="480" w:lineRule="auto"/>
        <w:ind w:firstLine="720"/>
        <w:jc w:val="both"/>
        <w:rPr>
          <w:sz w:val="24"/>
          <w:szCs w:val="24"/>
        </w:rPr>
      </w:pPr>
      <w:r>
        <w:rPr>
          <w:sz w:val="24"/>
          <w:szCs w:val="24"/>
        </w:rPr>
        <w:t>I</w:t>
      </w:r>
      <w:r w:rsidR="00E73977" w:rsidRPr="00E73977">
        <w:rPr>
          <w:sz w:val="24"/>
          <w:szCs w:val="24"/>
        </w:rPr>
        <w:t xml:space="preserve"> then analysed the association of monthly injury death rates with anomalous temperature using a Bayesian spatio-temporal model, described in </w:t>
      </w:r>
      <w:r w:rsidR="00362275">
        <w:rPr>
          <w:sz w:val="24"/>
          <w:szCs w:val="24"/>
        </w:rPr>
        <w:t>Chapter XX</w:t>
      </w:r>
      <w:r w:rsidR="00E73977" w:rsidRPr="00E73977">
        <w:rPr>
          <w:sz w:val="24"/>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 w:val="24"/>
          <w:szCs w:val="24"/>
        </w:rPr>
        <w:t>I</w:t>
      </w:r>
      <w:r w:rsidR="00E73977" w:rsidRPr="00E73977">
        <w:rPr>
          <w:sz w:val="24"/>
          <w:szCs w:val="24"/>
        </w:rPr>
        <w:t xml:space="preserve"> used the resultant risk estimates and the age-sex-specific death rates from each injury in 2016, to calculate additional deaths if each month in each state were +1</w:t>
      </w:r>
      <w:r w:rsidR="00E73977" w:rsidRPr="00E73977">
        <w:rPr>
          <w:bCs/>
          <w:sz w:val="24"/>
          <w:szCs w:val="24"/>
        </w:rPr>
        <w:t>°</w:t>
      </w:r>
      <w:r w:rsidR="00E73977" w:rsidRPr="00E73977">
        <w:rPr>
          <w:sz w:val="24"/>
          <w:szCs w:val="24"/>
        </w:rPr>
        <w:t xml:space="preserve">C above its long-term norm, by type of injury, sex, age group, state and month. </w:t>
      </w:r>
    </w:p>
    <w:p w14:paraId="42D2BB67" w14:textId="60F30904" w:rsidR="00B72CFB" w:rsidRDefault="00CA0425" w:rsidP="00985170">
      <w:pPr>
        <w:spacing w:after="0" w:line="480" w:lineRule="auto"/>
        <w:jc w:val="both"/>
        <w:rPr>
          <w:rFonts w:cs="Calibri"/>
          <w:sz w:val="24"/>
          <w:szCs w:val="24"/>
        </w:rPr>
        <w:sectPr w:rsidR="00B72CFB" w:rsidSect="007F2DBD">
          <w:pgSz w:w="11900" w:h="16840"/>
          <w:pgMar w:top="1440" w:right="1440" w:bottom="1440" w:left="1440" w:header="720" w:footer="720" w:gutter="0"/>
          <w:lnNumType w:countBy="1" w:restart="continuous"/>
          <w:cols w:space="720"/>
          <w:docGrid w:linePitch="360"/>
        </w:sectPr>
      </w:pPr>
      <w:r>
        <w:rPr>
          <w:sz w:val="24"/>
          <w:szCs w:val="24"/>
        </w:rPr>
        <w:tab/>
      </w:r>
      <w:r w:rsidR="00964136">
        <w:rPr>
          <w:sz w:val="24"/>
          <w:szCs w:val="24"/>
        </w:rPr>
        <w:t>I</w:t>
      </w:r>
      <w:r>
        <w:rPr>
          <w:sz w:val="24"/>
          <w:szCs w:val="24"/>
        </w:rPr>
        <w:t xml:space="preserve"> also attempted </w:t>
      </w:r>
      <w:r w:rsidR="00180752">
        <w:rPr>
          <w:sz w:val="24"/>
          <w:szCs w:val="24"/>
        </w:rPr>
        <w:t xml:space="preserve">to run </w:t>
      </w:r>
      <w:r>
        <w:rPr>
          <w:sz w:val="24"/>
          <w:szCs w:val="24"/>
        </w:rPr>
        <w:t>a model</w:t>
      </w:r>
      <w:r w:rsidR="002A6B7C">
        <w:rPr>
          <w:sz w:val="24"/>
          <w:szCs w:val="24"/>
        </w:rPr>
        <w:t xml:space="preserve"> where each state was given a separate temperature anomaly coefficient</w:t>
      </w:r>
      <w:r w:rsidR="00553487">
        <w:rPr>
          <w:sz w:val="24"/>
          <w:szCs w:val="24"/>
        </w:rPr>
        <w:t xml:space="preserve"> (Equation XX in Chapter XX)</w:t>
      </w:r>
      <w:r w:rsidR="002A6B7C">
        <w:rPr>
          <w:sz w:val="24"/>
          <w:szCs w:val="24"/>
        </w:rPr>
        <w:t xml:space="preserve">. </w:t>
      </w:r>
      <w:r w:rsidR="00180752">
        <w:rPr>
          <w:sz w:val="24"/>
          <w:szCs w:val="24"/>
        </w:rPr>
        <w:t>However, the model would either not converge or not achieve sensible results</w:t>
      </w:r>
      <w:r w:rsidR="00964136">
        <w:rPr>
          <w:sz w:val="24"/>
          <w:szCs w:val="24"/>
        </w:rPr>
        <w:t xml:space="preserve"> </w:t>
      </w:r>
      <w:r w:rsidR="00180752">
        <w:rPr>
          <w:sz w:val="24"/>
          <w:szCs w:val="24"/>
        </w:rPr>
        <w:t>and are therefore not shown here.</w:t>
      </w:r>
      <w:r w:rsidR="00985170">
        <w:rPr>
          <w:rFonts w:cs="Calibri"/>
          <w:sz w:val="24"/>
          <w:szCs w:val="24"/>
        </w:rPr>
        <w:t xml:space="preserve"> </w:t>
      </w:r>
    </w:p>
    <w:p w14:paraId="3E96C0FE" w14:textId="2C21BDDF" w:rsidR="00964136" w:rsidRPr="00CE2F98" w:rsidRDefault="00964136" w:rsidP="00CE2F98">
      <w:pPr>
        <w:pStyle w:val="Heading2"/>
      </w:pPr>
      <w:bookmarkStart w:id="23" w:name="_Toc7299879"/>
      <w:r>
        <w:lastRenderedPageBreak/>
        <w:t>Results</w:t>
      </w:r>
      <w:bookmarkEnd w:id="23"/>
      <w:r>
        <w:rPr>
          <w:rFonts w:cs="Calibri"/>
          <w:sz w:val="24"/>
          <w:szCs w:val="24"/>
        </w:rPr>
        <w:t xml:space="preserve"> </w:t>
      </w:r>
    </w:p>
    <w:p w14:paraId="76AD72AD" w14:textId="53B171AE" w:rsidR="00187893" w:rsidRDefault="00187893" w:rsidP="00187893">
      <w:pPr>
        <w:spacing w:line="480" w:lineRule="auto"/>
        <w:ind w:firstLine="720"/>
        <w:jc w:val="both"/>
        <w:rPr>
          <w:rFonts w:cs="Calibri"/>
          <w:sz w:val="24"/>
          <w:szCs w:val="24"/>
        </w:rPr>
      </w:pPr>
      <w:commentRangeStart w:id="24"/>
      <w:r>
        <w:rPr>
          <w:rFonts w:cs="Calibri"/>
          <w:sz w:val="24"/>
          <w:szCs w:val="24"/>
        </w:rPr>
        <w:t>For each type of injury death, I calculated summaries of proportional changes in death by age and sex for all months (</w:t>
      </w:r>
      <w:r>
        <w:rPr>
          <w:rFonts w:cs="Calibri"/>
          <w:sz w:val="24"/>
          <w:szCs w:val="24"/>
        </w:rPr>
        <w:fldChar w:fldCharType="begin"/>
      </w:r>
      <w:r>
        <w:rPr>
          <w:rFonts w:cs="Calibri"/>
          <w:sz w:val="24"/>
          <w:szCs w:val="24"/>
        </w:rPr>
        <w:instrText xml:space="preserve"> REF _Ref6395628 \h </w:instrText>
      </w:r>
      <w:r>
        <w:rPr>
          <w:rFonts w:cs="Calibri"/>
          <w:sz w:val="24"/>
          <w:szCs w:val="24"/>
        </w:rPr>
      </w:r>
      <w:r>
        <w:rPr>
          <w:rFonts w:cs="Calibri"/>
          <w:sz w:val="24"/>
          <w:szCs w:val="24"/>
        </w:rPr>
        <w:fldChar w:fldCharType="separate"/>
      </w:r>
      <w:r w:rsidR="00FF7D4D" w:rsidRPr="00FA43E1">
        <w:rPr>
          <w:b/>
        </w:rPr>
        <w:t xml:space="preserve">Figure </w:t>
      </w:r>
      <w:r w:rsidR="00FF7D4D">
        <w:rPr>
          <w:b/>
          <w:noProof/>
        </w:rPr>
        <w:t>3</w:t>
      </w:r>
      <w:r>
        <w:rPr>
          <w:rFonts w:cs="Calibri"/>
          <w:sz w:val="24"/>
          <w:szCs w:val="24"/>
        </w:rPr>
        <w:fldChar w:fldCharType="end"/>
      </w:r>
      <w:r>
        <w:rPr>
          <w:rFonts w:cs="Calibri"/>
          <w:sz w:val="24"/>
          <w:szCs w:val="24"/>
        </w:rPr>
        <w:t>) and by month for all ages (</w:t>
      </w:r>
      <w:r>
        <w:rPr>
          <w:rFonts w:cs="Calibri"/>
          <w:sz w:val="24"/>
          <w:szCs w:val="24"/>
        </w:rPr>
        <w:fldChar w:fldCharType="begin"/>
      </w:r>
      <w:r>
        <w:rPr>
          <w:rFonts w:cs="Calibri"/>
          <w:sz w:val="24"/>
          <w:szCs w:val="24"/>
        </w:rPr>
        <w:instrText xml:space="preserve"> REF _Ref7182774 \h </w:instrText>
      </w:r>
      <w:r>
        <w:rPr>
          <w:rFonts w:cs="Calibri"/>
          <w:sz w:val="24"/>
          <w:szCs w:val="24"/>
        </w:rPr>
      </w:r>
      <w:r>
        <w:rPr>
          <w:rFonts w:cs="Calibri"/>
          <w:sz w:val="24"/>
          <w:szCs w:val="24"/>
        </w:rPr>
        <w:fldChar w:fldCharType="separate"/>
      </w:r>
      <w:r w:rsidR="00FF7D4D" w:rsidRPr="00ED73AC">
        <w:rPr>
          <w:b/>
        </w:rPr>
        <w:t xml:space="preserve">Figure </w:t>
      </w:r>
      <w:r w:rsidR="00FF7D4D">
        <w:rPr>
          <w:b/>
          <w:noProof/>
        </w:rPr>
        <w:t>4</w:t>
      </w:r>
      <w:r>
        <w:rPr>
          <w:rFonts w:cs="Calibri"/>
          <w:sz w:val="24"/>
          <w:szCs w:val="24"/>
        </w:rPr>
        <w:fldChar w:fldCharType="end"/>
      </w:r>
      <w:r>
        <w:rPr>
          <w:rFonts w:cs="Calibri"/>
          <w:sz w:val="24"/>
          <w:szCs w:val="24"/>
        </w:rPr>
        <w:t>) using 5000 posterior draws from the marginal of each month’s excess relative risk. My model design (Equation XX in Chapter XX) produced an excess risk for each combination of type of injury, month, age group and sex. (</w:t>
      </w:r>
      <w:r>
        <w:rPr>
          <w:rFonts w:cs="Calibri"/>
          <w:sz w:val="24"/>
          <w:szCs w:val="24"/>
        </w:rPr>
        <w:fldChar w:fldCharType="begin"/>
      </w:r>
      <w:r>
        <w:rPr>
          <w:rFonts w:cs="Calibri"/>
          <w:sz w:val="24"/>
          <w:szCs w:val="24"/>
        </w:rPr>
        <w:instrText xml:space="preserve"> REF _Ref7260430 \h </w:instrText>
      </w:r>
      <w:r>
        <w:rPr>
          <w:rFonts w:cs="Calibri"/>
          <w:sz w:val="24"/>
          <w:szCs w:val="24"/>
        </w:rPr>
      </w:r>
      <w:r>
        <w:rPr>
          <w:rFonts w:cs="Calibri"/>
          <w:sz w:val="24"/>
          <w:szCs w:val="24"/>
        </w:rPr>
        <w:fldChar w:fldCharType="separate"/>
      </w:r>
      <w:r w:rsidR="00FF7D4D" w:rsidRPr="003A0C00">
        <w:rPr>
          <w:b/>
        </w:rPr>
        <w:t xml:space="preserve">Figure </w:t>
      </w:r>
      <w:r w:rsidR="00FF7D4D">
        <w:rPr>
          <w:b/>
          <w:noProof/>
        </w:rPr>
        <w:t>6</w:t>
      </w:r>
      <w:r>
        <w:rPr>
          <w:rFonts w:cs="Calibri"/>
          <w:sz w:val="24"/>
          <w:szCs w:val="24"/>
        </w:rPr>
        <w:fldChar w:fldCharType="end"/>
      </w:r>
      <w:r>
        <w:rPr>
          <w:rFonts w:cs="Calibri"/>
          <w:sz w:val="24"/>
          <w:szCs w:val="24"/>
        </w:rPr>
        <w:t>-</w:t>
      </w:r>
      <w:r>
        <w:rPr>
          <w:rFonts w:cs="Calibri"/>
          <w:sz w:val="24"/>
          <w:szCs w:val="24"/>
        </w:rPr>
        <w:fldChar w:fldCharType="begin"/>
      </w:r>
      <w:r>
        <w:rPr>
          <w:rFonts w:cs="Calibri"/>
          <w:sz w:val="24"/>
          <w:szCs w:val="24"/>
        </w:rPr>
        <w:instrText xml:space="preserve"> REF _Ref7260437 \h </w:instrText>
      </w:r>
      <w:r>
        <w:rPr>
          <w:rFonts w:cs="Calibri"/>
          <w:sz w:val="24"/>
          <w:szCs w:val="24"/>
        </w:rPr>
      </w:r>
      <w:r>
        <w:rPr>
          <w:rFonts w:cs="Calibri"/>
          <w:sz w:val="24"/>
          <w:szCs w:val="24"/>
        </w:rPr>
        <w:fldChar w:fldCharType="separate"/>
      </w:r>
      <w:r w:rsidR="00FF7D4D" w:rsidRPr="00752547">
        <w:rPr>
          <w:b/>
        </w:rPr>
        <w:t xml:space="preserve">Figure </w:t>
      </w:r>
      <w:r w:rsidR="00FF7D4D">
        <w:rPr>
          <w:b/>
          <w:noProof/>
        </w:rPr>
        <w:t>10</w:t>
      </w:r>
      <w:r>
        <w:rPr>
          <w:rFonts w:cs="Calibri"/>
          <w:sz w:val="24"/>
          <w:szCs w:val="24"/>
        </w:rPr>
        <w:fldChar w:fldCharType="end"/>
      </w:r>
      <w:r>
        <w:rPr>
          <w:rFonts w:cs="Calibri"/>
          <w:sz w:val="24"/>
          <w:szCs w:val="24"/>
        </w:rPr>
        <w:t>).</w:t>
      </w:r>
      <w:commentRangeEnd w:id="24"/>
      <w:r w:rsidR="002238C0">
        <w:rPr>
          <w:rStyle w:val="CommentReference"/>
          <w:rFonts w:asciiTheme="minorHAnsi" w:eastAsiaTheme="minorHAnsi" w:hAnsiTheme="minorHAnsi" w:cstheme="minorBidi"/>
        </w:rPr>
        <w:commentReference w:id="24"/>
      </w:r>
      <w:r>
        <w:rPr>
          <w:rFonts w:cs="Calibri"/>
          <w:sz w:val="24"/>
          <w:szCs w:val="24"/>
        </w:rPr>
        <w:t xml:space="preserve"> I found no association between proportional change in deaths other unintentional injuries and anomalous temperature (</w:t>
      </w:r>
      <w:r>
        <w:rPr>
          <w:rFonts w:cs="Calibri"/>
          <w:sz w:val="24"/>
          <w:szCs w:val="24"/>
        </w:rPr>
        <w:fldChar w:fldCharType="begin"/>
      </w:r>
      <w:r>
        <w:rPr>
          <w:rFonts w:cs="Calibri"/>
          <w:sz w:val="24"/>
          <w:szCs w:val="24"/>
        </w:rPr>
        <w:instrText xml:space="preserve"> REF _Ref7260386 \h </w:instrText>
      </w:r>
      <w:r>
        <w:rPr>
          <w:rFonts w:cs="Calibri"/>
          <w:sz w:val="24"/>
          <w:szCs w:val="24"/>
        </w:rPr>
      </w:r>
      <w:r>
        <w:rPr>
          <w:rFonts w:cs="Calibri"/>
          <w:sz w:val="24"/>
          <w:szCs w:val="24"/>
        </w:rPr>
        <w:fldChar w:fldCharType="separate"/>
      </w:r>
      <w:r w:rsidR="00FF7D4D" w:rsidRPr="00752547">
        <w:rPr>
          <w:b/>
        </w:rPr>
        <w:t xml:space="preserve">Figure </w:t>
      </w:r>
      <w:r w:rsidR="00FF7D4D">
        <w:rPr>
          <w:b/>
          <w:noProof/>
        </w:rPr>
        <w:t>11</w:t>
      </w:r>
      <w:r>
        <w:rPr>
          <w:rFonts w:cs="Calibri"/>
          <w:sz w:val="24"/>
          <w:szCs w:val="24"/>
        </w:rPr>
        <w:fldChar w:fldCharType="end"/>
      </w:r>
      <w:r>
        <w:rPr>
          <w:rFonts w:cs="Calibri"/>
          <w:sz w:val="24"/>
          <w:szCs w:val="24"/>
        </w:rPr>
        <w:t>). I therefore did not include the results in further calculations.</w:t>
      </w:r>
    </w:p>
    <w:p w14:paraId="75D34D74" w14:textId="611A961E" w:rsidR="00964136" w:rsidRDefault="000F1E0F" w:rsidP="00A32CCB">
      <w:pPr>
        <w:spacing w:line="480" w:lineRule="auto"/>
        <w:ind w:firstLine="720"/>
        <w:jc w:val="both"/>
        <w:rPr>
          <w:rFonts w:cs="Calibri"/>
          <w:sz w:val="24"/>
          <w:szCs w:val="24"/>
        </w:rPr>
      </w:pPr>
      <w:commentRangeStart w:id="25"/>
      <w:r>
        <w:rPr>
          <w:rFonts w:cs="Calibri"/>
          <w:sz w:val="24"/>
          <w:szCs w:val="24"/>
        </w:rPr>
        <w:t>Proportionally</w:t>
      </w:r>
      <w:commentRangeEnd w:id="25"/>
      <w:r w:rsidR="002238C0">
        <w:rPr>
          <w:rStyle w:val="CommentReference"/>
          <w:rFonts w:asciiTheme="minorHAnsi" w:eastAsiaTheme="minorHAnsi" w:hAnsiTheme="minorHAnsi" w:cstheme="minorBidi"/>
        </w:rPr>
        <w:commentReference w:id="25"/>
      </w:r>
      <w:r w:rsidR="00A32CCB" w:rsidRPr="00555EEF">
        <w:rPr>
          <w:rFonts w:cs="Calibri"/>
          <w:sz w:val="24"/>
          <w:szCs w:val="24"/>
        </w:rPr>
        <w:t>, deaths from drownings are predicted to increase more than those of other injury types, by as much 8.3% (7.3, 9.3) in men aged 15-24 years (</w:t>
      </w:r>
      <w:r w:rsidR="003854FB">
        <w:rPr>
          <w:rFonts w:cs="Calibri"/>
          <w:sz w:val="24"/>
          <w:szCs w:val="24"/>
        </w:rPr>
        <w:fldChar w:fldCharType="begin"/>
      </w:r>
      <w:r w:rsidR="003854FB">
        <w:rPr>
          <w:rFonts w:cs="Calibri"/>
          <w:sz w:val="24"/>
          <w:szCs w:val="24"/>
        </w:rPr>
        <w:instrText xml:space="preserve"> REF _Ref6395628 \h </w:instrText>
      </w:r>
      <w:r w:rsidR="003854FB">
        <w:rPr>
          <w:rFonts w:cs="Calibri"/>
          <w:sz w:val="24"/>
          <w:szCs w:val="24"/>
        </w:rPr>
      </w:r>
      <w:r w:rsidR="003854FB">
        <w:rPr>
          <w:rFonts w:cs="Calibri"/>
          <w:sz w:val="24"/>
          <w:szCs w:val="24"/>
        </w:rPr>
        <w:fldChar w:fldCharType="separate"/>
      </w:r>
      <w:r w:rsidR="00FF7D4D" w:rsidRPr="00FA43E1">
        <w:rPr>
          <w:b/>
        </w:rPr>
        <w:t xml:space="preserve">Figure </w:t>
      </w:r>
      <w:r w:rsidR="00FF7D4D">
        <w:rPr>
          <w:b/>
          <w:noProof/>
        </w:rPr>
        <w:t>3</w:t>
      </w:r>
      <w:r w:rsidR="003854FB">
        <w:rPr>
          <w:rFonts w:cs="Calibri"/>
          <w:sz w:val="24"/>
          <w:szCs w:val="24"/>
        </w:rPr>
        <w:fldChar w:fldCharType="end"/>
      </w:r>
      <w:r w:rsidR="00A32CCB" w:rsidRPr="00555EEF">
        <w:rPr>
          <w:rFonts w:cs="Calibri"/>
          <w:sz w:val="24"/>
          <w:szCs w:val="24"/>
        </w:rPr>
        <w:t xml:space="preserve">); the smallest proportional increase was that of assault and intentional self-harm (less than 2% in all age and sex groups). There was a larger percent increase in transport deaths for males than for females, especially in young and middle-ages (e.g., </w:t>
      </w:r>
      <w:r w:rsidR="00A32CCB" w:rsidRPr="00555EEF">
        <w:rPr>
          <w:rFonts w:eastAsia="Times New Roman" w:cs="Calibri"/>
          <w:color w:val="000000"/>
          <w:sz w:val="24"/>
          <w:szCs w:val="24"/>
        </w:rPr>
        <w:t>1.25% (0.90, 1.60)</w:t>
      </w:r>
      <w:r w:rsidR="00A32CCB" w:rsidRPr="00555EEF">
        <w:rPr>
          <w:rFonts w:cs="Calibri"/>
          <w:sz w:val="24"/>
          <w:szCs w:val="24"/>
        </w:rPr>
        <w:t xml:space="preserve"> for 25-34 year old men versus 0.23% (-0.28, 0.76) for women of the same age) (</w:t>
      </w:r>
      <w:r w:rsidR="00465F31">
        <w:rPr>
          <w:rFonts w:cs="Calibri"/>
          <w:sz w:val="24"/>
          <w:szCs w:val="24"/>
        </w:rPr>
        <w:fldChar w:fldCharType="begin"/>
      </w:r>
      <w:r w:rsidR="00465F31">
        <w:rPr>
          <w:rFonts w:cs="Calibri"/>
          <w:sz w:val="24"/>
          <w:szCs w:val="24"/>
        </w:rPr>
        <w:instrText xml:space="preserve"> REF _Ref6395628 \h </w:instrText>
      </w:r>
      <w:r w:rsidR="00465F31">
        <w:rPr>
          <w:rFonts w:cs="Calibri"/>
          <w:sz w:val="24"/>
          <w:szCs w:val="24"/>
        </w:rPr>
      </w:r>
      <w:r w:rsidR="00465F31">
        <w:rPr>
          <w:rFonts w:cs="Calibri"/>
          <w:sz w:val="24"/>
          <w:szCs w:val="24"/>
        </w:rPr>
        <w:fldChar w:fldCharType="separate"/>
      </w:r>
      <w:r w:rsidR="00FF7D4D" w:rsidRPr="00FA43E1">
        <w:rPr>
          <w:b/>
        </w:rPr>
        <w:t xml:space="preserve">Figure </w:t>
      </w:r>
      <w:r w:rsidR="00FF7D4D">
        <w:rPr>
          <w:b/>
          <w:noProof/>
        </w:rPr>
        <w:t>3</w:t>
      </w:r>
      <w:r w:rsidR="00465F31">
        <w:rPr>
          <w:rFonts w:cs="Calibri"/>
          <w:sz w:val="24"/>
          <w:szCs w:val="24"/>
        </w:rPr>
        <w:fldChar w:fldCharType="end"/>
      </w:r>
      <w:r w:rsidR="00A32CCB" w:rsidRPr="00555EEF">
        <w:rPr>
          <w:rFonts w:cs="Calibri"/>
          <w:sz w:val="24"/>
          <w:szCs w:val="24"/>
        </w:rPr>
        <w:t>)</w:t>
      </w:r>
      <w:r w:rsidR="00A32CCB">
        <w:rPr>
          <w:rFonts w:cs="Calibri"/>
          <w:sz w:val="24"/>
          <w:szCs w:val="24"/>
        </w:rPr>
        <w:t xml:space="preserve">. </w:t>
      </w:r>
    </w:p>
    <w:p w14:paraId="1980B021" w14:textId="7BBAA5EE" w:rsidR="00DE7F74" w:rsidRDefault="00CD5481" w:rsidP="0057774B">
      <w:pPr>
        <w:spacing w:line="480" w:lineRule="auto"/>
        <w:ind w:firstLine="720"/>
        <w:jc w:val="both"/>
        <w:rPr>
          <w:rFonts w:cs="Calibri"/>
          <w:sz w:val="24"/>
          <w:szCs w:val="24"/>
        </w:rPr>
      </w:pPr>
      <w:r>
        <w:rPr>
          <w:rFonts w:cs="Calibri"/>
          <w:sz w:val="24"/>
          <w:szCs w:val="24"/>
        </w:rPr>
        <w:t>I also found some v</w:t>
      </w:r>
      <w:r w:rsidR="00E52FDC">
        <w:rPr>
          <w:rFonts w:cs="Calibri"/>
          <w:sz w:val="24"/>
          <w:szCs w:val="24"/>
        </w:rPr>
        <w:t xml:space="preserve">ariation </w:t>
      </w:r>
      <w:r>
        <w:rPr>
          <w:rFonts w:cs="Calibri"/>
          <w:sz w:val="24"/>
          <w:szCs w:val="24"/>
        </w:rPr>
        <w:t xml:space="preserve">in association between proportional change in deaths </w:t>
      </w:r>
      <w:r w:rsidR="00757353">
        <w:rPr>
          <w:rFonts w:cs="Calibri"/>
          <w:sz w:val="24"/>
          <w:szCs w:val="24"/>
        </w:rPr>
        <w:t>for</w:t>
      </w:r>
      <w:r>
        <w:rPr>
          <w:rFonts w:cs="Calibri"/>
          <w:sz w:val="24"/>
          <w:szCs w:val="24"/>
        </w:rPr>
        <w:t xml:space="preserve"> all ages</w:t>
      </w:r>
      <w:r w:rsidR="00757353">
        <w:rPr>
          <w:rFonts w:cs="Calibri"/>
          <w:sz w:val="24"/>
          <w:szCs w:val="24"/>
        </w:rPr>
        <w:t xml:space="preserve"> combined</w:t>
      </w:r>
      <w:r>
        <w:rPr>
          <w:rFonts w:cs="Calibri"/>
          <w:sz w:val="24"/>
          <w:szCs w:val="24"/>
        </w:rPr>
        <w:t xml:space="preserve"> and anomalous temperature </w:t>
      </w:r>
      <w:r w:rsidR="00E52FDC">
        <w:rPr>
          <w:rFonts w:cs="Calibri"/>
          <w:sz w:val="24"/>
          <w:szCs w:val="24"/>
        </w:rPr>
        <w:t xml:space="preserve">across months for </w:t>
      </w:r>
      <w:r>
        <w:rPr>
          <w:rFonts w:cs="Calibri"/>
          <w:sz w:val="24"/>
          <w:szCs w:val="24"/>
        </w:rPr>
        <w:t>drownings</w:t>
      </w:r>
      <w:r w:rsidR="00E52FDC">
        <w:rPr>
          <w:rFonts w:cs="Calibri"/>
          <w:sz w:val="24"/>
          <w:szCs w:val="24"/>
        </w:rPr>
        <w:t>, with</w:t>
      </w:r>
      <w:r w:rsidR="004D049D">
        <w:rPr>
          <w:rFonts w:cs="Calibri"/>
          <w:sz w:val="24"/>
          <w:szCs w:val="24"/>
        </w:rPr>
        <w:t xml:space="preserve"> excess risk from</w:t>
      </w:r>
      <w:r w:rsidR="00E52FDC">
        <w:rPr>
          <w:rFonts w:cs="Calibri"/>
          <w:sz w:val="24"/>
          <w:szCs w:val="24"/>
        </w:rPr>
        <w:t xml:space="preserve"> drownings </w:t>
      </w:r>
      <w:r w:rsidR="005F139F">
        <w:rPr>
          <w:rFonts w:cs="Calibri"/>
          <w:sz w:val="24"/>
          <w:szCs w:val="24"/>
        </w:rPr>
        <w:t>with a distinct peak</w:t>
      </w:r>
      <w:r w:rsidR="00AC68D5">
        <w:rPr>
          <w:rFonts w:cs="Calibri"/>
          <w:sz w:val="24"/>
          <w:szCs w:val="24"/>
        </w:rPr>
        <w:t xml:space="preserve"> </w:t>
      </w:r>
      <w:r w:rsidR="004D049D">
        <w:rPr>
          <w:rFonts w:cs="Calibri"/>
          <w:sz w:val="24"/>
          <w:szCs w:val="24"/>
        </w:rPr>
        <w:t>in</w:t>
      </w:r>
      <w:r w:rsidR="001B3AC3">
        <w:rPr>
          <w:rFonts w:cs="Calibri"/>
          <w:sz w:val="24"/>
          <w:szCs w:val="24"/>
        </w:rPr>
        <w:t xml:space="preserve"> </w:t>
      </w:r>
      <w:r w:rsidR="00AC68D5">
        <w:rPr>
          <w:rFonts w:cs="Calibri"/>
          <w:sz w:val="24"/>
          <w:szCs w:val="24"/>
        </w:rPr>
        <w:t>summer months (</w:t>
      </w:r>
      <w:r w:rsidR="00AC68D5">
        <w:rPr>
          <w:rFonts w:cs="Calibri"/>
          <w:sz w:val="24"/>
          <w:szCs w:val="24"/>
        </w:rPr>
        <w:fldChar w:fldCharType="begin"/>
      </w:r>
      <w:r w:rsidR="00AC68D5">
        <w:rPr>
          <w:rFonts w:cs="Calibri"/>
          <w:sz w:val="24"/>
          <w:szCs w:val="24"/>
        </w:rPr>
        <w:instrText xml:space="preserve"> REF _Ref7182774 \h </w:instrText>
      </w:r>
      <w:r w:rsidR="00AC68D5">
        <w:rPr>
          <w:rFonts w:cs="Calibri"/>
          <w:sz w:val="24"/>
          <w:szCs w:val="24"/>
        </w:rPr>
      </w:r>
      <w:r w:rsidR="00AC68D5">
        <w:rPr>
          <w:rFonts w:cs="Calibri"/>
          <w:sz w:val="24"/>
          <w:szCs w:val="24"/>
        </w:rPr>
        <w:fldChar w:fldCharType="separate"/>
      </w:r>
      <w:r w:rsidR="00FF7D4D" w:rsidRPr="00ED73AC">
        <w:rPr>
          <w:b/>
        </w:rPr>
        <w:t xml:space="preserve">Figure </w:t>
      </w:r>
      <w:r w:rsidR="00FF7D4D">
        <w:rPr>
          <w:b/>
          <w:noProof/>
        </w:rPr>
        <w:t>4</w:t>
      </w:r>
      <w:r w:rsidR="00AC68D5">
        <w:rPr>
          <w:rFonts w:cs="Calibri"/>
          <w:sz w:val="24"/>
          <w:szCs w:val="24"/>
        </w:rPr>
        <w:fldChar w:fldCharType="end"/>
      </w:r>
      <w:r w:rsidR="00AC68D5">
        <w:rPr>
          <w:rFonts w:cs="Calibri"/>
          <w:sz w:val="24"/>
          <w:szCs w:val="24"/>
        </w:rPr>
        <w:t>).</w:t>
      </w:r>
      <w:r w:rsidR="00E52FDC">
        <w:rPr>
          <w:rFonts w:cs="Calibri"/>
          <w:sz w:val="24"/>
          <w:szCs w:val="24"/>
        </w:rPr>
        <w:t xml:space="preserve"> </w:t>
      </w:r>
      <w:r w:rsidR="00DA119E">
        <w:rPr>
          <w:rFonts w:cs="Calibri"/>
          <w:sz w:val="24"/>
          <w:szCs w:val="24"/>
        </w:rPr>
        <w:t xml:space="preserve">In contrast, </w:t>
      </w:r>
      <w:r w:rsidR="00964136">
        <w:rPr>
          <w:rFonts w:cs="Calibri"/>
          <w:sz w:val="24"/>
          <w:szCs w:val="24"/>
        </w:rPr>
        <w:t xml:space="preserve">I found less variation in proportional change in deaths </w:t>
      </w:r>
      <w:r w:rsidR="003B7345">
        <w:rPr>
          <w:rFonts w:cs="Calibri"/>
          <w:sz w:val="24"/>
          <w:szCs w:val="24"/>
        </w:rPr>
        <w:t>in the other four types of injuries</w:t>
      </w:r>
      <w:r w:rsidR="005F139F">
        <w:rPr>
          <w:rFonts w:cs="Calibri"/>
          <w:sz w:val="24"/>
          <w:szCs w:val="24"/>
        </w:rPr>
        <w:t xml:space="preserve">, with transport, assault and intentional self-harm positively associated to a similar degree across all months, </w:t>
      </w:r>
      <w:r w:rsidR="001A200B">
        <w:rPr>
          <w:rFonts w:cs="Calibri"/>
          <w:sz w:val="24"/>
          <w:szCs w:val="24"/>
        </w:rPr>
        <w:t>with</w:t>
      </w:r>
      <w:r w:rsidR="005F139F">
        <w:rPr>
          <w:rFonts w:cs="Calibri"/>
          <w:sz w:val="24"/>
          <w:szCs w:val="24"/>
        </w:rPr>
        <w:t xml:space="preserve"> falls </w:t>
      </w:r>
      <w:r w:rsidR="0033332E">
        <w:rPr>
          <w:rFonts w:cs="Calibri"/>
          <w:sz w:val="24"/>
          <w:szCs w:val="24"/>
        </w:rPr>
        <w:t xml:space="preserve">consistently </w:t>
      </w:r>
      <w:r w:rsidR="005F139F">
        <w:rPr>
          <w:rFonts w:cs="Calibri"/>
          <w:sz w:val="24"/>
          <w:szCs w:val="24"/>
        </w:rPr>
        <w:t>negatively associated</w:t>
      </w:r>
      <w:r w:rsidR="0033332E">
        <w:rPr>
          <w:rFonts w:cs="Calibri"/>
          <w:sz w:val="24"/>
          <w:szCs w:val="24"/>
        </w:rPr>
        <w:t xml:space="preserve"> apart from for females in </w:t>
      </w:r>
      <w:r w:rsidR="008610BB">
        <w:rPr>
          <w:rFonts w:cs="Calibri"/>
          <w:sz w:val="24"/>
          <w:szCs w:val="24"/>
        </w:rPr>
        <w:t xml:space="preserve">late </w:t>
      </w:r>
      <w:r w:rsidR="0033332E">
        <w:rPr>
          <w:rFonts w:cs="Calibri"/>
          <w:sz w:val="24"/>
          <w:szCs w:val="24"/>
        </w:rPr>
        <w:t>summer months</w:t>
      </w:r>
      <w:r w:rsidR="005F139F">
        <w:rPr>
          <w:rFonts w:cs="Calibri"/>
          <w:sz w:val="24"/>
          <w:szCs w:val="24"/>
        </w:rPr>
        <w:t xml:space="preserve"> </w:t>
      </w:r>
      <w:r w:rsidR="00103469">
        <w:rPr>
          <w:rFonts w:cs="Calibri"/>
          <w:sz w:val="24"/>
          <w:szCs w:val="24"/>
        </w:rPr>
        <w:t>(</w:t>
      </w:r>
      <w:r w:rsidR="00103469">
        <w:rPr>
          <w:rFonts w:cs="Calibri"/>
          <w:sz w:val="24"/>
          <w:szCs w:val="24"/>
        </w:rPr>
        <w:fldChar w:fldCharType="begin"/>
      </w:r>
      <w:r w:rsidR="00103469">
        <w:rPr>
          <w:rFonts w:cs="Calibri"/>
          <w:sz w:val="24"/>
          <w:szCs w:val="24"/>
        </w:rPr>
        <w:instrText xml:space="preserve"> REF _Ref7182774 \h </w:instrText>
      </w:r>
      <w:r w:rsidR="00103469">
        <w:rPr>
          <w:rFonts w:cs="Calibri"/>
          <w:sz w:val="24"/>
          <w:szCs w:val="24"/>
        </w:rPr>
      </w:r>
      <w:r w:rsidR="00103469">
        <w:rPr>
          <w:rFonts w:cs="Calibri"/>
          <w:sz w:val="24"/>
          <w:szCs w:val="24"/>
        </w:rPr>
        <w:fldChar w:fldCharType="separate"/>
      </w:r>
      <w:r w:rsidR="00FF7D4D" w:rsidRPr="00ED73AC">
        <w:rPr>
          <w:b/>
        </w:rPr>
        <w:t xml:space="preserve">Figure </w:t>
      </w:r>
      <w:r w:rsidR="00FF7D4D">
        <w:rPr>
          <w:b/>
          <w:noProof/>
        </w:rPr>
        <w:t>4</w:t>
      </w:r>
      <w:r w:rsidR="00103469">
        <w:rPr>
          <w:rFonts w:cs="Calibri"/>
          <w:sz w:val="24"/>
          <w:szCs w:val="24"/>
        </w:rPr>
        <w:fldChar w:fldCharType="end"/>
      </w:r>
      <w:r w:rsidR="00103469">
        <w:rPr>
          <w:rFonts w:cs="Calibri"/>
          <w:sz w:val="24"/>
          <w:szCs w:val="24"/>
        </w:rPr>
        <w:t>).</w:t>
      </w:r>
      <w:r w:rsidR="0057774B">
        <w:rPr>
          <w:rFonts w:cs="Calibri"/>
          <w:sz w:val="24"/>
          <w:szCs w:val="24"/>
        </w:rPr>
        <w:t xml:space="preserve"> </w:t>
      </w:r>
    </w:p>
    <w:p w14:paraId="50F1A28E" w14:textId="0965F6AB" w:rsidR="00990148" w:rsidRPr="00555EEF" w:rsidRDefault="000B4B5D" w:rsidP="00CE7853">
      <w:pPr>
        <w:spacing w:line="480" w:lineRule="auto"/>
        <w:ind w:firstLine="720"/>
        <w:jc w:val="both"/>
        <w:rPr>
          <w:rFonts w:cs="Calibri"/>
          <w:sz w:val="24"/>
          <w:szCs w:val="24"/>
        </w:rPr>
        <w:sectPr w:rsidR="00990148" w:rsidRPr="00555EEF" w:rsidSect="0083190B">
          <w:pgSz w:w="11900" w:h="16840"/>
          <w:pgMar w:top="1440" w:right="1440" w:bottom="1440" w:left="1440" w:header="720" w:footer="720" w:gutter="0"/>
          <w:lnNumType w:countBy="1" w:restart="continuous"/>
          <w:cols w:space="720"/>
          <w:docGrid w:linePitch="360"/>
        </w:sectPr>
      </w:pPr>
      <w:r w:rsidRPr="00555EEF">
        <w:rPr>
          <w:rFonts w:cs="Calibri"/>
          <w:sz w:val="24"/>
          <w:szCs w:val="24"/>
        </w:rPr>
        <w:t>Based on these calculations, there would be an estimated 941 (95% credible interval 831, 1,053) excess injury deaths, equivalent to 0.47% of all injury deaths in 2016,</w:t>
      </w:r>
      <w:r w:rsidRPr="00555EEF">
        <w:rPr>
          <w:rFonts w:cs="Calibri"/>
          <w:color w:val="000000" w:themeColor="text1"/>
          <w:sz w:val="24"/>
          <w:szCs w:val="24"/>
        </w:rPr>
        <w:t xml:space="preserve"> in each year </w:t>
      </w:r>
      <w:r w:rsidRPr="00555EEF">
        <w:rPr>
          <w:rFonts w:cs="Calibri"/>
          <w:color w:val="000000" w:themeColor="text1"/>
          <w:sz w:val="24"/>
          <w:szCs w:val="24"/>
        </w:rPr>
        <w:lastRenderedPageBreak/>
        <w:t>in which each month in each state were +1</w:t>
      </w:r>
      <w:r w:rsidRPr="00555EEF">
        <w:rPr>
          <w:rFonts w:eastAsia="Times New Roman" w:cs="Calibri"/>
          <w:bCs/>
          <w:color w:val="222222"/>
          <w:sz w:val="24"/>
          <w:szCs w:val="24"/>
          <w:shd w:val="clear" w:color="auto" w:fill="FFFFFF"/>
        </w:rPr>
        <w:t>°</w:t>
      </w:r>
      <w:r w:rsidRPr="00555EEF">
        <w:rPr>
          <w:rFonts w:cs="Calibri"/>
          <w:color w:val="000000" w:themeColor="text1"/>
          <w:sz w:val="24"/>
          <w:szCs w:val="24"/>
        </w:rPr>
        <w:t>C above its long-term norm</w:t>
      </w:r>
      <w:r w:rsidRPr="00555EEF">
        <w:rPr>
          <w:rFonts w:cs="Calibri"/>
          <w:sz w:val="24"/>
          <w:szCs w:val="24"/>
        </w:rPr>
        <w:t xml:space="preserve"> (</w:t>
      </w:r>
      <w:r w:rsidR="00123E0F">
        <w:rPr>
          <w:rFonts w:cs="Calibri"/>
          <w:sz w:val="24"/>
          <w:szCs w:val="24"/>
        </w:rPr>
        <w:fldChar w:fldCharType="begin"/>
      </w:r>
      <w:r w:rsidR="00123E0F">
        <w:rPr>
          <w:rFonts w:cs="Calibri"/>
          <w:sz w:val="24"/>
          <w:szCs w:val="24"/>
        </w:rPr>
        <w:instrText xml:space="preserve"> REF _Ref7182814 \h </w:instrText>
      </w:r>
      <w:r w:rsidR="00123E0F">
        <w:rPr>
          <w:rFonts w:cs="Calibri"/>
          <w:sz w:val="24"/>
          <w:szCs w:val="24"/>
        </w:rPr>
      </w:r>
      <w:r w:rsidR="00123E0F">
        <w:rPr>
          <w:rFonts w:cs="Calibri"/>
          <w:sz w:val="24"/>
          <w:szCs w:val="24"/>
        </w:rPr>
        <w:fldChar w:fldCharType="separate"/>
      </w:r>
      <w:r w:rsidR="00FF7D4D" w:rsidRPr="00CC3E7E">
        <w:rPr>
          <w:b/>
        </w:rPr>
        <w:t xml:space="preserve">Figure </w:t>
      </w:r>
      <w:r w:rsidR="00FF7D4D">
        <w:rPr>
          <w:b/>
          <w:noProof/>
        </w:rPr>
        <w:t>5</w:t>
      </w:r>
      <w:r w:rsidR="00123E0F">
        <w:rPr>
          <w:rFonts w:cs="Calibri"/>
          <w:sz w:val="24"/>
          <w:szCs w:val="24"/>
        </w:rPr>
        <w:fldChar w:fldCharType="end"/>
      </w:r>
      <w:r w:rsidRPr="00555EEF">
        <w:rPr>
          <w:rFonts w:cs="Calibri"/>
          <w:sz w:val="24"/>
          <w:szCs w:val="24"/>
        </w:rPr>
        <w:t>). Deaths from drowning, transport, assault and intentional self-harm would be predicted to increase, partly offset by a decline in deaths from falls in middle and older ages and in winter months (</w:t>
      </w:r>
      <w:r w:rsidR="00123E0F">
        <w:rPr>
          <w:rFonts w:cs="Calibri"/>
          <w:sz w:val="24"/>
          <w:szCs w:val="24"/>
        </w:rPr>
        <w:fldChar w:fldCharType="begin"/>
      </w:r>
      <w:r w:rsidR="00123E0F">
        <w:rPr>
          <w:rFonts w:cs="Calibri"/>
          <w:sz w:val="24"/>
          <w:szCs w:val="24"/>
        </w:rPr>
        <w:instrText xml:space="preserve"> REF _Ref7182814 \h </w:instrText>
      </w:r>
      <w:r w:rsidR="00123E0F">
        <w:rPr>
          <w:rFonts w:cs="Calibri"/>
          <w:sz w:val="24"/>
          <w:szCs w:val="24"/>
        </w:rPr>
      </w:r>
      <w:r w:rsidR="00123E0F">
        <w:rPr>
          <w:rFonts w:cs="Calibri"/>
          <w:sz w:val="24"/>
          <w:szCs w:val="24"/>
        </w:rPr>
        <w:fldChar w:fldCharType="separate"/>
      </w:r>
      <w:r w:rsidR="00FF7D4D" w:rsidRPr="00CC3E7E">
        <w:rPr>
          <w:b/>
        </w:rPr>
        <w:t xml:space="preserve">Figure </w:t>
      </w:r>
      <w:r w:rsidR="00FF7D4D">
        <w:rPr>
          <w:b/>
          <w:noProof/>
        </w:rPr>
        <w:t>5</w:t>
      </w:r>
      <w:r w:rsidR="00123E0F">
        <w:rPr>
          <w:rFonts w:cs="Calibri"/>
          <w:sz w:val="24"/>
          <w:szCs w:val="24"/>
        </w:rPr>
        <w:fldChar w:fldCharType="end"/>
      </w:r>
      <w:r w:rsidR="00123E0F">
        <w:rPr>
          <w:rFonts w:cs="Calibri"/>
          <w:sz w:val="24"/>
          <w:szCs w:val="24"/>
        </w:rPr>
        <w:t xml:space="preserve">). </w:t>
      </w:r>
      <w:r w:rsidRPr="00555EEF">
        <w:rPr>
          <w:rFonts w:cs="Calibri"/>
          <w:sz w:val="24"/>
          <w:szCs w:val="24"/>
        </w:rPr>
        <w:t>Most excess deaths would be from transport injuries (448) followed by intentional self-harm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00822780" w14:textId="77777777" w:rsidR="00FA43E1" w:rsidRDefault="00DB2AF1" w:rsidP="00A83F93">
      <w:pPr>
        <w:suppressLineNumbers/>
        <w:jc w:val="center"/>
      </w:pPr>
      <w:r>
        <w:rPr>
          <w:noProof/>
          <w:lang w:eastAsia="en-GB"/>
        </w:rPr>
        <w:lastRenderedPageBreak/>
        <w:drawing>
          <wp:inline distT="0" distB="0" distL="0" distR="0" wp14:anchorId="6C498B73" wp14:editId="430D57DD">
            <wp:extent cx="8403590" cy="59455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21">
                      <a:extLst>
                        <a:ext uri="{28A0092B-C50C-407E-A947-70E740481C1C}">
                          <a14:useLocalDpi xmlns:a14="http://schemas.microsoft.com/office/drawing/2010/main" val="0"/>
                        </a:ext>
                      </a:extLst>
                    </a:blip>
                    <a:stretch>
                      <a:fillRect/>
                    </a:stretch>
                  </pic:blipFill>
                  <pic:spPr>
                    <a:xfrm>
                      <a:off x="0" y="0"/>
                      <a:ext cx="8485032" cy="6003216"/>
                    </a:xfrm>
                    <a:prstGeom prst="rect">
                      <a:avLst/>
                    </a:prstGeom>
                  </pic:spPr>
                </pic:pic>
              </a:graphicData>
            </a:graphic>
          </wp:inline>
        </w:drawing>
      </w:r>
    </w:p>
    <w:p w14:paraId="5B931221" w14:textId="2C2F34FB" w:rsidR="004E50AE" w:rsidRDefault="00FA43E1" w:rsidP="00A83F93">
      <w:pPr>
        <w:suppressLineNumbers/>
        <w:jc w:val="center"/>
        <w:sectPr w:rsidR="004E50AE" w:rsidSect="00FA43E1">
          <w:pgSz w:w="16840" w:h="11900" w:orient="landscape"/>
          <w:pgMar w:top="720" w:right="720" w:bottom="720" w:left="720" w:header="720" w:footer="720" w:gutter="0"/>
          <w:lnNumType w:countBy="1" w:restart="continuous"/>
          <w:cols w:space="720"/>
          <w:docGrid w:linePitch="360"/>
        </w:sectPr>
      </w:pPr>
      <w:bookmarkStart w:id="26" w:name="_Ref6395628"/>
      <w:bookmarkStart w:id="27" w:name="_Toc7299884"/>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FF7D4D">
        <w:rPr>
          <w:b/>
          <w:noProof/>
        </w:rPr>
        <w:t>3</w:t>
      </w:r>
      <w:r w:rsidRPr="00FA43E1">
        <w:rPr>
          <w:b/>
        </w:rPr>
        <w:fldChar w:fldCharType="end"/>
      </w:r>
      <w:bookmarkEnd w:id="26"/>
      <w:r>
        <w:t xml:space="preserve">. </w:t>
      </w:r>
      <w:r w:rsidRPr="000A5E83">
        <w:t>Percent change in death rates in year in which each month was +1°C compared with 1980-2009 norm temperatures by type of injury, sex and age group</w:t>
      </w:r>
      <w:r w:rsidR="004B259D">
        <w:t xml:space="preserve"> summarised across months</w:t>
      </w:r>
      <w:r w:rsidRPr="000A5E83">
        <w:t>.</w:t>
      </w:r>
      <w:bookmarkEnd w:id="27"/>
    </w:p>
    <w:p w14:paraId="28A2214E" w14:textId="77777777" w:rsidR="00ED73AC" w:rsidRDefault="00DB2AF1" w:rsidP="00A83F93">
      <w:pPr>
        <w:suppressLineNumbers/>
        <w:jc w:val="center"/>
      </w:pPr>
      <w:r>
        <w:rPr>
          <w:noProof/>
          <w:lang w:eastAsia="en-GB"/>
        </w:rPr>
        <w:lastRenderedPageBreak/>
        <w:drawing>
          <wp:inline distT="0" distB="0" distL="0" distR="0" wp14:anchorId="45A5188F" wp14:editId="0F65EC17">
            <wp:extent cx="84024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22">
                      <a:extLst>
                        <a:ext uri="{28A0092B-C50C-407E-A947-70E740481C1C}">
                          <a14:useLocalDpi xmlns:a14="http://schemas.microsoft.com/office/drawing/2010/main" val="0"/>
                        </a:ext>
                      </a:extLst>
                    </a:blip>
                    <a:stretch>
                      <a:fillRect/>
                    </a:stretch>
                  </pic:blipFill>
                  <pic:spPr>
                    <a:xfrm>
                      <a:off x="0" y="0"/>
                      <a:ext cx="8402400" cy="5943600"/>
                    </a:xfrm>
                    <a:prstGeom prst="rect">
                      <a:avLst/>
                    </a:prstGeom>
                  </pic:spPr>
                </pic:pic>
              </a:graphicData>
            </a:graphic>
          </wp:inline>
        </w:drawing>
      </w:r>
    </w:p>
    <w:p w14:paraId="5C6EDD48" w14:textId="3A8DDF54" w:rsidR="00725419" w:rsidRDefault="00ED73AC" w:rsidP="00A83F93">
      <w:pPr>
        <w:suppressLineNumbers/>
        <w:jc w:val="center"/>
        <w:sectPr w:rsidR="00725419" w:rsidSect="00FA43E1">
          <w:pgSz w:w="16840" w:h="11900" w:orient="landscape"/>
          <w:pgMar w:top="720" w:right="720" w:bottom="720" w:left="720" w:header="720" w:footer="720" w:gutter="0"/>
          <w:lnNumType w:countBy="1" w:restart="continuous"/>
          <w:cols w:space="720"/>
          <w:docGrid w:linePitch="360"/>
        </w:sectPr>
      </w:pPr>
      <w:bookmarkStart w:id="28" w:name="_Ref7182774"/>
      <w:bookmarkStart w:id="29" w:name="_Toc7299885"/>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FF7D4D">
        <w:rPr>
          <w:b/>
          <w:noProof/>
        </w:rPr>
        <w:t>4</w:t>
      </w:r>
      <w:r w:rsidRPr="00ED73AC">
        <w:rPr>
          <w:b/>
        </w:rPr>
        <w:fldChar w:fldCharType="end"/>
      </w:r>
      <w:bookmarkEnd w:id="28"/>
      <w:r>
        <w:t xml:space="preserve">. </w:t>
      </w:r>
      <w:r w:rsidRPr="00DB4FBE">
        <w:t>Percent change in death rates in year in which each month was +1°C compared with 1980-2009 norm temperatures by type of injury, sex and month</w:t>
      </w:r>
      <w:r w:rsidR="004B259D">
        <w:t xml:space="preserve"> summarised across ages</w:t>
      </w:r>
      <w:r w:rsidRPr="00DB4FBE">
        <w:t>.</w:t>
      </w:r>
      <w:bookmarkEnd w:id="29"/>
    </w:p>
    <w:p w14:paraId="0BA79267" w14:textId="77777777" w:rsidR="00725419" w:rsidRDefault="00725419" w:rsidP="00725419">
      <w:pPr>
        <w:keepNext/>
        <w:suppressLineNumbers/>
        <w:spacing w:line="480" w:lineRule="auto"/>
        <w:ind w:firstLine="720"/>
      </w:pPr>
      <w:r>
        <w:rPr>
          <w:rFonts w:cs="Calibri"/>
          <w:noProof/>
          <w:sz w:val="24"/>
          <w:szCs w:val="24"/>
          <w:lang w:eastAsia="en-GB"/>
        </w:rPr>
        <w:lastRenderedPageBreak/>
        <w:drawing>
          <wp:inline distT="0" distB="0" distL="0" distR="0" wp14:anchorId="6D70179E" wp14:editId="0FCE7FEB">
            <wp:extent cx="8496300" cy="5569512"/>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23">
                      <a:extLst>
                        <a:ext uri="{28A0092B-C50C-407E-A947-70E740481C1C}">
                          <a14:useLocalDpi xmlns:a14="http://schemas.microsoft.com/office/drawing/2010/main" val="0"/>
                        </a:ext>
                      </a:extLst>
                    </a:blip>
                    <a:srcRect t="3564" b="3779"/>
                    <a:stretch/>
                  </pic:blipFill>
                  <pic:spPr bwMode="auto">
                    <a:xfrm>
                      <a:off x="0" y="0"/>
                      <a:ext cx="8510362" cy="5578730"/>
                    </a:xfrm>
                    <a:prstGeom prst="rect">
                      <a:avLst/>
                    </a:prstGeom>
                    <a:ln>
                      <a:noFill/>
                    </a:ln>
                    <a:extLst>
                      <a:ext uri="{53640926-AAD7-44D8-BBD7-CCE9431645EC}">
                        <a14:shadowObscured xmlns:a14="http://schemas.microsoft.com/office/drawing/2010/main"/>
                      </a:ext>
                    </a:extLst>
                  </pic:spPr>
                </pic:pic>
              </a:graphicData>
            </a:graphic>
          </wp:inline>
        </w:drawing>
      </w:r>
    </w:p>
    <w:p w14:paraId="73ADEF77" w14:textId="698F7AFB" w:rsidR="004E50AE" w:rsidRDefault="00725419" w:rsidP="00E30C36">
      <w:pPr>
        <w:suppressLineNumbers/>
        <w:jc w:val="center"/>
        <w:sectPr w:rsidR="004E50AE" w:rsidSect="00FA43E1">
          <w:pgSz w:w="16840" w:h="11900" w:orient="landscape"/>
          <w:pgMar w:top="720" w:right="720" w:bottom="720" w:left="720" w:header="720" w:footer="720" w:gutter="0"/>
          <w:lnNumType w:countBy="1" w:restart="continuous"/>
          <w:cols w:space="720"/>
          <w:docGrid w:linePitch="360"/>
        </w:sectPr>
      </w:pPr>
      <w:bookmarkStart w:id="30" w:name="_Ref7182814"/>
      <w:bookmarkStart w:id="31" w:name="_Toc7299886"/>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FF7D4D">
        <w:rPr>
          <w:b/>
          <w:noProof/>
        </w:rPr>
        <w:t>5</w:t>
      </w:r>
      <w:r w:rsidRPr="00CC3E7E">
        <w:rPr>
          <w:b/>
        </w:rPr>
        <w:fldChar w:fldCharType="end"/>
      </w:r>
      <w:bookmarkEnd w:id="30"/>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r w:rsidRPr="00636C9B">
        <w:t>.</w:t>
      </w:r>
      <w:bookmarkEnd w:id="31"/>
      <w:r w:rsidR="00E30C36">
        <w:t xml:space="preserve"> </w:t>
      </w:r>
    </w:p>
    <w:p w14:paraId="6C45DB60" w14:textId="1A240A5A" w:rsidR="000732F9" w:rsidRPr="000377CB" w:rsidRDefault="000732F9" w:rsidP="000732F9">
      <w:pPr>
        <w:pStyle w:val="Heading2"/>
        <w:rPr>
          <w:rFonts w:ascii="Calibri" w:hAnsi="Calibri"/>
        </w:rPr>
      </w:pPr>
      <w:bookmarkStart w:id="32" w:name="_Toc7299880"/>
      <w:commentRangeStart w:id="33"/>
      <w:r>
        <w:lastRenderedPageBreak/>
        <w:t>Discussion</w:t>
      </w:r>
      <w:bookmarkEnd w:id="32"/>
      <w:commentRangeEnd w:id="33"/>
      <w:r w:rsidR="006048C2">
        <w:rPr>
          <w:rStyle w:val="CommentReference"/>
          <w:rFonts w:asciiTheme="minorHAnsi" w:eastAsiaTheme="minorHAnsi" w:hAnsiTheme="minorHAnsi" w:cstheme="minorBidi"/>
          <w:color w:val="auto"/>
        </w:rPr>
        <w:commentReference w:id="33"/>
      </w:r>
    </w:p>
    <w:p w14:paraId="2C33E344" w14:textId="344ED5AB"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 w:val="24"/>
          <w:szCs w:val="24"/>
          <w:shd w:val="clear" w:color="auto" w:fill="FFFFFF"/>
        </w:rPr>
        <w:t>1</w:t>
      </w:r>
      <w:r w:rsidRPr="000377CB">
        <w:rPr>
          <w:rFonts w:cs="Calibri"/>
          <w:bCs/>
          <w:color w:val="000000" w:themeColor="text1"/>
          <w:sz w:val="24"/>
          <w:szCs w:val="24"/>
        </w:rPr>
        <w:t>°C higher monthly temperature would lead to a 0.7% rise in suicides</w:t>
      </w:r>
      <w:r w:rsidR="00A75829">
        <w:rPr>
          <w:rFonts w:cs="Calibri"/>
          <w:bCs/>
          <w:color w:val="000000" w:themeColor="text1"/>
          <w:sz w:val="24"/>
          <w:szCs w:val="24"/>
        </w:rPr>
        <w:t xml:space="preserve"> </w:t>
      </w:r>
      <w:r w:rsidRPr="000377CB">
        <w:rPr>
          <w:rFonts w:cs="Calibri"/>
          <w:bCs/>
          <w:color w:val="000000" w:themeColor="text1"/>
          <w:sz w:val="24"/>
          <w:szCs w:val="24"/>
        </w:rPr>
        <w:fldChar w:fldCharType="begin" w:fldLock="1"/>
      </w:r>
      <w:r w:rsidR="002B3A74">
        <w:rPr>
          <w:rFonts w:cs="Calibri"/>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 w:val="24"/>
          <w:szCs w:val="24"/>
        </w:rPr>
        <w:fldChar w:fldCharType="separate"/>
      </w:r>
      <w:r w:rsidR="0001634A" w:rsidRPr="000377CB">
        <w:rPr>
          <w:rFonts w:cs="Calibri"/>
          <w:bCs/>
          <w:noProof/>
          <w:color w:val="000000" w:themeColor="text1"/>
          <w:sz w:val="24"/>
          <w:szCs w:val="24"/>
        </w:rPr>
        <w:t>(Burke et al., 2018)</w:t>
      </w:r>
      <w:r w:rsidRPr="000377CB">
        <w:rPr>
          <w:rFonts w:cs="Calibri"/>
          <w:bCs/>
          <w:color w:val="000000" w:themeColor="text1"/>
          <w:sz w:val="24"/>
          <w:szCs w:val="24"/>
        </w:rPr>
        <w:fldChar w:fldCharType="end"/>
      </w:r>
      <w:r w:rsidR="00A75829">
        <w:rPr>
          <w:rFonts w:cs="Calibri"/>
          <w:bCs/>
          <w:color w:val="000000" w:themeColor="text1"/>
          <w:sz w:val="24"/>
          <w:szCs w:val="24"/>
        </w:rPr>
        <w:t>,</w:t>
      </w:r>
      <w:r w:rsidRPr="000377CB">
        <w:rPr>
          <w:rFonts w:cs="Calibri"/>
          <w:bCs/>
          <w:color w:val="000000" w:themeColor="text1"/>
          <w:sz w:val="24"/>
          <w:szCs w:val="24"/>
        </w:rPr>
        <w:t xml:space="preserve"> compared to our findings of 0.44-1% in males and 0.39-1.47% in females in different ages. </w:t>
      </w:r>
      <w:r w:rsidRPr="000377CB">
        <w:rPr>
          <w:rFonts w:cs="Calibri"/>
          <w:sz w:val="24"/>
          <w:szCs w:val="24"/>
        </w:rPr>
        <w:t>In a study of six French heatwaves during 1971-2003, mortality from unintentional injuries rose by up to 4% during a heatwave period compared to a non-heatwave baseline</w:t>
      </w:r>
      <w:r w:rsidR="00A75829">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(Rey et al., 2007)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A study of daily mortality from all injuries from Estonia found a 1.24% increase in mortality when daily maximum temperature went from the 75</w:t>
      </w:r>
      <w:r w:rsidRPr="000377CB">
        <w:rPr>
          <w:rFonts w:cs="Calibri"/>
          <w:sz w:val="24"/>
          <w:szCs w:val="24"/>
          <w:vertAlign w:val="superscript"/>
        </w:rPr>
        <w:t>th</w:t>
      </w:r>
      <w:r w:rsidRPr="000377CB">
        <w:rPr>
          <w:rFonts w:cs="Calibri"/>
          <w:sz w:val="24"/>
          <w:szCs w:val="24"/>
        </w:rPr>
        <w:t xml:space="preserve"> to 99</w:t>
      </w:r>
      <w:r w:rsidRPr="000377CB">
        <w:rPr>
          <w:rFonts w:cs="Calibri"/>
          <w:sz w:val="24"/>
          <w:szCs w:val="24"/>
          <w:vertAlign w:val="superscript"/>
        </w:rPr>
        <w:t>th</w:t>
      </w:r>
      <w:r w:rsidRPr="000377CB">
        <w:rPr>
          <w:rFonts w:cs="Calibri"/>
          <w:sz w:val="24"/>
          <w:szCs w:val="24"/>
        </w:rPr>
        <w:t xml:space="preserve"> percentile of long-term distribution</w:t>
      </w:r>
      <w:r w:rsidR="00A75829">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(Orru &amp; Åström, 2017)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w:t>
      </w:r>
    </w:p>
    <w:p w14:paraId="3B3CE69B" w14:textId="71D7A445" w:rsidR="00B971FF" w:rsidRPr="000377CB" w:rsidRDefault="00B971FF" w:rsidP="002A14D7">
      <w:pPr>
        <w:spacing w:line="480" w:lineRule="auto"/>
        <w:ind w:firstLine="720"/>
        <w:jc w:val="both"/>
        <w:rPr>
          <w:rFonts w:cs="Calibri"/>
          <w:sz w:val="24"/>
          <w:szCs w:val="24"/>
        </w:rPr>
      </w:pPr>
      <w:r w:rsidRPr="000377CB">
        <w:rPr>
          <w:rFonts w:cs="Calibri"/>
          <w:sz w:val="24"/>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(Xu, 2014)</w:t>
      </w:r>
      <w:r w:rsidRPr="000377CB">
        <w:rPr>
          <w:rFonts w:cs="Calibri"/>
          <w:sz w:val="24"/>
          <w:szCs w:val="24"/>
        </w:rPr>
        <w:fldChar w:fldCharType="end"/>
      </w:r>
      <w:r w:rsidR="00F26D54">
        <w:rPr>
          <w:rFonts w:cs="Calibri"/>
          <w:sz w:val="24"/>
          <w:szCs w:val="24"/>
        </w:rPr>
        <w:t>,</w:t>
      </w:r>
      <w:r w:rsidRPr="000377CB">
        <w:rPr>
          <w:rFonts w:cs="Calibri"/>
          <w:sz w:val="24"/>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(Ambrose, Paul, &amp; Hausdorff, 2013; Bobb et al., 2017; Kelsey et al., 2010)</w:t>
      </w:r>
      <w:r w:rsidRPr="000377CB">
        <w:rPr>
          <w:rFonts w:cs="Calibri"/>
          <w:sz w:val="24"/>
          <w:szCs w:val="24"/>
        </w:rPr>
        <w:fldChar w:fldCharType="end"/>
      </w:r>
      <w:r w:rsidR="00F26D54">
        <w:rPr>
          <w:rFonts w:cs="Calibri"/>
          <w:sz w:val="24"/>
          <w:szCs w:val="24"/>
        </w:rPr>
        <w:t>.</w:t>
      </w:r>
    </w:p>
    <w:p w14:paraId="617183C1" w14:textId="146339BB" w:rsidR="00B971FF" w:rsidRPr="000377CB" w:rsidRDefault="00B971FF" w:rsidP="002A14D7">
      <w:pPr>
        <w:spacing w:line="480" w:lineRule="auto"/>
        <w:ind w:firstLine="720"/>
        <w:jc w:val="both"/>
        <w:rPr>
          <w:rFonts w:cs="Calibri"/>
          <w:sz w:val="24"/>
          <w:szCs w:val="24"/>
        </w:rPr>
      </w:pPr>
      <w:r w:rsidRPr="000377CB">
        <w:rPr>
          <w:rFonts w:cs="Calibri"/>
          <w:sz w:val="24"/>
          <w:szCs w:val="24"/>
        </w:rPr>
        <w:t>The pathways from anomalous temperature to transport injury are more varied.  Firstly, driving performance deteriorates at higher temperatures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(Daanen, Van De Vliert, &amp; Huang, 2003; Mackie &amp; Hanlon, 1976; Wyon, Wyon, &amp; Norin, 1996; Zlatoper, 1991)</w:t>
      </w:r>
      <w:r w:rsidRPr="000377CB">
        <w:rPr>
          <w:rFonts w:cs="Calibri"/>
          <w:sz w:val="24"/>
          <w:szCs w:val="24"/>
        </w:rPr>
        <w:fldChar w:fldCharType="end"/>
      </w:r>
      <w:r w:rsidR="00070595">
        <w:rPr>
          <w:rFonts w:cs="Calibri"/>
          <w:sz w:val="24"/>
          <w:szCs w:val="24"/>
        </w:rPr>
        <w:t>.</w:t>
      </w:r>
      <w:r w:rsidRPr="000377CB">
        <w:rPr>
          <w:rFonts w:cs="Calibri"/>
          <w:sz w:val="24"/>
          <w:szCs w:val="24"/>
        </w:rPr>
        <w:t xml:space="preserve"> Further, </w:t>
      </w:r>
      <w:r w:rsidRPr="000377CB">
        <w:rPr>
          <w:rFonts w:cs="Calibri"/>
          <w:sz w:val="24"/>
          <w:szCs w:val="24"/>
        </w:rPr>
        <w:lastRenderedPageBreak/>
        <w:t>alcohol consumption increases during warm temperature anomalies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(Opinium,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potentially also explaining why teenagers, who are more likely than other age groups to crash while intoxicated</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(Voas, Torres, Romano, &amp; Lacey, 2012)</w:t>
      </w:r>
      <w:r w:rsidRPr="000377CB">
        <w:rPr>
          <w:rFonts w:cs="Calibri"/>
          <w:sz w:val="24"/>
          <w:szCs w:val="24"/>
        </w:rPr>
        <w:fldChar w:fldCharType="end"/>
      </w:r>
      <w:r w:rsidR="00070595">
        <w:rPr>
          <w:rFonts w:cs="Calibri"/>
          <w:sz w:val="24"/>
          <w:szCs w:val="24"/>
        </w:rPr>
        <w:t>,</w:t>
      </w:r>
      <w:r w:rsidRPr="000377CB">
        <w:rPr>
          <w:rFonts w:cs="Calibri"/>
          <w:sz w:val="24"/>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(Datla, Sahu, Roh, &amp; Sharma, 2013; H.-J. Roh, Datla, &amp; Sharma, 2013; H.-J. Roh, Sahu, Sharma, Datla, &amp; Mehran, 2016; H. J. Roh, Sharma, &amp; Sahu, 2016)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With more people generally outdoors in warmer weather</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(Graff Zivin &amp; Neidell, 2014)</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this could lead to more fatal collisions.</w:t>
      </w:r>
    </w:p>
    <w:p w14:paraId="3DF65A53" w14:textId="378EAC25" w:rsidR="00B971FF" w:rsidRPr="000377CB" w:rsidRDefault="00B971FF" w:rsidP="006765FF">
      <w:pPr>
        <w:spacing w:line="480" w:lineRule="auto"/>
        <w:ind w:firstLine="720"/>
        <w:jc w:val="both"/>
        <w:rPr>
          <w:rFonts w:cs="Calibri"/>
          <w:i/>
          <w:color w:val="000000" w:themeColor="text1"/>
          <w:sz w:val="24"/>
          <w:szCs w:val="24"/>
        </w:rPr>
      </w:pPr>
      <w:r w:rsidRPr="000377CB">
        <w:rPr>
          <w:rFonts w:cs="Calibri"/>
          <w:sz w:val="24"/>
          <w:szCs w:val="24"/>
        </w:rP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(Glaeser, Sacerdote, &amp; Scheinkman, 1996; Rotton &amp; Cohn, 2003)</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These effects could be compounded by the greater anger levels linked to higher temperatures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(Anderson, 1989; Baron &amp; Bell, 1976)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Regarding intentional self-harm, higher temperature has been hypothesised as associated with higher levels of distress in younger people</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(Majeed &amp; Lee, 2017)</w:t>
      </w:r>
      <w:r w:rsidRPr="000377CB">
        <w:rPr>
          <w:rFonts w:cs="Calibri"/>
          <w:sz w:val="24"/>
          <w:szCs w:val="24"/>
        </w:rPr>
        <w:fldChar w:fldCharType="end"/>
      </w:r>
      <w:r w:rsidR="00070595">
        <w:rPr>
          <w:rFonts w:cs="Calibri"/>
          <w:sz w:val="24"/>
          <w:szCs w:val="24"/>
        </w:rPr>
        <w:t>.</w:t>
      </w:r>
      <w:r w:rsidRPr="000377CB">
        <w:rPr>
          <w:rFonts w:cs="Calibri"/>
          <w:sz w:val="24"/>
          <w:szCs w:val="24"/>
        </w:rPr>
        <w:t xml:space="preserve"> Nonetheless, links between temperature and mental health requires further investigation</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(Berry, Waite, Dear, Capon, &amp; Murray,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including whether the relationship varies by age and sex, as indicated by our results.</w:t>
      </w:r>
    </w:p>
    <w:p w14:paraId="5FF79DE0" w14:textId="5B86E098" w:rsidR="00B971FF" w:rsidRPr="000377CB" w:rsidRDefault="00B971FF" w:rsidP="006765FF">
      <w:pPr>
        <w:spacing w:line="480" w:lineRule="auto"/>
        <w:ind w:firstLine="720"/>
        <w:jc w:val="both"/>
        <w:rPr>
          <w:rFonts w:cs="Calibri"/>
          <w:sz w:val="24"/>
          <w:szCs w:val="24"/>
        </w:rPr>
      </w:pPr>
      <w:r w:rsidRPr="000377CB">
        <w:rPr>
          <w:rFonts w:cs="Calibri"/>
          <w:sz w:val="24"/>
          <w:szCs w:val="24"/>
        </w:rPr>
        <w:t xml:space="preserve">The major strength of </w:t>
      </w:r>
      <w:r w:rsidR="00964136">
        <w:rPr>
          <w:rFonts w:cs="Calibri"/>
          <w:sz w:val="24"/>
          <w:szCs w:val="24"/>
        </w:rPr>
        <w:t>my</w:t>
      </w:r>
      <w:r w:rsidRPr="000377CB">
        <w:rPr>
          <w:rFonts w:cs="Calibri"/>
          <w:sz w:val="24"/>
          <w:szCs w:val="24"/>
        </w:rPr>
        <w:t xml:space="preserve"> study is that </w:t>
      </w:r>
      <w:r w:rsidR="00964136">
        <w:rPr>
          <w:rFonts w:cs="Calibri"/>
          <w:sz w:val="24"/>
          <w:szCs w:val="24"/>
        </w:rPr>
        <w:t>I</w:t>
      </w:r>
      <w:r w:rsidRPr="000377CB">
        <w:rPr>
          <w:rFonts w:cs="Calibri"/>
          <w:sz w:val="24"/>
          <w:szCs w:val="24"/>
        </w:rPr>
        <w:t xml:space="preserve"> have comprehensively modelled the association of temperature anomaly with injury by type of injury, month, age group and sex. Our measure of temperature anomaly internalises long-term historical experience of each stat</w:t>
      </w:r>
      <w:r w:rsidR="000C3F34">
        <w:rPr>
          <w:rFonts w:cs="Calibri"/>
          <w:sz w:val="24"/>
          <w:szCs w:val="24"/>
        </w:rPr>
        <w:t xml:space="preserve">e, </w:t>
      </w:r>
      <w:r w:rsidRPr="000377CB">
        <w:rPr>
          <w:rFonts w:cs="Calibri"/>
          <w:sz w:val="24"/>
          <w:szCs w:val="24"/>
        </w:rPr>
        <w:t xml:space="preserve">and is closer to what climate change may bring about than solely examining daily </w:t>
      </w:r>
      <w:r w:rsidRPr="000377CB">
        <w:rPr>
          <w:rFonts w:cs="Calibri"/>
          <w:sz w:val="24"/>
          <w:szCs w:val="24"/>
        </w:rPr>
        <w:lastRenderedPageBreak/>
        <w:t xml:space="preserve">episodes, or average temperature to which people have adapted. To utilise this metric, </w:t>
      </w:r>
      <w:r w:rsidR="00964136">
        <w:rPr>
          <w:rFonts w:cs="Calibri"/>
          <w:sz w:val="24"/>
          <w:szCs w:val="24"/>
        </w:rPr>
        <w:t>I</w:t>
      </w:r>
      <w:r w:rsidRPr="000377CB">
        <w:rPr>
          <w:rFonts w:cs="Calibri"/>
          <w:sz w:val="24"/>
          <w:szCs w:val="24"/>
        </w:rPr>
        <w:t xml:space="preserve"> integrated two large disparate national datasets on mortality (</w:t>
      </w:r>
      <w:r w:rsidR="0076396F">
        <w:rPr>
          <w:rFonts w:cs="Calibri"/>
          <w:sz w:val="24"/>
          <w:szCs w:val="24"/>
        </w:rPr>
        <w:t>United States</w:t>
      </w:r>
      <w:r w:rsidRPr="000377CB">
        <w:rPr>
          <w:rFonts w:cs="Calibri"/>
          <w:sz w:val="24"/>
          <w:szCs w:val="24"/>
        </w:rPr>
        <w:t xml:space="preserve"> vital </w:t>
      </w:r>
      <w:r w:rsidR="006272FE">
        <w:rPr>
          <w:rFonts w:cs="Calibri"/>
          <w:sz w:val="24"/>
          <w:szCs w:val="24"/>
        </w:rPr>
        <w:t>registration</w:t>
      </w:r>
      <w:r w:rsidRPr="000377CB">
        <w:rPr>
          <w:rFonts w:cs="Calibri"/>
          <w:sz w:val="24"/>
          <w:szCs w:val="24"/>
        </w:rPr>
        <w:t>) and meteorology (ERA-Interim)</w:t>
      </w:r>
      <w:r w:rsidR="006272FE">
        <w:rPr>
          <w:rFonts w:cs="Calibri"/>
          <w:sz w:val="24"/>
          <w:szCs w:val="24"/>
        </w:rPr>
        <w:t xml:space="preserve"> </w:t>
      </w:r>
      <w:r w:rsidRPr="000377CB">
        <w:rPr>
          <w:rFonts w:cs="Calibri"/>
          <w:sz w:val="24"/>
          <w:szCs w:val="24"/>
        </w:rPr>
        <w:t xml:space="preserve">and developed a bespoke Bayesian spatio-temporal model. A limitation of our study is that, like all observation studies, </w:t>
      </w:r>
      <w:r w:rsidR="00964136">
        <w:rPr>
          <w:rFonts w:cs="Calibri"/>
          <w:sz w:val="24"/>
          <w:szCs w:val="24"/>
        </w:rPr>
        <w:t>I</w:t>
      </w:r>
      <w:r w:rsidRPr="000377CB">
        <w:rPr>
          <w:rFonts w:cs="Calibri"/>
          <w:sz w:val="24"/>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6A924B35" w:rsidR="00985170" w:rsidRPr="00315C46" w:rsidRDefault="00B971FF" w:rsidP="00985170">
      <w:pPr>
        <w:spacing w:line="480" w:lineRule="auto"/>
        <w:ind w:firstLine="720"/>
        <w:jc w:val="both"/>
        <w:rPr>
          <w:sz w:val="24"/>
          <w:szCs w:val="24"/>
        </w:rPr>
        <w:sectPr w:rsidR="00985170" w:rsidRPr="00315C46" w:rsidSect="0083190B">
          <w:pgSz w:w="11900" w:h="16840"/>
          <w:pgMar w:top="1440" w:right="1440" w:bottom="1440" w:left="1440" w:header="720" w:footer="720" w:gutter="0"/>
          <w:lnNumType w:countBy="1" w:restart="continuous"/>
          <w:cols w:space="720"/>
          <w:docGrid w:linePitch="360"/>
        </w:sectPr>
      </w:pPr>
      <w:r w:rsidRPr="000377CB">
        <w:rPr>
          <w:rFonts w:cs="Calibri"/>
          <w:sz w:val="24"/>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 w:val="24"/>
          <w:szCs w:val="24"/>
        </w:rPr>
        <w:t>.</w:t>
      </w:r>
    </w:p>
    <w:p w14:paraId="2496B0D0" w14:textId="77777777" w:rsidR="00985170" w:rsidRDefault="00985170" w:rsidP="00985170">
      <w:pPr>
        <w:spacing w:line="480" w:lineRule="auto"/>
        <w:ind w:firstLine="720"/>
        <w:jc w:val="both"/>
        <w:rPr>
          <w:rFonts w:cs="Calibri"/>
          <w:sz w:val="24"/>
          <w:szCs w:val="24"/>
        </w:rPr>
        <w:sectPr w:rsidR="00985170" w:rsidSect="001909CE">
          <w:pgSz w:w="16840" w:h="11900" w:orient="landscape"/>
          <w:pgMar w:top="720" w:right="720" w:bottom="720" w:left="720" w:header="720" w:footer="720" w:gutter="0"/>
          <w:lnNumType w:countBy="1" w:restart="continuous"/>
          <w:cols w:space="720"/>
          <w:docGrid w:linePitch="360"/>
        </w:sectPr>
      </w:pPr>
      <w:r>
        <w:rPr>
          <w:noProof/>
          <w:lang w:eastAsia="en-GB"/>
        </w:rPr>
        <w:lastRenderedPageBreak/>
        <w:drawing>
          <wp:anchor distT="0" distB="0" distL="114300" distR="114300" simplePos="0" relativeHeight="251663360" behindDoc="0" locked="0" layoutInCell="1" allowOverlap="1" wp14:anchorId="254C5612" wp14:editId="7C8EB58B">
            <wp:simplePos x="0" y="0"/>
            <wp:positionH relativeFrom="column">
              <wp:posOffset>0</wp:posOffset>
            </wp:positionH>
            <wp:positionV relativeFrom="paragraph">
              <wp:posOffset>0</wp:posOffset>
            </wp:positionV>
            <wp:extent cx="9273540" cy="6558915"/>
            <wp:effectExtent l="0" t="0" r="0" b="0"/>
            <wp:wrapTopAndBottom/>
            <wp:docPr id="24" name="Picture 4"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273540" cy="655891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GB"/>
        </w:rPr>
        <mc:AlternateContent>
          <mc:Choice Requires="wps">
            <w:drawing>
              <wp:anchor distT="0" distB="0" distL="114300" distR="114300" simplePos="0" relativeHeight="251664384" behindDoc="0" locked="0" layoutInCell="1" allowOverlap="1" wp14:anchorId="09D7A0DE" wp14:editId="3043126E">
                <wp:simplePos x="0" y="0"/>
                <wp:positionH relativeFrom="column">
                  <wp:posOffset>0</wp:posOffset>
                </wp:positionH>
                <wp:positionV relativeFrom="paragraph">
                  <wp:posOffset>6145439</wp:posOffset>
                </wp:positionV>
                <wp:extent cx="937387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29E46C9E" w:rsidR="003B1140" w:rsidRPr="003A0C00" w:rsidRDefault="003B1140" w:rsidP="00985170">
                            <w:pPr>
                              <w:rPr>
                                <w:rFonts w:cs="Calibri"/>
                                <w:b/>
                                <w:noProof/>
                              </w:rPr>
                            </w:pPr>
                            <w:bookmarkStart w:id="35" w:name="_Ref7260430"/>
                            <w:bookmarkStart w:id="36" w:name="_Toc729988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35"/>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9D7A0DE" id="Text Box 9" o:spid="_x0000_s1027" type="#_x0000_t202" style="position:absolute;left:0;text-align:left;margin-left:0;margin-top:483.9pt;width:738.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NS7LQIAAGQEAAAOAAAAZHJzL2Uyb0RvYy54bWysVMFu2zAMvQ/YPwi6L04arG2MOEWWIsOA&#10;oi2QDD0rshwLkEWNUmJnXz9KjtOu22nYRaZIitJ7j/T8rmsMOyr0GmzBJ6MxZ8pKKLXdF/z7dv3p&#10;ljMfhC2FAasKflKe3y0+fpi3LldXUIMpFTIqYn3euoLXIbg8y7ysVSP8CJyyFKwAGxFoi/usRNFS&#10;9cZkV+PxddYClg5BKu/Je98H+SLVryolw1NVeRWYKTi9LaQV07qLa7aYi3yPwtVanp8h/uEVjdCW&#10;Lr2UuhdBsAPqP0o1WiJ4qMJIQpNBVWmpEgZCMxm/Q7OphVMJC5Hj3YUm///KysfjMzJdFnzGmRUN&#10;SbRVXWBfoGOzyE7rfE5JG0dpoSM3qTz4PTkj6K7CJn4JDqM48Xy6cBuLSXLOpjfT2xsKSYpdTz/H&#10;GtnrUYc+fFXQsGgUHEm4xKc4PvjQpw4p8SYPRpdrbUzcxMDKIDsKErmtdVDn4r9lGRtzLcRTfcHo&#10;ySK+Hke0QrfrEhsXjDsoTwQdoW8d7+Ra030PwodngdQrBIn6PzzRUhloCw5ni7Ma8Off/DGfJKQo&#10;Zy31XsH9j4NAxZn5Zknc2KiDgYOxGwx7aFZASCc0WU4mkw5gMINZITQvNBbLeAuFhJV0V8HDYK5C&#10;PwE0VlItlymJ2tGJ8GA3TsbSA6/b7kWgO6sSSMxHGLpS5O/E6XOTPG55CMR0Ui7y2rN4pptaOWl/&#10;Hrs4K2/3Kev157D4BQAA//8DAFBLAwQUAAYACAAAACEA6TtrDeQAAAAOAQAADwAAAGRycy9kb3du&#10;cmV2LnhtbEyPMU/DMBCFdyT+g3VILIg6lCilaZyqKjCUpSJ0YXPjaxyIz5HttOHf12WB5aS7p/fu&#10;fcVyNB07ovOtJQEPkwQYUm1VS42A3cfr/RMwHyQp2VlCAT/oYVleXxUyV/ZE73isQsNiCPlcCtAh&#10;9DnnvtZopJ/YHilqB+uMDHF1DVdOnmK46fg0STJuZEvxg5Y9rjXW39VgBGzTz62+Gw4vb6v00W12&#10;wzr7aiohbm/G50UcqwWwgGP4c8CFIfaHMhbb24GUZ52ASBMEzLNZpLjI6SybAtv/nubAy4L/xyjP&#10;AAAA//8DAFBLAQItABQABgAIAAAAIQC2gziS/gAAAOEBAAATAAAAAAAAAAAAAAAAAAAAAABbQ29u&#10;dGVudF9UeXBlc10ueG1sUEsBAi0AFAAGAAgAAAAhADj9If/WAAAAlAEAAAsAAAAAAAAAAAAAAAAA&#10;LwEAAF9yZWxzLy5yZWxzUEsBAi0AFAAGAAgAAAAhAFbQ1LstAgAAZAQAAA4AAAAAAAAAAAAAAAAA&#10;LgIAAGRycy9lMm9Eb2MueG1sUEsBAi0AFAAGAAgAAAAhAOk7aw3kAAAADgEAAA8AAAAAAAAAAAAA&#10;AAAAhwQAAGRycy9kb3ducmV2LnhtbFBLBQYAAAAABAAEAPMAAACYBQAAAAA=&#10;" stroked="f">
                <v:textbox style="mso-fit-shape-to-text:t" inset="0,0,0,0">
                  <w:txbxContent>
                    <w:p w14:paraId="5A513B45" w14:textId="29E46C9E" w:rsidR="003B1140" w:rsidRPr="003A0C00" w:rsidRDefault="003B1140" w:rsidP="00985170">
                      <w:pPr>
                        <w:rPr>
                          <w:rFonts w:cs="Calibri"/>
                          <w:b/>
                          <w:noProof/>
                        </w:rPr>
                      </w:pPr>
                      <w:bookmarkStart w:id="29" w:name="_Ref7260430"/>
                      <w:bookmarkStart w:id="30" w:name="_Toc729988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29"/>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0"/>
                    </w:p>
                  </w:txbxContent>
                </v:textbox>
                <w10:wrap type="topAndBottom"/>
              </v:shape>
            </w:pict>
          </mc:Fallback>
        </mc:AlternateContent>
      </w:r>
    </w:p>
    <w:p w14:paraId="4409CFCA" w14:textId="77777777" w:rsidR="00985170" w:rsidRDefault="00985170" w:rsidP="00985170">
      <w:pPr>
        <w:spacing w:line="480" w:lineRule="auto"/>
        <w:ind w:firstLine="720"/>
        <w:jc w:val="both"/>
        <w:rPr>
          <w:rFonts w:cs="Calibri"/>
          <w:sz w:val="24"/>
          <w:szCs w:val="24"/>
        </w:rPr>
        <w:sectPr w:rsidR="00985170" w:rsidSect="0094182F">
          <w:pgSz w:w="16840" w:h="11900" w:orient="landscape"/>
          <w:pgMar w:top="720" w:right="720" w:bottom="720" w:left="720" w:header="720" w:footer="720" w:gutter="0"/>
          <w:lnNumType w:countBy="1" w:restart="continuous"/>
          <w:cols w:space="720"/>
          <w:docGrid w:linePitch="360"/>
        </w:sectPr>
      </w:pPr>
      <w:r w:rsidRPr="009C2944">
        <w:rPr>
          <w:rFonts w:cs="Calibri"/>
          <w:noProof/>
          <w:sz w:val="24"/>
          <w:szCs w:val="24"/>
          <w:lang w:eastAsia="en-GB"/>
        </w:rPr>
        <w:lastRenderedPageBreak/>
        <mc:AlternateContent>
          <mc:Choice Requires="wps">
            <w:drawing>
              <wp:anchor distT="0" distB="0" distL="114300" distR="114300" simplePos="0" relativeHeight="251666432" behindDoc="0" locked="0" layoutInCell="1" allowOverlap="1" wp14:anchorId="1826DF21" wp14:editId="264AAE4F">
                <wp:simplePos x="0" y="0"/>
                <wp:positionH relativeFrom="column">
                  <wp:posOffset>0</wp:posOffset>
                </wp:positionH>
                <wp:positionV relativeFrom="paragraph">
                  <wp:posOffset>6144895</wp:posOffset>
                </wp:positionV>
                <wp:extent cx="937387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03EF16B6" w:rsidR="003B1140" w:rsidRPr="003A0C00" w:rsidRDefault="003B1140" w:rsidP="00985170">
                            <w:pPr>
                              <w:rPr>
                                <w:rFonts w:cs="Calibri"/>
                                <w:b/>
                                <w:noProof/>
                              </w:rPr>
                            </w:pPr>
                            <w:bookmarkStart w:id="37" w:name="_Toc729988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826DF21" id="Text Box 12" o:spid="_x0000_s1028" type="#_x0000_t202" style="position:absolute;left:0;text-align:left;margin-left:0;margin-top:483.85pt;width:73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ZduLgIAAGYEAAAOAAAAZHJzL2Uyb0RvYy54bWysVE1v2zAMvQ/YfxB0X5wPrO2MOEWWIsOA&#10;oC2QDD0rshwbkESNUmJnv36UHKdbt9Owi0yRFKX3Hun5fWc0Oyn0DdiCT0ZjzpSVUDb2UPBvu/WH&#10;O858ELYUGqwq+Fl5fr94/27eulxNoQZdKmRUxPq8dQWvQ3B5lnlZKyP8CJyyFKwAjQi0xUNWomip&#10;utHZdDy+yVrA0iFI5T15H/ogX6T6VaVkeKoqrwLTBae3hbRiWvdxzRZzkR9QuLqRl2eIf3iFEY2l&#10;S6+lHkQQ7IjNH6VMIxE8VGEkwWRQVY1UCQOhmYzfoNnWwqmEhcjx7kqT/39l5ePpGVlTknZTzqww&#10;pNFOdYF9ho6Ri/hpnc8pbesoMXTkp9zB78kZYXcVmvglQIzixPT5ym6sJsn5aXY7u7ulkKTYzexj&#10;rJG9HnXowxcFhkWj4EjSJUbFaeNDnzqkxJs86KZcN1rHTQysNLKTIJnbugnqUvy3LG1jroV4qi8Y&#10;PVnE1+OIVuj2XeLjin0P5ZmgI/TN451cN3TfRvjwLJC6hSDRBIQnWioNbcHhYnFWA/74mz/mk4gU&#10;5ayl7iu4/34UqDjTXy3JG1t1MHAw9oNhj2YFhHRCs+VkMukABj2YFYJ5ocFYxlsoJKykuwoeBnMV&#10;+hmgwZJquUxJ1JBOhI3dOhlLD7zuuheB7qJKIDEfYehLkb8Rp89N8rjlMRDTSbnIa8/ihW5q5qT9&#10;ZfDitPy6T1mvv4fFTwAAAP//AwBQSwMEFAAGAAgAAAAhAAu8sHvkAAAADgEAAA8AAABkcnMvZG93&#10;bnJldi54bWxMjzFPwzAQhXck/oN1SCyIOpQoKWmcqiowwFIRurC58TUOxOfIdtrw73FZYDnp7um9&#10;e1+5mkzPjuh8Z0nA3SwBhtRY1VErYPf+fLsA5oMkJXtLKOAbPayqy4tSFsqe6A2PdWhZDCFfSAE6&#10;hKHg3DcajfQzOyBF7WCdkSGuruXKyVMMNz2fJ0nGjewoftBywI3G5qsejYBt+rHVN+Ph6XWd3ruX&#10;3bjJPttaiOur6XEZx3oJLOAU/hxwZoj9oYrF9nYk5VkvINIEAQ9ZngM7y2mezYHtf08L4FXJ/2NU&#10;PwAAAP//AwBQSwECLQAUAAYACAAAACEAtoM4kv4AAADhAQAAEwAAAAAAAAAAAAAAAAAAAAAAW0Nv&#10;bnRlbnRfVHlwZXNdLnhtbFBLAQItABQABgAIAAAAIQA4/SH/1gAAAJQBAAALAAAAAAAAAAAAAAAA&#10;AC8BAABfcmVscy8ucmVsc1BLAQItABQABgAIAAAAIQAHEZduLgIAAGYEAAAOAAAAAAAAAAAAAAAA&#10;AC4CAABkcnMvZTJvRG9jLnhtbFBLAQItABQABgAIAAAAIQALvLB75AAAAA4BAAAPAAAAAAAAAAAA&#10;AAAAAIgEAABkcnMvZG93bnJldi54bWxQSwUGAAAAAAQABADzAAAAmQUAAAAA&#10;" stroked="f">
                <v:textbox style="mso-fit-shape-to-text:t" inset="0,0,0,0">
                  <w:txbxContent>
                    <w:p w14:paraId="795BAA2B" w14:textId="03EF16B6" w:rsidR="003B1140" w:rsidRPr="003A0C00" w:rsidRDefault="003B1140" w:rsidP="00985170">
                      <w:pPr>
                        <w:rPr>
                          <w:rFonts w:cs="Calibri"/>
                          <w:b/>
                          <w:noProof/>
                        </w:rPr>
                      </w:pPr>
                      <w:bookmarkStart w:id="32" w:name="_Toc729988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2"/>
                    </w:p>
                  </w:txbxContent>
                </v:textbox>
                <w10:wrap type="topAndBottom"/>
              </v:shape>
            </w:pict>
          </mc:Fallback>
        </mc:AlternateContent>
      </w:r>
      <w:r w:rsidRPr="009C2944">
        <w:rPr>
          <w:rFonts w:cs="Calibri"/>
          <w:noProof/>
          <w:sz w:val="24"/>
          <w:szCs w:val="24"/>
          <w:lang w:eastAsia="en-GB"/>
        </w:rPr>
        <w:drawing>
          <wp:anchor distT="0" distB="0" distL="114300" distR="114300" simplePos="0" relativeHeight="251665408" behindDoc="0" locked="0" layoutInCell="1" allowOverlap="1" wp14:anchorId="1A0DE4D1" wp14:editId="220FF0C8">
            <wp:simplePos x="0" y="0"/>
            <wp:positionH relativeFrom="column">
              <wp:posOffset>6350</wp:posOffset>
            </wp:positionH>
            <wp:positionV relativeFrom="paragraph">
              <wp:posOffset>490</wp:posOffset>
            </wp:positionV>
            <wp:extent cx="9270000" cy="655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2700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spacing w:line="480" w:lineRule="auto"/>
        <w:ind w:firstLine="720"/>
        <w:jc w:val="both"/>
        <w:rPr>
          <w:rFonts w:cs="Calibri"/>
          <w:sz w:val="24"/>
          <w:szCs w:val="24"/>
        </w:rPr>
        <w:sectPr w:rsidR="00985170" w:rsidSect="0094182F">
          <w:pgSz w:w="16840" w:h="11900" w:orient="landscape"/>
          <w:pgMar w:top="720" w:right="720" w:bottom="720" w:left="720" w:header="720" w:footer="720" w:gutter="0"/>
          <w:lnNumType w:countBy="1" w:restart="continuous"/>
          <w:cols w:space="720"/>
          <w:docGrid w:linePitch="360"/>
        </w:sectPr>
      </w:pPr>
      <w:r w:rsidRPr="009C2944">
        <w:rPr>
          <w:rFonts w:cs="Calibri"/>
          <w:noProof/>
          <w:sz w:val="24"/>
          <w:szCs w:val="24"/>
          <w:lang w:eastAsia="en-GB"/>
        </w:rPr>
        <w:lastRenderedPageBreak/>
        <mc:AlternateContent>
          <mc:Choice Requires="wps">
            <w:drawing>
              <wp:anchor distT="0" distB="0" distL="114300" distR="114300" simplePos="0" relativeHeight="251668480" behindDoc="0" locked="0" layoutInCell="1" allowOverlap="1" wp14:anchorId="5894EDBD" wp14:editId="647157A1">
                <wp:simplePos x="0" y="0"/>
                <wp:positionH relativeFrom="column">
                  <wp:posOffset>0</wp:posOffset>
                </wp:positionH>
                <wp:positionV relativeFrom="paragraph">
                  <wp:posOffset>6145474</wp:posOffset>
                </wp:positionV>
                <wp:extent cx="937387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4C9C273C" w14:textId="19E42849" w:rsidR="003B1140" w:rsidRPr="003A0C00" w:rsidRDefault="003B1140" w:rsidP="00985170">
                            <w:pPr>
                              <w:rPr>
                                <w:rFonts w:cs="Calibri"/>
                                <w:b/>
                                <w:noProof/>
                              </w:rPr>
                            </w:pPr>
                            <w:bookmarkStart w:id="38" w:name="_Toc7299889"/>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94EDBD" id="Text Box 14" o:spid="_x0000_s1029" type="#_x0000_t202" style="position:absolute;left:0;text-align:left;margin-left:0;margin-top:483.9pt;width:738.1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VPzLwIAAGYEAAAOAAAAZHJzL2Uyb0RvYy54bWysVMFu2zAMvQ/YPwi6L06are2COEWWIsOA&#10;oC2QDD0rshwLkEWNUmJnXz9KttOu22nYRaZIitJ7j/T8rq0NOyn0GmzOJ6MxZ8pKKLQ95Pz7bv3h&#10;ljMfhC2EAatyflae3y3ev5s3bqauoAJTKGRUxPpZ43JeheBmWeZlpWrhR+CUpWAJWItAWzxkBYqG&#10;qtcmuxqPr7MGsHAIUnlP3vsuyBepflkqGR7L0qvATM7pbSGtmNZ9XLPFXMwOKFylZf8M8Q+vqIW2&#10;dOml1L0Igh1R/1Gq1hLBQxlGEuoMylJLlTAQmsn4DZptJZxKWIgc7y40+f9XVj6cnpDpgrT7yJkV&#10;NWm0U21gX6Bl5CJ+GudnlLZ1lBha8lPu4PfkjLDbEuv4JUCM4sT0+cJurCbJ+Xl6M729oZCk2PX0&#10;U6yRvRx16MNXBTWLRs6RpEuMitPGhy51SIk3eTC6WGtj4iYGVgbZSZDMTaWD6ov/lmVszLUQT3UF&#10;oyeL+Doc0Qrtvk18TAeMeyjOBB2hax7v5FrTfRvhw5NA6haCRBMQHmkpDTQ5h97irAL8+Td/zCcR&#10;KcpZQ92Xc//jKFBxZr5Zkje26mDgYOwHwx7rFRDSCc2Wk8mkAxjMYJYI9TMNxjLeQiFhJd2V8zCY&#10;q9DNAA2WVMtlSqKGdCJs7NbJWHrgddc+C3S9KoHEfIChL8XsjThdbpLHLY+BmE7KRV47Fnu6qZmT&#10;9v3gxWl5vU9ZL7+HxS8AAAD//wMAUEsDBBQABgAIAAAAIQDpO2sN5AAAAA4BAAAPAAAAZHJzL2Rv&#10;d25yZXYueG1sTI8xT8MwEIV3JP6DdUgsiDqUKKVpnKoqMJSlInRhc+NrHIjPke204d/XZYHlpLun&#10;9+59xXI0HTui860lAQ+TBBhSbVVLjYDdx+v9EzAfJCnZWUIBP+hhWV5fFTJX9kTveKxCw2II+VwK&#10;0CH0Oee+1mikn9geKWoH64wMcXUNV06eYrjp+DRJMm5kS/GDlj2uNdbf1WAEbNPPrb4bDi9vq/TR&#10;bXbDOvtqKiFub8bnRRyrBbCAY/hzwIUh9ocyFtvbgZRnnYBIEwTMs1mkuMjpLJsC2/+e5sDLgv/H&#10;KM8AAAD//wMAUEsBAi0AFAAGAAgAAAAhALaDOJL+AAAA4QEAABMAAAAAAAAAAAAAAAAAAAAAAFtD&#10;b250ZW50X1R5cGVzXS54bWxQSwECLQAUAAYACAAAACEAOP0h/9YAAACUAQAACwAAAAAAAAAAAAAA&#10;AAAvAQAAX3JlbHMvLnJlbHNQSwECLQAUAAYACAAAACEAfaVT8y8CAABmBAAADgAAAAAAAAAAAAAA&#10;AAAuAgAAZHJzL2Uyb0RvYy54bWxQSwECLQAUAAYACAAAACEA6TtrDeQAAAAOAQAADwAAAAAAAAAA&#10;AAAAAACJBAAAZHJzL2Rvd25yZXYueG1sUEsFBgAAAAAEAAQA8wAAAJoFAAAAAA==&#10;" stroked="f">
                <v:textbox style="mso-fit-shape-to-text:t" inset="0,0,0,0">
                  <w:txbxContent>
                    <w:p w14:paraId="4C9C273C" w14:textId="19E42849" w:rsidR="003B1140" w:rsidRPr="003A0C00" w:rsidRDefault="003B1140" w:rsidP="00985170">
                      <w:pPr>
                        <w:rPr>
                          <w:rFonts w:cs="Calibri"/>
                          <w:b/>
                          <w:noProof/>
                        </w:rPr>
                      </w:pPr>
                      <w:bookmarkStart w:id="34" w:name="_Toc7299889"/>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34"/>
                    </w:p>
                  </w:txbxContent>
                </v:textbox>
                <w10:wrap type="topAndBottom"/>
              </v:shape>
            </w:pict>
          </mc:Fallback>
        </mc:AlternateContent>
      </w:r>
      <w:r w:rsidRPr="009C2944">
        <w:rPr>
          <w:rFonts w:cs="Calibri"/>
          <w:noProof/>
          <w:sz w:val="24"/>
          <w:szCs w:val="24"/>
          <w:lang w:eastAsia="en-GB"/>
        </w:rPr>
        <w:drawing>
          <wp:anchor distT="0" distB="0" distL="114300" distR="114300" simplePos="0" relativeHeight="251667456" behindDoc="0" locked="0" layoutInCell="1" allowOverlap="1" wp14:anchorId="6B3BB1DF" wp14:editId="6C23B7E9">
            <wp:simplePos x="0" y="0"/>
            <wp:positionH relativeFrom="column">
              <wp:posOffset>6568</wp:posOffset>
            </wp:positionH>
            <wp:positionV relativeFrom="paragraph">
              <wp:posOffset>72</wp:posOffset>
            </wp:positionV>
            <wp:extent cx="9374400" cy="6559200"/>
            <wp:effectExtent l="0" t="0" r="0" b="0"/>
            <wp:wrapTopAndBottom/>
            <wp:docPr id="1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3744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spacing w:line="480" w:lineRule="auto"/>
        <w:ind w:firstLine="720"/>
        <w:jc w:val="both"/>
        <w:rPr>
          <w:rFonts w:cs="Calibri"/>
          <w:sz w:val="24"/>
          <w:szCs w:val="24"/>
        </w:rPr>
        <w:sectPr w:rsidR="00985170" w:rsidSect="0094182F">
          <w:pgSz w:w="16840" w:h="11900" w:orient="landscape"/>
          <w:pgMar w:top="720" w:right="720" w:bottom="720" w:left="720" w:header="720" w:footer="720" w:gutter="0"/>
          <w:lnNumType w:countBy="1" w:restart="continuous"/>
          <w:cols w:space="720"/>
          <w:docGrid w:linePitch="360"/>
        </w:sectPr>
      </w:pPr>
      <w:r w:rsidRPr="009C2944">
        <w:rPr>
          <w:rFonts w:cs="Calibri"/>
          <w:noProof/>
          <w:sz w:val="24"/>
          <w:szCs w:val="24"/>
          <w:lang w:eastAsia="en-GB"/>
        </w:rPr>
        <w:lastRenderedPageBreak/>
        <mc:AlternateContent>
          <mc:Choice Requires="wps">
            <w:drawing>
              <wp:anchor distT="0" distB="0" distL="114300" distR="114300" simplePos="0" relativeHeight="251670528" behindDoc="0" locked="0" layoutInCell="1" allowOverlap="1" wp14:anchorId="3153683F" wp14:editId="67D30370">
                <wp:simplePos x="0" y="0"/>
                <wp:positionH relativeFrom="column">
                  <wp:posOffset>0</wp:posOffset>
                </wp:positionH>
                <wp:positionV relativeFrom="paragraph">
                  <wp:posOffset>6145329</wp:posOffset>
                </wp:positionV>
                <wp:extent cx="937387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1D9A0D21" w14:textId="3FF850FB" w:rsidR="003B1140" w:rsidRPr="003A0C00" w:rsidRDefault="003B1140" w:rsidP="00985170">
                            <w:pPr>
                              <w:rPr>
                                <w:rFonts w:cs="Calibri"/>
                                <w:b/>
                                <w:noProof/>
                              </w:rPr>
                            </w:pPr>
                            <w:bookmarkStart w:id="39" w:name="_Toc729989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153683F" id="Text Box 16" o:spid="_x0000_s1030" type="#_x0000_t202" style="position:absolute;left:0;text-align:left;margin-left:0;margin-top:483.9pt;width:738.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yPWLwIAAGYEAAAOAAAAZHJzL2Uyb0RvYy54bWysVMFu2zAMvQ/YPwi6L06aLe2MOEWWIsOA&#10;oi2QDD0rshwLkEWNUmJnXz9KjtOu22nYRaZIitJ7j/T8tmsMOyr0GmzBJ6MxZ8pKKLXdF/z7dv3h&#10;hjMfhC2FAasKflKe3y7ev5u3LldXUIMpFTIqYn3euoLXIbg8y7ysVSP8CJyyFKwAGxFoi/usRNFS&#10;9cZkV+PxLGsBS4cglffkveuDfJHqV5WS4bGqvArMFJzeFtKKad3FNVvMRb5H4Wotz88Q//CKRmhL&#10;l15K3Ykg2AH1H6UaLRE8VGEkocmgqrRUCQOhmYzfoNnUwqmEhcjx7kKT/39l5cPxCZkuSbsZZ1Y0&#10;pNFWdYF9gY6Ri/hpnc8pbeMoMXTkp9zB78kZYXcVNvFLgBjFienThd1YTZLz8/R6enNNIUmx2fRT&#10;rJG9HHXow1cFDYtGwZGkS4yK470PfeqQEm/yYHS51sbETQysDLKjIJnbWgd1Lv5blrEx10I81ReM&#10;nizi63FEK3S7LvHxccC4g/JE0BH65vFOrjXddy98eBJI3UKQaALCIy2VgbbgcLY4qwF//s0f80lE&#10;inLWUvcV3P84CFScmW+W5I2tOhg4GLvBsIdmBYR0QrPlZDLpAAYzmBVC80yDsYy3UEhYSXcVPAzm&#10;KvQzQIMl1XKZkqghnQj3duNkLD3wuu2eBbqzKoHEfIChL0X+Rpw+N8njlodATCflIq89i2e6qZmT&#10;9ufBi9Pyep+yXn4Pi18AAAD//wMAUEsDBBQABgAIAAAAIQDpO2sN5AAAAA4BAAAPAAAAZHJzL2Rv&#10;d25yZXYueG1sTI8xT8MwEIV3JP6DdUgsiDqUKKVpnKoqMJSlInRhc+NrHIjPke204d/XZYHlpLun&#10;9+59xXI0HTui860lAQ+TBBhSbVVLjYDdx+v9EzAfJCnZWUIBP+hhWV5fFTJX9kTveKxCw2II+VwK&#10;0CH0Oee+1mikn9geKWoH64wMcXUNV06eYrjp+DRJMm5kS/GDlj2uNdbf1WAEbNPPrb4bDi9vq/TR&#10;bXbDOvtqKiFub8bnRRyrBbCAY/hzwIUh9ocyFtvbgZRnnYBIEwTMs1mkuMjpLJsC2/+e5sDLgv/H&#10;KM8AAAD//wMAUEsBAi0AFAAGAAgAAAAhALaDOJL+AAAA4QEAABMAAAAAAAAAAAAAAAAAAAAAAFtD&#10;b250ZW50X1R5cGVzXS54bWxQSwECLQAUAAYACAAAACEAOP0h/9YAAACUAQAACwAAAAAAAAAAAAAA&#10;AAAvAQAAX3JlbHMvLnJlbHNQSwECLQAUAAYACAAAACEAbN8j1i8CAABmBAAADgAAAAAAAAAAAAAA&#10;AAAuAgAAZHJzL2Uyb0RvYy54bWxQSwECLQAUAAYACAAAACEA6TtrDeQAAAAOAQAADwAAAAAAAAAA&#10;AAAAAACJBAAAZHJzL2Rvd25yZXYueG1sUEsFBgAAAAAEAAQA8wAAAJoFAAAAAA==&#10;" stroked="f">
                <v:textbox style="mso-fit-shape-to-text:t" inset="0,0,0,0">
                  <w:txbxContent>
                    <w:p w14:paraId="1D9A0D21" w14:textId="3FF850FB" w:rsidR="003B1140" w:rsidRPr="003A0C00" w:rsidRDefault="003B1140" w:rsidP="00985170">
                      <w:pPr>
                        <w:rPr>
                          <w:rFonts w:cs="Calibri"/>
                          <w:b/>
                          <w:noProof/>
                        </w:rPr>
                      </w:pPr>
                      <w:bookmarkStart w:id="36" w:name="_Toc729989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36"/>
                    </w:p>
                  </w:txbxContent>
                </v:textbox>
                <w10:wrap type="topAndBottom"/>
              </v:shape>
            </w:pict>
          </mc:Fallback>
        </mc:AlternateContent>
      </w:r>
      <w:r w:rsidRPr="009C2944">
        <w:rPr>
          <w:rFonts w:cs="Calibri"/>
          <w:noProof/>
          <w:sz w:val="24"/>
          <w:szCs w:val="24"/>
          <w:lang w:eastAsia="en-GB"/>
        </w:rPr>
        <w:drawing>
          <wp:anchor distT="0" distB="0" distL="114300" distR="114300" simplePos="0" relativeHeight="251669504" behindDoc="0" locked="0" layoutInCell="1" allowOverlap="1" wp14:anchorId="2537D5A0" wp14:editId="6A0B3137">
            <wp:simplePos x="0" y="0"/>
            <wp:positionH relativeFrom="column">
              <wp:posOffset>0</wp:posOffset>
            </wp:positionH>
            <wp:positionV relativeFrom="paragraph">
              <wp:posOffset>0</wp:posOffset>
            </wp:positionV>
            <wp:extent cx="9374400" cy="655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3744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77777777" w:rsidR="00985170" w:rsidRDefault="00985170" w:rsidP="00985170">
      <w:pPr>
        <w:spacing w:line="480" w:lineRule="auto"/>
        <w:ind w:firstLine="720"/>
        <w:jc w:val="both"/>
        <w:rPr>
          <w:rFonts w:cs="Calibri"/>
          <w:sz w:val="24"/>
          <w:szCs w:val="24"/>
        </w:rPr>
        <w:sectPr w:rsidR="00985170" w:rsidSect="007124C4">
          <w:pgSz w:w="16840" w:h="11900" w:orient="landscape"/>
          <w:pgMar w:top="720" w:right="720" w:bottom="720" w:left="720" w:header="720" w:footer="720" w:gutter="0"/>
          <w:lnNumType w:countBy="1" w:restart="continuous"/>
          <w:cols w:space="720"/>
          <w:docGrid w:linePitch="360"/>
        </w:sectPr>
      </w:pPr>
      <w:r w:rsidRPr="007124C4">
        <w:rPr>
          <w:rFonts w:cs="Calibri"/>
          <w:noProof/>
          <w:sz w:val="24"/>
          <w:szCs w:val="24"/>
          <w:lang w:eastAsia="en-GB"/>
        </w:rPr>
        <w:lastRenderedPageBreak/>
        <mc:AlternateContent>
          <mc:Choice Requires="wps">
            <w:drawing>
              <wp:anchor distT="0" distB="0" distL="114300" distR="114300" simplePos="0" relativeHeight="251672576" behindDoc="0" locked="0" layoutInCell="1" allowOverlap="1" wp14:anchorId="4A6BFFDE" wp14:editId="2C43CF47">
                <wp:simplePos x="0" y="0"/>
                <wp:positionH relativeFrom="column">
                  <wp:posOffset>17585</wp:posOffset>
                </wp:positionH>
                <wp:positionV relativeFrom="paragraph">
                  <wp:posOffset>6061905</wp:posOffset>
                </wp:positionV>
                <wp:extent cx="9373870" cy="404300"/>
                <wp:effectExtent l="0" t="0" r="0" b="2540"/>
                <wp:wrapTopAndBottom/>
                <wp:docPr id="10" name="Text Box 10"/>
                <wp:cNvGraphicFramePr/>
                <a:graphic xmlns:a="http://schemas.openxmlformats.org/drawingml/2006/main">
                  <a:graphicData uri="http://schemas.microsoft.com/office/word/2010/wordprocessingShape">
                    <wps:wsp>
                      <wps:cNvSpPr txBox="1"/>
                      <wps:spPr>
                        <a:xfrm>
                          <a:off x="0" y="0"/>
                          <a:ext cx="9373870" cy="404300"/>
                        </a:xfrm>
                        <a:prstGeom prst="rect">
                          <a:avLst/>
                        </a:prstGeom>
                        <a:solidFill>
                          <a:prstClr val="white"/>
                        </a:solidFill>
                        <a:ln>
                          <a:noFill/>
                        </a:ln>
                      </wps:spPr>
                      <wps:txbx>
                        <w:txbxContent>
                          <w:p w14:paraId="39F666C8" w14:textId="65D76907" w:rsidR="003B1140" w:rsidRPr="00752547" w:rsidRDefault="003B1140" w:rsidP="00985170">
                            <w:pPr>
                              <w:jc w:val="center"/>
                              <w:rPr>
                                <w:rFonts w:cs="Calibri"/>
                                <w:b/>
                                <w:noProof/>
                              </w:rPr>
                            </w:pPr>
                            <w:bookmarkStart w:id="40" w:name="_Ref7260437"/>
                            <w:bookmarkStart w:id="41" w:name="_Toc729989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40"/>
                            <w:r w:rsidRPr="00752547">
                              <w:t>. Percent change in intentional self-harm death rates in year in which each month was +1°C compared with 1980-2009 norm temperatures by month, sex and age group.</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A6BFFDE" id="Text Box 10" o:spid="_x0000_s1031" type="#_x0000_t202" style="position:absolute;left:0;text-align:left;margin-left:1.4pt;margin-top:477.3pt;width:738.1pt;height:31.8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aFqMwIAAGkEAAAOAAAAZHJzL2Uyb0RvYy54bWysVMFu2zAMvQ/YPwi6L07abu2COkXWIsOA&#10;oC3QDj0rshwLkEVNUmJnX78nOW67bqdhF5kiKUrvPdKXV31r2F75oMmWfDaZcqaspErbbcm/P64+&#10;XHAWorCVMGRVyQ8q8KvF+3eXnZurE2rIVMozFLFh3rmSNzG6eVEE2ahWhAk5ZRGsybciYuu3ReVF&#10;h+qtKU6m009FR75ynqQKAd6bIcgXuX5dKxnv6jqoyEzJ8baYV5/XTVqLxaWYb71wjZbHZ4h/eEUr&#10;tMWlz6VuRBRs5/UfpVotPQWq40RSW1Bda6kyBqCZTd+geWiEUxkLyAnumabw/8rK2/29Z7qCdqDH&#10;ihYaPao+si/UM7jAT+fCHGkPDomxhx+5oz/AmWD3tW/TF4AY4ih1eGY3VZNwfj49P704R0gidjY9&#10;O53m8sXLaedD/KqoZckouYd6mVSxX4eIlyB1TEmXBTK6Wmlj0iYFro1newGlu0ZHld6IE79lGZty&#10;LaVTQzh5igRxgJKs2G/6TMnHEeaGqgPQexr6Jzi50rhvLUK8Fx4NA1QYgniHpTbUlZyOFmcN+Z9/&#10;86d86IgoZx0asOThx054xZn5ZqEwSsbR8KOxGQ27a68JSGcYLyeziQM+mtGsPbVPmI1lugUhYSXu&#10;Knkczes4jAFmS6rlMiehJ52Ia/vgZCo98vrYPwnvjqpE6HlLY2uK+RtxhtyB5eUuUq2zconXgcUj&#10;3ejnLM9x9tLAvN7nrJc/xOIXAAAA//8DAFBLAwQUAAYACAAAACEAPB0nO+UAAAAQAQAADwAAAGRy&#10;cy9kb3ducmV2LnhtbEyPzU7DMBCE70i8g7VIXBB1GkrapnEqaOgNDv1Rz25skoh4HdlOk7492xNc&#10;Vrsazew32Xo0Lbto5xuLAqaTCJjG0qoGKwHHw/Z5AcwHiUq2FrWAq/awzu/vMpkqO+BOX/ahYhSC&#10;PpUC6hC6lHNf1tpIP7GdRtK+rTMy0OkqrpwcKNy0PI6ihBvZIH2oZac3tS5/9r0RkBSuH3a4eSqO&#10;H5/yq6vi0/v1JMTjw1isaLytgAU9hj8H3DoQP+QEdrY9Ks9aATHRBwHL11kC7KbP5ktqeKYtmi5e&#10;gOcZ/18k/wUAAP//AwBQSwECLQAUAAYACAAAACEAtoM4kv4AAADhAQAAEwAAAAAAAAAAAAAAAAAA&#10;AAAAW0NvbnRlbnRfVHlwZXNdLnhtbFBLAQItABQABgAIAAAAIQA4/SH/1gAAAJQBAAALAAAAAAAA&#10;AAAAAAAAAC8BAABfcmVscy8ucmVsc1BLAQItABQABgAIAAAAIQAxtaFqMwIAAGkEAAAOAAAAAAAA&#10;AAAAAAAAAC4CAABkcnMvZTJvRG9jLnhtbFBLAQItABQABgAIAAAAIQA8HSc75QAAABABAAAPAAAA&#10;AAAAAAAAAAAAAI0EAABkcnMvZG93bnJldi54bWxQSwUGAAAAAAQABADzAAAAnwUAAAAA&#10;" stroked="f">
                <v:textbox inset="0,0,0,0">
                  <w:txbxContent>
                    <w:p w14:paraId="39F666C8" w14:textId="65D76907" w:rsidR="003B1140" w:rsidRPr="00752547" w:rsidRDefault="003B1140" w:rsidP="00985170">
                      <w:pPr>
                        <w:jc w:val="center"/>
                        <w:rPr>
                          <w:rFonts w:cs="Calibri"/>
                          <w:b/>
                          <w:noProof/>
                        </w:rPr>
                      </w:pPr>
                      <w:bookmarkStart w:id="39" w:name="_Ref7260437"/>
                      <w:bookmarkStart w:id="40" w:name="_Toc729989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39"/>
                      <w:r w:rsidRPr="00752547">
                        <w:t>. Percent change in intentional self-harm death rates in year in which each month was +1°C compared with 1980-2009 norm temperatures by month, sex and age group.</w:t>
                      </w:r>
                      <w:bookmarkEnd w:id="40"/>
                    </w:p>
                  </w:txbxContent>
                </v:textbox>
                <w10:wrap type="topAndBottom"/>
              </v:shape>
            </w:pict>
          </mc:Fallback>
        </mc:AlternateContent>
      </w:r>
      <w:r>
        <w:rPr>
          <w:rFonts w:cs="Calibri"/>
          <w:noProof/>
          <w:sz w:val="24"/>
          <w:szCs w:val="24"/>
          <w:lang w:eastAsia="en-GB"/>
        </w:rPr>
        <mc:AlternateContent>
          <mc:Choice Requires="wps">
            <w:drawing>
              <wp:anchor distT="0" distB="0" distL="114300" distR="114300" simplePos="0" relativeHeight="251671552" behindDoc="0" locked="0" layoutInCell="1" allowOverlap="1" wp14:anchorId="40739249" wp14:editId="2CBFDCE7">
                <wp:simplePos x="0" y="0"/>
                <wp:positionH relativeFrom="column">
                  <wp:posOffset>741947</wp:posOffset>
                </wp:positionH>
                <wp:positionV relativeFrom="paragraph">
                  <wp:posOffset>473242</wp:posOffset>
                </wp:positionV>
                <wp:extent cx="1604211" cy="2314074"/>
                <wp:effectExtent l="0" t="0" r="8890" b="10160"/>
                <wp:wrapNone/>
                <wp:docPr id="22" name="Rectangle 22"/>
                <wp:cNvGraphicFramePr/>
                <a:graphic xmlns:a="http://schemas.openxmlformats.org/drawingml/2006/main">
                  <a:graphicData uri="http://schemas.microsoft.com/office/word/2010/wordprocessingShape">
                    <wps:wsp>
                      <wps:cNvSpPr/>
                      <wps:spPr>
                        <a:xfrm>
                          <a:off x="0" y="0"/>
                          <a:ext cx="1604211" cy="231407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63FC667" id="Rectangle 22" o:spid="_x0000_s1026" style="position:absolute;margin-left:58.4pt;margin-top:37.25pt;width:126.3pt;height:18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liqlgIAAK8FAAAOAAAAZHJzL2Uyb0RvYy54bWysVE1v2zAMvQ/YfxB0X/2xtN2COkXQosOA&#10;og3aDj0rshQbkEVNUuJkv36UZDtdV2zAsBwUUSQfyWeSF5f7TpGdsK4FXdHiJKdEaA51qzcV/fZ0&#10;8+ETJc4zXTMFWlT0IBy9XLx/d9GbuSihAVULSxBEu3lvKtp4b+ZZ5ngjOuZOwAiNSgm2Yx5Fu8lq&#10;y3pE71RW5vlZ1oOtjQUunMPX66Ski4gvpeD+XkonPFEVxdx8PG081+HMFhdsvrHMNC0f0mD/kEXH&#10;Wo1BJ6hr5hnZ2vY3qK7lFhxIf8Khy0DKlotYA1ZT5K+qeWyYEbEWJMeZiSb3/2D53W5lSVtXtCwp&#10;0azDb/SArDG9UYLgGxLUGzdHu0ezsoPk8Bqq3UvbhX+sg+wjqYeJVLH3hONjcZbPyqKghKOu/FjM&#10;8vNZQM2O7sY6/0VAR8KlohbjRzLZ7tb5ZDqahGgOVFvftEpFIXSKuFKW7Bh+4/WmGMB/sVL6b45+&#10;/4Yj5hg8s8BAqjne/EGJgKf0g5BIHlZZxoRj2x6TYZwL7YukalgtUo6nOf7GLMf0IyERMCBLrG7C&#10;HgBGywQyYid6BvvgKmLXT875nxJLzpNHjAzaT85dq8G+BaCwqiFysh9JStQEltZQH7C1LKSZc4bf&#10;tPh5b5nzK2ZxyHAccXH4ezykgr6iMNwoacD+eOs92GPvo5aSHoe2ou77lllBifqqcSo+F7NZmPIo&#10;zE7PSxTsS836pUZvuyvAnsHexOziNdh7NV6lhe4Z98syREUV0xxjV5R7OwpXPi0T3FBcLJfRDCfb&#10;MH+rHw0P4IHV0L5P+2dmzdDjHsfjDsYBZ/NXrZ5sg6eG5daDbOMcHHkd+MatEBtn2GBh7byUo9Vx&#10;zy5+AgAA//8DAFBLAwQUAAYACAAAACEAk8pqruQAAAAPAQAADwAAAGRycy9kb3ducmV2LnhtbEyP&#10;QU/CQBCF7yb+h82YeJMtUAuUbolKlOgNUM9DO7aN3dmmu0D11zue9DLJy7x5871sNdhWnaj3jWMD&#10;41EEirhwZcOVgdf9480clA/IJbaOycAXeVjllxcZpqU785ZOu1ApCWGfooE6hC7V2hc1WfQj1xHL&#10;7sP1FoPIvtJlj2cJt62eRFGiLTYsH2rs6KGm4nN3tAbsC993b5sI7SR5/va2eJqtm3djrq+G9VLG&#10;3RJUoCH8XcBvB+GHXMAO7silV63ocSL8wcAsvgUlhmmyiEEdDMTT+QJ0nun/PfIfAAAA//8DAFBL&#10;AQItABQABgAIAAAAIQC2gziS/gAAAOEBAAATAAAAAAAAAAAAAAAAAAAAAABbQ29udGVudF9UeXBl&#10;c10ueG1sUEsBAi0AFAAGAAgAAAAhADj9If/WAAAAlAEAAAsAAAAAAAAAAAAAAAAALwEAAF9yZWxz&#10;Ly5yZWxzUEsBAi0AFAAGAAgAAAAhANyCWKqWAgAArwUAAA4AAAAAAAAAAAAAAAAALgIAAGRycy9l&#10;Mm9Eb2MueG1sUEsBAi0AFAAGAAgAAAAhAJPKaq7kAAAADwEAAA8AAAAAAAAAAAAAAAAA8AQAAGRy&#10;cy9kb3ducmV2LnhtbFBLBQYAAAAABAAEAPMAAAABBgAAAAA=&#10;" fillcolor="white [3212]" strokecolor="black [3213]" strokeweight="1pt"/>
            </w:pict>
          </mc:Fallback>
        </mc:AlternateContent>
      </w:r>
      <w:r w:rsidRPr="009C2944">
        <w:rPr>
          <w:rFonts w:cs="Calibri"/>
          <w:noProof/>
          <w:sz w:val="24"/>
          <w:szCs w:val="24"/>
          <w:lang w:eastAsia="en-GB"/>
        </w:rPr>
        <w:drawing>
          <wp:anchor distT="0" distB="0" distL="114300" distR="114300" simplePos="0" relativeHeight="251662336" behindDoc="0" locked="0" layoutInCell="1" allowOverlap="1" wp14:anchorId="578A5059" wp14:editId="70395CA4">
            <wp:simplePos x="0" y="0"/>
            <wp:positionH relativeFrom="column">
              <wp:posOffset>6985</wp:posOffset>
            </wp:positionH>
            <wp:positionV relativeFrom="paragraph">
              <wp:posOffset>0</wp:posOffset>
            </wp:positionV>
            <wp:extent cx="9271000" cy="6558915"/>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8">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77777777" w:rsidR="00985170" w:rsidRDefault="00985170" w:rsidP="00985170">
      <w:pPr>
        <w:spacing w:line="480" w:lineRule="auto"/>
        <w:ind w:firstLine="720"/>
        <w:jc w:val="both"/>
        <w:rPr>
          <w:rFonts w:cs="Calibri"/>
          <w:sz w:val="24"/>
          <w:szCs w:val="24"/>
        </w:rPr>
        <w:sectPr w:rsidR="00985170" w:rsidSect="00B72CFB">
          <w:pgSz w:w="16840" w:h="11900" w:orient="landscape"/>
          <w:pgMar w:top="720" w:right="720" w:bottom="720" w:left="720" w:header="720" w:footer="720" w:gutter="0"/>
          <w:lnNumType w:countBy="1" w:restart="continuous"/>
          <w:cols w:space="720"/>
          <w:docGrid w:linePitch="360"/>
        </w:sectPr>
      </w:pPr>
      <w:r w:rsidRPr="00B72CFB">
        <w:rPr>
          <w:rFonts w:cs="Calibri"/>
          <w:noProof/>
          <w:sz w:val="24"/>
          <w:szCs w:val="24"/>
          <w:lang w:eastAsia="en-GB"/>
        </w:rPr>
        <w:lastRenderedPageBreak/>
        <mc:AlternateContent>
          <mc:Choice Requires="wps">
            <w:drawing>
              <wp:anchor distT="0" distB="0" distL="114300" distR="114300" simplePos="0" relativeHeight="251674624" behindDoc="0" locked="0" layoutInCell="1" allowOverlap="1" wp14:anchorId="63A3F883" wp14:editId="24819A06">
                <wp:simplePos x="0" y="0"/>
                <wp:positionH relativeFrom="column">
                  <wp:posOffset>0</wp:posOffset>
                </wp:positionH>
                <wp:positionV relativeFrom="paragraph">
                  <wp:posOffset>6099615</wp:posOffset>
                </wp:positionV>
                <wp:extent cx="9373870" cy="369130"/>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9373870" cy="369130"/>
                        </a:xfrm>
                        <a:prstGeom prst="rect">
                          <a:avLst/>
                        </a:prstGeom>
                        <a:solidFill>
                          <a:prstClr val="white"/>
                        </a:solidFill>
                        <a:ln>
                          <a:noFill/>
                        </a:ln>
                      </wps:spPr>
                      <wps:txbx>
                        <w:txbxContent>
                          <w:p w14:paraId="3CD1DE8C" w14:textId="3313762A" w:rsidR="003B1140" w:rsidRPr="00752547" w:rsidRDefault="003B1140" w:rsidP="00985170">
                            <w:pPr>
                              <w:jc w:val="center"/>
                              <w:rPr>
                                <w:rFonts w:cs="Calibri"/>
                                <w:b/>
                                <w:noProof/>
                              </w:rPr>
                            </w:pPr>
                            <w:bookmarkStart w:id="42" w:name="_Ref7260386"/>
                            <w:bookmarkStart w:id="43" w:name="_Toc7299892"/>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42"/>
                            <w:r w:rsidRPr="00752547">
                              <w:t>. Percent change in other unintentional injury death rates in year in which each month was +1°C compared with 1980-2009 norm temperatures by month, sex and age group.</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3A3F883" id="Text Box 21" o:spid="_x0000_s1032" type="#_x0000_t202" style="position:absolute;left:0;text-align:left;margin-left:0;margin-top:480.3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xGtMwIAAGkEAAAOAAAAZHJzL2Uyb0RvYy54bWysVE1v2zAMvQ/YfxB0X500QD+MOkXWosOA&#10;oi2QDD0rslwLkEVNUmJ3v35Pcpxu3U7DLgpNUhTfe2SurofOsL3yQZOt+PxkxpmykmptXyr+bXP3&#10;6YKzEIWthSGrKv6qAr9efvxw1btSnVJLplaeoYgNZe8q3sboyqIIslWdCCfklEWwId+JiE//UtRe&#10;9KjemeJ0NjsrevK18yRVCPDejkG+zPWbRsn42DRBRWYqjt5iPn0+t+kslleifPHCtVoe2hD/0EUn&#10;tMWjx1K3Igq28/qPUp2WngI18URSV1DTaKkyBqCZz96hWbfCqYwF5AR3pCn8v7LyYf/kma4rfjrn&#10;zIoOGm3UENlnGhhc4Kd3oUTa2iExDvBD58kf4Eywh8Z36ReAGOJg+vXIbqom4bxcnC8uzhGSiC3O&#10;LueLTH/xdtv5EL8o6lgyKu6hXiZV7O9DRCdInVLSY4GMru+0MekjBW6MZ3sBpftWR5V6xI3fsoxN&#10;uZbSrTGcPEWCOEJJVhy2Q6bkbIK5pfoV6D2N8xOcvNN4716E+CQ8BgaosATxEUdjqK84HSzOWvI/&#10;/uZP+dARUc56DGDFw/ed8Ioz89VC4TStk+EnYzsZdtfdEJBCNHSTTVzw0Uxm46l7xm6s0isICSvx&#10;VsXjZN7EcQ2wW1KtVjkJM+lEvLdrJ1PpidfN8Cy8O6gSoecDTaMpynfijLkjy6tdpEZn5RKvI4sH&#10;ujHPWZ7D7qWF+fU7Z739Qyx/AgAA//8DAFBLAwQUAAYACAAAACEAwxHDy+QAAAAPAQAADwAAAGRy&#10;cy9kb3ducmV2LnhtbEyPwU7DMBBE70j8g7VIXBB1GiG3TeNU0MANDi1Vz27sJhHxOrKdJv17tie4&#10;rHY1mtl5+WayHbsYH1qHEuazBJjByukWawmH74/nJbAQFWrVOTQSribApri/y1Wm3Yg7c9nHmlEI&#10;hkxJaGLsM85D1Rirwsz1Bkk7O29VpNPXXHs1UrjteJokglvVIn1oVG+2jal+9oOVIEo/jDvcPpWH&#10;90/11dfp8e16lPLxYSrXNF7XwKKZ4p8DbgzUHwoqdnID6sA6CUQTJaxEIoDd5JeFSIGdaEvmywXw&#10;Iuf/OYpfAAAA//8DAFBLAQItABQABgAIAAAAIQC2gziS/gAAAOEBAAATAAAAAAAAAAAAAAAAAAAA&#10;AABbQ29udGVudF9UeXBlc10ueG1sUEsBAi0AFAAGAAgAAAAhADj9If/WAAAAlAEAAAsAAAAAAAAA&#10;AAAAAAAALwEAAF9yZWxzLy5yZWxzUEsBAi0AFAAGAAgAAAAhACY3Ea0zAgAAaQQAAA4AAAAAAAAA&#10;AAAAAAAALgIAAGRycy9lMm9Eb2MueG1sUEsBAi0AFAAGAAgAAAAhAMMRw8vkAAAADwEAAA8AAAAA&#10;AAAAAAAAAAAAjQQAAGRycy9kb3ducmV2LnhtbFBLBQYAAAAABAAEAPMAAACeBQAAAAA=&#10;" stroked="f">
                <v:textbox inset="0,0,0,0">
                  <w:txbxContent>
                    <w:p w14:paraId="3CD1DE8C" w14:textId="3313762A" w:rsidR="003B1140" w:rsidRPr="00752547" w:rsidRDefault="003B1140" w:rsidP="00985170">
                      <w:pPr>
                        <w:jc w:val="center"/>
                        <w:rPr>
                          <w:rFonts w:cs="Calibri"/>
                          <w:b/>
                          <w:noProof/>
                        </w:rPr>
                      </w:pPr>
                      <w:bookmarkStart w:id="43" w:name="_Ref7260386"/>
                      <w:bookmarkStart w:id="44" w:name="_Toc7299892"/>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43"/>
                      <w:r w:rsidRPr="00752547">
                        <w:t>. Percent change in other unintentional injury death rates in year in which each month was +1°C compared with 1980-2009 norm temperatures by month, sex and age group.</w:t>
                      </w:r>
                      <w:bookmarkEnd w:id="44"/>
                    </w:p>
                  </w:txbxContent>
                </v:textbox>
                <w10:wrap type="topAndBottom"/>
              </v:shape>
            </w:pict>
          </mc:Fallback>
        </mc:AlternateContent>
      </w:r>
      <w:r w:rsidRPr="00B72CFB">
        <w:rPr>
          <w:rFonts w:cs="Calibri"/>
          <w:noProof/>
          <w:sz w:val="24"/>
          <w:szCs w:val="24"/>
          <w:lang w:eastAsia="en-GB"/>
        </w:rPr>
        <w:drawing>
          <wp:anchor distT="0" distB="0" distL="114300" distR="114300" simplePos="0" relativeHeight="251673600" behindDoc="0" locked="0" layoutInCell="1" allowOverlap="1" wp14:anchorId="1AFEA941" wp14:editId="36AFEA9F">
            <wp:simplePos x="0" y="0"/>
            <wp:positionH relativeFrom="column">
              <wp:posOffset>0</wp:posOffset>
            </wp:positionH>
            <wp:positionV relativeFrom="paragraph">
              <wp:posOffset>0</wp:posOffset>
            </wp:positionV>
            <wp:extent cx="9270365" cy="655891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9">
                      <a:extLst>
                        <a:ext uri="{28A0092B-C50C-407E-A947-70E740481C1C}">
                          <a14:useLocalDpi xmlns:a14="http://schemas.microsoft.com/office/drawing/2010/main" val="0"/>
                        </a:ext>
                      </a:extLst>
                    </a:blip>
                    <a:stretch>
                      <a:fillRect/>
                    </a:stretch>
                  </pic:blipFill>
                  <pic:spPr bwMode="auto">
                    <a:xfrm>
                      <a:off x="0" y="0"/>
                      <a:ext cx="9270365"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8CC578" w14:textId="2AC011EA" w:rsidR="006675AE" w:rsidRPr="00127064" w:rsidRDefault="006675AE" w:rsidP="006675AE">
      <w:pPr>
        <w:pStyle w:val="Heading2"/>
      </w:pPr>
      <w:bookmarkStart w:id="44" w:name="_Toc7299881"/>
      <w:r w:rsidRPr="00127064">
        <w:lastRenderedPageBreak/>
        <w:t>References</w:t>
      </w:r>
      <w:bookmarkEnd w:id="7"/>
      <w:bookmarkEnd w:id="44"/>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sz w:val="24"/>
          <w:lang w:val="en-US"/>
        </w:rPr>
      </w:pPr>
      <w:r w:rsidRPr="00736834">
        <w:rPr>
          <w:b/>
          <w:sz w:val="24"/>
          <w:szCs w:val="24"/>
        </w:rPr>
        <w:fldChar w:fldCharType="begin" w:fldLock="1"/>
      </w:r>
      <w:r w:rsidRPr="00736834">
        <w:rPr>
          <w:b/>
          <w:sz w:val="24"/>
          <w:szCs w:val="24"/>
        </w:rPr>
        <w:instrText xml:space="preserve">ADDIN Mendeley Bibliography CSL_BIBLIOGRAPHY </w:instrText>
      </w:r>
      <w:r w:rsidRPr="00736834">
        <w:rPr>
          <w:b/>
          <w:sz w:val="24"/>
          <w:szCs w:val="24"/>
        </w:rPr>
        <w:fldChar w:fldCharType="separate"/>
      </w:r>
      <w:r w:rsidR="00296023" w:rsidRPr="00296023">
        <w:rPr>
          <w:rFonts w:cs="Calibri"/>
          <w:noProof/>
          <w:sz w:val="24"/>
          <w:lang w:val="en-US"/>
        </w:rPr>
        <w:t xml:space="preserve">Ambrose, A. F., Paul, G., &amp; Hausdorff, J. M. (2013). Risk factors for falls among older adults: A review of the literature. </w:t>
      </w:r>
      <w:r w:rsidR="00296023" w:rsidRPr="00296023">
        <w:rPr>
          <w:rFonts w:cs="Calibri"/>
          <w:i/>
          <w:iCs/>
          <w:noProof/>
          <w:sz w:val="24"/>
          <w:lang w:val="en-US"/>
        </w:rPr>
        <w:t>Maturitas</w:t>
      </w:r>
      <w:r w:rsidR="00296023" w:rsidRPr="00296023">
        <w:rPr>
          <w:rFonts w:cs="Calibri"/>
          <w:noProof/>
          <w:sz w:val="24"/>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Anderson, C. A. (1989). Temperature and aggression: Ubiquitous effects of heat on occurrence of human violence. </w:t>
      </w:r>
      <w:r w:rsidRPr="00296023">
        <w:rPr>
          <w:rFonts w:cs="Calibri"/>
          <w:i/>
          <w:iCs/>
          <w:noProof/>
          <w:sz w:val="24"/>
          <w:lang w:val="en-US"/>
        </w:rPr>
        <w:t>Psychological Bulletin</w:t>
      </w:r>
      <w:r w:rsidRPr="00296023">
        <w:rPr>
          <w:rFonts w:cs="Calibri"/>
          <w:noProof/>
          <w:sz w:val="24"/>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Baron, R. A., &amp; Bell, P. A. (1976). Aggression and heat: The influence of ambient temperature, negative affect, and a cooling drink on physical aggression. </w:t>
      </w:r>
      <w:r w:rsidRPr="00296023">
        <w:rPr>
          <w:rFonts w:cs="Calibri"/>
          <w:i/>
          <w:iCs/>
          <w:noProof/>
          <w:sz w:val="24"/>
          <w:lang w:val="en-US"/>
        </w:rPr>
        <w:t>Journal of Personality and Social Psychology</w:t>
      </w:r>
      <w:r w:rsidRPr="00296023">
        <w:rPr>
          <w:rFonts w:cs="Calibri"/>
          <w:noProof/>
          <w:sz w:val="24"/>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Basu, R. (2009). High ambient temperature and mortality: A review of epidemiologic studies from 2001 to 2008. </w:t>
      </w:r>
      <w:r w:rsidRPr="00296023">
        <w:rPr>
          <w:rFonts w:cs="Calibri"/>
          <w:i/>
          <w:iCs/>
          <w:noProof/>
          <w:sz w:val="24"/>
          <w:lang w:val="en-US"/>
        </w:rPr>
        <w:t>Environmental Health: A Global Access Science Source</w:t>
      </w:r>
      <w:r w:rsidRPr="00296023">
        <w:rPr>
          <w:rFonts w:cs="Calibri"/>
          <w:noProof/>
          <w:sz w:val="24"/>
          <w:lang w:val="en-US"/>
        </w:rPr>
        <w:t xml:space="preserve">, </w:t>
      </w:r>
      <w:r w:rsidRPr="00296023">
        <w:rPr>
          <w:rFonts w:cs="Calibri"/>
          <w:i/>
          <w:iCs/>
          <w:noProof/>
          <w:sz w:val="24"/>
          <w:lang w:val="en-US"/>
        </w:rPr>
        <w:t>8</w:t>
      </w:r>
      <w:r w:rsidRPr="00296023">
        <w:rPr>
          <w:rFonts w:cs="Calibri"/>
          <w:noProof/>
          <w:sz w:val="24"/>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Berry, H. L., Waite, T. D., Dear, K. B. G., Capon, A. G., &amp; Murray, V. (2018). The case for systems thinking about climate change and mental health. </w:t>
      </w:r>
      <w:r w:rsidRPr="00296023">
        <w:rPr>
          <w:rFonts w:cs="Calibri"/>
          <w:i/>
          <w:iCs/>
          <w:noProof/>
          <w:sz w:val="24"/>
          <w:lang w:val="en-US"/>
        </w:rPr>
        <w:t>Nature Climate Change</w:t>
      </w:r>
      <w:r w:rsidRPr="00296023">
        <w:rPr>
          <w:rFonts w:cs="Calibri"/>
          <w:noProof/>
          <w:sz w:val="24"/>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Besag, J. (1974). Spatial interaction and the statistical snalysis of lattice systems. </w:t>
      </w:r>
      <w:r w:rsidRPr="00296023">
        <w:rPr>
          <w:rFonts w:cs="Calibri"/>
          <w:i/>
          <w:iCs/>
          <w:noProof/>
          <w:sz w:val="24"/>
          <w:lang w:val="en-US"/>
        </w:rPr>
        <w:t>Journal of the Royal Statistical Society: Series B (Statistical Methodology)</w:t>
      </w:r>
      <w:r w:rsidRPr="00296023">
        <w:rPr>
          <w:rFonts w:cs="Calibri"/>
          <w:noProof/>
          <w:sz w:val="24"/>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sz w:val="24"/>
          <w:lang w:val="en-US"/>
        </w:rPr>
        <w:t>American Journal of Epidemiology</w:t>
      </w:r>
      <w:r w:rsidRPr="00296023">
        <w:rPr>
          <w:rFonts w:cs="Calibri"/>
          <w:noProof/>
          <w:sz w:val="24"/>
          <w:lang w:val="en-US"/>
        </w:rPr>
        <w:t xml:space="preserve">, </w:t>
      </w:r>
      <w:r w:rsidRPr="00296023">
        <w:rPr>
          <w:rFonts w:cs="Calibri"/>
          <w:i/>
          <w:iCs/>
          <w:noProof/>
          <w:sz w:val="24"/>
          <w:lang w:val="en-US"/>
        </w:rPr>
        <w:t>185</w:t>
      </w:r>
      <w:r w:rsidRPr="00296023">
        <w:rPr>
          <w:rFonts w:cs="Calibri"/>
          <w:noProof/>
          <w:sz w:val="24"/>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Burke, M., González, F., Baylis, P., Heft-Neal, S., Baysan, C., Basu, S., &amp; Hsiang, S. (2018). Higher temperatures increase suicide rates in the United States and Mexico. </w:t>
      </w:r>
      <w:r w:rsidRPr="00296023">
        <w:rPr>
          <w:rFonts w:cs="Calibri"/>
          <w:i/>
          <w:iCs/>
          <w:noProof/>
          <w:sz w:val="24"/>
          <w:lang w:val="en-US"/>
        </w:rPr>
        <w:t>Nature Climate Change</w:t>
      </w:r>
      <w:r w:rsidRPr="00296023">
        <w:rPr>
          <w:rFonts w:cs="Calibri"/>
          <w:noProof/>
          <w:sz w:val="24"/>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Daanen, H. A. M., Van De Vliert, E., &amp; Huang, X. (2003). Driving performance in cold, warm, and thermoneutral environments. </w:t>
      </w:r>
      <w:r w:rsidRPr="00296023">
        <w:rPr>
          <w:rFonts w:cs="Calibri"/>
          <w:i/>
          <w:iCs/>
          <w:noProof/>
          <w:sz w:val="24"/>
          <w:lang w:val="en-US"/>
        </w:rPr>
        <w:t>Applied Ergonomics</w:t>
      </w:r>
      <w:r w:rsidRPr="00296023">
        <w:rPr>
          <w:rFonts w:cs="Calibri"/>
          <w:noProof/>
          <w:sz w:val="24"/>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Datla, S., Sahu, P., Roh, H.-J., &amp; Sharma, S. (2013). A comprehensive analysis of the association of highway traffic with winter weather conditions. </w:t>
      </w:r>
      <w:r w:rsidRPr="00296023">
        <w:rPr>
          <w:rFonts w:cs="Calibri"/>
          <w:i/>
          <w:iCs/>
          <w:noProof/>
          <w:sz w:val="24"/>
          <w:lang w:val="en-US"/>
        </w:rPr>
        <w:t>Procedia - Social and Behavioral Sciences</w:t>
      </w:r>
      <w:r w:rsidRPr="00296023">
        <w:rPr>
          <w:rFonts w:cs="Calibri"/>
          <w:noProof/>
          <w:sz w:val="24"/>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Dee, D. P., Uppala, S. M., Simmons, A. J., Berrisford, P., Poli, P., Kobayashi, S., … Vitart, F. (2011). The ERA-Interim reanalysis: configuration and performance of the data assimilation system. </w:t>
      </w:r>
      <w:r w:rsidRPr="00296023">
        <w:rPr>
          <w:rFonts w:cs="Calibri"/>
          <w:i/>
          <w:iCs/>
          <w:noProof/>
          <w:sz w:val="24"/>
          <w:lang w:val="en-US"/>
        </w:rPr>
        <w:t>Quarterly Journal of the Royal Meteorological Society</w:t>
      </w:r>
      <w:r w:rsidRPr="00296023">
        <w:rPr>
          <w:rFonts w:cs="Calibri"/>
          <w:noProof/>
          <w:sz w:val="24"/>
          <w:lang w:val="en-US"/>
        </w:rPr>
        <w:t xml:space="preserve">, </w:t>
      </w:r>
      <w:r w:rsidRPr="00296023">
        <w:rPr>
          <w:rFonts w:cs="Calibri"/>
          <w:i/>
          <w:iCs/>
          <w:noProof/>
          <w:sz w:val="24"/>
          <w:lang w:val="en-US"/>
        </w:rPr>
        <w:t>137</w:t>
      </w:r>
      <w:r w:rsidRPr="00296023">
        <w:rPr>
          <w:rFonts w:cs="Calibri"/>
          <w:noProof/>
          <w:sz w:val="24"/>
          <w:lang w:val="en-US"/>
        </w:rPr>
        <w:t>(656), 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sz w:val="24"/>
          <w:lang w:val="en-US"/>
        </w:rPr>
        <w:t>The Lancet</w:t>
      </w:r>
      <w:r w:rsidRPr="00296023">
        <w:rPr>
          <w:rFonts w:cs="Calibri"/>
          <w:noProof/>
          <w:sz w:val="24"/>
          <w:lang w:val="en-US"/>
        </w:rPr>
        <w:t xml:space="preserve">, </w:t>
      </w:r>
      <w:r w:rsidRPr="00296023">
        <w:rPr>
          <w:rFonts w:cs="Calibri"/>
          <w:i/>
          <w:iCs/>
          <w:noProof/>
          <w:sz w:val="24"/>
          <w:lang w:val="en-US"/>
        </w:rPr>
        <w:t>386</w:t>
      </w:r>
      <w:r w:rsidRPr="00296023">
        <w:rPr>
          <w:rFonts w:cs="Calibri"/>
          <w:noProof/>
          <w:sz w:val="24"/>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lastRenderedPageBreak/>
        <w:t xml:space="preserve">Gasparrini, A., Guo, Y., Sera, F., Vicedo-Cabrera, A. M., Huber, V., Tong, S., … Armstrong, B. (2017). Projections of temperature-related excess mortality under climate change scenarios. </w:t>
      </w:r>
      <w:r w:rsidRPr="00296023">
        <w:rPr>
          <w:rFonts w:cs="Calibri"/>
          <w:i/>
          <w:iCs/>
          <w:noProof/>
          <w:sz w:val="24"/>
          <w:lang w:val="en-US"/>
        </w:rPr>
        <w:t>The Lancet Planetary Health</w:t>
      </w:r>
      <w:r w:rsidRPr="00296023">
        <w:rPr>
          <w:rFonts w:cs="Calibri"/>
          <w:noProof/>
          <w:sz w:val="24"/>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Glaeser, E. L., Sacerdote, B., &amp; Scheinkman, J. A. (1996). Crime and social interactions. </w:t>
      </w:r>
      <w:r w:rsidRPr="00296023">
        <w:rPr>
          <w:rFonts w:cs="Calibri"/>
          <w:i/>
          <w:iCs/>
          <w:noProof/>
          <w:sz w:val="24"/>
          <w:lang w:val="en-US"/>
        </w:rPr>
        <w:t>The Quarterly Journal of Economics</w:t>
      </w:r>
      <w:r w:rsidRPr="00296023">
        <w:rPr>
          <w:rFonts w:cs="Calibri"/>
          <w:noProof/>
          <w:sz w:val="24"/>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Graff Zivin, J., &amp; Neidell, M. (2014). Temperature and the allocation of time: Implications for climate change. </w:t>
      </w:r>
      <w:r w:rsidRPr="00296023">
        <w:rPr>
          <w:rFonts w:cs="Calibri"/>
          <w:i/>
          <w:iCs/>
          <w:noProof/>
          <w:sz w:val="24"/>
          <w:lang w:val="en-US"/>
        </w:rPr>
        <w:t>Journal of Labor Economics</w:t>
      </w:r>
      <w:r w:rsidRPr="00296023">
        <w:rPr>
          <w:rFonts w:cs="Calibri"/>
          <w:noProof/>
          <w:sz w:val="24"/>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Haines, A., &amp; Ebi, K. (2019). The imperative for climate action to protect health. </w:t>
      </w:r>
      <w:r w:rsidRPr="00296023">
        <w:rPr>
          <w:rFonts w:cs="Calibri"/>
          <w:i/>
          <w:iCs/>
          <w:noProof/>
          <w:sz w:val="24"/>
          <w:lang w:val="en-US"/>
        </w:rPr>
        <w:t>New England Journal of Medicine</w:t>
      </w:r>
      <w:r w:rsidRPr="00296023">
        <w:rPr>
          <w:rFonts w:cs="Calibri"/>
          <w:noProof/>
          <w:sz w:val="24"/>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Huang, C., Barnett, A. G., Wang, X., Vaneckova, P., Fitzgerald, G., &amp; Tong, S. (2011). Projecting future heat-related mortality under climate change scenarios: A systematic review. </w:t>
      </w:r>
      <w:r w:rsidRPr="00296023">
        <w:rPr>
          <w:rFonts w:cs="Calibri"/>
          <w:i/>
          <w:iCs/>
          <w:noProof/>
          <w:sz w:val="24"/>
          <w:lang w:val="en-US"/>
        </w:rPr>
        <w:t>Environmental Health Perspectives</w:t>
      </w:r>
      <w:r w:rsidRPr="00296023">
        <w:rPr>
          <w:rFonts w:cs="Calibri"/>
          <w:noProof/>
          <w:sz w:val="24"/>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sz w:val="24"/>
          <w:lang w:val="en-US"/>
        </w:rPr>
        <w:t>Journal of the American Geriatrics Society</w:t>
      </w:r>
      <w:r w:rsidRPr="00296023">
        <w:rPr>
          <w:rFonts w:cs="Calibri"/>
          <w:noProof/>
          <w:sz w:val="24"/>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sz w:val="24"/>
          <w:lang w:val="en-US"/>
        </w:rPr>
        <w:t>The Lancet</w:t>
      </w:r>
      <w:r w:rsidRPr="00296023">
        <w:rPr>
          <w:rFonts w:cs="Calibri"/>
          <w:noProof/>
          <w:sz w:val="24"/>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Mackie, R. R., &amp; Hanlon, J. F. . O. (1976). A study of the combined effects of extented driving and heat stress on driver arousal and performance. In </w:t>
      </w:r>
      <w:r w:rsidRPr="00296023">
        <w:rPr>
          <w:rFonts w:cs="Calibri"/>
          <w:i/>
          <w:iCs/>
          <w:noProof/>
          <w:sz w:val="24"/>
          <w:lang w:val="en-US"/>
        </w:rPr>
        <w:t>Symposium on relationships among theory, physiological correlates, and operational performance</w:t>
      </w:r>
      <w:r w:rsidRPr="00296023">
        <w:rPr>
          <w:rFonts w:cs="Calibri"/>
          <w:noProof/>
          <w:sz w:val="24"/>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Majeed, H., &amp; Lee, J. (2017). The impact of climate change on youth depression and mental health. </w:t>
      </w:r>
      <w:r w:rsidRPr="00296023">
        <w:rPr>
          <w:rFonts w:cs="Calibri"/>
          <w:i/>
          <w:iCs/>
          <w:noProof/>
          <w:sz w:val="24"/>
          <w:lang w:val="en-US"/>
        </w:rPr>
        <w:t>The Lancet Planetary Health</w:t>
      </w:r>
      <w:r w:rsidRPr="00296023">
        <w:rPr>
          <w:rFonts w:cs="Calibri"/>
          <w:noProof/>
          <w:sz w:val="24"/>
          <w:lang w:val="en-US"/>
        </w:rPr>
        <w:t xml:space="preserve">, </w:t>
      </w:r>
      <w:r w:rsidRPr="00296023">
        <w:rPr>
          <w:rFonts w:cs="Calibri"/>
          <w:i/>
          <w:iCs/>
          <w:noProof/>
          <w:sz w:val="24"/>
          <w:lang w:val="en-US"/>
        </w:rPr>
        <w:t>1</w:t>
      </w:r>
      <w:r w:rsidRPr="00296023">
        <w:rPr>
          <w:rFonts w:cs="Calibri"/>
          <w:noProof/>
          <w:sz w:val="24"/>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McMichael, A. J., Woodruff, R. E., &amp; Hales, S. (2006). Climate change and human health: Present and future risks. </w:t>
      </w:r>
      <w:r w:rsidRPr="00296023">
        <w:rPr>
          <w:rFonts w:cs="Calibri"/>
          <w:i/>
          <w:iCs/>
          <w:noProof/>
          <w:sz w:val="24"/>
          <w:lang w:val="en-US"/>
        </w:rPr>
        <w:t>Lancet</w:t>
      </w:r>
      <w:r w:rsidRPr="00296023">
        <w:rPr>
          <w:rFonts w:cs="Calibri"/>
          <w:noProof/>
          <w:sz w:val="24"/>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Orru, H., &amp; Åström, D. O. (2017). Increases in external cause mortality due to high and low temperatures: evidence from northeastern Europe. </w:t>
      </w:r>
      <w:r w:rsidRPr="00296023">
        <w:rPr>
          <w:rFonts w:cs="Calibri"/>
          <w:i/>
          <w:iCs/>
          <w:noProof/>
          <w:sz w:val="24"/>
          <w:lang w:val="en-US"/>
        </w:rPr>
        <w:t>International Journal of Biometeorology</w:t>
      </w:r>
      <w:r w:rsidRPr="00296023">
        <w:rPr>
          <w:rFonts w:cs="Calibri"/>
          <w:noProof/>
          <w:sz w:val="24"/>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Parks, R. M., Bennett, J. E., Foreman, K. J., Toumi, R., &amp; Ezzati, M. (2018). National and </w:t>
      </w:r>
      <w:r w:rsidRPr="00296023">
        <w:rPr>
          <w:rFonts w:cs="Calibri"/>
          <w:noProof/>
          <w:sz w:val="24"/>
          <w:lang w:val="en-US"/>
        </w:rPr>
        <w:lastRenderedPageBreak/>
        <w:t xml:space="preserve">regional seasonal dynamics of all-cause and cause-specific mortality in the USA from 1980 to 2016. </w:t>
      </w:r>
      <w:r w:rsidRPr="00296023">
        <w:rPr>
          <w:rFonts w:cs="Calibri"/>
          <w:i/>
          <w:iCs/>
          <w:noProof/>
          <w:sz w:val="24"/>
          <w:lang w:val="en-US"/>
        </w:rPr>
        <w:t>ELife</w:t>
      </w:r>
      <w:r w:rsidRPr="00296023">
        <w:rPr>
          <w:rFonts w:cs="Calibri"/>
          <w:noProof/>
          <w:sz w:val="24"/>
          <w:lang w:val="en-US"/>
        </w:rPr>
        <w:t xml:space="preserve">, </w:t>
      </w:r>
      <w:r w:rsidRPr="00296023">
        <w:rPr>
          <w:rFonts w:cs="Calibri"/>
          <w:i/>
          <w:iCs/>
          <w:noProof/>
          <w:sz w:val="24"/>
          <w:lang w:val="en-US"/>
        </w:rPr>
        <w:t>7</w:t>
      </w:r>
      <w:r w:rsidRPr="00296023">
        <w:rPr>
          <w:rFonts w:cs="Calibri"/>
          <w:noProof/>
          <w:sz w:val="24"/>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Rau, R. (2004). Seasonality in human mortality. A demographic approach. </w:t>
      </w:r>
      <w:r w:rsidRPr="00296023">
        <w:rPr>
          <w:rFonts w:cs="Calibri"/>
          <w:i/>
          <w:iCs/>
          <w:noProof/>
          <w:sz w:val="24"/>
          <w:lang w:val="en-US"/>
        </w:rPr>
        <w:t>Wirtschafts- Und Sozialwissenschaftlichen Fakultät</w:t>
      </w:r>
      <w:r w:rsidRPr="00296023">
        <w:rPr>
          <w:rFonts w:cs="Calibri"/>
          <w:noProof/>
          <w:sz w:val="24"/>
          <w:lang w:val="en-US"/>
        </w:rPr>
        <w:t xml:space="preserve">, </w:t>
      </w:r>
      <w:r w:rsidRPr="00296023">
        <w:rPr>
          <w:rFonts w:cs="Calibri"/>
          <w:i/>
          <w:iCs/>
          <w:noProof/>
          <w:sz w:val="24"/>
          <w:lang w:val="en-US"/>
        </w:rPr>
        <w:t>PhD</w:t>
      </w:r>
      <w:r w:rsidRPr="00296023">
        <w:rPr>
          <w:rFonts w:cs="Calibri"/>
          <w:noProof/>
          <w:sz w:val="24"/>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sz w:val="24"/>
          <w:lang w:val="en-US"/>
        </w:rPr>
        <w:t>International Archives of Occupational and Environmental Health</w:t>
      </w:r>
      <w:r w:rsidRPr="00296023">
        <w:rPr>
          <w:rFonts w:cs="Calibri"/>
          <w:noProof/>
          <w:sz w:val="24"/>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H.-J., Datla, S., &amp; Sharma, S. (2013). Effect of snow, temperature and their interaction on highway truck traffic. </w:t>
      </w:r>
      <w:r w:rsidRPr="00296023">
        <w:rPr>
          <w:rFonts w:cs="Calibri"/>
          <w:i/>
          <w:iCs/>
          <w:noProof/>
          <w:sz w:val="24"/>
          <w:lang w:val="en-US"/>
        </w:rPr>
        <w:t>J. Transport. Techn.</w:t>
      </w:r>
      <w:r w:rsidRPr="00296023">
        <w:rPr>
          <w:rFonts w:cs="Calibri"/>
          <w:noProof/>
          <w:sz w:val="24"/>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sz w:val="24"/>
          <w:lang w:val="en-US"/>
        </w:rPr>
        <w:t>Journal of Cold Regions Engineering</w:t>
      </w:r>
      <w:r w:rsidRPr="00296023">
        <w:rPr>
          <w:rFonts w:cs="Calibri"/>
          <w:noProof/>
          <w:sz w:val="24"/>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 J., Sharma, S., &amp; Sahu, P. K. (2016). Modeling snow and cold effects for classified highway traffic volumes. </w:t>
      </w:r>
      <w:r w:rsidRPr="00296023">
        <w:rPr>
          <w:rFonts w:cs="Calibri"/>
          <w:i/>
          <w:iCs/>
          <w:noProof/>
          <w:sz w:val="24"/>
          <w:lang w:val="en-US"/>
        </w:rPr>
        <w:t>KSCE Journal of Civil Engineering</w:t>
      </w:r>
      <w:r w:rsidRPr="00296023">
        <w:rPr>
          <w:rFonts w:cs="Calibri"/>
          <w:noProof/>
          <w:sz w:val="24"/>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Rotton, J., &amp; Cohn, E. G. (2003). Global warming and U.S. crime rates: An application of routine activity theory. </w:t>
      </w:r>
      <w:r w:rsidRPr="00296023">
        <w:rPr>
          <w:rFonts w:cs="Calibri"/>
          <w:i/>
          <w:iCs/>
          <w:noProof/>
          <w:sz w:val="24"/>
          <w:lang w:val="en-US"/>
        </w:rPr>
        <w:t>Environment and Behavior</w:t>
      </w:r>
      <w:r w:rsidRPr="00296023">
        <w:rPr>
          <w:rFonts w:cs="Calibri"/>
          <w:noProof/>
          <w:sz w:val="24"/>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Rue, H., &amp; Held, L. (2005). </w:t>
      </w:r>
      <w:r w:rsidRPr="00296023">
        <w:rPr>
          <w:rFonts w:cs="Calibri"/>
          <w:i/>
          <w:iCs/>
          <w:noProof/>
          <w:sz w:val="24"/>
          <w:lang w:val="en-US"/>
        </w:rPr>
        <w:t>Gaussian Markov random fields. Theory and applications</w:t>
      </w:r>
      <w:r w:rsidRPr="00296023">
        <w:rPr>
          <w:rFonts w:cs="Calibri"/>
          <w:noProof/>
          <w:sz w:val="24"/>
          <w:lang w:val="en-US"/>
        </w:rPr>
        <w:t xml:space="preserve">. </w:t>
      </w:r>
      <w:r w:rsidRPr="00296023">
        <w:rPr>
          <w:rFonts w:cs="Calibri"/>
          <w:i/>
          <w:iCs/>
          <w:noProof/>
          <w:sz w:val="24"/>
          <w:lang w:val="en-US"/>
        </w:rPr>
        <w:t>Chapman &amp; Hall</w:t>
      </w:r>
      <w:r w:rsidRPr="00296023">
        <w:rPr>
          <w:rFonts w:cs="Calibri"/>
          <w:noProof/>
          <w:sz w:val="24"/>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Rue, H., Martino, S., &amp; Chopin, N. (2009). Approximate Bayesian inference for latent Gaussian models by using integrated nested Laplace approximations. </w:t>
      </w:r>
      <w:r w:rsidRPr="00296023">
        <w:rPr>
          <w:rFonts w:cs="Calibri"/>
          <w:i/>
          <w:iCs/>
          <w:noProof/>
          <w:sz w:val="24"/>
          <w:lang w:val="en-US"/>
        </w:rPr>
        <w:t>Journal of the Royal Statistical Society. Series B: Statistical Methodology</w:t>
      </w:r>
      <w:r w:rsidRPr="00296023">
        <w:rPr>
          <w:rFonts w:cs="Calibri"/>
          <w:noProof/>
          <w:sz w:val="24"/>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Shi, L., Kloog, I., Zanobetti, A., Liu, P., &amp; Schwartz, J. D. (2015). Impacts of temperature and its variability on mortality in New England. </w:t>
      </w:r>
      <w:r w:rsidRPr="00296023">
        <w:rPr>
          <w:rFonts w:cs="Calibri"/>
          <w:i/>
          <w:iCs/>
          <w:noProof/>
          <w:sz w:val="24"/>
          <w:lang w:val="en-US"/>
        </w:rPr>
        <w:t>Nature Climate Change</w:t>
      </w:r>
      <w:r w:rsidRPr="00296023">
        <w:rPr>
          <w:rFonts w:cs="Calibri"/>
          <w:noProof/>
          <w:sz w:val="24"/>
          <w:lang w:val="en-US"/>
        </w:rPr>
        <w:t xml:space="preserve">, </w:t>
      </w:r>
      <w:r w:rsidRPr="00296023">
        <w:rPr>
          <w:rFonts w:cs="Calibri"/>
          <w:i/>
          <w:iCs/>
          <w:noProof/>
          <w:sz w:val="24"/>
          <w:lang w:val="en-US"/>
        </w:rPr>
        <w:t>5</w:t>
      </w:r>
      <w:r w:rsidRPr="00296023">
        <w:rPr>
          <w:rFonts w:cs="Calibri"/>
          <w:noProof/>
          <w:sz w:val="24"/>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Smith, K. R., Woodward, A., Campbell-Lendrum, D., Chadee, D. D., Honda, Y., Liu, Q., … Rocklov, J. (2015). Human health: Impacts, adaptation, and co-benefits. In </w:t>
      </w:r>
      <w:r w:rsidRPr="00296023">
        <w:rPr>
          <w:rFonts w:cs="Calibri"/>
          <w:i/>
          <w:iCs/>
          <w:noProof/>
          <w:sz w:val="24"/>
          <w:lang w:val="en-US"/>
        </w:rPr>
        <w:t>Climate Change 2014 Impacts, Adaptation and Vulnerability: Part A: Global and Sectoral Aspects</w:t>
      </w:r>
      <w:r w:rsidRPr="00296023">
        <w:rPr>
          <w:rFonts w:cs="Calibri"/>
          <w:noProof/>
          <w:sz w:val="24"/>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Voas, R. B., Torres, P., Romano, E., &amp; Lacey, J. H. (2012). Alcohol-related risk of driver fatalities: An update using 2007 data. </w:t>
      </w:r>
      <w:r w:rsidRPr="00296023">
        <w:rPr>
          <w:rFonts w:cs="Calibri"/>
          <w:i/>
          <w:iCs/>
          <w:noProof/>
          <w:sz w:val="24"/>
          <w:lang w:val="en-US"/>
        </w:rPr>
        <w:t>Journal of Studies on Alcohol and Drugs</w:t>
      </w:r>
      <w:r w:rsidRPr="00296023">
        <w:rPr>
          <w:rFonts w:cs="Calibri"/>
          <w:noProof/>
          <w:sz w:val="24"/>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Wallace, J. M., &amp; Hobbs, P. V. (2006). </w:t>
      </w:r>
      <w:r w:rsidRPr="00296023">
        <w:rPr>
          <w:rFonts w:cs="Calibri"/>
          <w:i/>
          <w:iCs/>
          <w:noProof/>
          <w:sz w:val="24"/>
          <w:lang w:val="en-US"/>
        </w:rPr>
        <w:t>Atmospheric science: An introductory survey: Second edition</w:t>
      </w:r>
      <w:r w:rsidRPr="00296023">
        <w:rPr>
          <w:rFonts w:cs="Calibri"/>
          <w:noProof/>
          <w:sz w:val="24"/>
          <w:lang w:val="en-US"/>
        </w:rPr>
        <w:t xml:space="preserve">. </w:t>
      </w:r>
      <w:r w:rsidRPr="00296023">
        <w:rPr>
          <w:rFonts w:cs="Calibri"/>
          <w:i/>
          <w:iCs/>
          <w:noProof/>
          <w:sz w:val="24"/>
          <w:lang w:val="en-US"/>
        </w:rPr>
        <w:t>Atmospheric Science: An Introductory Survey: Second Edition</w:t>
      </w:r>
      <w:r w:rsidRPr="00296023">
        <w:rPr>
          <w:rFonts w:cs="Calibri"/>
          <w:noProof/>
          <w:sz w:val="24"/>
          <w:lang w:val="en-US"/>
        </w:rPr>
        <w:t xml:space="preserve">. </w:t>
      </w:r>
      <w:r w:rsidRPr="00296023">
        <w:rPr>
          <w:rFonts w:cs="Calibri"/>
          <w:noProof/>
          <w:sz w:val="24"/>
          <w:lang w:val="en-US"/>
        </w:rPr>
        <w:lastRenderedPageBreak/>
        <w:t>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sz w:val="24"/>
          <w:lang w:val="en-US"/>
        </w:rPr>
        <w:t>The Lancet</w:t>
      </w:r>
      <w:r w:rsidRPr="00296023">
        <w:rPr>
          <w:rFonts w:cs="Calibri"/>
          <w:noProof/>
          <w:sz w:val="24"/>
          <w:lang w:val="en-US"/>
        </w:rPr>
        <w:t xml:space="preserve">, </w:t>
      </w:r>
      <w:r w:rsidRPr="00296023">
        <w:rPr>
          <w:rFonts w:cs="Calibri"/>
          <w:i/>
          <w:iCs/>
          <w:noProof/>
          <w:sz w:val="24"/>
          <w:lang w:val="en-US"/>
        </w:rPr>
        <w:t>6736</w:t>
      </w:r>
      <w:r w:rsidRPr="00296023">
        <w:rPr>
          <w:rFonts w:cs="Calibri"/>
          <w:noProof/>
          <w:sz w:val="24"/>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Wyon, D. P., Wyon, I., &amp; Norin, F. (1996). Effects of moderate heat stress on driver vigilance in a moving vehicle. </w:t>
      </w:r>
      <w:r w:rsidRPr="00296023">
        <w:rPr>
          <w:rFonts w:cs="Calibri"/>
          <w:i/>
          <w:iCs/>
          <w:noProof/>
          <w:sz w:val="24"/>
          <w:lang w:val="en-US"/>
        </w:rPr>
        <w:t>Ergonomics</w:t>
      </w:r>
      <w:r w:rsidRPr="00296023">
        <w:rPr>
          <w:rFonts w:cs="Calibri"/>
          <w:noProof/>
          <w:sz w:val="24"/>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Xu, J. (2014). Unintentional drowning deaths in the United States, 1999-2010. </w:t>
      </w:r>
      <w:r w:rsidRPr="00296023">
        <w:rPr>
          <w:rFonts w:cs="Calibri"/>
          <w:i/>
          <w:iCs/>
          <w:noProof/>
          <w:sz w:val="24"/>
          <w:lang w:val="en-US"/>
        </w:rPr>
        <w:t>NCHS Data Brief</w:t>
      </w:r>
      <w:r w:rsidRPr="00296023">
        <w:rPr>
          <w:rFonts w:cs="Calibri"/>
          <w:noProof/>
          <w:sz w:val="24"/>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Ye, X., Wolff, R., Yu, W., Vaneckova, P., Pan, X., &amp; Tong, S. (2012). Ambient temperature and morbidity: a review of epidemiological evidence. </w:t>
      </w:r>
      <w:r w:rsidRPr="00296023">
        <w:rPr>
          <w:rFonts w:cs="Calibri"/>
          <w:i/>
          <w:iCs/>
          <w:noProof/>
          <w:sz w:val="24"/>
          <w:lang w:val="en-US"/>
        </w:rPr>
        <w:t>Environmental Health Perspectives</w:t>
      </w:r>
      <w:r w:rsidRPr="00296023">
        <w:rPr>
          <w:rFonts w:cs="Calibri"/>
          <w:noProof/>
          <w:sz w:val="24"/>
          <w:lang w:val="en-US"/>
        </w:rPr>
        <w:t xml:space="preserve">, </w:t>
      </w:r>
      <w:r w:rsidRPr="00296023">
        <w:rPr>
          <w:rFonts w:cs="Calibri"/>
          <w:i/>
          <w:iCs/>
          <w:noProof/>
          <w:sz w:val="24"/>
          <w:lang w:val="en-US"/>
        </w:rPr>
        <w:t>120</w:t>
      </w:r>
      <w:r w:rsidRPr="00296023">
        <w:rPr>
          <w:rFonts w:cs="Calibri"/>
          <w:noProof/>
          <w:sz w:val="24"/>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sz w:val="24"/>
        </w:rPr>
      </w:pPr>
      <w:r w:rsidRPr="00296023">
        <w:rPr>
          <w:rFonts w:cs="Calibri"/>
          <w:noProof/>
          <w:sz w:val="24"/>
          <w:lang w:val="en-US"/>
        </w:rPr>
        <w:t xml:space="preserve">Zlatoper, T. J. (1991). Determinants of motor vehicle deaths in the United States: A cross-sectional analysis. </w:t>
      </w:r>
      <w:r w:rsidRPr="00296023">
        <w:rPr>
          <w:rFonts w:cs="Calibri"/>
          <w:i/>
          <w:iCs/>
          <w:noProof/>
          <w:sz w:val="24"/>
          <w:lang w:val="en-US"/>
        </w:rPr>
        <w:t>Accident Analysis and Prevention</w:t>
      </w:r>
      <w:r w:rsidRPr="00296023">
        <w:rPr>
          <w:rFonts w:cs="Calibri"/>
          <w:noProof/>
          <w:sz w:val="24"/>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 w:val="24"/>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83190B">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Ezzati, Majid" w:date="2019-05-05T10:44:00Z" w:initials="EM">
    <w:p w14:paraId="5FFE980F" w14:textId="35F3343A" w:rsidR="002238C0" w:rsidRDefault="002238C0">
      <w:pPr>
        <w:pStyle w:val="CommentText"/>
      </w:pPr>
      <w:r>
        <w:rPr>
          <w:rStyle w:val="CommentReference"/>
        </w:rPr>
        <w:annotationRef/>
      </w:r>
      <w:r>
        <w:t>This one reads more like an overview!</w:t>
      </w:r>
    </w:p>
  </w:comment>
  <w:comment w:id="8" w:author="Ezzati, Majid" w:date="2019-05-05T10:44:00Z" w:initials="EM">
    <w:p w14:paraId="49CDC6AB" w14:textId="2AE0B0F3" w:rsidR="002238C0" w:rsidRDefault="002238C0">
      <w:pPr>
        <w:pStyle w:val="CommentText"/>
      </w:pPr>
      <w:r>
        <w:rPr>
          <w:rStyle w:val="CommentReference"/>
        </w:rPr>
        <w:annotationRef/>
      </w:r>
      <w:r>
        <w:t>Refer to the relevant chapters</w:t>
      </w:r>
    </w:p>
  </w:comment>
  <w:comment w:id="9" w:author="Ezzati, Majid" w:date="2019-05-05T10:45:00Z" w:initials="EM">
    <w:p w14:paraId="0F65B32A" w14:textId="156D6932" w:rsidR="002238C0" w:rsidRDefault="002238C0">
      <w:pPr>
        <w:pStyle w:val="CommentText"/>
      </w:pPr>
      <w:r>
        <w:rPr>
          <w:rStyle w:val="CommentReference"/>
        </w:rPr>
        <w:annotationRef/>
      </w:r>
      <w:r>
        <w:t>As before, add as footnote of citations; see Bin’s thesis</w:t>
      </w:r>
    </w:p>
  </w:comment>
  <w:comment w:id="11" w:author="Ezzati, Majid" w:date="2019-05-05T10:45:00Z" w:initials="EM">
    <w:p w14:paraId="03AA5607" w14:textId="77777777" w:rsidR="002238C0" w:rsidRDefault="002238C0">
      <w:pPr>
        <w:pStyle w:val="CommentText"/>
      </w:pPr>
      <w:r>
        <w:rPr>
          <w:rStyle w:val="CommentReference"/>
        </w:rPr>
        <w:annotationRef/>
      </w:r>
      <w:r>
        <w:t>My???</w:t>
      </w:r>
    </w:p>
    <w:p w14:paraId="51337FF3" w14:textId="77777777" w:rsidR="002238C0" w:rsidRDefault="002238C0">
      <w:pPr>
        <w:pStyle w:val="CommentText"/>
      </w:pPr>
    </w:p>
    <w:p w14:paraId="5C261BD7" w14:textId="4DEB6A66" w:rsidR="002238C0" w:rsidRDefault="002238C0">
      <w:pPr>
        <w:pStyle w:val="CommentText"/>
      </w:pPr>
      <w:r>
        <w:t>Use consistent language through the thesis</w:t>
      </w:r>
    </w:p>
  </w:comment>
  <w:comment w:id="22" w:author="Ezzati, Majid" w:date="2019-05-05T10:47:00Z" w:initials="EM">
    <w:p w14:paraId="7989885D" w14:textId="3963020B" w:rsidR="002238C0" w:rsidRDefault="002238C0">
      <w:pPr>
        <w:pStyle w:val="CommentText"/>
      </w:pPr>
      <w:r>
        <w:rPr>
          <w:rStyle w:val="CommentReference"/>
        </w:rPr>
        <w:annotationRef/>
      </w:r>
      <w:r>
        <w:t>Too long; a couple of sentences referring back with the 2</w:t>
      </w:r>
      <w:r w:rsidRPr="002238C0">
        <w:rPr>
          <w:vertAlign w:val="superscript"/>
        </w:rPr>
        <w:t>nd</w:t>
      </w:r>
      <w:r>
        <w:t xml:space="preserve"> sentence being using excess risk/rate ratio to estimate deaths expected under 2016 death rates in a warmer year</w:t>
      </w:r>
    </w:p>
  </w:comment>
  <w:comment w:id="24" w:author="Ezzati, Majid" w:date="2019-05-05T10:48:00Z" w:initials="EM">
    <w:p w14:paraId="020AD7B8" w14:textId="20B1F931" w:rsidR="002238C0" w:rsidRDefault="002238C0">
      <w:pPr>
        <w:pStyle w:val="CommentText"/>
      </w:pPr>
      <w:r>
        <w:rPr>
          <w:rStyle w:val="CommentReference"/>
        </w:rPr>
        <w:annotationRef/>
      </w:r>
      <w:r>
        <w:t>Not result. If anything under stats earlier but may be able to go</w:t>
      </w:r>
    </w:p>
  </w:comment>
  <w:comment w:id="25" w:author="Ezzati, Majid" w:date="2019-05-05T10:49:00Z" w:initials="EM">
    <w:p w14:paraId="32E502FA" w14:textId="7B72C029" w:rsidR="002238C0" w:rsidRDefault="002238C0">
      <w:pPr>
        <w:pStyle w:val="CommentText"/>
      </w:pPr>
      <w:r>
        <w:rPr>
          <w:rStyle w:val="CommentReference"/>
        </w:rPr>
        <w:annotationRef/>
      </w:r>
      <w:r>
        <w:t>Why is this section re-ordered from the paper? Use paper’s materials given the effort to get it right. at most, insert the heat maps at the right place</w:t>
      </w:r>
    </w:p>
  </w:comment>
  <w:comment w:id="33" w:author="Ezzati, Majid" w:date="2019-05-05T10:49:00Z" w:initials="EM">
    <w:p w14:paraId="43AABC39" w14:textId="24D54185" w:rsidR="006048C2" w:rsidRDefault="006048C2">
      <w:pPr>
        <w:pStyle w:val="CommentText"/>
      </w:pPr>
      <w:r>
        <w:rPr>
          <w:rStyle w:val="CommentReference"/>
        </w:rPr>
        <w:annotationRef/>
      </w:r>
      <w:r>
        <w:t>I haven’t read this on the premise it is based on paper</w:t>
      </w:r>
      <w:bookmarkStart w:id="34" w:name="_GoBack"/>
      <w:bookmarkEnd w:id="34"/>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FFE980F" w15:done="0"/>
  <w15:commentEx w15:paraId="49CDC6AB" w15:done="0"/>
  <w15:commentEx w15:paraId="0F65B32A" w15:done="0"/>
  <w15:commentEx w15:paraId="5C261BD7" w15:done="0"/>
  <w15:commentEx w15:paraId="7989885D" w15:done="0"/>
  <w15:commentEx w15:paraId="020AD7B8" w15:done="0"/>
  <w15:commentEx w15:paraId="32E502FA" w15:done="0"/>
  <w15:commentEx w15:paraId="43AABC39"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FAFEB3" w14:textId="77777777" w:rsidR="00171611" w:rsidRDefault="00171611">
      <w:pPr>
        <w:spacing w:after="0" w:line="240" w:lineRule="auto"/>
      </w:pPr>
      <w:r>
        <w:separator/>
      </w:r>
    </w:p>
    <w:p w14:paraId="2D0A2179" w14:textId="77777777" w:rsidR="00171611" w:rsidRDefault="00171611"/>
  </w:endnote>
  <w:endnote w:type="continuationSeparator" w:id="0">
    <w:p w14:paraId="03AC4B0C" w14:textId="77777777" w:rsidR="00171611" w:rsidRDefault="00171611">
      <w:pPr>
        <w:spacing w:after="0" w:line="240" w:lineRule="auto"/>
      </w:pPr>
      <w:r>
        <w:continuationSeparator/>
      </w:r>
    </w:p>
    <w:p w14:paraId="03C7B1F4" w14:textId="77777777" w:rsidR="00171611" w:rsidRDefault="001716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08187336"/>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78719118"/>
      <w:docPartObj>
        <w:docPartGallery w:val="Page Numbers (Bottom of Page)"/>
        <w:docPartUnique/>
      </w:docPartObj>
    </w:sdtPr>
    <w:sdtEndPr>
      <w:rPr>
        <w:rStyle w:val="PageNumber"/>
      </w:rPr>
    </w:sdtEndPr>
    <w:sdtContent>
      <w:p w14:paraId="2C828E9F" w14:textId="28D8E009"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048C2">
          <w:rPr>
            <w:rStyle w:val="PageNumber"/>
            <w:noProof/>
          </w:rPr>
          <w:t>15</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6BCE04" w14:textId="77777777" w:rsidR="00171611" w:rsidRDefault="00171611">
      <w:pPr>
        <w:spacing w:after="0" w:line="240" w:lineRule="auto"/>
      </w:pPr>
      <w:r>
        <w:separator/>
      </w:r>
    </w:p>
    <w:p w14:paraId="3ECB2AA6" w14:textId="77777777" w:rsidR="00171611" w:rsidRDefault="00171611"/>
  </w:footnote>
  <w:footnote w:type="continuationSeparator" w:id="0">
    <w:p w14:paraId="30034A7B" w14:textId="77777777" w:rsidR="00171611" w:rsidRDefault="00171611">
      <w:pPr>
        <w:spacing w:after="0" w:line="240" w:lineRule="auto"/>
      </w:pPr>
      <w:r>
        <w:continuationSeparator/>
      </w:r>
    </w:p>
    <w:p w14:paraId="094D1F23" w14:textId="77777777" w:rsidR="00171611" w:rsidRDefault="00171611"/>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3"/>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2"/>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611"/>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8C0"/>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AF2"/>
    <w:rsid w:val="00442CC2"/>
    <w:rsid w:val="0044350F"/>
    <w:rsid w:val="00443903"/>
    <w:rsid w:val="00443AA8"/>
    <w:rsid w:val="00444B11"/>
    <w:rsid w:val="00444D1A"/>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8C2"/>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632"/>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70"/>
    <w:rsid w:val="00FF4519"/>
    <w:rsid w:val="00FF479A"/>
    <w:rsid w:val="00FF4A4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customStyle="1"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miparks/git/mortality/USA/state/write_ups/99_thesis/05_Injuries/Injuries%202019%2004%2027.docx" TargetMode="External"/><Relationship Id="rId13" Type="http://schemas.openxmlformats.org/officeDocument/2006/relationships/hyperlink" Target="file:////Users/rmiparks/git/mortality/USA/state/write_ups/99_thesis/05_Injuries/Injuries%202019%2004%2027.docx" TargetMode="External"/><Relationship Id="rId18" Type="http://schemas.openxmlformats.org/officeDocument/2006/relationships/footer" Target="footer2.xml"/><Relationship Id="rId26"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hyperlink" Target="file:////Users/rmiparks/git/mortality/USA/state/write_ups/99_thesis/05_Injuries/Injuries%202019%2004%2027.docx" TargetMode="External"/><Relationship Id="rId17" Type="http://schemas.openxmlformats.org/officeDocument/2006/relationships/footer" Target="footer1.xml"/><Relationship Id="rId25" Type="http://schemas.openxmlformats.org/officeDocument/2006/relationships/image" Target="media/image7.emf"/><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2.emf"/><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5_Injuries/Injuries%202019%2004%2027.docx" TargetMode="External"/><Relationship Id="rId24" Type="http://schemas.openxmlformats.org/officeDocument/2006/relationships/image" Target="media/image6.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5.emf"/><Relationship Id="rId28" Type="http://schemas.openxmlformats.org/officeDocument/2006/relationships/image" Target="media/image10.emf"/><Relationship Id="rId10" Type="http://schemas.openxmlformats.org/officeDocument/2006/relationships/hyperlink" Target="file:////Users/rmiparks/git/mortality/USA/state/write_ups/99_thesis/05_Injuries/Injuries%202019%2004%2027.docx" TargetMode="External"/><Relationship Id="rId19" Type="http://schemas.openxmlformats.org/officeDocument/2006/relationships/image" Target="media/image1.emf"/><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file:////Users/rmiparks/git/mortality/USA/state/write_ups/99_thesis/05_Injuries/Injuries%202019%2004%2027.docx" TargetMode="External"/><Relationship Id="rId14" Type="http://schemas.openxmlformats.org/officeDocument/2006/relationships/hyperlink" Target="file:////Users/rmiparks/git/mortality/USA/state/write_ups/99_thesis/05_Injuries/Injuries%202019%2004%2027.docx" TargetMode="External"/><Relationship Id="rId22" Type="http://schemas.openxmlformats.org/officeDocument/2006/relationships/image" Target="media/image4.emf"/><Relationship Id="rId27" Type="http://schemas.openxmlformats.org/officeDocument/2006/relationships/image" Target="media/image9.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929FBB0-75D6-41E2-819E-E1A9F5256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21031</Words>
  <Characters>119879</Characters>
  <Application>Microsoft Office Word</Application>
  <DocSecurity>0</DocSecurity>
  <Lines>998</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Ezzati, Majid</cp:lastModifiedBy>
  <cp:revision>89</cp:revision>
  <cp:lastPrinted>2019-04-05T14:52:00Z</cp:lastPrinted>
  <dcterms:created xsi:type="dcterms:W3CDTF">2019-04-27T10:34:00Z</dcterms:created>
  <dcterms:modified xsi:type="dcterms:W3CDTF">2019-05-05T10:50:00Z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