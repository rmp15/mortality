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560CB746" w14:textId="754D33C3" w:rsidR="004E6A39"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and</w:t>
      </w:r>
      <w:r w:rsidR="00255182" w:rsidRPr="00C05AF1">
        <w:rPr>
          <w:rFonts w:ascii="Times New Roman" w:hAnsi="Times New Roman" w:cs="Times New Roman"/>
          <w:sz w:val="24"/>
          <w:szCs w:val="24"/>
        </w:rPr>
        <w:t xml:space="preserve"> </w:t>
      </w:r>
      <w:r w:rsidR="00910654">
        <w:rPr>
          <w:rFonts w:ascii="Times New Roman" w:hAnsi="Times New Roman" w:cs="Times New Roman"/>
          <w:sz w:val="24"/>
          <w:szCs w:val="24"/>
        </w:rPr>
        <w:t>useful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 xml:space="preserve">comments.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analysis</w:t>
      </w:r>
      <w:r w:rsidR="009A1476" w:rsidRPr="00C05AF1">
        <w:rPr>
          <w:rFonts w:ascii="Times New Roman" w:hAnsi="Times New Roman" w:cs="Times New Roman"/>
          <w:sz w:val="24"/>
          <w:szCs w:val="24"/>
        </w:rPr>
        <w:t xml:space="preserve"> </w:t>
      </w:r>
      <w:r w:rsidR="00F118CC" w:rsidRPr="00C05AF1">
        <w:rPr>
          <w:rFonts w:ascii="Times New Roman" w:hAnsi="Times New Roman" w:cs="Times New Roman"/>
          <w:sz w:val="24"/>
          <w:szCs w:val="24"/>
        </w:rPr>
        <w:t xml:space="preserve">capable of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seasonal anomalous temperature </w:t>
      </w:r>
      <w:del w:id="0" w:author="Bennett, James E" w:date="2019-08-09T15:48:00Z">
        <w:r w:rsidR="009276C6" w:rsidRPr="00C05AF1" w:rsidDel="00B97603">
          <w:rPr>
            <w:rFonts w:ascii="Times New Roman" w:hAnsi="Times New Roman" w:cs="Times New Roman"/>
            <w:sz w:val="24"/>
            <w:szCs w:val="24"/>
          </w:rPr>
          <w:delText xml:space="preserve">would </w:delText>
        </w:r>
      </w:del>
      <w:ins w:id="1" w:author="Bennett, James E" w:date="2019-08-09T15:48:00Z">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ins>
      <w:r w:rsidR="009276C6" w:rsidRPr="00C05AF1">
        <w:rPr>
          <w:rFonts w:ascii="Times New Roman" w:hAnsi="Times New Roman" w:cs="Times New Roman"/>
          <w:sz w:val="24"/>
          <w:szCs w:val="24"/>
        </w:rPr>
        <w:t>be associated with temperature</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stratified by </w:t>
      </w:r>
      <w:r w:rsidR="004E1B3B" w:rsidRPr="00C05AF1">
        <w:rPr>
          <w:rFonts w:ascii="Times New Roman" w:hAnsi="Times New Roman" w:cs="Times New Roman"/>
          <w:sz w:val="24"/>
          <w:szCs w:val="24"/>
        </w:rPr>
        <w:t>month, sex, and age group</w:t>
      </w:r>
      <w:r w:rsidR="00F118CC" w:rsidRPr="00C05AF1">
        <w:rPr>
          <w:rFonts w:ascii="Times New Roman" w:hAnsi="Times New Roman" w:cs="Times New Roman"/>
          <w:sz w:val="24"/>
          <w:szCs w:val="24"/>
        </w:rPr>
        <w:t>, over time and space</w:t>
      </w:r>
      <w:r w:rsidR="004E1B3B" w:rsidRPr="00C05AF1">
        <w:rPr>
          <w:rFonts w:ascii="Times New Roman" w:hAnsi="Times New Roman" w:cs="Times New Roman"/>
          <w:sz w:val="24"/>
          <w:szCs w:val="24"/>
        </w:rPr>
        <w:t>.</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explains </w:t>
      </w:r>
      <w:r w:rsidR="00C476D0">
        <w:rPr>
          <w:rFonts w:ascii="Times New Roman" w:hAnsi="Times New Roman" w:cs="Times New Roman"/>
          <w:sz w:val="24"/>
          <w:szCs w:val="24"/>
        </w:rPr>
        <w:t>how</w:t>
      </w:r>
      <w:r w:rsidR="004E6A39">
        <w:rPr>
          <w:rFonts w:ascii="Times New Roman" w:hAnsi="Times New Roman" w:cs="Times New Roman"/>
          <w:sz w:val="24"/>
          <w:szCs w:val="24"/>
        </w:rPr>
        <w:t xml:space="preserve"> temperature anomaly (</w:t>
      </w:r>
      <w:r w:rsidR="004E6A39" w:rsidRPr="00B97603">
        <w:rPr>
          <w:rFonts w:ascii="Times New Roman" w:hAnsi="Times New Roman" w:cs="Times New Roman"/>
          <w:sz w:val="24"/>
          <w:szCs w:val="24"/>
          <w:highlight w:val="yellow"/>
        </w:rPr>
        <w:t>along with whatever the variable represents</w:t>
      </w:r>
      <w:r w:rsidR="004E6A39">
        <w:rPr>
          <w:rFonts w:ascii="Times New Roman" w:hAnsi="Times New Roman" w:cs="Times New Roman"/>
          <w:sz w:val="24"/>
          <w:szCs w:val="24"/>
        </w:rPr>
        <w:t xml:space="preserve">) </w:t>
      </w:r>
      <w:del w:id="2" w:author="Bennett, James E" w:date="2019-08-09T15:47:00Z">
        <w:r w:rsidR="004E6A39" w:rsidDel="00B97603">
          <w:rPr>
            <w:rFonts w:ascii="Times New Roman" w:hAnsi="Times New Roman" w:cs="Times New Roman"/>
            <w:sz w:val="24"/>
            <w:szCs w:val="24"/>
          </w:rPr>
          <w:delText xml:space="preserve">and its association with mortality </w:delText>
        </w:r>
      </w:del>
      <w:r w:rsidR="004E6A39">
        <w:rPr>
          <w:rFonts w:ascii="Times New Roman" w:hAnsi="Times New Roman" w:cs="Times New Roman"/>
          <w:sz w:val="24"/>
          <w:szCs w:val="24"/>
        </w:rPr>
        <w:t>has a predictive value</w:t>
      </w:r>
      <w:r w:rsidR="00B97603">
        <w:rPr>
          <w:rFonts w:ascii="Times New Roman" w:hAnsi="Times New Roman" w:cs="Times New Roman"/>
          <w:sz w:val="24"/>
          <w:szCs w:val="24"/>
        </w:rPr>
        <w:t xml:space="preserve"> </w:t>
      </w:r>
      <w:ins w:id="3" w:author="Bennett, James E" w:date="2019-08-09T15:47:00Z">
        <w:r w:rsidR="00B97603">
          <w:rPr>
            <w:rFonts w:ascii="Times New Roman" w:hAnsi="Times New Roman" w:cs="Times New Roman"/>
            <w:sz w:val="24"/>
            <w:szCs w:val="24"/>
          </w:rPr>
          <w:t xml:space="preserve">in </w:t>
        </w:r>
        <w:proofErr w:type="spellStart"/>
        <w:proofErr w:type="gramStart"/>
        <w:r w:rsidR="00B97603">
          <w:rPr>
            <w:rFonts w:ascii="Times New Roman" w:hAnsi="Times New Roman" w:cs="Times New Roman"/>
            <w:sz w:val="24"/>
            <w:szCs w:val="24"/>
          </w:rPr>
          <w:t>it’s</w:t>
        </w:r>
        <w:proofErr w:type="spellEnd"/>
        <w:proofErr w:type="gramEnd"/>
        <w:r w:rsidR="00B97603">
          <w:rPr>
            <w:rFonts w:ascii="Times New Roman" w:hAnsi="Times New Roman" w:cs="Times New Roman"/>
            <w:sz w:val="24"/>
            <w:szCs w:val="24"/>
          </w:rPr>
          <w:t xml:space="preserve"> association with mortality</w:t>
        </w:r>
      </w:ins>
      <w:r w:rsidR="004E6A39">
        <w:rPr>
          <w:rFonts w:ascii="Times New Roman" w:hAnsi="Times New Roman" w:cs="Times New Roman"/>
          <w:sz w:val="24"/>
          <w:szCs w:val="24"/>
        </w:rPr>
        <w:t xml:space="preserve">, whether or not the association is directly </w:t>
      </w:r>
      <w:r w:rsidR="006835CF">
        <w:rPr>
          <w:rFonts w:ascii="Times New Roman" w:hAnsi="Times New Roman" w:cs="Times New Roman"/>
          <w:sz w:val="24"/>
          <w:szCs w:val="24"/>
        </w:rPr>
        <w:t xml:space="preserve">or indirectly </w:t>
      </w:r>
      <w:r w:rsidR="004E6A39">
        <w:rPr>
          <w:rFonts w:ascii="Times New Roman" w:hAnsi="Times New Roman" w:cs="Times New Roman"/>
          <w:sz w:val="24"/>
          <w:szCs w:val="24"/>
        </w:rPr>
        <w:t>causal</w:t>
      </w:r>
      <w:r w:rsidR="006835CF">
        <w:rPr>
          <w:rFonts w:ascii="Times New Roman" w:hAnsi="Times New Roman" w:cs="Times New Roman"/>
          <w:sz w:val="24"/>
          <w:szCs w:val="24"/>
        </w:rPr>
        <w:t>.</w:t>
      </w:r>
    </w:p>
    <w:p w14:paraId="01045C5C" w14:textId="01065A1C" w:rsidR="00C75230" w:rsidRPr="00C05AF1" w:rsidRDefault="008B795C" w:rsidP="007B1119">
      <w:pPr>
        <w:jc w:val="both"/>
        <w:rPr>
          <w:rFonts w:ascii="Times New Roman" w:hAnsi="Times New Roman" w:cs="Times New Roman"/>
          <w:sz w:val="24"/>
          <w:szCs w:val="24"/>
        </w:rPr>
      </w:pPr>
      <w:r>
        <w:rPr>
          <w:rFonts w:ascii="Times New Roman" w:hAnsi="Times New Roman" w:cs="Times New Roman"/>
          <w:sz w:val="24"/>
          <w:szCs w:val="24"/>
        </w:rPr>
        <w:t>To clarify, m</w:t>
      </w:r>
      <w:r w:rsidR="009626B4" w:rsidRPr="00C05AF1">
        <w:rPr>
          <w:rFonts w:ascii="Times New Roman" w:hAnsi="Times New Roman" w:cs="Times New Roman"/>
          <w:sz w:val="24"/>
          <w:szCs w:val="24"/>
        </w:rPr>
        <w:t xml:space="preserve">y thesis </w:t>
      </w:r>
      <w:r w:rsidR="005166F6" w:rsidRPr="00C05AF1">
        <w:rPr>
          <w:rFonts w:ascii="Times New Roman" w:hAnsi="Times New Roman" w:cs="Times New Roman"/>
          <w:sz w:val="24"/>
          <w:szCs w:val="24"/>
        </w:rPr>
        <w:t xml:space="preserve">did not aim to use seasonality as a proxy for temperature. Rather, </w:t>
      </w:r>
      <w:r w:rsidR="00F41264" w:rsidRPr="00C05AF1">
        <w:rPr>
          <w:rFonts w:ascii="Times New Roman" w:hAnsi="Times New Roman" w:cs="Times New Roman"/>
          <w:sz w:val="24"/>
          <w:szCs w:val="24"/>
        </w:rPr>
        <w:t>I</w:t>
      </w:r>
      <w:r w:rsidR="005166F6" w:rsidRPr="00C05AF1">
        <w:rPr>
          <w:rFonts w:ascii="Times New Roman" w:hAnsi="Times New Roman" w:cs="Times New Roman"/>
          <w:sz w:val="24"/>
          <w:szCs w:val="24"/>
        </w:rPr>
        <w:t xml:space="preserve"> aimed to explain year-to-year variation within season by temperature</w:t>
      </w:r>
      <w:r w:rsidR="00BB38C3" w:rsidRPr="00C05AF1">
        <w:rPr>
          <w:rFonts w:ascii="Times New Roman" w:hAnsi="Times New Roman" w:cs="Times New Roman"/>
          <w:sz w:val="24"/>
          <w:szCs w:val="24"/>
        </w:rPr>
        <w:t xml:space="preserve"> </w:t>
      </w:r>
      <w:r w:rsidR="0092768C" w:rsidRPr="00C05AF1">
        <w:rPr>
          <w:rFonts w:ascii="Times New Roman" w:hAnsi="Times New Roman" w:cs="Times New Roman"/>
          <w:sz w:val="24"/>
          <w:szCs w:val="24"/>
        </w:rPr>
        <w:t xml:space="preserve">deviation </w:t>
      </w:r>
      <w:r w:rsidR="00BB38C3" w:rsidRPr="00C05AF1">
        <w:rPr>
          <w:rFonts w:ascii="Times New Roman" w:hAnsi="Times New Roman" w:cs="Times New Roman"/>
          <w:sz w:val="24"/>
          <w:szCs w:val="24"/>
        </w:rPr>
        <w:t>from the long-term norm, which in my thesis I call temperature anomaly</w:t>
      </w:r>
      <w:r w:rsidR="00876A1E" w:rsidRPr="00C05AF1">
        <w:rPr>
          <w:rFonts w:ascii="Times New Roman" w:hAnsi="Times New Roman" w:cs="Times New Roman"/>
          <w:sz w:val="24"/>
          <w:szCs w:val="24"/>
        </w:rPr>
        <w:t xml:space="preserve">. </w:t>
      </w:r>
    </w:p>
    <w:p w14:paraId="26FB3A91" w14:textId="0CAF2BFE"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in 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2A9C2314" w14:textId="0A9A10B7" w:rsidR="00CC626A" w:rsidRPr="00C05AF1"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743884" w:rsidRPr="00C05AF1">
        <w:rPr>
          <w:rFonts w:ascii="Times New Roman" w:hAnsi="Times New Roman" w:cs="Times New Roman"/>
          <w:sz w:val="24"/>
          <w:szCs w:val="24"/>
        </w:rPr>
        <w:t>.</w:t>
      </w:r>
      <w:r w:rsidR="00CC626A" w:rsidRPr="00C05AF1">
        <w:rPr>
          <w:rFonts w:ascii="Times New Roman" w:hAnsi="Times New Roman" w:cs="Times New Roman"/>
          <w:b/>
          <w:sz w:val="24"/>
          <w:szCs w:val="24"/>
        </w:rPr>
        <w:br w:type="page"/>
      </w:r>
    </w:p>
    <w:p w14:paraId="4E925DC2" w14:textId="11881EC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427A980C"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of confounders, effect modifiers and mediators, in Section 5.5 on pgs. </w:t>
      </w:r>
      <w:commentRangeStart w:id="4"/>
      <w:r w:rsidRPr="00F9513F">
        <w:rPr>
          <w:rFonts w:ascii="Times New Roman" w:hAnsi="Times New Roman" w:cs="Times New Roman"/>
          <w:sz w:val="24"/>
          <w:szCs w:val="24"/>
        </w:rPr>
        <w:t>XX-XX</w:t>
      </w:r>
      <w:commentRangeEnd w:id="4"/>
      <w:r w:rsidR="00966561">
        <w:rPr>
          <w:rStyle w:val="CommentReference"/>
        </w:rPr>
        <w:commentReference w:id="4"/>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variables</w:t>
      </w:r>
      <w:r w:rsidR="00586E15" w:rsidRPr="001D17F7">
        <w:rPr>
          <w:rFonts w:ascii="Times New Roman" w:hAnsi="Times New Roman" w:cs="Times New Roman"/>
          <w:sz w:val="24"/>
          <w:szCs w:val="24"/>
        </w:rPr>
        <w:t xml:space="preserve"> of note</w:t>
      </w:r>
      <w:r w:rsidR="00945A05" w:rsidRPr="001D17F7">
        <w:rPr>
          <w:rFonts w:ascii="Times New Roman" w:hAnsi="Times New Roman" w:cs="Times New Roman"/>
          <w:sz w:val="24"/>
          <w:szCs w:val="24"/>
        </w:rPr>
        <w:t>, and the implications of these on my study and potential future work,</w:t>
      </w:r>
      <w:r w:rsidR="00D8726C" w:rsidRPr="001D17F7">
        <w:rPr>
          <w:rFonts w:ascii="Times New Roman" w:hAnsi="Times New Roman" w:cs="Times New Roman"/>
          <w:sz w:val="24"/>
          <w:szCs w:val="24"/>
        </w:rPr>
        <w:t xml:space="preserve"> in Section </w:t>
      </w:r>
      <w:r w:rsidR="003614BD" w:rsidRPr="001D17F7">
        <w:rPr>
          <w:rFonts w:ascii="Times New Roman" w:hAnsi="Times New Roman" w:cs="Times New Roman"/>
          <w:sz w:val="24"/>
          <w:szCs w:val="24"/>
        </w:rPr>
        <w:t>8.</w:t>
      </w:r>
      <w:r w:rsidR="00577850">
        <w:rPr>
          <w:rFonts w:ascii="Times New Roman" w:hAnsi="Times New Roman" w:cs="Times New Roman"/>
          <w:sz w:val="24"/>
          <w:szCs w:val="24"/>
        </w:rPr>
        <w:t>2</w:t>
      </w:r>
      <w:r w:rsidR="00D8726C" w:rsidRPr="001D17F7">
        <w:rPr>
          <w:rFonts w:ascii="Times New Roman" w:hAnsi="Times New Roman" w:cs="Times New Roman"/>
          <w:sz w:val="24"/>
          <w:szCs w:val="24"/>
        </w:rPr>
        <w:t xml:space="preserve"> </w:t>
      </w:r>
      <w:r w:rsidR="0008258F">
        <w:rPr>
          <w:rFonts w:ascii="Times New Roman" w:hAnsi="Times New Roman" w:cs="Times New Roman"/>
          <w:sz w:val="24"/>
          <w:szCs w:val="24"/>
        </w:rPr>
        <w:t xml:space="preserve">on pgs. </w:t>
      </w:r>
      <w:commentRangeStart w:id="5"/>
      <w:r w:rsidR="0008258F">
        <w:rPr>
          <w:rFonts w:ascii="Times New Roman" w:hAnsi="Times New Roman" w:cs="Times New Roman"/>
          <w:sz w:val="24"/>
          <w:szCs w:val="24"/>
        </w:rPr>
        <w:t>XX-XX</w:t>
      </w:r>
      <w:commentRangeEnd w:id="5"/>
      <w:r w:rsidR="005510C6">
        <w:rPr>
          <w:rStyle w:val="CommentReference"/>
        </w:rPr>
        <w:commentReference w:id="5"/>
      </w:r>
      <w:r w:rsidR="00D8726C" w:rsidRPr="001D17F7">
        <w:rPr>
          <w:rFonts w:ascii="Times New Roman" w:hAnsi="Times New Roman" w:cs="Times New Roman"/>
          <w:sz w:val="24"/>
          <w:szCs w:val="24"/>
        </w:rPr>
        <w:t>.</w:t>
      </w:r>
    </w:p>
    <w:p w14:paraId="1E1EFE56" w14:textId="5F36A34B"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 xml:space="preserve">Chapter 4’s analysis is statistical and not </w:t>
      </w:r>
      <w:r w:rsidR="00A705DA">
        <w:rPr>
          <w:rFonts w:ascii="Times New Roman" w:hAnsi="Times New Roman" w:cs="Times New Roman"/>
          <w:sz w:val="24"/>
          <w:szCs w:val="24"/>
        </w:rPr>
        <w:t xml:space="preserve">based on </w:t>
      </w:r>
      <w:r w:rsidRPr="002D23EA">
        <w:rPr>
          <w:rFonts w:ascii="Times New Roman" w:hAnsi="Times New Roman" w:cs="Times New Roman"/>
          <w:sz w:val="24"/>
          <w:szCs w:val="24"/>
        </w:rPr>
        <w:t xml:space="preserve">causal inference. 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261176D7"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6B4AED36"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3D3FD7">
        <w:rPr>
          <w:rFonts w:ascii="Times New Roman" w:hAnsi="Times New Roman" w:cs="Times New Roman"/>
          <w:sz w:val="24"/>
          <w:szCs w:val="24"/>
        </w:rPr>
        <w:t>4</w:t>
      </w:r>
      <w:r w:rsidR="002E1259" w:rsidRPr="00E720DC">
        <w:rPr>
          <w:rFonts w:ascii="Times New Roman" w:hAnsi="Times New Roman" w:cs="Times New Roman"/>
          <w:sz w:val="24"/>
          <w:szCs w:val="24"/>
        </w:rPr>
        <w:t>.</w:t>
      </w:r>
      <w:r w:rsidR="003D3FD7">
        <w:rPr>
          <w:rFonts w:ascii="Times New Roman" w:hAnsi="Times New Roman" w:cs="Times New Roman"/>
          <w:sz w:val="24"/>
          <w:szCs w:val="24"/>
        </w:rPr>
        <w:t>8</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 xml:space="preserve">on pg. </w:t>
      </w:r>
      <w:commentRangeStart w:id="6"/>
      <w:r w:rsidRPr="00E720DC">
        <w:rPr>
          <w:rFonts w:ascii="Times New Roman" w:hAnsi="Times New Roman" w:cs="Times New Roman"/>
          <w:sz w:val="24"/>
          <w:szCs w:val="24"/>
        </w:rPr>
        <w:t>XX</w:t>
      </w:r>
      <w:commentRangeEnd w:id="6"/>
      <w:r w:rsidR="00F079DB">
        <w:rPr>
          <w:rStyle w:val="CommentReference"/>
        </w:rPr>
        <w:commentReference w:id="6"/>
      </w:r>
      <w:r w:rsidR="00203C49" w:rsidRPr="00E720DC">
        <w:rPr>
          <w:rFonts w:ascii="Times New Roman" w:hAnsi="Times New Roman" w:cs="Times New Roman"/>
          <w:sz w:val="24"/>
          <w:szCs w:val="24"/>
        </w:rPr>
        <w:t>.</w:t>
      </w:r>
      <w:r w:rsidR="003A12AB">
        <w:rPr>
          <w:rFonts w:ascii="Times New Roman" w:hAnsi="Times New Roman" w:cs="Times New Roman"/>
          <w:sz w:val="24"/>
          <w:szCs w:val="24"/>
        </w:rPr>
        <w:t xml:space="preserve"> I </w:t>
      </w:r>
      <w:r w:rsidR="00BF0F0F">
        <w:rPr>
          <w:rFonts w:ascii="Times New Roman" w:hAnsi="Times New Roman" w:cs="Times New Roman"/>
          <w:sz w:val="24"/>
          <w:szCs w:val="24"/>
        </w:rPr>
        <w:t xml:space="preserve">give a small comment in future work in Section </w:t>
      </w:r>
      <w:r w:rsidR="00D406A3">
        <w:rPr>
          <w:rFonts w:ascii="Times New Roman" w:hAnsi="Times New Roman" w:cs="Times New Roman"/>
          <w:sz w:val="24"/>
          <w:szCs w:val="24"/>
        </w:rPr>
        <w:t xml:space="preserve">8.4 </w:t>
      </w:r>
      <w:r w:rsidR="005F087A">
        <w:rPr>
          <w:rFonts w:ascii="Times New Roman" w:hAnsi="Times New Roman" w:cs="Times New Roman"/>
          <w:sz w:val="24"/>
          <w:szCs w:val="24"/>
        </w:rPr>
        <w:t xml:space="preserve">on pg. </w:t>
      </w:r>
      <w:commentRangeStart w:id="7"/>
      <w:r w:rsidR="005F087A">
        <w:rPr>
          <w:rFonts w:ascii="Times New Roman" w:hAnsi="Times New Roman" w:cs="Times New Roman"/>
          <w:sz w:val="24"/>
          <w:szCs w:val="24"/>
        </w:rPr>
        <w:t>XX</w:t>
      </w:r>
      <w:commentRangeEnd w:id="7"/>
      <w:r w:rsidR="00931AFB">
        <w:rPr>
          <w:rStyle w:val="CommentReference"/>
        </w:rPr>
        <w:commentReference w:id="7"/>
      </w:r>
      <w:r w:rsidR="005F087A">
        <w:rPr>
          <w:rFonts w:ascii="Times New Roman" w:hAnsi="Times New Roman" w:cs="Times New Roman"/>
          <w:sz w:val="24"/>
          <w:szCs w:val="24"/>
        </w:rPr>
        <w:t>.</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467912DA" w14:textId="77777777" w:rsidR="003E7039" w:rsidRDefault="00926AD0" w:rsidP="007B1119">
      <w:pPr>
        <w:jc w:val="both"/>
        <w:rPr>
          <w:rFonts w:ascii="Times New Roman" w:hAnsi="Times New Roman" w:cs="Times New Roman"/>
          <w:sz w:val="24"/>
          <w:szCs w:val="24"/>
        </w:rPr>
      </w:pPr>
      <w:r w:rsidRPr="00FE5F07">
        <w:rPr>
          <w:rFonts w:ascii="Times New Roman" w:hAnsi="Times New Roman" w:cs="Times New Roman"/>
          <w:sz w:val="24"/>
          <w:szCs w:val="24"/>
        </w:rPr>
        <w:lastRenderedPageBreak/>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To the extent that seasonal behaviours are dictated by social norms, </w:t>
      </w:r>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 xml:space="preserve">equivalent months in different years. </w:t>
      </w:r>
      <w:r w:rsidR="001E3DB2" w:rsidRPr="00FE5F07">
        <w:rPr>
          <w:rFonts w:ascii="Times New Roman" w:hAnsi="Times New Roman" w:cs="Times New Roman"/>
          <w:sz w:val="24"/>
          <w:szCs w:val="24"/>
        </w:rPr>
        <w:t>This would remove the confounding effect of a holiday, for example, Christmas, as it always takes place within the month of December.</w:t>
      </w:r>
      <w:r w:rsidR="0023133A">
        <w:rPr>
          <w:rFonts w:ascii="Times New Roman" w:hAnsi="Times New Roman" w:cs="Times New Roman"/>
          <w:sz w:val="24"/>
          <w:szCs w:val="24"/>
        </w:rPr>
        <w:t xml:space="preserve"> </w:t>
      </w:r>
    </w:p>
    <w:p w14:paraId="5A87F614" w14:textId="0A9E9816" w:rsidR="006F22E5" w:rsidRPr="00C05AF1" w:rsidRDefault="0023133A" w:rsidP="007B1119">
      <w:pPr>
        <w:jc w:val="both"/>
        <w:rPr>
          <w:rFonts w:ascii="Times New Roman" w:hAnsi="Times New Roman" w:cs="Times New Roman"/>
          <w:sz w:val="24"/>
          <w:szCs w:val="24"/>
        </w:rPr>
      </w:pPr>
      <w:r>
        <w:rPr>
          <w:rFonts w:ascii="Times New Roman" w:hAnsi="Times New Roman" w:cs="Times New Roman"/>
          <w:sz w:val="24"/>
          <w:szCs w:val="24"/>
        </w:rPr>
        <w:t xml:space="preserve">I have </w:t>
      </w:r>
      <w:del w:id="8" w:author="Bennett, James E" w:date="2019-08-09T16:08:00Z">
        <w:r w:rsidDel="006441EA">
          <w:rPr>
            <w:rFonts w:ascii="Times New Roman" w:hAnsi="Times New Roman" w:cs="Times New Roman"/>
            <w:sz w:val="24"/>
            <w:szCs w:val="24"/>
          </w:rPr>
          <w:delText xml:space="preserve">added </w:delText>
        </w:r>
      </w:del>
      <w:r>
        <w:rPr>
          <w:rFonts w:ascii="Times New Roman" w:hAnsi="Times New Roman" w:cs="Times New Roman"/>
          <w:sz w:val="24"/>
          <w:szCs w:val="24"/>
        </w:rPr>
        <w:t>elaborated upon this point in Section 5.</w:t>
      </w:r>
      <w:r w:rsidR="009D11A3">
        <w:rPr>
          <w:rFonts w:ascii="Times New Roman" w:hAnsi="Times New Roman" w:cs="Times New Roman"/>
          <w:sz w:val="24"/>
          <w:szCs w:val="24"/>
        </w:rPr>
        <w:t>4</w:t>
      </w:r>
      <w:r w:rsidR="00F60D15">
        <w:rPr>
          <w:rFonts w:ascii="Times New Roman" w:hAnsi="Times New Roman" w:cs="Times New Roman"/>
          <w:sz w:val="24"/>
          <w:szCs w:val="24"/>
        </w:rPr>
        <w:t>.</w:t>
      </w:r>
      <w:r w:rsidR="009D11A3">
        <w:rPr>
          <w:rFonts w:ascii="Times New Roman" w:hAnsi="Times New Roman" w:cs="Times New Roman"/>
          <w:sz w:val="24"/>
          <w:szCs w:val="24"/>
        </w:rPr>
        <w:t>2</w:t>
      </w:r>
      <w:r w:rsidR="003E7039">
        <w:rPr>
          <w:rFonts w:ascii="Times New Roman" w:hAnsi="Times New Roman" w:cs="Times New Roman"/>
          <w:sz w:val="24"/>
          <w:szCs w:val="24"/>
        </w:rPr>
        <w:t xml:space="preserve"> o</w:t>
      </w:r>
      <w:r>
        <w:rPr>
          <w:rFonts w:ascii="Times New Roman" w:hAnsi="Times New Roman" w:cs="Times New Roman"/>
          <w:sz w:val="24"/>
          <w:szCs w:val="24"/>
        </w:rPr>
        <w:t>n pg.</w:t>
      </w:r>
      <w:r w:rsidR="009D52BB">
        <w:rPr>
          <w:rFonts w:ascii="Times New Roman" w:hAnsi="Times New Roman" w:cs="Times New Roman"/>
          <w:sz w:val="24"/>
          <w:szCs w:val="24"/>
        </w:rPr>
        <w:t xml:space="preserve"> </w:t>
      </w:r>
      <w:commentRangeStart w:id="9"/>
      <w:r>
        <w:rPr>
          <w:rFonts w:ascii="Times New Roman" w:hAnsi="Times New Roman" w:cs="Times New Roman"/>
          <w:sz w:val="24"/>
          <w:szCs w:val="24"/>
        </w:rPr>
        <w:t>XX</w:t>
      </w:r>
      <w:commentRangeEnd w:id="9"/>
      <w:r w:rsidR="0011154A">
        <w:rPr>
          <w:rStyle w:val="CommentReference"/>
        </w:rPr>
        <w:commentReference w:id="9"/>
      </w:r>
      <w:r w:rsidR="00A93658">
        <w:rPr>
          <w:rFonts w:ascii="Times New Roman" w:hAnsi="Times New Roman" w:cs="Times New Roman"/>
          <w:sz w:val="24"/>
          <w:szCs w:val="24"/>
        </w:rPr>
        <w:t xml:space="preserve"> and in Section 5.</w:t>
      </w:r>
      <w:r w:rsidR="00886E48">
        <w:rPr>
          <w:rFonts w:ascii="Times New Roman" w:hAnsi="Times New Roman" w:cs="Times New Roman"/>
          <w:sz w:val="24"/>
          <w:szCs w:val="24"/>
        </w:rPr>
        <w:t>4</w:t>
      </w:r>
      <w:r w:rsidR="00A93658">
        <w:rPr>
          <w:rFonts w:ascii="Times New Roman" w:hAnsi="Times New Roman" w:cs="Times New Roman"/>
          <w:sz w:val="24"/>
          <w:szCs w:val="24"/>
        </w:rPr>
        <w:t>.</w:t>
      </w:r>
      <w:r w:rsidR="00886E48">
        <w:rPr>
          <w:rFonts w:ascii="Times New Roman" w:hAnsi="Times New Roman" w:cs="Times New Roman"/>
          <w:sz w:val="24"/>
          <w:szCs w:val="24"/>
        </w:rPr>
        <w:t>6</w:t>
      </w:r>
      <w:r w:rsidR="00A93658">
        <w:rPr>
          <w:rFonts w:ascii="Times New Roman" w:hAnsi="Times New Roman" w:cs="Times New Roman"/>
          <w:sz w:val="24"/>
          <w:szCs w:val="24"/>
        </w:rPr>
        <w:t xml:space="preserve"> on pg. </w:t>
      </w:r>
      <w:commentRangeStart w:id="10"/>
      <w:r w:rsidR="00A93658">
        <w:rPr>
          <w:rFonts w:ascii="Times New Roman" w:hAnsi="Times New Roman" w:cs="Times New Roman"/>
          <w:sz w:val="24"/>
          <w:szCs w:val="24"/>
        </w:rPr>
        <w:t>XX</w:t>
      </w:r>
      <w:commentRangeEnd w:id="10"/>
      <w:r w:rsidR="00574855">
        <w:rPr>
          <w:rStyle w:val="CommentReference"/>
        </w:rPr>
        <w:commentReference w:id="10"/>
      </w:r>
      <w:r>
        <w:rPr>
          <w:rFonts w:ascii="Times New Roman" w:hAnsi="Times New Roman" w:cs="Times New Roman"/>
          <w:sz w:val="24"/>
          <w:szCs w:val="24"/>
        </w:rPr>
        <w:t>.</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5DD1D387" w:rsidR="00D43CF7" w:rsidRDefault="00133AA9" w:rsidP="00D730FC">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02672C">
        <w:rPr>
          <w:rFonts w:ascii="Times New Roman" w:hAnsi="Times New Roman" w:cs="Times New Roman"/>
          <w:sz w:val="24"/>
          <w:szCs w:val="24"/>
        </w:rPr>
        <w:t>added</w:t>
      </w:r>
      <w:r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Pr="00C05AF1">
        <w:rPr>
          <w:rFonts w:ascii="Times New Roman" w:hAnsi="Times New Roman" w:cs="Times New Roman"/>
          <w:sz w:val="24"/>
          <w:szCs w:val="24"/>
        </w:rPr>
        <w:t xml:space="preserve">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94314B">
        <w:rPr>
          <w:rFonts w:ascii="Times New Roman" w:hAnsi="Times New Roman" w:cs="Times New Roman"/>
          <w:sz w:val="24"/>
          <w:szCs w:val="24"/>
        </w:rPr>
        <w:t>s</w:t>
      </w:r>
      <w:r w:rsidR="00D730FC" w:rsidRPr="00C05AF1">
        <w:rPr>
          <w:rFonts w:ascii="Times New Roman" w:hAnsi="Times New Roman" w:cs="Times New Roman"/>
          <w:sz w:val="24"/>
          <w:szCs w:val="24"/>
        </w:rPr>
        <w:t xml:space="preserve">. </w:t>
      </w:r>
      <w:commentRangeStart w:id="11"/>
      <w:commentRangeStart w:id="12"/>
      <w:r w:rsidR="00D730FC" w:rsidRPr="00C05AF1">
        <w:rPr>
          <w:rFonts w:ascii="Times New Roman" w:hAnsi="Times New Roman" w:cs="Times New Roman"/>
          <w:sz w:val="24"/>
          <w:szCs w:val="24"/>
        </w:rPr>
        <w:t>XX</w:t>
      </w:r>
      <w:r w:rsidR="0094314B">
        <w:rPr>
          <w:rFonts w:ascii="Times New Roman" w:hAnsi="Times New Roman" w:cs="Times New Roman"/>
          <w:sz w:val="24"/>
          <w:szCs w:val="24"/>
        </w:rPr>
        <w:t>-XX</w:t>
      </w:r>
      <w:commentRangeEnd w:id="11"/>
      <w:r w:rsidR="002A393C">
        <w:rPr>
          <w:rStyle w:val="CommentReference"/>
        </w:rPr>
        <w:commentReference w:id="11"/>
      </w:r>
      <w:commentRangeEnd w:id="12"/>
      <w:r w:rsidR="005231C5">
        <w:rPr>
          <w:rStyle w:val="CommentReference"/>
        </w:rPr>
        <w:commentReference w:id="12"/>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in Section 8.</w:t>
      </w:r>
      <w:r w:rsidR="001B42F8">
        <w:rPr>
          <w:rFonts w:ascii="Times New Roman" w:hAnsi="Times New Roman" w:cs="Times New Roman"/>
          <w:sz w:val="24"/>
          <w:szCs w:val="24"/>
        </w:rPr>
        <w:t>2</w:t>
      </w:r>
      <w:r w:rsidR="0094314B">
        <w:rPr>
          <w:rFonts w:ascii="Times New Roman" w:hAnsi="Times New Roman" w:cs="Times New Roman"/>
          <w:sz w:val="24"/>
          <w:szCs w:val="24"/>
        </w:rPr>
        <w:t xml:space="preserve"> on pgs</w:t>
      </w:r>
      <w:r w:rsidR="008366D3">
        <w:rPr>
          <w:rFonts w:ascii="Times New Roman" w:hAnsi="Times New Roman" w:cs="Times New Roman"/>
          <w:sz w:val="24"/>
          <w:szCs w:val="24"/>
        </w:rPr>
        <w:t xml:space="preserve">. </w:t>
      </w:r>
      <w:commentRangeStart w:id="13"/>
      <w:r w:rsidR="0094314B">
        <w:rPr>
          <w:rFonts w:ascii="Times New Roman" w:hAnsi="Times New Roman" w:cs="Times New Roman"/>
          <w:sz w:val="24"/>
          <w:szCs w:val="24"/>
        </w:rPr>
        <w:t>XX-XX</w:t>
      </w:r>
      <w:commentRangeEnd w:id="13"/>
      <w:r w:rsidR="00387A29">
        <w:rPr>
          <w:rStyle w:val="CommentReference"/>
        </w:rPr>
        <w:commentReference w:id="13"/>
      </w:r>
      <w:r w:rsidR="008366D3">
        <w:rPr>
          <w:rFonts w:ascii="Times New Roman" w:hAnsi="Times New Roman" w:cs="Times New Roman"/>
          <w:sz w:val="24"/>
          <w:szCs w:val="24"/>
        </w:rPr>
        <w:t>.</w:t>
      </w:r>
    </w:p>
    <w:p w14:paraId="0014F921" w14:textId="534402A7"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These descriptions can be found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commentRangeStart w:id="14"/>
      <w:r w:rsidR="00CE7841" w:rsidRPr="00C05AF1">
        <w:rPr>
          <w:rFonts w:ascii="Times New Roman" w:hAnsi="Times New Roman" w:cs="Times New Roman"/>
          <w:sz w:val="24"/>
          <w:szCs w:val="24"/>
        </w:rPr>
        <w:t>XX</w:t>
      </w:r>
      <w:r w:rsidR="00C70567">
        <w:rPr>
          <w:rFonts w:ascii="Times New Roman" w:hAnsi="Times New Roman" w:cs="Times New Roman"/>
          <w:sz w:val="24"/>
          <w:szCs w:val="24"/>
        </w:rPr>
        <w:t>-XX</w:t>
      </w:r>
      <w:commentRangeEnd w:id="14"/>
      <w:r w:rsidR="00C70567">
        <w:rPr>
          <w:rStyle w:val="CommentReference"/>
        </w:rPr>
        <w:commentReference w:id="14"/>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commentRangeStart w:id="15"/>
      <w:r w:rsidR="00121A56" w:rsidRPr="00C05AF1">
        <w:rPr>
          <w:rFonts w:ascii="Times New Roman" w:hAnsi="Times New Roman" w:cs="Times New Roman"/>
          <w:sz w:val="24"/>
          <w:szCs w:val="24"/>
        </w:rPr>
        <w:t>XX</w:t>
      </w:r>
      <w:r w:rsidR="00384FFA">
        <w:rPr>
          <w:rFonts w:ascii="Times New Roman" w:hAnsi="Times New Roman" w:cs="Times New Roman"/>
          <w:sz w:val="24"/>
          <w:szCs w:val="24"/>
        </w:rPr>
        <w:t>-XX</w:t>
      </w:r>
      <w:commentRangeEnd w:id="15"/>
      <w:r w:rsidR="00384FFA">
        <w:rPr>
          <w:rStyle w:val="CommentReference"/>
        </w:rPr>
        <w:commentReference w:id="15"/>
      </w:r>
      <w:r w:rsidR="00384FFA">
        <w:rPr>
          <w:rFonts w:ascii="Times New Roman" w:hAnsi="Times New Roman" w:cs="Times New Roman"/>
          <w:sz w:val="24"/>
          <w:szCs w:val="24"/>
        </w:rPr>
        <w:t>.</w:t>
      </w:r>
    </w:p>
    <w:p w14:paraId="5482E855" w14:textId="66E29F8E"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 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5FB8B414" w:rsidR="00CB7903" w:rsidRPr="00C05AF1" w:rsidRDefault="001D3AE7" w:rsidP="007B1119">
      <w:pPr>
        <w:jc w:val="both"/>
        <w:rPr>
          <w:rFonts w:ascii="Times New Roman" w:hAnsi="Times New Roman" w:cs="Times New Roman"/>
          <w:sz w:val="24"/>
          <w:szCs w:val="24"/>
        </w:rPr>
      </w:pPr>
      <w:r w:rsidRPr="00C05AF1">
        <w:rPr>
          <w:rFonts w:ascii="Times New Roman" w:hAnsi="Times New Roman" w:cs="Times New Roman"/>
          <w:sz w:val="24"/>
          <w:szCs w:val="24"/>
        </w:rPr>
        <w:t>The state of residence is where a death would be recorded</w:t>
      </w:r>
      <w:r w:rsidR="00DC390D" w:rsidRPr="00C05AF1">
        <w:rPr>
          <w:rFonts w:ascii="Times New Roman" w:hAnsi="Times New Roman" w:cs="Times New Roman"/>
          <w:sz w:val="24"/>
          <w:szCs w:val="24"/>
        </w:rPr>
        <w:t>.</w:t>
      </w:r>
      <w:r w:rsidR="00CB7903" w:rsidRPr="00C05AF1">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ins w:id="16" w:author="Bennett, James E" w:date="2019-08-09T16:17:00Z">
        <w:r w:rsidR="005231C5">
          <w:rPr>
            <w:rFonts w:ascii="Times New Roman" w:hAnsi="Times New Roman" w:cs="Times New Roman"/>
            <w:sz w:val="24"/>
            <w:szCs w:val="24"/>
          </w:rPr>
          <w:t xml:space="preserve">migration and </w:t>
        </w:r>
      </w:ins>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pgs. </w:t>
      </w:r>
      <w:commentRangeStart w:id="17"/>
      <w:r w:rsidR="00D24A32">
        <w:rPr>
          <w:rFonts w:ascii="Times New Roman" w:hAnsi="Times New Roman" w:cs="Times New Roman"/>
          <w:sz w:val="24"/>
          <w:szCs w:val="24"/>
        </w:rPr>
        <w:t>XX</w:t>
      </w:r>
      <w:commentRangeEnd w:id="17"/>
      <w:r w:rsidR="00C66166">
        <w:rPr>
          <w:rStyle w:val="CommentReference"/>
        </w:rPr>
        <w:commentReference w:id="17"/>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285A2CE3"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 xml:space="preserve">to give an indication according to IPCC conventions </w:t>
      </w:r>
      <w:del w:id="18" w:author="Bennett, James E" w:date="2019-08-09T16:18:00Z">
        <w:r w:rsidR="00553DAF" w:rsidRPr="00C05AF1" w:rsidDel="004E01F1">
          <w:rPr>
            <w:rFonts w:ascii="Times New Roman" w:hAnsi="Times New Roman" w:cs="Times New Roman"/>
            <w:sz w:val="24"/>
            <w:szCs w:val="24"/>
          </w:rPr>
          <w:delText xml:space="preserve">on </w:delText>
        </w:r>
      </w:del>
      <w:r w:rsidR="00553DAF" w:rsidRPr="00C05AF1">
        <w:rPr>
          <w:rFonts w:ascii="Times New Roman" w:hAnsi="Times New Roman" w:cs="Times New Roman"/>
          <w:sz w:val="24"/>
          <w:szCs w:val="24"/>
        </w:rPr>
        <w:t>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commentRangeStart w:id="19"/>
      <w:r w:rsidR="00553DAF" w:rsidRPr="00C05AF1">
        <w:rPr>
          <w:rFonts w:ascii="Times New Roman" w:hAnsi="Times New Roman" w:cs="Times New Roman"/>
          <w:sz w:val="24"/>
          <w:szCs w:val="24"/>
        </w:rPr>
        <w:t>XX</w:t>
      </w:r>
      <w:commentRangeEnd w:id="19"/>
      <w:r w:rsidR="000C2FFF">
        <w:rPr>
          <w:rStyle w:val="CommentReference"/>
        </w:rPr>
        <w:commentReference w:id="19"/>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44093857" w:rsidR="00F361D4" w:rsidRPr="00C05AF1" w:rsidRDefault="00C51F5A" w:rsidP="007B1119">
      <w:pPr>
        <w:jc w:val="both"/>
        <w:rPr>
          <w:rFonts w:ascii="Times New Roman" w:hAnsi="Times New Roman" w:cs="Times New Roman"/>
          <w:sz w:val="24"/>
          <w:szCs w:val="24"/>
        </w:rPr>
      </w:pPr>
      <w:commentRangeStart w:id="20"/>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 xml:space="preserve"> on pg. XX</w:t>
      </w:r>
      <w:commentRangeEnd w:id="20"/>
      <w:r w:rsidR="00667699">
        <w:rPr>
          <w:rStyle w:val="CommentReference"/>
        </w:rPr>
        <w:commentReference w:id="20"/>
      </w:r>
      <w:r w:rsidR="00872B6E">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7220385E"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w:t>
      </w:r>
      <w:r w:rsidR="00A976F4">
        <w:rPr>
          <w:rFonts w:ascii="Times New Roman" w:hAnsi="Times New Roman" w:cs="Times New Roman"/>
          <w:sz w:val="24"/>
          <w:szCs w:val="24"/>
        </w:rPr>
        <w:t>s</w:t>
      </w:r>
      <w:r w:rsidRPr="00C05AF1">
        <w:rPr>
          <w:rFonts w:ascii="Times New Roman" w:hAnsi="Times New Roman" w:cs="Times New Roman"/>
          <w:sz w:val="24"/>
          <w:szCs w:val="24"/>
        </w:rPr>
        <w:t xml:space="preserve">. </w:t>
      </w:r>
      <w:commentRangeStart w:id="21"/>
      <w:r w:rsidRPr="00C05AF1">
        <w:rPr>
          <w:rFonts w:ascii="Times New Roman" w:hAnsi="Times New Roman" w:cs="Times New Roman"/>
          <w:sz w:val="24"/>
          <w:szCs w:val="24"/>
        </w:rPr>
        <w:t>XX</w:t>
      </w:r>
      <w:r w:rsidR="00A976F4">
        <w:rPr>
          <w:rFonts w:ascii="Times New Roman" w:hAnsi="Times New Roman" w:cs="Times New Roman"/>
          <w:sz w:val="24"/>
          <w:szCs w:val="24"/>
        </w:rPr>
        <w:t>-XX</w:t>
      </w:r>
      <w:commentRangeEnd w:id="21"/>
      <w:r w:rsidR="00A976F4">
        <w:rPr>
          <w:rStyle w:val="CommentReference"/>
        </w:rPr>
        <w:commentReference w:id="21"/>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70512004"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w:t>
      </w:r>
      <w:commentRangeStart w:id="22"/>
      <w:commentRangeStart w:id="23"/>
      <w:r w:rsidR="00FA19EE" w:rsidRPr="00C05AF1">
        <w:rPr>
          <w:rFonts w:ascii="Times New Roman" w:hAnsi="Times New Roman" w:cs="Times New Roman"/>
          <w:sz w:val="24"/>
          <w:szCs w:val="24"/>
        </w:rPr>
        <w:t>XX</w:t>
      </w:r>
      <w:commentRangeEnd w:id="22"/>
      <w:r w:rsidR="00D8718D">
        <w:rPr>
          <w:rStyle w:val="CommentReference"/>
        </w:rPr>
        <w:commentReference w:id="22"/>
      </w:r>
      <w:commentRangeEnd w:id="23"/>
      <w:r w:rsidR="00CA4192">
        <w:rPr>
          <w:rStyle w:val="CommentReference"/>
        </w:rPr>
        <w:commentReference w:id="23"/>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5204FFD9"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commentRangeStart w:id="24"/>
      <w:r w:rsidRPr="00C05AF1">
        <w:rPr>
          <w:rFonts w:ascii="Times New Roman" w:hAnsi="Times New Roman" w:cs="Times New Roman"/>
          <w:sz w:val="24"/>
          <w:szCs w:val="24"/>
        </w:rPr>
        <w:t>XX</w:t>
      </w:r>
      <w:commentRangeEnd w:id="24"/>
      <w:r w:rsidR="00204C2C">
        <w:rPr>
          <w:rStyle w:val="CommentReference"/>
        </w:rPr>
        <w:commentReference w:id="24"/>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64B245C0"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 xml:space="preserve">on pg. </w:t>
      </w:r>
      <w:commentRangeStart w:id="25"/>
      <w:r w:rsidR="00AF7293" w:rsidRPr="00C05AF1">
        <w:rPr>
          <w:rFonts w:ascii="Times New Roman" w:hAnsi="Times New Roman" w:cs="Times New Roman"/>
          <w:sz w:val="24"/>
          <w:szCs w:val="24"/>
        </w:rPr>
        <w:t>XX</w:t>
      </w:r>
      <w:commentRangeEnd w:id="25"/>
      <w:r w:rsidR="008C2E44">
        <w:rPr>
          <w:rStyle w:val="CommentReference"/>
        </w:rPr>
        <w:commentReference w:id="25"/>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6F604B7B"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commentRangeStart w:id="26"/>
      <w:commentRangeStart w:id="27"/>
      <w:r w:rsidR="00C35D6F" w:rsidRPr="00C05AF1">
        <w:rPr>
          <w:rFonts w:ascii="Times New Roman" w:hAnsi="Times New Roman" w:cs="Times New Roman"/>
          <w:sz w:val="24"/>
          <w:szCs w:val="24"/>
        </w:rPr>
        <w:t>XX</w:t>
      </w:r>
      <w:commentRangeEnd w:id="26"/>
      <w:r w:rsidR="00B3535A">
        <w:rPr>
          <w:rStyle w:val="CommentReference"/>
        </w:rPr>
        <w:commentReference w:id="26"/>
      </w:r>
      <w:commentRangeEnd w:id="27"/>
      <w:r w:rsidR="005F4D89">
        <w:rPr>
          <w:rStyle w:val="CommentReference"/>
        </w:rPr>
        <w:commentReference w:id="27"/>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Robbie Parks" w:date="2019-08-09T15:08:00Z" w:initials="RP">
    <w:p w14:paraId="0703ADD4" w14:textId="10AACA1B" w:rsidR="00966561" w:rsidRDefault="00966561">
      <w:pPr>
        <w:pStyle w:val="CommentText"/>
      </w:pPr>
      <w:r>
        <w:rPr>
          <w:rStyle w:val="CommentReference"/>
        </w:rPr>
        <w:annotationRef/>
      </w:r>
      <w:r>
        <w:t>125-127</w:t>
      </w:r>
    </w:p>
  </w:comment>
  <w:comment w:id="5" w:author="Robbie Parks" w:date="2019-08-09T15:13:00Z" w:initials="RP">
    <w:p w14:paraId="0628027E" w14:textId="5D81EB3E" w:rsidR="005510C6" w:rsidRDefault="005510C6">
      <w:pPr>
        <w:pStyle w:val="CommentText"/>
      </w:pPr>
      <w:r>
        <w:rPr>
          <w:rStyle w:val="CommentReference"/>
        </w:rPr>
        <w:annotationRef/>
      </w:r>
      <w:r>
        <w:t>189-192</w:t>
      </w:r>
    </w:p>
  </w:comment>
  <w:comment w:id="6" w:author="Robbie Parks" w:date="2019-08-09T15:15:00Z" w:initials="RP">
    <w:p w14:paraId="649502AD" w14:textId="43B23AD9" w:rsidR="00F079DB" w:rsidRDefault="00F079DB">
      <w:pPr>
        <w:pStyle w:val="CommentText"/>
      </w:pPr>
      <w:r>
        <w:rPr>
          <w:rStyle w:val="CommentReference"/>
        </w:rPr>
        <w:annotationRef/>
      </w:r>
      <w:r>
        <w:t>38</w:t>
      </w:r>
    </w:p>
  </w:comment>
  <w:comment w:id="7" w:author="Robbie Parks" w:date="2019-08-09T15:21:00Z" w:initials="RP">
    <w:p w14:paraId="5257B82C" w14:textId="6FCAB52D" w:rsidR="00931AFB" w:rsidRDefault="00931AFB">
      <w:pPr>
        <w:pStyle w:val="CommentText"/>
      </w:pPr>
      <w:r>
        <w:rPr>
          <w:rStyle w:val="CommentReference"/>
        </w:rPr>
        <w:annotationRef/>
      </w:r>
      <w:r>
        <w:t>194</w:t>
      </w:r>
    </w:p>
  </w:comment>
  <w:comment w:id="9" w:author="Robbie Parks" w:date="2019-08-09T15:23:00Z" w:initials="RP">
    <w:p w14:paraId="613C93CC" w14:textId="459E50B0" w:rsidR="0011154A" w:rsidRDefault="0011154A">
      <w:pPr>
        <w:pStyle w:val="CommentText"/>
      </w:pPr>
      <w:r>
        <w:rPr>
          <w:rStyle w:val="CommentReference"/>
        </w:rPr>
        <w:annotationRef/>
      </w:r>
      <w:r>
        <w:t>108</w:t>
      </w:r>
    </w:p>
  </w:comment>
  <w:comment w:id="10" w:author="Robbie Parks" w:date="2019-08-09T15:24:00Z" w:initials="RP">
    <w:p w14:paraId="3504CB35" w14:textId="0264AB96" w:rsidR="00574855" w:rsidRDefault="00574855">
      <w:pPr>
        <w:pStyle w:val="CommentText"/>
      </w:pPr>
      <w:r>
        <w:rPr>
          <w:rStyle w:val="CommentReference"/>
        </w:rPr>
        <w:annotationRef/>
      </w:r>
      <w:r>
        <w:t>110</w:t>
      </w:r>
    </w:p>
  </w:comment>
  <w:comment w:id="11" w:author="Robbie Parks" w:date="2019-08-09T15:25:00Z" w:initials="RP">
    <w:p w14:paraId="6D4231DE" w14:textId="67A73F52" w:rsidR="002A393C" w:rsidRDefault="002A393C">
      <w:pPr>
        <w:pStyle w:val="CommentText"/>
      </w:pPr>
      <w:r>
        <w:rPr>
          <w:rStyle w:val="CommentReference"/>
        </w:rPr>
        <w:annotationRef/>
      </w:r>
      <w:r>
        <w:rPr>
          <w:rStyle w:val="CommentReference"/>
        </w:rPr>
        <w:annotationRef/>
      </w:r>
      <w:r>
        <w:t>153-155</w:t>
      </w:r>
    </w:p>
  </w:comment>
  <w:comment w:id="12" w:author="Bennett, James E" w:date="2019-08-09T16:16:00Z" w:initials="BJE">
    <w:p w14:paraId="2ECF02BD" w14:textId="183414BD" w:rsidR="005231C5" w:rsidRDefault="005231C5">
      <w:pPr>
        <w:pStyle w:val="CommentText"/>
      </w:pPr>
      <w:r>
        <w:rPr>
          <w:rStyle w:val="CommentReference"/>
        </w:rPr>
        <w:annotationRef/>
      </w:r>
      <w:r>
        <w:t>154-</w:t>
      </w:r>
      <w:proofErr w:type="gramStart"/>
      <w:r>
        <w:t>155 ??</w:t>
      </w:r>
      <w:proofErr w:type="gramEnd"/>
    </w:p>
  </w:comment>
  <w:comment w:id="13" w:author="Robbie Parks" w:date="2019-08-09T15:26:00Z" w:initials="RP">
    <w:p w14:paraId="5AA9C5FA" w14:textId="690E4743" w:rsidR="00387A29" w:rsidRDefault="00387A29">
      <w:pPr>
        <w:pStyle w:val="CommentText"/>
      </w:pPr>
      <w:r>
        <w:rPr>
          <w:rStyle w:val="CommentReference"/>
        </w:rPr>
        <w:annotationRef/>
      </w:r>
      <w:r>
        <w:t>191-192</w:t>
      </w:r>
    </w:p>
  </w:comment>
  <w:comment w:id="14" w:author="Robbie Parks" w:date="2019-08-09T15:27:00Z" w:initials="RP">
    <w:p w14:paraId="0FC6F3FB" w14:textId="2E90C461" w:rsidR="00C70567" w:rsidRDefault="00C70567">
      <w:pPr>
        <w:pStyle w:val="CommentText"/>
      </w:pPr>
      <w:r>
        <w:rPr>
          <w:rStyle w:val="CommentReference"/>
        </w:rPr>
        <w:annotationRef/>
      </w:r>
      <w:r>
        <w:t>33-35</w:t>
      </w:r>
    </w:p>
  </w:comment>
  <w:comment w:id="15" w:author="Robbie Parks" w:date="2019-08-09T15:28:00Z" w:initials="RP">
    <w:p w14:paraId="56C9DF72" w14:textId="5219B341" w:rsidR="00384FFA" w:rsidRDefault="00384FFA">
      <w:pPr>
        <w:pStyle w:val="CommentText"/>
      </w:pPr>
      <w:r>
        <w:rPr>
          <w:rStyle w:val="CommentReference"/>
        </w:rPr>
        <w:annotationRef/>
      </w:r>
      <w:r>
        <w:t>184-185</w:t>
      </w:r>
    </w:p>
  </w:comment>
  <w:comment w:id="17" w:author="Robbie Parks" w:date="2019-08-09T15:29:00Z" w:initials="RP">
    <w:p w14:paraId="37098CC6" w14:textId="6FD7CE33" w:rsidR="00C66166" w:rsidRDefault="00C66166">
      <w:pPr>
        <w:pStyle w:val="CommentText"/>
      </w:pPr>
      <w:r>
        <w:rPr>
          <w:rStyle w:val="CommentReference"/>
        </w:rPr>
        <w:annotationRef/>
      </w:r>
      <w:r>
        <w:t>192</w:t>
      </w:r>
    </w:p>
  </w:comment>
  <w:comment w:id="19" w:author="Robbie Parks" w:date="2019-08-09T15:29:00Z" w:initials="RP">
    <w:p w14:paraId="0E817890" w14:textId="2156DB22" w:rsidR="00EE17FC" w:rsidRDefault="000C2FFF">
      <w:pPr>
        <w:pStyle w:val="CommentText"/>
      </w:pPr>
      <w:r>
        <w:rPr>
          <w:rStyle w:val="CommentReference"/>
        </w:rPr>
        <w:annotationRef/>
      </w:r>
      <w:r>
        <w:t>26</w:t>
      </w:r>
    </w:p>
  </w:comment>
  <w:comment w:id="20" w:author="Robbie Parks" w:date="2019-08-09T15:33:00Z" w:initials="RP">
    <w:p w14:paraId="0BA06C28" w14:textId="51FE84D9" w:rsidR="00667699" w:rsidRDefault="00667699">
      <w:pPr>
        <w:pStyle w:val="CommentText"/>
      </w:pPr>
      <w:r>
        <w:rPr>
          <w:rStyle w:val="CommentReference"/>
        </w:rPr>
        <w:annotationRef/>
      </w:r>
      <w:r>
        <w:t>Ignore this for now I’ve lost where it refers to</w:t>
      </w:r>
    </w:p>
  </w:comment>
  <w:comment w:id="21" w:author="Robbie Parks" w:date="2019-08-09T15:31:00Z" w:initials="RP">
    <w:p w14:paraId="591F65E2" w14:textId="213A0D49" w:rsidR="00A976F4" w:rsidRDefault="00A976F4">
      <w:pPr>
        <w:pStyle w:val="CommentText"/>
      </w:pPr>
      <w:r>
        <w:rPr>
          <w:rStyle w:val="CommentReference"/>
        </w:rPr>
        <w:annotationRef/>
      </w:r>
      <w:r>
        <w:t>37-38</w:t>
      </w:r>
    </w:p>
  </w:comment>
  <w:comment w:id="22" w:author="Robbie Parks" w:date="2019-08-09T15:31:00Z" w:initials="RP">
    <w:p w14:paraId="71CCEA20" w14:textId="603BFE3A" w:rsidR="00D8718D" w:rsidRDefault="00D8718D">
      <w:pPr>
        <w:pStyle w:val="CommentText"/>
      </w:pPr>
      <w:r>
        <w:rPr>
          <w:rStyle w:val="CommentReference"/>
        </w:rPr>
        <w:annotationRef/>
      </w:r>
      <w:r>
        <w:t>40</w:t>
      </w:r>
    </w:p>
  </w:comment>
  <w:comment w:id="23" w:author="Bennett, James E" w:date="2019-08-09T16:26:00Z" w:initials="BJE">
    <w:p w14:paraId="61653560" w14:textId="77777777" w:rsidR="00CA4192" w:rsidRDefault="00CA4192">
      <w:pPr>
        <w:pStyle w:val="CommentText"/>
      </w:pPr>
      <w:r>
        <w:rPr>
          <w:rStyle w:val="CommentReference"/>
        </w:rPr>
        <w:annotationRef/>
      </w:r>
      <w:r>
        <w:t>I think you need to say explicitly why INLA.</w:t>
      </w:r>
    </w:p>
    <w:p w14:paraId="5D39DBAB" w14:textId="77777777" w:rsidR="00CA4192" w:rsidRDefault="00CA4192">
      <w:pPr>
        <w:pStyle w:val="CommentText"/>
      </w:pPr>
      <w:r>
        <w:t xml:space="preserve">Something like “despite the increases in computing </w:t>
      </w:r>
      <w:proofErr w:type="gramStart"/>
      <w:r>
        <w:t>power“ it</w:t>
      </w:r>
      <w:proofErr w:type="gramEnd"/>
      <w:r>
        <w:t xml:space="preserve"> was necessary to use INLA because…”</w:t>
      </w:r>
    </w:p>
    <w:p w14:paraId="23BE1B4C" w14:textId="3A8FEF6B" w:rsidR="00CA4192" w:rsidRDefault="00CA4192">
      <w:pPr>
        <w:pStyle w:val="CommentText"/>
      </w:pPr>
      <w:r>
        <w:t xml:space="preserve">You </w:t>
      </w:r>
      <w:proofErr w:type="spellStart"/>
      <w:r>
        <w:t>alos</w:t>
      </w:r>
      <w:proofErr w:type="spellEnd"/>
      <w:r>
        <w:t xml:space="preserve"> need a phrase in the JAGS sentence e.g. which uses…</w:t>
      </w:r>
    </w:p>
  </w:comment>
  <w:comment w:id="24" w:author="Robbie Parks" w:date="2019-08-09T15:32:00Z" w:initials="RP">
    <w:p w14:paraId="7F97E3BC" w14:textId="385F65E5" w:rsidR="00204C2C" w:rsidRDefault="00204C2C">
      <w:pPr>
        <w:pStyle w:val="CommentText"/>
      </w:pPr>
      <w:r>
        <w:rPr>
          <w:rStyle w:val="CommentReference"/>
        </w:rPr>
        <w:annotationRef/>
      </w:r>
      <w:r>
        <w:t>48</w:t>
      </w:r>
    </w:p>
  </w:comment>
  <w:comment w:id="25" w:author="Robbie Parks" w:date="2019-08-09T15:32:00Z" w:initials="RP">
    <w:p w14:paraId="300E771F" w14:textId="4C0783F8" w:rsidR="008C2E44" w:rsidRDefault="008C2E44">
      <w:pPr>
        <w:pStyle w:val="CommentText"/>
      </w:pPr>
      <w:r>
        <w:rPr>
          <w:rStyle w:val="CommentReference"/>
        </w:rPr>
        <w:annotationRef/>
      </w:r>
      <w:r>
        <w:t>190</w:t>
      </w:r>
    </w:p>
  </w:comment>
  <w:comment w:id="26" w:author="Robbie Parks" w:date="2019-08-09T15:32:00Z" w:initials="RP">
    <w:p w14:paraId="61FDA551" w14:textId="4E93A6C4" w:rsidR="00B3535A" w:rsidRDefault="00B3535A">
      <w:pPr>
        <w:pStyle w:val="CommentText"/>
      </w:pPr>
      <w:r>
        <w:rPr>
          <w:rStyle w:val="CommentReference"/>
        </w:rPr>
        <w:annotationRef/>
      </w:r>
      <w:r>
        <w:t>48</w:t>
      </w:r>
    </w:p>
  </w:comment>
  <w:comment w:id="27" w:author="Bennett, James E" w:date="2019-08-09T16:38:00Z" w:initials="BJE">
    <w:p w14:paraId="2871D91E" w14:textId="7CD542C1" w:rsidR="005839D4" w:rsidRDefault="005F4D89">
      <w:pPr>
        <w:pStyle w:val="CommentText"/>
      </w:pPr>
      <w:r>
        <w:rPr>
          <w:rStyle w:val="CommentReference"/>
        </w:rPr>
        <w:annotationRef/>
      </w:r>
      <w:r>
        <w:t xml:space="preserve">Not sure what the largest infectious disease groups are – have </w:t>
      </w:r>
      <w:proofErr w:type="spellStart"/>
      <w:r>
        <w:t>alook</w:t>
      </w:r>
      <w:proofErr w:type="spellEnd"/>
      <w:r>
        <w:t xml:space="preserve"> at USA GBD online. </w:t>
      </w:r>
      <w:r w:rsidR="005839D4">
        <w:t xml:space="preserve">Lower </w:t>
      </w:r>
      <w:proofErr w:type="spellStart"/>
      <w:r w:rsidR="005839D4">
        <w:t>Resp</w:t>
      </w:r>
      <w:proofErr w:type="spellEnd"/>
      <w:r w:rsidR="005839D4">
        <w:t xml:space="preserve"> infections, </w:t>
      </w:r>
      <w:r>
        <w:t>HIV</w:t>
      </w:r>
      <w:r w:rsidR="005839D4">
        <w:t xml:space="preserve">, </w:t>
      </w:r>
      <w:proofErr w:type="spellStart"/>
      <w:r w:rsidR="005839D4">
        <w:t>Diaorhea</w:t>
      </w:r>
      <w:proofErr w:type="spellEnd"/>
      <w:r w:rsidR="005839D4">
        <w:t xml:space="preserve"> (SP?)</w:t>
      </w:r>
    </w:p>
    <w:p w14:paraId="380A89C0" w14:textId="77777777" w:rsidR="005839D4" w:rsidRDefault="005839D4">
      <w:pPr>
        <w:pStyle w:val="CommentText"/>
      </w:pPr>
    </w:p>
    <w:p w14:paraId="41281483" w14:textId="28E0EA91" w:rsidR="005839D4" w:rsidRDefault="005839D4">
      <w:pPr>
        <w:pStyle w:val="CommentText"/>
      </w:pPr>
      <w:r>
        <w:t xml:space="preserve">I would say </w:t>
      </w:r>
      <w:bookmarkStart w:id="28" w:name="_GoBack"/>
      <w:bookmarkEnd w:id="28"/>
      <w:r>
        <w:t>something like</w:t>
      </w:r>
    </w:p>
    <w:p w14:paraId="19CF1592" w14:textId="739D83C6" w:rsidR="005F4D89" w:rsidRDefault="005839D4">
      <w:pPr>
        <w:pStyle w:val="CommentText"/>
      </w:pPr>
      <w:r>
        <w:t xml:space="preserve">The number of deaths for infections is small and in addition the major constituents are very heterogeneous in nature.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03ADD4" w15:done="0"/>
  <w15:commentEx w15:paraId="0628027E" w15:done="0"/>
  <w15:commentEx w15:paraId="649502AD" w15:done="0"/>
  <w15:commentEx w15:paraId="5257B82C" w15:done="0"/>
  <w15:commentEx w15:paraId="613C93CC" w15:done="0"/>
  <w15:commentEx w15:paraId="3504CB35" w15:done="0"/>
  <w15:commentEx w15:paraId="6D4231DE" w15:done="0"/>
  <w15:commentEx w15:paraId="2ECF02BD" w15:paraIdParent="6D4231DE" w15:done="0"/>
  <w15:commentEx w15:paraId="5AA9C5FA" w15:done="0"/>
  <w15:commentEx w15:paraId="0FC6F3FB" w15:done="0"/>
  <w15:commentEx w15:paraId="56C9DF72" w15:done="0"/>
  <w15:commentEx w15:paraId="37098CC6" w15:done="0"/>
  <w15:commentEx w15:paraId="0E817890" w15:done="0"/>
  <w15:commentEx w15:paraId="0BA06C28" w15:done="0"/>
  <w15:commentEx w15:paraId="591F65E2" w15:done="0"/>
  <w15:commentEx w15:paraId="71CCEA20" w15:done="0"/>
  <w15:commentEx w15:paraId="23BE1B4C" w15:paraIdParent="71CCEA20" w15:done="0"/>
  <w15:commentEx w15:paraId="7F97E3BC" w15:done="0"/>
  <w15:commentEx w15:paraId="300E771F" w15:done="0"/>
  <w15:commentEx w15:paraId="61FDA551" w15:done="0"/>
  <w15:commentEx w15:paraId="19CF1592" w15:paraIdParent="61FDA5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03ADD4" w16cid:durableId="20F80AF6"/>
  <w16cid:commentId w16cid:paraId="0628027E" w16cid:durableId="20F80BFD"/>
  <w16cid:commentId w16cid:paraId="649502AD" w16cid:durableId="20F80C96"/>
  <w16cid:commentId w16cid:paraId="5257B82C" w16cid:durableId="20F80DF6"/>
  <w16cid:commentId w16cid:paraId="613C93CC" w16cid:durableId="20F80E8C"/>
  <w16cid:commentId w16cid:paraId="3504CB35" w16cid:durableId="20F80E9C"/>
  <w16cid:commentId w16cid:paraId="6D4231DE" w16cid:durableId="20F80EDA"/>
  <w16cid:commentId w16cid:paraId="2ECF02BD" w16cid:durableId="20F81ADB"/>
  <w16cid:commentId w16cid:paraId="5AA9C5FA" w16cid:durableId="20F80F12"/>
  <w16cid:commentId w16cid:paraId="0FC6F3FB" w16cid:durableId="20F80F6A"/>
  <w16cid:commentId w16cid:paraId="56C9DF72" w16cid:durableId="20F80F98"/>
  <w16cid:commentId w16cid:paraId="37098CC6" w16cid:durableId="20F80FC1"/>
  <w16cid:commentId w16cid:paraId="0E817890" w16cid:durableId="20F80FDA"/>
  <w16cid:commentId w16cid:paraId="0BA06C28" w16cid:durableId="20F810E4"/>
  <w16cid:commentId w16cid:paraId="591F65E2" w16cid:durableId="20F8104A"/>
  <w16cid:commentId w16cid:paraId="71CCEA20" w16cid:durableId="20F81059"/>
  <w16cid:commentId w16cid:paraId="23BE1B4C" w16cid:durableId="20F81D2A"/>
  <w16cid:commentId w16cid:paraId="7F97E3BC" w16cid:durableId="20F81071"/>
  <w16cid:commentId w16cid:paraId="300E771F" w16cid:durableId="20F8108D"/>
  <w16cid:commentId w16cid:paraId="61FDA551" w16cid:durableId="20F810A9"/>
  <w16cid:commentId w16cid:paraId="19CF1592" w16cid:durableId="20F820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nett, James E">
    <w15:presenceInfo w15:providerId="AD" w15:userId="S::umahx99@ic.ac.uk::69b75617-9440-4f3c-8dd3-68616e7e15e7"/>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EAD"/>
    <w:rsid w:val="001F4734"/>
    <w:rsid w:val="001F4DF3"/>
    <w:rsid w:val="001F561A"/>
    <w:rsid w:val="001F589B"/>
    <w:rsid w:val="001F6673"/>
    <w:rsid w:val="00203C49"/>
    <w:rsid w:val="00203EA0"/>
    <w:rsid w:val="00204C2C"/>
    <w:rsid w:val="002073A6"/>
    <w:rsid w:val="00210C64"/>
    <w:rsid w:val="00210D18"/>
    <w:rsid w:val="00212876"/>
    <w:rsid w:val="002242CB"/>
    <w:rsid w:val="0023133A"/>
    <w:rsid w:val="0023471B"/>
    <w:rsid w:val="00236F49"/>
    <w:rsid w:val="00246B82"/>
    <w:rsid w:val="00250908"/>
    <w:rsid w:val="00253180"/>
    <w:rsid w:val="0025505C"/>
    <w:rsid w:val="00255182"/>
    <w:rsid w:val="00265E0C"/>
    <w:rsid w:val="002724C6"/>
    <w:rsid w:val="0027316C"/>
    <w:rsid w:val="00273194"/>
    <w:rsid w:val="00273878"/>
    <w:rsid w:val="00273DDB"/>
    <w:rsid w:val="00283EF5"/>
    <w:rsid w:val="0028438B"/>
    <w:rsid w:val="00286BDE"/>
    <w:rsid w:val="00287E5A"/>
    <w:rsid w:val="00294D99"/>
    <w:rsid w:val="00295764"/>
    <w:rsid w:val="00297B0A"/>
    <w:rsid w:val="002A3528"/>
    <w:rsid w:val="002A393C"/>
    <w:rsid w:val="002A44F1"/>
    <w:rsid w:val="002A6695"/>
    <w:rsid w:val="002B2036"/>
    <w:rsid w:val="002B2127"/>
    <w:rsid w:val="002B34A7"/>
    <w:rsid w:val="002B6407"/>
    <w:rsid w:val="002B6DE5"/>
    <w:rsid w:val="002C1FA6"/>
    <w:rsid w:val="002C2E12"/>
    <w:rsid w:val="002C7255"/>
    <w:rsid w:val="002D23EA"/>
    <w:rsid w:val="002D3571"/>
    <w:rsid w:val="002E044D"/>
    <w:rsid w:val="002E1259"/>
    <w:rsid w:val="002E3F86"/>
    <w:rsid w:val="002F44D7"/>
    <w:rsid w:val="00305D30"/>
    <w:rsid w:val="00307458"/>
    <w:rsid w:val="0031243C"/>
    <w:rsid w:val="003135D8"/>
    <w:rsid w:val="00314505"/>
    <w:rsid w:val="00321158"/>
    <w:rsid w:val="0032339E"/>
    <w:rsid w:val="00330ED5"/>
    <w:rsid w:val="00334497"/>
    <w:rsid w:val="00342DBE"/>
    <w:rsid w:val="00344AD6"/>
    <w:rsid w:val="00344CF8"/>
    <w:rsid w:val="00345F31"/>
    <w:rsid w:val="00350DC2"/>
    <w:rsid w:val="003519E5"/>
    <w:rsid w:val="00353461"/>
    <w:rsid w:val="00355405"/>
    <w:rsid w:val="00355565"/>
    <w:rsid w:val="0035691E"/>
    <w:rsid w:val="003573C9"/>
    <w:rsid w:val="003614BD"/>
    <w:rsid w:val="00365E56"/>
    <w:rsid w:val="00372C46"/>
    <w:rsid w:val="00373DD4"/>
    <w:rsid w:val="00374699"/>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8FB"/>
    <w:rsid w:val="003D3BEC"/>
    <w:rsid w:val="003D3FD7"/>
    <w:rsid w:val="003D54E2"/>
    <w:rsid w:val="003D5D1D"/>
    <w:rsid w:val="003D5F69"/>
    <w:rsid w:val="003D6B51"/>
    <w:rsid w:val="003D6FB1"/>
    <w:rsid w:val="003E0319"/>
    <w:rsid w:val="003E7039"/>
    <w:rsid w:val="003E7588"/>
    <w:rsid w:val="003F0D2A"/>
    <w:rsid w:val="003F20B1"/>
    <w:rsid w:val="00400D5A"/>
    <w:rsid w:val="00403618"/>
    <w:rsid w:val="004039E0"/>
    <w:rsid w:val="00404FEC"/>
    <w:rsid w:val="004057B4"/>
    <w:rsid w:val="0041787D"/>
    <w:rsid w:val="00420A4E"/>
    <w:rsid w:val="00426170"/>
    <w:rsid w:val="0042709A"/>
    <w:rsid w:val="00427E02"/>
    <w:rsid w:val="00427FED"/>
    <w:rsid w:val="004325CE"/>
    <w:rsid w:val="00434F8C"/>
    <w:rsid w:val="00437807"/>
    <w:rsid w:val="00441FDF"/>
    <w:rsid w:val="00443FD6"/>
    <w:rsid w:val="004508A0"/>
    <w:rsid w:val="00450F4D"/>
    <w:rsid w:val="004569B8"/>
    <w:rsid w:val="004608F7"/>
    <w:rsid w:val="00460A2D"/>
    <w:rsid w:val="00461083"/>
    <w:rsid w:val="0047137D"/>
    <w:rsid w:val="00477D0F"/>
    <w:rsid w:val="00487EF4"/>
    <w:rsid w:val="00493896"/>
    <w:rsid w:val="004A0026"/>
    <w:rsid w:val="004A198E"/>
    <w:rsid w:val="004A571D"/>
    <w:rsid w:val="004B1233"/>
    <w:rsid w:val="004B425E"/>
    <w:rsid w:val="004C1192"/>
    <w:rsid w:val="004C6A75"/>
    <w:rsid w:val="004C6BD4"/>
    <w:rsid w:val="004E01F1"/>
    <w:rsid w:val="004E1B3B"/>
    <w:rsid w:val="004E6201"/>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16B4"/>
    <w:rsid w:val="005E2647"/>
    <w:rsid w:val="005E5E0C"/>
    <w:rsid w:val="005E7A77"/>
    <w:rsid w:val="005F0513"/>
    <w:rsid w:val="005F087A"/>
    <w:rsid w:val="005F402C"/>
    <w:rsid w:val="005F4D89"/>
    <w:rsid w:val="005F6434"/>
    <w:rsid w:val="0060030D"/>
    <w:rsid w:val="006003CD"/>
    <w:rsid w:val="00606BA0"/>
    <w:rsid w:val="00612EF9"/>
    <w:rsid w:val="006136BE"/>
    <w:rsid w:val="00614870"/>
    <w:rsid w:val="0062287D"/>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E1884"/>
    <w:rsid w:val="006E27C4"/>
    <w:rsid w:val="006E296E"/>
    <w:rsid w:val="006E6638"/>
    <w:rsid w:val="006F22E5"/>
    <w:rsid w:val="00700539"/>
    <w:rsid w:val="0070063C"/>
    <w:rsid w:val="00705B59"/>
    <w:rsid w:val="00705E4B"/>
    <w:rsid w:val="00706118"/>
    <w:rsid w:val="0070703D"/>
    <w:rsid w:val="007126CE"/>
    <w:rsid w:val="00716312"/>
    <w:rsid w:val="00722E95"/>
    <w:rsid w:val="00730199"/>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A0E63"/>
    <w:rsid w:val="008A2B8B"/>
    <w:rsid w:val="008A300E"/>
    <w:rsid w:val="008A618F"/>
    <w:rsid w:val="008B2099"/>
    <w:rsid w:val="008B36EC"/>
    <w:rsid w:val="008B5A0D"/>
    <w:rsid w:val="008B795C"/>
    <w:rsid w:val="008C2E44"/>
    <w:rsid w:val="008C7A5D"/>
    <w:rsid w:val="008D1EB7"/>
    <w:rsid w:val="008D23C3"/>
    <w:rsid w:val="008D31A8"/>
    <w:rsid w:val="008D59AC"/>
    <w:rsid w:val="008E145D"/>
    <w:rsid w:val="008E14C7"/>
    <w:rsid w:val="008E17C0"/>
    <w:rsid w:val="008E4CD7"/>
    <w:rsid w:val="008E5A50"/>
    <w:rsid w:val="008E5D7B"/>
    <w:rsid w:val="008E7189"/>
    <w:rsid w:val="008F0395"/>
    <w:rsid w:val="00901603"/>
    <w:rsid w:val="009029E6"/>
    <w:rsid w:val="00906316"/>
    <w:rsid w:val="00910654"/>
    <w:rsid w:val="00911841"/>
    <w:rsid w:val="00915C88"/>
    <w:rsid w:val="00917058"/>
    <w:rsid w:val="00917A17"/>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B2628"/>
    <w:rsid w:val="009B4492"/>
    <w:rsid w:val="009C4899"/>
    <w:rsid w:val="009C5982"/>
    <w:rsid w:val="009D11A3"/>
    <w:rsid w:val="009D46C3"/>
    <w:rsid w:val="009D52BB"/>
    <w:rsid w:val="009D6428"/>
    <w:rsid w:val="009E05D8"/>
    <w:rsid w:val="009E2A5E"/>
    <w:rsid w:val="009E56E0"/>
    <w:rsid w:val="009E5739"/>
    <w:rsid w:val="009F52AA"/>
    <w:rsid w:val="009F79AF"/>
    <w:rsid w:val="00A01522"/>
    <w:rsid w:val="00A03D2F"/>
    <w:rsid w:val="00A125CB"/>
    <w:rsid w:val="00A216DA"/>
    <w:rsid w:val="00A26F78"/>
    <w:rsid w:val="00A27A14"/>
    <w:rsid w:val="00A303DC"/>
    <w:rsid w:val="00A35BC3"/>
    <w:rsid w:val="00A36494"/>
    <w:rsid w:val="00A37971"/>
    <w:rsid w:val="00A45009"/>
    <w:rsid w:val="00A533AB"/>
    <w:rsid w:val="00A55F48"/>
    <w:rsid w:val="00A61E2E"/>
    <w:rsid w:val="00A63FB5"/>
    <w:rsid w:val="00A705DA"/>
    <w:rsid w:val="00A71732"/>
    <w:rsid w:val="00A725C9"/>
    <w:rsid w:val="00A72EFB"/>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7293"/>
    <w:rsid w:val="00AF7655"/>
    <w:rsid w:val="00B00B5C"/>
    <w:rsid w:val="00B0234D"/>
    <w:rsid w:val="00B068C0"/>
    <w:rsid w:val="00B07809"/>
    <w:rsid w:val="00B15030"/>
    <w:rsid w:val="00B150DD"/>
    <w:rsid w:val="00B20289"/>
    <w:rsid w:val="00B2147A"/>
    <w:rsid w:val="00B2526D"/>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63AE4"/>
    <w:rsid w:val="00B63E84"/>
    <w:rsid w:val="00B64582"/>
    <w:rsid w:val="00B67B32"/>
    <w:rsid w:val="00B71C00"/>
    <w:rsid w:val="00B74240"/>
    <w:rsid w:val="00B751DB"/>
    <w:rsid w:val="00B832E1"/>
    <w:rsid w:val="00B85207"/>
    <w:rsid w:val="00B87198"/>
    <w:rsid w:val="00B87DCB"/>
    <w:rsid w:val="00B933DA"/>
    <w:rsid w:val="00B941C9"/>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4A91"/>
    <w:rsid w:val="00BC53C8"/>
    <w:rsid w:val="00BD09E5"/>
    <w:rsid w:val="00BD0B0B"/>
    <w:rsid w:val="00BD11EA"/>
    <w:rsid w:val="00BD7176"/>
    <w:rsid w:val="00BD74C4"/>
    <w:rsid w:val="00BE13BE"/>
    <w:rsid w:val="00BE1DF8"/>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70567"/>
    <w:rsid w:val="00C75230"/>
    <w:rsid w:val="00C8039C"/>
    <w:rsid w:val="00C83151"/>
    <w:rsid w:val="00C84C80"/>
    <w:rsid w:val="00C84C98"/>
    <w:rsid w:val="00C858DD"/>
    <w:rsid w:val="00C964A4"/>
    <w:rsid w:val="00C974D6"/>
    <w:rsid w:val="00CA3E87"/>
    <w:rsid w:val="00CA3ED6"/>
    <w:rsid w:val="00CA4192"/>
    <w:rsid w:val="00CA6D34"/>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317F"/>
    <w:rsid w:val="00CF3D1D"/>
    <w:rsid w:val="00CF45C9"/>
    <w:rsid w:val="00CF6BCA"/>
    <w:rsid w:val="00CF6C12"/>
    <w:rsid w:val="00D04747"/>
    <w:rsid w:val="00D06EB3"/>
    <w:rsid w:val="00D07C6C"/>
    <w:rsid w:val="00D13DEB"/>
    <w:rsid w:val="00D14601"/>
    <w:rsid w:val="00D21F7B"/>
    <w:rsid w:val="00D2305F"/>
    <w:rsid w:val="00D24A32"/>
    <w:rsid w:val="00D24B6B"/>
    <w:rsid w:val="00D27A5B"/>
    <w:rsid w:val="00D406A3"/>
    <w:rsid w:val="00D4076E"/>
    <w:rsid w:val="00D40B9E"/>
    <w:rsid w:val="00D4105C"/>
    <w:rsid w:val="00D43CF7"/>
    <w:rsid w:val="00D44501"/>
    <w:rsid w:val="00D45D77"/>
    <w:rsid w:val="00D500B7"/>
    <w:rsid w:val="00D5017F"/>
    <w:rsid w:val="00D503A0"/>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7A86"/>
    <w:rsid w:val="00E111A7"/>
    <w:rsid w:val="00E11476"/>
    <w:rsid w:val="00E13284"/>
    <w:rsid w:val="00E16283"/>
    <w:rsid w:val="00E17FE8"/>
    <w:rsid w:val="00E20DCB"/>
    <w:rsid w:val="00E2426F"/>
    <w:rsid w:val="00E2466E"/>
    <w:rsid w:val="00E411EE"/>
    <w:rsid w:val="00E503F3"/>
    <w:rsid w:val="00E5206F"/>
    <w:rsid w:val="00E559D7"/>
    <w:rsid w:val="00E67427"/>
    <w:rsid w:val="00E70695"/>
    <w:rsid w:val="00E720DC"/>
    <w:rsid w:val="00E768F7"/>
    <w:rsid w:val="00E771AE"/>
    <w:rsid w:val="00E86E26"/>
    <w:rsid w:val="00E93A0A"/>
    <w:rsid w:val="00EA0482"/>
    <w:rsid w:val="00EA27AD"/>
    <w:rsid w:val="00EA455A"/>
    <w:rsid w:val="00EB3B1C"/>
    <w:rsid w:val="00EB6791"/>
    <w:rsid w:val="00EC79EA"/>
    <w:rsid w:val="00ED2718"/>
    <w:rsid w:val="00EE0BF6"/>
    <w:rsid w:val="00EE17FC"/>
    <w:rsid w:val="00EE33B6"/>
    <w:rsid w:val="00EE40D6"/>
    <w:rsid w:val="00EE48DB"/>
    <w:rsid w:val="00EE5607"/>
    <w:rsid w:val="00EE5665"/>
    <w:rsid w:val="00EE6D78"/>
    <w:rsid w:val="00EF2F6C"/>
    <w:rsid w:val="00EF309C"/>
    <w:rsid w:val="00EF3DD6"/>
    <w:rsid w:val="00EF56E1"/>
    <w:rsid w:val="00F02B79"/>
    <w:rsid w:val="00F04C7F"/>
    <w:rsid w:val="00F079DB"/>
    <w:rsid w:val="00F118CC"/>
    <w:rsid w:val="00F1320C"/>
    <w:rsid w:val="00F1403D"/>
    <w:rsid w:val="00F1671F"/>
    <w:rsid w:val="00F17D38"/>
    <w:rsid w:val="00F23415"/>
    <w:rsid w:val="00F2693D"/>
    <w:rsid w:val="00F27A38"/>
    <w:rsid w:val="00F317DA"/>
    <w:rsid w:val="00F350DB"/>
    <w:rsid w:val="00F361D4"/>
    <w:rsid w:val="00F3688B"/>
    <w:rsid w:val="00F37ACA"/>
    <w:rsid w:val="00F401DC"/>
    <w:rsid w:val="00F41264"/>
    <w:rsid w:val="00F41DB2"/>
    <w:rsid w:val="00F4422B"/>
    <w:rsid w:val="00F44F96"/>
    <w:rsid w:val="00F4785C"/>
    <w:rsid w:val="00F5192C"/>
    <w:rsid w:val="00F536FF"/>
    <w:rsid w:val="00F538EE"/>
    <w:rsid w:val="00F547B3"/>
    <w:rsid w:val="00F60D15"/>
    <w:rsid w:val="00F6488C"/>
    <w:rsid w:val="00F65CAB"/>
    <w:rsid w:val="00F667AE"/>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D4196"/>
    <w:rsid w:val="00FD4814"/>
    <w:rsid w:val="00FD6285"/>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0B7EB-48B2-4D30-B203-1891E9E8E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1500</Words>
  <Characters>8554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Bennett, James E</cp:lastModifiedBy>
  <cp:revision>8</cp:revision>
  <dcterms:created xsi:type="dcterms:W3CDTF">2019-08-09T14:44:00Z</dcterms:created>
  <dcterms:modified xsi:type="dcterms:W3CDTF">2019-08-09T15:47:00Z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