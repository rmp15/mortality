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9E1DBAC" w14:textId="5A5FE003" w:rsidR="00427798" w:rsidDel="00B874E5" w:rsidRDefault="00427798">
      <w:pPr>
        <w:pStyle w:val="TOCHeading"/>
        <w:rPr>
          <w:del w:id="0" w:author="Robbie Parks" w:date="2019-05-13T14:41:00Z"/>
          <w:b/>
          <w:bCs/>
          <w:noProof/>
        </w:rPr>
        <w:pPrChange w:id="1" w:author="Robbie Parks" w:date="2019-05-13T14:41:00Z">
          <w:pPr/>
        </w:pPrChange>
      </w:pPr>
      <w:bookmarkStart w:id="2" w:name="_Toc7299663"/>
    </w:p>
    <w:p w14:paraId="6596F14B" w14:textId="6B0F2BBF" w:rsidR="00554C49" w:rsidRDefault="00236DC2" w:rsidP="00BD69DB">
      <w:pPr>
        <w:pStyle w:val="Heading1"/>
        <w:rPr>
          <w:ins w:id="3" w:author="Robbie Parks" w:date="2019-05-13T15:14:00Z"/>
        </w:rPr>
      </w:pPr>
      <w:bookmarkStart w:id="4" w:name="_Toc8390527"/>
      <w:r w:rsidRPr="00C914F6">
        <w:t>Statistical</w:t>
      </w:r>
      <w:r>
        <w:t xml:space="preserve"> modelling</w:t>
      </w:r>
      <w:bookmarkEnd w:id="2"/>
      <w:bookmarkEnd w:id="4"/>
    </w:p>
    <w:p w14:paraId="400E1EF8" w14:textId="473BC97A" w:rsidR="00852901" w:rsidRPr="00931E19" w:rsidRDefault="00084154">
      <w:pPr>
        <w:pStyle w:val="Heading2"/>
        <w:pPrChange w:id="5" w:author="Robbie Parks" w:date="2019-05-13T15:14:00Z">
          <w:pPr>
            <w:pStyle w:val="Heading1"/>
          </w:pPr>
        </w:pPrChange>
      </w:pPr>
      <w:ins w:id="6" w:author="Robbie Parks" w:date="2019-05-13T19:08:00Z">
        <w:r>
          <w:t>Overview</w:t>
        </w:r>
      </w:ins>
    </w:p>
    <w:p w14:paraId="0D4D029B" w14:textId="32111F5D" w:rsidR="00C914F6" w:rsidRPr="00DB2DBC" w:rsidDel="00B67ADA" w:rsidRDefault="00266D3A">
      <w:pPr>
        <w:ind w:firstLine="567"/>
        <w:rPr>
          <w:del w:id="7" w:author="Robbie Parks" w:date="2019-05-13T18:46:00Z"/>
          <w:rFonts w:cs="Calibri"/>
          <w:szCs w:val="24"/>
        </w:rPr>
        <w:pPrChange w:id="8" w:author="Robbie Parks" w:date="2019-05-13T18:47:00Z">
          <w:pPr>
            <w:ind w:firstLine="720"/>
          </w:pPr>
        </w:pPrChange>
      </w:pPr>
      <w:ins w:id="9" w:author="Robbie Parks" w:date="2019-05-13T14:57:00Z">
        <w:r w:rsidRPr="00A74A83">
          <w:rPr>
            <w:color w:val="000000" w:themeColor="text1"/>
            <w:lang w:val="en-US"/>
          </w:rPr>
          <w:t>With few exceptions</w:t>
        </w:r>
        <w:r>
          <w:rPr>
            <w:color w:val="000000" w:themeColor="text1"/>
            <w:lang w:val="en-US"/>
          </w:rPr>
          <w:t xml:space="preserve"> </w:t>
        </w:r>
        <w:r w:rsidRPr="00A74A83">
          <w:rPr>
            <w:color w:val="000000" w:themeColor="text1"/>
            <w:lang w:val="en-US"/>
          </w:rPr>
          <w:fldChar w:fldCharType="begin" w:fldLock="1"/>
        </w:r>
      </w:ins>
      <w:r w:rsidR="005A0AA0">
        <w:rPr>
          <w:color w:val="000000" w:themeColor="text1"/>
          <w:lang w:val="en-US"/>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Mexico","type":"article-journal"},"uris":["http://www.mendeley.com/documents/?uuid=6dbd0985-7ffc-4604-9986-7c871ffae9a7"]}],"mendeley":{"formattedCitation":"(Burke et al., 2018; Shi, Kloog, Zanobetti, Liu, &amp; Schwartz, 2015)","plainTextFormattedCitation":"(Burke et al., 2018; Shi, Kloog, Zanobetti, Liu, &amp; Schwartz, 2015)","previouslyFormattedCitation":"(Burke et al., 2018; Shi, Kloog, Zanobetti, Liu, &amp; Schwartz, 2015)"},"properties":{"noteIndex":0},"schema":"https://github.com/citation-style-language/schema/raw/master/csl-citation.json"}</w:instrText>
      </w:r>
      <w:ins w:id="10" w:author="Robbie Parks" w:date="2019-05-13T14:57:00Z">
        <w:r w:rsidRPr="00A74A83">
          <w:rPr>
            <w:color w:val="000000" w:themeColor="text1"/>
            <w:lang w:val="en-US"/>
          </w:rPr>
          <w:fldChar w:fldCharType="separate"/>
        </w:r>
      </w:ins>
      <w:r w:rsidRPr="00266D3A">
        <w:rPr>
          <w:noProof/>
          <w:color w:val="000000" w:themeColor="text1"/>
          <w:lang w:val="en-US"/>
        </w:rPr>
        <w:t xml:space="preserve">(Burke et al., 2018; Shi, </w:t>
      </w:r>
      <w:bookmarkStart w:id="11" w:name="_GoBack"/>
      <w:bookmarkEnd w:id="11"/>
      <w:r w:rsidRPr="00266D3A">
        <w:rPr>
          <w:noProof/>
          <w:color w:val="000000" w:themeColor="text1"/>
          <w:lang w:val="en-US"/>
        </w:rPr>
        <w:t>Kloog, Zanobetti, Liu, &amp; Schwartz, 2015)</w:t>
      </w:r>
      <w:ins w:id="12" w:author="Robbie Parks" w:date="2019-05-13T14:57:00Z">
        <w:r w:rsidRPr="00A74A83">
          <w:rPr>
            <w:color w:val="000000" w:themeColor="text1"/>
            <w:lang w:val="en-US"/>
          </w:rPr>
          <w:fldChar w:fldCharType="end"/>
        </w:r>
        <w:r>
          <w:rPr>
            <w:color w:val="000000" w:themeColor="text1"/>
            <w:lang w:val="en-US"/>
          </w:rPr>
          <w:t xml:space="preserve">, </w:t>
        </w:r>
        <w:r w:rsidRPr="00A74A83">
          <w:rPr>
            <w:color w:val="000000" w:themeColor="text1"/>
            <w:lang w:val="en-US"/>
          </w:rPr>
          <w:t xml:space="preserve"> current climate change risk assessments typically extrapolate from changes in mortality in relation to daily temperature </w:t>
        </w:r>
        <w:r w:rsidRPr="00A74A83">
          <w:rPr>
            <w:color w:val="000000" w:themeColor="text1"/>
            <w:lang w:val="en-US"/>
          </w:rPr>
          <w:fldChar w:fldCharType="begin" w:fldLock="1"/>
        </w:r>
      </w:ins>
      <w:r w:rsidR="005A0AA0">
        <w:rPr>
          <w:color w:val="000000" w:themeColor="text1"/>
          <w:lang w:val="en-US"/>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2008","type":"article-journal","volume":"8"},"uris":["http://www.mendeley.com/documents/?uuid=d87217a1-8015-414a-9c4d-5b94d7e63ff8"]}],"mendeley":{"formattedCitation":"(Basu, 2009; Gasparrini et al., 2015, 2017; Huang et al., 2011; Ye et al., 2012)","plainTextFormattedCitation":"(Basu, 2009; Gasparrini et al., 2015, 2017; Huang et al., 2011; Ye et al., 2012)","previouslyFormattedCitation":"(Basu, 2009; Gasparrini et al., 2015, 2017; Huang et al., 2011; Ye et al., 2012)"},"properties":{"noteIndex":0},"schema":"https://github.com/citation-style-language/schema/raw/master/csl-citation.json"}</w:instrText>
      </w:r>
      <w:ins w:id="13" w:author="Robbie Parks" w:date="2019-05-13T14:57:00Z">
        <w:r w:rsidRPr="00A74A83">
          <w:rPr>
            <w:color w:val="000000" w:themeColor="text1"/>
            <w:lang w:val="en-US"/>
          </w:rPr>
          <w:fldChar w:fldCharType="separate"/>
        </w:r>
      </w:ins>
      <w:r w:rsidRPr="00266D3A">
        <w:rPr>
          <w:noProof/>
          <w:color w:val="000000" w:themeColor="text1"/>
          <w:lang w:val="en-US"/>
        </w:rPr>
        <w:t>(Basu, 2009; Gasparrini et al., 2015, 2017; Huang et al., 2011; Ye et al., 2012)</w:t>
      </w:r>
      <w:ins w:id="14" w:author="Robbie Parks" w:date="2019-05-13T14:57:00Z">
        <w:r w:rsidRPr="00A74A83">
          <w:rPr>
            <w:color w:val="000000" w:themeColor="text1"/>
            <w:lang w:val="en-US"/>
          </w:rPr>
          <w:fldChar w:fldCharType="end"/>
        </w:r>
        <w:r w:rsidRPr="00A74A83">
          <w:rPr>
            <w:color w:val="000000" w:themeColor="text1"/>
            <w:lang w:val="en-US"/>
          </w:rPr>
          <w:t>.</w:t>
        </w:r>
      </w:ins>
      <w:ins w:id="15" w:author="Robbie Parks" w:date="2019-05-13T14:59:00Z">
        <w:r w:rsidR="00302714">
          <w:rPr>
            <w:color w:val="000000" w:themeColor="text1"/>
            <w:lang w:val="en-US"/>
          </w:rPr>
          <w:t xml:space="preserve"> </w:t>
        </w:r>
        <w:r w:rsidR="00302714" w:rsidRPr="00A74A83">
          <w:rPr>
            <w:color w:val="000000" w:themeColor="text1"/>
            <w:lang w:val="en-US"/>
          </w:rPr>
          <w:t>Climate change, however, will fundamentally modify weather, including seasonal weather patterns, compared to long-term norms, and hence can disrupt long-term adaptation.</w:t>
        </w:r>
      </w:ins>
      <w:ins w:id="16" w:author="Robbie Parks" w:date="2019-05-13T18:47:00Z">
        <w:r w:rsidR="00DA2E44" w:rsidRPr="00DB2DBC" w:rsidDel="00DF61C8">
          <w:rPr>
            <w:rFonts w:cs="Calibri"/>
            <w:szCs w:val="24"/>
          </w:rPr>
          <w:t xml:space="preserve"> </w:t>
        </w:r>
      </w:ins>
      <w:ins w:id="17" w:author="Robbie Parks" w:date="2019-05-14T10:14:00Z">
        <w:r w:rsidR="002B1230">
          <w:rPr>
            <w:rFonts w:cs="Calibri"/>
            <w:szCs w:val="24"/>
          </w:rPr>
          <w:t xml:space="preserve">I have </w:t>
        </w:r>
      </w:ins>
      <w:ins w:id="18" w:author="Robbie Parks" w:date="2019-05-14T10:15:00Z">
        <w:r w:rsidR="002B1230">
          <w:rPr>
            <w:rFonts w:cs="Calibri"/>
            <w:szCs w:val="24"/>
          </w:rPr>
          <w:t>built on s</w:t>
        </w:r>
      </w:ins>
      <w:ins w:id="19" w:author="Robbie Parks" w:date="2019-05-13T18:56:00Z">
        <w:r w:rsidR="00994639">
          <w:rPr>
            <w:rFonts w:cs="Calibri"/>
            <w:szCs w:val="24"/>
          </w:rPr>
          <w:t xml:space="preserve">imilar work </w:t>
        </w:r>
      </w:ins>
      <w:ins w:id="20" w:author="Robbie Parks" w:date="2019-05-13T19:02:00Z">
        <w:r w:rsidR="006B6571">
          <w:rPr>
            <w:rFonts w:cs="Calibri"/>
            <w:szCs w:val="24"/>
          </w:rPr>
          <w:t xml:space="preserve">to </w:t>
        </w:r>
      </w:ins>
      <w:ins w:id="21" w:author="Robbie Parks" w:date="2019-05-13T18:56:00Z">
        <w:r w:rsidR="00994639">
          <w:rPr>
            <w:rFonts w:cs="Calibri"/>
            <w:szCs w:val="24"/>
          </w:rPr>
          <w:t xml:space="preserve">model </w:t>
        </w:r>
      </w:ins>
      <w:ins w:id="22" w:author="Robbie Parks" w:date="2019-05-13T18:48:00Z">
        <w:r w:rsidR="00EA01A1">
          <w:rPr>
            <w:rFonts w:cs="Calibri"/>
            <w:szCs w:val="24"/>
          </w:rPr>
          <w:t xml:space="preserve">the association with </w:t>
        </w:r>
      </w:ins>
      <w:ins w:id="23" w:author="Robbie Parks" w:date="2019-05-13T19:10:00Z">
        <w:r w:rsidR="00084154">
          <w:rPr>
            <w:rFonts w:cs="Calibri"/>
            <w:szCs w:val="24"/>
          </w:rPr>
          <w:t>death rates</w:t>
        </w:r>
      </w:ins>
      <w:ins w:id="24" w:author="Robbie Parks" w:date="2019-05-13T18:48:00Z">
        <w:r w:rsidR="00EA01A1">
          <w:rPr>
            <w:rFonts w:cs="Calibri"/>
            <w:szCs w:val="24"/>
          </w:rPr>
          <w:t xml:space="preserve"> and </w:t>
        </w:r>
      </w:ins>
      <w:ins w:id="25" w:author="Robbie Parks" w:date="2019-05-13T18:56:00Z">
        <w:r w:rsidR="00994639">
          <w:rPr>
            <w:rFonts w:cs="Calibri"/>
            <w:szCs w:val="24"/>
          </w:rPr>
          <w:t>pollution levels</w:t>
        </w:r>
      </w:ins>
      <w:ins w:id="26" w:author="Robbie Parks" w:date="2019-05-13T18:48:00Z">
        <w:r w:rsidR="00EA01A1">
          <w:rPr>
            <w:rFonts w:cs="Calibri"/>
            <w:szCs w:val="24"/>
          </w:rPr>
          <w:t xml:space="preserve"> </w:t>
        </w:r>
      </w:ins>
      <w:ins w:id="27" w:author="Robbie Parks" w:date="2019-05-14T10:15:00Z">
        <w:r w:rsidR="002B1230">
          <w:rPr>
            <w:rFonts w:cs="Calibri"/>
            <w:szCs w:val="24"/>
          </w:rPr>
          <w:t>which uses annual data</w:t>
        </w:r>
      </w:ins>
      <w:ins w:id="28" w:author="Robbie Parks" w:date="2019-05-13T18:58:00Z">
        <w:r w:rsidR="005A0AA0">
          <w:rPr>
            <w:rFonts w:cs="Calibri"/>
            <w:szCs w:val="24"/>
          </w:rPr>
          <w:t xml:space="preserve"> </w:t>
        </w:r>
      </w:ins>
      <w:ins w:id="29" w:author="Robbie Parks" w:date="2019-05-13T18:57:00Z">
        <w:r w:rsidR="005A0AA0">
          <w:rPr>
            <w:rFonts w:cs="Calibri"/>
            <w:szCs w:val="24"/>
          </w:rPr>
          <w:fldChar w:fldCharType="begin" w:fldLock="1"/>
        </w:r>
      </w:ins>
      <w:r w:rsidR="005A0AA0">
        <w:rPr>
          <w:rFonts w:cs="Calibri"/>
          <w:szCs w:val="24"/>
        </w:rPr>
        <w:instrText>ADDIN CSL_CITATION {"citationItems":[{"id":"ITEM-1","itemData":{"author":[{"dropping-particle":"","family":"Bennett","given":"James E","non-dropping-particle":"","parse-names":false,"suffix":""},{"dropping-particle":"","family":"Tamura-Wicks","given":"Helen","non-dropping-particle":"","parse-names":false,"suffix":""},{"dropping-particle":"","family":"Parks","given":"Robbie M","non-dropping-particle":"","parse-names":false,"suffix":""},{"dropping-particle":"","family":"Burnett","given":"Richard T","non-dropping-particle":"","parse-names":false,"suffix":""},{"dropping-particle":"","family":"Pope III","given":"C. Arden","non-dropping-particle":"","parse-names":false,"suffix":""},{"dropping-particle":"","family":"Bechle","given":"Matthew J","non-dropping-particle":"","parse-names":false,"suffix":""},{"dropping-particle":"","family":"Marshall","given":"Julian D","non-dropping-particle":"","parse-names":false,"suffix":""},{"dropping-particle":"","family":"Danaei","given":"Goodarz","non-dropping-particle":"","parse-names":false,"suffix":""},{"dropping-particle":"","family":"Ezzati","given":"Majid","non-dropping-particle":"","parse-names":false,"suffix":""}],"container-title":"PLOS Medicine","id":"ITEM-1","issued":{"date-parts":[["2019"]]},"title":"National and county life expectancy loss from particulate matter pollution in the USA (in press)","type":"article-journal"},"uris":["http://www.mendeley.com/documents/?uuid=964ec70f-6b09-4d7e-9478-68607c917ba5"]}],"mendeley":{"formattedCitation":"(Bennett et al., 2019)","plainTextFormattedCitation":"(Bennett et al., 2019)"},"properties":{"noteIndex":0},"schema":"https://github.com/citation-style-language/schema/raw/master/csl-citation.json"}</w:instrText>
      </w:r>
      <w:r w:rsidR="005A0AA0">
        <w:rPr>
          <w:rFonts w:cs="Calibri"/>
          <w:szCs w:val="24"/>
        </w:rPr>
        <w:fldChar w:fldCharType="separate"/>
      </w:r>
      <w:r w:rsidR="005A0AA0" w:rsidRPr="005A0AA0">
        <w:rPr>
          <w:rFonts w:cs="Calibri"/>
          <w:noProof/>
          <w:szCs w:val="24"/>
        </w:rPr>
        <w:t>(Bennett et al., 2019)</w:t>
      </w:r>
      <w:ins w:id="30" w:author="Robbie Parks" w:date="2019-05-13T18:57:00Z">
        <w:r w:rsidR="005A0AA0">
          <w:rPr>
            <w:rFonts w:cs="Calibri"/>
            <w:szCs w:val="24"/>
          </w:rPr>
          <w:fldChar w:fldCharType="end"/>
        </w:r>
        <w:r w:rsidR="00994639">
          <w:rPr>
            <w:rFonts w:cs="Calibri"/>
            <w:szCs w:val="24"/>
          </w:rPr>
          <w:t>. W</w:t>
        </w:r>
      </w:ins>
      <w:ins w:id="31" w:author="Robbie Parks" w:date="2019-05-13T18:49:00Z">
        <w:r w:rsidR="00EA01A1">
          <w:rPr>
            <w:rFonts w:cs="Calibri"/>
            <w:szCs w:val="24"/>
          </w:rPr>
          <w:t xml:space="preserve">hen considering </w:t>
        </w:r>
      </w:ins>
      <w:ins w:id="32" w:author="Robbie Parks" w:date="2019-05-13T18:58:00Z">
        <w:r w:rsidR="005A0AA0">
          <w:rPr>
            <w:rFonts w:cs="Calibri"/>
            <w:szCs w:val="24"/>
          </w:rPr>
          <w:t xml:space="preserve">the association of </w:t>
        </w:r>
      </w:ins>
      <w:ins w:id="33" w:author="Robbie Parks" w:date="2019-05-13T18:49:00Z">
        <w:r w:rsidR="00EA01A1">
          <w:rPr>
            <w:rFonts w:cs="Calibri"/>
            <w:szCs w:val="24"/>
          </w:rPr>
          <w:t>temperature</w:t>
        </w:r>
      </w:ins>
      <w:ins w:id="34" w:author="Robbie Parks" w:date="2019-05-13T18:58:00Z">
        <w:r w:rsidR="005A0AA0">
          <w:rPr>
            <w:rFonts w:cs="Calibri"/>
            <w:szCs w:val="24"/>
          </w:rPr>
          <w:t xml:space="preserve"> and mortality, </w:t>
        </w:r>
      </w:ins>
      <w:ins w:id="35" w:author="Robbie Parks" w:date="2019-05-14T10:15:00Z">
        <w:r w:rsidR="002B1230">
          <w:rPr>
            <w:rFonts w:cs="Calibri"/>
            <w:szCs w:val="24"/>
          </w:rPr>
          <w:t>an annual association</w:t>
        </w:r>
      </w:ins>
      <w:ins w:id="36" w:author="Robbie Parks" w:date="2019-05-13T18:58:00Z">
        <w:r w:rsidR="005A0AA0">
          <w:rPr>
            <w:rFonts w:cs="Calibri"/>
            <w:szCs w:val="24"/>
          </w:rPr>
          <w:t xml:space="preserve"> approach</w:t>
        </w:r>
      </w:ins>
      <w:ins w:id="37" w:author="Robbie Parks" w:date="2019-05-13T18:49:00Z">
        <w:r w:rsidR="00EA01A1">
          <w:rPr>
            <w:rFonts w:cs="Calibri"/>
            <w:szCs w:val="24"/>
          </w:rPr>
          <w:t xml:space="preserve"> can </w:t>
        </w:r>
      </w:ins>
      <w:ins w:id="38" w:author="Robbie Parks" w:date="2019-05-13T18:50:00Z">
        <w:r w:rsidR="00EA01A1">
          <w:rPr>
            <w:rFonts w:cs="Calibri"/>
            <w:szCs w:val="24"/>
          </w:rPr>
          <w:t xml:space="preserve">overlook </w:t>
        </w:r>
      </w:ins>
      <w:ins w:id="39" w:author="Robbie Parks" w:date="2019-05-13T18:49:00Z">
        <w:r w:rsidR="00EA01A1">
          <w:rPr>
            <w:rFonts w:cs="Calibri"/>
            <w:szCs w:val="24"/>
          </w:rPr>
          <w:t xml:space="preserve">the </w:t>
        </w:r>
      </w:ins>
      <w:ins w:id="40" w:author="Robbie Parks" w:date="2019-05-13T18:50:00Z">
        <w:r w:rsidR="00EA01A1">
          <w:rPr>
            <w:rFonts w:cs="Calibri"/>
            <w:szCs w:val="24"/>
          </w:rPr>
          <w:t>adaptation</w:t>
        </w:r>
      </w:ins>
      <w:ins w:id="41" w:author="Robbie Parks" w:date="2019-05-13T18:49:00Z">
        <w:r w:rsidR="00EA01A1">
          <w:rPr>
            <w:rFonts w:cs="Calibri"/>
            <w:szCs w:val="24"/>
          </w:rPr>
          <w:t xml:space="preserve"> to the season</w:t>
        </w:r>
      </w:ins>
      <w:ins w:id="42" w:author="Robbie Parks" w:date="2019-05-13T18:50:00Z">
        <w:r w:rsidR="00EA01A1">
          <w:rPr>
            <w:rFonts w:cs="Calibri"/>
            <w:szCs w:val="24"/>
          </w:rPr>
          <w:t xml:space="preserve">al cycle throughout the year and </w:t>
        </w:r>
      </w:ins>
      <w:ins w:id="43" w:author="Robbie Parks" w:date="2019-05-13T19:02:00Z">
        <w:r w:rsidR="00F95995">
          <w:rPr>
            <w:rFonts w:cs="Calibri"/>
            <w:szCs w:val="24"/>
          </w:rPr>
          <w:t xml:space="preserve">therefore </w:t>
        </w:r>
      </w:ins>
      <w:ins w:id="44" w:author="Robbie Parks" w:date="2019-05-13T18:50:00Z">
        <w:r w:rsidR="00EA01A1">
          <w:rPr>
            <w:rFonts w:cs="Calibri"/>
            <w:szCs w:val="24"/>
          </w:rPr>
          <w:t>how monthly</w:t>
        </w:r>
      </w:ins>
      <w:ins w:id="45" w:author="Robbie Parks" w:date="2019-05-13T19:02:00Z">
        <w:r w:rsidR="00F95995">
          <w:rPr>
            <w:rFonts w:cs="Calibri"/>
            <w:szCs w:val="24"/>
          </w:rPr>
          <w:t>, not annual,</w:t>
        </w:r>
      </w:ins>
      <w:ins w:id="46" w:author="Robbie Parks" w:date="2019-05-13T18:50:00Z">
        <w:r w:rsidR="00EA01A1">
          <w:rPr>
            <w:rFonts w:cs="Calibri"/>
            <w:szCs w:val="24"/>
          </w:rPr>
          <w:t xml:space="preserve"> deviations from long-term norm temperatures may impact health outcomes</w:t>
        </w:r>
      </w:ins>
      <w:ins w:id="47" w:author="Robbie Parks" w:date="2019-05-13T18:59:00Z">
        <w:r w:rsidR="003A53AB">
          <w:rPr>
            <w:rFonts w:cs="Calibri"/>
            <w:szCs w:val="24"/>
          </w:rPr>
          <w:t xml:space="preserve">. </w:t>
        </w:r>
        <w:r w:rsidR="003A53AB" w:rsidRPr="00DB2DBC">
          <w:rPr>
            <w:rFonts w:cs="Calibri"/>
            <w:szCs w:val="24"/>
          </w:rPr>
          <w:t>In this chapter, I describe</w:t>
        </w:r>
        <w:r w:rsidR="003A53AB">
          <w:rPr>
            <w:rFonts w:cs="Calibri"/>
            <w:szCs w:val="24"/>
          </w:rPr>
          <w:t xml:space="preserve"> </w:t>
        </w:r>
      </w:ins>
      <w:ins w:id="48" w:author="Robbie Parks" w:date="2019-05-13T19:00:00Z">
        <w:r w:rsidR="00496F72">
          <w:rPr>
            <w:rFonts w:cs="Calibri"/>
            <w:szCs w:val="24"/>
          </w:rPr>
          <w:t xml:space="preserve">how I build upon previous work using </w:t>
        </w:r>
      </w:ins>
      <w:ins w:id="49" w:author="Robbie Parks" w:date="2019-05-13T18:59:00Z">
        <w:r w:rsidR="003A53AB">
          <w:rPr>
            <w:rFonts w:cs="Calibri"/>
            <w:szCs w:val="24"/>
          </w:rPr>
          <w:t>Bayesian spatio-temporal</w:t>
        </w:r>
      </w:ins>
      <w:ins w:id="50" w:author="Robbie Parks" w:date="2019-05-13T19:00:00Z">
        <w:r w:rsidR="00015ADE">
          <w:rPr>
            <w:rFonts w:cs="Calibri"/>
            <w:szCs w:val="24"/>
          </w:rPr>
          <w:t xml:space="preserve"> </w:t>
        </w:r>
      </w:ins>
      <w:ins w:id="51" w:author="Robbie Parks" w:date="2019-05-13T18:59:00Z">
        <w:r w:rsidR="003A53AB" w:rsidRPr="00DB2DBC">
          <w:rPr>
            <w:rFonts w:cs="Calibri"/>
            <w:szCs w:val="24"/>
          </w:rPr>
          <w:t>model</w:t>
        </w:r>
      </w:ins>
      <w:ins w:id="52" w:author="Robbie Parks" w:date="2019-05-13T19:01:00Z">
        <w:r w:rsidR="00496F72">
          <w:rPr>
            <w:rFonts w:cs="Calibri"/>
            <w:szCs w:val="24"/>
          </w:rPr>
          <w:t>s of health and environment to create a temperature</w:t>
        </w:r>
      </w:ins>
      <w:ins w:id="53" w:author="Robbie Parks" w:date="2019-05-13T19:10:00Z">
        <w:r w:rsidR="00BA3CCD">
          <w:rPr>
            <w:rFonts w:cs="Calibri"/>
            <w:szCs w:val="24"/>
          </w:rPr>
          <w:t>-</w:t>
        </w:r>
      </w:ins>
      <w:ins w:id="54" w:author="Robbie Parks" w:date="2019-05-13T19:01:00Z">
        <w:r w:rsidR="00496F72">
          <w:rPr>
            <w:rFonts w:cs="Calibri"/>
            <w:szCs w:val="24"/>
          </w:rPr>
          <w:t>mortality association</w:t>
        </w:r>
      </w:ins>
      <w:ins w:id="55" w:author="Robbie Parks" w:date="2019-05-13T19:10:00Z">
        <w:r w:rsidR="00BA3CCD">
          <w:rPr>
            <w:rFonts w:cs="Calibri"/>
            <w:szCs w:val="24"/>
          </w:rPr>
          <w:t xml:space="preserve"> by cause of death, month, age group and se</w:t>
        </w:r>
      </w:ins>
      <w:ins w:id="56" w:author="Robbie Parks" w:date="2019-05-13T19:11:00Z">
        <w:r w:rsidR="00BA3CCD">
          <w:rPr>
            <w:rFonts w:cs="Calibri"/>
            <w:szCs w:val="24"/>
          </w:rPr>
          <w:t>x.</w:t>
        </w:r>
      </w:ins>
      <w:ins w:id="57" w:author="Robbie Parks" w:date="2019-05-13T19:01:00Z">
        <w:r w:rsidR="00496F72">
          <w:rPr>
            <w:rFonts w:cs="Calibri"/>
            <w:szCs w:val="24"/>
          </w:rPr>
          <w:t xml:space="preserve"> I </w:t>
        </w:r>
      </w:ins>
      <w:ins w:id="58" w:author="Robbie Parks" w:date="2019-05-13T19:02:00Z">
        <w:r w:rsidR="00E35F7E">
          <w:rPr>
            <w:rFonts w:cs="Calibri"/>
            <w:szCs w:val="24"/>
          </w:rPr>
          <w:t>then</w:t>
        </w:r>
      </w:ins>
      <w:ins w:id="59" w:author="Robbie Parks" w:date="2019-05-13T18:59:00Z">
        <w:r w:rsidR="003A53AB" w:rsidRPr="00DB2DBC">
          <w:rPr>
            <w:rFonts w:cs="Calibri"/>
            <w:szCs w:val="24"/>
          </w:rPr>
          <w:t xml:space="preserve"> explain</w:t>
        </w:r>
        <w:r w:rsidR="003A53AB">
          <w:rPr>
            <w:rFonts w:cs="Calibri"/>
            <w:szCs w:val="24"/>
          </w:rPr>
          <w:t xml:space="preserve"> </w:t>
        </w:r>
      </w:ins>
      <w:ins w:id="60" w:author="Robbie Parks" w:date="2019-05-13T19:01:00Z">
        <w:r w:rsidR="00496F72">
          <w:rPr>
            <w:rFonts w:cs="Calibri"/>
            <w:szCs w:val="24"/>
          </w:rPr>
          <w:t>how I</w:t>
        </w:r>
      </w:ins>
      <w:ins w:id="61" w:author="Robbie Parks" w:date="2019-05-13T18:59:00Z">
        <w:r w:rsidR="003A53AB">
          <w:rPr>
            <w:rFonts w:cs="Calibri"/>
            <w:szCs w:val="24"/>
          </w:rPr>
          <w:t xml:space="preserve"> implement</w:t>
        </w:r>
      </w:ins>
      <w:ins w:id="62" w:author="Robbie Parks" w:date="2019-05-13T19:01:00Z">
        <w:r w:rsidR="00496F72">
          <w:rPr>
            <w:rFonts w:cs="Calibri"/>
            <w:szCs w:val="24"/>
          </w:rPr>
          <w:t>ed the mode</w:t>
        </w:r>
      </w:ins>
      <w:ins w:id="63" w:author="Robbie Parks" w:date="2019-05-13T19:02:00Z">
        <w:r w:rsidR="00496F72">
          <w:rPr>
            <w:rFonts w:cs="Calibri"/>
            <w:szCs w:val="24"/>
          </w:rPr>
          <w:t>l</w:t>
        </w:r>
      </w:ins>
      <w:ins w:id="64" w:author="Robbie Parks" w:date="2019-05-13T18:59:00Z">
        <w:r w:rsidR="003A53AB" w:rsidRPr="00DB2DBC">
          <w:rPr>
            <w:rFonts w:cs="Calibri"/>
            <w:szCs w:val="24"/>
          </w:rPr>
          <w:t>.</w:t>
        </w:r>
      </w:ins>
      <w:del w:id="65" w:author="Robbie Parks" w:date="2019-05-13T18:43:00Z">
        <w:r w:rsidR="00236DC2" w:rsidRPr="00DB2DBC" w:rsidDel="00DF61C8">
          <w:rPr>
            <w:rFonts w:cs="Calibri"/>
            <w:szCs w:val="24"/>
          </w:rPr>
          <w:delText>I developed and applied model</w:delText>
        </w:r>
        <w:r w:rsidR="008A6BE3" w:rsidDel="00DF61C8">
          <w:rPr>
            <w:rFonts w:cs="Calibri"/>
            <w:szCs w:val="24"/>
          </w:rPr>
          <w:delText>s</w:delText>
        </w:r>
        <w:r w:rsidR="00236DC2" w:rsidRPr="00DB2DBC" w:rsidDel="00DF61C8">
          <w:rPr>
            <w:rFonts w:cs="Calibri"/>
            <w:szCs w:val="24"/>
          </w:rPr>
          <w:delText xml:space="preserve"> for quantifying </w:delText>
        </w:r>
        <w:r w:rsidR="00CD5104" w:rsidDel="00DF61C8">
          <w:rPr>
            <w:rFonts w:cs="Calibri"/>
            <w:szCs w:val="24"/>
          </w:rPr>
          <w:delText>association of</w:delText>
        </w:r>
        <w:r w:rsidR="00236DC2" w:rsidRPr="00DB2DBC" w:rsidDel="00DF61C8">
          <w:rPr>
            <w:rFonts w:cs="Calibri"/>
            <w:szCs w:val="24"/>
          </w:rPr>
          <w:delText xml:space="preserve"> </w:delText>
        </w:r>
        <w:r w:rsidR="00CD5104" w:rsidDel="00DF61C8">
          <w:rPr>
            <w:rFonts w:cs="Calibri"/>
            <w:szCs w:val="24"/>
          </w:rPr>
          <w:delText xml:space="preserve">mortality with </w:delText>
        </w:r>
        <w:r w:rsidR="00236DC2" w:rsidRPr="00DB2DBC" w:rsidDel="00DF61C8">
          <w:rPr>
            <w:rFonts w:cs="Calibri"/>
            <w:szCs w:val="24"/>
          </w:rPr>
          <w:delText xml:space="preserve">temperature </w:delText>
        </w:r>
        <w:r w:rsidR="00CD5104" w:rsidDel="00DF61C8">
          <w:rPr>
            <w:rFonts w:cs="Calibri"/>
            <w:szCs w:val="24"/>
          </w:rPr>
          <w:delText xml:space="preserve">anomaly </w:delText>
        </w:r>
        <w:r w:rsidR="00236DC2" w:rsidRPr="00DB2DBC" w:rsidDel="00DF61C8">
          <w:rPr>
            <w:rFonts w:cs="Calibri"/>
            <w:szCs w:val="24"/>
          </w:rPr>
          <w:delText>from a parsimonious, collectively exhaustive set of causes of death</w:delText>
        </w:r>
        <w:r w:rsidR="00AB0079" w:rsidDel="00DF61C8">
          <w:rPr>
            <w:rFonts w:cs="Calibri"/>
            <w:szCs w:val="24"/>
          </w:rPr>
          <w:delText xml:space="preserve"> (Chapter</w:delText>
        </w:r>
      </w:del>
      <w:del w:id="66" w:author="Robbie Parks" w:date="2019-05-13T15:03:00Z">
        <w:r w:rsidR="00AB0079" w:rsidDel="00D5444E">
          <w:rPr>
            <w:rFonts w:cs="Calibri"/>
            <w:szCs w:val="24"/>
          </w:rPr>
          <w:delText>s</w:delText>
        </w:r>
      </w:del>
      <w:del w:id="67" w:author="Robbie Parks" w:date="2019-05-13T18:43:00Z">
        <w:r w:rsidR="00AB0079" w:rsidDel="00DF61C8">
          <w:rPr>
            <w:rFonts w:cs="Calibri"/>
            <w:szCs w:val="24"/>
          </w:rPr>
          <w:delText xml:space="preserve"> X</w:delText>
        </w:r>
      </w:del>
      <w:del w:id="68" w:author="Robbie Parks" w:date="2019-05-13T15:03:00Z">
        <w:r w:rsidR="00AB0079" w:rsidDel="00D5444E">
          <w:rPr>
            <w:rFonts w:cs="Calibri"/>
            <w:szCs w:val="24"/>
          </w:rPr>
          <w:delText>X-XX</w:delText>
        </w:r>
      </w:del>
      <w:del w:id="69" w:author="Robbie Parks" w:date="2019-05-13T18:43:00Z">
        <w:r w:rsidR="00AB0079" w:rsidDel="00DF61C8">
          <w:rPr>
            <w:rFonts w:cs="Calibri"/>
            <w:szCs w:val="24"/>
          </w:rPr>
          <w:delText>)</w:delText>
        </w:r>
        <w:r w:rsidR="00552160" w:rsidDel="00DF61C8">
          <w:rPr>
            <w:rFonts w:cs="Calibri"/>
            <w:szCs w:val="24"/>
          </w:rPr>
          <w:delText xml:space="preserve">. </w:delText>
        </w:r>
        <w:r w:rsidR="00236DC2" w:rsidRPr="00DB2DBC" w:rsidDel="00DF61C8">
          <w:rPr>
            <w:rFonts w:cs="Calibri"/>
            <w:szCs w:val="24"/>
          </w:rPr>
          <w:delText>In this chapter, I describe</w:delText>
        </w:r>
        <w:r w:rsidR="00461551" w:rsidDel="00DF61C8">
          <w:rPr>
            <w:rFonts w:cs="Calibri"/>
            <w:szCs w:val="24"/>
          </w:rPr>
          <w:delText xml:space="preserve"> details of the </w:delText>
        </w:r>
        <w:r w:rsidR="00236DC2" w:rsidRPr="00DB2DBC" w:rsidDel="00DF61C8">
          <w:rPr>
            <w:rFonts w:cs="Calibri"/>
            <w:szCs w:val="24"/>
          </w:rPr>
          <w:delText>model and explain</w:delText>
        </w:r>
        <w:r w:rsidR="00AD318F" w:rsidDel="00DF61C8">
          <w:rPr>
            <w:rFonts w:cs="Calibri"/>
            <w:szCs w:val="24"/>
          </w:rPr>
          <w:delText xml:space="preserve"> its</w:delText>
        </w:r>
        <w:r w:rsidR="00A96777" w:rsidDel="00DF61C8">
          <w:rPr>
            <w:rFonts w:cs="Calibri"/>
            <w:szCs w:val="24"/>
          </w:rPr>
          <w:delText xml:space="preserve"> implementation</w:delText>
        </w:r>
        <w:r w:rsidR="00236DC2" w:rsidRPr="00DB2DBC" w:rsidDel="00DF61C8">
          <w:rPr>
            <w:rFonts w:cs="Calibri"/>
            <w:szCs w:val="24"/>
          </w:rPr>
          <w:delText>.</w:delText>
        </w:r>
      </w:del>
    </w:p>
    <w:p w14:paraId="607AAD9B" w14:textId="37319477" w:rsidR="004C5EE5" w:rsidDel="00852901" w:rsidRDefault="004C5EE5">
      <w:pPr>
        <w:ind w:firstLine="567"/>
        <w:rPr>
          <w:del w:id="70" w:author="Robbie Parks" w:date="2019-05-13T15:14:00Z"/>
        </w:rPr>
        <w:pPrChange w:id="71" w:author="Robbie Parks" w:date="2019-05-13T18:47:00Z">
          <w:pPr>
            <w:pStyle w:val="Heading2"/>
          </w:pPr>
        </w:pPrChange>
      </w:pPr>
      <w:bookmarkStart w:id="72" w:name="_Toc7299664"/>
      <w:bookmarkStart w:id="73" w:name="_Toc8390528"/>
      <w:del w:id="74" w:author="Robbie Parks" w:date="2019-05-13T15:14:00Z">
        <w:r w:rsidDel="00852901">
          <w:delText>Overview</w:delText>
        </w:r>
        <w:bookmarkEnd w:id="72"/>
        <w:bookmarkEnd w:id="73"/>
      </w:del>
    </w:p>
    <w:p w14:paraId="1071EBBD" w14:textId="38FC7FDF" w:rsidR="004D583B" w:rsidDel="00852901" w:rsidRDefault="00F01EAC">
      <w:pPr>
        <w:ind w:firstLine="567"/>
        <w:rPr>
          <w:del w:id="75" w:author="Robbie Parks" w:date="2019-05-13T15:14:00Z"/>
          <w:rFonts w:cs="Calibri"/>
          <w:szCs w:val="24"/>
        </w:rPr>
        <w:pPrChange w:id="76" w:author="Robbie Parks" w:date="2019-05-13T18:47:00Z">
          <w:pPr>
            <w:ind w:firstLine="720"/>
          </w:pPr>
        </w:pPrChange>
      </w:pPr>
      <w:del w:id="77" w:author="Robbie Parks" w:date="2019-05-13T15:14:00Z">
        <w:r w:rsidRPr="00DB2DBC" w:rsidDel="00852901">
          <w:rPr>
            <w:rFonts w:cs="Calibri"/>
            <w:szCs w:val="24"/>
          </w:rPr>
          <w:delText xml:space="preserve">Developing a </w:delText>
        </w:r>
        <w:r w:rsidR="00C006A4" w:rsidRPr="00DB2DBC" w:rsidDel="00852901">
          <w:rPr>
            <w:rFonts w:cs="Calibri"/>
            <w:szCs w:val="24"/>
          </w:rPr>
          <w:delText xml:space="preserve">parsimonious </w:delText>
        </w:r>
        <w:r w:rsidRPr="00DB2DBC" w:rsidDel="00852901">
          <w:rPr>
            <w:rFonts w:cs="Calibri"/>
            <w:szCs w:val="24"/>
          </w:rPr>
          <w:delText xml:space="preserve">method for systematically </w:delText>
        </w:r>
        <w:r w:rsidR="000A7687" w:rsidRPr="00DB2DBC" w:rsidDel="00852901">
          <w:rPr>
            <w:rFonts w:cs="Calibri"/>
            <w:szCs w:val="24"/>
          </w:rPr>
          <w:delText xml:space="preserve">quantifying </w:delText>
        </w:r>
        <w:r w:rsidR="00C006A4" w:rsidRPr="00DB2DBC" w:rsidDel="00852901">
          <w:rPr>
            <w:rFonts w:cs="Calibri"/>
            <w:szCs w:val="24"/>
          </w:rPr>
          <w:delText xml:space="preserve">the effect of temperature </w:delText>
        </w:r>
        <w:r w:rsidR="003A0C6E" w:rsidRPr="00DB2DBC" w:rsidDel="00852901">
          <w:rPr>
            <w:rFonts w:cs="Calibri"/>
            <w:szCs w:val="24"/>
          </w:rPr>
          <w:delText xml:space="preserve">on a mutually exclusive and collectively exhaustive set of </w:delText>
        </w:r>
        <w:r w:rsidR="000A7687" w:rsidRPr="00DB2DBC" w:rsidDel="00852901">
          <w:rPr>
            <w:rFonts w:cs="Calibri"/>
            <w:szCs w:val="24"/>
          </w:rPr>
          <w:delText>causes of death</w:delText>
        </w:r>
        <w:r w:rsidR="003A0C6E" w:rsidRPr="00DB2DBC" w:rsidDel="00852901">
          <w:rPr>
            <w:rFonts w:cs="Calibri"/>
            <w:szCs w:val="24"/>
          </w:rPr>
          <w:delText xml:space="preserve"> </w:delText>
        </w:r>
        <w:r w:rsidR="00425A46" w:rsidRPr="00DB2DBC" w:rsidDel="00852901">
          <w:rPr>
            <w:rFonts w:cs="Calibri"/>
            <w:szCs w:val="24"/>
          </w:rPr>
          <w:delText>across the entire contiguous United States</w:delText>
        </w:r>
        <w:r w:rsidR="008F785D" w:rsidRPr="00DB2DBC" w:rsidDel="00852901">
          <w:rPr>
            <w:rFonts w:cs="Calibri"/>
            <w:szCs w:val="24"/>
          </w:rPr>
          <w:delText xml:space="preserve"> by</w:delText>
        </w:r>
        <w:r w:rsidR="00555ABC" w:rsidRPr="00DB2DBC" w:rsidDel="00852901">
          <w:rPr>
            <w:rFonts w:cs="Calibri"/>
            <w:szCs w:val="24"/>
          </w:rPr>
          <w:delText xml:space="preserve"> month,</w:delText>
        </w:r>
        <w:r w:rsidR="008F785D" w:rsidRPr="00DB2DBC" w:rsidDel="00852901">
          <w:rPr>
            <w:rFonts w:cs="Calibri"/>
            <w:szCs w:val="24"/>
          </w:rPr>
          <w:delText xml:space="preserve"> age group and sex</w:delText>
        </w:r>
        <w:r w:rsidR="00900959" w:rsidDel="00852901">
          <w:rPr>
            <w:rFonts w:cs="Calibri"/>
            <w:szCs w:val="24"/>
          </w:rPr>
          <w:delText>, both nationally and sub</w:delText>
        </w:r>
        <w:r w:rsidR="006E0EF2" w:rsidDel="00852901">
          <w:rPr>
            <w:rFonts w:cs="Calibri"/>
            <w:szCs w:val="24"/>
          </w:rPr>
          <w:delText>-</w:delText>
        </w:r>
        <w:r w:rsidR="00900959" w:rsidDel="00852901">
          <w:rPr>
            <w:rFonts w:cs="Calibri"/>
            <w:szCs w:val="24"/>
          </w:rPr>
          <w:delText>nationally,</w:delText>
        </w:r>
        <w:r w:rsidR="00425A46" w:rsidRPr="00DB2DBC" w:rsidDel="00852901">
          <w:rPr>
            <w:rFonts w:cs="Calibri"/>
            <w:szCs w:val="24"/>
          </w:rPr>
          <w:delText xml:space="preserve"> has</w:delText>
        </w:r>
        <w:r w:rsidR="003A0C6E" w:rsidRPr="00DB2DBC" w:rsidDel="00852901">
          <w:rPr>
            <w:rFonts w:cs="Calibri"/>
            <w:szCs w:val="24"/>
          </w:rPr>
          <w:delText xml:space="preserve"> hitherto</w:delText>
        </w:r>
        <w:r w:rsidR="00425A46" w:rsidRPr="00DB2DBC" w:rsidDel="00852901">
          <w:rPr>
            <w:rFonts w:cs="Calibri"/>
            <w:szCs w:val="24"/>
          </w:rPr>
          <w:delText xml:space="preserve"> not been attempted. </w:delText>
        </w:r>
        <w:r w:rsidR="00255BC7" w:rsidDel="00852901">
          <w:rPr>
            <w:rFonts w:cs="Calibri"/>
            <w:szCs w:val="24"/>
          </w:rPr>
          <w:delText xml:space="preserve">The most common source of information on the health effects of temperature is from studying a sub-population. </w:delText>
        </w:r>
        <w:r w:rsidR="00E2599D" w:rsidDel="00852901">
          <w:rPr>
            <w:rFonts w:cs="Calibri"/>
            <w:szCs w:val="24"/>
          </w:rPr>
          <w:delText>There are</w:delText>
        </w:r>
        <w:r w:rsidR="00826E56" w:rsidDel="00852901">
          <w:rPr>
            <w:rFonts w:cs="Calibri"/>
            <w:szCs w:val="24"/>
          </w:rPr>
          <w:delText xml:space="preserve">, for example, </w:delText>
        </w:r>
        <w:r w:rsidR="00E2599D" w:rsidDel="00852901">
          <w:rPr>
            <w:rFonts w:cs="Calibri"/>
            <w:szCs w:val="24"/>
          </w:rPr>
          <w:delText>studies examining the association between temperature and mortality in the United States</w:delText>
        </w:r>
        <w:r w:rsidR="009600D6" w:rsidDel="00852901">
          <w:rPr>
            <w:rFonts w:cs="Calibri"/>
            <w:szCs w:val="24"/>
          </w:rPr>
          <w:delText xml:space="preserve"> by using data from particular cities</w:delText>
        </w:r>
        <w:r w:rsidR="00E2599D" w:rsidDel="00852901">
          <w:rPr>
            <w:rFonts w:cs="Calibri"/>
            <w:szCs w:val="24"/>
          </w:rPr>
          <w:delText xml:space="preserve">. </w:delText>
        </w:r>
        <w:r w:rsidR="00900959" w:rsidDel="00852901">
          <w:rPr>
            <w:rFonts w:cs="Calibri"/>
            <w:szCs w:val="24"/>
          </w:rPr>
          <w:delText>One study by Gasparrini et al.</w:delText>
        </w:r>
        <w:r w:rsidR="00CE4E17" w:rsidDel="00852901">
          <w:rPr>
            <w:rFonts w:cs="Calibri"/>
            <w:szCs w:val="24"/>
          </w:rPr>
          <w:delText xml:space="preserve"> </w:delText>
        </w:r>
        <w:r w:rsidR="00900959" w:rsidDel="00852901">
          <w:rPr>
            <w:rFonts w:cs="Calibri"/>
            <w:szCs w:val="24"/>
          </w:rPr>
          <w:delText>a</w:delText>
        </w:r>
        <w:r w:rsidR="00E2599D" w:rsidDel="00852901">
          <w:rPr>
            <w:rFonts w:cs="Calibri"/>
            <w:szCs w:val="24"/>
          </w:rPr>
          <w:delText>ssociat</w:delText>
        </w:r>
        <w:r w:rsidR="00900959" w:rsidDel="00852901">
          <w:rPr>
            <w:rFonts w:cs="Calibri"/>
            <w:szCs w:val="24"/>
          </w:rPr>
          <w:delText>ed</w:delText>
        </w:r>
        <w:r w:rsidR="00E2599D" w:rsidDel="00852901">
          <w:rPr>
            <w:rFonts w:cs="Calibri"/>
            <w:szCs w:val="24"/>
          </w:rPr>
          <w:delText xml:space="preserve"> </w:delText>
        </w:r>
        <w:r w:rsidR="00D85865" w:rsidDel="00852901">
          <w:rPr>
            <w:rFonts w:cs="Calibri"/>
            <w:szCs w:val="24"/>
          </w:rPr>
          <w:delText>all-cause or non-injury deaths in</w:delText>
        </w:r>
        <w:r w:rsidR="00E2599D" w:rsidDel="00852901">
          <w:rPr>
            <w:rFonts w:cs="Calibri"/>
            <w:szCs w:val="24"/>
          </w:rPr>
          <w:delText xml:space="preserve"> an</w:delText>
        </w:r>
        <w:r w:rsidR="00887A44" w:rsidDel="00852901">
          <w:rPr>
            <w:rFonts w:cs="Calibri"/>
            <w:szCs w:val="24"/>
          </w:rPr>
          <w:delText xml:space="preserve"> </w:delText>
        </w:r>
        <w:r w:rsidR="00E2599D" w:rsidDel="00852901">
          <w:rPr>
            <w:rFonts w:cs="Calibri"/>
            <w:szCs w:val="24"/>
          </w:rPr>
          <w:delText xml:space="preserve">unstratified </w:delText>
        </w:r>
        <w:r w:rsidR="00887A44" w:rsidDel="00852901">
          <w:rPr>
            <w:rFonts w:cs="Calibri"/>
            <w:szCs w:val="24"/>
          </w:rPr>
          <w:delText xml:space="preserve">urban </w:delText>
        </w:r>
        <w:r w:rsidR="00E2599D" w:rsidDel="00852901">
          <w:rPr>
            <w:rFonts w:cs="Calibri"/>
            <w:szCs w:val="24"/>
          </w:rPr>
          <w:delText>population</w:delText>
        </w:r>
        <w:r w:rsidR="00887A44" w:rsidDel="00852901">
          <w:rPr>
            <w:rFonts w:cs="Calibri"/>
            <w:szCs w:val="24"/>
          </w:rPr>
          <w:delText xml:space="preserve"> in the United States as part of a wider study </w:delText>
        </w:r>
        <w:r w:rsidR="00887A44" w:rsidDel="00852901">
          <w:rPr>
            <w:rFonts w:cs="Calibri"/>
            <w:szCs w:val="24"/>
          </w:rPr>
          <w:fldChar w:fldCharType="begin" w:fldLock="1"/>
        </w:r>
        <w:r w:rsidR="00635E4E" w:rsidRPr="00EA01A1" w:rsidDel="00852901">
          <w:rPr>
            <w:rFonts w:cs="Calibri"/>
            <w:szCs w:val="24"/>
          </w:rPr>
          <w:del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delInstrText>
        </w:r>
        <w:r w:rsidR="00887A44" w:rsidDel="00852901">
          <w:rPr>
            <w:rFonts w:cs="Calibri"/>
            <w:szCs w:val="24"/>
          </w:rPr>
          <w:fldChar w:fldCharType="separate"/>
        </w:r>
        <w:r w:rsidR="00887A44" w:rsidRPr="00931E19" w:rsidDel="00852901">
          <w:rPr>
            <w:rFonts w:cs="Calibri"/>
            <w:noProof/>
            <w:szCs w:val="24"/>
          </w:rPr>
          <w:delText>(Gasparrini et al., 2015)</w:delText>
        </w:r>
        <w:r w:rsidR="00887A44" w:rsidDel="00852901">
          <w:rPr>
            <w:rFonts w:cs="Calibri"/>
            <w:szCs w:val="24"/>
          </w:rPr>
          <w:fldChar w:fldCharType="end"/>
        </w:r>
        <w:r w:rsidR="00E2599D" w:rsidDel="00852901">
          <w:rPr>
            <w:rFonts w:cs="Calibri"/>
            <w:szCs w:val="24"/>
          </w:rPr>
          <w:delText xml:space="preserve">. </w:delText>
        </w:r>
        <w:r w:rsidR="00543873" w:rsidDel="00852901">
          <w:rPr>
            <w:rFonts w:cs="Calibri"/>
            <w:szCs w:val="24"/>
          </w:rPr>
          <w:delText>Previous estimates of the association between temperature and mortality would therefore involve extrapolation or risk coefficients from sub-populations to the contemporary population of a country, in my case the United States.</w:delText>
        </w:r>
        <w:r w:rsidR="00F757BD" w:rsidDel="00852901">
          <w:rPr>
            <w:rFonts w:cs="Calibri"/>
            <w:szCs w:val="24"/>
          </w:rPr>
          <w:delText xml:space="preserve"> There are only few examples of direct analyses of an entire population</w:delText>
        </w:r>
        <w:r w:rsidR="00746923" w:rsidDel="00852901">
          <w:rPr>
            <w:rFonts w:cs="Calibri"/>
            <w:szCs w:val="24"/>
          </w:rPr>
          <w:delText>, and they are often not stratified by age and sex, as well as by location</w:delText>
        </w:r>
        <w:r w:rsidR="00F757BD" w:rsidDel="00852901">
          <w:rPr>
            <w:rFonts w:cs="Calibri"/>
            <w:szCs w:val="24"/>
          </w:rPr>
          <w:delText>.</w:delText>
        </w:r>
        <w:r w:rsidR="00543873" w:rsidDel="00852901">
          <w:rPr>
            <w:rFonts w:cs="Calibri"/>
            <w:szCs w:val="24"/>
          </w:rPr>
          <w:delText xml:space="preserve"> </w:delText>
        </w:r>
        <w:r w:rsidR="00F757BD" w:rsidDel="00852901">
          <w:rPr>
            <w:rFonts w:cs="Calibri"/>
            <w:szCs w:val="24"/>
          </w:rPr>
          <w:delText xml:space="preserve">One recent study by Burke et al. examined the association between monthly temperature and unstratified suicide mortality in the United States and Mexico </w:delText>
        </w:r>
        <w:r w:rsidR="00F757BD" w:rsidDel="00852901">
          <w:rPr>
            <w:rFonts w:cs="Calibri"/>
            <w:szCs w:val="24"/>
          </w:rPr>
          <w:fldChar w:fldCharType="begin" w:fldLock="1"/>
        </w:r>
        <w:r w:rsidR="00F757BD" w:rsidDel="00852901">
          <w:rPr>
            <w:rFonts w:cs="Calibri"/>
            <w:szCs w:val="24"/>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Mexico","type":"article-journal"},"uris":["http://www.mendeley.com/documents/?uuid=6dbd0985-7ffc-4604-9986-7c871ffae9a7"]}],"mendeley":{"formattedCitation":"(Burke et al., 2018)","plainTextFormattedCitation":"(Burke et al., 2018)","previouslyFormattedCitation":"(Burke et al., 2018)"},"properties":{"noteIndex":0},"schema":"https://github.com/citation-style-language/schema/raw/master/csl-citation.json"}</w:delInstrText>
        </w:r>
        <w:r w:rsidR="00F757BD" w:rsidDel="00852901">
          <w:rPr>
            <w:rFonts w:cs="Calibri"/>
            <w:szCs w:val="24"/>
          </w:rPr>
          <w:fldChar w:fldCharType="separate"/>
        </w:r>
        <w:r w:rsidR="00F757BD" w:rsidRPr="00635E4E" w:rsidDel="00852901">
          <w:rPr>
            <w:rFonts w:cs="Calibri"/>
            <w:noProof/>
            <w:szCs w:val="24"/>
          </w:rPr>
          <w:delText>(Burke et al., 2018)</w:delText>
        </w:r>
        <w:r w:rsidR="00F757BD" w:rsidDel="00852901">
          <w:rPr>
            <w:rFonts w:cs="Calibri"/>
            <w:szCs w:val="24"/>
          </w:rPr>
          <w:fldChar w:fldCharType="end"/>
        </w:r>
        <w:r w:rsidR="00F757BD" w:rsidDel="00852901">
          <w:rPr>
            <w:rFonts w:cs="Calibri"/>
            <w:szCs w:val="24"/>
          </w:rPr>
          <w:delText xml:space="preserve">.  </w:delText>
        </w:r>
        <w:r w:rsidR="007F226A" w:rsidDel="00852901">
          <w:rPr>
            <w:rFonts w:cs="Calibri"/>
            <w:szCs w:val="24"/>
          </w:rPr>
          <w:delText>N</w:delText>
        </w:r>
        <w:r w:rsidR="00FD57DC" w:rsidRPr="00DB2DBC" w:rsidDel="00852901">
          <w:rPr>
            <w:rFonts w:cs="Calibri"/>
            <w:szCs w:val="24"/>
          </w:rPr>
          <w:delText xml:space="preserve">one has attempted to </w:delText>
        </w:r>
        <w:r w:rsidR="00515B95" w:rsidRPr="00DB2DBC" w:rsidDel="00852901">
          <w:rPr>
            <w:rFonts w:cs="Calibri"/>
            <w:szCs w:val="24"/>
          </w:rPr>
          <w:delText xml:space="preserve">provide a national </w:delText>
        </w:r>
        <w:r w:rsidR="00D3685B" w:rsidDel="00852901">
          <w:rPr>
            <w:rFonts w:cs="Calibri"/>
            <w:szCs w:val="24"/>
          </w:rPr>
          <w:delText>direct analysis</w:delText>
        </w:r>
        <w:r w:rsidR="00515B95" w:rsidRPr="00DB2DBC" w:rsidDel="00852901">
          <w:rPr>
            <w:rFonts w:cs="Calibri"/>
            <w:szCs w:val="24"/>
          </w:rPr>
          <w:delText xml:space="preserve"> of the </w:delText>
        </w:r>
        <w:r w:rsidR="00E25EB0" w:rsidRPr="00DB2DBC" w:rsidDel="00852901">
          <w:rPr>
            <w:rFonts w:cs="Calibri"/>
            <w:szCs w:val="24"/>
          </w:rPr>
          <w:delText xml:space="preserve">vulnerability </w:delText>
        </w:r>
        <w:r w:rsidR="00581EFD" w:rsidRPr="00DB2DBC" w:rsidDel="00852901">
          <w:rPr>
            <w:rFonts w:cs="Calibri"/>
            <w:szCs w:val="24"/>
          </w:rPr>
          <w:delText xml:space="preserve">to temperature and the potential change </w:delText>
        </w:r>
        <w:r w:rsidR="007B7613" w:rsidRPr="00DB2DBC" w:rsidDel="00852901">
          <w:rPr>
            <w:rFonts w:cs="Calibri"/>
            <w:szCs w:val="24"/>
          </w:rPr>
          <w:delText xml:space="preserve">in </w:delText>
        </w:r>
        <w:r w:rsidR="00A21428" w:rsidRPr="00DB2DBC" w:rsidDel="00852901">
          <w:rPr>
            <w:rFonts w:cs="Calibri"/>
            <w:szCs w:val="24"/>
          </w:rPr>
          <w:delText>number of deaths given a particular temperature</w:delText>
        </w:r>
        <w:r w:rsidR="00D01623" w:rsidDel="00852901">
          <w:rPr>
            <w:rFonts w:cs="Calibri"/>
            <w:szCs w:val="24"/>
          </w:rPr>
          <w:delText xml:space="preserve"> anomaly</w:delText>
        </w:r>
        <w:r w:rsidR="00A21428" w:rsidRPr="00DB2DBC" w:rsidDel="00852901">
          <w:rPr>
            <w:rFonts w:cs="Calibri"/>
            <w:szCs w:val="24"/>
          </w:rPr>
          <w:delText>.</w:delText>
        </w:r>
      </w:del>
    </w:p>
    <w:p w14:paraId="24E77913" w14:textId="03CC0FAB" w:rsidR="00A21428" w:rsidDel="00DA2E44" w:rsidRDefault="00A21428">
      <w:pPr>
        <w:ind w:firstLine="567"/>
        <w:rPr>
          <w:del w:id="78" w:author="Robbie Parks" w:date="2019-05-13T18:47:00Z"/>
          <w:rFonts w:cs="Calibri"/>
          <w:szCs w:val="24"/>
        </w:rPr>
        <w:pPrChange w:id="79" w:author="Robbie Parks" w:date="2019-05-13T18:47:00Z">
          <w:pPr>
            <w:ind w:firstLine="720"/>
          </w:pPr>
        </w:pPrChange>
      </w:pPr>
      <w:del w:id="80" w:author="Robbie Parks" w:date="2019-05-13T18:46:00Z">
        <w:r w:rsidRPr="00DB2DBC" w:rsidDel="00B67ADA">
          <w:rPr>
            <w:rFonts w:cs="Calibri"/>
            <w:szCs w:val="24"/>
          </w:rPr>
          <w:delText xml:space="preserve">Challenges exist </w:delText>
        </w:r>
        <w:r w:rsidR="00954C98" w:rsidDel="00B67ADA">
          <w:rPr>
            <w:rFonts w:cs="Calibri"/>
            <w:szCs w:val="24"/>
          </w:rPr>
          <w:delText>in</w:delText>
        </w:r>
        <w:r w:rsidRPr="00DB2DBC" w:rsidDel="00B67ADA">
          <w:rPr>
            <w:rFonts w:cs="Calibri"/>
            <w:szCs w:val="24"/>
          </w:rPr>
          <w:delText xml:space="preserve"> </w:delText>
        </w:r>
        <w:r w:rsidR="00560257" w:rsidRPr="00DB2DBC" w:rsidDel="00B67ADA">
          <w:rPr>
            <w:rFonts w:cs="Calibri"/>
            <w:szCs w:val="24"/>
          </w:rPr>
          <w:delText>fitting a model which incorporates many dimensions over cause, time</w:delText>
        </w:r>
        <w:r w:rsidR="00E47B89" w:rsidDel="00B67ADA">
          <w:rPr>
            <w:rFonts w:cs="Calibri"/>
            <w:szCs w:val="24"/>
          </w:rPr>
          <w:delText xml:space="preserve"> (</w:delText>
        </w:r>
        <w:r w:rsidR="00FB6570" w:rsidDel="00B67ADA">
          <w:rPr>
            <w:rFonts w:cs="Calibri"/>
            <w:szCs w:val="24"/>
          </w:rPr>
          <w:delText>across months and years</w:delText>
        </w:r>
        <w:r w:rsidR="00E47B89" w:rsidDel="00B67ADA">
          <w:rPr>
            <w:rFonts w:cs="Calibri"/>
            <w:szCs w:val="24"/>
          </w:rPr>
          <w:delText>)</w:delText>
        </w:r>
        <w:r w:rsidR="00560257" w:rsidRPr="00DB2DBC" w:rsidDel="00B67ADA">
          <w:rPr>
            <w:rFonts w:cs="Calibri"/>
            <w:szCs w:val="24"/>
          </w:rPr>
          <w:delText>, and space, as well as the interactions between them</w:delText>
        </w:r>
        <w:r w:rsidR="00E74BD9" w:rsidRPr="00DB2DBC" w:rsidDel="00B67ADA">
          <w:rPr>
            <w:rFonts w:cs="Calibri"/>
            <w:szCs w:val="24"/>
          </w:rPr>
          <w:delText xml:space="preserve">. </w:delText>
        </w:r>
        <w:r w:rsidR="004303C5" w:rsidDel="00B67ADA">
          <w:rPr>
            <w:rFonts w:cs="Calibri"/>
            <w:szCs w:val="24"/>
          </w:rPr>
          <w:delText>Levels and trends in m</w:delText>
        </w:r>
        <w:r w:rsidR="00F46980" w:rsidDel="00B67ADA">
          <w:rPr>
            <w:rFonts w:cs="Calibri"/>
            <w:szCs w:val="24"/>
          </w:rPr>
          <w:delText>ortality</w:delText>
        </w:r>
        <w:r w:rsidR="00954C98" w:rsidDel="00B67ADA">
          <w:rPr>
            <w:rFonts w:cs="Calibri"/>
            <w:szCs w:val="24"/>
          </w:rPr>
          <w:delText xml:space="preserve"> </w:delText>
        </w:r>
        <w:r w:rsidR="00F46980" w:rsidDel="00B67ADA">
          <w:rPr>
            <w:rFonts w:cs="Calibri"/>
            <w:szCs w:val="24"/>
          </w:rPr>
          <w:delText>can differ</w:delText>
        </w:r>
        <w:r w:rsidR="00EE0D6A" w:rsidDel="00B67ADA">
          <w:rPr>
            <w:rFonts w:cs="Calibri"/>
            <w:szCs w:val="24"/>
          </w:rPr>
          <w:delText>, while simultaneously</w:delText>
        </w:r>
        <w:r w:rsidR="002F741D" w:rsidDel="00B67ADA">
          <w:rPr>
            <w:rFonts w:cs="Calibri"/>
            <w:szCs w:val="24"/>
          </w:rPr>
          <w:delText xml:space="preserve"> being correlated </w:delText>
        </w:r>
        <w:r w:rsidR="00DC1603" w:rsidDel="00B67ADA">
          <w:rPr>
            <w:rFonts w:cs="Calibri"/>
            <w:szCs w:val="24"/>
          </w:rPr>
          <w:delText xml:space="preserve">positively or negatively </w:delText>
        </w:r>
        <w:r w:rsidR="002F741D" w:rsidDel="00B67ADA">
          <w:rPr>
            <w:rFonts w:cs="Calibri"/>
            <w:szCs w:val="24"/>
          </w:rPr>
          <w:delText>across months, states, and</w:delText>
        </w:r>
        <w:r w:rsidR="00DC1603" w:rsidDel="00B67ADA">
          <w:rPr>
            <w:rFonts w:cs="Calibri"/>
            <w:szCs w:val="24"/>
          </w:rPr>
          <w:delText>/or</w:delText>
        </w:r>
        <w:r w:rsidR="002F741D" w:rsidDel="00B67ADA">
          <w:rPr>
            <w:rFonts w:cs="Calibri"/>
            <w:szCs w:val="24"/>
          </w:rPr>
          <w:delText xml:space="preserve"> years</w:delText>
        </w:r>
        <w:r w:rsidR="008357C3" w:rsidDel="00B67ADA">
          <w:rPr>
            <w:rFonts w:cs="Calibri"/>
            <w:szCs w:val="24"/>
          </w:rPr>
          <w:delText>.</w:delText>
        </w:r>
        <w:r w:rsidR="00A232AE" w:rsidDel="00B67ADA">
          <w:rPr>
            <w:rFonts w:cs="Calibri"/>
            <w:szCs w:val="24"/>
          </w:rPr>
          <w:delText xml:space="preserve"> Fitting a model at a detailed level using an exhaustive dataset can </w:delText>
        </w:r>
        <w:r w:rsidR="00913B26" w:rsidDel="00B67ADA">
          <w:rPr>
            <w:rFonts w:cs="Calibri"/>
            <w:szCs w:val="24"/>
          </w:rPr>
          <w:delText xml:space="preserve">also </w:delText>
        </w:r>
        <w:r w:rsidR="00A232AE" w:rsidDel="00B67ADA">
          <w:rPr>
            <w:rFonts w:cs="Calibri"/>
            <w:szCs w:val="24"/>
          </w:rPr>
          <w:delText>lead to some small number issues, with certain combinations of cause, month, year, age group, se</w:delText>
        </w:r>
        <w:r w:rsidR="00EF4421" w:rsidDel="00B67ADA">
          <w:rPr>
            <w:rFonts w:cs="Calibri"/>
            <w:szCs w:val="24"/>
          </w:rPr>
          <w:delText xml:space="preserve">x and </w:delText>
        </w:r>
        <w:r w:rsidR="00A232AE" w:rsidDel="00B67ADA">
          <w:rPr>
            <w:rFonts w:cs="Calibri"/>
            <w:szCs w:val="24"/>
          </w:rPr>
          <w:delText>geographical</w:delText>
        </w:r>
        <w:r w:rsidR="00EF4421" w:rsidDel="00B67ADA">
          <w:rPr>
            <w:rFonts w:cs="Calibri"/>
            <w:szCs w:val="24"/>
          </w:rPr>
          <w:delText xml:space="preserve"> unit</w:delText>
        </w:r>
        <w:r w:rsidR="00CC0316" w:rsidDel="00B67ADA">
          <w:rPr>
            <w:rFonts w:cs="Calibri"/>
            <w:szCs w:val="24"/>
          </w:rPr>
          <w:delText xml:space="preserve"> containing only few deaths.</w:delText>
        </w:r>
        <w:r w:rsidR="00EE0D6A" w:rsidDel="00B67ADA">
          <w:rPr>
            <w:rFonts w:cs="Calibri"/>
            <w:szCs w:val="24"/>
          </w:rPr>
          <w:delText xml:space="preserve"> </w:delText>
        </w:r>
        <w:r w:rsidR="00E74BD9" w:rsidRPr="00DB2DBC" w:rsidDel="00B67ADA">
          <w:rPr>
            <w:rFonts w:cs="Calibri"/>
            <w:szCs w:val="24"/>
          </w:rPr>
          <w:delText xml:space="preserve">In a Bayesian spatio-temporal setting, </w:delText>
        </w:r>
        <w:r w:rsidR="00443992" w:rsidDel="00B67ADA">
          <w:rPr>
            <w:rFonts w:cs="Calibri"/>
            <w:szCs w:val="24"/>
          </w:rPr>
          <w:delText xml:space="preserve">fitting a model across the number of intended dimensions over cause, time, and space, </w:delText>
        </w:r>
        <w:r w:rsidR="00F8318B" w:rsidDel="00B67ADA">
          <w:rPr>
            <w:rFonts w:cs="Calibri"/>
            <w:szCs w:val="24"/>
          </w:rPr>
          <w:delText>and their interaction</w:delText>
        </w:r>
        <w:r w:rsidR="005724D4" w:rsidDel="00B67ADA">
          <w:rPr>
            <w:rFonts w:cs="Calibri"/>
            <w:szCs w:val="24"/>
          </w:rPr>
          <w:delText>s</w:delText>
        </w:r>
        <w:r w:rsidR="00E74BD9" w:rsidRPr="00DB2DBC" w:rsidDel="00B67ADA">
          <w:rPr>
            <w:rFonts w:cs="Calibri"/>
            <w:szCs w:val="24"/>
          </w:rPr>
          <w:delText xml:space="preserve"> can be </w:delText>
        </w:r>
        <w:r w:rsidR="000E101C" w:rsidRPr="00DB2DBC" w:rsidDel="00B67ADA">
          <w:rPr>
            <w:rFonts w:cs="Calibri"/>
            <w:szCs w:val="24"/>
          </w:rPr>
          <w:delText xml:space="preserve">computationally </w:delText>
        </w:r>
        <w:r w:rsidR="000E101C" w:rsidDel="00B67ADA">
          <w:rPr>
            <w:rFonts w:cs="Calibri"/>
            <w:szCs w:val="24"/>
          </w:rPr>
          <w:delText xml:space="preserve">prohibitively </w:delText>
        </w:r>
        <w:r w:rsidR="00FE6F44" w:rsidRPr="00DB2DBC" w:rsidDel="00B67ADA">
          <w:rPr>
            <w:rFonts w:cs="Calibri"/>
            <w:szCs w:val="24"/>
          </w:rPr>
          <w:delText>expensive</w:delText>
        </w:r>
        <w:r w:rsidR="00E74BD9" w:rsidRPr="00DB2DBC" w:rsidDel="00B67ADA">
          <w:rPr>
            <w:rFonts w:cs="Calibri"/>
            <w:szCs w:val="24"/>
          </w:rPr>
          <w:delText>.</w:delText>
        </w:r>
      </w:del>
    </w:p>
    <w:p w14:paraId="4681CE64" w14:textId="77777777" w:rsidR="00DA2E44" w:rsidRPr="00DB2DBC" w:rsidRDefault="00DA2E44">
      <w:pPr>
        <w:ind w:firstLine="567"/>
        <w:rPr>
          <w:ins w:id="81" w:author="Robbie Parks" w:date="2019-05-13T18:47:00Z"/>
          <w:rFonts w:cs="Calibri"/>
          <w:szCs w:val="24"/>
        </w:rPr>
        <w:pPrChange w:id="82" w:author="Robbie Parks" w:date="2019-05-13T18:47:00Z">
          <w:pPr>
            <w:ind w:firstLine="720"/>
          </w:pPr>
        </w:pPrChange>
      </w:pPr>
    </w:p>
    <w:p w14:paraId="4FB697F2" w14:textId="633AB26A" w:rsidR="00E25EB0" w:rsidRPr="00DB2DBC" w:rsidDel="00212B31" w:rsidRDefault="00E25EB0">
      <w:pPr>
        <w:ind w:firstLine="720"/>
        <w:rPr>
          <w:del w:id="83" w:author="Robbie Parks" w:date="2019-05-13T18:45:00Z"/>
          <w:rFonts w:cs="Calibri"/>
          <w:szCs w:val="24"/>
        </w:rPr>
      </w:pPr>
      <w:del w:id="84" w:author="Robbie Parks" w:date="2019-05-13T18:51:00Z">
        <w:r w:rsidRPr="00DB2DBC" w:rsidDel="00512365">
          <w:rPr>
            <w:rFonts w:cs="Calibri"/>
            <w:szCs w:val="24"/>
          </w:rPr>
          <w:delText xml:space="preserve">I have </w:delText>
        </w:r>
      </w:del>
      <w:del w:id="85" w:author="Robbie Parks" w:date="2019-05-13T19:03:00Z">
        <w:r w:rsidRPr="00DB2DBC" w:rsidDel="00A46C19">
          <w:rPr>
            <w:rFonts w:cs="Calibri"/>
            <w:szCs w:val="24"/>
          </w:rPr>
          <w:delText xml:space="preserve">advanced previous </w:delText>
        </w:r>
        <w:r w:rsidR="00E2599D" w:rsidDel="00A46C19">
          <w:rPr>
            <w:rFonts w:cs="Calibri"/>
            <w:szCs w:val="24"/>
          </w:rPr>
          <w:delText>efforts</w:delText>
        </w:r>
        <w:r w:rsidR="004C4884" w:rsidRPr="00DB2DBC" w:rsidDel="00A46C19">
          <w:rPr>
            <w:rFonts w:cs="Calibri"/>
            <w:szCs w:val="24"/>
          </w:rPr>
          <w:delText xml:space="preserve"> </w:delText>
        </w:r>
      </w:del>
      <w:del w:id="86" w:author="Robbie Parks" w:date="2019-05-13T18:42:00Z">
        <w:r w:rsidR="004C4884" w:rsidRPr="00DB2DBC" w:rsidDel="0032798B">
          <w:rPr>
            <w:rFonts w:cs="Calibri"/>
            <w:szCs w:val="24"/>
          </w:rPr>
          <w:delText>in several way</w:delText>
        </w:r>
        <w:r w:rsidR="008778A6" w:rsidRPr="00DB2DBC" w:rsidDel="0032798B">
          <w:rPr>
            <w:rFonts w:cs="Calibri"/>
            <w:szCs w:val="24"/>
          </w:rPr>
          <w:delText>s</w:delText>
        </w:r>
        <w:r w:rsidR="00A1179C" w:rsidRPr="00DB2DBC" w:rsidDel="0032798B">
          <w:rPr>
            <w:rFonts w:cs="Calibri"/>
            <w:szCs w:val="24"/>
          </w:rPr>
          <w:delText xml:space="preserve"> in order </w:delText>
        </w:r>
      </w:del>
      <w:del w:id="87" w:author="Robbie Parks" w:date="2019-05-13T18:53:00Z">
        <w:r w:rsidR="00A1179C" w:rsidRPr="00DB2DBC" w:rsidDel="00E1365C">
          <w:rPr>
            <w:rFonts w:cs="Calibri"/>
            <w:szCs w:val="24"/>
          </w:rPr>
          <w:delText xml:space="preserve">to generate </w:delText>
        </w:r>
        <w:r w:rsidR="00877DB0" w:rsidRPr="00DB2DBC" w:rsidDel="00E1365C">
          <w:rPr>
            <w:rFonts w:cs="Calibri"/>
            <w:szCs w:val="24"/>
          </w:rPr>
          <w:delText xml:space="preserve">an analysis of </w:delText>
        </w:r>
        <w:r w:rsidR="00264390" w:rsidDel="00E1365C">
          <w:rPr>
            <w:rFonts w:cs="Calibri"/>
            <w:szCs w:val="24"/>
          </w:rPr>
          <w:delText xml:space="preserve">the </w:delText>
        </w:r>
      </w:del>
      <w:del w:id="88" w:author="Robbie Parks" w:date="2019-05-13T19:03:00Z">
        <w:r w:rsidR="00AC7B35" w:rsidDel="00A46C19">
          <w:rPr>
            <w:rFonts w:cs="Calibri"/>
            <w:szCs w:val="24"/>
          </w:rPr>
          <w:delText xml:space="preserve">association </w:delText>
        </w:r>
        <w:r w:rsidR="00264390" w:rsidDel="00A46C19">
          <w:rPr>
            <w:rFonts w:cs="Calibri"/>
            <w:szCs w:val="24"/>
          </w:rPr>
          <w:delText xml:space="preserve">of </w:delText>
        </w:r>
        <w:r w:rsidR="00877DB0" w:rsidRPr="00DB2DBC" w:rsidDel="00A46C19">
          <w:rPr>
            <w:rFonts w:cs="Calibri"/>
            <w:szCs w:val="24"/>
          </w:rPr>
          <w:delText>anomalous temperature</w:delText>
        </w:r>
        <w:r w:rsidR="00967F9B" w:rsidRPr="00DB2DBC" w:rsidDel="00A46C19">
          <w:rPr>
            <w:rFonts w:cs="Calibri"/>
            <w:szCs w:val="24"/>
          </w:rPr>
          <w:delText xml:space="preserve"> </w:delText>
        </w:r>
        <w:r w:rsidR="00AC7B35" w:rsidDel="00A46C19">
          <w:rPr>
            <w:rFonts w:cs="Calibri"/>
            <w:szCs w:val="24"/>
          </w:rPr>
          <w:delText xml:space="preserve">with causes of death </w:delText>
        </w:r>
        <w:r w:rsidR="00967F9B" w:rsidRPr="00DB2DBC" w:rsidDel="00A46C19">
          <w:rPr>
            <w:rFonts w:cs="Calibri"/>
            <w:szCs w:val="24"/>
          </w:rPr>
          <w:delText>in the United States</w:delText>
        </w:r>
        <w:r w:rsidR="00264390" w:rsidDel="00A46C19">
          <w:rPr>
            <w:rFonts w:cs="Calibri"/>
            <w:szCs w:val="24"/>
          </w:rPr>
          <w:delText xml:space="preserve"> at subnational and national levels</w:delText>
        </w:r>
        <w:r w:rsidR="00070B2F" w:rsidRPr="00DB2DBC" w:rsidDel="00A46C19">
          <w:rPr>
            <w:rFonts w:cs="Calibri"/>
            <w:szCs w:val="24"/>
          </w:rPr>
          <w:delText xml:space="preserve">. </w:delText>
        </w:r>
      </w:del>
      <w:del w:id="89" w:author="Robbie Parks" w:date="2019-05-13T18:44:00Z">
        <w:r w:rsidR="00070B2F" w:rsidRPr="00DB2DBC" w:rsidDel="00DF61C8">
          <w:rPr>
            <w:rFonts w:cs="Calibri"/>
            <w:szCs w:val="24"/>
          </w:rPr>
          <w:delText xml:space="preserve">First, I developed a framework which </w:delText>
        </w:r>
        <w:r w:rsidR="001F31FE" w:rsidRPr="00DB2DBC" w:rsidDel="00DF61C8">
          <w:rPr>
            <w:rFonts w:cs="Calibri"/>
            <w:szCs w:val="24"/>
          </w:rPr>
          <w:delText>i</w:delText>
        </w:r>
        <w:r w:rsidRPr="00DB2DBC" w:rsidDel="00DF61C8">
          <w:rPr>
            <w:rFonts w:cs="Calibri"/>
            <w:szCs w:val="24"/>
          </w:rPr>
          <w:delText>ncorpora</w:delText>
        </w:r>
        <w:r w:rsidR="00070B2F" w:rsidRPr="00DB2DBC" w:rsidDel="00DF61C8">
          <w:rPr>
            <w:rFonts w:cs="Calibri"/>
            <w:szCs w:val="24"/>
          </w:rPr>
          <w:delText>tes</w:delText>
        </w:r>
        <w:r w:rsidRPr="00DB2DBC" w:rsidDel="00DF61C8">
          <w:rPr>
            <w:rFonts w:cs="Calibri"/>
            <w:szCs w:val="24"/>
          </w:rPr>
          <w:delText xml:space="preserve"> all data across time</w:delText>
        </w:r>
        <w:r w:rsidR="00941C54" w:rsidRPr="00DB2DBC" w:rsidDel="00DF61C8">
          <w:rPr>
            <w:rFonts w:cs="Calibri"/>
            <w:szCs w:val="24"/>
          </w:rPr>
          <w:delText xml:space="preserve"> for </w:delText>
        </w:r>
      </w:del>
      <w:del w:id="90" w:author="Robbie Parks" w:date="2019-05-13T18:42:00Z">
        <w:r w:rsidR="00941C54" w:rsidRPr="00DB2DBC" w:rsidDel="00C245C9">
          <w:rPr>
            <w:rFonts w:cs="Calibri"/>
            <w:szCs w:val="24"/>
          </w:rPr>
          <w:delText>national study of</w:delText>
        </w:r>
      </w:del>
      <w:del w:id="91" w:author="Robbie Parks" w:date="2019-05-13T18:44:00Z">
        <w:r w:rsidR="00941C54" w:rsidRPr="00DB2DBC" w:rsidDel="00DF61C8">
          <w:rPr>
            <w:rFonts w:cs="Calibri"/>
            <w:szCs w:val="24"/>
          </w:rPr>
          <w:delText xml:space="preserve"> United States</w:delText>
        </w:r>
        <w:r w:rsidR="006257C3" w:rsidRPr="00DB2DBC" w:rsidDel="00DF61C8">
          <w:rPr>
            <w:rFonts w:cs="Calibri"/>
            <w:szCs w:val="24"/>
          </w:rPr>
          <w:delText xml:space="preserve"> </w:delText>
        </w:r>
      </w:del>
      <w:del w:id="92" w:author="Robbie Parks" w:date="2019-05-13T18:42:00Z">
        <w:r w:rsidR="006257C3" w:rsidRPr="00DB2DBC" w:rsidDel="0074196C">
          <w:rPr>
            <w:rFonts w:cs="Calibri"/>
            <w:szCs w:val="24"/>
          </w:rPr>
          <w:delText xml:space="preserve">using </w:delText>
        </w:r>
        <w:r w:rsidR="00292269" w:rsidRPr="00DB2DBC" w:rsidDel="0074196C">
          <w:rPr>
            <w:rFonts w:cs="Calibri"/>
            <w:szCs w:val="24"/>
          </w:rPr>
          <w:delText xml:space="preserve">the </w:delText>
        </w:r>
        <w:r w:rsidR="00021ED4" w:rsidDel="0074196C">
          <w:rPr>
            <w:rFonts w:cs="Calibri"/>
            <w:szCs w:val="24"/>
          </w:rPr>
          <w:delText>mortality and temperature</w:delText>
        </w:r>
        <w:r w:rsidR="00292269" w:rsidRPr="00DB2DBC" w:rsidDel="0074196C">
          <w:rPr>
            <w:rFonts w:cs="Calibri"/>
            <w:szCs w:val="24"/>
          </w:rPr>
          <w:delText xml:space="preserve"> datasets I </w:delText>
        </w:r>
      </w:del>
      <w:del w:id="93" w:author="Robbie Parks" w:date="2019-05-13T18:41:00Z">
        <w:r w:rsidR="00292269" w:rsidRPr="00DB2DBC" w:rsidDel="002467E7">
          <w:rPr>
            <w:rFonts w:cs="Calibri"/>
            <w:szCs w:val="24"/>
          </w:rPr>
          <w:delText xml:space="preserve">have </w:delText>
        </w:r>
      </w:del>
      <w:del w:id="94" w:author="Robbie Parks" w:date="2019-05-13T18:42:00Z">
        <w:r w:rsidR="00292269" w:rsidRPr="00DB2DBC" w:rsidDel="0074196C">
          <w:rPr>
            <w:rFonts w:cs="Calibri"/>
            <w:szCs w:val="24"/>
          </w:rPr>
          <w:delText>prepared</w:delText>
        </w:r>
        <w:r w:rsidR="00021ED4" w:rsidDel="0074196C">
          <w:rPr>
            <w:rFonts w:cs="Calibri"/>
            <w:szCs w:val="24"/>
          </w:rPr>
          <w:delText xml:space="preserve"> </w:delText>
        </w:r>
      </w:del>
      <w:del w:id="95" w:author="Robbie Parks" w:date="2019-05-13T18:43:00Z">
        <w:r w:rsidR="008C7F8C" w:rsidRPr="00DB2DBC" w:rsidDel="0074196C">
          <w:rPr>
            <w:rFonts w:cs="Calibri"/>
            <w:szCs w:val="24"/>
          </w:rPr>
          <w:delText>(Chapter XX).</w:delText>
        </w:r>
        <w:r w:rsidR="00541587" w:rsidRPr="00DB2DBC" w:rsidDel="0074196C">
          <w:rPr>
            <w:rFonts w:cs="Calibri"/>
            <w:szCs w:val="24"/>
          </w:rPr>
          <w:delText xml:space="preserve"> </w:delText>
        </w:r>
      </w:del>
      <w:del w:id="96" w:author="Robbie Parks" w:date="2019-05-13T18:44:00Z">
        <w:r w:rsidR="00541587" w:rsidRPr="00DB2DBC" w:rsidDel="00DF61C8">
          <w:rPr>
            <w:rFonts w:cs="Calibri"/>
            <w:szCs w:val="24"/>
          </w:rPr>
          <w:delText xml:space="preserve">Second, I developed a </w:delText>
        </w:r>
      </w:del>
      <w:del w:id="97" w:author="Robbie Parks" w:date="2019-05-13T18:41:00Z">
        <w:r w:rsidR="00541587" w:rsidRPr="00DB2DBC" w:rsidDel="00F71E17">
          <w:rPr>
            <w:rFonts w:cs="Calibri"/>
            <w:szCs w:val="24"/>
          </w:rPr>
          <w:delText xml:space="preserve">new </w:delText>
        </w:r>
      </w:del>
      <w:del w:id="98" w:author="Robbie Parks" w:date="2019-05-13T18:44:00Z">
        <w:r w:rsidR="00541587" w:rsidRPr="00DB2DBC" w:rsidDel="00DF61C8">
          <w:rPr>
            <w:rFonts w:cs="Calibri"/>
            <w:szCs w:val="24"/>
          </w:rPr>
          <w:delText>model that enabled estimating mortality times-series</w:delText>
        </w:r>
        <w:r w:rsidR="009F2EE3" w:rsidDel="00DF61C8">
          <w:rPr>
            <w:rFonts w:cs="Calibri"/>
            <w:szCs w:val="24"/>
          </w:rPr>
          <w:delText xml:space="preserve"> at a monthly resolution</w:delText>
        </w:r>
        <w:r w:rsidR="00FA3A34" w:rsidRPr="00DB2DBC" w:rsidDel="00DF61C8">
          <w:rPr>
            <w:rFonts w:cs="Calibri"/>
            <w:szCs w:val="24"/>
          </w:rPr>
          <w:delText xml:space="preserve">. </w:delText>
        </w:r>
      </w:del>
      <w:del w:id="99" w:author="Robbie Parks" w:date="2019-05-13T18:41:00Z">
        <w:r w:rsidR="00FA3A34" w:rsidRPr="00DB2DBC" w:rsidDel="002467E7">
          <w:rPr>
            <w:rFonts w:cs="Calibri"/>
            <w:szCs w:val="24"/>
          </w:rPr>
          <w:delText xml:space="preserve">Third, </w:delText>
        </w:r>
        <w:r w:rsidR="00CD43D7" w:rsidRPr="00DB2DBC" w:rsidDel="002467E7">
          <w:rPr>
            <w:rFonts w:cs="Calibri"/>
            <w:szCs w:val="24"/>
          </w:rPr>
          <w:delText xml:space="preserve">I included </w:delText>
        </w:r>
        <w:r w:rsidR="00312C71" w:rsidRPr="00DB2DBC" w:rsidDel="002467E7">
          <w:rPr>
            <w:rFonts w:cs="Calibri"/>
            <w:szCs w:val="24"/>
          </w:rPr>
          <w:delText xml:space="preserve">structure spatial effects to model mortality trends at the subnational level. </w:delText>
        </w:r>
        <w:r w:rsidR="00A06C10" w:rsidDel="002467E7">
          <w:rPr>
            <w:rFonts w:cs="Calibri"/>
            <w:szCs w:val="24"/>
          </w:rPr>
          <w:delText>Fourth</w:delText>
        </w:r>
        <w:r w:rsidR="000365F5" w:rsidRPr="00DB2DBC" w:rsidDel="002467E7">
          <w:rPr>
            <w:rFonts w:cs="Calibri"/>
            <w:szCs w:val="24"/>
          </w:rPr>
          <w:delText>, I modelled both linear and non-linear time trends</w:delText>
        </w:r>
        <w:r w:rsidR="00040D6B" w:rsidRPr="00DB2DBC" w:rsidDel="002467E7">
          <w:rPr>
            <w:rFonts w:cs="Calibri"/>
            <w:szCs w:val="24"/>
          </w:rPr>
          <w:delText xml:space="preserve"> to reflect the input mortality data.</w:delText>
        </w:r>
        <w:r w:rsidR="000365F5" w:rsidRPr="00DB2DBC" w:rsidDel="002467E7">
          <w:rPr>
            <w:rFonts w:cs="Calibri"/>
            <w:szCs w:val="24"/>
          </w:rPr>
          <w:delText xml:space="preserve"> </w:delText>
        </w:r>
        <w:r w:rsidR="00040D6B" w:rsidRPr="00DB2DBC" w:rsidDel="002467E7">
          <w:rPr>
            <w:rFonts w:cs="Calibri"/>
            <w:szCs w:val="24"/>
          </w:rPr>
          <w:delText xml:space="preserve">Finally, I included </w:delText>
        </w:r>
        <w:r w:rsidR="000365F5" w:rsidRPr="00DB2DBC" w:rsidDel="002467E7">
          <w:rPr>
            <w:rFonts w:cs="Calibri"/>
            <w:szCs w:val="24"/>
          </w:rPr>
          <w:delText>a temperature anomaly term, to</w:delText>
        </w:r>
        <w:r w:rsidR="00C54F9D" w:rsidRPr="00DB2DBC" w:rsidDel="002467E7">
          <w:rPr>
            <w:rFonts w:cs="Calibri"/>
            <w:szCs w:val="24"/>
          </w:rPr>
          <w:delText xml:space="preserve"> </w:delText>
        </w:r>
      </w:del>
      <w:del w:id="100" w:author="Robbie Parks" w:date="2019-05-13T18:44:00Z">
        <w:r w:rsidR="00C54F9D" w:rsidRPr="00DB2DBC" w:rsidDel="00DF61C8">
          <w:rPr>
            <w:rFonts w:cs="Calibri"/>
            <w:szCs w:val="24"/>
          </w:rPr>
          <w:delText xml:space="preserve">quantify vulnerability to anomalous temperature by age group and sex for all causes of death included. </w:delText>
        </w:r>
      </w:del>
    </w:p>
    <w:p w14:paraId="75A2436E" w14:textId="60D0DCEC" w:rsidR="00292F70" w:rsidDel="00A46C19" w:rsidRDefault="00292F70" w:rsidP="00DA2E44">
      <w:pPr>
        <w:ind w:firstLine="720"/>
        <w:rPr>
          <w:del w:id="101" w:author="Robbie Parks" w:date="2019-05-13T19:03:00Z"/>
          <w:rFonts w:cs="Calibri"/>
          <w:szCs w:val="24"/>
        </w:rPr>
      </w:pPr>
      <w:del w:id="102" w:author="Robbie Parks" w:date="2019-05-13T19:03:00Z">
        <w:r w:rsidRPr="00DB2DBC" w:rsidDel="00A46C19">
          <w:rPr>
            <w:rFonts w:cs="Calibri"/>
            <w:szCs w:val="24"/>
          </w:rPr>
          <w:delText xml:space="preserve">Using these advances, I then </w:delText>
        </w:r>
        <w:r w:rsidR="00EB0A87" w:rsidRPr="00DB2DBC" w:rsidDel="00A46C19">
          <w:rPr>
            <w:rFonts w:cs="Calibri"/>
            <w:szCs w:val="24"/>
          </w:rPr>
          <w:delText xml:space="preserve">generated estimates of the net change in deaths associated with </w:delText>
        </w:r>
        <w:r w:rsidR="001D2CA7" w:rsidDel="00A46C19">
          <w:rPr>
            <w:rFonts w:cs="Calibri"/>
            <w:szCs w:val="24"/>
          </w:rPr>
          <w:delText>increase</w:delText>
        </w:r>
        <w:r w:rsidR="00EB0A87" w:rsidRPr="00DB2DBC" w:rsidDel="00A46C19">
          <w:rPr>
            <w:rFonts w:cs="Calibri"/>
            <w:szCs w:val="24"/>
          </w:rPr>
          <w:delText xml:space="preserve"> in anomalous temperature, based on the model output</w:delText>
        </w:r>
        <w:r w:rsidR="00651B9C" w:rsidRPr="00DB2DBC" w:rsidDel="00A46C19">
          <w:rPr>
            <w:rFonts w:cs="Calibri"/>
            <w:szCs w:val="24"/>
          </w:rPr>
          <w:delText>, by cause of death, age group, sex, and month of the year</w:delText>
        </w:r>
        <w:r w:rsidR="00EB0A87" w:rsidRPr="00DB2DBC" w:rsidDel="00A46C19">
          <w:rPr>
            <w:rFonts w:cs="Calibri"/>
            <w:szCs w:val="24"/>
          </w:rPr>
          <w:delText xml:space="preserve">. </w:delText>
        </w:r>
        <w:r w:rsidR="00DD1863" w:rsidRPr="00DB2DBC" w:rsidDel="00A46C19">
          <w:rPr>
            <w:rFonts w:cs="Calibri"/>
            <w:szCs w:val="24"/>
          </w:rPr>
          <w:delText>By</w:delText>
        </w:r>
        <w:r w:rsidR="0095400B" w:rsidRPr="00DB2DBC" w:rsidDel="00A46C19">
          <w:rPr>
            <w:rFonts w:cs="Calibri"/>
            <w:szCs w:val="24"/>
          </w:rPr>
          <w:delText xml:space="preserve"> using a model which </w:delText>
        </w:r>
        <w:r w:rsidR="00C975B2" w:rsidRPr="00DB2DBC" w:rsidDel="00A46C19">
          <w:rPr>
            <w:rFonts w:cs="Calibri"/>
            <w:szCs w:val="24"/>
          </w:rPr>
          <w:delText xml:space="preserve">incorporated these features, I </w:delText>
        </w:r>
        <w:r w:rsidR="006031E7" w:rsidRPr="00DB2DBC" w:rsidDel="00A46C19">
          <w:rPr>
            <w:rFonts w:cs="Calibri"/>
            <w:szCs w:val="24"/>
          </w:rPr>
          <w:delText xml:space="preserve">not only </w:delText>
        </w:r>
        <w:r w:rsidR="00FB1F23" w:rsidDel="00A46C19">
          <w:rPr>
            <w:rFonts w:cs="Calibri"/>
            <w:szCs w:val="24"/>
          </w:rPr>
          <w:delText xml:space="preserve">been able to </w:delText>
        </w:r>
        <w:r w:rsidR="006031E7" w:rsidRPr="00DB2DBC" w:rsidDel="00A46C19">
          <w:rPr>
            <w:rFonts w:cs="Calibri"/>
            <w:szCs w:val="24"/>
          </w:rPr>
          <w:delText>estimate changes</w:delText>
        </w:r>
        <w:r w:rsidR="00FB1F23" w:rsidDel="00A46C19">
          <w:rPr>
            <w:rFonts w:cs="Calibri"/>
            <w:szCs w:val="24"/>
          </w:rPr>
          <w:delText xml:space="preserve"> </w:delText>
        </w:r>
        <w:r w:rsidR="0009701E" w:rsidDel="00A46C19">
          <w:rPr>
            <w:rFonts w:cs="Calibri"/>
            <w:szCs w:val="24"/>
          </w:rPr>
          <w:delText xml:space="preserve">associated with </w:delText>
        </w:r>
        <w:r w:rsidR="006031E7" w:rsidRPr="00DB2DBC" w:rsidDel="00A46C19">
          <w:rPr>
            <w:rFonts w:cs="Calibri"/>
            <w:szCs w:val="24"/>
          </w:rPr>
          <w:delText xml:space="preserve">anomalous temperature, have </w:delText>
        </w:r>
      </w:del>
      <w:del w:id="103" w:author="Robbie Parks" w:date="2019-05-13T18:52:00Z">
        <w:r w:rsidR="006031E7" w:rsidRPr="00DB2DBC" w:rsidDel="00C7031B">
          <w:rPr>
            <w:rFonts w:cs="Calibri"/>
            <w:szCs w:val="24"/>
          </w:rPr>
          <w:delText xml:space="preserve">been able to </w:delText>
        </w:r>
      </w:del>
      <w:del w:id="104" w:author="Robbie Parks" w:date="2019-05-13T19:03:00Z">
        <w:r w:rsidR="006031E7" w:rsidRPr="00DB2DBC" w:rsidDel="00A46C19">
          <w:rPr>
            <w:rFonts w:cs="Calibri"/>
            <w:szCs w:val="24"/>
          </w:rPr>
          <w:delText xml:space="preserve">do </w:delText>
        </w:r>
        <w:r w:rsidR="00FB1F23" w:rsidDel="00A46C19">
          <w:rPr>
            <w:rFonts w:cs="Calibri"/>
            <w:szCs w:val="24"/>
          </w:rPr>
          <w:delText xml:space="preserve">so </w:delText>
        </w:r>
        <w:r w:rsidR="001E0A6C" w:rsidRPr="00DB2DBC" w:rsidDel="00A46C19">
          <w:rPr>
            <w:rFonts w:cs="Calibri"/>
            <w:szCs w:val="24"/>
          </w:rPr>
          <w:delText>by a</w:delText>
        </w:r>
      </w:del>
      <w:del w:id="105" w:author="Robbie Parks" w:date="2019-05-13T18:52:00Z">
        <w:r w:rsidR="001E0A6C" w:rsidRPr="00DB2DBC" w:rsidDel="008E629A">
          <w:rPr>
            <w:rFonts w:cs="Calibri"/>
            <w:szCs w:val="24"/>
          </w:rPr>
          <w:delText xml:space="preserve">n </w:delText>
        </w:r>
      </w:del>
      <w:del w:id="106" w:author="Robbie Parks" w:date="2019-05-13T19:03:00Z">
        <w:r w:rsidR="001E0A6C" w:rsidRPr="00DB2DBC" w:rsidDel="00A46C19">
          <w:rPr>
            <w:rFonts w:cs="Calibri"/>
            <w:szCs w:val="24"/>
          </w:rPr>
          <w:delText>exhaustive list of causes of death, age group</w:delText>
        </w:r>
        <w:r w:rsidR="00B42DEC" w:rsidRPr="00DB2DBC" w:rsidDel="00A46C19">
          <w:rPr>
            <w:rFonts w:cs="Calibri"/>
            <w:szCs w:val="24"/>
          </w:rPr>
          <w:delText xml:space="preserve"> and sex</w:delText>
        </w:r>
        <w:r w:rsidR="006509E5" w:rsidDel="00A46C19">
          <w:rPr>
            <w:rFonts w:cs="Calibri"/>
            <w:szCs w:val="24"/>
          </w:rPr>
          <w:delText>.</w:delText>
        </w:r>
      </w:del>
    </w:p>
    <w:p w14:paraId="447D8186" w14:textId="77777777" w:rsidR="004C5EE5" w:rsidRDefault="004C5EE5" w:rsidP="004C5EE5">
      <w:pPr>
        <w:pStyle w:val="Heading2"/>
      </w:pPr>
      <w:bookmarkStart w:id="107" w:name="_Toc7299665"/>
      <w:bookmarkStart w:id="108" w:name="_Toc8390529"/>
      <w:r>
        <w:t>Objectives</w:t>
      </w:r>
      <w:bookmarkEnd w:id="107"/>
      <w:bookmarkEnd w:id="108"/>
    </w:p>
    <w:p w14:paraId="052B997C" w14:textId="5BFFB723" w:rsidR="004C5EE5" w:rsidDel="00EB3940" w:rsidRDefault="004C5EE5" w:rsidP="00EB3940">
      <w:pPr>
        <w:ind w:firstLine="720"/>
        <w:rPr>
          <w:del w:id="109" w:author="Robbie Parks" w:date="2019-05-13T19:05:00Z"/>
          <w:rFonts w:cs="Calibri"/>
          <w:szCs w:val="24"/>
        </w:rPr>
      </w:pPr>
      <w:r>
        <w:rPr>
          <w:rFonts w:cs="Calibri"/>
          <w:szCs w:val="24"/>
        </w:rPr>
        <w:t xml:space="preserve">My aim was to quantify, nationally as well as sub-nationally, the association of mortality with anomalous temperature, and the potential change in mortality given an increase of anomalous temperature relative to a historical baseline realistic under present weather dynamics as well as future climate change. </w:t>
      </w:r>
    </w:p>
    <w:p w14:paraId="7C2191FA" w14:textId="77777777" w:rsidR="00EB3940" w:rsidRPr="00DB2DBC" w:rsidRDefault="00EB3940" w:rsidP="004C5EE5">
      <w:pPr>
        <w:ind w:firstLine="720"/>
        <w:rPr>
          <w:ins w:id="110" w:author="Robbie Parks" w:date="2019-05-13T19:05:00Z"/>
          <w:rFonts w:cs="Calibri"/>
          <w:szCs w:val="24"/>
        </w:rPr>
      </w:pPr>
    </w:p>
    <w:p w14:paraId="2D3E8CC8" w14:textId="2C22FBEA" w:rsidR="00F01EAC" w:rsidRDefault="00F01EAC" w:rsidP="00EB3940">
      <w:pPr>
        <w:pStyle w:val="Heading2"/>
      </w:pPr>
      <w:bookmarkStart w:id="111" w:name="_Toc7299666"/>
      <w:bookmarkStart w:id="112" w:name="_Toc8390530"/>
      <w:r w:rsidRPr="00F01EAC">
        <w:lastRenderedPageBreak/>
        <w:t>Data</w:t>
      </w:r>
      <w:bookmarkEnd w:id="111"/>
      <w:bookmarkEnd w:id="112"/>
    </w:p>
    <w:p w14:paraId="4DBD0682" w14:textId="6F9170FE" w:rsidR="00D81AFB" w:rsidRDefault="003061C2" w:rsidP="00D81AFB">
      <w:pPr>
        <w:ind w:firstLine="720"/>
        <w:rPr>
          <w:rFonts w:cs="Calibri"/>
          <w:szCs w:val="24"/>
        </w:rPr>
      </w:pPr>
      <w:r w:rsidRPr="00DB2DBC">
        <w:rPr>
          <w:rFonts w:cs="Calibri"/>
          <w:szCs w:val="24"/>
        </w:rPr>
        <w:t>I fitted the model</w:t>
      </w:r>
      <w:r w:rsidR="00B305F3" w:rsidRPr="00DB2DBC">
        <w:rPr>
          <w:rFonts w:cs="Calibri"/>
          <w:szCs w:val="24"/>
        </w:rPr>
        <w:t xml:space="preserve"> using United States </w:t>
      </w:r>
      <w:r w:rsidR="00CC0B84">
        <w:rPr>
          <w:rFonts w:cs="Calibri"/>
          <w:szCs w:val="24"/>
        </w:rPr>
        <w:t>vital registration</w:t>
      </w:r>
      <w:r w:rsidR="00B305F3" w:rsidRPr="00DB2DBC">
        <w:rPr>
          <w:rFonts w:cs="Calibri"/>
          <w:szCs w:val="24"/>
        </w:rPr>
        <w:t xml:space="preserve"> data from 1980 to 201</w:t>
      </w:r>
      <w:r w:rsidR="00E81F84">
        <w:rPr>
          <w:rFonts w:cs="Calibri"/>
          <w:szCs w:val="24"/>
        </w:rPr>
        <w:t>6</w:t>
      </w:r>
      <w:r w:rsidR="0064071F">
        <w:rPr>
          <w:rFonts w:cs="Calibri"/>
          <w:szCs w:val="24"/>
        </w:rPr>
        <w:t>,</w:t>
      </w:r>
      <w:r w:rsidR="00B305F3" w:rsidRPr="00DB2DBC">
        <w:rPr>
          <w:rFonts w:cs="Calibri"/>
          <w:szCs w:val="24"/>
        </w:rPr>
        <w:t xml:space="preserve"> </w:t>
      </w:r>
      <w:r w:rsidR="00C24BDD" w:rsidRPr="00DB2DBC">
        <w:rPr>
          <w:rFonts w:cs="Calibri"/>
          <w:szCs w:val="24"/>
        </w:rPr>
        <w:t>as well as</w:t>
      </w:r>
      <w:r w:rsidR="00B305F3" w:rsidRPr="00DB2DBC">
        <w:rPr>
          <w:rFonts w:cs="Calibri"/>
          <w:szCs w:val="24"/>
        </w:rPr>
        <w:t xml:space="preserve"> </w:t>
      </w:r>
      <w:r w:rsidR="00C24BDD" w:rsidRPr="00DB2DBC">
        <w:rPr>
          <w:rFonts w:cs="Calibri"/>
          <w:szCs w:val="24"/>
        </w:rPr>
        <w:t>temperature data for the same period from ERA-Interim</w:t>
      </w:r>
      <w:r w:rsidR="00CF5583">
        <w:rPr>
          <w:rFonts w:cs="Calibri"/>
          <w:szCs w:val="24"/>
        </w:rPr>
        <w:t xml:space="preserve"> reanalysis</w:t>
      </w:r>
      <w:del w:id="113" w:author="Robbie Parks" w:date="2019-05-13T15:25:00Z">
        <w:r w:rsidR="003077B0" w:rsidDel="00627547">
          <w:rPr>
            <w:rFonts w:cs="Calibri"/>
            <w:szCs w:val="24"/>
          </w:rPr>
          <w:delText xml:space="preserve">. I have detailed the </w:delText>
        </w:r>
        <w:r w:rsidR="00DC13CE" w:rsidRPr="00DB2DBC" w:rsidDel="00627547">
          <w:rPr>
            <w:rFonts w:cs="Calibri"/>
            <w:szCs w:val="24"/>
          </w:rPr>
          <w:delText xml:space="preserve">pre-processing steps </w:delText>
        </w:r>
      </w:del>
      <w:ins w:id="114" w:author="Robbie Parks" w:date="2019-05-13T15:25:00Z">
        <w:r w:rsidR="00627547">
          <w:rPr>
            <w:rFonts w:cs="Calibri"/>
            <w:szCs w:val="24"/>
          </w:rPr>
          <w:t xml:space="preserve"> described </w:t>
        </w:r>
      </w:ins>
      <w:r w:rsidR="00DC13CE" w:rsidRPr="00DB2DBC">
        <w:rPr>
          <w:rFonts w:cs="Calibri"/>
          <w:szCs w:val="24"/>
        </w:rPr>
        <w:t>in Chapter XX</w:t>
      </w:r>
      <w:r w:rsidR="00D81AFB">
        <w:rPr>
          <w:rFonts w:cs="Calibri"/>
          <w:szCs w:val="24"/>
        </w:rPr>
        <w:t>.</w:t>
      </w:r>
      <w:r w:rsidR="00141D53">
        <w:rPr>
          <w:rFonts w:cs="Calibri"/>
          <w:szCs w:val="24"/>
        </w:rPr>
        <w:t xml:space="preserve"> In brief, I divided up the data by</w:t>
      </w:r>
      <w:ins w:id="115" w:author="Robbie Parks" w:date="2019-05-13T15:26:00Z">
        <w:r w:rsidR="00822CEC">
          <w:rPr>
            <w:rFonts w:cs="Calibri"/>
            <w:szCs w:val="24"/>
          </w:rPr>
          <w:t xml:space="preserve"> cause of death</w:t>
        </w:r>
      </w:ins>
      <w:r w:rsidR="00141D53">
        <w:rPr>
          <w:rFonts w:cs="Calibri"/>
          <w:szCs w:val="24"/>
        </w:rPr>
        <w:t xml:space="preserve"> </w:t>
      </w:r>
      <w:ins w:id="116" w:author="Robbie Parks" w:date="2019-05-13T15:26:00Z">
        <w:r w:rsidR="000211D7">
          <w:rPr>
            <w:rFonts w:cs="Calibri"/>
            <w:szCs w:val="24"/>
          </w:rPr>
          <w:t xml:space="preserve">month, state, </w:t>
        </w:r>
      </w:ins>
      <w:r w:rsidR="00141D53">
        <w:rPr>
          <w:rFonts w:cs="Calibri"/>
          <w:szCs w:val="24"/>
        </w:rPr>
        <w:t>age group and sex for epidemiological reasons as well as computational tractability.</w:t>
      </w:r>
    </w:p>
    <w:p w14:paraId="03774621" w14:textId="166F87EF" w:rsidR="00020DF7" w:rsidRDefault="00FD2C45" w:rsidP="00895289">
      <w:pPr>
        <w:pStyle w:val="Heading2"/>
      </w:pPr>
      <w:bookmarkStart w:id="117" w:name="_Toc7299669"/>
      <w:bookmarkStart w:id="118" w:name="_Toc8390531"/>
      <w:ins w:id="119" w:author="Robbie Parks" w:date="2019-05-10T14:17:00Z">
        <w:r>
          <w:t>M</w:t>
        </w:r>
      </w:ins>
      <w:del w:id="120" w:author="Robbie Parks" w:date="2019-05-10T14:17:00Z">
        <w:r w:rsidR="00FA37A6" w:rsidDel="00FD2C45">
          <w:delText>National m</w:delText>
        </w:r>
      </w:del>
      <w:r w:rsidR="00F01EAC" w:rsidRPr="00DF5807">
        <w:t>odel specification</w:t>
      </w:r>
      <w:bookmarkEnd w:id="117"/>
      <w:bookmarkEnd w:id="118"/>
    </w:p>
    <w:p w14:paraId="3CCB93B5" w14:textId="79B35F63" w:rsidR="00020DF7" w:rsidRDefault="00A25009" w:rsidP="00107845">
      <w:pPr>
        <w:ind w:firstLine="720"/>
        <w:rPr>
          <w:rFonts w:cs="Calibri"/>
          <w:szCs w:val="24"/>
        </w:rPr>
      </w:pPr>
      <w:del w:id="121" w:author="Robbie Parks" w:date="2019-05-13T15:26:00Z">
        <w:r w:rsidDel="00585578">
          <w:rPr>
            <w:rFonts w:cs="Calibri"/>
            <w:szCs w:val="24"/>
          </w:rPr>
          <w:delText>My</w:delText>
        </w:r>
        <w:r w:rsidR="00EA675E" w:rsidDel="00585578">
          <w:rPr>
            <w:rFonts w:cs="Calibri"/>
            <w:szCs w:val="24"/>
          </w:rPr>
          <w:delText xml:space="preserve"> </w:delText>
        </w:r>
        <w:r w:rsidR="00A239F9" w:rsidRPr="00A239F9" w:rsidDel="00585578">
          <w:rPr>
            <w:rFonts w:cs="Calibri"/>
            <w:szCs w:val="24"/>
          </w:rPr>
          <w:delText xml:space="preserve">main objective </w:delText>
        </w:r>
        <w:r w:rsidR="00EA675E" w:rsidDel="00585578">
          <w:rPr>
            <w:rFonts w:cs="Calibri"/>
            <w:szCs w:val="24"/>
          </w:rPr>
          <w:delText>in</w:delText>
        </w:r>
        <w:r w:rsidR="00A239F9" w:rsidRPr="00A239F9" w:rsidDel="00585578">
          <w:rPr>
            <w:rFonts w:cs="Calibri"/>
            <w:szCs w:val="24"/>
          </w:rPr>
          <w:delText xml:space="preserve"> creating the model structure was to statistically infer and isolate the effect of anomalous temperature on death rates.</w:delText>
        </w:r>
        <w:r w:rsidR="00814BEB" w:rsidDel="00585578">
          <w:rPr>
            <w:rFonts w:cs="Calibri"/>
            <w:szCs w:val="24"/>
          </w:rPr>
          <w:delText xml:space="preserve"> </w:delText>
        </w:r>
        <w:r w:rsidR="00107845" w:rsidDel="00585578">
          <w:rPr>
            <w:rFonts w:cs="Calibri"/>
            <w:szCs w:val="24"/>
          </w:rPr>
          <w:delText xml:space="preserve"> For this purpose, </w:delText>
        </w:r>
      </w:del>
      <w:r w:rsidR="00AE150C" w:rsidRPr="00DB2DBC">
        <w:rPr>
          <w:rFonts w:cs="Calibri"/>
          <w:szCs w:val="24"/>
        </w:rPr>
        <w:t>I</w:t>
      </w:r>
      <w:r w:rsidR="00020DF7" w:rsidRPr="00DB2DBC">
        <w:rPr>
          <w:rFonts w:cs="Calibri"/>
          <w:szCs w:val="24"/>
        </w:rPr>
        <w:t xml:space="preserve"> formulated a Bayesian spatio-temporal model. The outcome was deaths from </w:t>
      </w:r>
      <w:r w:rsidR="00981169">
        <w:rPr>
          <w:rFonts w:cs="Calibri"/>
          <w:szCs w:val="24"/>
        </w:rPr>
        <w:t>various causes of death</w:t>
      </w:r>
      <w:r w:rsidR="00020DF7" w:rsidRPr="00DB2DBC">
        <w:rPr>
          <w:rFonts w:cs="Calibri"/>
          <w:szCs w:val="24"/>
        </w:rPr>
        <w:t xml:space="preserve">. </w:t>
      </w:r>
      <w:r w:rsidR="00AE150C" w:rsidRPr="00DB2DBC">
        <w:rPr>
          <w:rFonts w:cs="Calibri"/>
          <w:szCs w:val="24"/>
        </w:rPr>
        <w:t>I</w:t>
      </w:r>
      <w:r w:rsidR="00020DF7" w:rsidRPr="00DB2DBC">
        <w:rPr>
          <w:rFonts w:cs="Calibri"/>
          <w:szCs w:val="24"/>
        </w:rPr>
        <w:t xml:space="preserve"> carried out all analyses separately by sex and age</w:t>
      </w:r>
      <w:r w:rsidR="00997268">
        <w:rPr>
          <w:rFonts w:cs="Calibri"/>
          <w:szCs w:val="24"/>
        </w:rPr>
        <w:t xml:space="preserve">, </w:t>
      </w:r>
      <w:r w:rsidR="00020DF7" w:rsidRPr="00DB2DBC">
        <w:rPr>
          <w:rFonts w:cs="Calibri"/>
          <w:szCs w:val="24"/>
        </w:rPr>
        <w:t xml:space="preserve">because deaths rates </w:t>
      </w:r>
      <w:r w:rsidR="000C46C9" w:rsidRPr="00DB2DBC">
        <w:rPr>
          <w:rFonts w:cs="Calibri"/>
          <w:szCs w:val="24"/>
        </w:rPr>
        <w:t xml:space="preserve">from various causes of death </w:t>
      </w:r>
      <w:r w:rsidR="00020DF7" w:rsidRPr="00DB2DBC">
        <w:rPr>
          <w:rFonts w:cs="Calibri"/>
          <w:szCs w:val="24"/>
        </w:rPr>
        <w:t>vary by age group and sex</w:t>
      </w:r>
      <w:ins w:id="122" w:author="Robbie Parks" w:date="2019-05-13T15:27:00Z">
        <w:r w:rsidR="00585578">
          <w:rPr>
            <w:rFonts w:cs="Calibri"/>
            <w:szCs w:val="24"/>
          </w:rPr>
          <w:t>,</w:t>
        </w:r>
      </w:ins>
      <w:r w:rsidR="006E15AC">
        <w:rPr>
          <w:rFonts w:cs="Calibri"/>
          <w:szCs w:val="24"/>
        </w:rPr>
        <w:t xml:space="preserve"> </w:t>
      </w:r>
      <w:del w:id="123" w:author="Robbie Parks" w:date="2019-05-13T15:26:00Z">
        <w:r w:rsidR="00020DF7" w:rsidRPr="00DB2DBC" w:rsidDel="00585578">
          <w:rPr>
            <w:rFonts w:cs="Calibri"/>
            <w:szCs w:val="24"/>
          </w:rPr>
          <w:fldChar w:fldCharType="begin" w:fldLock="1"/>
        </w:r>
        <w:r w:rsidR="00887A44" w:rsidRPr="00585578" w:rsidDel="00585578">
          <w:rPr>
            <w:rFonts w:cs="Calibri"/>
            <w:szCs w:val="24"/>
          </w:rPr>
          <w:del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2010","type":"article-journal"},"uris":["http://www.mendeley.com/documents/?uuid=f1d7323d-6cf7-46b9-bf0b-b25e5d06bcc7"]},{"id":"ITEM-2","itemData":{"DOI":"10.7554/eLife.35500","ISSN":"2050-084X","abstract":"&lt;p&gt;In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approach","type":"article-journal","volume":"PhD"},"uris":["http://www.mendeley.com/documents/?uuid=735ffa52-a2fc-4bed-ab59-d84289752b70"]}],"mendeley":{"formattedCitation":"(Lozano et al., 2012; Parks, Bennett, Foreman, Toumi, &amp; Ezzati, 2018; Rau, 2004)","plainTextFormattedCitation":"(Lozano et al., 2012; Parks, Bennett, Foreman, Toumi, &amp; Ezzati, 2018; Rau, 2004)","previouslyFormattedCitation":"(Lozano et al., 2012; Parks, Bennett, Foreman, Toumi, &amp; Ezzati, 2018; Rau, 2004)"},"properties":{"noteIndex":0},"schema":"https://github.com/citation-style-language/schema/raw/master/csl-citation.json"}</w:delInstrText>
        </w:r>
        <w:r w:rsidR="00020DF7" w:rsidRPr="00DB2DBC" w:rsidDel="00585578">
          <w:rPr>
            <w:rFonts w:cs="Calibri"/>
            <w:szCs w:val="24"/>
          </w:rPr>
          <w:fldChar w:fldCharType="separate"/>
        </w:r>
        <w:r w:rsidR="006C7FB4" w:rsidRPr="00585578" w:rsidDel="00585578">
          <w:rPr>
            <w:rFonts w:cs="Calibri"/>
            <w:noProof/>
            <w:szCs w:val="24"/>
          </w:rPr>
          <w:delText>(Lozano et al., 2012; Parks, Bennett, Foreman, Toumi, &amp; Ezzati, 2018; Rau, 2004)</w:delText>
        </w:r>
        <w:r w:rsidR="00020DF7" w:rsidRPr="00DB2DBC" w:rsidDel="00585578">
          <w:rPr>
            <w:rFonts w:cs="Calibri"/>
            <w:szCs w:val="24"/>
          </w:rPr>
          <w:fldChar w:fldCharType="end"/>
        </w:r>
        <w:r w:rsidR="00685186" w:rsidDel="00585578">
          <w:rPr>
            <w:rFonts w:cs="Calibri"/>
            <w:szCs w:val="24"/>
          </w:rPr>
          <w:delText>,</w:delText>
        </w:r>
        <w:r w:rsidR="00020DF7" w:rsidRPr="00DB2DBC" w:rsidDel="00585578">
          <w:rPr>
            <w:rFonts w:cs="Calibri"/>
            <w:szCs w:val="24"/>
          </w:rPr>
          <w:delText xml:space="preserve"> </w:delText>
        </w:r>
      </w:del>
      <w:r w:rsidR="00020DF7" w:rsidRPr="00DB2DBC">
        <w:rPr>
          <w:rFonts w:cs="Calibri"/>
          <w:szCs w:val="24"/>
        </w:rPr>
        <w:t>as might their associations with temperature.</w:t>
      </w:r>
    </w:p>
    <w:p w14:paraId="382E2B90" w14:textId="55FB71E7" w:rsidR="000866BD" w:rsidRPr="00DB2DBC" w:rsidRDefault="001839BA" w:rsidP="00E85586">
      <w:pPr>
        <w:ind w:firstLine="720"/>
        <w:rPr>
          <w:rFonts w:cs="Calibri"/>
          <w:szCs w:val="24"/>
        </w:rPr>
      </w:pPr>
      <w:r w:rsidRPr="00DB2DBC">
        <w:rPr>
          <w:rFonts w:cs="Calibri"/>
          <w:szCs w:val="24"/>
        </w:rPr>
        <w:t xml:space="preserve">As is common in the field, </w:t>
      </w:r>
      <w:r w:rsidR="00AE150C" w:rsidRPr="00DB2DBC">
        <w:rPr>
          <w:rFonts w:cs="Calibri"/>
          <w:szCs w:val="24"/>
        </w:rPr>
        <w:t>I</w:t>
      </w:r>
      <w:r w:rsidR="00020DF7" w:rsidRPr="00DB2DBC">
        <w:rPr>
          <w:rFonts w:cs="Calibri"/>
          <w:szCs w:val="24"/>
        </w:rPr>
        <w:t xml:space="preserve"> modelled the number of deaths in each year as following a Poisson distribution</w:t>
      </w:r>
      <w:r w:rsidR="006D3D2A" w:rsidRPr="00DB2DBC">
        <w:rPr>
          <w:rFonts w:cs="Calibri"/>
          <w:szCs w:val="24"/>
        </w:rPr>
        <w:t xml:space="preserve">. For each state, </w:t>
      </w:r>
      <w:r w:rsidR="00820FB9" w:rsidRPr="00DB2DBC">
        <w:rPr>
          <w:rFonts w:cs="Calibri"/>
          <w:szCs w:val="24"/>
        </w:rPr>
        <w:t>month and year, I predicted the number of deaths, being the product of death rate (</w:t>
      </w:r>
      <m:oMath>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oMath>
      <w:r w:rsidR="00820FB9" w:rsidRPr="00DB2DBC">
        <w:rPr>
          <w:rFonts w:cs="Calibri"/>
          <w:szCs w:val="24"/>
        </w:rPr>
        <w:t>) and population (</w:t>
      </w:r>
      <m:oMath>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oMath>
      <w:r w:rsidR="00820FB9" w:rsidRPr="00DB2DBC">
        <w:rPr>
          <w:rFonts w:cs="Calibri"/>
          <w:szCs w:val="24"/>
        </w:rPr>
        <w:t>), evaluating against the observed number of deaths (</w:t>
      </w:r>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oMath>
      <w:r w:rsidR="00820FB9" w:rsidRPr="00DB2DBC">
        <w:rPr>
          <w:rFonts w:cs="Calibri"/>
          <w:szCs w:val="24"/>
        </w:rPr>
        <w:t xml:space="preserve">) as shown in </w:t>
      </w:r>
      <w:r w:rsidR="001D796F">
        <w:rPr>
          <w:rFonts w:cs="Calibri"/>
          <w:szCs w:val="24"/>
        </w:rPr>
        <w:fldChar w:fldCharType="begin"/>
      </w:r>
      <w:r w:rsidR="001D796F">
        <w:rPr>
          <w:rFonts w:cs="Calibri"/>
          <w:szCs w:val="24"/>
        </w:rPr>
        <w:instrText xml:space="preserve"> REF _Ref5630560 \h </w:instrText>
      </w:r>
      <w:r w:rsidR="001D796F">
        <w:rPr>
          <w:rFonts w:cs="Calibri"/>
          <w:szCs w:val="24"/>
        </w:rPr>
      </w:r>
      <w:r w:rsidR="001D796F">
        <w:rPr>
          <w:rFonts w:cs="Calibri"/>
          <w:szCs w:val="24"/>
        </w:rPr>
        <w:fldChar w:fldCharType="separate"/>
      </w:r>
      <w:ins w:id="124" w:author="Robbie Parks" w:date="2019-05-14T10:28:00Z">
        <w:r w:rsidR="00EA0BC2" w:rsidRPr="000F0DE0">
          <w:rPr>
            <w:b/>
          </w:rPr>
          <w:t xml:space="preserve">Equation </w:t>
        </w:r>
        <w:r w:rsidR="00EA0BC2">
          <w:rPr>
            <w:b/>
            <w:noProof/>
          </w:rPr>
          <w:t>1</w:t>
        </w:r>
      </w:ins>
      <w:del w:id="125" w:author="Robbie Parks" w:date="2019-05-10T14:07:00Z">
        <w:r w:rsidR="00DB093C" w:rsidRPr="000F0DE0" w:rsidDel="00DF205B">
          <w:rPr>
            <w:b/>
          </w:rPr>
          <w:delText xml:space="preserve">Equation </w:delText>
        </w:r>
        <w:r w:rsidR="00DB093C" w:rsidDel="00DF205B">
          <w:rPr>
            <w:b/>
            <w:noProof/>
          </w:rPr>
          <w:delText>1</w:delText>
        </w:r>
      </w:del>
      <w:r w:rsidR="001D796F">
        <w:rPr>
          <w:rFonts w:cs="Calibri"/>
          <w:szCs w:val="24"/>
        </w:rPr>
        <w:fldChar w:fldCharType="end"/>
      </w:r>
      <w:r w:rsidR="000866BD">
        <w:rPr>
          <w:rFonts w:cs="Calibri"/>
          <w:szCs w:val="24"/>
        </w:rPr>
        <w:t>:</w:t>
      </w:r>
    </w:p>
    <w:p w14:paraId="210469C7" w14:textId="38ACAC4D" w:rsidR="000F0DE0" w:rsidRDefault="00E57547">
      <w:pPr>
        <w:keepNext/>
        <w:keepLines/>
        <w:pPrChange w:id="126" w:author="Robbie Parks" w:date="2019-05-10T13:37:00Z">
          <w:pPr>
            <w:keepNext/>
          </w:pPr>
        </w:pPrChange>
      </w:pPr>
      <m:oMathPara>
        <m:oMath>
          <m:sSub>
            <m:sSubPr>
              <m:ctrlPr>
                <w:rPr>
                  <w:rFonts w:ascii="Cambria Math" w:hAnsi="Cambria Math" w:cs="Calibri"/>
                  <w:i/>
                  <w:szCs w:val="24"/>
                </w:rPr>
              </m:ctrlPr>
            </m:sSubPr>
            <m:e>
              <m:r>
                <w:rPr>
                  <w:rFonts w:ascii="Cambria Math" w:hAnsi="Cambria Math" w:cs="Calibri"/>
                  <w:szCs w:val="24"/>
                </w:rPr>
                <m:t>deaths</m:t>
              </m:r>
            </m:e>
            <m:sub>
              <m:r>
                <w:rPr>
                  <w:rFonts w:ascii="Cambria Math" w:hAnsi="Cambria Math" w:cs="Calibri"/>
                  <w:szCs w:val="24"/>
                </w:rPr>
                <m:t>state-time</m:t>
              </m:r>
            </m:sub>
          </m:sSub>
          <m:r>
            <w:rPr>
              <w:rFonts w:ascii="Cambria Math" w:hAnsi="Cambria Math" w:cs="Calibri"/>
              <w:szCs w:val="24"/>
            </w:rPr>
            <m:t xml:space="preserve"> ~ </m:t>
          </m:r>
          <m:r>
            <m:rPr>
              <m:nor/>
            </m:rPr>
            <w:rPr>
              <w:rFonts w:ascii="Cambria Math" w:hAnsi="Cambria Math" w:cs="Calibri"/>
              <w:szCs w:val="24"/>
            </w:rPr>
            <m:t>Poisson</m:t>
          </m:r>
          <m: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r>
            <w:rPr>
              <w:rFonts w:ascii="Cambria Math" w:hAnsi="Cambria Math" w:cs="Calibri"/>
              <w:szCs w:val="24"/>
            </w:rPr>
            <m:t xml:space="preserve"> . </m:t>
          </m:r>
          <m:sSub>
            <m:sSubPr>
              <m:ctrlPr>
                <w:rPr>
                  <w:rFonts w:ascii="Cambria Math" w:hAnsi="Cambria Math" w:cs="Calibri"/>
                  <w:i/>
                  <w:szCs w:val="24"/>
                </w:rPr>
              </m:ctrlPr>
            </m:sSubPr>
            <m:e>
              <m:r>
                <w:rPr>
                  <w:rFonts w:ascii="Cambria Math" w:hAnsi="Cambria Math" w:cs="Calibri"/>
                  <w:szCs w:val="24"/>
                </w:rPr>
                <m:t>population</m:t>
              </m:r>
            </m:e>
            <m:sub>
              <m:r>
                <w:rPr>
                  <w:rFonts w:ascii="Cambria Math" w:hAnsi="Cambria Math" w:cs="Calibri"/>
                  <w:szCs w:val="24"/>
                </w:rPr>
                <m:t>state-time</m:t>
              </m:r>
            </m:sub>
          </m:sSub>
          <m:r>
            <w:rPr>
              <w:rFonts w:ascii="Cambria Math" w:hAnsi="Cambria Math" w:cs="Calibri"/>
              <w:szCs w:val="24"/>
            </w:rPr>
            <m:t>)</m:t>
          </m:r>
        </m:oMath>
      </m:oMathPara>
    </w:p>
    <w:p w14:paraId="5A15585B" w14:textId="1E32FA7F" w:rsidR="00C830AB" w:rsidRPr="00DB2DBC" w:rsidRDefault="000F0DE0" w:rsidP="00DF205B">
      <w:pPr>
        <w:keepNext/>
        <w:keepLines/>
        <w:jc w:val="center"/>
        <w:rPr>
          <w:rFonts w:cs="Calibri"/>
          <w:szCs w:val="24"/>
        </w:rPr>
      </w:pPr>
      <w:bookmarkStart w:id="127" w:name="_Ref5630560"/>
      <w:bookmarkStart w:id="128" w:name="_Toc7299691"/>
      <w:r w:rsidRPr="000F0DE0">
        <w:rPr>
          <w:b/>
        </w:rPr>
        <w:t xml:space="preserve">Equation </w:t>
      </w:r>
      <w:r w:rsidRPr="000F0DE0">
        <w:rPr>
          <w:b/>
        </w:rPr>
        <w:fldChar w:fldCharType="begin"/>
      </w:r>
      <w:r w:rsidRPr="000F0DE0">
        <w:rPr>
          <w:b/>
        </w:rPr>
        <w:instrText xml:space="preserve"> SEQ Equation \* ARABIC </w:instrText>
      </w:r>
      <w:r w:rsidRPr="000F0DE0">
        <w:rPr>
          <w:b/>
        </w:rPr>
        <w:fldChar w:fldCharType="separate"/>
      </w:r>
      <w:r w:rsidR="00EA0BC2">
        <w:rPr>
          <w:b/>
          <w:noProof/>
        </w:rPr>
        <w:t>1</w:t>
      </w:r>
      <w:r w:rsidRPr="000F0DE0">
        <w:rPr>
          <w:b/>
        </w:rPr>
        <w:fldChar w:fldCharType="end"/>
      </w:r>
      <w:bookmarkEnd w:id="127"/>
      <w:r>
        <w:t xml:space="preserve">. </w:t>
      </w:r>
      <w:del w:id="129" w:author="Robbie Parks" w:date="2019-05-13T15:51:00Z">
        <w:r w:rsidDel="00AC3AA7">
          <w:delText xml:space="preserve">Temperature </w:delText>
        </w:r>
      </w:del>
      <w:ins w:id="130" w:author="Robbie Parks" w:date="2019-05-13T16:00:00Z">
        <w:r w:rsidR="00F7362C">
          <w:t>Temperature</w:t>
        </w:r>
      </w:ins>
      <w:ins w:id="131" w:author="Robbie Parks" w:date="2019-05-13T15:51:00Z">
        <w:r w:rsidR="00AC3AA7">
          <w:t xml:space="preserve"> </w:t>
        </w:r>
      </w:ins>
      <w:r>
        <w:t>model data likelihood.</w:t>
      </w:r>
      <w:bookmarkEnd w:id="128"/>
    </w:p>
    <w:p w14:paraId="0F3FF389" w14:textId="54735910" w:rsidR="005E42DC" w:rsidRDefault="008F0D8A" w:rsidP="0048012C">
      <w:pPr>
        <w:rPr>
          <w:ins w:id="132" w:author="Robbie Parks" w:date="2019-05-13T15:48:00Z"/>
        </w:rPr>
      </w:pPr>
      <w:r>
        <w:t xml:space="preserve">I modelled the predicted </w:t>
      </w:r>
      <w:r w:rsidR="00020DF7" w:rsidRPr="00DB2DBC">
        <w:t>log-transformed death rates as a sum of components that depend on location (</w:t>
      </w:r>
      <m:oMath>
        <m:r>
          <w:rPr>
            <w:rFonts w:ascii="Cambria Math" w:hAnsi="Cambria Math"/>
          </w:rPr>
          <m:t>state</m:t>
        </m:r>
      </m:oMath>
      <w:r w:rsidR="00020DF7" w:rsidRPr="00DB2DBC">
        <w:t>) of death, month of year</w:t>
      </w:r>
      <w:r w:rsidR="000151B7" w:rsidRPr="00DB2DBC">
        <w:t xml:space="preserve"> (</w:t>
      </w:r>
      <m:oMath>
        <m:r>
          <w:rPr>
            <w:rFonts w:ascii="Cambria Math" w:hAnsi="Cambria Math"/>
          </w:rPr>
          <m:t>month</m:t>
        </m:r>
      </m:oMath>
      <w:r w:rsidR="000151B7" w:rsidRPr="00DB2DBC">
        <w:t>)</w:t>
      </w:r>
      <w:r w:rsidR="00020DF7" w:rsidRPr="00DB2DBC">
        <w:t>, overall time (</w:t>
      </w:r>
      <m:oMath>
        <m:r>
          <w:ins w:id="133" w:author="Robbie Parks" w:date="2019-05-14T10:16:00Z">
            <w:rPr>
              <w:rFonts w:ascii="Cambria Math" w:hAnsi="Cambria Math"/>
            </w:rPr>
            <m:t>time</m:t>
          </w:ins>
        </m:r>
        <m:r>
          <w:del w:id="134" w:author="Robbie Parks" w:date="2019-05-14T10:16:00Z">
            <w:rPr>
              <w:rFonts w:ascii="Cambria Math" w:hAnsi="Cambria Math"/>
            </w:rPr>
            <m:t>month</m:t>
          </w:del>
        </m:r>
      </m:oMath>
      <w:del w:id="135" w:author="Robbie Parks" w:date="2019-05-14T10:16:00Z">
        <w:r w:rsidR="000151B7" w:rsidRPr="00DB2DBC" w:rsidDel="008D16E3">
          <w:delText>-</w:delText>
        </w:r>
        <m:oMath>
          <m:r>
            <w:rPr>
              <w:rFonts w:ascii="Cambria Math" w:hAnsi="Cambria Math"/>
            </w:rPr>
            <m:t>year</m:t>
          </m:r>
        </m:oMath>
      </w:del>
      <w:r w:rsidR="00020DF7" w:rsidRPr="00DB2DBC">
        <w:t>)</w:t>
      </w:r>
      <w:ins w:id="136" w:author="Robbie Parks" w:date="2019-05-14T10:16:00Z">
        <w:r w:rsidR="008D16E3">
          <w:t xml:space="preserve"> </w:t>
        </w:r>
      </w:ins>
      <w:del w:id="137" w:author="Robbie Parks" w:date="2019-05-14T10:16:00Z">
        <w:r w:rsidR="00020DF7" w:rsidRPr="00DB2DBC" w:rsidDel="008D16E3">
          <w:delText xml:space="preserve"> </w:delText>
        </w:r>
      </w:del>
      <w:r w:rsidR="00020DF7" w:rsidRPr="00DB2DBC">
        <w:t>and temperature anomaly</w:t>
      </w:r>
      <w:r w:rsidR="00483BB3">
        <w:t xml:space="preserve"> (</w:t>
      </w:r>
      <m:oMath>
        <m:r>
          <w:rPr>
            <w:rFonts w:ascii="Cambria Math" w:hAnsi="Cambria Math"/>
          </w:rPr>
          <m:t>Anomaly</m:t>
        </m:r>
      </m:oMath>
      <w:r w:rsidR="00483BB3">
        <w:t>)</w:t>
      </w:r>
      <w:r w:rsidR="00F17E52" w:rsidRPr="00DB2DBC">
        <w:t xml:space="preserve"> as shown in</w:t>
      </w:r>
      <w:r w:rsidR="00503186">
        <w:t xml:space="preserve"> </w:t>
      </w:r>
      <w:r w:rsidR="00503186">
        <w:fldChar w:fldCharType="begin"/>
      </w:r>
      <w:r w:rsidR="00503186">
        <w:instrText xml:space="preserve"> REF _Ref5574051 \h </w:instrText>
      </w:r>
      <w:r w:rsidR="0048012C">
        <w:instrText xml:space="preserve"> \* MERGEFORMAT </w:instrText>
      </w:r>
      <w:r w:rsidR="00503186">
        <w:fldChar w:fldCharType="separate"/>
      </w:r>
      <w:ins w:id="138" w:author="Robbie Parks" w:date="2019-05-14T10:28:00Z">
        <w:r w:rsidR="00EA0BC2" w:rsidRPr="00A91EA9">
          <w:rPr>
            <w:b/>
          </w:rPr>
          <w:t xml:space="preserve">Equation </w:t>
        </w:r>
        <w:r w:rsidR="00EA0BC2">
          <w:rPr>
            <w:b/>
            <w:noProof/>
          </w:rPr>
          <w:t>2</w:t>
        </w:r>
      </w:ins>
      <w:del w:id="139" w:author="Robbie Parks" w:date="2019-05-10T14:07:00Z">
        <w:r w:rsidR="00DB093C" w:rsidRPr="00A91EA9" w:rsidDel="00DF205B">
          <w:rPr>
            <w:b/>
          </w:rPr>
          <w:delText xml:space="preserve">Equation </w:delText>
        </w:r>
        <w:r w:rsidR="00DB093C" w:rsidDel="00DF205B">
          <w:rPr>
            <w:b/>
            <w:noProof/>
          </w:rPr>
          <w:delText>2</w:delText>
        </w:r>
      </w:del>
      <w:r w:rsidR="00503186">
        <w:fldChar w:fldCharType="end"/>
      </w:r>
      <w:r w:rsidR="00570B10">
        <w:t>:</w:t>
      </w:r>
    </w:p>
    <w:p w14:paraId="138D6456" w14:textId="77777777" w:rsidR="00AC3AA7" w:rsidRPr="00DB2DBC" w:rsidRDefault="00AC3AA7" w:rsidP="0048012C"/>
    <w:p w14:paraId="4B4CE8A4" w14:textId="4934C42E" w:rsidR="00020DF7" w:rsidRPr="00DB2DBC" w:rsidRDefault="00E57547" w:rsidP="0048012C">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3786656" w14:textId="096F5C4B" w:rsidR="001104F6" w:rsidRPr="001104F6" w:rsidRDefault="00A91EA9" w:rsidP="0048012C">
      <w:pPr>
        <w:keepNext/>
        <w:keepLines/>
        <w:spacing w:line="240" w:lineRule="auto"/>
        <w:jc w:val="center"/>
      </w:pPr>
      <w:bookmarkStart w:id="140" w:name="_Ref5574051"/>
      <w:bookmarkStart w:id="141" w:name="_Toc7299692"/>
      <w:r w:rsidRPr="00A91EA9">
        <w:rPr>
          <w:b/>
        </w:rPr>
        <w:t xml:space="preserve">Equation </w:t>
      </w:r>
      <w:r w:rsidRPr="00A91EA9">
        <w:rPr>
          <w:b/>
        </w:rPr>
        <w:fldChar w:fldCharType="begin"/>
      </w:r>
      <w:r w:rsidRPr="00A91EA9">
        <w:rPr>
          <w:b/>
        </w:rPr>
        <w:instrText xml:space="preserve"> SEQ Equation \* ARABIC </w:instrText>
      </w:r>
      <w:r w:rsidRPr="00A91EA9">
        <w:rPr>
          <w:b/>
        </w:rPr>
        <w:fldChar w:fldCharType="separate"/>
      </w:r>
      <w:r w:rsidR="00EA0BC2">
        <w:rPr>
          <w:b/>
          <w:noProof/>
        </w:rPr>
        <w:t>2</w:t>
      </w:r>
      <w:r w:rsidRPr="00A91EA9">
        <w:rPr>
          <w:b/>
        </w:rPr>
        <w:fldChar w:fldCharType="end"/>
      </w:r>
      <w:bookmarkEnd w:id="140"/>
      <w:r>
        <w:t xml:space="preserve">. </w:t>
      </w:r>
      <w:ins w:id="142" w:author="Robbie Parks" w:date="2019-05-13T16:00:00Z">
        <w:r w:rsidR="00F7362C">
          <w:t>Temperature</w:t>
        </w:r>
      </w:ins>
      <w:ins w:id="143" w:author="Robbie Parks" w:date="2019-05-13T15:44:00Z">
        <w:r w:rsidR="003266EF">
          <w:t xml:space="preserve"> </w:t>
        </w:r>
      </w:ins>
      <w:del w:id="144" w:author="Robbie Parks" w:date="2019-05-13T15:34:00Z">
        <w:r w:rsidDel="00233A57">
          <w:delText xml:space="preserve">National </w:delText>
        </w:r>
      </w:del>
      <w:ins w:id="145" w:author="Robbie Parks" w:date="2019-05-13T15:44:00Z">
        <w:r w:rsidR="003266EF">
          <w:t>m</w:t>
        </w:r>
      </w:ins>
      <w:del w:id="146" w:author="Robbie Parks" w:date="2019-05-13T15:34:00Z">
        <w:r w:rsidDel="00233A57">
          <w:delText>t</w:delText>
        </w:r>
      </w:del>
      <w:del w:id="147" w:author="Robbie Parks" w:date="2019-05-13T15:35:00Z">
        <w:r w:rsidDel="00400B2E">
          <w:delText>emperature m</w:delText>
        </w:r>
      </w:del>
      <w:r>
        <w:t>ode</w:t>
      </w:r>
      <w:bookmarkEnd w:id="141"/>
      <w:r w:rsidR="00BD69DB">
        <w:t>l.</w:t>
      </w:r>
    </w:p>
    <w:p w14:paraId="26356AEF" w14:textId="3FAE8494" w:rsidR="00686D32" w:rsidDel="0048012C" w:rsidRDefault="00821718">
      <w:pPr>
        <w:ind w:firstLine="720"/>
        <w:rPr>
          <w:del w:id="148" w:author="Robbie Parks" w:date="2019-05-13T15:42:00Z"/>
          <w:rFonts w:cs="Calibri"/>
          <w:szCs w:val="24"/>
        </w:rPr>
      </w:pPr>
      <w:r w:rsidRPr="00DB2DBC">
        <w:rPr>
          <w:rFonts w:cs="Calibri"/>
          <w:szCs w:val="24"/>
        </w:rPr>
        <w:t>In summary,</w:t>
      </w:r>
      <w:r w:rsidR="00475DFF" w:rsidRPr="00DB2DBC">
        <w:rPr>
          <w:rFonts w:cs="Calibri"/>
          <w:szCs w:val="24"/>
        </w:rPr>
        <w:t xml:space="preserve"> the </w:t>
      </w:r>
      <m:oMath>
        <m:r>
          <w:rPr>
            <w:rFonts w:ascii="Cambria Math" w:hAnsi="Cambria Math" w:cs="Calibri"/>
            <w:szCs w:val="24"/>
          </w:rPr>
          <m:t>α</m:t>
        </m:r>
      </m:oMath>
      <w:r w:rsidR="00AD7B70" w:rsidRPr="00DB2DBC">
        <w:rPr>
          <w:rFonts w:cs="Calibri"/>
          <w:szCs w:val="24"/>
        </w:rPr>
        <w:t xml:space="preserve"> </w:t>
      </w:r>
      <w:r w:rsidR="00475DFF" w:rsidRPr="00DB2DBC">
        <w:rPr>
          <w:rFonts w:cs="Calibri"/>
          <w:szCs w:val="24"/>
        </w:rPr>
        <w:t>parameters are intercepts</w:t>
      </w:r>
      <w:r w:rsidR="00E85586">
        <w:rPr>
          <w:rFonts w:cs="Calibri"/>
          <w:szCs w:val="24"/>
        </w:rPr>
        <w:t>;</w:t>
      </w:r>
      <w:r w:rsidR="00475DFF" w:rsidRPr="00DB2DBC">
        <w:rPr>
          <w:rFonts w:cs="Calibri"/>
          <w:szCs w:val="24"/>
        </w:rPr>
        <w:t xml:space="preserve"> </w:t>
      </w:r>
      <m:oMath>
        <m:r>
          <w:rPr>
            <w:rFonts w:ascii="Cambria Math" w:hAnsi="Cambria Math" w:cs="Calibri"/>
            <w:szCs w:val="24"/>
          </w:rPr>
          <m:t>β</m:t>
        </m:r>
      </m:oMath>
      <w:r w:rsidR="00AD7B70" w:rsidRPr="00DB2DBC">
        <w:rPr>
          <w:rFonts w:cs="Calibri"/>
          <w:szCs w:val="24"/>
        </w:rPr>
        <w:t xml:space="preserve"> </w:t>
      </w:r>
      <w:r w:rsidR="00475DFF" w:rsidRPr="00DB2DBC">
        <w:rPr>
          <w:rFonts w:cs="Calibri"/>
          <w:szCs w:val="24"/>
        </w:rPr>
        <w:t>parameters are temporal slopes</w:t>
      </w:r>
      <w:r w:rsidR="00E85586">
        <w:rPr>
          <w:rFonts w:cs="Calibri"/>
          <w:szCs w:val="24"/>
        </w:rPr>
        <w:t>;</w:t>
      </w:r>
      <w:r w:rsidR="00475DFF" w:rsidRPr="00DB2DBC">
        <w:rPr>
          <w:rFonts w:cs="Calibri"/>
          <w:szCs w:val="24"/>
        </w:rPr>
        <w:t xml:space="preserve"> </w:t>
      </w:r>
      <w:r w:rsidRPr="00DB2DBC">
        <w:rPr>
          <w:rFonts w:cs="Calibri"/>
          <w:szCs w:val="24"/>
        </w:rPr>
        <w:t xml:space="preserve">the </w:t>
      </w:r>
      <m:oMath>
        <m:r>
          <w:rPr>
            <w:rFonts w:ascii="Cambria Math" w:hAnsi="Cambria Math" w:cs="Calibri"/>
            <w:szCs w:val="24"/>
          </w:rPr>
          <m:t>ν</m:t>
        </m:r>
      </m:oMath>
      <w:r w:rsidR="00AD7B70" w:rsidRPr="00DB2DBC">
        <w:rPr>
          <w:rFonts w:cs="Calibri"/>
          <w:szCs w:val="24"/>
        </w:rPr>
        <w:t xml:space="preserve"> </w:t>
      </w:r>
      <w:r w:rsidRPr="00DB2DBC">
        <w:rPr>
          <w:rFonts w:cs="Calibri"/>
          <w:szCs w:val="24"/>
        </w:rPr>
        <w:t>parameter is a random walk over time</w:t>
      </w:r>
      <w:r w:rsidR="00E85586">
        <w:rPr>
          <w:rFonts w:cs="Calibri"/>
          <w:szCs w:val="24"/>
        </w:rPr>
        <w:t xml:space="preserve">; </w:t>
      </w:r>
      <w:r w:rsidRPr="00DB2DBC">
        <w:rPr>
          <w:rFonts w:cs="Calibri"/>
          <w:szCs w:val="24"/>
        </w:rPr>
        <w:t xml:space="preserve">the </w:t>
      </w:r>
      <m:oMath>
        <m:r>
          <m:rPr>
            <m:sty m:val="p"/>
          </m:rPr>
          <w:rPr>
            <w:rFonts w:ascii="Cambria Math" w:hAnsi="Cambria Math" w:cs="Calibri"/>
            <w:szCs w:val="24"/>
          </w:rPr>
          <m:t>γ</m:t>
        </m:r>
      </m:oMath>
      <w:r w:rsidRPr="00DB2DBC">
        <w:rPr>
          <w:rFonts w:cs="Calibri"/>
          <w:szCs w:val="24"/>
        </w:rPr>
        <w:t xml:space="preserve"> parameter</w:t>
      </w:r>
      <w:r w:rsidR="00AD7B70" w:rsidRPr="00DB2DBC">
        <w:rPr>
          <w:rFonts w:cs="Calibri"/>
          <w:szCs w:val="24"/>
        </w:rPr>
        <w:t xml:space="preserve"> represent</w:t>
      </w:r>
      <w:r w:rsidR="00A72352">
        <w:rPr>
          <w:rFonts w:cs="Calibri"/>
          <w:szCs w:val="24"/>
        </w:rPr>
        <w:t>s</w:t>
      </w:r>
      <w:r w:rsidR="00AD7B70" w:rsidRPr="00DB2DBC">
        <w:rPr>
          <w:rFonts w:cs="Calibri"/>
          <w:szCs w:val="24"/>
        </w:rPr>
        <w:t xml:space="preserve"> </w:t>
      </w:r>
      <w:r w:rsidR="000F7F93" w:rsidRPr="00DB2DBC">
        <w:rPr>
          <w:rFonts w:cs="Calibri"/>
          <w:szCs w:val="24"/>
        </w:rPr>
        <w:t>the logarithm of the rate ratio per 1°C increase in anomaly</w:t>
      </w:r>
      <w:r w:rsidR="00F05C8A" w:rsidRPr="00DB2DBC">
        <w:rPr>
          <w:rFonts w:cs="Calibri"/>
          <w:szCs w:val="24"/>
        </w:rPr>
        <w:t>, with a term for each</w:t>
      </w:r>
      <w:r w:rsidR="00947439">
        <w:rPr>
          <w:rFonts w:cs="Calibri"/>
          <w:szCs w:val="24"/>
        </w:rPr>
        <w:t xml:space="preserve"> of the twelve months of the year</w:t>
      </w:r>
      <w:r w:rsidR="00E85586">
        <w:rPr>
          <w:rFonts w:cs="Calibri"/>
          <w:szCs w:val="24"/>
        </w:rPr>
        <w:t xml:space="preserve">; and </w:t>
      </w:r>
      <w:r w:rsidR="00E85586" w:rsidRPr="00DB2DBC">
        <w:rPr>
          <w:rFonts w:cs="Calibri"/>
          <w:szCs w:val="24"/>
        </w:rPr>
        <w:t xml:space="preserve">the </w:t>
      </w:r>
      <m:oMath>
        <m:r>
          <w:rPr>
            <w:rFonts w:ascii="Cambria Math" w:hAnsi="Cambria Math" w:cs="Calibri"/>
            <w:szCs w:val="24"/>
          </w:rPr>
          <m:t>ɛ</m:t>
        </m:r>
      </m:oMath>
      <w:r w:rsidR="00E85586" w:rsidRPr="00DB2DBC">
        <w:rPr>
          <w:rFonts w:cs="Calibri"/>
          <w:szCs w:val="24"/>
        </w:rPr>
        <w:t xml:space="preserve"> parameter is the overdispersion term</w:t>
      </w:r>
      <w:r w:rsidR="00F05C8A" w:rsidRPr="00DB2DBC">
        <w:rPr>
          <w:rFonts w:cs="Calibri"/>
          <w:szCs w:val="24"/>
        </w:rPr>
        <w:t>.</w:t>
      </w:r>
      <w:r w:rsidR="0089458A" w:rsidRPr="00DB2DBC">
        <w:rPr>
          <w:rFonts w:cs="Calibri"/>
          <w:szCs w:val="24"/>
        </w:rPr>
        <w:t xml:space="preserve"> The model parameters and their priors from </w:t>
      </w:r>
      <w:r w:rsidR="001E13C8">
        <w:rPr>
          <w:rFonts w:cs="Calibri"/>
          <w:szCs w:val="24"/>
        </w:rPr>
        <w:fldChar w:fldCharType="begin"/>
      </w:r>
      <w:r w:rsidR="001E13C8">
        <w:rPr>
          <w:rFonts w:cs="Calibri"/>
          <w:szCs w:val="24"/>
        </w:rPr>
        <w:instrText xml:space="preserve"> REF _Ref5574051 \h </w:instrText>
      </w:r>
      <w:r w:rsidR="001E13C8">
        <w:rPr>
          <w:rFonts w:cs="Calibri"/>
          <w:szCs w:val="24"/>
        </w:rPr>
      </w:r>
      <w:r w:rsidR="001E13C8">
        <w:rPr>
          <w:rFonts w:cs="Calibri"/>
          <w:szCs w:val="24"/>
        </w:rPr>
        <w:fldChar w:fldCharType="separate"/>
      </w:r>
      <w:ins w:id="149" w:author="Robbie Parks" w:date="2019-05-14T10:28:00Z">
        <w:r w:rsidR="00EA0BC2" w:rsidRPr="00A91EA9">
          <w:rPr>
            <w:b/>
          </w:rPr>
          <w:t xml:space="preserve">Equation </w:t>
        </w:r>
        <w:r w:rsidR="00EA0BC2">
          <w:rPr>
            <w:b/>
            <w:noProof/>
          </w:rPr>
          <w:t>2</w:t>
        </w:r>
      </w:ins>
      <w:del w:id="150" w:author="Robbie Parks" w:date="2019-05-10T14:07:00Z">
        <w:r w:rsidR="00DB093C" w:rsidRPr="00A91EA9" w:rsidDel="00DF205B">
          <w:rPr>
            <w:b/>
          </w:rPr>
          <w:delText xml:space="preserve">Equation </w:delText>
        </w:r>
        <w:r w:rsidR="00DB093C" w:rsidDel="00DF205B">
          <w:rPr>
            <w:b/>
            <w:noProof/>
          </w:rPr>
          <w:delText>2</w:delText>
        </w:r>
      </w:del>
      <w:r w:rsidR="001E13C8">
        <w:rPr>
          <w:rFonts w:cs="Calibri"/>
          <w:szCs w:val="24"/>
        </w:rPr>
        <w:fldChar w:fldCharType="end"/>
      </w:r>
      <w:r w:rsidR="001E13C8">
        <w:rPr>
          <w:rFonts w:cs="Calibri"/>
          <w:szCs w:val="24"/>
        </w:rPr>
        <w:t xml:space="preserve"> </w:t>
      </w:r>
      <w:r w:rsidR="0089458A" w:rsidRPr="00DB2DBC">
        <w:rPr>
          <w:rFonts w:cs="Calibri"/>
          <w:szCs w:val="24"/>
        </w:rPr>
        <w:t xml:space="preserve">are included in </w:t>
      </w:r>
      <w:r w:rsidR="00663577">
        <w:rPr>
          <w:rFonts w:cs="Calibri"/>
          <w:szCs w:val="24"/>
        </w:rPr>
        <w:fldChar w:fldCharType="begin"/>
      </w:r>
      <w:r w:rsidR="00663577">
        <w:rPr>
          <w:rFonts w:cs="Calibri"/>
          <w:szCs w:val="24"/>
        </w:rPr>
        <w:instrText xml:space="preserve"> REF _Ref5634639 \h </w:instrText>
      </w:r>
      <w:r w:rsidR="00663577">
        <w:rPr>
          <w:rFonts w:cs="Calibri"/>
          <w:szCs w:val="24"/>
        </w:rPr>
      </w:r>
      <w:r w:rsidR="00663577">
        <w:rPr>
          <w:rFonts w:cs="Calibri"/>
          <w:szCs w:val="24"/>
        </w:rPr>
        <w:fldChar w:fldCharType="separate"/>
      </w:r>
      <w:ins w:id="151" w:author="Robbie Parks" w:date="2019-05-14T10:28:00Z">
        <w:r w:rsidR="00EA0BC2" w:rsidRPr="00663577">
          <w:rPr>
            <w:b/>
          </w:rPr>
          <w:t xml:space="preserve">Table </w:t>
        </w:r>
        <w:r w:rsidR="00EA0BC2">
          <w:rPr>
            <w:b/>
            <w:noProof/>
          </w:rPr>
          <w:t>1</w:t>
        </w:r>
      </w:ins>
      <w:del w:id="152" w:author="Robbie Parks" w:date="2019-05-10T14:07:00Z">
        <w:r w:rsidR="00DB093C" w:rsidRPr="00663577" w:rsidDel="00DF205B">
          <w:rPr>
            <w:b/>
          </w:rPr>
          <w:delText xml:space="preserve">Table </w:delText>
        </w:r>
        <w:r w:rsidR="00DB093C" w:rsidDel="00DF205B">
          <w:rPr>
            <w:b/>
            <w:noProof/>
          </w:rPr>
          <w:delText>1</w:delText>
        </w:r>
      </w:del>
      <w:r w:rsidR="00663577">
        <w:rPr>
          <w:rFonts w:cs="Calibri"/>
          <w:szCs w:val="24"/>
        </w:rPr>
        <w:fldChar w:fldCharType="end"/>
      </w:r>
      <w:r w:rsidR="00663577">
        <w:rPr>
          <w:rFonts w:cs="Calibri"/>
          <w:szCs w:val="24"/>
        </w:rPr>
        <w:t xml:space="preserve"> </w:t>
      </w:r>
      <w:r w:rsidR="0089458A" w:rsidRPr="00DB2DBC">
        <w:rPr>
          <w:rFonts w:cs="Calibri"/>
          <w:szCs w:val="24"/>
        </w:rPr>
        <w:t xml:space="preserve">and </w:t>
      </w:r>
      <w:r w:rsidR="00A91254">
        <w:rPr>
          <w:rFonts w:cs="Calibri"/>
          <w:szCs w:val="24"/>
        </w:rPr>
        <w:fldChar w:fldCharType="begin"/>
      </w:r>
      <w:r w:rsidR="00A91254">
        <w:rPr>
          <w:rFonts w:cs="Calibri"/>
          <w:szCs w:val="24"/>
        </w:rPr>
        <w:instrText xml:space="preserve"> REF _Ref5636139 \h </w:instrText>
      </w:r>
      <w:r w:rsidR="00A91254">
        <w:rPr>
          <w:rFonts w:cs="Calibri"/>
          <w:szCs w:val="24"/>
        </w:rPr>
      </w:r>
      <w:r w:rsidR="00A91254">
        <w:rPr>
          <w:rFonts w:cs="Calibri"/>
          <w:szCs w:val="24"/>
        </w:rPr>
        <w:fldChar w:fldCharType="separate"/>
      </w:r>
      <w:ins w:id="153" w:author="Robbie Parks" w:date="2019-05-14T10:28:00Z">
        <w:r w:rsidR="00EA0BC2" w:rsidRPr="0087446B">
          <w:rPr>
            <w:b/>
          </w:rPr>
          <w:t xml:space="preserve">Table </w:t>
        </w:r>
        <w:r w:rsidR="00EA0BC2">
          <w:rPr>
            <w:b/>
            <w:noProof/>
          </w:rPr>
          <w:t>2</w:t>
        </w:r>
      </w:ins>
      <w:del w:id="154" w:author="Robbie Parks" w:date="2019-05-10T14:07:00Z">
        <w:r w:rsidR="00DB093C" w:rsidRPr="0087446B" w:rsidDel="00DF205B">
          <w:rPr>
            <w:b/>
          </w:rPr>
          <w:delText xml:space="preserve">Table </w:delText>
        </w:r>
        <w:r w:rsidR="00DB093C" w:rsidDel="00DF205B">
          <w:rPr>
            <w:b/>
            <w:noProof/>
          </w:rPr>
          <w:delText>2</w:delText>
        </w:r>
      </w:del>
      <w:r w:rsidR="00A91254">
        <w:rPr>
          <w:rFonts w:cs="Calibri"/>
          <w:szCs w:val="24"/>
        </w:rPr>
        <w:fldChar w:fldCharType="end"/>
      </w:r>
      <w:r w:rsidR="00A91254">
        <w:rPr>
          <w:rFonts w:cs="Calibri"/>
          <w:szCs w:val="24"/>
        </w:rPr>
        <w:t xml:space="preserve"> </w:t>
      </w:r>
      <w:r w:rsidR="0089458A" w:rsidRPr="00DB2DBC">
        <w:rPr>
          <w:rFonts w:cs="Calibri"/>
          <w:szCs w:val="24"/>
        </w:rPr>
        <w:t>respectively for convenient reference.</w:t>
      </w:r>
    </w:p>
    <w:p w14:paraId="48077AA3" w14:textId="76155757" w:rsidR="00475DFF" w:rsidRDefault="00475DFF" w:rsidP="001E6DF2">
      <w:pPr>
        <w:ind w:firstLine="720"/>
        <w:rPr>
          <w:rFonts w:cs="Calibri"/>
          <w:szCs w:val="24"/>
        </w:rPr>
      </w:pPr>
    </w:p>
    <w:tbl>
      <w:tblPr>
        <w:tblStyle w:val="TableGrid"/>
        <w:tblpPr w:leftFromText="180" w:rightFromText="180" w:vertAnchor="text" w:horzAnchor="margin" w:tblpXSpec="center" w:tblpY="34"/>
        <w:tblW w:w="7779" w:type="dxa"/>
        <w:tblLook w:val="04A0" w:firstRow="1" w:lastRow="0" w:firstColumn="1" w:lastColumn="0" w:noHBand="0" w:noVBand="1"/>
      </w:tblPr>
      <w:tblGrid>
        <w:gridCol w:w="3098"/>
        <w:gridCol w:w="4681"/>
      </w:tblGrid>
      <w:tr w:rsidR="001104F6" w:rsidRPr="00D164DE" w14:paraId="3047694D" w14:textId="77777777" w:rsidTr="00686D32">
        <w:trPr>
          <w:cantSplit/>
          <w:trHeight w:val="320"/>
        </w:trPr>
        <w:tc>
          <w:tcPr>
            <w:tcW w:w="7779" w:type="dxa"/>
            <w:gridSpan w:val="2"/>
            <w:noWrap/>
            <w:hideMark/>
          </w:tcPr>
          <w:p w14:paraId="1FD4582D"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Offset</w:t>
            </w:r>
          </w:p>
        </w:tc>
      </w:tr>
      <w:tr w:rsidR="001104F6" w:rsidRPr="00D164DE" w14:paraId="1811F34E" w14:textId="77777777" w:rsidTr="00686D32">
        <w:trPr>
          <w:cantSplit/>
          <w:trHeight w:val="320"/>
        </w:trPr>
        <w:tc>
          <w:tcPr>
            <w:tcW w:w="3098" w:type="dxa"/>
            <w:noWrap/>
            <w:hideMark/>
          </w:tcPr>
          <w:p w14:paraId="3E9F763B" w14:textId="380FF934" w:rsidR="001104F6" w:rsidRPr="00D164DE" w:rsidRDefault="00E575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population</m:t>
                    </m:r>
                  </m:e>
                  <m:sub>
                    <m:r>
                      <w:rPr>
                        <w:rFonts w:ascii="Cambria Math" w:hAnsi="Cambria Math" w:cs="Calibri"/>
                        <w:sz w:val="24"/>
                        <w:szCs w:val="24"/>
                      </w:rPr>
                      <m:t>state-time</m:t>
                    </m:r>
                  </m:sub>
                </m:sSub>
              </m:oMath>
            </m:oMathPara>
          </w:p>
        </w:tc>
        <w:tc>
          <w:tcPr>
            <w:tcW w:w="4681" w:type="dxa"/>
            <w:noWrap/>
            <w:hideMark/>
          </w:tcPr>
          <w:p w14:paraId="06878550"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Population offset</w:t>
            </w:r>
          </w:p>
        </w:tc>
      </w:tr>
      <w:tr w:rsidR="001104F6" w:rsidRPr="00D164DE" w14:paraId="06CE0D01" w14:textId="77777777" w:rsidTr="00686D32">
        <w:trPr>
          <w:cantSplit/>
          <w:trHeight w:val="320"/>
        </w:trPr>
        <w:tc>
          <w:tcPr>
            <w:tcW w:w="7779" w:type="dxa"/>
            <w:gridSpan w:val="2"/>
            <w:noWrap/>
            <w:hideMark/>
          </w:tcPr>
          <w:p w14:paraId="03AFB561"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Intercepts</w:t>
            </w:r>
          </w:p>
        </w:tc>
      </w:tr>
      <w:tr w:rsidR="001104F6" w:rsidRPr="00D164DE" w14:paraId="390F118A" w14:textId="77777777" w:rsidTr="00686D32">
        <w:trPr>
          <w:cantSplit/>
          <w:trHeight w:val="320"/>
        </w:trPr>
        <w:tc>
          <w:tcPr>
            <w:tcW w:w="3098" w:type="dxa"/>
            <w:noWrap/>
            <w:hideMark/>
          </w:tcPr>
          <w:p w14:paraId="29D58CC6" w14:textId="77777777" w:rsidR="001104F6" w:rsidRPr="00D164DE" w:rsidRDefault="00E575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4681" w:type="dxa"/>
            <w:noWrap/>
            <w:hideMark/>
          </w:tcPr>
          <w:p w14:paraId="00863E42"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intercept</w:t>
            </w:r>
          </w:p>
        </w:tc>
      </w:tr>
      <w:tr w:rsidR="001104F6" w:rsidRPr="00D164DE" w14:paraId="6E696AD6" w14:textId="77777777" w:rsidTr="00686D32">
        <w:trPr>
          <w:cantSplit/>
          <w:trHeight w:val="320"/>
        </w:trPr>
        <w:tc>
          <w:tcPr>
            <w:tcW w:w="3098" w:type="dxa"/>
            <w:noWrap/>
            <w:hideMark/>
          </w:tcPr>
          <w:p w14:paraId="1220B161" w14:textId="77777777" w:rsidR="001104F6" w:rsidRPr="00D164DE" w:rsidRDefault="00E575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4681" w:type="dxa"/>
            <w:noWrap/>
            <w:hideMark/>
          </w:tcPr>
          <w:p w14:paraId="0B4197C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intercept</w:t>
            </w:r>
          </w:p>
        </w:tc>
      </w:tr>
      <w:tr w:rsidR="001104F6" w:rsidRPr="00D164DE" w14:paraId="47BF6758" w14:textId="77777777" w:rsidTr="00686D32">
        <w:trPr>
          <w:cantSplit/>
          <w:trHeight w:val="320"/>
        </w:trPr>
        <w:tc>
          <w:tcPr>
            <w:tcW w:w="3098" w:type="dxa"/>
            <w:noWrap/>
            <w:hideMark/>
          </w:tcPr>
          <w:p w14:paraId="5D348C00" w14:textId="77777777" w:rsidR="001104F6" w:rsidRPr="00D164DE" w:rsidRDefault="00E575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4681" w:type="dxa"/>
            <w:noWrap/>
            <w:hideMark/>
          </w:tcPr>
          <w:p w14:paraId="43EBCA5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intercept</w:t>
            </w:r>
          </w:p>
        </w:tc>
      </w:tr>
      <w:tr w:rsidR="001104F6" w:rsidRPr="00D164DE" w14:paraId="5073C754" w14:textId="77777777" w:rsidTr="00686D32">
        <w:trPr>
          <w:cantSplit/>
          <w:trHeight w:val="320"/>
        </w:trPr>
        <w:tc>
          <w:tcPr>
            <w:tcW w:w="3098" w:type="dxa"/>
            <w:noWrap/>
            <w:hideMark/>
          </w:tcPr>
          <w:p w14:paraId="14EC63BA" w14:textId="77777777" w:rsidR="001104F6" w:rsidRPr="00D164DE" w:rsidRDefault="00E575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4681" w:type="dxa"/>
            <w:noWrap/>
            <w:hideMark/>
          </w:tcPr>
          <w:p w14:paraId="4BBA985B"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intercept</w:t>
            </w:r>
          </w:p>
        </w:tc>
      </w:tr>
      <w:tr w:rsidR="001104F6" w:rsidRPr="00D164DE" w14:paraId="5A7F2490" w14:textId="77777777" w:rsidTr="00686D32">
        <w:trPr>
          <w:cantSplit/>
          <w:trHeight w:val="320"/>
        </w:trPr>
        <w:tc>
          <w:tcPr>
            <w:tcW w:w="7779" w:type="dxa"/>
            <w:gridSpan w:val="2"/>
            <w:noWrap/>
            <w:hideMark/>
          </w:tcPr>
          <w:p w14:paraId="04B2CD6B" w14:textId="4F85C871" w:rsidR="001104F6" w:rsidRPr="00D164DE" w:rsidRDefault="005B4D47" w:rsidP="00BD69DB">
            <w:pPr>
              <w:keepNext/>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3DEBA0EB" w14:textId="77777777" w:rsidTr="00686D32">
        <w:trPr>
          <w:cantSplit/>
          <w:trHeight w:val="320"/>
        </w:trPr>
        <w:tc>
          <w:tcPr>
            <w:tcW w:w="3098" w:type="dxa"/>
            <w:noWrap/>
            <w:hideMark/>
          </w:tcPr>
          <w:p w14:paraId="5AAA85F9" w14:textId="77777777" w:rsidR="001104F6" w:rsidRPr="00D164DE" w:rsidRDefault="00E575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4681" w:type="dxa"/>
            <w:noWrap/>
            <w:hideMark/>
          </w:tcPr>
          <w:p w14:paraId="5AE27D3E"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Global slope</w:t>
            </w:r>
          </w:p>
        </w:tc>
      </w:tr>
      <w:tr w:rsidR="001104F6" w:rsidRPr="00D164DE" w14:paraId="4EAC6B57" w14:textId="77777777" w:rsidTr="00686D32">
        <w:trPr>
          <w:cantSplit/>
          <w:trHeight w:val="320"/>
        </w:trPr>
        <w:tc>
          <w:tcPr>
            <w:tcW w:w="3098" w:type="dxa"/>
            <w:noWrap/>
            <w:hideMark/>
          </w:tcPr>
          <w:p w14:paraId="138938B5" w14:textId="77777777" w:rsidR="001104F6" w:rsidRPr="00D164DE" w:rsidRDefault="00E575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4681" w:type="dxa"/>
            <w:noWrap/>
            <w:hideMark/>
          </w:tcPr>
          <w:p w14:paraId="1251295C"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 slope</w:t>
            </w:r>
          </w:p>
        </w:tc>
      </w:tr>
      <w:tr w:rsidR="001104F6" w:rsidRPr="00D164DE" w14:paraId="24284EA5" w14:textId="77777777" w:rsidTr="00686D32">
        <w:trPr>
          <w:cantSplit/>
          <w:trHeight w:val="320"/>
        </w:trPr>
        <w:tc>
          <w:tcPr>
            <w:tcW w:w="3098" w:type="dxa"/>
            <w:noWrap/>
            <w:hideMark/>
          </w:tcPr>
          <w:p w14:paraId="479EB5EE" w14:textId="77777777" w:rsidR="001104F6" w:rsidRPr="00D164DE" w:rsidRDefault="00E575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4681" w:type="dxa"/>
            <w:noWrap/>
            <w:hideMark/>
          </w:tcPr>
          <w:p w14:paraId="2EB656AF"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Month slope</w:t>
            </w:r>
          </w:p>
        </w:tc>
      </w:tr>
      <w:tr w:rsidR="001104F6" w:rsidRPr="00D164DE" w14:paraId="22E80B2C" w14:textId="77777777" w:rsidTr="00686D32">
        <w:trPr>
          <w:cantSplit/>
          <w:trHeight w:val="320"/>
        </w:trPr>
        <w:tc>
          <w:tcPr>
            <w:tcW w:w="3098" w:type="dxa"/>
            <w:noWrap/>
            <w:hideMark/>
          </w:tcPr>
          <w:p w14:paraId="395DC5F7" w14:textId="77777777" w:rsidR="001104F6" w:rsidRPr="00D164DE" w:rsidRDefault="00E575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4681" w:type="dxa"/>
            <w:noWrap/>
            <w:hideMark/>
          </w:tcPr>
          <w:p w14:paraId="5D806D25"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State-month interaction slope</w:t>
            </w:r>
          </w:p>
        </w:tc>
      </w:tr>
      <w:tr w:rsidR="001104F6" w:rsidRPr="00D164DE" w14:paraId="3BBD809A" w14:textId="77777777" w:rsidTr="00686D32">
        <w:trPr>
          <w:cantSplit/>
          <w:trHeight w:val="320"/>
        </w:trPr>
        <w:tc>
          <w:tcPr>
            <w:tcW w:w="7779" w:type="dxa"/>
            <w:gridSpan w:val="2"/>
            <w:noWrap/>
            <w:hideMark/>
          </w:tcPr>
          <w:p w14:paraId="3B014B96"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4E8431A5" w14:textId="77777777" w:rsidTr="00686D32">
        <w:trPr>
          <w:cantSplit/>
          <w:trHeight w:val="320"/>
        </w:trPr>
        <w:tc>
          <w:tcPr>
            <w:tcW w:w="3098" w:type="dxa"/>
            <w:noWrap/>
            <w:hideMark/>
          </w:tcPr>
          <w:p w14:paraId="6FFB55E1" w14:textId="2A807370" w:rsidR="001104F6" w:rsidRPr="00D164DE" w:rsidRDefault="00E575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time</m:t>
                    </m:r>
                  </m:sub>
                </m:sSub>
              </m:oMath>
            </m:oMathPara>
          </w:p>
        </w:tc>
        <w:tc>
          <w:tcPr>
            <w:tcW w:w="4681" w:type="dxa"/>
            <w:noWrap/>
            <w:hideMark/>
          </w:tcPr>
          <w:p w14:paraId="181A92F3"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National random walk over time</w:t>
            </w:r>
          </w:p>
        </w:tc>
      </w:tr>
      <w:tr w:rsidR="00274521" w:rsidRPr="000260BF" w14:paraId="6DFD21A7" w14:textId="77777777" w:rsidTr="00686D32">
        <w:trPr>
          <w:cantSplit/>
          <w:trHeight w:val="320"/>
        </w:trPr>
        <w:tc>
          <w:tcPr>
            <w:tcW w:w="7779" w:type="dxa"/>
            <w:gridSpan w:val="2"/>
            <w:noWrap/>
          </w:tcPr>
          <w:p w14:paraId="4C081AE8" w14:textId="77777777" w:rsidR="00274521" w:rsidRPr="000260BF" w:rsidRDefault="00274521" w:rsidP="00BD69DB">
            <w:pPr>
              <w:keepNext/>
              <w:spacing w:after="0" w:line="240" w:lineRule="auto"/>
              <w:rPr>
                <w:rFonts w:eastAsia="Times New Roman" w:cs="Calibri"/>
                <w:b/>
                <w:color w:val="000000"/>
                <w:sz w:val="24"/>
                <w:szCs w:val="24"/>
              </w:rPr>
            </w:pPr>
            <w:r w:rsidRPr="000260BF">
              <w:rPr>
                <w:rFonts w:eastAsia="Times New Roman" w:cs="Calibri"/>
                <w:b/>
                <w:color w:val="000000"/>
                <w:sz w:val="24"/>
                <w:szCs w:val="24"/>
              </w:rPr>
              <w:t>Temperature anomaly coefficient</w:t>
            </w:r>
          </w:p>
        </w:tc>
      </w:tr>
      <w:tr w:rsidR="00274521" w:rsidRPr="000260BF" w14:paraId="720513A6" w14:textId="77777777" w:rsidTr="00686D32">
        <w:trPr>
          <w:cantSplit/>
          <w:trHeight w:val="320"/>
        </w:trPr>
        <w:tc>
          <w:tcPr>
            <w:tcW w:w="3098" w:type="dxa"/>
            <w:noWrap/>
          </w:tcPr>
          <w:p w14:paraId="2300E8AC" w14:textId="77777777" w:rsidR="00274521" w:rsidRPr="000260BF" w:rsidRDefault="00E57547" w:rsidP="00BD69DB">
            <w:pPr>
              <w:keepNext/>
              <w:spacing w:after="0" w:line="240" w:lineRule="auto"/>
              <w:rPr>
                <w:rFonts w:eastAsia="Times New Roman" w:cs="Calibri"/>
                <w:b/>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4681" w:type="dxa"/>
          </w:tcPr>
          <w:p w14:paraId="74EAE2A0" w14:textId="77777777" w:rsidR="00274521" w:rsidRPr="000260BF" w:rsidRDefault="00274521" w:rsidP="00BD69DB">
            <w:pPr>
              <w:keepNext/>
              <w:spacing w:after="0" w:line="240" w:lineRule="auto"/>
              <w:rPr>
                <w:rFonts w:eastAsia="Times New Roman" w:cs="Calibri"/>
                <w:b/>
                <w:color w:val="000000"/>
                <w:sz w:val="24"/>
                <w:szCs w:val="24"/>
              </w:rPr>
            </w:pPr>
            <w:r w:rsidRPr="00D164DE">
              <w:rPr>
                <w:rFonts w:eastAsia="Times New Roman" w:cs="Calibri"/>
                <w:color w:val="000000"/>
                <w:sz w:val="24"/>
                <w:szCs w:val="24"/>
              </w:rPr>
              <w:t>Overdispersion</w:t>
            </w:r>
          </w:p>
        </w:tc>
      </w:tr>
      <w:tr w:rsidR="001104F6" w:rsidRPr="00D164DE" w14:paraId="573ED9FA" w14:textId="77777777" w:rsidTr="00686D32">
        <w:trPr>
          <w:cantSplit/>
          <w:trHeight w:val="320"/>
        </w:trPr>
        <w:tc>
          <w:tcPr>
            <w:tcW w:w="7779" w:type="dxa"/>
            <w:gridSpan w:val="2"/>
            <w:noWrap/>
            <w:hideMark/>
          </w:tcPr>
          <w:p w14:paraId="407157B7" w14:textId="77777777" w:rsidR="001104F6" w:rsidRPr="00D164DE" w:rsidRDefault="001104F6" w:rsidP="00BD69DB">
            <w:pPr>
              <w:keepNext/>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75CEFE54" w14:textId="77777777" w:rsidTr="00686D32">
        <w:trPr>
          <w:cantSplit/>
          <w:trHeight w:val="320"/>
        </w:trPr>
        <w:tc>
          <w:tcPr>
            <w:tcW w:w="3098" w:type="dxa"/>
            <w:noWrap/>
            <w:hideMark/>
          </w:tcPr>
          <w:p w14:paraId="213D2523" w14:textId="68ED3C79" w:rsidR="001104F6" w:rsidRPr="00D164DE" w:rsidRDefault="00E57547" w:rsidP="00BD69DB">
            <w:pPr>
              <w:keepNext/>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m:t>
                    </m:r>
                    <m:r>
                      <w:rPr>
                        <w:rFonts w:ascii="Cambria Math" w:hAnsi="Cambria Math" w:cs="Calibri"/>
                        <w:szCs w:val="24"/>
                        <w:vertAlign w:val="subscript"/>
                      </w:rPr>
                      <m:t>ime</m:t>
                    </m:r>
                  </m:sub>
                </m:sSub>
              </m:oMath>
            </m:oMathPara>
          </w:p>
        </w:tc>
        <w:tc>
          <w:tcPr>
            <w:tcW w:w="4681" w:type="dxa"/>
            <w:noWrap/>
            <w:hideMark/>
          </w:tcPr>
          <w:p w14:paraId="41C676F9" w14:textId="77777777" w:rsidR="001104F6" w:rsidRPr="00D164DE" w:rsidRDefault="001104F6" w:rsidP="00BD69DB">
            <w:pPr>
              <w:keepNext/>
              <w:spacing w:after="0" w:line="240" w:lineRule="auto"/>
              <w:rPr>
                <w:rFonts w:eastAsia="Times New Roman" w:cs="Calibri"/>
                <w:color w:val="000000"/>
                <w:sz w:val="24"/>
                <w:szCs w:val="24"/>
              </w:rPr>
            </w:pPr>
            <w:r w:rsidRPr="00D164DE">
              <w:rPr>
                <w:rFonts w:eastAsia="Times New Roman" w:cs="Calibri"/>
                <w:color w:val="000000"/>
                <w:sz w:val="24"/>
                <w:szCs w:val="24"/>
              </w:rPr>
              <w:t>Overdispersion</w:t>
            </w:r>
          </w:p>
        </w:tc>
      </w:tr>
    </w:tbl>
    <w:p w14:paraId="35B2566F" w14:textId="77777777" w:rsidR="001104F6" w:rsidRDefault="001104F6" w:rsidP="001104F6">
      <w:pPr>
        <w:rPr>
          <w:rFonts w:cs="Calibri"/>
          <w:szCs w:val="24"/>
        </w:rPr>
      </w:pPr>
    </w:p>
    <w:p w14:paraId="4A397449" w14:textId="1AE42478" w:rsidR="00D35368" w:rsidRDefault="00A24C5D" w:rsidP="000E5D3D">
      <w:pPr>
        <w:suppressLineNumbers/>
        <w:jc w:val="center"/>
      </w:pPr>
      <w:bookmarkStart w:id="155" w:name="_Ref5634639"/>
      <w:bookmarkStart w:id="156" w:name="_Toc7299685"/>
      <w:bookmarkStart w:id="157" w:name="_Toc7691266"/>
      <w:r w:rsidRPr="00663577">
        <w:rPr>
          <w:b/>
        </w:rPr>
        <w:t xml:space="preserve">Table </w:t>
      </w:r>
      <w:r w:rsidR="00B40990">
        <w:rPr>
          <w:b/>
        </w:rPr>
        <w:fldChar w:fldCharType="begin"/>
      </w:r>
      <w:r w:rsidR="00B40990">
        <w:rPr>
          <w:b/>
        </w:rPr>
        <w:instrText xml:space="preserve"> SEQ Table \* ARABIC </w:instrText>
      </w:r>
      <w:r w:rsidR="00B40990">
        <w:rPr>
          <w:b/>
        </w:rPr>
        <w:fldChar w:fldCharType="separate"/>
      </w:r>
      <w:r w:rsidR="00EA0BC2">
        <w:rPr>
          <w:b/>
          <w:noProof/>
        </w:rPr>
        <w:t>1</w:t>
      </w:r>
      <w:r w:rsidR="00B40990">
        <w:rPr>
          <w:b/>
        </w:rPr>
        <w:fldChar w:fldCharType="end"/>
      </w:r>
      <w:bookmarkEnd w:id="155"/>
      <w:r>
        <w:t>.</w:t>
      </w:r>
      <w:del w:id="158" w:author="Robbie Parks" w:date="2019-05-14T10:17:00Z">
        <w:r w:rsidDel="00904546">
          <w:delText xml:space="preserve"> </w:delText>
        </w:r>
      </w:del>
      <w:del w:id="159" w:author="Robbie Parks" w:date="2019-05-13T15:45:00Z">
        <w:r w:rsidR="0040079C" w:rsidDel="00F12AE7">
          <w:delText>National temperature</w:delText>
        </w:r>
      </w:del>
      <w:ins w:id="160" w:author="Robbie Parks" w:date="2019-05-13T16:00:00Z">
        <w:r w:rsidR="00F7362C" w:rsidRPr="00F7362C">
          <w:t xml:space="preserve"> </w:t>
        </w:r>
        <w:r w:rsidR="00F7362C">
          <w:t>Temperature</w:t>
        </w:r>
      </w:ins>
      <w:r w:rsidR="0040079C">
        <w:t xml:space="preserve"> m</w:t>
      </w:r>
      <w:r>
        <w:t>odel parameters.</w:t>
      </w:r>
      <w:bookmarkEnd w:id="156"/>
      <w:bookmarkEnd w:id="157"/>
    </w:p>
    <w:p w14:paraId="5FCC045B" w14:textId="19FAA49E" w:rsidR="00686D32" w:rsidDel="003201F2" w:rsidRDefault="001104F6" w:rsidP="00C9672F">
      <w:pPr>
        <w:ind w:firstLine="720"/>
        <w:rPr>
          <w:del w:id="161" w:author="Robbie Parks" w:date="2019-05-13T15:46:00Z"/>
          <w:rFonts w:cs="Calibri"/>
          <w:szCs w:val="24"/>
        </w:rPr>
      </w:pPr>
      <w:r w:rsidRPr="001104F6">
        <w:rPr>
          <w:rFonts w:cs="Calibri"/>
          <w:szCs w:val="24"/>
        </w:rPr>
        <w:lastRenderedPageBreak/>
        <w:t>In this specification, the coefficients of the temperature anomaly term (</w:t>
      </w:r>
      <m:oMath>
        <m:sSub>
          <m:sSubPr>
            <m:ctrlPr>
              <w:rPr>
                <w:rFonts w:ascii="Cambria Math" w:hAnsi="Cambria Math" w:cs="Calibri"/>
                <w:szCs w:val="24"/>
              </w:rPr>
            </m:ctrlPr>
          </m:sSubPr>
          <m:e>
            <m:r>
              <m:rPr>
                <m:sty m:val="p"/>
              </m:rPr>
              <w:rPr>
                <w:rFonts w:ascii="Cambria Math" w:hAnsi="Cambria Math" w:cs="Calibri"/>
                <w:szCs w:val="24"/>
              </w:rPr>
              <m:t>γ</m:t>
            </m:r>
          </m:e>
          <m:sub>
            <m:sSub>
              <m:sSubPr>
                <m:ctrlPr>
                  <w:del w:id="162" w:author="Robbie Parks" w:date="2019-05-14T10:17:00Z">
                    <w:rPr>
                      <w:rFonts w:ascii="Cambria Math" w:hAnsi="Cambria Math" w:cs="Calibri"/>
                      <w:i/>
                      <w:szCs w:val="24"/>
                    </w:rPr>
                  </w:del>
                </m:ctrlPr>
              </m:sSubPr>
              <m:e>
                <m:r>
                  <w:del w:id="163" w:author="Robbie Parks" w:date="2019-05-14T10:17:00Z">
                    <w:rPr>
                      <w:rFonts w:ascii="Cambria Math" w:hAnsi="Cambria Math" w:cs="Calibri"/>
                      <w:szCs w:val="24"/>
                    </w:rPr>
                    <m:t>month</m:t>
                  </w:del>
                </m:r>
              </m:e>
              <m:sub>
                <m:r>
                  <w:del w:id="164" w:author="Robbie Parks" w:date="2019-05-14T10:17:00Z">
                    <w:rPr>
                      <w:rFonts w:ascii="Cambria Math" w:hAnsi="Cambria Math" w:cs="Calibri"/>
                      <w:szCs w:val="24"/>
                    </w:rPr>
                    <m:t>m</m:t>
                  </w:del>
                </m:r>
              </m:sub>
            </m:sSub>
            <m:r>
              <w:ins w:id="165" w:author="Robbie Parks" w:date="2019-05-14T10:17:00Z">
                <w:rPr>
                  <w:rFonts w:ascii="Cambria Math" w:hAnsi="Cambria Math" w:cs="Calibri"/>
                  <w:szCs w:val="24"/>
                </w:rPr>
                <m:t>month</m:t>
              </w:ins>
            </m:r>
          </m:sub>
        </m:sSub>
        <m:r>
          <w:ins w:id="166" w:author="Robbie Parks" w:date="2019-05-14T10:17:00Z">
            <w:rPr>
              <w:rFonts w:ascii="Cambria Math" w:hAnsi="Cambria Math" w:cs="Calibri"/>
              <w:szCs w:val="24"/>
            </w:rPr>
            <m:t>[m]</m:t>
          </w:ins>
        </m:r>
      </m:oMath>
      <w:r w:rsidRPr="001104F6">
        <w:rPr>
          <w:rFonts w:cs="Calibri"/>
          <w:szCs w:val="24"/>
        </w:rPr>
        <w:t xml:space="preserve"> where </w:t>
      </w:r>
      <m:oMath>
        <m:r>
          <w:rPr>
            <w:rFonts w:ascii="Cambria Math" w:hAnsi="Cambria Math" w:cs="Calibri"/>
            <w:szCs w:val="24"/>
          </w:rPr>
          <m:t>m=1,2…12</m:t>
        </m:r>
      </m:oMath>
      <w:r w:rsidRPr="001104F6">
        <w:rPr>
          <w:rFonts w:cs="Calibri"/>
          <w:szCs w:val="24"/>
        </w:rPr>
        <w:t>) represent the proportional change in death rate for each unit additional increase in anomaly, akin to proportional hazard models used in analyses of prospective cohorts.</w:t>
      </w:r>
    </w:p>
    <w:p w14:paraId="6C3A92B8" w14:textId="77777777" w:rsidR="00686D32" w:rsidDel="003201F2" w:rsidRDefault="00686D32">
      <w:pPr>
        <w:ind w:firstLine="720"/>
        <w:rPr>
          <w:del w:id="167" w:author="Robbie Parks" w:date="2019-05-13T15:46:00Z"/>
          <w:rFonts w:cs="Calibri"/>
          <w:szCs w:val="24"/>
        </w:rPr>
        <w:pPrChange w:id="168" w:author="Robbie Parks" w:date="2019-05-13T15:46:00Z">
          <w:pPr>
            <w:spacing w:after="0" w:line="240" w:lineRule="auto"/>
            <w:jc w:val="left"/>
          </w:pPr>
        </w:pPrChange>
      </w:pPr>
      <w:del w:id="169" w:author="Robbie Parks" w:date="2019-05-13T15:46:00Z">
        <w:r w:rsidDel="003201F2">
          <w:rPr>
            <w:rFonts w:cs="Calibri"/>
            <w:szCs w:val="24"/>
          </w:rPr>
          <w:br w:type="page"/>
        </w:r>
      </w:del>
    </w:p>
    <w:p w14:paraId="4A605FB9" w14:textId="77777777" w:rsidR="001104F6" w:rsidRPr="001104F6" w:rsidRDefault="001104F6" w:rsidP="003201F2">
      <w:pPr>
        <w:ind w:firstLine="720"/>
        <w:rPr>
          <w:rFonts w:cs="Calibri"/>
          <w:szCs w:val="24"/>
        </w:rPr>
      </w:pPr>
    </w:p>
    <w:tbl>
      <w:tblPr>
        <w:tblStyle w:val="TableGrid"/>
        <w:tblpPr w:leftFromText="180" w:rightFromText="180" w:vertAnchor="text" w:horzAnchor="margin" w:tblpXSpec="center" w:tblpY="111"/>
        <w:tblW w:w="9493" w:type="dxa"/>
        <w:tblLook w:val="04A0" w:firstRow="1" w:lastRow="0" w:firstColumn="1" w:lastColumn="0" w:noHBand="0" w:noVBand="1"/>
      </w:tblPr>
      <w:tblGrid>
        <w:gridCol w:w="3098"/>
        <w:gridCol w:w="6395"/>
      </w:tblGrid>
      <w:tr w:rsidR="001104F6" w:rsidRPr="00D164DE" w14:paraId="4C336D11" w14:textId="77777777" w:rsidTr="001104F6">
        <w:trPr>
          <w:trHeight w:val="320"/>
        </w:trPr>
        <w:tc>
          <w:tcPr>
            <w:tcW w:w="9493" w:type="dxa"/>
            <w:gridSpan w:val="2"/>
            <w:noWrap/>
            <w:hideMark/>
          </w:tcPr>
          <w:p w14:paraId="64D7F734" w14:textId="77777777" w:rsidR="001104F6" w:rsidRPr="00D164DE" w:rsidRDefault="001104F6" w:rsidP="003606B2">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Intercepts</w:t>
            </w:r>
          </w:p>
        </w:tc>
      </w:tr>
      <w:tr w:rsidR="001104F6" w:rsidRPr="00D164DE" w14:paraId="6C28F66B" w14:textId="77777777" w:rsidTr="001104F6">
        <w:trPr>
          <w:trHeight w:val="320"/>
        </w:trPr>
        <w:tc>
          <w:tcPr>
            <w:tcW w:w="3098" w:type="dxa"/>
            <w:noWrap/>
            <w:hideMark/>
          </w:tcPr>
          <w:p w14:paraId="6BEC0395" w14:textId="77777777" w:rsidR="001104F6" w:rsidRPr="00D164DE" w:rsidRDefault="00E57547"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0</m:t>
                    </m:r>
                  </m:sub>
                </m:sSub>
              </m:oMath>
            </m:oMathPara>
          </w:p>
        </w:tc>
        <w:tc>
          <w:tcPr>
            <w:tcW w:w="6395" w:type="dxa"/>
            <w:noWrap/>
            <w:hideMark/>
          </w:tcPr>
          <w:p w14:paraId="5852663C" w14:textId="77777777" w:rsidR="001104F6" w:rsidRPr="00D164DE" w:rsidRDefault="001104F6">
            <w:pPr>
              <w:keepNext/>
              <w:keepLines/>
              <w:spacing w:after="0" w:line="240" w:lineRule="auto"/>
              <w:rPr>
                <w:rFonts w:eastAsia="Times New Roman" w:cs="Calibri"/>
                <w:color w:val="000000"/>
                <w:sz w:val="24"/>
                <w:szCs w:val="24"/>
              </w:rPr>
              <w:pPrChange w:id="170" w:author="Robbie Parks" w:date="2019-05-14T10:19:00Z">
                <w:pPr>
                  <w:keepNext/>
                  <w:keepLines/>
                  <w:framePr w:hSpace="180" w:wrap="around" w:vAnchor="text" w:hAnchor="margin" w:xAlign="center" w:y="111"/>
                  <w:spacing w:after="0" w:line="240" w:lineRule="auto"/>
                </w:pPr>
              </w:pPrChange>
            </w:pPr>
            <m:oMathPara>
              <m:oMath>
                <m:r>
                  <m:rPr>
                    <m:nor/>
                  </m:rPr>
                  <w:rPr>
                    <w:rFonts w:ascii="Cambria Math" w:hAnsi="Cambria Math" w:cs="Calibri"/>
                    <w:sz w:val="24"/>
                    <w:szCs w:val="24"/>
                  </w:rPr>
                  <m:t>Uniform</m:t>
                </m:r>
                <m:r>
                  <w:rPr>
                    <w:rFonts w:ascii="Cambria Math" w:hAnsi="Cambria Math" w:cs="Calibri"/>
                    <w:sz w:val="24"/>
                    <w:szCs w:val="24"/>
                  </w:rPr>
                  <m:t>(-∞,∞)</m:t>
                </m:r>
              </m:oMath>
            </m:oMathPara>
          </w:p>
        </w:tc>
      </w:tr>
      <w:tr w:rsidR="001104F6" w:rsidRPr="00D164DE" w14:paraId="3285FD05" w14:textId="77777777" w:rsidTr="001104F6">
        <w:trPr>
          <w:trHeight w:val="320"/>
        </w:trPr>
        <w:tc>
          <w:tcPr>
            <w:tcW w:w="3098" w:type="dxa"/>
            <w:noWrap/>
            <w:hideMark/>
          </w:tcPr>
          <w:p w14:paraId="7A8252EA" w14:textId="77777777" w:rsidR="001104F6" w:rsidRPr="00D164DE" w:rsidRDefault="00E57547"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oMath>
            </m:oMathPara>
          </w:p>
        </w:tc>
        <w:tc>
          <w:tcPr>
            <w:tcW w:w="6395" w:type="dxa"/>
            <w:noWrap/>
            <w:hideMark/>
          </w:tcPr>
          <w:p w14:paraId="74B3D883" w14:textId="77777777" w:rsidR="001104F6" w:rsidRPr="00D164DE" w:rsidRDefault="001104F6">
            <w:pPr>
              <w:keepNext/>
              <w:keepLines/>
              <w:spacing w:after="0" w:line="240" w:lineRule="auto"/>
              <w:rPr>
                <w:rFonts w:eastAsia="Times New Roman" w:cs="Calibri"/>
                <w:color w:val="000000"/>
                <w:sz w:val="24"/>
                <w:szCs w:val="24"/>
              </w:rPr>
              <w:pPrChange w:id="171" w:author="Robbie Parks" w:date="2019-05-14T10:19:00Z">
                <w:pPr>
                  <w:keepNext/>
                  <w:keepLines/>
                  <w:framePr w:hSpace="180" w:wrap="around" w:vAnchor="text" w:hAnchor="margin" w:xAlign="center" w:y="111"/>
                  <w:spacing w:after="0" w:line="240" w:lineRule="auto"/>
                </w:pPr>
              </w:pPrChange>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59117098" w14:textId="77777777" w:rsidTr="001104F6">
        <w:trPr>
          <w:trHeight w:val="320"/>
        </w:trPr>
        <w:tc>
          <w:tcPr>
            <w:tcW w:w="3098" w:type="dxa"/>
            <w:noWrap/>
          </w:tcPr>
          <w:p w14:paraId="59488427" w14:textId="40032363" w:rsidR="001104F6" w:rsidRDefault="00B41ED4" w:rsidP="003606B2">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tcPr>
          <w:p w14:paraId="4E02B61E" w14:textId="77777777" w:rsidR="001104F6" w:rsidRPr="00D164DE" w:rsidRDefault="001104F6">
            <w:pPr>
              <w:keepNext/>
              <w:keepLines/>
              <w:spacing w:after="0" w:line="240" w:lineRule="auto"/>
              <w:rPr>
                <w:rFonts w:eastAsia="Times New Roman" w:cs="Calibri"/>
                <w:color w:val="000000"/>
                <w:sz w:val="24"/>
                <w:szCs w:val="24"/>
              </w:rPr>
              <w:pPrChange w:id="172"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39D84AA" w14:textId="77777777" w:rsidTr="001104F6">
        <w:trPr>
          <w:trHeight w:val="320"/>
        </w:trPr>
        <w:tc>
          <w:tcPr>
            <w:tcW w:w="3098" w:type="dxa"/>
            <w:noWrap/>
            <w:hideMark/>
          </w:tcPr>
          <w:p w14:paraId="0D194CF1" w14:textId="77777777" w:rsidR="001104F6" w:rsidRPr="00D164DE" w:rsidRDefault="00E57547"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oMath>
            </m:oMathPara>
          </w:p>
        </w:tc>
        <w:tc>
          <w:tcPr>
            <w:tcW w:w="6395" w:type="dxa"/>
            <w:noWrap/>
            <w:hideMark/>
          </w:tcPr>
          <w:p w14:paraId="1EA9653D" w14:textId="77777777" w:rsidR="001104F6" w:rsidRPr="00D164DE" w:rsidRDefault="00E57547">
            <w:pPr>
              <w:keepNext/>
              <w:keepLines/>
              <w:spacing w:after="0" w:line="240" w:lineRule="auto"/>
              <w:rPr>
                <w:rFonts w:eastAsia="Times New Roman" w:cs="Calibri"/>
                <w:color w:val="000000"/>
                <w:sz w:val="24"/>
                <w:szCs w:val="24"/>
              </w:rPr>
              <w:pPrChange w:id="173" w:author="Robbie Parks" w:date="2019-05-14T10:19:00Z">
                <w:pPr>
                  <w:keepNext/>
                  <w:keepLines/>
                  <w:framePr w:hSpace="180" w:wrap="around" w:vAnchor="text" w:hAnchor="margin" w:xAlign="center" w:y="111"/>
                  <w:spacing w:after="0" w:line="240" w:lineRule="auto"/>
                </w:pPr>
              </w:pPrChange>
            </w:pPr>
            <m:oMathPara>
              <m:oMath>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α</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6E8CA409" w14:textId="77777777" w:rsidTr="001104F6">
        <w:trPr>
          <w:trHeight w:val="320"/>
        </w:trPr>
        <w:tc>
          <w:tcPr>
            <w:tcW w:w="3098" w:type="dxa"/>
            <w:noWrap/>
          </w:tcPr>
          <w:p w14:paraId="2CF74DBE" w14:textId="77777777" w:rsidR="001104F6" w:rsidRDefault="001104F6" w:rsidP="003606B2">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266E3FA7" w14:textId="77777777" w:rsidR="001104F6" w:rsidRDefault="001104F6">
            <w:pPr>
              <w:keepNext/>
              <w:keepLines/>
              <w:spacing w:after="0" w:line="240" w:lineRule="auto"/>
              <w:rPr>
                <w:rFonts w:eastAsia="Times New Roman" w:cs="Calibri"/>
                <w:sz w:val="24"/>
                <w:szCs w:val="24"/>
              </w:rPr>
              <w:pPrChange w:id="174"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4AA2C7B8" w14:textId="77777777" w:rsidTr="001104F6">
        <w:trPr>
          <w:trHeight w:val="320"/>
        </w:trPr>
        <w:tc>
          <w:tcPr>
            <w:tcW w:w="3098" w:type="dxa"/>
            <w:noWrap/>
            <w:hideMark/>
          </w:tcPr>
          <w:p w14:paraId="247DDA38" w14:textId="77777777" w:rsidR="001104F6" w:rsidRPr="00D164DE" w:rsidRDefault="00E57547"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oMath>
            </m:oMathPara>
          </w:p>
        </w:tc>
        <w:tc>
          <w:tcPr>
            <w:tcW w:w="6395" w:type="dxa"/>
            <w:noWrap/>
            <w:hideMark/>
          </w:tcPr>
          <w:p w14:paraId="0B294E05" w14:textId="77777777" w:rsidR="001104F6" w:rsidRPr="00D164DE" w:rsidRDefault="001104F6">
            <w:pPr>
              <w:keepNext/>
              <w:keepLines/>
              <w:spacing w:after="0" w:line="240" w:lineRule="auto"/>
              <w:rPr>
                <w:rFonts w:eastAsia="Times New Roman" w:cs="Calibri"/>
                <w:color w:val="000000"/>
                <w:sz w:val="24"/>
                <w:szCs w:val="24"/>
              </w:rPr>
              <w:pPrChange w:id="175" w:author="Robbie Parks" w:date="2019-05-14T10:19:00Z">
                <w:pPr>
                  <w:keepNext/>
                  <w:keepLines/>
                  <w:framePr w:hSpace="180" w:wrap="around" w:vAnchor="text" w:hAnchor="margin" w:xAlign="center" w:y="111"/>
                  <w:spacing w:after="0" w:line="240" w:lineRule="auto"/>
                </w:pPr>
              </w:pPrChange>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202C2DCF" w14:textId="77777777" w:rsidTr="001104F6">
        <w:trPr>
          <w:trHeight w:val="320"/>
        </w:trPr>
        <w:tc>
          <w:tcPr>
            <w:tcW w:w="3098" w:type="dxa"/>
            <w:noWrap/>
          </w:tcPr>
          <w:p w14:paraId="61D4B6A2" w14:textId="76011168" w:rsidR="001104F6" w:rsidRDefault="00B41ED4" w:rsidP="003606B2">
            <w:pPr>
              <w:keepNext/>
              <w:keepLines/>
              <w:spacing w:after="0" w:line="240" w:lineRule="auto"/>
              <w:jc w:val="center"/>
              <w:rPr>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α</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m:t>
                </m:r>
              </m:oMath>
            </m:oMathPara>
          </w:p>
        </w:tc>
        <w:tc>
          <w:tcPr>
            <w:tcW w:w="6395" w:type="dxa"/>
            <w:noWrap/>
          </w:tcPr>
          <w:p w14:paraId="386F480F" w14:textId="77777777" w:rsidR="001104F6" w:rsidRPr="008B716B" w:rsidRDefault="001104F6">
            <w:pPr>
              <w:keepNext/>
              <w:keepLines/>
              <w:spacing w:after="0" w:line="240" w:lineRule="auto"/>
              <w:rPr>
                <w:rFonts w:eastAsia="Times New Roman" w:cs="Calibri"/>
                <w:color w:val="000000"/>
                <w:sz w:val="24"/>
                <w:szCs w:val="24"/>
              </w:rPr>
              <w:pPrChange w:id="176"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6D79E667" w14:textId="77777777" w:rsidTr="001104F6">
        <w:trPr>
          <w:trHeight w:val="320"/>
        </w:trPr>
        <w:tc>
          <w:tcPr>
            <w:tcW w:w="9493" w:type="dxa"/>
            <w:gridSpan w:val="2"/>
            <w:noWrap/>
            <w:hideMark/>
          </w:tcPr>
          <w:p w14:paraId="59E6272E" w14:textId="79796F70" w:rsidR="001104F6" w:rsidRPr="00D164DE" w:rsidRDefault="005B4D47" w:rsidP="003606B2">
            <w:pPr>
              <w:keepNext/>
              <w:keepLines/>
              <w:spacing w:after="0" w:line="240" w:lineRule="auto"/>
              <w:rPr>
                <w:rFonts w:eastAsia="Times New Roman" w:cs="Calibri"/>
                <w:b/>
                <w:bCs/>
                <w:color w:val="000000"/>
                <w:sz w:val="24"/>
                <w:szCs w:val="24"/>
              </w:rPr>
            </w:pPr>
            <w:r>
              <w:rPr>
                <w:rFonts w:eastAsia="Times New Roman" w:cs="Calibri"/>
                <w:b/>
                <w:bCs/>
                <w:color w:val="000000"/>
                <w:sz w:val="24"/>
                <w:szCs w:val="24"/>
              </w:rPr>
              <w:t>Time trends</w:t>
            </w:r>
          </w:p>
        </w:tc>
      </w:tr>
      <w:tr w:rsidR="001104F6" w:rsidRPr="00D164DE" w14:paraId="48B6CAEA" w14:textId="77777777" w:rsidTr="001104F6">
        <w:trPr>
          <w:trHeight w:val="320"/>
        </w:trPr>
        <w:tc>
          <w:tcPr>
            <w:tcW w:w="3098" w:type="dxa"/>
            <w:noWrap/>
            <w:hideMark/>
          </w:tcPr>
          <w:p w14:paraId="7888DD53" w14:textId="77777777" w:rsidR="001104F6" w:rsidRPr="00D164DE" w:rsidRDefault="00E57547"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0</m:t>
                    </m:r>
                  </m:sub>
                </m:sSub>
              </m:oMath>
            </m:oMathPara>
          </w:p>
        </w:tc>
        <w:tc>
          <w:tcPr>
            <w:tcW w:w="6395" w:type="dxa"/>
            <w:noWrap/>
            <w:hideMark/>
          </w:tcPr>
          <w:p w14:paraId="359FA62D" w14:textId="77777777" w:rsidR="001104F6" w:rsidRPr="00D164DE" w:rsidRDefault="001104F6">
            <w:pPr>
              <w:keepNext/>
              <w:keepLines/>
              <w:spacing w:after="0" w:line="240" w:lineRule="auto"/>
              <w:rPr>
                <w:rFonts w:eastAsia="Times New Roman" w:cs="Calibri"/>
                <w:color w:val="000000"/>
                <w:sz w:val="24"/>
                <w:szCs w:val="24"/>
              </w:rPr>
              <w:pPrChange w:id="177" w:author="Robbie Parks" w:date="2019-05-14T10:19:00Z">
                <w:pPr>
                  <w:keepNext/>
                  <w:keepLines/>
                  <w:framePr w:hSpace="180" w:wrap="around" w:vAnchor="text" w:hAnchor="margin" w:xAlign="center" w:y="111"/>
                  <w:spacing w:after="0" w:line="240" w:lineRule="auto"/>
                </w:pPr>
              </w:pPrChange>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r>
                  <m:rPr>
                    <m:sty m:val="p"/>
                  </m:rPr>
                  <w:rPr>
                    <w:rFonts w:ascii="Cambria Math" w:eastAsia="Times New Roman" w:hAnsi="Cambria Math" w:cs="Calibri"/>
                    <w:color w:val="000000"/>
                    <w:sz w:val="24"/>
                    <w:szCs w:val="24"/>
                  </w:rPr>
                  <m:t>1000</m:t>
                </m:r>
                <m:r>
                  <w:rPr>
                    <w:rFonts w:ascii="Cambria Math" w:eastAsia="Times New Roman" w:hAnsi="Cambria Math" w:cs="Calibri"/>
                    <w:color w:val="000000"/>
                    <w:sz w:val="24"/>
                    <w:szCs w:val="24"/>
                  </w:rPr>
                  <m:t>)</m:t>
                </m:r>
              </m:oMath>
            </m:oMathPara>
          </w:p>
        </w:tc>
      </w:tr>
      <w:tr w:rsidR="001104F6" w:rsidRPr="00D164DE" w14:paraId="6EA330BA" w14:textId="77777777" w:rsidTr="001104F6">
        <w:trPr>
          <w:trHeight w:val="320"/>
        </w:trPr>
        <w:tc>
          <w:tcPr>
            <w:tcW w:w="3098" w:type="dxa"/>
            <w:noWrap/>
            <w:hideMark/>
          </w:tcPr>
          <w:p w14:paraId="27934030" w14:textId="77777777" w:rsidR="001104F6" w:rsidRPr="00D164DE" w:rsidRDefault="00E57547"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oMath>
            </m:oMathPara>
          </w:p>
        </w:tc>
        <w:tc>
          <w:tcPr>
            <w:tcW w:w="6395" w:type="dxa"/>
            <w:noWrap/>
            <w:hideMark/>
          </w:tcPr>
          <w:p w14:paraId="5712285C" w14:textId="77777777" w:rsidR="001104F6" w:rsidRPr="00D164DE" w:rsidRDefault="001104F6">
            <w:pPr>
              <w:keepNext/>
              <w:keepLines/>
              <w:spacing w:after="0" w:line="240" w:lineRule="auto"/>
              <w:rPr>
                <w:rFonts w:eastAsia="Times New Roman" w:cs="Calibri"/>
                <w:color w:val="000000"/>
                <w:sz w:val="24"/>
                <w:szCs w:val="24"/>
              </w:rPr>
              <w:pPrChange w:id="178" w:author="Robbie Parks" w:date="2019-05-14T10:19:00Z">
                <w:pPr>
                  <w:keepNext/>
                  <w:keepLines/>
                  <w:framePr w:hSpace="180" w:wrap="around" w:vAnchor="text" w:hAnchor="margin" w:xAlign="center" w:y="111"/>
                  <w:spacing w:after="0" w:line="240" w:lineRule="auto"/>
                </w:pPr>
              </w:pPrChange>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36282A95" w14:textId="77777777" w:rsidTr="001104F6">
        <w:trPr>
          <w:trHeight w:val="320"/>
        </w:trPr>
        <w:tc>
          <w:tcPr>
            <w:tcW w:w="3098" w:type="dxa"/>
            <w:noWrap/>
            <w:hideMark/>
          </w:tcPr>
          <w:p w14:paraId="05915193" w14:textId="254687E6" w:rsidR="001104F6" w:rsidRPr="00D164DE" w:rsidRDefault="00B41ED4" w:rsidP="003606B2">
            <w:pPr>
              <w:keepNext/>
              <w:keepLines/>
              <w:spacing w:after="0" w:line="240" w:lineRule="auto"/>
              <w:jc w:val="center"/>
              <w:rPr>
                <w:rFonts w:eastAsia="Times New Roman" w:cs="Calibri"/>
                <w:color w:val="000000"/>
                <w:sz w:val="24"/>
                <w:szCs w:val="24"/>
              </w:rPr>
            </w:pPr>
            <m:oMathPara>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t>
                        </m:r>
                      </m:sub>
                    </m:sSub>
                  </m:sub>
                </m:sSub>
                <m:r>
                  <w:rPr>
                    <w:rFonts w:ascii="Cambria Math" w:eastAsia="Times New Roman" w:hAnsi="Cambria Math" w:cs="Calibri"/>
                    <w:color w:val="000000"/>
                    <w:sz w:val="24"/>
                    <w:szCs w:val="24"/>
                  </w:rPr>
                  <m:t>)</m:t>
                </m:r>
              </m:oMath>
            </m:oMathPara>
          </w:p>
        </w:tc>
        <w:tc>
          <w:tcPr>
            <w:tcW w:w="6395" w:type="dxa"/>
            <w:noWrap/>
            <w:hideMark/>
          </w:tcPr>
          <w:p w14:paraId="32F32D93" w14:textId="77777777" w:rsidR="001104F6" w:rsidRPr="00D164DE" w:rsidRDefault="001104F6">
            <w:pPr>
              <w:keepNext/>
              <w:keepLines/>
              <w:spacing w:after="0" w:line="240" w:lineRule="auto"/>
              <w:rPr>
                <w:rFonts w:eastAsia="Times New Roman" w:cs="Calibri"/>
                <w:color w:val="000000"/>
                <w:sz w:val="24"/>
                <w:szCs w:val="24"/>
              </w:rPr>
              <w:pPrChange w:id="179"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0A435470" w14:textId="77777777" w:rsidTr="001104F6">
        <w:trPr>
          <w:trHeight w:val="320"/>
        </w:trPr>
        <w:tc>
          <w:tcPr>
            <w:tcW w:w="3098" w:type="dxa"/>
            <w:noWrap/>
            <w:hideMark/>
          </w:tcPr>
          <w:p w14:paraId="3DF6693A" w14:textId="77777777" w:rsidR="001104F6" w:rsidRPr="00D164DE" w:rsidRDefault="00E57547"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oMath>
            </m:oMathPara>
          </w:p>
        </w:tc>
        <w:tc>
          <w:tcPr>
            <w:tcW w:w="6395" w:type="dxa"/>
            <w:noWrap/>
            <w:hideMark/>
          </w:tcPr>
          <w:p w14:paraId="312F9A68" w14:textId="77777777" w:rsidR="001104F6" w:rsidRPr="00D164DE" w:rsidRDefault="00E57547">
            <w:pPr>
              <w:keepNext/>
              <w:keepLines/>
              <w:spacing w:after="0" w:line="240" w:lineRule="auto"/>
              <w:rPr>
                <w:rFonts w:eastAsia="Times New Roman" w:cs="Calibri"/>
                <w:color w:val="000000"/>
                <w:sz w:val="24"/>
                <w:szCs w:val="24"/>
              </w:rPr>
              <w:pPrChange w:id="180" w:author="Robbie Parks" w:date="2019-05-14T10:19:00Z">
                <w:pPr>
                  <w:keepNext/>
                  <w:keepLines/>
                  <w:framePr w:hSpace="180" w:wrap="around" w:vAnchor="text" w:hAnchor="margin" w:xAlign="center" w:y="111"/>
                  <w:spacing w:after="0" w:line="240" w:lineRule="auto"/>
                </w:pPr>
              </w:pPrChange>
            </w:pPr>
            <m:oMathPara>
              <m:oMath>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β</m:t>
                    </m:r>
                  </m:e>
                  <m:sub>
                    <m:sSub>
                      <m:sSubPr>
                        <m:ctrlPr>
                          <w:rPr>
                            <w:rFonts w:ascii="Cambria Math" w:hAnsi="Cambria Math" w:cs="Calibri"/>
                            <w:i/>
                            <w:sz w:val="24"/>
                            <w:szCs w:val="24"/>
                          </w:rPr>
                        </m:ctrlPr>
                      </m:sSubPr>
                      <m:e>
                        <m:r>
                          <w:rPr>
                            <w:rFonts w:ascii="Cambria Math" w:hAnsi="Cambria Math" w:cs="Calibri"/>
                            <w:sz w:val="24"/>
                            <w:szCs w:val="24"/>
                          </w:rPr>
                          <m:t>month</m:t>
                        </m:r>
                      </m:e>
                      <m:sub>
                        <m:r>
                          <w:rPr>
                            <w:rFonts w:ascii="Cambria Math" w:hAnsi="Cambria Math" w:cs="Calibri"/>
                            <w:sz w:val="24"/>
                            <w:szCs w:val="24"/>
                          </w:rPr>
                          <m:t>m-1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53583805" w14:textId="77777777" w:rsidTr="001104F6">
        <w:trPr>
          <w:trHeight w:val="320"/>
        </w:trPr>
        <w:tc>
          <w:tcPr>
            <w:tcW w:w="3098" w:type="dxa"/>
            <w:noWrap/>
          </w:tcPr>
          <w:p w14:paraId="540AF932" w14:textId="77777777" w:rsidR="001104F6" w:rsidRDefault="001104F6" w:rsidP="003606B2">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4406C8F5" w14:textId="77777777" w:rsidR="001104F6" w:rsidRPr="00D164DE" w:rsidRDefault="001104F6">
            <w:pPr>
              <w:keepNext/>
              <w:keepLines/>
              <w:spacing w:after="0" w:line="240" w:lineRule="auto"/>
              <w:rPr>
                <w:rFonts w:eastAsia="Times New Roman" w:cs="Calibri"/>
                <w:color w:val="000000"/>
                <w:sz w:val="24"/>
                <w:szCs w:val="24"/>
              </w:rPr>
              <w:pPrChange w:id="181"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90FA5BD" w14:textId="77777777" w:rsidTr="001104F6">
        <w:trPr>
          <w:trHeight w:val="320"/>
        </w:trPr>
        <w:tc>
          <w:tcPr>
            <w:tcW w:w="3098" w:type="dxa"/>
            <w:noWrap/>
          </w:tcPr>
          <w:p w14:paraId="7A69E98F" w14:textId="77777777" w:rsidR="001104F6" w:rsidRDefault="00E57547" w:rsidP="003606B2">
            <w:pPr>
              <w:keepNext/>
              <w:keepLines/>
              <w:spacing w:after="0" w:line="240" w:lineRule="auto"/>
              <w:jc w:val="center"/>
              <w:rPr>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oMath>
            </m:oMathPara>
          </w:p>
        </w:tc>
        <w:tc>
          <w:tcPr>
            <w:tcW w:w="6395" w:type="dxa"/>
            <w:noWrap/>
          </w:tcPr>
          <w:p w14:paraId="4C3219AB" w14:textId="77777777" w:rsidR="001104F6" w:rsidRPr="00D164DE" w:rsidRDefault="001104F6">
            <w:pPr>
              <w:keepNext/>
              <w:keepLines/>
              <w:spacing w:after="0" w:line="240" w:lineRule="auto"/>
              <w:rPr>
                <w:rFonts w:eastAsia="Times New Roman" w:cs="Calibri"/>
                <w:color w:val="000000"/>
                <w:sz w:val="24"/>
                <w:szCs w:val="24"/>
              </w:rPr>
              <w:pPrChange w:id="182" w:author="Robbie Parks" w:date="2019-05-14T10:19:00Z">
                <w:pPr>
                  <w:keepNext/>
                  <w:keepLines/>
                  <w:framePr w:hSpace="180" w:wrap="around" w:vAnchor="text" w:hAnchor="margin" w:xAlign="center" w:y="111"/>
                  <w:spacing w:after="0" w:line="240" w:lineRule="auto"/>
                </w:pPr>
              </w:pPrChange>
            </w:pPr>
            <m:oMathPara>
              <m:oMath>
                <m:r>
                  <m:rPr>
                    <m:sty m:val="p"/>
                  </m:rPr>
                  <w:rPr>
                    <w:rFonts w:ascii="Cambria Math" w:eastAsia="Times New Roman" w:hAnsi="Cambria Math" w:cs="Calibri"/>
                    <w:color w:val="000000"/>
                    <w:sz w:val="24"/>
                    <w:szCs w:val="24"/>
                  </w:rPr>
                  <m:t>Multivariate Normal</m:t>
                </m:r>
                <m:r>
                  <w:rPr>
                    <w:rFonts w:ascii="Cambria Math" w:eastAsia="Times New Roman" w:hAnsi="Cambria Math" w:cs="Calibri"/>
                    <w:color w:val="000000"/>
                    <w:sz w:val="24"/>
                    <w:szCs w:val="24"/>
                  </w:rPr>
                  <m:t>(0,</m:t>
                </m:r>
                <m:sSup>
                  <m:sSupPr>
                    <m:ctrlPr>
                      <w:rPr>
                        <w:rFonts w:ascii="Cambria Math" w:eastAsia="Times New Roman" w:hAnsi="Cambria Math" w:cs="Calibri"/>
                        <w:i/>
                        <w:color w:val="000000"/>
                        <w:sz w:val="24"/>
                        <w:szCs w:val="24"/>
                      </w:rPr>
                    </m:ctrlPr>
                  </m:sSupPr>
                  <m:e>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r>
                      <w:rPr>
                        <w:rFonts w:ascii="Cambria Math" w:eastAsia="Times New Roman" w:hAnsi="Cambria Math" w:cs="Calibri"/>
                        <w:color w:val="000000"/>
                        <w:sz w:val="24"/>
                        <w:szCs w:val="24"/>
                      </w:rPr>
                      <m:t>(D-</m:t>
                    </m:r>
                    <m:r>
                      <m:rPr>
                        <m:sty m:val="bi"/>
                      </m:rPr>
                      <w:rPr>
                        <w:rFonts w:ascii="Cambria Math" w:eastAsia="Times New Roman" w:hAnsi="Cambria Math" w:cs="Calibri"/>
                        <w:color w:val="000000"/>
                        <w:sz w:val="24"/>
                        <w:szCs w:val="24"/>
                      </w:rPr>
                      <m:t>W</m:t>
                    </m:r>
                    <m:r>
                      <w:rPr>
                        <w:rFonts w:ascii="Cambria Math" w:eastAsia="Times New Roman" w:hAnsi="Cambria Math" w:cs="Calibri"/>
                        <w:color w:val="000000"/>
                        <w:sz w:val="24"/>
                        <w:szCs w:val="24"/>
                      </w:rPr>
                      <m:t>)]</m:t>
                    </m:r>
                  </m:e>
                  <m:sup>
                    <m:r>
                      <w:rPr>
                        <w:rFonts w:ascii="Cambria Math" w:eastAsia="Times New Roman" w:hAnsi="Cambria Math" w:cs="Calibri"/>
                        <w:color w:val="000000"/>
                        <w:sz w:val="24"/>
                        <w:szCs w:val="24"/>
                      </w:rPr>
                      <m:t>-1</m:t>
                    </m:r>
                  </m:sup>
                </m:sSup>
                <m:r>
                  <w:rPr>
                    <w:rFonts w:ascii="Cambria Math" w:eastAsia="Times New Roman" w:hAnsi="Cambria Math" w:cs="Calibri"/>
                    <w:color w:val="000000"/>
                    <w:sz w:val="24"/>
                    <w:szCs w:val="24"/>
                  </w:rPr>
                  <m:t xml:space="preserve"> )</m:t>
                </m:r>
              </m:oMath>
            </m:oMathPara>
          </w:p>
        </w:tc>
      </w:tr>
      <w:tr w:rsidR="001104F6" w:rsidRPr="00D164DE" w14:paraId="628C740B" w14:textId="77777777" w:rsidTr="001104F6">
        <w:trPr>
          <w:trHeight w:val="320"/>
        </w:trPr>
        <w:tc>
          <w:tcPr>
            <w:tcW w:w="3098" w:type="dxa"/>
            <w:noWrap/>
          </w:tcPr>
          <w:p w14:paraId="28561DBA" w14:textId="5A23D328" w:rsidR="001104F6" w:rsidRDefault="005F40AC" w:rsidP="003606B2">
            <w:pPr>
              <w:keepNext/>
              <w:keepLines/>
              <w:spacing w:after="0" w:line="240" w:lineRule="auto"/>
              <w:jc w:val="center"/>
              <w:rPr>
                <w:sz w:val="24"/>
                <w:szCs w:val="24"/>
              </w:rPr>
            </w:pPr>
            <m:oMath>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β</m:t>
                      </m:r>
                    </m:e>
                    <m:sub>
                      <m:r>
                        <w:rPr>
                          <w:rFonts w:ascii="Cambria Math" w:hAnsi="Cambria Math" w:cs="Calibri"/>
                          <w:sz w:val="24"/>
                          <w:szCs w:val="24"/>
                        </w:rPr>
                        <m:t>state-month</m:t>
                      </m:r>
                    </m:sub>
                  </m:sSub>
                </m:sub>
              </m:sSub>
            </m:oMath>
            <w:r>
              <w:rPr>
                <w:color w:val="000000"/>
                <w:sz w:val="24"/>
                <w:szCs w:val="24"/>
              </w:rPr>
              <w:t>)</w:t>
            </w:r>
          </w:p>
        </w:tc>
        <w:tc>
          <w:tcPr>
            <w:tcW w:w="6395" w:type="dxa"/>
            <w:noWrap/>
          </w:tcPr>
          <w:p w14:paraId="0ABF28CA" w14:textId="77777777" w:rsidR="001104F6" w:rsidRPr="00D164DE" w:rsidRDefault="001104F6">
            <w:pPr>
              <w:keepNext/>
              <w:keepLines/>
              <w:spacing w:after="0" w:line="240" w:lineRule="auto"/>
              <w:rPr>
                <w:rFonts w:eastAsia="Times New Roman" w:cs="Calibri"/>
                <w:color w:val="000000"/>
                <w:sz w:val="24"/>
                <w:szCs w:val="24"/>
              </w:rPr>
              <w:pPrChange w:id="183"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1104F6" w:rsidRPr="00D164DE" w14:paraId="38636A4E" w14:textId="77777777" w:rsidTr="001104F6">
        <w:trPr>
          <w:trHeight w:val="320"/>
        </w:trPr>
        <w:tc>
          <w:tcPr>
            <w:tcW w:w="9493" w:type="dxa"/>
            <w:gridSpan w:val="2"/>
            <w:noWrap/>
            <w:hideMark/>
          </w:tcPr>
          <w:p w14:paraId="414CBFB5" w14:textId="77777777" w:rsidR="001104F6" w:rsidRPr="00D164DE" w:rsidRDefault="001104F6" w:rsidP="003606B2">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Random walk</w:t>
            </w:r>
          </w:p>
        </w:tc>
      </w:tr>
      <w:tr w:rsidR="001104F6" w:rsidRPr="00D164DE" w14:paraId="5D4A1FAC" w14:textId="77777777" w:rsidTr="001104F6">
        <w:trPr>
          <w:trHeight w:val="320"/>
        </w:trPr>
        <w:tc>
          <w:tcPr>
            <w:tcW w:w="3098" w:type="dxa"/>
            <w:noWrap/>
            <w:hideMark/>
          </w:tcPr>
          <w:p w14:paraId="58F20D39" w14:textId="77777777" w:rsidR="001104F6" w:rsidRPr="00D164DE" w:rsidRDefault="00E57547"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oMath>
            </m:oMathPara>
          </w:p>
        </w:tc>
        <w:tc>
          <w:tcPr>
            <w:tcW w:w="6395" w:type="dxa"/>
            <w:noWrap/>
            <w:hideMark/>
          </w:tcPr>
          <w:p w14:paraId="58F22A35" w14:textId="77777777" w:rsidR="001104F6" w:rsidRPr="00D164DE" w:rsidRDefault="00E57547">
            <w:pPr>
              <w:keepNext/>
              <w:keepLines/>
              <w:spacing w:after="0" w:line="240" w:lineRule="auto"/>
              <w:rPr>
                <w:rFonts w:eastAsia="Times New Roman" w:cs="Calibri"/>
                <w:color w:val="000000"/>
                <w:sz w:val="24"/>
                <w:szCs w:val="24"/>
              </w:rPr>
              <w:pPrChange w:id="184" w:author="Robbie Parks" w:date="2019-05-14T10:19:00Z">
                <w:pPr>
                  <w:keepNext/>
                  <w:keepLines/>
                  <w:framePr w:hSpace="180" w:wrap="around" w:vAnchor="text" w:hAnchor="margin" w:xAlign="center" w:y="111"/>
                  <w:spacing w:after="0" w:line="240" w:lineRule="auto"/>
                </w:pPr>
              </w:pPrChange>
            </w:pPr>
            <m:oMathPara>
              <m:oMath>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m:t>
                        </m:r>
                      </m:sub>
                    </m:sSub>
                  </m:sub>
                </m:sSub>
                <m:r>
                  <m:rPr>
                    <m:nor/>
                  </m:rPr>
                  <w:rPr>
                    <w:rFonts w:ascii="Cambria Math" w:eastAsia="Times New Roman" w:hAnsi="Cambria Math" w:cs="Calibri"/>
                    <w:color w:val="000000"/>
                    <w:sz w:val="24"/>
                    <w:szCs w:val="24"/>
                  </w:rPr>
                  <m:t xml:space="preserve"> ~Normal</m:t>
                </m:r>
                <m:r>
                  <w:rPr>
                    <w:rFonts w:ascii="Cambria Math" w:eastAsia="Times New Roman" w:hAnsi="Cambria Math" w:cs="Calibri"/>
                    <w:color w:val="000000"/>
                    <w:sz w:val="24"/>
                    <w:szCs w:val="24"/>
                  </w:rPr>
                  <m:t>(</m:t>
                </m:r>
                <m:sSub>
                  <m:sSubPr>
                    <m:ctrlPr>
                      <w:rPr>
                        <w:rFonts w:ascii="Cambria Math" w:hAnsi="Cambria Math" w:cs="Calibri"/>
                        <w:i/>
                        <w:sz w:val="24"/>
                        <w:szCs w:val="24"/>
                      </w:rPr>
                    </m:ctrlPr>
                  </m:sSubPr>
                  <m:e>
                    <m:r>
                      <w:rPr>
                        <w:rFonts w:ascii="Cambria Math" w:hAnsi="Cambria Math" w:cs="Calibri"/>
                        <w:sz w:val="24"/>
                        <w:szCs w:val="24"/>
                      </w:rPr>
                      <m:t>ν</m:t>
                    </m:r>
                  </m:e>
                  <m:sub>
                    <m:sSub>
                      <m:sSubPr>
                        <m:ctrlPr>
                          <w:rPr>
                            <w:rFonts w:ascii="Cambria Math" w:hAnsi="Cambria Math" w:cs="Calibri"/>
                            <w:i/>
                            <w:sz w:val="24"/>
                            <w:szCs w:val="24"/>
                          </w:rPr>
                        </m:ctrlPr>
                      </m:sSubPr>
                      <m:e>
                        <m:r>
                          <w:rPr>
                            <w:rFonts w:ascii="Cambria Math" w:hAnsi="Cambria Math" w:cs="Calibri"/>
                            <w:sz w:val="24"/>
                            <w:szCs w:val="24"/>
                          </w:rPr>
                          <m:t>month-year</m:t>
                        </m:r>
                      </m:e>
                      <m:sub>
                        <m:r>
                          <w:rPr>
                            <w:rFonts w:ascii="Cambria Math" w:hAnsi="Cambria Math" w:cs="Calibri"/>
                            <w:sz w:val="24"/>
                            <w:szCs w:val="24"/>
                          </w:rPr>
                          <m:t>t-1</m:t>
                        </m:r>
                      </m:sub>
                    </m:sSub>
                  </m:sub>
                </m:sSub>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1F8FEF6F" w14:textId="77777777" w:rsidTr="001104F6">
        <w:trPr>
          <w:trHeight w:val="320"/>
        </w:trPr>
        <w:tc>
          <w:tcPr>
            <w:tcW w:w="3098" w:type="dxa"/>
            <w:noWrap/>
          </w:tcPr>
          <w:p w14:paraId="7FAE0350" w14:textId="77777777" w:rsidR="001104F6" w:rsidRDefault="001104F6" w:rsidP="003606B2">
            <w:pPr>
              <w:keepNext/>
              <w:keepLines/>
              <w:spacing w:after="0" w:line="240" w:lineRule="auto"/>
              <w:jc w:val="center"/>
              <w:rPr>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i/>
                            <w:sz w:val="24"/>
                            <w:szCs w:val="24"/>
                          </w:rPr>
                        </m:ctrlPr>
                      </m:sSubPr>
                      <m:e>
                        <m:r>
                          <w:rPr>
                            <w:rFonts w:ascii="Cambria Math" w:hAnsi="Cambria Math" w:cs="Calibri"/>
                            <w:sz w:val="24"/>
                            <w:szCs w:val="24"/>
                          </w:rPr>
                          <m:t>ν</m:t>
                        </m:r>
                      </m:e>
                      <m:sub>
                        <m:r>
                          <w:rPr>
                            <w:rFonts w:ascii="Cambria Math" w:hAnsi="Cambria Math" w:cs="Calibri"/>
                            <w:sz w:val="24"/>
                            <w:szCs w:val="24"/>
                          </w:rPr>
                          <m:t>month-year</m:t>
                        </m:r>
                      </m:sub>
                    </m:sSub>
                  </m:sub>
                </m:sSub>
                <m:r>
                  <w:rPr>
                    <w:rFonts w:ascii="Cambria Math" w:eastAsia="Times New Roman" w:hAnsi="Cambria Math" w:cs="Calibri"/>
                    <w:color w:val="000000"/>
                    <w:sz w:val="24"/>
                    <w:szCs w:val="24"/>
                  </w:rPr>
                  <m:t>)</m:t>
                </m:r>
              </m:oMath>
            </m:oMathPara>
          </w:p>
        </w:tc>
        <w:tc>
          <w:tcPr>
            <w:tcW w:w="6395" w:type="dxa"/>
            <w:noWrap/>
          </w:tcPr>
          <w:p w14:paraId="51C2219A" w14:textId="77777777" w:rsidR="001104F6" w:rsidRPr="00D164DE" w:rsidRDefault="001104F6">
            <w:pPr>
              <w:keepNext/>
              <w:keepLines/>
              <w:spacing w:after="0" w:line="240" w:lineRule="auto"/>
              <w:rPr>
                <w:rFonts w:eastAsia="Times New Roman" w:cs="Calibri"/>
                <w:color w:val="000000"/>
                <w:sz w:val="24"/>
                <w:szCs w:val="24"/>
              </w:rPr>
              <w:pPrChange w:id="185"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r w:rsidR="00274521" w:rsidRPr="00D164DE" w14:paraId="0D702DD6" w14:textId="77777777" w:rsidTr="00961EDC">
        <w:trPr>
          <w:trHeight w:val="320"/>
        </w:trPr>
        <w:tc>
          <w:tcPr>
            <w:tcW w:w="9493" w:type="dxa"/>
            <w:gridSpan w:val="2"/>
            <w:noWrap/>
          </w:tcPr>
          <w:p w14:paraId="02302E63" w14:textId="656FBB15" w:rsidR="00274521" w:rsidRDefault="00274521" w:rsidP="003606B2">
            <w:pPr>
              <w:keepNext/>
              <w:keepLines/>
              <w:spacing w:after="0" w:line="240" w:lineRule="auto"/>
              <w:rPr>
                <w:sz w:val="24"/>
                <w:szCs w:val="24"/>
              </w:rPr>
            </w:pPr>
            <w:r w:rsidRPr="000260BF">
              <w:rPr>
                <w:rFonts w:eastAsia="Times New Roman" w:cs="Calibri"/>
                <w:b/>
                <w:color w:val="000000"/>
                <w:sz w:val="24"/>
                <w:szCs w:val="24"/>
              </w:rPr>
              <w:t>Temperature anomaly coefficient</w:t>
            </w:r>
          </w:p>
        </w:tc>
      </w:tr>
      <w:tr w:rsidR="00274521" w:rsidRPr="00D164DE" w14:paraId="2E044530" w14:textId="77777777" w:rsidTr="001104F6">
        <w:trPr>
          <w:trHeight w:val="320"/>
        </w:trPr>
        <w:tc>
          <w:tcPr>
            <w:tcW w:w="3098" w:type="dxa"/>
            <w:noWrap/>
          </w:tcPr>
          <w:p w14:paraId="64A5C862" w14:textId="0A6901E1" w:rsidR="00274521" w:rsidRDefault="00E57547" w:rsidP="003606B2">
            <w:pPr>
              <w:keepNext/>
              <w:keepLines/>
              <w:spacing w:after="0" w:line="240" w:lineRule="auto"/>
              <w:jc w:val="center"/>
              <w:rPr>
                <w:color w:val="000000"/>
                <w:sz w:val="24"/>
                <w:szCs w:val="24"/>
              </w:rPr>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c>
          <w:tcPr>
            <w:tcW w:w="6395" w:type="dxa"/>
            <w:noWrap/>
          </w:tcPr>
          <w:p w14:paraId="47053663" w14:textId="4F0B82C6" w:rsidR="00274521" w:rsidRDefault="00E57547">
            <w:pPr>
              <w:keepNext/>
              <w:keepLines/>
              <w:spacing w:after="0" w:line="240" w:lineRule="auto"/>
              <w:rPr>
                <w:sz w:val="24"/>
                <w:szCs w:val="24"/>
              </w:rPr>
              <w:pPrChange w:id="186" w:author="Robbie Parks" w:date="2019-05-14T10:19:00Z">
                <w:pPr>
                  <w:keepNext/>
                  <w:keepLines/>
                  <w:framePr w:hSpace="180" w:wrap="around" w:vAnchor="text" w:hAnchor="margin" w:xAlign="center" w:y="111"/>
                  <w:spacing w:after="0" w:line="240" w:lineRule="auto"/>
                </w:pPr>
              </w:pPrChange>
            </w:pPr>
            <m:oMathPara>
              <m:oMath>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oMath>
            </m:oMathPara>
          </w:p>
        </w:tc>
      </w:tr>
      <w:tr w:rsidR="00274521" w:rsidRPr="00D164DE" w14:paraId="31B77726" w14:textId="77777777" w:rsidTr="001104F6">
        <w:trPr>
          <w:trHeight w:val="320"/>
        </w:trPr>
        <w:tc>
          <w:tcPr>
            <w:tcW w:w="3098" w:type="dxa"/>
            <w:noWrap/>
          </w:tcPr>
          <w:p w14:paraId="480DCF33" w14:textId="7979C1C4" w:rsidR="00274521" w:rsidRDefault="00274521" w:rsidP="003606B2">
            <w:pPr>
              <w:keepNext/>
              <w:keepLines/>
              <w:spacing w:after="0" w:line="240" w:lineRule="auto"/>
              <w:jc w:val="center"/>
              <w:rPr>
                <w:color w:val="000000"/>
                <w:sz w:val="24"/>
                <w:szCs w:val="24"/>
              </w:rPr>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c>
          <w:tcPr>
            <w:tcW w:w="6395" w:type="dxa"/>
            <w:noWrap/>
          </w:tcPr>
          <w:p w14:paraId="54D2B004" w14:textId="07A4C877" w:rsidR="00274521" w:rsidRDefault="00274521">
            <w:pPr>
              <w:keepNext/>
              <w:keepLines/>
              <w:spacing w:after="0" w:line="240" w:lineRule="auto"/>
              <w:rPr>
                <w:sz w:val="24"/>
                <w:szCs w:val="24"/>
              </w:rPr>
              <w:pPrChange w:id="187" w:author="Robbie Parks" w:date="2019-05-14T10:19:00Z">
                <w:pPr>
                  <w:keepNext/>
                  <w:keepLines/>
                  <w:framePr w:hSpace="180" w:wrap="around" w:vAnchor="text" w:hAnchor="margin" w:xAlign="center" w:y="111"/>
                  <w:spacing w:after="0" w:line="240" w:lineRule="auto"/>
                </w:pPr>
              </w:pPrChange>
            </w:pPr>
            <m:oMathPara>
              <m:oMath>
                <m:r>
                  <m:rPr>
                    <m:nor/>
                  </m:rPr>
                  <w:rPr>
                    <w:rFonts w:ascii="Cambria Math" w:eastAsia="Times New Roman" w:hAnsi="Cambria Math" w:cs="Calibri"/>
                    <w:color w:val="000000"/>
                    <w:sz w:val="24"/>
                    <w:szCs w:val="24"/>
                  </w:rPr>
                  <m:t>log</m:t>
                </m:r>
                <m:r>
                  <m:rPr>
                    <m:sty m:val="p"/>
                  </m:rPr>
                  <w:rPr>
                    <w:rFonts w:ascii="Cambria Math" w:eastAsia="Times New Roman" w:hAnsi="Cambria Math" w:cs="Calibri"/>
                    <w:color w:val="000000"/>
                    <w:sz w:val="24"/>
                    <w:szCs w:val="24"/>
                  </w:rPr>
                  <m:t>⁡</m:t>
                </m:r>
                <m:r>
                  <w:rPr>
                    <w:rFonts w:ascii="Cambria Math" w:eastAsia="Times New Roman" w:hAnsi="Cambria Math" w:cs="Calibri"/>
                    <w:color w:val="000000"/>
                    <w:sz w:val="24"/>
                    <w:szCs w:val="24"/>
                  </w:rPr>
                  <m:t>(</m:t>
                </m:r>
                <m:sSub>
                  <m:sSubPr>
                    <m:ctrlPr>
                      <w:rPr>
                        <w:rFonts w:ascii="Cambria Math" w:eastAsia="Times New Roman" w:hAnsi="Cambria Math" w:cs="Calibri"/>
                        <w:i/>
                        <w:color w:val="000000"/>
                        <w:sz w:val="24"/>
                        <w:szCs w:val="24"/>
                      </w:rPr>
                    </m:ctrlPr>
                  </m:sSubPr>
                  <m:e>
                    <m:r>
                      <w:rPr>
                        <w:rFonts w:ascii="Cambria Math" w:eastAsia="Times New Roman" w:hAnsi="Cambria Math" w:cs="Calibri"/>
                        <w:color w:val="000000"/>
                        <w:sz w:val="24"/>
                        <w:szCs w:val="24"/>
                      </w:rPr>
                      <m:t>τ</m:t>
                    </m:r>
                  </m:e>
                  <m:sub>
                    <m:sSub>
                      <m:sSubPr>
                        <m:ctrlPr>
                          <w:rPr>
                            <w:rFonts w:ascii="Cambria Math" w:hAnsi="Cambria Math" w:cs="Calibri"/>
                            <w:sz w:val="24"/>
                            <w:szCs w:val="24"/>
                          </w:rPr>
                        </m:ctrlPr>
                      </m:sSubPr>
                      <m:e>
                        <m:r>
                          <m:rPr>
                            <m:sty m:val="p"/>
                          </m:rPr>
                          <w:rPr>
                            <w:rFonts w:ascii="Cambria Math" w:hAnsi="Cambria Math" w:cs="Calibri"/>
                            <w:sz w:val="24"/>
                            <w:szCs w:val="24"/>
                          </w:rPr>
                          <m:t>γ</m:t>
                        </m:r>
                      </m:e>
                      <m:sub>
                        <m:r>
                          <w:rPr>
                            <w:rFonts w:ascii="Cambria Math" w:hAnsi="Cambria Math" w:cs="Calibri"/>
                            <w:sz w:val="24"/>
                            <w:szCs w:val="24"/>
                          </w:rPr>
                          <m:t>month</m:t>
                        </m:r>
                      </m:sub>
                    </m:sSub>
                  </m:sub>
                </m:sSub>
                <m:r>
                  <w:rPr>
                    <w:rFonts w:ascii="Cambria Math" w:eastAsia="Times New Roman" w:hAnsi="Cambria Math" w:cs="Calibri"/>
                    <w:color w:val="000000"/>
                    <w:sz w:val="24"/>
                    <w:szCs w:val="24"/>
                  </w:rPr>
                  <m:t>)</m:t>
                </m:r>
              </m:oMath>
            </m:oMathPara>
          </w:p>
        </w:tc>
      </w:tr>
      <w:tr w:rsidR="001104F6" w:rsidRPr="00D164DE" w14:paraId="2C2EEEEA" w14:textId="77777777" w:rsidTr="001104F6">
        <w:trPr>
          <w:trHeight w:val="320"/>
        </w:trPr>
        <w:tc>
          <w:tcPr>
            <w:tcW w:w="9493" w:type="dxa"/>
            <w:gridSpan w:val="2"/>
            <w:noWrap/>
            <w:hideMark/>
          </w:tcPr>
          <w:p w14:paraId="6FE12AAC" w14:textId="77777777" w:rsidR="001104F6" w:rsidRPr="00D164DE" w:rsidRDefault="001104F6" w:rsidP="003606B2">
            <w:pPr>
              <w:keepNext/>
              <w:keepLines/>
              <w:spacing w:after="0" w:line="240" w:lineRule="auto"/>
              <w:rPr>
                <w:rFonts w:eastAsia="Times New Roman" w:cs="Calibri"/>
                <w:b/>
                <w:bCs/>
                <w:color w:val="000000"/>
                <w:sz w:val="24"/>
                <w:szCs w:val="24"/>
              </w:rPr>
            </w:pPr>
            <w:r w:rsidRPr="00D164DE">
              <w:rPr>
                <w:rFonts w:eastAsia="Times New Roman" w:cs="Calibri"/>
                <w:b/>
                <w:bCs/>
                <w:color w:val="000000"/>
                <w:sz w:val="24"/>
                <w:szCs w:val="24"/>
              </w:rPr>
              <w:t>Overdispersion</w:t>
            </w:r>
          </w:p>
        </w:tc>
      </w:tr>
      <w:tr w:rsidR="001104F6" w:rsidRPr="00D164DE" w14:paraId="5AAC8B2D" w14:textId="77777777" w:rsidTr="001104F6">
        <w:trPr>
          <w:trHeight w:val="320"/>
        </w:trPr>
        <w:tc>
          <w:tcPr>
            <w:tcW w:w="3098" w:type="dxa"/>
            <w:noWrap/>
            <w:hideMark/>
          </w:tcPr>
          <w:p w14:paraId="1F90462D" w14:textId="269B60BC" w:rsidR="001104F6" w:rsidRPr="00D164DE" w:rsidRDefault="00E57547" w:rsidP="003606B2">
            <w:pPr>
              <w:keepNext/>
              <w:keepLines/>
              <w:spacing w:after="0" w:line="240" w:lineRule="auto"/>
              <w:jc w:val="center"/>
              <w:rPr>
                <w:rFonts w:eastAsia="Times New Roman" w:cs="Calibri"/>
                <w:color w:val="000000"/>
                <w:sz w:val="24"/>
                <w:szCs w:val="24"/>
              </w:rPr>
            </w:pPr>
            <m:oMathPara>
              <m:oMath>
                <m:sSub>
                  <m:sSubPr>
                    <m:ctrlPr>
                      <w:rPr>
                        <w:rFonts w:ascii="Cambria Math" w:hAnsi="Cambria Math" w:cs="Calibri"/>
                        <w:i/>
                        <w:sz w:val="24"/>
                        <w:szCs w:val="24"/>
                      </w:rPr>
                    </m:ctrlPr>
                  </m:sSubPr>
                  <m:e>
                    <m:r>
                      <w:rPr>
                        <w:rFonts w:ascii="Cambria Math" w:hAnsi="Cambria Math" w:cs="Calibri"/>
                        <w:sz w:val="24"/>
                        <w:szCs w:val="24"/>
                      </w:rPr>
                      <m:t>ɛ</m:t>
                    </m:r>
                  </m:e>
                  <m:sub>
                    <m:r>
                      <w:rPr>
                        <w:rFonts w:ascii="Cambria Math" w:hAnsi="Cambria Math" w:cs="Calibri"/>
                        <w:sz w:val="24"/>
                        <w:szCs w:val="24"/>
                        <w:vertAlign w:val="subscript"/>
                      </w:rPr>
                      <m:t>state-time</m:t>
                    </m:r>
                  </m:sub>
                </m:sSub>
              </m:oMath>
            </m:oMathPara>
          </w:p>
        </w:tc>
        <w:tc>
          <w:tcPr>
            <w:tcW w:w="6395" w:type="dxa"/>
            <w:noWrap/>
            <w:hideMark/>
          </w:tcPr>
          <w:p w14:paraId="7CE0E48A" w14:textId="77777777" w:rsidR="001104F6" w:rsidRPr="00D164DE" w:rsidRDefault="001104F6">
            <w:pPr>
              <w:keepNext/>
              <w:keepLines/>
              <w:spacing w:after="0" w:line="240" w:lineRule="auto"/>
              <w:rPr>
                <w:rFonts w:eastAsia="Times New Roman" w:cs="Calibri"/>
                <w:color w:val="000000"/>
                <w:sz w:val="24"/>
                <w:szCs w:val="24"/>
              </w:rPr>
              <w:pPrChange w:id="188" w:author="Robbie Parks" w:date="2019-05-14T10:19:00Z">
                <w:pPr>
                  <w:keepNext/>
                  <w:keepLines/>
                  <w:framePr w:hSpace="180" w:wrap="around" w:vAnchor="text" w:hAnchor="margin" w:xAlign="center" w:y="111"/>
                  <w:spacing w:after="0" w:line="240" w:lineRule="auto"/>
                </w:pPr>
              </w:pPrChange>
            </w:pPr>
            <m:oMathPara>
              <m:oMath>
                <m:r>
                  <m:rPr>
                    <m:nor/>
                  </m:rPr>
                  <w:rPr>
                    <w:rFonts w:ascii="Cambria Math" w:eastAsia="Times New Roman" w:hAnsi="Cambria Math" w:cs="Calibri"/>
                    <w:color w:val="000000"/>
                    <w:sz w:val="24"/>
                    <w:szCs w:val="24"/>
                  </w:rPr>
                  <m:t>Normal</m:t>
                </m:r>
                <m:r>
                  <w:rPr>
                    <w:rFonts w:ascii="Cambria Math" w:eastAsia="Times New Roman" w:hAnsi="Cambria Math" w:cs="Calibri"/>
                    <w:color w:val="000000"/>
                    <w:sz w:val="24"/>
                    <w:szCs w:val="24"/>
                  </w:rPr>
                  <m:t>(</m:t>
                </m:r>
                <m:r>
                  <w:rPr>
                    <w:rFonts w:ascii="Cambria Math" w:hAnsi="Cambria Math" w:cs="Calibri"/>
                    <w:sz w:val="24"/>
                    <w:szCs w:val="24"/>
                  </w:rPr>
                  <m:t>0</m:t>
                </m:r>
                <m:r>
                  <m:rPr>
                    <m:nor/>
                  </m:rPr>
                  <w:rPr>
                    <w:rFonts w:ascii="Cambria Math" w:eastAsia="Times New Roman" w:hAnsi="Cambria Math" w:cs="Calibri"/>
                    <w:color w:val="000000"/>
                    <w:sz w:val="24"/>
                    <w:szCs w:val="24"/>
                  </w:rPr>
                  <m:t xml:space="preserve">, </m:t>
                </m:r>
                <m:sSubSup>
                  <m:sSubSupPr>
                    <m:ctrlPr>
                      <w:rPr>
                        <w:rFonts w:ascii="Cambria Math" w:eastAsia="Times New Roman" w:hAnsi="Cambria Math" w:cs="Calibri"/>
                        <w:color w:val="000000"/>
                        <w:sz w:val="24"/>
                        <w:szCs w:val="24"/>
                      </w:rPr>
                    </m:ctrlPr>
                  </m:sSubSupPr>
                  <m:e>
                    <m:r>
                      <w:rPr>
                        <w:rFonts w:ascii="Cambria Math" w:eastAsia="Times New Roman" w:hAnsi="Cambria Math" w:cs="Calibri"/>
                        <w:color w:val="000000"/>
                        <w:sz w:val="24"/>
                        <w:szCs w:val="24"/>
                      </w:rPr>
                      <m:t>τ</m:t>
                    </m:r>
                  </m:e>
                  <m:sub>
                    <m:r>
                      <w:rPr>
                        <w:rFonts w:ascii="Cambria Math" w:hAnsi="Cambria Math" w:cs="Calibri"/>
                        <w:sz w:val="24"/>
                        <w:szCs w:val="24"/>
                      </w:rPr>
                      <m:t>ɛ</m:t>
                    </m:r>
                  </m:sub>
                  <m:sup>
                    <m:r>
                      <w:rPr>
                        <w:rFonts w:ascii="Cambria Math" w:eastAsia="Times New Roman" w:hAnsi="Cambria Math" w:cs="Calibri"/>
                        <w:color w:val="000000"/>
                        <w:sz w:val="24"/>
                        <w:szCs w:val="24"/>
                      </w:rPr>
                      <m:t>-1</m:t>
                    </m:r>
                  </m:sup>
                </m:sSubSup>
                <m:r>
                  <w:rPr>
                    <w:rFonts w:ascii="Cambria Math" w:eastAsia="Times New Roman" w:hAnsi="Cambria Math" w:cs="Calibri"/>
                    <w:color w:val="000000"/>
                    <w:sz w:val="24"/>
                    <w:szCs w:val="24"/>
                  </w:rPr>
                  <m:t>)</m:t>
                </m:r>
              </m:oMath>
            </m:oMathPara>
          </w:p>
        </w:tc>
      </w:tr>
      <w:tr w:rsidR="001104F6" w:rsidRPr="00D164DE" w14:paraId="49B45919" w14:textId="77777777" w:rsidTr="001104F6">
        <w:trPr>
          <w:trHeight w:val="320"/>
        </w:trPr>
        <w:tc>
          <w:tcPr>
            <w:tcW w:w="3098" w:type="dxa"/>
            <w:noWrap/>
          </w:tcPr>
          <w:p w14:paraId="28641FBB" w14:textId="77777777" w:rsidR="001104F6" w:rsidRDefault="00E57547" w:rsidP="003606B2">
            <w:pPr>
              <w:keepNext/>
              <w:keepLines/>
              <w:spacing w:after="0" w:line="240" w:lineRule="auto"/>
              <w:jc w:val="center"/>
              <w:rPr>
                <w:sz w:val="24"/>
                <w:szCs w:val="24"/>
              </w:rPr>
            </w:pPr>
            <m:oMathPara>
              <m:oMath>
                <m:sSub>
                  <m:sSubPr>
                    <m:ctrlPr>
                      <w:rPr>
                        <w:rFonts w:ascii="Cambria Math" w:eastAsia="Times New Roman" w:hAnsi="Cambria Math" w:cs="Calibri"/>
                        <w:i/>
                        <w:color w:val="000000"/>
                        <w:sz w:val="24"/>
                        <w:szCs w:val="24"/>
                      </w:rPr>
                    </m:ctrlPr>
                  </m:sSubPr>
                  <m:e>
                    <m:r>
                      <m:rPr>
                        <m:sty m:val="p"/>
                      </m:rPr>
                      <w:rPr>
                        <w:rFonts w:ascii="Cambria Math" w:eastAsia="Times New Roman" w:hAnsi="Cambria Math" w:cs="Calibri"/>
                        <w:color w:val="000000"/>
                        <w:sz w:val="24"/>
                        <w:szCs w:val="24"/>
                      </w:rPr>
                      <m:t>log⁡</m:t>
                    </m:r>
                    <m:r>
                      <w:rPr>
                        <w:rFonts w:ascii="Cambria Math" w:eastAsia="Times New Roman" w:hAnsi="Cambria Math" w:cs="Calibri"/>
                        <w:color w:val="000000"/>
                        <w:sz w:val="24"/>
                        <w:szCs w:val="24"/>
                      </w:rPr>
                      <m:t>(τ</m:t>
                    </m:r>
                  </m:e>
                  <m:sub>
                    <m:r>
                      <w:rPr>
                        <w:rFonts w:ascii="Cambria Math" w:hAnsi="Cambria Math" w:cs="Calibri"/>
                        <w:sz w:val="24"/>
                        <w:szCs w:val="24"/>
                      </w:rPr>
                      <m:t>ɛ</m:t>
                    </m:r>
                  </m:sub>
                </m:sSub>
                <m:r>
                  <w:rPr>
                    <w:rFonts w:ascii="Cambria Math" w:eastAsia="Times New Roman" w:hAnsi="Cambria Math" w:cs="Calibri"/>
                    <w:color w:val="000000"/>
                    <w:sz w:val="24"/>
                    <w:szCs w:val="24"/>
                  </w:rPr>
                  <m:t>)</m:t>
                </m:r>
              </m:oMath>
            </m:oMathPara>
          </w:p>
        </w:tc>
        <w:tc>
          <w:tcPr>
            <w:tcW w:w="6395" w:type="dxa"/>
            <w:noWrap/>
          </w:tcPr>
          <w:p w14:paraId="24220F5E" w14:textId="77777777" w:rsidR="001104F6" w:rsidRPr="00D164DE" w:rsidRDefault="001104F6">
            <w:pPr>
              <w:keepNext/>
              <w:keepLines/>
              <w:spacing w:after="0" w:line="240" w:lineRule="auto"/>
              <w:rPr>
                <w:rFonts w:eastAsia="Times New Roman" w:cs="Calibri"/>
                <w:color w:val="000000"/>
                <w:sz w:val="24"/>
                <w:szCs w:val="24"/>
              </w:rPr>
              <w:pPrChange w:id="189" w:author="Robbie Parks" w:date="2019-05-14T10:19:00Z">
                <w:pPr>
                  <w:keepNext/>
                  <w:keepLines/>
                  <w:framePr w:hSpace="180" w:wrap="around" w:vAnchor="text" w:hAnchor="margin" w:xAlign="center" w:y="111"/>
                  <w:spacing w:after="0" w:line="240" w:lineRule="auto"/>
                </w:pPr>
              </w:pPrChange>
            </w:pPr>
            <w:proofErr w:type="spellStart"/>
            <m:oMathPara>
              <m:oMath>
                <m:r>
                  <m:rPr>
                    <m:nor/>
                  </m:rPr>
                  <w:rPr>
                    <w:rFonts w:ascii="Cambria Math" w:eastAsia="Times New Roman" w:hAnsi="Cambria Math" w:cs="Calibri"/>
                    <w:sz w:val="24"/>
                    <w:szCs w:val="24"/>
                  </w:rPr>
                  <m:t>logGamma</m:t>
                </m:r>
                <w:proofErr w:type="spellEnd"/>
                <m:r>
                  <w:rPr>
                    <w:rFonts w:ascii="Cambria Math" w:eastAsia="Times New Roman" w:hAnsi="Cambria Math" w:cs="Calibri"/>
                    <w:sz w:val="24"/>
                    <w:szCs w:val="24"/>
                  </w:rPr>
                  <m:t>(1,0.0001)</m:t>
                </m:r>
              </m:oMath>
            </m:oMathPara>
          </w:p>
        </w:tc>
      </w:tr>
    </w:tbl>
    <w:p w14:paraId="1B6D6B5E" w14:textId="5AC70AF6" w:rsidR="001104F6" w:rsidRDefault="00C17AFC" w:rsidP="00EA0BC2">
      <w:pPr>
        <w:keepNext/>
        <w:keepLines/>
        <w:suppressLineNumbers/>
        <w:spacing w:line="240" w:lineRule="auto"/>
        <w:jc w:val="center"/>
      </w:pPr>
      <w:bookmarkStart w:id="190" w:name="_Ref5636139"/>
      <w:bookmarkStart w:id="191" w:name="_Toc7299686"/>
      <w:bookmarkStart w:id="192" w:name="_Toc7691267"/>
      <w:r w:rsidRPr="0087446B">
        <w:rPr>
          <w:b/>
        </w:rPr>
        <w:lastRenderedPageBreak/>
        <w:t xml:space="preserve">Table </w:t>
      </w:r>
      <w:r w:rsidR="00B40990">
        <w:rPr>
          <w:b/>
        </w:rPr>
        <w:fldChar w:fldCharType="begin"/>
      </w:r>
      <w:r w:rsidR="00B40990">
        <w:rPr>
          <w:b/>
        </w:rPr>
        <w:instrText xml:space="preserve"> SEQ Table \* ARABIC </w:instrText>
      </w:r>
      <w:r w:rsidR="00B40990">
        <w:rPr>
          <w:b/>
        </w:rPr>
        <w:fldChar w:fldCharType="separate"/>
      </w:r>
      <w:r w:rsidR="00EA0BC2">
        <w:rPr>
          <w:b/>
          <w:noProof/>
        </w:rPr>
        <w:t>2</w:t>
      </w:r>
      <w:r w:rsidR="00B40990">
        <w:rPr>
          <w:b/>
        </w:rPr>
        <w:fldChar w:fldCharType="end"/>
      </w:r>
      <w:bookmarkEnd w:id="190"/>
      <w:r w:rsidRPr="0087446B">
        <w:t xml:space="preserve">. </w:t>
      </w:r>
      <w:del w:id="193" w:author="Robbie Parks" w:date="2019-05-13T15:51:00Z">
        <w:r w:rsidRPr="0087446B" w:rsidDel="0041029D">
          <w:delText>National temperature</w:delText>
        </w:r>
      </w:del>
      <w:ins w:id="194" w:author="Robbie Parks" w:date="2019-05-13T16:00:00Z">
        <w:r w:rsidR="00F7362C">
          <w:t>Temperature</w:t>
        </w:r>
      </w:ins>
      <w:r w:rsidRPr="0087446B">
        <w:t xml:space="preserve"> model priors.</w:t>
      </w:r>
      <w:bookmarkEnd w:id="191"/>
      <w:bookmarkEnd w:id="192"/>
    </w:p>
    <w:p w14:paraId="08C954C0" w14:textId="53875EE6" w:rsidR="00DB40B2" w:rsidRDefault="00B96FE9" w:rsidP="00DB40B2">
      <w:pPr>
        <w:pStyle w:val="Heading3"/>
      </w:pPr>
      <w:bookmarkStart w:id="195" w:name="_Toc7299670"/>
      <w:del w:id="196" w:author="Robbie Parks" w:date="2019-05-08T11:07:00Z">
        <w:r w:rsidDel="00E71147">
          <w:delText xml:space="preserve">Overall </w:delText>
        </w:r>
      </w:del>
      <w:bookmarkStart w:id="197" w:name="_Toc8390532"/>
      <w:ins w:id="198" w:author="Robbie Parks" w:date="2019-05-08T11:07:00Z">
        <w:r w:rsidR="00E71147">
          <w:t xml:space="preserve">National </w:t>
        </w:r>
      </w:ins>
      <w:r>
        <w:t>terms</w:t>
      </w:r>
      <w:bookmarkEnd w:id="195"/>
      <w:bookmarkEnd w:id="197"/>
    </w:p>
    <w:p w14:paraId="2A9810AC" w14:textId="25AF2755" w:rsidR="00905D56" w:rsidRPr="00C52BAE" w:rsidRDefault="00C52BAE" w:rsidP="00E33C91">
      <w:pPr>
        <w:ind w:firstLine="720"/>
        <w:rPr>
          <w:rFonts w:cs="Calibri"/>
          <w:szCs w:val="24"/>
        </w:rPr>
      </w:pPr>
      <w:r w:rsidRPr="00DB2DBC">
        <w:rPr>
          <w:rFonts w:cs="Calibri"/>
          <w:szCs w:val="24"/>
        </w:rPr>
        <w:t xml:space="preserve">The model </w:t>
      </w:r>
      <w:r>
        <w:rPr>
          <w:rFonts w:cs="Calibri"/>
          <w:szCs w:val="24"/>
        </w:rPr>
        <w:t>described in</w:t>
      </w:r>
      <w:ins w:id="199" w:author="Robbie Parks" w:date="2019-05-14T10:19:00Z">
        <w:r w:rsidR="00904546">
          <w:rPr>
            <w:rFonts w:cs="Calibri"/>
            <w:szCs w:val="24"/>
          </w:rPr>
          <w:t xml:space="preserve"> my temperature model (</w:t>
        </w:r>
      </w:ins>
      <w:del w:id="200" w:author="Robbie Parks" w:date="2019-05-14T10:19:00Z">
        <w:r w:rsidDel="00904546">
          <w:rPr>
            <w:rFonts w:cs="Calibri"/>
            <w:szCs w:val="24"/>
          </w:rPr>
          <w:delText xml:space="preserve"> </w:delText>
        </w:r>
      </w:del>
      <w:r>
        <w:rPr>
          <w:rFonts w:cs="Calibri"/>
          <w:szCs w:val="24"/>
        </w:rPr>
        <w:fldChar w:fldCharType="begin"/>
      </w:r>
      <w:r>
        <w:rPr>
          <w:rFonts w:cs="Calibri"/>
          <w:szCs w:val="24"/>
        </w:rPr>
        <w:instrText xml:space="preserve"> REF _Ref5574051 \h </w:instrText>
      </w:r>
      <w:r>
        <w:rPr>
          <w:rFonts w:cs="Calibri"/>
          <w:szCs w:val="24"/>
        </w:rPr>
      </w:r>
      <w:r>
        <w:rPr>
          <w:rFonts w:cs="Calibri"/>
          <w:szCs w:val="24"/>
        </w:rPr>
        <w:fldChar w:fldCharType="separate"/>
      </w:r>
      <w:ins w:id="201" w:author="Robbie Parks" w:date="2019-05-14T10:28:00Z">
        <w:r w:rsidR="00EA0BC2" w:rsidRPr="00A91EA9">
          <w:rPr>
            <w:b/>
          </w:rPr>
          <w:t xml:space="preserve">Equation </w:t>
        </w:r>
        <w:r w:rsidR="00EA0BC2">
          <w:rPr>
            <w:b/>
            <w:noProof/>
          </w:rPr>
          <w:t>2</w:t>
        </w:r>
      </w:ins>
      <w:del w:id="202" w:author="Robbie Parks" w:date="2019-05-10T14:07:00Z">
        <w:r w:rsidR="00DB093C" w:rsidRPr="00A91EA9" w:rsidDel="00DF205B">
          <w:rPr>
            <w:b/>
          </w:rPr>
          <w:delText xml:space="preserve">Equation </w:delText>
        </w:r>
        <w:r w:rsidR="00DB093C" w:rsidDel="00DF205B">
          <w:rPr>
            <w:b/>
            <w:noProof/>
          </w:rPr>
          <w:delText>2</w:delText>
        </w:r>
      </w:del>
      <w:r>
        <w:rPr>
          <w:rFonts w:cs="Calibri"/>
          <w:szCs w:val="24"/>
        </w:rPr>
        <w:fldChar w:fldCharType="end"/>
      </w:r>
      <w:ins w:id="203" w:author="Robbie Parks" w:date="2019-05-14T10:19:00Z">
        <w:r w:rsidR="00904546">
          <w:rPr>
            <w:rFonts w:cs="Calibri"/>
            <w:szCs w:val="24"/>
          </w:rPr>
          <w:t>)</w:t>
        </w:r>
      </w:ins>
      <w:r>
        <w:rPr>
          <w:rFonts w:cs="Calibri"/>
          <w:szCs w:val="24"/>
        </w:rPr>
        <w:t xml:space="preserve"> </w:t>
      </w:r>
      <w:r w:rsidR="00020DF7" w:rsidRPr="00C52BAE">
        <w:rPr>
          <w:rFonts w:cs="Calibri"/>
          <w:szCs w:val="24"/>
        </w:rPr>
        <w:t>contai</w:t>
      </w:r>
      <w:ins w:id="204" w:author="Robbie Parks" w:date="2019-05-14T10:19:00Z">
        <w:r w:rsidR="00E0213E">
          <w:rPr>
            <w:rFonts w:cs="Calibri"/>
            <w:szCs w:val="24"/>
          </w:rPr>
          <w:t>ns</w:t>
        </w:r>
      </w:ins>
      <w:del w:id="205" w:author="Robbie Parks" w:date="2019-05-14T10:19:00Z">
        <w:r w:rsidR="00020DF7" w:rsidRPr="00C52BAE" w:rsidDel="00E0213E">
          <w:rPr>
            <w:rFonts w:cs="Calibri"/>
            <w:szCs w:val="24"/>
          </w:rPr>
          <w:delText>ned</w:delText>
        </w:r>
      </w:del>
      <w:r w:rsidR="00020DF7" w:rsidRPr="00C52BAE">
        <w:rPr>
          <w:rFonts w:cs="Calibri"/>
          <w:szCs w:val="24"/>
        </w:rPr>
        <w:t xml:space="preserve"> terms that represent the </w:t>
      </w:r>
      <w:del w:id="206" w:author="Robbie Parks" w:date="2019-05-08T11:07:00Z">
        <w:r w:rsidR="00020DF7" w:rsidRPr="00C52BAE" w:rsidDel="00E71147">
          <w:rPr>
            <w:rFonts w:cs="Calibri"/>
            <w:szCs w:val="24"/>
          </w:rPr>
          <w:delText xml:space="preserve">overall </w:delText>
        </w:r>
      </w:del>
      <w:ins w:id="207" w:author="Robbie Parks" w:date="2019-05-08T11:07:00Z">
        <w:r w:rsidR="00E71147">
          <w:rPr>
            <w:rFonts w:cs="Calibri"/>
            <w:szCs w:val="24"/>
          </w:rPr>
          <w:t>national</w:t>
        </w:r>
        <w:r w:rsidR="00E71147" w:rsidRPr="00C52BAE">
          <w:rPr>
            <w:rFonts w:cs="Calibri"/>
            <w:szCs w:val="24"/>
          </w:rPr>
          <w:t xml:space="preserve"> </w:t>
        </w:r>
      </w:ins>
      <w:r w:rsidR="00020DF7" w:rsidRPr="00C52BAE">
        <w:rPr>
          <w:rFonts w:cs="Calibri"/>
          <w:szCs w:val="24"/>
        </w:rPr>
        <w:t xml:space="preserve">level and trend in mortality,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020DF7" w:rsidRPr="00C52BAE">
        <w:rPr>
          <w:rFonts w:cs="Calibri"/>
          <w:szCs w:val="24"/>
        </w:rPr>
        <w:t xml:space="preserve"> as the common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020DF7" w:rsidRPr="00C52BAE">
        <w:rPr>
          <w:rFonts w:cs="Calibri"/>
          <w:szCs w:val="24"/>
        </w:rPr>
        <w:t xml:space="preserve"> the common time slope. </w:t>
      </w:r>
      <w:r w:rsidR="00997268" w:rsidRPr="00C52BAE">
        <w:rPr>
          <w:rFonts w:cs="Calibri"/>
          <w:szCs w:val="24"/>
        </w:rPr>
        <w:t xml:space="preserve">The </w:t>
      </w:r>
      <w:del w:id="208" w:author="Robbie Parks" w:date="2019-05-14T10:19:00Z">
        <w:r w:rsidR="00997268" w:rsidRPr="00C52BAE" w:rsidDel="00DA49DA">
          <w:rPr>
            <w:rFonts w:cs="Calibri"/>
            <w:szCs w:val="24"/>
          </w:rPr>
          <w:delText xml:space="preserve">global </w:delText>
        </w:r>
      </w:del>
      <w:ins w:id="209" w:author="Robbie Parks" w:date="2019-05-14T10:20:00Z">
        <w:r w:rsidR="00DA49DA">
          <w:rPr>
            <w:rFonts w:cs="Calibri"/>
            <w:szCs w:val="24"/>
          </w:rPr>
          <w:t>national</w:t>
        </w:r>
      </w:ins>
      <w:ins w:id="210" w:author="Robbie Parks" w:date="2019-05-14T10:19:00Z">
        <w:r w:rsidR="00DA49DA" w:rsidRPr="00C52BAE">
          <w:rPr>
            <w:rFonts w:cs="Calibri"/>
            <w:szCs w:val="24"/>
          </w:rPr>
          <w:t xml:space="preserve"> </w:t>
        </w:r>
      </w:ins>
      <w:r w:rsidR="00997268" w:rsidRPr="00C52BAE">
        <w:rPr>
          <w:rFonts w:cs="Calibri"/>
          <w:szCs w:val="24"/>
        </w:rPr>
        <w:t xml:space="preserve">term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C4354B" w:rsidRPr="00C52BAE">
        <w:rPr>
          <w:rFonts w:cs="Calibri"/>
          <w:szCs w:val="24"/>
        </w:rPr>
        <w:t xml:space="preserve"> </w:t>
      </w:r>
      <w:r w:rsidR="009915AD" w:rsidRPr="00DB2DBC">
        <w:rPr>
          <w:rFonts w:cs="Calibri"/>
          <w:szCs w:val="24"/>
        </w:rPr>
        <w:t>represent</w:t>
      </w:r>
      <w:r w:rsidR="009915AD">
        <w:rPr>
          <w:rFonts w:cs="Calibri"/>
          <w:szCs w:val="24"/>
        </w:rPr>
        <w:t>s</w:t>
      </w:r>
      <w:r w:rsidR="009915AD" w:rsidRPr="00DB2DBC">
        <w:rPr>
          <w:rFonts w:cs="Calibri"/>
          <w:szCs w:val="24"/>
        </w:rPr>
        <w:t xml:space="preserve"> the </w:t>
      </w:r>
      <w:del w:id="211" w:author="Robbie Parks" w:date="2019-05-08T11:10:00Z">
        <w:r w:rsidR="009915AD" w:rsidDel="00A074A7">
          <w:rPr>
            <w:rFonts w:cs="Calibri"/>
            <w:szCs w:val="24"/>
          </w:rPr>
          <w:delText xml:space="preserve">average </w:delText>
        </w:r>
      </w:del>
      <w:ins w:id="212" w:author="Robbie Parks" w:date="2019-05-08T11:10:00Z">
        <w:r w:rsidR="00A074A7">
          <w:rPr>
            <w:rFonts w:cs="Calibri"/>
            <w:szCs w:val="24"/>
          </w:rPr>
          <w:t xml:space="preserve">mean </w:t>
        </w:r>
      </w:ins>
      <w:r w:rsidR="009915AD">
        <w:rPr>
          <w:rFonts w:cs="Calibri"/>
          <w:szCs w:val="24"/>
        </w:rPr>
        <w:t>log mortality rate in the first year of the period of study (1980) across months and states</w:t>
      </w:r>
      <w:ins w:id="213" w:author="Robbie Parks" w:date="2019-05-08T11:11:00Z">
        <w:r w:rsidR="001232F8">
          <w:rPr>
            <w:rFonts w:cs="Calibri"/>
            <w:szCs w:val="24"/>
          </w:rPr>
          <w:t xml:space="preserve"> conditioning on other terms in the model</w:t>
        </w:r>
      </w:ins>
      <w:r w:rsidR="009915AD">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E035FE" w:rsidRPr="00C52BAE">
        <w:rPr>
          <w:rFonts w:cs="Calibri"/>
          <w:szCs w:val="24"/>
        </w:rPr>
        <w:t xml:space="preserve"> captured the average change in log mortality over time across states and months.</w:t>
      </w:r>
      <w:r w:rsidR="004076C4" w:rsidRPr="004076C4">
        <w:rPr>
          <w:rFonts w:cs="Calibri"/>
          <w:szCs w:val="24"/>
        </w:rPr>
        <w:t xml:space="preserve"> </w:t>
      </w:r>
      <w:r w:rsidR="004076C4">
        <w:rPr>
          <w:rFonts w:cs="Calibri"/>
          <w:szCs w:val="24"/>
        </w:rPr>
        <w:t xml:space="preserve">I gave both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oMath>
      <w:r w:rsidR="004076C4" w:rsidRPr="00C52BAE">
        <w:rPr>
          <w:rFonts w:cs="Calibri"/>
          <w:szCs w:val="24"/>
        </w:rPr>
        <w:t xml:space="preserve"> </w:t>
      </w:r>
      <w:r w:rsidR="004076C4">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oMath>
      <w:r w:rsidR="004076C4">
        <w:rPr>
          <w:rFonts w:cs="Calibri"/>
          <w:szCs w:val="24"/>
        </w:rPr>
        <w:t xml:space="preserve"> non-informative uniform prior</w:t>
      </w:r>
      <w:r w:rsidR="00B978AC">
        <w:rPr>
          <w:rFonts w:cs="Calibri"/>
          <w:szCs w:val="24"/>
        </w:rPr>
        <w:t>s</w:t>
      </w:r>
      <w:r w:rsidR="004076C4">
        <w:rPr>
          <w:rFonts w:cs="Calibri"/>
          <w:szCs w:val="24"/>
        </w:rPr>
        <w:t xml:space="preserve"> (</w:t>
      </w:r>
      <w:r w:rsidR="004076C4">
        <w:rPr>
          <w:rFonts w:cs="Calibri"/>
          <w:szCs w:val="24"/>
        </w:rPr>
        <w:fldChar w:fldCharType="begin"/>
      </w:r>
      <w:r w:rsidR="004076C4">
        <w:rPr>
          <w:rFonts w:cs="Calibri"/>
          <w:szCs w:val="24"/>
        </w:rPr>
        <w:instrText xml:space="preserve"> REF _Ref5636139 \h </w:instrText>
      </w:r>
      <w:r w:rsidR="004076C4">
        <w:rPr>
          <w:rFonts w:cs="Calibri"/>
          <w:szCs w:val="24"/>
        </w:rPr>
      </w:r>
      <w:r w:rsidR="004076C4">
        <w:rPr>
          <w:rFonts w:cs="Calibri"/>
          <w:szCs w:val="24"/>
        </w:rPr>
        <w:fldChar w:fldCharType="separate"/>
      </w:r>
      <w:ins w:id="214" w:author="Robbie Parks" w:date="2019-05-14T10:28:00Z">
        <w:r w:rsidR="00EA0BC2" w:rsidRPr="0087446B">
          <w:rPr>
            <w:b/>
          </w:rPr>
          <w:t xml:space="preserve">Table </w:t>
        </w:r>
        <w:r w:rsidR="00EA0BC2">
          <w:rPr>
            <w:b/>
            <w:noProof/>
          </w:rPr>
          <w:t>2</w:t>
        </w:r>
      </w:ins>
      <w:del w:id="215" w:author="Robbie Parks" w:date="2019-05-10T14:07:00Z">
        <w:r w:rsidR="00DB093C" w:rsidRPr="0087446B" w:rsidDel="00DF205B">
          <w:rPr>
            <w:b/>
          </w:rPr>
          <w:delText xml:space="preserve">Table </w:delText>
        </w:r>
        <w:r w:rsidR="00DB093C" w:rsidDel="00DF205B">
          <w:rPr>
            <w:b/>
            <w:noProof/>
          </w:rPr>
          <w:delText>2</w:delText>
        </w:r>
      </w:del>
      <w:r w:rsidR="004076C4">
        <w:rPr>
          <w:rFonts w:cs="Calibri"/>
          <w:szCs w:val="24"/>
        </w:rPr>
        <w:fldChar w:fldCharType="end"/>
      </w:r>
      <w:r w:rsidR="004076C4">
        <w:rPr>
          <w:rFonts w:cs="Calibri"/>
          <w:szCs w:val="24"/>
        </w:rPr>
        <w:t>)</w:t>
      </w:r>
      <w:r w:rsidR="004076C4" w:rsidRPr="00C52BAE">
        <w:rPr>
          <w:rFonts w:cs="Calibri"/>
          <w:szCs w:val="24"/>
        </w:rPr>
        <w:t>.</w:t>
      </w:r>
      <w:r w:rsidR="00FF2D89">
        <w:rPr>
          <w:rFonts w:cs="Calibri"/>
          <w:szCs w:val="24"/>
        </w:rPr>
        <w:t xml:space="preserve"> </w:t>
      </w:r>
    </w:p>
    <w:p w14:paraId="5A6B206B" w14:textId="4BA85AAC" w:rsidR="00905D56" w:rsidRDefault="00905D56" w:rsidP="00905D56">
      <w:pPr>
        <w:pStyle w:val="Heading3"/>
      </w:pPr>
      <w:bookmarkStart w:id="216" w:name="_Toc7299671"/>
      <w:bookmarkStart w:id="217" w:name="_Toc8390533"/>
      <w:r>
        <w:t>Month terms</w:t>
      </w:r>
      <w:bookmarkEnd w:id="216"/>
      <w:bookmarkEnd w:id="217"/>
    </w:p>
    <w:p w14:paraId="6FE03D59" w14:textId="57DD567B" w:rsidR="00B25CD3" w:rsidRPr="00DB2DBC" w:rsidRDefault="00020DF7" w:rsidP="004A2708">
      <w:pPr>
        <w:ind w:firstLine="720"/>
        <w:rPr>
          <w:rFonts w:cs="Calibri"/>
          <w:szCs w:val="24"/>
        </w:rPr>
      </w:pPr>
      <w:r w:rsidRPr="00DB2DBC">
        <w:rPr>
          <w:rFonts w:cs="Calibri"/>
          <w:szCs w:val="24"/>
        </w:rPr>
        <w:t>Death rates also vary by month, which may be partly related to temperature and partly due to other factors, and tend to do so smoothly across adjacent months</w:t>
      </w:r>
      <w:r w:rsidR="006C7FB4">
        <w:rPr>
          <w:rFonts w:cs="Calibri"/>
          <w:szCs w:val="24"/>
        </w:rPr>
        <w:t xml:space="preserve"> </w:t>
      </w:r>
      <w:r w:rsidRPr="00DB2DBC">
        <w:rPr>
          <w:rFonts w:cs="Calibri"/>
          <w:szCs w:val="24"/>
        </w:rPr>
        <w:fldChar w:fldCharType="begin" w:fldLock="1"/>
      </w:r>
      <w:r w:rsidR="005A0AA0">
        <w:rPr>
          <w:rFonts w:cs="Calibri"/>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2016","type":"article-journal","volume":"7"},"uris":["http://www.mendeley.com/documents/?uuid=a29b7f3f-8632-3265-8212-c115c1d59106"]}],"mendeley":{"formattedCitation":"(Parks, Bennett, Foreman, Toumi, &amp; Ezzati, 2018)","plainTextFormattedCitation":"(Parks, Bennett, Foreman, Toumi, &amp; Ezzati, 2018)","previouslyFormattedCitation":"(Parks et al., 2018)"},"properties":{"noteIndex":0},"schema":"https://github.com/citation-style-language/schema/raw/master/csl-citation.json"}</w:instrText>
      </w:r>
      <w:r w:rsidRPr="00DB2DBC">
        <w:rPr>
          <w:rFonts w:cs="Calibri"/>
          <w:szCs w:val="24"/>
        </w:rPr>
        <w:fldChar w:fldCharType="separate"/>
      </w:r>
      <w:r w:rsidR="005A0AA0" w:rsidRPr="005A0AA0">
        <w:rPr>
          <w:rFonts w:cs="Calibri"/>
          <w:noProof/>
          <w:szCs w:val="24"/>
        </w:rPr>
        <w:t>(Parks, Bennett, Foreman, Toumi, &amp; Ezzati, 2018)</w:t>
      </w:r>
      <w:r w:rsidRPr="00DB2DBC">
        <w:rPr>
          <w:rFonts w:cs="Calibri"/>
          <w:szCs w:val="24"/>
        </w:rPr>
        <w:fldChar w:fldCharType="end"/>
      </w:r>
      <w:r w:rsidR="006C7FB4">
        <w:rPr>
          <w:rFonts w:cs="Calibri"/>
          <w:szCs w:val="24"/>
        </w:rPr>
        <w:t xml:space="preserve">. </w:t>
      </w:r>
      <w:r w:rsidRPr="00DB2DBC">
        <w:rPr>
          <w:rFonts w:cs="Calibri"/>
          <w:szCs w:val="24"/>
        </w:rPr>
        <w:t xml:space="preserve">Therefore, </w:t>
      </w:r>
      <w:r w:rsidR="00AE150C" w:rsidRPr="00DB2DBC">
        <w:rPr>
          <w:rFonts w:cs="Calibri"/>
          <w:szCs w:val="24"/>
        </w:rPr>
        <w:t>I</w:t>
      </w:r>
      <w:r w:rsidRPr="00DB2DBC">
        <w:rPr>
          <w:rFonts w:cs="Calibri"/>
          <w:szCs w:val="24"/>
        </w:rPr>
        <w:t xml:space="preserve"> allowed each month of the year to systematically have a different mortality level and trend,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oMath>
      <w:r w:rsidRPr="00DB2DBC">
        <w:rPr>
          <w:rFonts w:cs="Calibri"/>
          <w:szCs w:val="24"/>
        </w:rPr>
        <w:t xml:space="preserve"> the month-specific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oMath>
      <w:r w:rsidRPr="00DB2DBC">
        <w:rPr>
          <w:rFonts w:cs="Calibri"/>
          <w:szCs w:val="24"/>
        </w:rPr>
        <w:t xml:space="preserve"> the month-specific time slope. </w:t>
      </w:r>
      <w:r w:rsidR="00AE150C" w:rsidRPr="00DB2DBC">
        <w:rPr>
          <w:rFonts w:cs="Calibri"/>
          <w:szCs w:val="24"/>
        </w:rPr>
        <w:t>I</w:t>
      </w:r>
      <w:r w:rsidRPr="00DB2DBC">
        <w:rPr>
          <w:rFonts w:cs="Calibri"/>
          <w:szCs w:val="24"/>
        </w:rPr>
        <w:t xml:space="preserve"> used a </w:t>
      </w:r>
      <w:r w:rsidR="009E67FC">
        <w:rPr>
          <w:rFonts w:cs="Calibri"/>
          <w:szCs w:val="24"/>
        </w:rPr>
        <w:t xml:space="preserve">first-order </w:t>
      </w:r>
      <w:r w:rsidRPr="00DB2DBC">
        <w:rPr>
          <w:rFonts w:cs="Calibri"/>
          <w:szCs w:val="24"/>
        </w:rPr>
        <w:t>random walk for the month terms to smooth the coefficients, widely used to characterise smoothly varying associations</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(Rue &amp; Held, 2005)</w:t>
      </w:r>
      <w:r w:rsidRPr="00DB2DBC">
        <w:rPr>
          <w:rFonts w:cs="Calibri"/>
          <w:szCs w:val="24"/>
        </w:rPr>
        <w:fldChar w:fldCharType="end"/>
      </w:r>
      <w:r w:rsidR="006C7FB4">
        <w:rPr>
          <w:rFonts w:cs="Calibri"/>
          <w:szCs w:val="24"/>
        </w:rPr>
        <w:t>.</w:t>
      </w:r>
      <w:r w:rsidRPr="00DB2DBC">
        <w:rPr>
          <w:rFonts w:cs="Calibri"/>
          <w:szCs w:val="24"/>
        </w:rPr>
        <w:t xml:space="preserve"> The random walk</w:t>
      </w:r>
      <w:r w:rsidR="00982720">
        <w:rPr>
          <w:rFonts w:cs="Calibri"/>
          <w:szCs w:val="24"/>
        </w:rPr>
        <w:t xml:space="preserve"> between month terms</w:t>
      </w:r>
      <w:r w:rsidRPr="00DB2DBC">
        <w:rPr>
          <w:rFonts w:cs="Calibri"/>
          <w:szCs w:val="24"/>
        </w:rPr>
        <w:t xml:space="preserve"> had a cyclic structure, so that December was adjacent to January.</w:t>
      </w:r>
    </w:p>
    <w:p w14:paraId="7C2ACB3E" w14:textId="4310E271" w:rsidR="00C56D00" w:rsidRPr="00020DF7" w:rsidRDefault="00C56D00" w:rsidP="00C56D00">
      <w:pPr>
        <w:pStyle w:val="Heading3"/>
      </w:pPr>
      <w:bookmarkStart w:id="218" w:name="_Toc7299672"/>
      <w:bookmarkStart w:id="219" w:name="_Toc8390534"/>
      <w:r>
        <w:t>State terms</w:t>
      </w:r>
      <w:bookmarkEnd w:id="218"/>
      <w:bookmarkEnd w:id="219"/>
    </w:p>
    <w:p w14:paraId="23E573C1" w14:textId="77777777" w:rsidR="001C3BF5" w:rsidRDefault="00AE150C" w:rsidP="00E33C91">
      <w:pPr>
        <w:ind w:firstLine="720"/>
        <w:rPr>
          <w:rFonts w:cs="Calibri"/>
          <w:szCs w:val="24"/>
        </w:rPr>
      </w:pPr>
      <w:r w:rsidRPr="00206FC5">
        <w:rPr>
          <w:rFonts w:cs="Calibri"/>
          <w:szCs w:val="24"/>
        </w:rPr>
        <w:t>I</w:t>
      </w:r>
      <w:r w:rsidR="00020DF7" w:rsidRPr="00206FC5">
        <w:rPr>
          <w:rFonts w:cs="Calibri"/>
          <w:szCs w:val="24"/>
        </w:rPr>
        <w:t xml:space="preserve"> also included state random intercepts and slopes for death rates, with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020DF7" w:rsidRPr="00206FC5">
        <w:rPr>
          <w:rFonts w:cs="Calibri"/>
          <w:szCs w:val="24"/>
        </w:rPr>
        <w:t xml:space="preserve"> as the state-specific intercept for log-transformed death rates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020DF7" w:rsidRPr="00206FC5">
        <w:rPr>
          <w:rFonts w:cs="Calibri"/>
          <w:szCs w:val="24"/>
        </w:rPr>
        <w:t xml:space="preserve"> the state-specific time slope.</w:t>
      </w:r>
      <w:r w:rsidR="00020DF7" w:rsidRPr="00DB2DBC">
        <w:rPr>
          <w:rFonts w:cs="Calibri"/>
          <w:szCs w:val="24"/>
        </w:rPr>
        <w:t xml:space="preserve"> </w:t>
      </w:r>
      <w:r w:rsidR="00020DF7" w:rsidRPr="00DB2DBC">
        <w:rPr>
          <w:rFonts w:cs="Calibri"/>
          <w:szCs w:val="24"/>
        </w:rPr>
        <w:lastRenderedPageBreak/>
        <w:t>These terms measure deviations of each state from national values and allow variation in level and trend in mortality by state.</w:t>
      </w:r>
    </w:p>
    <w:p w14:paraId="504A4267" w14:textId="4E1457DD" w:rsidR="00015BA8" w:rsidRPr="00FF2D89" w:rsidRDefault="00020DF7" w:rsidP="00E33C91">
      <w:pPr>
        <w:ind w:firstLine="720"/>
        <w:rPr>
          <w:rFonts w:cs="Calibri"/>
          <w:szCs w:val="24"/>
        </w:rPr>
      </w:pPr>
      <w:r w:rsidRPr="00DB2DBC">
        <w:rPr>
          <w:rFonts w:cs="Calibri"/>
          <w:szCs w:val="24"/>
        </w:rPr>
        <w:t xml:space="preserve"> In addition, death rates in neighbouring states may be more similar than in those further away</w:t>
      </w:r>
      <w:r w:rsidR="001C3BF5">
        <w:rPr>
          <w:rFonts w:cs="Calibri"/>
          <w:szCs w:val="24"/>
        </w:rPr>
        <w:t xml:space="preserve">. </w:t>
      </w:r>
      <w:r w:rsidR="008426AE">
        <w:rPr>
          <w:rFonts w:cs="Calibri"/>
          <w:szCs w:val="24"/>
        </w:rPr>
        <w:t>I specified the</w:t>
      </w:r>
      <w:r w:rsidR="001C3BF5">
        <w:rPr>
          <w:rFonts w:cs="Calibri"/>
          <w:szCs w:val="24"/>
        </w:rPr>
        <w:t xml:space="preserve">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1C3BF5">
        <w:rPr>
          <w:rFonts w:cs="Calibri"/>
          <w:szCs w:val="24"/>
        </w:rPr>
        <w:t xml:space="preserve"> </w:t>
      </w:r>
      <w:r w:rsidR="00B25CD1">
        <w:rPr>
          <w:rFonts w:cs="Calibri"/>
          <w:szCs w:val="24"/>
        </w:rPr>
        <w:t xml:space="preserve">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B25CD1">
        <w:rPr>
          <w:rFonts w:cs="Calibri"/>
          <w:szCs w:val="24"/>
        </w:rPr>
        <w:t xml:space="preserve"> </w:t>
      </w:r>
      <w:r w:rsidR="001C3BF5">
        <w:rPr>
          <w:rFonts w:cs="Calibri"/>
          <w:szCs w:val="24"/>
        </w:rPr>
        <w:t xml:space="preserve">parameters as multivariate normal </w:t>
      </w:r>
      <w:r w:rsidR="00850BD3">
        <w:rPr>
          <w:rFonts w:cs="Calibri"/>
          <w:szCs w:val="24"/>
        </w:rPr>
        <w:t>(</w:t>
      </w:r>
      <w:r w:rsidR="00850BD3">
        <w:rPr>
          <w:rFonts w:cs="Calibri"/>
          <w:szCs w:val="24"/>
        </w:rPr>
        <w:fldChar w:fldCharType="begin"/>
      </w:r>
      <w:r w:rsidR="00850BD3">
        <w:rPr>
          <w:rFonts w:cs="Calibri"/>
          <w:szCs w:val="24"/>
        </w:rPr>
        <w:instrText xml:space="preserve"> REF _Ref5636139 \h </w:instrText>
      </w:r>
      <w:r w:rsidR="00850BD3">
        <w:rPr>
          <w:rFonts w:cs="Calibri"/>
          <w:szCs w:val="24"/>
        </w:rPr>
      </w:r>
      <w:r w:rsidR="00850BD3">
        <w:rPr>
          <w:rFonts w:cs="Calibri"/>
          <w:szCs w:val="24"/>
        </w:rPr>
        <w:fldChar w:fldCharType="separate"/>
      </w:r>
      <w:ins w:id="220" w:author="Robbie Parks" w:date="2019-05-14T10:28:00Z">
        <w:r w:rsidR="00EA0BC2" w:rsidRPr="0087446B">
          <w:rPr>
            <w:b/>
          </w:rPr>
          <w:t xml:space="preserve">Table </w:t>
        </w:r>
        <w:r w:rsidR="00EA0BC2">
          <w:rPr>
            <w:b/>
            <w:noProof/>
          </w:rPr>
          <w:t>2</w:t>
        </w:r>
      </w:ins>
      <w:del w:id="221" w:author="Robbie Parks" w:date="2019-05-10T14:07:00Z">
        <w:r w:rsidR="00DB093C" w:rsidRPr="0087446B" w:rsidDel="00DF205B">
          <w:rPr>
            <w:b/>
          </w:rPr>
          <w:delText xml:space="preserve">Table </w:delText>
        </w:r>
        <w:r w:rsidR="00DB093C" w:rsidDel="00DF205B">
          <w:rPr>
            <w:b/>
            <w:noProof/>
          </w:rPr>
          <w:delText>2</w:delText>
        </w:r>
      </w:del>
      <w:r w:rsidR="00850BD3">
        <w:rPr>
          <w:rFonts w:cs="Calibri"/>
          <w:szCs w:val="24"/>
        </w:rPr>
        <w:fldChar w:fldCharType="end"/>
      </w:r>
      <w:r w:rsidR="001C3BF5">
        <w:rPr>
          <w:rFonts w:cs="Calibri"/>
          <w:szCs w:val="24"/>
        </w:rPr>
        <w:t xml:space="preserve">). </w:t>
      </w:r>
      <w:r w:rsidR="00F5249C">
        <w:rPr>
          <w:rFonts w:cs="Calibri"/>
          <w:szCs w:val="24"/>
        </w:rPr>
        <w:t xml:space="preserve">The specification of the prior pertaining to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2A7A28">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F5249C">
        <w:rPr>
          <w:rFonts w:cs="Calibri"/>
          <w:szCs w:val="24"/>
        </w:rPr>
        <w:t xml:space="preserve"> corresponds to </w:t>
      </w:r>
      <w:r w:rsidRPr="00DB2DBC">
        <w:rPr>
          <w:rFonts w:cs="Calibri"/>
          <w:szCs w:val="24"/>
        </w:rPr>
        <w:t>a Conditional Autoregressive (CAR) spatial model</w:t>
      </w:r>
      <w:r w:rsidR="006C7FB4">
        <w:rPr>
          <w:rFonts w:cs="Calibri"/>
          <w:szCs w:val="24"/>
        </w:rPr>
        <w:t xml:space="preserve"> </w:t>
      </w:r>
      <w:r w:rsidRPr="00DB2DBC">
        <w:rPr>
          <w:rFonts w:cs="Calibri"/>
          <w:szCs w:val="24"/>
        </w:rPr>
        <w:fldChar w:fldCharType="begin" w:fldLock="1"/>
      </w:r>
      <w:r w:rsidR="00887A44">
        <w:rPr>
          <w:rFonts w:cs="Calibri"/>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systems","type":"article-journal"},"uris":["http://www.mendeley.com/documents/?uuid=14e2acdd-e9ad-4907-be6a-2b5efd7e1600"]}],"mendeley":{"formattedCitation":"(Besag, 1974)","plainTextFormattedCitation":"(Besag, 1974)","previouslyFormattedCitation":"(Besag, 1974)"},"properties":{"noteIndex":0},"schema":"https://github.com/citation-style-language/schema/raw/master/csl-citation.json"}</w:instrText>
      </w:r>
      <w:r w:rsidRPr="00DB2DBC">
        <w:rPr>
          <w:rFonts w:cs="Calibri"/>
          <w:szCs w:val="24"/>
        </w:rPr>
        <w:fldChar w:fldCharType="separate"/>
      </w:r>
      <w:r w:rsidR="006C7FB4" w:rsidRPr="006C7FB4">
        <w:rPr>
          <w:rFonts w:cs="Calibri"/>
          <w:noProof/>
          <w:szCs w:val="24"/>
        </w:rPr>
        <w:t>(Besag, 1974)</w:t>
      </w:r>
      <w:r w:rsidRPr="00DB2DBC">
        <w:rPr>
          <w:rFonts w:cs="Calibri"/>
          <w:szCs w:val="24"/>
        </w:rPr>
        <w:fldChar w:fldCharType="end"/>
      </w:r>
      <w:r w:rsidR="006C7FB4">
        <w:rPr>
          <w:rFonts w:cs="Calibri"/>
          <w:szCs w:val="24"/>
        </w:rPr>
        <w:t>.</w:t>
      </w:r>
      <w:r w:rsidRPr="00DB2DBC">
        <w:rPr>
          <w:rFonts w:cs="Calibri"/>
          <w:szCs w:val="24"/>
        </w:rPr>
        <w:t xml:space="preserve"> This allows mortality levels and trends of states to be estimated based on their own data as well as using those of their neighbours</w:t>
      </w:r>
      <w:r w:rsidR="00F5249C">
        <w:rPr>
          <w:rFonts w:cs="Calibri"/>
          <w:szCs w:val="24"/>
        </w:rPr>
        <w:t xml:space="preserve"> via spatially-structure random effects</w:t>
      </w:r>
      <w:r w:rsidRPr="00DB2DBC">
        <w:rPr>
          <w:rFonts w:cs="Calibri"/>
          <w:szCs w:val="24"/>
        </w:rPr>
        <w:t xml:space="preserve">. The extent to which information is shared between neighbouring states depends on the uncertainty of death rates in a state and the empirical similarity of death rates in neighbouring states. </w:t>
      </w:r>
      <w:r w:rsidR="002D0B32">
        <w:rPr>
          <w:rFonts w:cs="Calibri"/>
          <w:szCs w:val="24"/>
        </w:rPr>
        <w:t xml:space="preserve">The spatial structure of the CAR prior is imposed via an adjacency matrix </w:t>
      </w:r>
      <m:oMath>
        <m:r>
          <m:rPr>
            <m:sty m:val="bi"/>
          </m:rPr>
          <w:rPr>
            <w:rFonts w:ascii="Cambria Math" w:eastAsia="Times New Roman" w:hAnsi="Cambria Math" w:cs="Calibri"/>
            <w:color w:val="000000"/>
            <w:szCs w:val="24"/>
          </w:rPr>
          <m:t>W</m:t>
        </m:r>
      </m:oMath>
      <w:r w:rsidR="00B25CD1">
        <w:rPr>
          <w:rFonts w:cs="Calibri"/>
          <w:b/>
          <w:color w:val="000000"/>
          <w:szCs w:val="24"/>
        </w:rPr>
        <w:t xml:space="preserve">, </w:t>
      </w:r>
      <w:r w:rsidR="00B25CD1">
        <w:rPr>
          <w:rFonts w:cs="Calibri"/>
          <w:color w:val="000000"/>
          <w:szCs w:val="24"/>
        </w:rPr>
        <w:t xml:space="preserve">where the off-diagonal </w:t>
      </w:r>
      <w:r w:rsidR="00E80A85">
        <w:rPr>
          <w:rFonts w:cs="Calibri"/>
          <w:color w:val="000000"/>
          <w:szCs w:val="24"/>
        </w:rPr>
        <w:t xml:space="preserve">elements of the matrix are specified as </w:t>
      </w:r>
      <m:oMath>
        <m:sSub>
          <m:sSubPr>
            <m:ctrlPr>
              <w:rPr>
                <w:rFonts w:ascii="Cambria Math" w:hAnsi="Cambria Math" w:cs="Calibri"/>
                <w:i/>
                <w:color w:val="000000"/>
                <w:szCs w:val="24"/>
              </w:rPr>
            </m:ctrlPr>
          </m:sSubPr>
          <m:e>
            <m:r>
              <w:rPr>
                <w:rFonts w:ascii="Cambria Math" w:hAnsi="Cambria Math" w:cs="Calibri"/>
                <w:color w:val="000000"/>
                <w:szCs w:val="24"/>
              </w:rPr>
              <m:t>w</m:t>
            </m:r>
          </m:e>
          <m:sub>
            <m:r>
              <w:rPr>
                <w:rFonts w:ascii="Cambria Math" w:hAnsi="Cambria Math" w:cs="Calibri"/>
                <w:color w:val="000000"/>
                <w:szCs w:val="24"/>
              </w:rPr>
              <m:t>a,b</m:t>
            </m:r>
          </m:sub>
        </m:sSub>
      </m:oMath>
      <w:r w:rsidR="00A13B66">
        <w:rPr>
          <w:rFonts w:cs="Calibri"/>
          <w:color w:val="000000"/>
          <w:szCs w:val="24"/>
        </w:rPr>
        <w:t xml:space="preserve">, which is 1 if </w:t>
      </w:r>
      <m:oMath>
        <m:r>
          <w:rPr>
            <w:rFonts w:ascii="Cambria Math" w:hAnsi="Cambria Math" w:cs="Calibri"/>
            <w:color w:val="000000"/>
            <w:szCs w:val="24"/>
          </w:rPr>
          <m:t>a</m:t>
        </m:r>
      </m:oMath>
      <w:r w:rsidR="00E03FD5">
        <w:rPr>
          <w:rFonts w:cs="Calibri"/>
          <w:color w:val="000000"/>
          <w:szCs w:val="24"/>
        </w:rPr>
        <w:t xml:space="preserve"> and </w:t>
      </w:r>
      <m:oMath>
        <m:r>
          <w:rPr>
            <w:rFonts w:ascii="Cambria Math" w:hAnsi="Cambria Math" w:cs="Calibri"/>
            <w:color w:val="000000"/>
            <w:szCs w:val="24"/>
          </w:rPr>
          <m:t>b</m:t>
        </m:r>
      </m:oMath>
      <w:r w:rsidR="00E03FD5">
        <w:rPr>
          <w:rFonts w:cs="Calibri"/>
          <w:color w:val="000000"/>
          <w:szCs w:val="24"/>
        </w:rPr>
        <w:t xml:space="preserve"> are neighbours, and 0 otherwise.</w:t>
      </w:r>
      <w:r w:rsidR="00423767">
        <w:rPr>
          <w:rFonts w:cs="Calibri"/>
          <w:color w:val="000000"/>
          <w:szCs w:val="24"/>
        </w:rPr>
        <w:t xml:space="preserve"> </w:t>
      </w:r>
      <m:oMath>
        <m:r>
          <w:rPr>
            <w:rFonts w:ascii="Cambria Math" w:eastAsia="Times New Roman" w:hAnsi="Cambria Math" w:cs="Calibri"/>
            <w:color w:val="000000"/>
            <w:szCs w:val="24"/>
          </w:rPr>
          <m:t>D</m:t>
        </m:r>
      </m:oMath>
      <w:r w:rsidR="00423767">
        <w:rPr>
          <w:rFonts w:cs="Calibri"/>
          <w:color w:val="000000"/>
          <w:szCs w:val="24"/>
        </w:rPr>
        <w:t xml:space="preserve"> represents the diagonal matrix of the number of neighbours for each point on the spatial region.</w:t>
      </w:r>
      <w:r w:rsidR="00FF2D89">
        <w:rPr>
          <w:rFonts w:cs="Calibri"/>
          <w:color w:val="000000"/>
          <w:szCs w:val="24"/>
        </w:rPr>
        <w:t xml:space="preserve"> </w:t>
      </w:r>
      <w:r w:rsidR="00395C93">
        <w:rPr>
          <w:rFonts w:cs="Calibri"/>
          <w:color w:val="000000"/>
          <w:szCs w:val="24"/>
        </w:rPr>
        <w:t>The Gaussian Markov Random Field (GMRF) property in the formulation of the CAR model</w:t>
      </w:r>
      <w:r w:rsidR="00E91D66">
        <w:rPr>
          <w:rFonts w:cs="Calibri"/>
          <w:color w:val="000000"/>
          <w:szCs w:val="24"/>
        </w:rPr>
        <w:t xml:space="preserve">, specifically in the covariance matrix </w:t>
      </w:r>
      <m:oMath>
        <m:sSup>
          <m:sSupPr>
            <m:ctrlPr>
              <w:rPr>
                <w:rFonts w:ascii="Cambria Math" w:eastAsia="Times New Roman" w:hAnsi="Cambria Math" w:cs="Calibri"/>
                <w:i/>
                <w:color w:val="000000"/>
                <w:szCs w:val="24"/>
              </w:rPr>
            </m:ctrlPr>
          </m:sSupPr>
          <m:e>
            <m:r>
              <w:rPr>
                <w:rFonts w:ascii="Cambria Math" w:eastAsia="Times New Roman" w:hAnsi="Cambria Math" w:cs="Calibri"/>
                <w:color w:val="000000"/>
                <w:szCs w:val="24"/>
              </w:rPr>
              <m:t>[</m:t>
            </m:r>
            <m:sSub>
              <m:sSubPr>
                <m:ctrlPr>
                  <w:rPr>
                    <w:rFonts w:ascii="Cambria Math" w:eastAsia="Times New Roman" w:hAnsi="Cambria Math" w:cs="Calibri"/>
                    <w:i/>
                    <w:color w:val="000000"/>
                    <w:szCs w:val="24"/>
                  </w:rPr>
                </m:ctrlPr>
              </m:sSubPr>
              <m:e>
                <m:r>
                  <w:rPr>
                    <w:rFonts w:ascii="Cambria Math" w:eastAsia="Times New Roman" w:hAnsi="Cambria Math" w:cs="Calibri"/>
                    <w:color w:val="000000"/>
                    <w:szCs w:val="24"/>
                  </w:rPr>
                  <m:t>τ</m:t>
                </m:r>
              </m:e>
              <m:sub>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sub>
            </m:sSub>
            <m:r>
              <w:rPr>
                <w:rFonts w:ascii="Cambria Math" w:eastAsia="Times New Roman" w:hAnsi="Cambria Math" w:cs="Calibri"/>
                <w:color w:val="000000"/>
                <w:szCs w:val="24"/>
              </w:rPr>
              <m:t>(D-</m:t>
            </m:r>
            <m:r>
              <m:rPr>
                <m:sty m:val="bi"/>
              </m:rPr>
              <w:rPr>
                <w:rFonts w:ascii="Cambria Math" w:eastAsia="Times New Roman" w:hAnsi="Cambria Math" w:cs="Calibri"/>
                <w:color w:val="000000"/>
                <w:szCs w:val="24"/>
              </w:rPr>
              <m:t>W</m:t>
            </m:r>
            <m:r>
              <w:rPr>
                <w:rFonts w:ascii="Cambria Math" w:eastAsia="Times New Roman" w:hAnsi="Cambria Math" w:cs="Calibri"/>
                <w:color w:val="000000"/>
                <w:szCs w:val="24"/>
              </w:rPr>
              <m:t>)]</m:t>
            </m:r>
          </m:e>
          <m:sup>
            <m:r>
              <w:rPr>
                <w:rFonts w:ascii="Cambria Math" w:eastAsia="Times New Roman" w:hAnsi="Cambria Math" w:cs="Calibri"/>
                <w:color w:val="000000"/>
                <w:szCs w:val="24"/>
              </w:rPr>
              <m:t>-1</m:t>
            </m:r>
          </m:sup>
        </m:sSup>
      </m:oMath>
      <w:r w:rsidR="00E91D66">
        <w:rPr>
          <w:rFonts w:cs="Calibri"/>
          <w:color w:val="000000"/>
          <w:szCs w:val="24"/>
        </w:rPr>
        <w:t xml:space="preserve"> for </w:t>
      </w:r>
      <m:oMath>
        <m:r>
          <m:rPr>
            <m:sty m:val="p"/>
          </m:rP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E91D66">
        <w:rPr>
          <w:rFonts w:cs="Calibri"/>
          <w:color w:val="000000"/>
          <w:szCs w:val="24"/>
        </w:rPr>
        <w:t xml:space="preserve"> </w:t>
      </w:r>
      <w:r w:rsidR="00395C93">
        <w:rPr>
          <w:rFonts w:cs="Calibri"/>
          <w:color w:val="000000"/>
          <w:szCs w:val="24"/>
        </w:rPr>
        <w:t xml:space="preserve"> gives rise</w:t>
      </w:r>
      <w:r w:rsidR="00E91D66">
        <w:rPr>
          <w:rFonts w:cs="Calibri"/>
          <w:color w:val="000000"/>
          <w:szCs w:val="24"/>
        </w:rPr>
        <w:t xml:space="preserve"> </w:t>
      </w:r>
      <w:r w:rsidR="00D264C6">
        <w:rPr>
          <w:rFonts w:cs="Calibri"/>
          <w:color w:val="000000"/>
          <w:szCs w:val="24"/>
        </w:rPr>
        <w:t>to a sparse precision matrix</w:t>
      </w:r>
      <w:r w:rsidR="00B660D5">
        <w:rPr>
          <w:rFonts w:cs="Calibri"/>
          <w:color w:val="000000"/>
          <w:szCs w:val="24"/>
        </w:rPr>
        <w:t xml:space="preserve"> (</w:t>
      </w:r>
      <w:r w:rsidR="00B660D5">
        <w:rPr>
          <w:rFonts w:cs="Calibri"/>
          <w:szCs w:val="24"/>
        </w:rPr>
        <w:fldChar w:fldCharType="begin"/>
      </w:r>
      <w:r w:rsidR="00B660D5">
        <w:rPr>
          <w:rFonts w:cs="Calibri"/>
          <w:szCs w:val="24"/>
        </w:rPr>
        <w:instrText xml:space="preserve"> REF _Ref5636139 \h </w:instrText>
      </w:r>
      <w:r w:rsidR="00B660D5">
        <w:rPr>
          <w:rFonts w:cs="Calibri"/>
          <w:szCs w:val="24"/>
        </w:rPr>
      </w:r>
      <w:r w:rsidR="00B660D5">
        <w:rPr>
          <w:rFonts w:cs="Calibri"/>
          <w:szCs w:val="24"/>
        </w:rPr>
        <w:fldChar w:fldCharType="separate"/>
      </w:r>
      <w:ins w:id="222" w:author="Robbie Parks" w:date="2019-05-14T10:28:00Z">
        <w:r w:rsidR="00EA0BC2" w:rsidRPr="0087446B">
          <w:rPr>
            <w:b/>
          </w:rPr>
          <w:t xml:space="preserve">Table </w:t>
        </w:r>
        <w:r w:rsidR="00EA0BC2">
          <w:rPr>
            <w:b/>
            <w:noProof/>
          </w:rPr>
          <w:t>2</w:t>
        </w:r>
      </w:ins>
      <w:del w:id="223" w:author="Robbie Parks" w:date="2019-05-10T14:07:00Z">
        <w:r w:rsidR="00DB093C" w:rsidRPr="0087446B" w:rsidDel="00DF205B">
          <w:rPr>
            <w:b/>
          </w:rPr>
          <w:delText xml:space="preserve">Table </w:delText>
        </w:r>
        <w:r w:rsidR="00DB093C" w:rsidDel="00DF205B">
          <w:rPr>
            <w:b/>
            <w:noProof/>
          </w:rPr>
          <w:delText>2</w:delText>
        </w:r>
      </w:del>
      <w:r w:rsidR="00B660D5">
        <w:rPr>
          <w:rFonts w:cs="Calibri"/>
          <w:szCs w:val="24"/>
        </w:rPr>
        <w:fldChar w:fldCharType="end"/>
      </w:r>
      <w:r w:rsidR="00B660D5">
        <w:rPr>
          <w:rFonts w:cs="Calibri"/>
          <w:color w:val="000000"/>
          <w:szCs w:val="24"/>
        </w:rPr>
        <w:t>)</w:t>
      </w:r>
      <w:r w:rsidR="00D264C6">
        <w:rPr>
          <w:rFonts w:cs="Calibri"/>
          <w:color w:val="000000"/>
          <w:szCs w:val="24"/>
        </w:rPr>
        <w:t>.</w:t>
      </w:r>
      <w:r w:rsidR="00CE749C">
        <w:rPr>
          <w:rFonts w:cs="Calibri"/>
          <w:color w:val="000000"/>
          <w:szCs w:val="24"/>
        </w:rPr>
        <w:t xml:space="preserve"> This gives the model computational benefits for inference, with considerable gain in processing speeds</w:t>
      </w:r>
      <w:r w:rsidR="005C0433">
        <w:rPr>
          <w:rFonts w:cs="Calibri"/>
          <w:color w:val="000000"/>
          <w:szCs w:val="24"/>
        </w:rPr>
        <w:t xml:space="preserve"> </w:t>
      </w:r>
      <w:r w:rsidR="002507E2">
        <w:rPr>
          <w:rFonts w:cs="Calibri"/>
          <w:color w:val="000000"/>
          <w:szCs w:val="24"/>
        </w:rPr>
        <w:fldChar w:fldCharType="begin" w:fldLock="1"/>
      </w:r>
      <w:r w:rsidR="0010407A">
        <w:rPr>
          <w:rFonts w:cs="Calibri"/>
          <w:color w:val="000000"/>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002507E2">
        <w:rPr>
          <w:rFonts w:cs="Calibri"/>
          <w:color w:val="000000"/>
          <w:szCs w:val="24"/>
        </w:rPr>
        <w:fldChar w:fldCharType="separate"/>
      </w:r>
      <w:r w:rsidR="002507E2" w:rsidRPr="002507E2">
        <w:rPr>
          <w:rFonts w:cs="Calibri"/>
          <w:noProof/>
          <w:color w:val="000000"/>
          <w:szCs w:val="24"/>
        </w:rPr>
        <w:t>(Rue &amp; Held, 2005)</w:t>
      </w:r>
      <w:r w:rsidR="002507E2">
        <w:rPr>
          <w:rFonts w:cs="Calibri"/>
          <w:color w:val="000000"/>
          <w:szCs w:val="24"/>
        </w:rPr>
        <w:fldChar w:fldCharType="end"/>
      </w:r>
    </w:p>
    <w:p w14:paraId="5F2914B5" w14:textId="6EE26F75" w:rsidR="00015BA8" w:rsidRDefault="00015BA8" w:rsidP="00777D4D">
      <w:pPr>
        <w:pStyle w:val="Heading3"/>
      </w:pPr>
      <w:bookmarkStart w:id="224" w:name="_Toc7299673"/>
      <w:bookmarkStart w:id="225" w:name="_Toc8390535"/>
      <w:r>
        <w:t>Interaction terms</w:t>
      </w:r>
      <w:bookmarkEnd w:id="224"/>
      <w:bookmarkEnd w:id="225"/>
    </w:p>
    <w:p w14:paraId="38669CB0" w14:textId="6315A82E" w:rsidR="00482EF5" w:rsidRDefault="00AE150C" w:rsidP="00482EF5">
      <w:pPr>
        <w:ind w:firstLine="720"/>
        <w:rPr>
          <w:rFonts w:cs="Calibri"/>
          <w:szCs w:val="24"/>
        </w:rPr>
      </w:pPr>
      <w:r w:rsidRPr="00DB2DBC">
        <w:rPr>
          <w:rFonts w:cs="Calibri"/>
          <w:szCs w:val="24"/>
        </w:rPr>
        <w:t>I</w:t>
      </w:r>
      <w:r w:rsidR="00020DF7" w:rsidRPr="00DB2DBC">
        <w:rPr>
          <w:rFonts w:cs="Calibri"/>
          <w:szCs w:val="24"/>
        </w:rPr>
        <w:t xml:space="preserve"> also included state-month interactions for intercepts </w:t>
      </w:r>
      <w:r w:rsidR="00A90F6A" w:rsidRPr="00DB2DBC">
        <w:rPr>
          <w:rFonts w:cs="Calibri"/>
          <w:szCs w:val="24"/>
        </w:rPr>
        <w:t>(</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A90F6A" w:rsidRPr="00DB2DBC">
        <w:rPr>
          <w:rFonts w:cs="Calibri"/>
          <w:szCs w:val="24"/>
        </w:rPr>
        <w:t>)</w:t>
      </w:r>
      <w:r w:rsidR="00A90F6A">
        <w:rPr>
          <w:rFonts w:cs="Calibri"/>
          <w:szCs w:val="24"/>
        </w:rPr>
        <w:t xml:space="preserve"> </w:t>
      </w:r>
      <w:r w:rsidR="00020DF7" w:rsidRPr="00DB2DBC">
        <w:rPr>
          <w:rFonts w:cs="Calibri"/>
          <w:szCs w:val="24"/>
        </w:rPr>
        <w:t xml:space="preserve">and slopes </w:t>
      </w:r>
      <w:r w:rsidR="00A90F6A">
        <w:rPr>
          <w:rFonts w:cs="Calibri"/>
          <w:szCs w:val="24"/>
        </w:rPr>
        <w:t>(</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A90F6A">
        <w:rPr>
          <w:rFonts w:cs="Calibri"/>
          <w:szCs w:val="24"/>
        </w:rPr>
        <w:t xml:space="preserve">) </w:t>
      </w:r>
      <w:r w:rsidR="00020DF7" w:rsidRPr="00DB2DBC">
        <w:rPr>
          <w:rFonts w:cs="Calibri"/>
          <w:szCs w:val="24"/>
        </w:rPr>
        <w:t xml:space="preserve">to allow variation in mortality levels and trends in a particular state for different months and vice-versa. </w:t>
      </w:r>
      <w:r w:rsidR="00C5308C">
        <w:rPr>
          <w:rFonts w:cs="Calibri"/>
          <w:szCs w:val="24"/>
        </w:rPr>
        <w:t xml:space="preserve">Each month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oMath>
      <w:r w:rsidR="00C5308C">
        <w:rPr>
          <w:rFonts w:cs="Calibri"/>
          <w:szCs w:val="24"/>
        </w:rPr>
        <w:t xml:space="preserve">  had an independent CAR specification with the spatially-structured random effect as described for  </w:t>
      </w:r>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oMath>
      <w:r w:rsidR="00C5308C">
        <w:rPr>
          <w:rFonts w:cs="Calibri"/>
          <w:szCs w:val="24"/>
        </w:rPr>
        <w:t xml:space="preserve"> and </w:t>
      </w:r>
      <m:oMath>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oMath>
      <w:r w:rsidR="00191A70">
        <w:rPr>
          <w:rFonts w:cs="Calibri"/>
          <w:szCs w:val="24"/>
        </w:rPr>
        <w:t>. This set of terms allowed each month to have a spatial pattern that differed from the mean month pattern</w:t>
      </w:r>
      <w:r w:rsidR="00236A4E">
        <w:rPr>
          <w:rFonts w:cs="Calibri"/>
          <w:szCs w:val="24"/>
        </w:rPr>
        <w:t xml:space="preserve"> and vice-versa</w:t>
      </w:r>
      <w:r w:rsidR="00191A70">
        <w:rPr>
          <w:rFonts w:cs="Calibri"/>
          <w:szCs w:val="24"/>
        </w:rPr>
        <w:t>.</w:t>
      </w:r>
    </w:p>
    <w:p w14:paraId="48A4170B" w14:textId="41AD4AC0" w:rsidR="00211767" w:rsidRDefault="00211767" w:rsidP="00211767">
      <w:pPr>
        <w:pStyle w:val="Heading3"/>
      </w:pPr>
      <w:bookmarkStart w:id="226" w:name="_Toc7299674"/>
      <w:bookmarkStart w:id="227" w:name="_Toc8390536"/>
      <w:r>
        <w:t>Non-linear time trend</w:t>
      </w:r>
      <w:r w:rsidR="00482EF5">
        <w:t>s</w:t>
      </w:r>
      <w:bookmarkEnd w:id="226"/>
      <w:bookmarkEnd w:id="227"/>
    </w:p>
    <w:p w14:paraId="548B1A69" w14:textId="77777777" w:rsidR="004264F4" w:rsidRDefault="00314D20" w:rsidP="0092032A">
      <w:pPr>
        <w:ind w:firstLine="720"/>
        <w:rPr>
          <w:ins w:id="228" w:author="Robbie Parks" w:date="2019-05-13T16:19:00Z"/>
          <w:rFonts w:cs="Calibri"/>
          <w:szCs w:val="24"/>
          <w:lang w:val="en-US"/>
        </w:rPr>
      </w:pPr>
      <w:r>
        <w:rPr>
          <w:rFonts w:cs="Calibri"/>
          <w:szCs w:val="24"/>
        </w:rPr>
        <w:t xml:space="preserve">I captured </w:t>
      </w:r>
      <w:ins w:id="229" w:author="Robbie Parks" w:date="2019-05-08T11:17:00Z">
        <w:r w:rsidR="00D0002E">
          <w:rPr>
            <w:rFonts w:cs="Calibri"/>
            <w:szCs w:val="24"/>
          </w:rPr>
          <w:t xml:space="preserve">national level </w:t>
        </w:r>
      </w:ins>
      <w:r>
        <w:rPr>
          <w:rFonts w:cs="Calibri"/>
          <w:szCs w:val="24"/>
        </w:rPr>
        <w:t>n</w:t>
      </w:r>
      <w:r w:rsidRPr="00DB2DBC">
        <w:rPr>
          <w:rFonts w:cs="Calibri"/>
          <w:szCs w:val="24"/>
        </w:rPr>
        <w:t xml:space="preserve">on-linear change over time </w:t>
      </w:r>
      <w:r>
        <w:rPr>
          <w:rFonts w:cs="Calibri"/>
          <w:szCs w:val="24"/>
        </w:rPr>
        <w:t>with</w:t>
      </w:r>
      <w:r w:rsidRPr="00DB2DBC">
        <w:rPr>
          <w:rFonts w:cs="Calibri"/>
          <w:szCs w:val="24"/>
        </w:rPr>
        <w:t xml:space="preserve"> a first-order </w:t>
      </w:r>
      <w:del w:id="230" w:author="Robbie Parks" w:date="2019-05-08T11:16:00Z">
        <w:r w:rsidRPr="00DB2DBC" w:rsidDel="000E4353">
          <w:rPr>
            <w:rFonts w:cs="Calibri"/>
            <w:szCs w:val="24"/>
          </w:rPr>
          <w:delText xml:space="preserve">national </w:delText>
        </w:r>
      </w:del>
      <w:r w:rsidRPr="00DB2DBC">
        <w:rPr>
          <w:rFonts w:cs="Calibri"/>
          <w:szCs w:val="24"/>
        </w:rPr>
        <w:t xml:space="preserve">random walk, </w:t>
      </w:r>
      <m:oMath>
        <m:sSub>
          <m:sSubPr>
            <m:ctrlPr>
              <w:rPr>
                <w:rFonts w:ascii="Cambria Math" w:hAnsi="Cambria Math" w:cs="Calibri"/>
                <w:i/>
                <w:szCs w:val="24"/>
              </w:rPr>
            </m:ctrlPr>
          </m:sSubPr>
          <m:e>
            <m:r>
              <w:rPr>
                <w:rFonts w:ascii="Cambria Math" w:hAnsi="Cambria Math" w:cs="Calibri"/>
                <w:szCs w:val="24"/>
              </w:rPr>
              <m:t>ν</m:t>
            </m:r>
          </m:e>
          <m:sub>
            <m:r>
              <w:del w:id="231" w:author="Robbie Parks" w:date="2019-05-08T11:17:00Z">
                <w:rPr>
                  <w:rFonts w:ascii="Cambria Math" w:hAnsi="Cambria Math" w:cs="Calibri"/>
                  <w:szCs w:val="24"/>
                </w:rPr>
                <m:t>month-year</m:t>
              </w:del>
            </m:r>
            <m:r>
              <w:ins w:id="232" w:author="Robbie Parks" w:date="2019-05-08T11:17:00Z">
                <w:rPr>
                  <w:rFonts w:ascii="Cambria Math" w:hAnsi="Cambria Math" w:cs="Calibri"/>
                  <w:szCs w:val="24"/>
                </w:rPr>
                <m:t>time</m:t>
              </w:ins>
            </m:r>
          </m:sub>
        </m:sSub>
      </m:oMath>
      <w:r>
        <w:rPr>
          <w:rFonts w:cs="Calibri"/>
          <w:szCs w:val="24"/>
        </w:rPr>
        <w:t xml:space="preserve"> </w:t>
      </w:r>
      <w:r w:rsidRPr="00DB2DBC">
        <w:rPr>
          <w:rFonts w:cs="Calibri"/>
          <w:szCs w:val="24"/>
        </w:rPr>
        <w:fldChar w:fldCharType="begin" w:fldLock="1"/>
      </w:r>
      <w:r>
        <w:rPr>
          <w:rFonts w:cs="Calibri"/>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applications","type":"book"},"uris":["http://www.mendeley.com/documents/?uuid=ba04a6bb-e704-4a09-b550-e8d8a0bbc552"]}],"mendeley":{"formattedCitation":"(Rue &amp; Held, 2005)","plainTextFormattedCitation":"(Rue &amp; Held, 2005)","previouslyFormattedCitation":"(Rue &amp; Held, 2005)"},"properties":{"noteIndex":0},"schema":"https://github.com/citation-style-language/schema/raw/master/csl-citation.json"}</w:instrText>
      </w:r>
      <w:r w:rsidRPr="00DB2DBC">
        <w:rPr>
          <w:rFonts w:cs="Calibri"/>
          <w:szCs w:val="24"/>
        </w:rPr>
        <w:fldChar w:fldCharType="separate"/>
      </w:r>
      <w:r w:rsidRPr="006C7FB4">
        <w:rPr>
          <w:rFonts w:cs="Calibri"/>
          <w:noProof/>
          <w:szCs w:val="24"/>
        </w:rPr>
        <w:t>(Rue &amp; Held, 2005)</w:t>
      </w:r>
      <w:r w:rsidRPr="00DB2DBC">
        <w:rPr>
          <w:rFonts w:cs="Calibri"/>
          <w:szCs w:val="24"/>
        </w:rPr>
        <w:fldChar w:fldCharType="end"/>
      </w:r>
      <w:r>
        <w:rPr>
          <w:rFonts w:cs="Calibri"/>
          <w:szCs w:val="24"/>
        </w:rPr>
        <w:t>.</w:t>
      </w:r>
      <w:r w:rsidRPr="00DB2DBC">
        <w:rPr>
          <w:rFonts w:cs="Calibri"/>
          <w:szCs w:val="24"/>
        </w:rPr>
        <w:t xml:space="preserve"> </w:t>
      </w:r>
      <w:r w:rsidRPr="00DB2DBC">
        <w:rPr>
          <w:rFonts w:cs="Calibri"/>
          <w:szCs w:val="24"/>
          <w:lang w:val="en-US"/>
        </w:rPr>
        <w:t>An over-dispersion term (</w:t>
      </w:r>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oMath>
      <w:r w:rsidRPr="00DB2DBC">
        <w:rPr>
          <w:rFonts w:cs="Calibri"/>
          <w:szCs w:val="24"/>
          <w:lang w:val="en-US"/>
        </w:rPr>
        <w:t xml:space="preserve">) captured the variation unaccounted for by other terms in the model, modelled as </w:t>
      </w:r>
      <m:oMath>
        <m:r>
          <m:rPr>
            <m:nor/>
          </m:rPr>
          <w:rPr>
            <w:rFonts w:ascii="Cambria Math" w:eastAsia="Times New Roman" w:hAnsi="Cambria Math" w:cs="Calibri"/>
            <w:color w:val="000000"/>
            <w:szCs w:val="24"/>
          </w:rPr>
          <w:br/>
          <m:t>Normal</m:t>
        </m:r>
        <m:r>
          <w:rPr>
            <w:rFonts w:ascii="Cambria Math" w:eastAsia="Times New Roman" w:hAnsi="Cambria Math" w:cs="Calibri"/>
            <w:color w:val="000000"/>
            <w:szCs w:val="24"/>
          </w:rPr>
          <m:t>(</m:t>
        </m:r>
        <m:r>
          <w:rPr>
            <w:rFonts w:ascii="Cambria Math" w:hAnsi="Cambria Math" w:cs="Calibri"/>
            <w:szCs w:val="24"/>
          </w:rPr>
          <m:t>0</m:t>
        </m:r>
        <m:r>
          <m:rPr>
            <m:nor/>
          </m:rPr>
          <w:rPr>
            <w:rFonts w:ascii="Cambria Math" w:eastAsia="Times New Roman" w:hAnsi="Cambria Math" w:cs="Calibri"/>
            <w:color w:val="000000"/>
            <w:szCs w:val="24"/>
          </w:rPr>
          <m:t xml:space="preserve">, </m:t>
        </m:r>
        <m:sSubSup>
          <m:sSubSupPr>
            <m:ctrlPr>
              <w:rPr>
                <w:rFonts w:ascii="Cambria Math" w:eastAsia="Times New Roman" w:hAnsi="Cambria Math" w:cs="Calibri"/>
                <w:color w:val="000000"/>
                <w:szCs w:val="24"/>
              </w:rPr>
            </m:ctrlPr>
          </m:sSubSupPr>
          <m:e>
            <m:r>
              <w:rPr>
                <w:rFonts w:ascii="Cambria Math" w:eastAsia="Times New Roman" w:hAnsi="Cambria Math" w:cs="Calibri"/>
                <w:color w:val="000000"/>
                <w:szCs w:val="24"/>
              </w:rPr>
              <m:t>τ</m:t>
            </m:r>
          </m:e>
          <m:sub>
            <m:r>
              <w:rPr>
                <w:rFonts w:ascii="Cambria Math" w:hAnsi="Cambria Math" w:cs="Calibri"/>
                <w:szCs w:val="24"/>
              </w:rPr>
              <m:t>ɛ</m:t>
            </m:r>
          </m:sub>
          <m:sup>
            <m:r>
              <w:rPr>
                <w:rFonts w:ascii="Cambria Math" w:eastAsia="Times New Roman" w:hAnsi="Cambria Math" w:cs="Calibri"/>
                <w:color w:val="000000"/>
                <w:szCs w:val="24"/>
              </w:rPr>
              <m:t>-1</m:t>
            </m:r>
          </m:sup>
        </m:sSubSup>
        <m:r>
          <w:rPr>
            <w:rFonts w:ascii="Cambria Math" w:eastAsia="Times New Roman" w:hAnsi="Cambria Math" w:cs="Calibri"/>
            <w:color w:val="000000"/>
            <w:szCs w:val="24"/>
          </w:rPr>
          <m:t>)</m:t>
        </m:r>
      </m:oMath>
      <w:r w:rsidRPr="00DB2DBC">
        <w:rPr>
          <w:rFonts w:cs="Calibri"/>
          <w:szCs w:val="24"/>
          <w:lang w:val="en-US"/>
        </w:rPr>
        <w:t>.</w:t>
      </w:r>
    </w:p>
    <w:p w14:paraId="2F7AEF8C" w14:textId="77777777" w:rsidR="004264F4" w:rsidRDefault="004264F4" w:rsidP="004264F4">
      <w:pPr>
        <w:pStyle w:val="Heading3"/>
        <w:rPr>
          <w:moveTo w:id="233" w:author="Robbie Parks" w:date="2019-05-13T16:19:00Z"/>
        </w:rPr>
      </w:pPr>
      <w:moveToRangeStart w:id="234" w:author="Robbie Parks" w:date="2019-05-13T16:19:00Z" w:name="move8656806"/>
      <w:moveTo w:id="235" w:author="Robbie Parks" w:date="2019-05-13T16:19:00Z">
        <w:r>
          <w:t>Hyperparameters on precisions of random effects</w:t>
        </w:r>
      </w:moveTo>
    </w:p>
    <w:p w14:paraId="1A448BD4" w14:textId="3AB3BA72" w:rsidR="004264F4" w:rsidDel="004264F4" w:rsidRDefault="004264F4" w:rsidP="004264F4">
      <w:pPr>
        <w:ind w:firstLine="720"/>
        <w:rPr>
          <w:del w:id="236" w:author="Robbie Parks" w:date="2019-05-13T16:19:00Z"/>
          <w:moveTo w:id="237" w:author="Robbie Parks" w:date="2019-05-13T16:19:00Z"/>
          <w:rFonts w:cs="Calibri"/>
          <w:szCs w:val="24"/>
        </w:rPr>
      </w:pPr>
      <w:moveTo w:id="238" w:author="Robbie Parks" w:date="2019-05-13T16:19:00Z">
        <w:r>
          <w:rPr>
            <w:rFonts w:cs="Calibri"/>
            <w:szCs w:val="24"/>
          </w:rPr>
          <w:t xml:space="preserve">As in previous work </w:t>
        </w:r>
        <w:r>
          <w:rPr>
            <w:rFonts w:cs="Calibri"/>
            <w:szCs w:val="24"/>
          </w:rPr>
          <w:fldChar w:fldCharType="begin" w:fldLock="1"/>
        </w:r>
        <w:r>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Pr>
            <w:rFonts w:cs="Calibri"/>
            <w:szCs w:val="24"/>
          </w:rPr>
          <w:fldChar w:fldCharType="separate"/>
        </w:r>
        <w:r w:rsidRPr="005C3A71">
          <w:rPr>
            <w:rFonts w:cs="Calibri"/>
            <w:noProof/>
            <w:szCs w:val="24"/>
          </w:rPr>
          <w:t>(Kontis et al., 2017)</w:t>
        </w:r>
        <w:r>
          <w:rPr>
            <w:rFonts w:cs="Calibri"/>
            <w:szCs w:val="24"/>
          </w:rPr>
          <w:fldChar w:fldCharType="end"/>
        </w:r>
        <w:r>
          <w:rPr>
            <w:rFonts w:cs="Calibri"/>
            <w:szCs w:val="24"/>
          </w:rPr>
          <w:t xml:space="preserve">, weakly informative hyper-priors were specified on the logarithm of the precisions of the random effects so that the parameters estimates were data driven. The hyper-priors were defined on the logarithm of the precisions of the random effects. Here, the log of the hyper-priors </w:t>
        </w:r>
        <w:proofErr w:type="gramStart"/>
        <w:r>
          <w:rPr>
            <w:rFonts w:cs="Calibri"/>
            <w:szCs w:val="24"/>
          </w:rPr>
          <w:t>were</w:t>
        </w:r>
        <w:proofErr w:type="gramEnd"/>
        <w:r>
          <w:rPr>
            <w:rFonts w:cs="Calibri"/>
            <w:szCs w:val="24"/>
          </w:rPr>
          <w:t xml:space="preserve"> given a distribution of </w:t>
        </w:r>
        <m:oMath>
          <m:r>
            <m:rPr>
              <m:nor/>
            </m:rPr>
            <w:rPr>
              <w:rFonts w:ascii="Cambria Math" w:eastAsia="Times New Roman" w:hAnsi="Cambria Math" w:cs="Calibri"/>
              <w:szCs w:val="24"/>
            </w:rPr>
            <w:br/>
          </m:r>
          <w:proofErr w:type="spellStart"/>
          <m:r>
            <m:rPr>
              <m:nor/>
            </m:rPr>
            <w:rPr>
              <w:rFonts w:ascii="Cambria Math" w:eastAsia="Times New Roman" w:hAnsi="Cambria Math" w:cs="Calibri"/>
              <w:szCs w:val="24"/>
            </w:rPr>
            <m:t>logGamma</m:t>
          </m:r>
          <w:proofErr w:type="spellEnd"/>
          <m:r>
            <w:rPr>
              <w:rFonts w:ascii="Cambria Math" w:eastAsia="Times New Roman" w:hAnsi="Cambria Math" w:cs="Calibri"/>
              <w:szCs w:val="24"/>
            </w:rPr>
            <m:t>(1,</m:t>
          </m:r>
          <m:r>
            <w:ins w:id="239" w:author="Robbie Parks" w:date="2019-05-13T19:14:00Z">
              <w:rPr>
                <w:rFonts w:ascii="Cambria Math" w:eastAsia="Times New Roman" w:hAnsi="Cambria Math" w:cs="Calibri"/>
                <w:szCs w:val="24"/>
              </w:rPr>
              <m:t xml:space="preserve"> </m:t>
            </w:ins>
          </m:r>
          <m:r>
            <w:rPr>
              <w:rFonts w:ascii="Cambria Math" w:eastAsia="Times New Roman" w:hAnsi="Cambria Math" w:cs="Calibri"/>
              <w:szCs w:val="24"/>
            </w:rPr>
            <m:t>0.0001)</m:t>
          </m:r>
        </m:oMath>
        <w:r>
          <w:rPr>
            <w:rFonts w:cs="Calibri"/>
            <w:szCs w:val="24"/>
          </w:rPr>
          <w:t>.</w:t>
        </w:r>
      </w:moveTo>
    </w:p>
    <w:moveToRangeEnd w:id="234"/>
    <w:p w14:paraId="30198FD4" w14:textId="65BB1114" w:rsidR="00314D20" w:rsidRDefault="0092032A" w:rsidP="004264F4">
      <w:pPr>
        <w:ind w:firstLine="720"/>
        <w:rPr>
          <w:rFonts w:cs="Calibri"/>
        </w:rPr>
      </w:pPr>
      <w:r>
        <w:rPr>
          <w:rFonts w:cs="Calibri"/>
        </w:rPr>
        <w:t xml:space="preserve"> </w:t>
      </w:r>
    </w:p>
    <w:tbl>
      <w:tblPr>
        <w:tblStyle w:val="TableGrid"/>
        <w:tblpPr w:leftFromText="180" w:rightFromText="180" w:vertAnchor="text" w:horzAnchor="margin" w:tblpXSpec="center" w:tblpY="1154"/>
        <w:tblW w:w="11761" w:type="dxa"/>
        <w:tblLayout w:type="fixed"/>
        <w:tblLook w:val="04A0" w:firstRow="1" w:lastRow="0" w:firstColumn="1" w:lastColumn="0" w:noHBand="0" w:noVBand="1"/>
        <w:tblPrChange w:id="240" w:author="Robbie Parks" w:date="2019-05-14T10:25:00Z">
          <w:tblPr>
            <w:tblStyle w:val="TableGrid"/>
            <w:tblpPr w:leftFromText="180" w:rightFromText="180" w:vertAnchor="text" w:horzAnchor="margin" w:tblpXSpec="center" w:tblpY="1154"/>
            <w:tblW w:w="11761" w:type="dxa"/>
            <w:tblLayout w:type="fixed"/>
            <w:tblLook w:val="04A0" w:firstRow="1" w:lastRow="0" w:firstColumn="1" w:lastColumn="0" w:noHBand="0" w:noVBand="1"/>
          </w:tblPr>
        </w:tblPrChange>
      </w:tblPr>
      <w:tblGrid>
        <w:gridCol w:w="992"/>
        <w:gridCol w:w="1560"/>
        <w:gridCol w:w="1134"/>
        <w:gridCol w:w="1417"/>
        <w:gridCol w:w="1276"/>
        <w:gridCol w:w="1271"/>
        <w:gridCol w:w="1422"/>
        <w:gridCol w:w="1418"/>
        <w:gridCol w:w="1271"/>
        <w:tblGridChange w:id="241">
          <w:tblGrid>
            <w:gridCol w:w="992"/>
            <w:gridCol w:w="1560"/>
            <w:gridCol w:w="1134"/>
            <w:gridCol w:w="1417"/>
            <w:gridCol w:w="1276"/>
            <w:gridCol w:w="1418"/>
            <w:gridCol w:w="1275"/>
            <w:gridCol w:w="1418"/>
            <w:gridCol w:w="1271"/>
          </w:tblGrid>
        </w:tblGridChange>
      </w:tblGrid>
      <w:tr w:rsidR="00613A06" w14:paraId="190036BB" w14:textId="77777777" w:rsidTr="00F22A3A">
        <w:tc>
          <w:tcPr>
            <w:tcW w:w="992" w:type="dxa"/>
            <w:tcPrChange w:id="242" w:author="Robbie Parks" w:date="2019-05-14T10:25:00Z">
              <w:tcPr>
                <w:tcW w:w="992" w:type="dxa"/>
              </w:tcPr>
            </w:tcPrChange>
          </w:tcPr>
          <w:p w14:paraId="54A00309" w14:textId="77777777" w:rsidR="00613A06" w:rsidRPr="0026192C" w:rsidRDefault="00613A06" w:rsidP="008129EE">
            <w:pPr>
              <w:keepNext/>
              <w:keepLines/>
              <w:pageBreakBefore/>
              <w:spacing w:line="240" w:lineRule="auto"/>
              <w:jc w:val="center"/>
              <w:rPr>
                <w:b/>
                <w:lang w:val="en-US"/>
              </w:rPr>
            </w:pPr>
            <w:r>
              <w:rPr>
                <w:b/>
                <w:lang w:val="en-US"/>
              </w:rPr>
              <w:lastRenderedPageBreak/>
              <w:t>Age group (years)</w:t>
            </w:r>
          </w:p>
        </w:tc>
        <w:tc>
          <w:tcPr>
            <w:tcW w:w="1560" w:type="dxa"/>
            <w:shd w:val="clear" w:color="auto" w:fill="auto"/>
            <w:tcPrChange w:id="243" w:author="Robbie Parks" w:date="2019-05-14T10:25:00Z">
              <w:tcPr>
                <w:tcW w:w="1560" w:type="dxa"/>
                <w:shd w:val="clear" w:color="auto" w:fill="auto"/>
              </w:tcPr>
            </w:tcPrChange>
          </w:tcPr>
          <w:p w14:paraId="19A14F0E" w14:textId="77777777" w:rsidR="00613A06" w:rsidRDefault="00613A06" w:rsidP="008129EE">
            <w:pPr>
              <w:keepNext/>
              <w:keepLines/>
              <w:pageBreakBefore/>
              <w:spacing w:line="240" w:lineRule="auto"/>
              <w:jc w:val="center"/>
              <w:rPr>
                <w:b/>
                <w:lang w:val="en-US"/>
              </w:rPr>
            </w:pPr>
            <w:r>
              <w:rPr>
                <w:b/>
                <w:lang w:val="en-US"/>
              </w:rPr>
              <w:t>Percentage of total deaths 1980-2016</w:t>
            </w:r>
          </w:p>
        </w:tc>
        <w:tc>
          <w:tcPr>
            <w:tcW w:w="1134" w:type="dxa"/>
            <w:shd w:val="clear" w:color="auto" w:fill="8EAADB" w:themeFill="accent1" w:themeFillTint="99"/>
            <w:tcPrChange w:id="244" w:author="Robbie Parks" w:date="2019-05-14T10:25:00Z">
              <w:tcPr>
                <w:tcW w:w="1134" w:type="dxa"/>
                <w:shd w:val="clear" w:color="auto" w:fill="8EAADB" w:themeFill="accent1" w:themeFillTint="99"/>
              </w:tcPr>
            </w:tcPrChange>
          </w:tcPr>
          <w:p w14:paraId="5C629D4F" w14:textId="7039DC78" w:rsidR="00613A06" w:rsidRPr="0026192C" w:rsidRDefault="00613A06" w:rsidP="008129EE">
            <w:pPr>
              <w:keepNext/>
              <w:keepLines/>
              <w:pageBreakBefore/>
              <w:spacing w:line="240" w:lineRule="auto"/>
              <w:jc w:val="center"/>
              <w:rPr>
                <w:b/>
                <w:lang w:val="en-US"/>
              </w:rPr>
            </w:pPr>
            <w:del w:id="245" w:author="Robbie Parks" w:date="2019-05-14T10:24:00Z">
              <w:r w:rsidDel="00F22A3A">
                <w:rPr>
                  <w:b/>
                  <w:lang w:val="en-US"/>
                </w:rPr>
                <w:delText xml:space="preserve">National </w:delText>
              </w:r>
            </w:del>
            <w:r>
              <w:rPr>
                <w:b/>
                <w:lang w:val="en-US"/>
              </w:rPr>
              <w:t>RW</w:t>
            </w:r>
            <w:ins w:id="246" w:author="Robbie Parks" w:date="2019-05-14T10:24:00Z">
              <w:r w:rsidR="00F22A3A">
                <w:rPr>
                  <w:b/>
                  <w:lang w:val="en-US"/>
                </w:rPr>
                <w:t>1</w:t>
              </w:r>
            </w:ins>
            <w:r>
              <w:rPr>
                <w:b/>
                <w:lang w:val="en-US"/>
              </w:rPr>
              <w:t xml:space="preserve"> DIC</w:t>
            </w:r>
          </w:p>
        </w:tc>
        <w:tc>
          <w:tcPr>
            <w:tcW w:w="1417" w:type="dxa"/>
            <w:shd w:val="clear" w:color="auto" w:fill="F4B083" w:themeFill="accent2" w:themeFillTint="99"/>
            <w:tcPrChange w:id="247" w:author="Robbie Parks" w:date="2019-05-14T10:25:00Z">
              <w:tcPr>
                <w:tcW w:w="1417" w:type="dxa"/>
                <w:shd w:val="clear" w:color="auto" w:fill="F4B083" w:themeFill="accent2" w:themeFillTint="99"/>
              </w:tcPr>
            </w:tcPrChange>
          </w:tcPr>
          <w:p w14:paraId="4E39B5A4" w14:textId="22C0DB0F" w:rsidR="00613A06" w:rsidRPr="0026192C" w:rsidRDefault="00613A06" w:rsidP="008129EE">
            <w:pPr>
              <w:keepNext/>
              <w:keepLines/>
              <w:pageBreakBefore/>
              <w:spacing w:line="240" w:lineRule="auto"/>
              <w:jc w:val="center"/>
              <w:rPr>
                <w:b/>
                <w:lang w:val="en-US"/>
              </w:rPr>
            </w:pPr>
            <w:del w:id="248" w:author="Robbie Parks" w:date="2019-05-14T10:24:00Z">
              <w:r w:rsidDel="00F22A3A">
                <w:rPr>
                  <w:b/>
                  <w:lang w:val="en-US"/>
                </w:rPr>
                <w:delText xml:space="preserve">Subnational </w:delText>
              </w:r>
            </w:del>
            <w:r>
              <w:rPr>
                <w:b/>
                <w:lang w:val="en-US"/>
              </w:rPr>
              <w:t>RW</w:t>
            </w:r>
            <w:ins w:id="249" w:author="Robbie Parks" w:date="2019-05-14T10:24:00Z">
              <w:r w:rsidR="00F22A3A">
                <w:rPr>
                  <w:b/>
                  <w:lang w:val="en-US"/>
                </w:rPr>
                <w:t>2</w:t>
              </w:r>
            </w:ins>
            <w:r>
              <w:rPr>
                <w:b/>
                <w:lang w:val="en-US"/>
              </w:rPr>
              <w:t xml:space="preserve"> DIC</w:t>
            </w:r>
          </w:p>
        </w:tc>
        <w:tc>
          <w:tcPr>
            <w:tcW w:w="1276" w:type="dxa"/>
            <w:tcPrChange w:id="250" w:author="Robbie Parks" w:date="2019-05-14T10:25:00Z">
              <w:tcPr>
                <w:tcW w:w="1276" w:type="dxa"/>
              </w:tcPr>
            </w:tcPrChange>
          </w:tcPr>
          <w:p w14:paraId="16FA3B88" w14:textId="448B2129" w:rsidR="00613A06" w:rsidRPr="0026192C" w:rsidRDefault="00613A06" w:rsidP="008129EE">
            <w:pPr>
              <w:keepNext/>
              <w:keepLines/>
              <w:pageBreakBefore/>
              <w:spacing w:line="240" w:lineRule="auto"/>
              <w:jc w:val="center"/>
              <w:rPr>
                <w:b/>
                <w:lang w:val="en-US"/>
              </w:rPr>
            </w:pPr>
            <w:r>
              <w:rPr>
                <w:b/>
                <w:lang w:val="en-US"/>
              </w:rPr>
              <w:t>DIC difference</w:t>
            </w:r>
          </w:p>
        </w:tc>
        <w:tc>
          <w:tcPr>
            <w:tcW w:w="1271" w:type="dxa"/>
            <w:tcPrChange w:id="251" w:author="Robbie Parks" w:date="2019-05-14T10:25:00Z">
              <w:tcPr>
                <w:tcW w:w="1418" w:type="dxa"/>
              </w:tcPr>
            </w:tcPrChange>
          </w:tcPr>
          <w:p w14:paraId="18CA99EA" w14:textId="77777777" w:rsidR="00613A06" w:rsidRDefault="00613A06" w:rsidP="008129EE">
            <w:pPr>
              <w:keepNext/>
              <w:keepLines/>
              <w:pageBreakBefore/>
              <w:spacing w:line="240" w:lineRule="auto"/>
              <w:jc w:val="center"/>
              <w:rPr>
                <w:b/>
                <w:lang w:val="en-US"/>
              </w:rPr>
            </w:pPr>
            <w:r>
              <w:rPr>
                <w:b/>
                <w:lang w:val="en-US"/>
              </w:rPr>
              <w:t>Minimum</w:t>
            </w:r>
          </w:p>
          <w:p w14:paraId="2F7F60C1" w14:textId="77777777" w:rsidR="00613A06" w:rsidRPr="0026192C" w:rsidRDefault="00613A06" w:rsidP="008129EE">
            <w:pPr>
              <w:keepNext/>
              <w:keepLines/>
              <w:pageBreakBefore/>
              <w:spacing w:line="240" w:lineRule="auto"/>
              <w:jc w:val="center"/>
              <w:rPr>
                <w:b/>
                <w:lang w:val="en-US"/>
              </w:rPr>
            </w:pPr>
            <w:r>
              <w:rPr>
                <w:b/>
                <w:lang w:val="en-US"/>
              </w:rPr>
              <w:t>DIC</w:t>
            </w:r>
          </w:p>
        </w:tc>
        <w:tc>
          <w:tcPr>
            <w:tcW w:w="1422" w:type="dxa"/>
            <w:shd w:val="clear" w:color="auto" w:fill="8EAADB" w:themeFill="accent1" w:themeFillTint="99"/>
            <w:tcPrChange w:id="252" w:author="Robbie Parks" w:date="2019-05-14T10:25:00Z">
              <w:tcPr>
                <w:tcW w:w="1275" w:type="dxa"/>
                <w:shd w:val="clear" w:color="auto" w:fill="8EAADB" w:themeFill="accent1" w:themeFillTint="99"/>
              </w:tcPr>
            </w:tcPrChange>
          </w:tcPr>
          <w:p w14:paraId="44AF8F2D" w14:textId="6ADE844F" w:rsidR="00613A06" w:rsidRPr="0026192C" w:rsidRDefault="00613A06" w:rsidP="008129EE">
            <w:pPr>
              <w:keepNext/>
              <w:keepLines/>
              <w:pageBreakBefore/>
              <w:spacing w:line="240" w:lineRule="auto"/>
              <w:jc w:val="center"/>
              <w:rPr>
                <w:b/>
                <w:lang w:val="en-US"/>
              </w:rPr>
            </w:pPr>
            <w:del w:id="253" w:author="Robbie Parks" w:date="2019-05-14T10:25:00Z">
              <w:r w:rsidDel="00F22A3A">
                <w:rPr>
                  <w:b/>
                  <w:lang w:val="en-US"/>
                </w:rPr>
                <w:delText xml:space="preserve">National </w:delText>
              </w:r>
            </w:del>
            <w:r>
              <w:rPr>
                <w:b/>
                <w:lang w:val="en-US"/>
              </w:rPr>
              <w:t>RW</w:t>
            </w:r>
            <w:ins w:id="254" w:author="Robbie Parks" w:date="2019-05-14T10:25:00Z">
              <w:r w:rsidR="00F22A3A">
                <w:rPr>
                  <w:b/>
                  <w:lang w:val="en-US"/>
                </w:rPr>
                <w:t>1</w:t>
              </w:r>
            </w:ins>
            <w:r>
              <w:rPr>
                <w:b/>
                <w:lang w:val="en-US"/>
              </w:rPr>
              <w:t xml:space="preserve"> run time (mins)</w:t>
            </w:r>
          </w:p>
        </w:tc>
        <w:tc>
          <w:tcPr>
            <w:tcW w:w="1418" w:type="dxa"/>
            <w:shd w:val="clear" w:color="auto" w:fill="F4B083" w:themeFill="accent2" w:themeFillTint="99"/>
            <w:tcPrChange w:id="255" w:author="Robbie Parks" w:date="2019-05-14T10:25:00Z">
              <w:tcPr>
                <w:tcW w:w="1418" w:type="dxa"/>
                <w:shd w:val="clear" w:color="auto" w:fill="F4B083" w:themeFill="accent2" w:themeFillTint="99"/>
              </w:tcPr>
            </w:tcPrChange>
          </w:tcPr>
          <w:p w14:paraId="1E147AA1" w14:textId="4BB8F8FB" w:rsidR="00613A06" w:rsidRDefault="00613A06" w:rsidP="008129EE">
            <w:pPr>
              <w:keepNext/>
              <w:keepLines/>
              <w:pageBreakBefore/>
              <w:spacing w:line="240" w:lineRule="auto"/>
              <w:jc w:val="center"/>
              <w:rPr>
                <w:b/>
                <w:lang w:val="en-US"/>
              </w:rPr>
            </w:pPr>
            <w:del w:id="256" w:author="Robbie Parks" w:date="2019-05-14T10:25:00Z">
              <w:r w:rsidDel="00F22A3A">
                <w:rPr>
                  <w:b/>
                  <w:lang w:val="en-US"/>
                </w:rPr>
                <w:delText xml:space="preserve">Subnational </w:delText>
              </w:r>
            </w:del>
            <w:r>
              <w:rPr>
                <w:b/>
                <w:lang w:val="en-US"/>
              </w:rPr>
              <w:t>RW</w:t>
            </w:r>
            <w:ins w:id="257" w:author="Robbie Parks" w:date="2019-05-14T10:25:00Z">
              <w:r w:rsidR="00F22A3A">
                <w:rPr>
                  <w:b/>
                  <w:lang w:val="en-US"/>
                </w:rPr>
                <w:t>2</w:t>
              </w:r>
            </w:ins>
            <w:r>
              <w:rPr>
                <w:b/>
                <w:lang w:val="en-US"/>
              </w:rPr>
              <w:t xml:space="preserve"> run time</w:t>
            </w:r>
          </w:p>
          <w:p w14:paraId="12B13EB2" w14:textId="77777777" w:rsidR="00613A06" w:rsidRPr="0026192C" w:rsidRDefault="00613A06" w:rsidP="008129EE">
            <w:pPr>
              <w:keepNext/>
              <w:keepLines/>
              <w:pageBreakBefore/>
              <w:spacing w:line="240" w:lineRule="auto"/>
              <w:jc w:val="center"/>
              <w:rPr>
                <w:b/>
                <w:lang w:val="en-US"/>
              </w:rPr>
            </w:pPr>
            <w:r>
              <w:rPr>
                <w:b/>
                <w:lang w:val="en-US"/>
              </w:rPr>
              <w:t>(mins)</w:t>
            </w:r>
          </w:p>
        </w:tc>
        <w:tc>
          <w:tcPr>
            <w:tcW w:w="1271" w:type="dxa"/>
            <w:tcPrChange w:id="258" w:author="Robbie Parks" w:date="2019-05-14T10:25:00Z">
              <w:tcPr>
                <w:tcW w:w="1271" w:type="dxa"/>
              </w:tcPr>
            </w:tcPrChange>
          </w:tcPr>
          <w:p w14:paraId="34BEDBBA" w14:textId="77777777" w:rsidR="00613A06" w:rsidRPr="0026192C" w:rsidRDefault="00613A06" w:rsidP="008129EE">
            <w:pPr>
              <w:keepNext/>
              <w:keepLines/>
              <w:pageBreakBefore/>
              <w:spacing w:line="240" w:lineRule="auto"/>
              <w:jc w:val="center"/>
              <w:rPr>
                <w:b/>
                <w:lang w:val="en-US"/>
              </w:rPr>
            </w:pPr>
            <w:r>
              <w:rPr>
                <w:b/>
                <w:lang w:val="en-US"/>
              </w:rPr>
              <w:t>Minimum time</w:t>
            </w:r>
          </w:p>
        </w:tc>
      </w:tr>
      <w:tr w:rsidR="00613A06" w14:paraId="4C7E9B74" w14:textId="77777777" w:rsidTr="00F22A3A">
        <w:tc>
          <w:tcPr>
            <w:tcW w:w="992" w:type="dxa"/>
            <w:tcPrChange w:id="259" w:author="Robbie Parks" w:date="2019-05-14T10:25:00Z">
              <w:tcPr>
                <w:tcW w:w="992" w:type="dxa"/>
              </w:tcPr>
            </w:tcPrChange>
          </w:tcPr>
          <w:p w14:paraId="38405457" w14:textId="77777777" w:rsidR="00613A06" w:rsidRDefault="00613A06">
            <w:pPr>
              <w:keepNext/>
              <w:keepLines/>
              <w:spacing w:line="360" w:lineRule="auto"/>
              <w:rPr>
                <w:lang w:val="en-US"/>
              </w:rPr>
              <w:pPrChange w:id="260" w:author="Robbie Parks" w:date="2019-05-14T10:25:00Z">
                <w:pPr>
                  <w:keepNext/>
                  <w:keepLines/>
                  <w:framePr w:hSpace="180" w:wrap="around" w:vAnchor="text" w:hAnchor="margin" w:xAlign="center" w:y="1154"/>
                  <w:spacing w:line="240" w:lineRule="auto"/>
                </w:pPr>
              </w:pPrChange>
            </w:pPr>
            <w:r>
              <w:rPr>
                <w:lang w:val="en-US"/>
              </w:rPr>
              <w:t>0-4</w:t>
            </w:r>
          </w:p>
        </w:tc>
        <w:tc>
          <w:tcPr>
            <w:tcW w:w="1560" w:type="dxa"/>
            <w:shd w:val="clear" w:color="auto" w:fill="FFF2CC" w:themeFill="accent4" w:themeFillTint="33"/>
            <w:tcPrChange w:id="261" w:author="Robbie Parks" w:date="2019-05-14T10:25:00Z">
              <w:tcPr>
                <w:tcW w:w="1560" w:type="dxa"/>
                <w:shd w:val="clear" w:color="auto" w:fill="FFF2CC" w:themeFill="accent4" w:themeFillTint="33"/>
              </w:tcPr>
            </w:tcPrChange>
          </w:tcPr>
          <w:p w14:paraId="16F04E1F" w14:textId="77777777" w:rsidR="00613A06" w:rsidRDefault="00613A06">
            <w:pPr>
              <w:keepNext/>
              <w:keepLines/>
              <w:spacing w:line="360" w:lineRule="auto"/>
              <w:rPr>
                <w:lang w:val="en-US"/>
              </w:rPr>
              <w:pPrChange w:id="262" w:author="Robbie Parks" w:date="2019-05-14T10:25:00Z">
                <w:pPr>
                  <w:keepNext/>
                  <w:keepLines/>
                  <w:framePr w:hSpace="180" w:wrap="around" w:vAnchor="text" w:hAnchor="margin" w:xAlign="center" w:y="1154"/>
                  <w:spacing w:line="240" w:lineRule="auto"/>
                </w:pPr>
              </w:pPrChange>
            </w:pPr>
            <w:r>
              <w:rPr>
                <w:lang w:val="en-US"/>
              </w:rPr>
              <w:t>1.8</w:t>
            </w:r>
          </w:p>
        </w:tc>
        <w:tc>
          <w:tcPr>
            <w:tcW w:w="1134" w:type="dxa"/>
            <w:tcPrChange w:id="263" w:author="Robbie Parks" w:date="2019-05-14T10:25:00Z">
              <w:tcPr>
                <w:tcW w:w="1134" w:type="dxa"/>
              </w:tcPr>
            </w:tcPrChange>
          </w:tcPr>
          <w:p w14:paraId="1BF1BDCD" w14:textId="77777777" w:rsidR="00613A06" w:rsidRDefault="00613A06">
            <w:pPr>
              <w:keepNext/>
              <w:keepLines/>
              <w:spacing w:line="360" w:lineRule="auto"/>
              <w:rPr>
                <w:lang w:val="en-US"/>
              </w:rPr>
              <w:pPrChange w:id="264" w:author="Robbie Parks" w:date="2019-05-14T10:25:00Z">
                <w:pPr>
                  <w:keepNext/>
                  <w:keepLines/>
                  <w:framePr w:hSpace="180" w:wrap="around" w:vAnchor="text" w:hAnchor="margin" w:xAlign="center" w:y="1154"/>
                  <w:spacing w:line="240" w:lineRule="auto"/>
                </w:pPr>
              </w:pPrChange>
            </w:pPr>
            <w:r>
              <w:rPr>
                <w:lang w:val="en-US"/>
              </w:rPr>
              <w:t>38136.7</w:t>
            </w:r>
          </w:p>
        </w:tc>
        <w:tc>
          <w:tcPr>
            <w:tcW w:w="1417" w:type="dxa"/>
            <w:tcPrChange w:id="265" w:author="Robbie Parks" w:date="2019-05-14T10:25:00Z">
              <w:tcPr>
                <w:tcW w:w="1417" w:type="dxa"/>
              </w:tcPr>
            </w:tcPrChange>
          </w:tcPr>
          <w:p w14:paraId="240B2057" w14:textId="77777777" w:rsidR="00613A06" w:rsidRDefault="00613A06">
            <w:pPr>
              <w:keepNext/>
              <w:keepLines/>
              <w:spacing w:line="360" w:lineRule="auto"/>
              <w:rPr>
                <w:lang w:val="en-US"/>
              </w:rPr>
              <w:pPrChange w:id="266" w:author="Robbie Parks" w:date="2019-05-14T10:25:00Z">
                <w:pPr>
                  <w:keepNext/>
                  <w:keepLines/>
                  <w:framePr w:hSpace="180" w:wrap="around" w:vAnchor="text" w:hAnchor="margin" w:xAlign="center" w:y="1154"/>
                  <w:spacing w:line="240" w:lineRule="auto"/>
                </w:pPr>
              </w:pPrChange>
            </w:pPr>
            <w:r>
              <w:rPr>
                <w:lang w:val="en-US"/>
              </w:rPr>
              <w:t>38096.8</w:t>
            </w:r>
          </w:p>
        </w:tc>
        <w:tc>
          <w:tcPr>
            <w:tcW w:w="1276" w:type="dxa"/>
            <w:shd w:val="clear" w:color="auto" w:fill="F4B083" w:themeFill="accent2" w:themeFillTint="99"/>
            <w:tcPrChange w:id="267" w:author="Robbie Parks" w:date="2019-05-14T10:25:00Z">
              <w:tcPr>
                <w:tcW w:w="1276" w:type="dxa"/>
                <w:shd w:val="clear" w:color="auto" w:fill="F4B083" w:themeFill="accent2" w:themeFillTint="99"/>
              </w:tcPr>
            </w:tcPrChange>
          </w:tcPr>
          <w:p w14:paraId="59E46C4A" w14:textId="77777777" w:rsidR="00613A06" w:rsidRDefault="00613A06">
            <w:pPr>
              <w:keepNext/>
              <w:keepLines/>
              <w:spacing w:line="360" w:lineRule="auto"/>
              <w:rPr>
                <w:lang w:val="en-US"/>
              </w:rPr>
              <w:pPrChange w:id="268" w:author="Robbie Parks" w:date="2019-05-14T10:25:00Z">
                <w:pPr>
                  <w:keepNext/>
                  <w:keepLines/>
                  <w:framePr w:hSpace="180" w:wrap="around" w:vAnchor="text" w:hAnchor="margin" w:xAlign="center" w:y="1154"/>
                  <w:spacing w:line="240" w:lineRule="auto"/>
                </w:pPr>
              </w:pPrChange>
            </w:pPr>
            <w:r>
              <w:rPr>
                <w:lang w:val="en-US"/>
              </w:rPr>
              <w:t>40.0</w:t>
            </w:r>
          </w:p>
        </w:tc>
        <w:tc>
          <w:tcPr>
            <w:tcW w:w="1271" w:type="dxa"/>
            <w:shd w:val="clear" w:color="auto" w:fill="F4B083" w:themeFill="accent2" w:themeFillTint="99"/>
            <w:tcPrChange w:id="269" w:author="Robbie Parks" w:date="2019-05-14T10:25:00Z">
              <w:tcPr>
                <w:tcW w:w="1418" w:type="dxa"/>
                <w:shd w:val="clear" w:color="auto" w:fill="F4B083" w:themeFill="accent2" w:themeFillTint="99"/>
              </w:tcPr>
            </w:tcPrChange>
          </w:tcPr>
          <w:p w14:paraId="2B1B460D" w14:textId="2D506650" w:rsidR="00613A06" w:rsidRDefault="00613A06">
            <w:pPr>
              <w:keepNext/>
              <w:keepLines/>
              <w:spacing w:line="360" w:lineRule="auto"/>
              <w:rPr>
                <w:lang w:val="en-US"/>
              </w:rPr>
              <w:pPrChange w:id="270" w:author="Robbie Parks" w:date="2019-05-14T10:25:00Z">
                <w:pPr>
                  <w:keepNext/>
                  <w:keepLines/>
                  <w:framePr w:hSpace="180" w:wrap="around" w:vAnchor="text" w:hAnchor="margin" w:xAlign="center" w:y="1154"/>
                  <w:spacing w:line="240" w:lineRule="auto"/>
                </w:pPr>
              </w:pPrChange>
            </w:pPr>
            <w:del w:id="271" w:author="Robbie Parks" w:date="2019-05-14T10:24:00Z">
              <w:r w:rsidDel="00F22A3A">
                <w:rPr>
                  <w:lang w:val="en-US"/>
                </w:rPr>
                <w:delText xml:space="preserve">Subnational </w:delText>
              </w:r>
            </w:del>
            <w:r>
              <w:rPr>
                <w:lang w:val="en-US"/>
              </w:rPr>
              <w:t>RW</w:t>
            </w:r>
            <w:ins w:id="272" w:author="Robbie Parks" w:date="2019-05-14T10:24:00Z">
              <w:r w:rsidR="00F22A3A">
                <w:rPr>
                  <w:lang w:val="en-US"/>
                </w:rPr>
                <w:t>2</w:t>
              </w:r>
            </w:ins>
          </w:p>
        </w:tc>
        <w:tc>
          <w:tcPr>
            <w:tcW w:w="1422" w:type="dxa"/>
            <w:tcPrChange w:id="273" w:author="Robbie Parks" w:date="2019-05-14T10:25:00Z">
              <w:tcPr>
                <w:tcW w:w="1275" w:type="dxa"/>
              </w:tcPr>
            </w:tcPrChange>
          </w:tcPr>
          <w:p w14:paraId="505B1B2B" w14:textId="77777777" w:rsidR="00613A06" w:rsidRDefault="00613A06">
            <w:pPr>
              <w:keepNext/>
              <w:keepLines/>
              <w:spacing w:line="360" w:lineRule="auto"/>
              <w:rPr>
                <w:lang w:val="en-US"/>
              </w:rPr>
              <w:pPrChange w:id="274" w:author="Robbie Parks" w:date="2019-05-14T10:25:00Z">
                <w:pPr>
                  <w:keepNext/>
                  <w:keepLines/>
                  <w:framePr w:hSpace="180" w:wrap="around" w:vAnchor="text" w:hAnchor="margin" w:xAlign="center" w:y="1154"/>
                  <w:spacing w:line="240" w:lineRule="auto"/>
                </w:pPr>
              </w:pPrChange>
            </w:pPr>
            <w:r>
              <w:rPr>
                <w:lang w:val="en-US"/>
              </w:rPr>
              <w:t>43.5</w:t>
            </w:r>
          </w:p>
        </w:tc>
        <w:tc>
          <w:tcPr>
            <w:tcW w:w="1418" w:type="dxa"/>
            <w:shd w:val="clear" w:color="auto" w:fill="auto"/>
            <w:tcPrChange w:id="275" w:author="Robbie Parks" w:date="2019-05-14T10:25:00Z">
              <w:tcPr>
                <w:tcW w:w="1418" w:type="dxa"/>
                <w:shd w:val="clear" w:color="auto" w:fill="auto"/>
              </w:tcPr>
            </w:tcPrChange>
          </w:tcPr>
          <w:p w14:paraId="522E0E2C" w14:textId="77777777" w:rsidR="00613A06" w:rsidRDefault="00613A06">
            <w:pPr>
              <w:keepNext/>
              <w:keepLines/>
              <w:spacing w:line="360" w:lineRule="auto"/>
              <w:rPr>
                <w:lang w:val="en-US"/>
              </w:rPr>
              <w:pPrChange w:id="276" w:author="Robbie Parks" w:date="2019-05-14T10:25:00Z">
                <w:pPr>
                  <w:keepNext/>
                  <w:keepLines/>
                  <w:framePr w:hSpace="180" w:wrap="around" w:vAnchor="text" w:hAnchor="margin" w:xAlign="center" w:y="1154"/>
                  <w:spacing w:line="240" w:lineRule="auto"/>
                </w:pPr>
              </w:pPrChange>
            </w:pPr>
            <w:r>
              <w:rPr>
                <w:lang w:val="en-US"/>
              </w:rPr>
              <w:t>161.8</w:t>
            </w:r>
          </w:p>
        </w:tc>
        <w:tc>
          <w:tcPr>
            <w:tcW w:w="1271" w:type="dxa"/>
            <w:shd w:val="clear" w:color="auto" w:fill="8EAADB" w:themeFill="accent1" w:themeFillTint="99"/>
            <w:tcPrChange w:id="277" w:author="Robbie Parks" w:date="2019-05-14T10:25:00Z">
              <w:tcPr>
                <w:tcW w:w="1271" w:type="dxa"/>
                <w:shd w:val="clear" w:color="auto" w:fill="8EAADB" w:themeFill="accent1" w:themeFillTint="99"/>
              </w:tcPr>
            </w:tcPrChange>
          </w:tcPr>
          <w:p w14:paraId="4BE287C0" w14:textId="0462B63C" w:rsidR="00613A06" w:rsidRPr="003D4267" w:rsidRDefault="00613A06">
            <w:pPr>
              <w:keepNext/>
              <w:keepLines/>
              <w:spacing w:line="360" w:lineRule="auto"/>
              <w:rPr>
                <w:lang w:val="en-US"/>
              </w:rPr>
              <w:pPrChange w:id="278" w:author="Robbie Parks" w:date="2019-05-14T10:25:00Z">
                <w:pPr>
                  <w:keepNext/>
                  <w:keepLines/>
                  <w:framePr w:hSpace="180" w:wrap="around" w:vAnchor="text" w:hAnchor="margin" w:xAlign="center" w:y="1154"/>
                  <w:spacing w:line="240" w:lineRule="auto"/>
                </w:pPr>
              </w:pPrChange>
            </w:pPr>
            <w:del w:id="279" w:author="Robbie Parks" w:date="2019-05-14T10:25:00Z">
              <w:r w:rsidRPr="003D4267" w:rsidDel="00F22A3A">
                <w:rPr>
                  <w:lang w:val="en-US"/>
                </w:rPr>
                <w:delText xml:space="preserve">National </w:delText>
              </w:r>
            </w:del>
            <w:r w:rsidRPr="003D4267">
              <w:rPr>
                <w:lang w:val="en-US"/>
              </w:rPr>
              <w:t>RW</w:t>
            </w:r>
            <w:ins w:id="280" w:author="Robbie Parks" w:date="2019-05-14T10:25:00Z">
              <w:r w:rsidR="00F22A3A">
                <w:rPr>
                  <w:lang w:val="en-US"/>
                </w:rPr>
                <w:t>1</w:t>
              </w:r>
            </w:ins>
          </w:p>
        </w:tc>
      </w:tr>
      <w:tr w:rsidR="00613A06" w14:paraId="44AB3C66" w14:textId="77777777" w:rsidTr="00F22A3A">
        <w:tc>
          <w:tcPr>
            <w:tcW w:w="992" w:type="dxa"/>
            <w:tcPrChange w:id="281" w:author="Robbie Parks" w:date="2019-05-14T10:25:00Z">
              <w:tcPr>
                <w:tcW w:w="992" w:type="dxa"/>
              </w:tcPr>
            </w:tcPrChange>
          </w:tcPr>
          <w:p w14:paraId="301E8EA7" w14:textId="77777777" w:rsidR="00613A06" w:rsidRDefault="00613A06">
            <w:pPr>
              <w:keepNext/>
              <w:keepLines/>
              <w:spacing w:line="360" w:lineRule="auto"/>
              <w:rPr>
                <w:lang w:val="en-US"/>
              </w:rPr>
              <w:pPrChange w:id="282" w:author="Robbie Parks" w:date="2019-05-14T10:25:00Z">
                <w:pPr>
                  <w:keepNext/>
                  <w:keepLines/>
                  <w:framePr w:hSpace="180" w:wrap="around" w:vAnchor="text" w:hAnchor="margin" w:xAlign="center" w:y="1154"/>
                  <w:spacing w:line="240" w:lineRule="auto"/>
                </w:pPr>
              </w:pPrChange>
            </w:pPr>
            <w:r>
              <w:rPr>
                <w:lang w:val="en-US"/>
              </w:rPr>
              <w:t>5-14</w:t>
            </w:r>
          </w:p>
        </w:tc>
        <w:tc>
          <w:tcPr>
            <w:tcW w:w="1560" w:type="dxa"/>
            <w:shd w:val="clear" w:color="auto" w:fill="FFF2CC" w:themeFill="accent4" w:themeFillTint="33"/>
            <w:tcPrChange w:id="283" w:author="Robbie Parks" w:date="2019-05-14T10:25:00Z">
              <w:tcPr>
                <w:tcW w:w="1560" w:type="dxa"/>
                <w:shd w:val="clear" w:color="auto" w:fill="FFF2CC" w:themeFill="accent4" w:themeFillTint="33"/>
              </w:tcPr>
            </w:tcPrChange>
          </w:tcPr>
          <w:p w14:paraId="1F536A85" w14:textId="77777777" w:rsidR="00613A06" w:rsidRDefault="00613A06">
            <w:pPr>
              <w:keepNext/>
              <w:keepLines/>
              <w:spacing w:line="360" w:lineRule="auto"/>
              <w:rPr>
                <w:lang w:val="en-US"/>
              </w:rPr>
              <w:pPrChange w:id="284" w:author="Robbie Parks" w:date="2019-05-14T10:25:00Z">
                <w:pPr>
                  <w:keepNext/>
                  <w:keepLines/>
                  <w:framePr w:hSpace="180" w:wrap="around" w:vAnchor="text" w:hAnchor="margin" w:xAlign="center" w:y="1154"/>
                  <w:spacing w:line="240" w:lineRule="auto"/>
                </w:pPr>
              </w:pPrChange>
            </w:pPr>
            <w:r>
              <w:rPr>
                <w:lang w:val="en-US"/>
              </w:rPr>
              <w:t>0.4</w:t>
            </w:r>
          </w:p>
        </w:tc>
        <w:tc>
          <w:tcPr>
            <w:tcW w:w="1134" w:type="dxa"/>
            <w:tcPrChange w:id="285" w:author="Robbie Parks" w:date="2019-05-14T10:25:00Z">
              <w:tcPr>
                <w:tcW w:w="1134" w:type="dxa"/>
              </w:tcPr>
            </w:tcPrChange>
          </w:tcPr>
          <w:p w14:paraId="5E2A3F97" w14:textId="77777777" w:rsidR="00613A06" w:rsidRDefault="00613A06">
            <w:pPr>
              <w:keepNext/>
              <w:keepLines/>
              <w:spacing w:line="360" w:lineRule="auto"/>
              <w:rPr>
                <w:lang w:val="en-US"/>
              </w:rPr>
              <w:pPrChange w:id="286" w:author="Robbie Parks" w:date="2019-05-14T10:25:00Z">
                <w:pPr>
                  <w:keepNext/>
                  <w:keepLines/>
                  <w:framePr w:hSpace="180" w:wrap="around" w:vAnchor="text" w:hAnchor="margin" w:xAlign="center" w:y="1154"/>
                  <w:spacing w:line="240" w:lineRule="auto"/>
                </w:pPr>
              </w:pPrChange>
            </w:pPr>
            <w:r>
              <w:rPr>
                <w:lang w:val="en-US"/>
              </w:rPr>
              <w:t>28354.6</w:t>
            </w:r>
          </w:p>
        </w:tc>
        <w:tc>
          <w:tcPr>
            <w:tcW w:w="1417" w:type="dxa"/>
            <w:tcPrChange w:id="287" w:author="Robbie Parks" w:date="2019-05-14T10:25:00Z">
              <w:tcPr>
                <w:tcW w:w="1417" w:type="dxa"/>
              </w:tcPr>
            </w:tcPrChange>
          </w:tcPr>
          <w:p w14:paraId="15D66471" w14:textId="77777777" w:rsidR="00613A06" w:rsidRDefault="00613A06">
            <w:pPr>
              <w:keepNext/>
              <w:keepLines/>
              <w:spacing w:line="360" w:lineRule="auto"/>
              <w:rPr>
                <w:lang w:val="en-US"/>
              </w:rPr>
              <w:pPrChange w:id="288" w:author="Robbie Parks" w:date="2019-05-14T10:25:00Z">
                <w:pPr>
                  <w:keepNext/>
                  <w:keepLines/>
                  <w:framePr w:hSpace="180" w:wrap="around" w:vAnchor="text" w:hAnchor="margin" w:xAlign="center" w:y="1154"/>
                  <w:spacing w:line="240" w:lineRule="auto"/>
                </w:pPr>
              </w:pPrChange>
            </w:pPr>
            <w:r>
              <w:rPr>
                <w:lang w:val="en-US"/>
              </w:rPr>
              <w:t>28330.1</w:t>
            </w:r>
          </w:p>
        </w:tc>
        <w:tc>
          <w:tcPr>
            <w:tcW w:w="1276" w:type="dxa"/>
            <w:shd w:val="clear" w:color="auto" w:fill="F4B083" w:themeFill="accent2" w:themeFillTint="99"/>
            <w:tcPrChange w:id="289" w:author="Robbie Parks" w:date="2019-05-14T10:25:00Z">
              <w:tcPr>
                <w:tcW w:w="1276" w:type="dxa"/>
                <w:shd w:val="clear" w:color="auto" w:fill="F4B083" w:themeFill="accent2" w:themeFillTint="99"/>
              </w:tcPr>
            </w:tcPrChange>
          </w:tcPr>
          <w:p w14:paraId="5CD7FBB2" w14:textId="77777777" w:rsidR="00613A06" w:rsidRDefault="00613A06">
            <w:pPr>
              <w:keepNext/>
              <w:keepLines/>
              <w:spacing w:line="360" w:lineRule="auto"/>
              <w:rPr>
                <w:lang w:val="en-US"/>
              </w:rPr>
              <w:pPrChange w:id="290" w:author="Robbie Parks" w:date="2019-05-14T10:25:00Z">
                <w:pPr>
                  <w:keepNext/>
                  <w:keepLines/>
                  <w:framePr w:hSpace="180" w:wrap="around" w:vAnchor="text" w:hAnchor="margin" w:xAlign="center" w:y="1154"/>
                  <w:spacing w:line="240" w:lineRule="auto"/>
                </w:pPr>
              </w:pPrChange>
            </w:pPr>
            <w:r>
              <w:rPr>
                <w:lang w:val="en-US"/>
              </w:rPr>
              <w:t>24.5</w:t>
            </w:r>
          </w:p>
        </w:tc>
        <w:tc>
          <w:tcPr>
            <w:tcW w:w="1271" w:type="dxa"/>
            <w:shd w:val="clear" w:color="auto" w:fill="F4B083" w:themeFill="accent2" w:themeFillTint="99"/>
            <w:tcPrChange w:id="291" w:author="Robbie Parks" w:date="2019-05-14T10:25:00Z">
              <w:tcPr>
                <w:tcW w:w="1418" w:type="dxa"/>
                <w:shd w:val="clear" w:color="auto" w:fill="F4B083" w:themeFill="accent2" w:themeFillTint="99"/>
              </w:tcPr>
            </w:tcPrChange>
          </w:tcPr>
          <w:p w14:paraId="64DFC1CA" w14:textId="0071DF83" w:rsidR="00613A06" w:rsidRDefault="00613A06">
            <w:pPr>
              <w:keepNext/>
              <w:keepLines/>
              <w:spacing w:line="360" w:lineRule="auto"/>
              <w:rPr>
                <w:lang w:val="en-US"/>
              </w:rPr>
              <w:pPrChange w:id="292" w:author="Robbie Parks" w:date="2019-05-14T10:25:00Z">
                <w:pPr>
                  <w:keepNext/>
                  <w:keepLines/>
                  <w:framePr w:hSpace="180" w:wrap="around" w:vAnchor="text" w:hAnchor="margin" w:xAlign="center" w:y="1154"/>
                  <w:spacing w:line="240" w:lineRule="auto"/>
                </w:pPr>
              </w:pPrChange>
            </w:pPr>
            <w:del w:id="293" w:author="Robbie Parks" w:date="2019-05-14T10:24:00Z">
              <w:r w:rsidDel="00F22A3A">
                <w:rPr>
                  <w:lang w:val="en-US"/>
                </w:rPr>
                <w:delText xml:space="preserve">Subnational </w:delText>
              </w:r>
            </w:del>
            <w:r>
              <w:rPr>
                <w:lang w:val="en-US"/>
              </w:rPr>
              <w:t>RW</w:t>
            </w:r>
            <w:ins w:id="294" w:author="Robbie Parks" w:date="2019-05-14T10:24:00Z">
              <w:r w:rsidR="00F22A3A">
                <w:rPr>
                  <w:lang w:val="en-US"/>
                </w:rPr>
                <w:t>2</w:t>
              </w:r>
            </w:ins>
          </w:p>
        </w:tc>
        <w:tc>
          <w:tcPr>
            <w:tcW w:w="1422" w:type="dxa"/>
            <w:tcPrChange w:id="295" w:author="Robbie Parks" w:date="2019-05-14T10:25:00Z">
              <w:tcPr>
                <w:tcW w:w="1275" w:type="dxa"/>
              </w:tcPr>
            </w:tcPrChange>
          </w:tcPr>
          <w:p w14:paraId="771A5253" w14:textId="77777777" w:rsidR="00613A06" w:rsidRDefault="00613A06">
            <w:pPr>
              <w:keepNext/>
              <w:keepLines/>
              <w:spacing w:line="360" w:lineRule="auto"/>
              <w:rPr>
                <w:lang w:val="en-US"/>
              </w:rPr>
              <w:pPrChange w:id="296" w:author="Robbie Parks" w:date="2019-05-14T10:25:00Z">
                <w:pPr>
                  <w:keepNext/>
                  <w:keepLines/>
                  <w:framePr w:hSpace="180" w:wrap="around" w:vAnchor="text" w:hAnchor="margin" w:xAlign="center" w:y="1154"/>
                  <w:spacing w:line="240" w:lineRule="auto"/>
                </w:pPr>
              </w:pPrChange>
            </w:pPr>
            <w:r>
              <w:rPr>
                <w:lang w:val="en-US"/>
              </w:rPr>
              <w:t>37.9</w:t>
            </w:r>
          </w:p>
        </w:tc>
        <w:tc>
          <w:tcPr>
            <w:tcW w:w="1418" w:type="dxa"/>
            <w:shd w:val="clear" w:color="auto" w:fill="auto"/>
            <w:tcPrChange w:id="297" w:author="Robbie Parks" w:date="2019-05-14T10:25:00Z">
              <w:tcPr>
                <w:tcW w:w="1418" w:type="dxa"/>
                <w:shd w:val="clear" w:color="auto" w:fill="auto"/>
              </w:tcPr>
            </w:tcPrChange>
          </w:tcPr>
          <w:p w14:paraId="47D5223A" w14:textId="77777777" w:rsidR="00613A06" w:rsidRDefault="00613A06">
            <w:pPr>
              <w:keepNext/>
              <w:keepLines/>
              <w:spacing w:line="360" w:lineRule="auto"/>
              <w:rPr>
                <w:lang w:val="en-US"/>
              </w:rPr>
              <w:pPrChange w:id="298" w:author="Robbie Parks" w:date="2019-05-14T10:25:00Z">
                <w:pPr>
                  <w:keepNext/>
                  <w:keepLines/>
                  <w:framePr w:hSpace="180" w:wrap="around" w:vAnchor="text" w:hAnchor="margin" w:xAlign="center" w:y="1154"/>
                  <w:spacing w:line="240" w:lineRule="auto"/>
                </w:pPr>
              </w:pPrChange>
            </w:pPr>
            <w:r>
              <w:rPr>
                <w:lang w:val="en-US"/>
              </w:rPr>
              <w:t>101.4</w:t>
            </w:r>
          </w:p>
        </w:tc>
        <w:tc>
          <w:tcPr>
            <w:tcW w:w="1271" w:type="dxa"/>
            <w:shd w:val="clear" w:color="auto" w:fill="8EAADB" w:themeFill="accent1" w:themeFillTint="99"/>
            <w:tcPrChange w:id="299" w:author="Robbie Parks" w:date="2019-05-14T10:25:00Z">
              <w:tcPr>
                <w:tcW w:w="1271" w:type="dxa"/>
                <w:shd w:val="clear" w:color="auto" w:fill="8EAADB" w:themeFill="accent1" w:themeFillTint="99"/>
              </w:tcPr>
            </w:tcPrChange>
          </w:tcPr>
          <w:p w14:paraId="568EF072" w14:textId="29F9C5CB" w:rsidR="00613A06" w:rsidRPr="003D4267" w:rsidRDefault="00F22A3A">
            <w:pPr>
              <w:keepNext/>
              <w:keepLines/>
              <w:spacing w:line="360" w:lineRule="auto"/>
              <w:rPr>
                <w:lang w:val="en-US"/>
              </w:rPr>
              <w:pPrChange w:id="300" w:author="Robbie Parks" w:date="2019-05-14T10:25:00Z">
                <w:pPr>
                  <w:keepNext/>
                  <w:keepLines/>
                  <w:framePr w:hSpace="180" w:wrap="around" w:vAnchor="text" w:hAnchor="margin" w:xAlign="center" w:y="1154"/>
                  <w:spacing w:line="240" w:lineRule="auto"/>
                </w:pPr>
              </w:pPrChange>
            </w:pPr>
            <w:ins w:id="301" w:author="Robbie Parks" w:date="2019-05-14T10:25:00Z">
              <w:r w:rsidRPr="003D4267">
                <w:rPr>
                  <w:lang w:val="en-US"/>
                </w:rPr>
                <w:t>RW</w:t>
              </w:r>
              <w:r>
                <w:rPr>
                  <w:lang w:val="en-US"/>
                </w:rPr>
                <w:t>1</w:t>
              </w:r>
            </w:ins>
            <w:del w:id="302" w:author="Robbie Parks" w:date="2019-05-14T10:25:00Z">
              <w:r w:rsidR="00613A06" w:rsidRPr="003D4267" w:rsidDel="00F22A3A">
                <w:rPr>
                  <w:lang w:val="en-US"/>
                </w:rPr>
                <w:delText>National RW</w:delText>
              </w:r>
            </w:del>
          </w:p>
        </w:tc>
      </w:tr>
      <w:tr w:rsidR="00613A06" w14:paraId="1084B27F" w14:textId="77777777" w:rsidTr="00F22A3A">
        <w:tc>
          <w:tcPr>
            <w:tcW w:w="992" w:type="dxa"/>
            <w:tcPrChange w:id="303" w:author="Robbie Parks" w:date="2019-05-14T10:25:00Z">
              <w:tcPr>
                <w:tcW w:w="992" w:type="dxa"/>
              </w:tcPr>
            </w:tcPrChange>
          </w:tcPr>
          <w:p w14:paraId="7838FFF9" w14:textId="77777777" w:rsidR="00613A06" w:rsidRDefault="00613A06">
            <w:pPr>
              <w:keepNext/>
              <w:keepLines/>
              <w:spacing w:line="360" w:lineRule="auto"/>
              <w:rPr>
                <w:lang w:val="en-US"/>
              </w:rPr>
              <w:pPrChange w:id="304" w:author="Robbie Parks" w:date="2019-05-14T10:25:00Z">
                <w:pPr>
                  <w:keepNext/>
                  <w:keepLines/>
                  <w:framePr w:hSpace="180" w:wrap="around" w:vAnchor="text" w:hAnchor="margin" w:xAlign="center" w:y="1154"/>
                  <w:spacing w:line="240" w:lineRule="auto"/>
                </w:pPr>
              </w:pPrChange>
            </w:pPr>
            <w:r>
              <w:rPr>
                <w:lang w:val="en-US"/>
              </w:rPr>
              <w:t>15-24</w:t>
            </w:r>
          </w:p>
        </w:tc>
        <w:tc>
          <w:tcPr>
            <w:tcW w:w="1560" w:type="dxa"/>
            <w:shd w:val="clear" w:color="auto" w:fill="FFF2CC" w:themeFill="accent4" w:themeFillTint="33"/>
            <w:tcPrChange w:id="305" w:author="Robbie Parks" w:date="2019-05-14T10:25:00Z">
              <w:tcPr>
                <w:tcW w:w="1560" w:type="dxa"/>
                <w:shd w:val="clear" w:color="auto" w:fill="FFF2CC" w:themeFill="accent4" w:themeFillTint="33"/>
              </w:tcPr>
            </w:tcPrChange>
          </w:tcPr>
          <w:p w14:paraId="3DC0FB61" w14:textId="77777777" w:rsidR="00613A06" w:rsidRDefault="00613A06">
            <w:pPr>
              <w:keepNext/>
              <w:keepLines/>
              <w:spacing w:line="360" w:lineRule="auto"/>
              <w:rPr>
                <w:lang w:val="en-US"/>
              </w:rPr>
              <w:pPrChange w:id="306" w:author="Robbie Parks" w:date="2019-05-14T10:25:00Z">
                <w:pPr>
                  <w:keepNext/>
                  <w:keepLines/>
                  <w:framePr w:hSpace="180" w:wrap="around" w:vAnchor="text" w:hAnchor="margin" w:xAlign="center" w:y="1154"/>
                  <w:spacing w:line="240" w:lineRule="auto"/>
                </w:pPr>
              </w:pPrChange>
            </w:pPr>
            <w:r>
              <w:rPr>
                <w:lang w:val="en-US"/>
              </w:rPr>
              <w:t>2.2</w:t>
            </w:r>
          </w:p>
        </w:tc>
        <w:tc>
          <w:tcPr>
            <w:tcW w:w="1134" w:type="dxa"/>
            <w:tcPrChange w:id="307" w:author="Robbie Parks" w:date="2019-05-14T10:25:00Z">
              <w:tcPr>
                <w:tcW w:w="1134" w:type="dxa"/>
              </w:tcPr>
            </w:tcPrChange>
          </w:tcPr>
          <w:p w14:paraId="2F787EE6" w14:textId="77777777" w:rsidR="00613A06" w:rsidRDefault="00613A06">
            <w:pPr>
              <w:keepNext/>
              <w:keepLines/>
              <w:spacing w:line="360" w:lineRule="auto"/>
              <w:rPr>
                <w:lang w:val="en-US"/>
              </w:rPr>
              <w:pPrChange w:id="308" w:author="Robbie Parks" w:date="2019-05-14T10:25:00Z">
                <w:pPr>
                  <w:keepNext/>
                  <w:keepLines/>
                  <w:framePr w:hSpace="180" w:wrap="around" w:vAnchor="text" w:hAnchor="margin" w:xAlign="center" w:y="1154"/>
                  <w:spacing w:line="240" w:lineRule="auto"/>
                </w:pPr>
              </w:pPrChange>
            </w:pPr>
            <w:r>
              <w:rPr>
                <w:lang w:val="en-US"/>
              </w:rPr>
              <w:t>39053.2</w:t>
            </w:r>
          </w:p>
        </w:tc>
        <w:tc>
          <w:tcPr>
            <w:tcW w:w="1417" w:type="dxa"/>
            <w:tcPrChange w:id="309" w:author="Robbie Parks" w:date="2019-05-14T10:25:00Z">
              <w:tcPr>
                <w:tcW w:w="1417" w:type="dxa"/>
              </w:tcPr>
            </w:tcPrChange>
          </w:tcPr>
          <w:p w14:paraId="3CA8FC0C" w14:textId="77777777" w:rsidR="00613A06" w:rsidRDefault="00613A06">
            <w:pPr>
              <w:keepNext/>
              <w:keepLines/>
              <w:spacing w:line="360" w:lineRule="auto"/>
              <w:rPr>
                <w:lang w:val="en-US"/>
              </w:rPr>
              <w:pPrChange w:id="310" w:author="Robbie Parks" w:date="2019-05-14T10:25:00Z">
                <w:pPr>
                  <w:keepNext/>
                  <w:keepLines/>
                  <w:framePr w:hSpace="180" w:wrap="around" w:vAnchor="text" w:hAnchor="margin" w:xAlign="center" w:y="1154"/>
                  <w:spacing w:line="240" w:lineRule="auto"/>
                </w:pPr>
              </w:pPrChange>
            </w:pPr>
            <w:r>
              <w:rPr>
                <w:lang w:val="en-US"/>
              </w:rPr>
              <w:t>39008.2</w:t>
            </w:r>
          </w:p>
        </w:tc>
        <w:tc>
          <w:tcPr>
            <w:tcW w:w="1276" w:type="dxa"/>
            <w:shd w:val="clear" w:color="auto" w:fill="F4B083" w:themeFill="accent2" w:themeFillTint="99"/>
            <w:tcPrChange w:id="311" w:author="Robbie Parks" w:date="2019-05-14T10:25:00Z">
              <w:tcPr>
                <w:tcW w:w="1276" w:type="dxa"/>
                <w:shd w:val="clear" w:color="auto" w:fill="F4B083" w:themeFill="accent2" w:themeFillTint="99"/>
              </w:tcPr>
            </w:tcPrChange>
          </w:tcPr>
          <w:p w14:paraId="39DA1E91" w14:textId="77777777" w:rsidR="00613A06" w:rsidRDefault="00613A06">
            <w:pPr>
              <w:keepNext/>
              <w:keepLines/>
              <w:spacing w:line="360" w:lineRule="auto"/>
              <w:rPr>
                <w:lang w:val="en-US"/>
              </w:rPr>
              <w:pPrChange w:id="312" w:author="Robbie Parks" w:date="2019-05-14T10:25:00Z">
                <w:pPr>
                  <w:keepNext/>
                  <w:keepLines/>
                  <w:framePr w:hSpace="180" w:wrap="around" w:vAnchor="text" w:hAnchor="margin" w:xAlign="center" w:y="1154"/>
                  <w:spacing w:line="240" w:lineRule="auto"/>
                </w:pPr>
              </w:pPrChange>
            </w:pPr>
            <w:r>
              <w:rPr>
                <w:lang w:val="en-US"/>
              </w:rPr>
              <w:t>45.0</w:t>
            </w:r>
          </w:p>
        </w:tc>
        <w:tc>
          <w:tcPr>
            <w:tcW w:w="1271" w:type="dxa"/>
            <w:shd w:val="clear" w:color="auto" w:fill="F4B083" w:themeFill="accent2" w:themeFillTint="99"/>
            <w:tcPrChange w:id="313" w:author="Robbie Parks" w:date="2019-05-14T10:25:00Z">
              <w:tcPr>
                <w:tcW w:w="1418" w:type="dxa"/>
                <w:shd w:val="clear" w:color="auto" w:fill="F4B083" w:themeFill="accent2" w:themeFillTint="99"/>
              </w:tcPr>
            </w:tcPrChange>
          </w:tcPr>
          <w:p w14:paraId="7FD38214" w14:textId="2B984CE7" w:rsidR="00613A06" w:rsidRDefault="00613A06">
            <w:pPr>
              <w:keepNext/>
              <w:keepLines/>
              <w:spacing w:line="360" w:lineRule="auto"/>
              <w:rPr>
                <w:lang w:val="en-US"/>
              </w:rPr>
              <w:pPrChange w:id="314" w:author="Robbie Parks" w:date="2019-05-14T10:25:00Z">
                <w:pPr>
                  <w:keepNext/>
                  <w:keepLines/>
                  <w:framePr w:hSpace="180" w:wrap="around" w:vAnchor="text" w:hAnchor="margin" w:xAlign="center" w:y="1154"/>
                  <w:spacing w:line="240" w:lineRule="auto"/>
                </w:pPr>
              </w:pPrChange>
            </w:pPr>
            <w:del w:id="315" w:author="Robbie Parks" w:date="2019-05-14T10:24:00Z">
              <w:r w:rsidDel="00F22A3A">
                <w:rPr>
                  <w:lang w:val="en-US"/>
                </w:rPr>
                <w:delText xml:space="preserve">Subnational </w:delText>
              </w:r>
            </w:del>
            <w:r>
              <w:rPr>
                <w:lang w:val="en-US"/>
              </w:rPr>
              <w:t>RW</w:t>
            </w:r>
            <w:ins w:id="316" w:author="Robbie Parks" w:date="2019-05-14T10:24:00Z">
              <w:r w:rsidR="00F22A3A">
                <w:rPr>
                  <w:lang w:val="en-US"/>
                </w:rPr>
                <w:t>2</w:t>
              </w:r>
            </w:ins>
          </w:p>
        </w:tc>
        <w:tc>
          <w:tcPr>
            <w:tcW w:w="1422" w:type="dxa"/>
            <w:tcPrChange w:id="317" w:author="Robbie Parks" w:date="2019-05-14T10:25:00Z">
              <w:tcPr>
                <w:tcW w:w="1275" w:type="dxa"/>
              </w:tcPr>
            </w:tcPrChange>
          </w:tcPr>
          <w:p w14:paraId="70323E8F" w14:textId="77777777" w:rsidR="00613A06" w:rsidRDefault="00613A06">
            <w:pPr>
              <w:keepNext/>
              <w:keepLines/>
              <w:spacing w:line="360" w:lineRule="auto"/>
              <w:rPr>
                <w:lang w:val="en-US"/>
              </w:rPr>
              <w:pPrChange w:id="318" w:author="Robbie Parks" w:date="2019-05-14T10:25:00Z">
                <w:pPr>
                  <w:keepNext/>
                  <w:keepLines/>
                  <w:framePr w:hSpace="180" w:wrap="around" w:vAnchor="text" w:hAnchor="margin" w:xAlign="center" w:y="1154"/>
                  <w:spacing w:line="240" w:lineRule="auto"/>
                </w:pPr>
              </w:pPrChange>
            </w:pPr>
            <w:r>
              <w:rPr>
                <w:lang w:val="en-US"/>
              </w:rPr>
              <w:t>40.4</w:t>
            </w:r>
          </w:p>
        </w:tc>
        <w:tc>
          <w:tcPr>
            <w:tcW w:w="1418" w:type="dxa"/>
            <w:shd w:val="clear" w:color="auto" w:fill="auto"/>
            <w:tcPrChange w:id="319" w:author="Robbie Parks" w:date="2019-05-14T10:25:00Z">
              <w:tcPr>
                <w:tcW w:w="1418" w:type="dxa"/>
                <w:shd w:val="clear" w:color="auto" w:fill="auto"/>
              </w:tcPr>
            </w:tcPrChange>
          </w:tcPr>
          <w:p w14:paraId="5296F98C" w14:textId="77777777" w:rsidR="00613A06" w:rsidRDefault="00613A06">
            <w:pPr>
              <w:keepNext/>
              <w:keepLines/>
              <w:spacing w:line="360" w:lineRule="auto"/>
              <w:rPr>
                <w:lang w:val="en-US"/>
              </w:rPr>
              <w:pPrChange w:id="320" w:author="Robbie Parks" w:date="2019-05-14T10:25:00Z">
                <w:pPr>
                  <w:keepNext/>
                  <w:keepLines/>
                  <w:framePr w:hSpace="180" w:wrap="around" w:vAnchor="text" w:hAnchor="margin" w:xAlign="center" w:y="1154"/>
                  <w:spacing w:line="240" w:lineRule="auto"/>
                </w:pPr>
              </w:pPrChange>
            </w:pPr>
            <w:r>
              <w:rPr>
                <w:lang w:val="en-US"/>
              </w:rPr>
              <w:t>140.8</w:t>
            </w:r>
          </w:p>
        </w:tc>
        <w:tc>
          <w:tcPr>
            <w:tcW w:w="1271" w:type="dxa"/>
            <w:shd w:val="clear" w:color="auto" w:fill="8EAADB" w:themeFill="accent1" w:themeFillTint="99"/>
            <w:tcPrChange w:id="321" w:author="Robbie Parks" w:date="2019-05-14T10:25:00Z">
              <w:tcPr>
                <w:tcW w:w="1271" w:type="dxa"/>
                <w:shd w:val="clear" w:color="auto" w:fill="8EAADB" w:themeFill="accent1" w:themeFillTint="99"/>
              </w:tcPr>
            </w:tcPrChange>
          </w:tcPr>
          <w:p w14:paraId="04F0449B" w14:textId="4CECC8FD" w:rsidR="00613A06" w:rsidRPr="003D4267" w:rsidRDefault="00F22A3A">
            <w:pPr>
              <w:keepNext/>
              <w:keepLines/>
              <w:spacing w:line="360" w:lineRule="auto"/>
              <w:rPr>
                <w:lang w:val="en-US"/>
              </w:rPr>
              <w:pPrChange w:id="322" w:author="Robbie Parks" w:date="2019-05-14T10:25:00Z">
                <w:pPr>
                  <w:keepNext/>
                  <w:keepLines/>
                  <w:framePr w:hSpace="180" w:wrap="around" w:vAnchor="text" w:hAnchor="margin" w:xAlign="center" w:y="1154"/>
                  <w:spacing w:line="240" w:lineRule="auto"/>
                </w:pPr>
              </w:pPrChange>
            </w:pPr>
            <w:ins w:id="323" w:author="Robbie Parks" w:date="2019-05-14T10:25:00Z">
              <w:r w:rsidRPr="003D4267">
                <w:rPr>
                  <w:lang w:val="en-US"/>
                </w:rPr>
                <w:t>RW</w:t>
              </w:r>
              <w:r>
                <w:rPr>
                  <w:lang w:val="en-US"/>
                </w:rPr>
                <w:t>1</w:t>
              </w:r>
            </w:ins>
            <w:del w:id="324" w:author="Robbie Parks" w:date="2019-05-14T10:25:00Z">
              <w:r w:rsidR="00613A06" w:rsidRPr="003D4267" w:rsidDel="00F22A3A">
                <w:rPr>
                  <w:lang w:val="en-US"/>
                </w:rPr>
                <w:delText>National RW</w:delText>
              </w:r>
            </w:del>
          </w:p>
        </w:tc>
      </w:tr>
      <w:tr w:rsidR="00613A06" w14:paraId="6BC3C938" w14:textId="77777777" w:rsidTr="00F22A3A">
        <w:tc>
          <w:tcPr>
            <w:tcW w:w="992" w:type="dxa"/>
            <w:tcPrChange w:id="325" w:author="Robbie Parks" w:date="2019-05-14T10:25:00Z">
              <w:tcPr>
                <w:tcW w:w="992" w:type="dxa"/>
              </w:tcPr>
            </w:tcPrChange>
          </w:tcPr>
          <w:p w14:paraId="4DC070DA" w14:textId="77777777" w:rsidR="00613A06" w:rsidRDefault="00613A06">
            <w:pPr>
              <w:keepNext/>
              <w:keepLines/>
              <w:spacing w:line="360" w:lineRule="auto"/>
              <w:rPr>
                <w:lang w:val="en-US"/>
              </w:rPr>
              <w:pPrChange w:id="326" w:author="Robbie Parks" w:date="2019-05-14T10:25:00Z">
                <w:pPr>
                  <w:keepNext/>
                  <w:keepLines/>
                  <w:framePr w:hSpace="180" w:wrap="around" w:vAnchor="text" w:hAnchor="margin" w:xAlign="center" w:y="1154"/>
                  <w:spacing w:line="240" w:lineRule="auto"/>
                </w:pPr>
              </w:pPrChange>
            </w:pPr>
            <w:r>
              <w:rPr>
                <w:lang w:val="en-US"/>
              </w:rPr>
              <w:t>25-34</w:t>
            </w:r>
          </w:p>
        </w:tc>
        <w:tc>
          <w:tcPr>
            <w:tcW w:w="1560" w:type="dxa"/>
            <w:shd w:val="clear" w:color="auto" w:fill="FFF2CC" w:themeFill="accent4" w:themeFillTint="33"/>
            <w:tcPrChange w:id="327" w:author="Robbie Parks" w:date="2019-05-14T10:25:00Z">
              <w:tcPr>
                <w:tcW w:w="1560" w:type="dxa"/>
                <w:shd w:val="clear" w:color="auto" w:fill="FFF2CC" w:themeFill="accent4" w:themeFillTint="33"/>
              </w:tcPr>
            </w:tcPrChange>
          </w:tcPr>
          <w:p w14:paraId="6AB6364E" w14:textId="77777777" w:rsidR="00613A06" w:rsidRDefault="00613A06">
            <w:pPr>
              <w:keepNext/>
              <w:keepLines/>
              <w:spacing w:line="360" w:lineRule="auto"/>
              <w:rPr>
                <w:lang w:val="en-US"/>
              </w:rPr>
              <w:pPrChange w:id="328" w:author="Robbie Parks" w:date="2019-05-14T10:25:00Z">
                <w:pPr>
                  <w:keepNext/>
                  <w:keepLines/>
                  <w:framePr w:hSpace="180" w:wrap="around" w:vAnchor="text" w:hAnchor="margin" w:xAlign="center" w:y="1154"/>
                  <w:spacing w:line="240" w:lineRule="auto"/>
                </w:pPr>
              </w:pPrChange>
            </w:pPr>
            <w:r>
              <w:rPr>
                <w:lang w:val="en-US"/>
              </w:rPr>
              <w:t>3.0</w:t>
            </w:r>
          </w:p>
        </w:tc>
        <w:tc>
          <w:tcPr>
            <w:tcW w:w="1134" w:type="dxa"/>
            <w:tcPrChange w:id="329" w:author="Robbie Parks" w:date="2019-05-14T10:25:00Z">
              <w:tcPr>
                <w:tcW w:w="1134" w:type="dxa"/>
              </w:tcPr>
            </w:tcPrChange>
          </w:tcPr>
          <w:p w14:paraId="6B4E49BE" w14:textId="77777777" w:rsidR="00613A06" w:rsidRDefault="00613A06">
            <w:pPr>
              <w:keepNext/>
              <w:keepLines/>
              <w:spacing w:line="360" w:lineRule="auto"/>
              <w:rPr>
                <w:lang w:val="en-US"/>
              </w:rPr>
              <w:pPrChange w:id="330" w:author="Robbie Parks" w:date="2019-05-14T10:25:00Z">
                <w:pPr>
                  <w:keepNext/>
                  <w:keepLines/>
                  <w:framePr w:hSpace="180" w:wrap="around" w:vAnchor="text" w:hAnchor="margin" w:xAlign="center" w:y="1154"/>
                  <w:spacing w:line="240" w:lineRule="auto"/>
                </w:pPr>
              </w:pPrChange>
            </w:pPr>
            <w:r>
              <w:rPr>
                <w:lang w:val="en-US"/>
              </w:rPr>
              <w:t>40502.7</w:t>
            </w:r>
          </w:p>
        </w:tc>
        <w:tc>
          <w:tcPr>
            <w:tcW w:w="1417" w:type="dxa"/>
            <w:tcPrChange w:id="331" w:author="Robbie Parks" w:date="2019-05-14T10:25:00Z">
              <w:tcPr>
                <w:tcW w:w="1417" w:type="dxa"/>
              </w:tcPr>
            </w:tcPrChange>
          </w:tcPr>
          <w:p w14:paraId="356FDE15" w14:textId="77777777" w:rsidR="00613A06" w:rsidRDefault="00613A06">
            <w:pPr>
              <w:keepNext/>
              <w:keepLines/>
              <w:spacing w:line="360" w:lineRule="auto"/>
              <w:rPr>
                <w:lang w:val="en-US"/>
              </w:rPr>
              <w:pPrChange w:id="332" w:author="Robbie Parks" w:date="2019-05-14T10:25:00Z">
                <w:pPr>
                  <w:keepNext/>
                  <w:keepLines/>
                  <w:framePr w:hSpace="180" w:wrap="around" w:vAnchor="text" w:hAnchor="margin" w:xAlign="center" w:y="1154"/>
                  <w:spacing w:line="240" w:lineRule="auto"/>
                </w:pPr>
              </w:pPrChange>
            </w:pPr>
            <w:r>
              <w:rPr>
                <w:lang w:val="en-US"/>
              </w:rPr>
              <w:t>40335.4</w:t>
            </w:r>
          </w:p>
        </w:tc>
        <w:tc>
          <w:tcPr>
            <w:tcW w:w="1276" w:type="dxa"/>
            <w:shd w:val="clear" w:color="auto" w:fill="F4B083" w:themeFill="accent2" w:themeFillTint="99"/>
            <w:tcPrChange w:id="333" w:author="Robbie Parks" w:date="2019-05-14T10:25:00Z">
              <w:tcPr>
                <w:tcW w:w="1276" w:type="dxa"/>
                <w:shd w:val="clear" w:color="auto" w:fill="F4B083" w:themeFill="accent2" w:themeFillTint="99"/>
              </w:tcPr>
            </w:tcPrChange>
          </w:tcPr>
          <w:p w14:paraId="1FA7A060" w14:textId="77777777" w:rsidR="00613A06" w:rsidRDefault="00613A06">
            <w:pPr>
              <w:keepNext/>
              <w:keepLines/>
              <w:spacing w:line="360" w:lineRule="auto"/>
              <w:rPr>
                <w:lang w:val="en-US"/>
              </w:rPr>
              <w:pPrChange w:id="334" w:author="Robbie Parks" w:date="2019-05-14T10:25:00Z">
                <w:pPr>
                  <w:keepNext/>
                  <w:keepLines/>
                  <w:framePr w:hSpace="180" w:wrap="around" w:vAnchor="text" w:hAnchor="margin" w:xAlign="center" w:y="1154"/>
                  <w:spacing w:line="240" w:lineRule="auto"/>
                </w:pPr>
              </w:pPrChange>
            </w:pPr>
            <w:r>
              <w:rPr>
                <w:lang w:val="en-US"/>
              </w:rPr>
              <w:t>167.3</w:t>
            </w:r>
          </w:p>
        </w:tc>
        <w:tc>
          <w:tcPr>
            <w:tcW w:w="1271" w:type="dxa"/>
            <w:shd w:val="clear" w:color="auto" w:fill="F4B083" w:themeFill="accent2" w:themeFillTint="99"/>
            <w:tcPrChange w:id="335" w:author="Robbie Parks" w:date="2019-05-14T10:25:00Z">
              <w:tcPr>
                <w:tcW w:w="1418" w:type="dxa"/>
                <w:shd w:val="clear" w:color="auto" w:fill="F4B083" w:themeFill="accent2" w:themeFillTint="99"/>
              </w:tcPr>
            </w:tcPrChange>
          </w:tcPr>
          <w:p w14:paraId="7CC0470E" w14:textId="0CCB091F" w:rsidR="00613A06" w:rsidRDefault="00613A06">
            <w:pPr>
              <w:keepNext/>
              <w:keepLines/>
              <w:spacing w:line="360" w:lineRule="auto"/>
              <w:rPr>
                <w:lang w:val="en-US"/>
              </w:rPr>
              <w:pPrChange w:id="336" w:author="Robbie Parks" w:date="2019-05-14T10:25:00Z">
                <w:pPr>
                  <w:keepNext/>
                  <w:keepLines/>
                  <w:framePr w:hSpace="180" w:wrap="around" w:vAnchor="text" w:hAnchor="margin" w:xAlign="center" w:y="1154"/>
                  <w:spacing w:line="240" w:lineRule="auto"/>
                </w:pPr>
              </w:pPrChange>
            </w:pPr>
            <w:del w:id="337" w:author="Robbie Parks" w:date="2019-05-14T10:24:00Z">
              <w:r w:rsidDel="00F22A3A">
                <w:rPr>
                  <w:lang w:val="en-US"/>
                </w:rPr>
                <w:delText xml:space="preserve">Subnational </w:delText>
              </w:r>
            </w:del>
            <w:r>
              <w:rPr>
                <w:lang w:val="en-US"/>
              </w:rPr>
              <w:t>RW</w:t>
            </w:r>
            <w:ins w:id="338" w:author="Robbie Parks" w:date="2019-05-14T10:24:00Z">
              <w:r w:rsidR="00F22A3A">
                <w:rPr>
                  <w:lang w:val="en-US"/>
                </w:rPr>
                <w:t>2</w:t>
              </w:r>
            </w:ins>
          </w:p>
        </w:tc>
        <w:tc>
          <w:tcPr>
            <w:tcW w:w="1422" w:type="dxa"/>
            <w:tcPrChange w:id="339" w:author="Robbie Parks" w:date="2019-05-14T10:25:00Z">
              <w:tcPr>
                <w:tcW w:w="1275" w:type="dxa"/>
              </w:tcPr>
            </w:tcPrChange>
          </w:tcPr>
          <w:p w14:paraId="7772EF86" w14:textId="77777777" w:rsidR="00613A06" w:rsidRDefault="00613A06">
            <w:pPr>
              <w:keepNext/>
              <w:keepLines/>
              <w:spacing w:line="360" w:lineRule="auto"/>
              <w:rPr>
                <w:lang w:val="en-US"/>
              </w:rPr>
              <w:pPrChange w:id="340" w:author="Robbie Parks" w:date="2019-05-14T10:25:00Z">
                <w:pPr>
                  <w:keepNext/>
                  <w:keepLines/>
                  <w:framePr w:hSpace="180" w:wrap="around" w:vAnchor="text" w:hAnchor="margin" w:xAlign="center" w:y="1154"/>
                  <w:spacing w:line="240" w:lineRule="auto"/>
                </w:pPr>
              </w:pPrChange>
            </w:pPr>
            <w:r>
              <w:rPr>
                <w:lang w:val="en-US"/>
              </w:rPr>
              <w:t>40.2</w:t>
            </w:r>
          </w:p>
        </w:tc>
        <w:tc>
          <w:tcPr>
            <w:tcW w:w="1418" w:type="dxa"/>
            <w:shd w:val="clear" w:color="auto" w:fill="auto"/>
            <w:tcPrChange w:id="341" w:author="Robbie Parks" w:date="2019-05-14T10:25:00Z">
              <w:tcPr>
                <w:tcW w:w="1418" w:type="dxa"/>
                <w:shd w:val="clear" w:color="auto" w:fill="auto"/>
              </w:tcPr>
            </w:tcPrChange>
          </w:tcPr>
          <w:p w14:paraId="0F5BE93C" w14:textId="77777777" w:rsidR="00613A06" w:rsidRDefault="00613A06">
            <w:pPr>
              <w:keepNext/>
              <w:keepLines/>
              <w:spacing w:line="360" w:lineRule="auto"/>
              <w:rPr>
                <w:lang w:val="en-US"/>
              </w:rPr>
              <w:pPrChange w:id="342" w:author="Robbie Parks" w:date="2019-05-14T10:25:00Z">
                <w:pPr>
                  <w:keepNext/>
                  <w:keepLines/>
                  <w:framePr w:hSpace="180" w:wrap="around" w:vAnchor="text" w:hAnchor="margin" w:xAlign="center" w:y="1154"/>
                  <w:spacing w:line="240" w:lineRule="auto"/>
                </w:pPr>
              </w:pPrChange>
            </w:pPr>
            <w:r>
              <w:rPr>
                <w:lang w:val="en-US"/>
              </w:rPr>
              <w:t>109.9</w:t>
            </w:r>
          </w:p>
        </w:tc>
        <w:tc>
          <w:tcPr>
            <w:tcW w:w="1271" w:type="dxa"/>
            <w:shd w:val="clear" w:color="auto" w:fill="8EAADB" w:themeFill="accent1" w:themeFillTint="99"/>
            <w:tcPrChange w:id="343" w:author="Robbie Parks" w:date="2019-05-14T10:25:00Z">
              <w:tcPr>
                <w:tcW w:w="1271" w:type="dxa"/>
                <w:shd w:val="clear" w:color="auto" w:fill="8EAADB" w:themeFill="accent1" w:themeFillTint="99"/>
              </w:tcPr>
            </w:tcPrChange>
          </w:tcPr>
          <w:p w14:paraId="540F5885" w14:textId="28C29D4D" w:rsidR="00613A06" w:rsidRPr="003D4267" w:rsidRDefault="00F22A3A">
            <w:pPr>
              <w:keepNext/>
              <w:keepLines/>
              <w:spacing w:line="360" w:lineRule="auto"/>
              <w:rPr>
                <w:lang w:val="en-US"/>
              </w:rPr>
              <w:pPrChange w:id="344" w:author="Robbie Parks" w:date="2019-05-14T10:25:00Z">
                <w:pPr>
                  <w:keepNext/>
                  <w:keepLines/>
                  <w:framePr w:hSpace="180" w:wrap="around" w:vAnchor="text" w:hAnchor="margin" w:xAlign="center" w:y="1154"/>
                  <w:spacing w:line="240" w:lineRule="auto"/>
                </w:pPr>
              </w:pPrChange>
            </w:pPr>
            <w:ins w:id="345" w:author="Robbie Parks" w:date="2019-05-14T10:25:00Z">
              <w:r w:rsidRPr="003D4267">
                <w:rPr>
                  <w:lang w:val="en-US"/>
                </w:rPr>
                <w:t>RW</w:t>
              </w:r>
              <w:r>
                <w:rPr>
                  <w:lang w:val="en-US"/>
                </w:rPr>
                <w:t>1</w:t>
              </w:r>
            </w:ins>
            <w:del w:id="346" w:author="Robbie Parks" w:date="2019-05-14T10:25:00Z">
              <w:r w:rsidR="00613A06" w:rsidRPr="003D4267" w:rsidDel="00F22A3A">
                <w:rPr>
                  <w:lang w:val="en-US"/>
                </w:rPr>
                <w:delText>National RW</w:delText>
              </w:r>
            </w:del>
          </w:p>
        </w:tc>
      </w:tr>
      <w:tr w:rsidR="00F22A3A" w14:paraId="2EB50ACA" w14:textId="77777777" w:rsidTr="00F22A3A">
        <w:tc>
          <w:tcPr>
            <w:tcW w:w="992" w:type="dxa"/>
            <w:tcPrChange w:id="347" w:author="Robbie Parks" w:date="2019-05-14T10:25:00Z">
              <w:tcPr>
                <w:tcW w:w="992" w:type="dxa"/>
              </w:tcPr>
            </w:tcPrChange>
          </w:tcPr>
          <w:p w14:paraId="510B608E" w14:textId="77777777" w:rsidR="00F22A3A" w:rsidRDefault="00F22A3A">
            <w:pPr>
              <w:keepNext/>
              <w:keepLines/>
              <w:spacing w:line="360" w:lineRule="auto"/>
              <w:rPr>
                <w:lang w:val="en-US"/>
              </w:rPr>
              <w:pPrChange w:id="348" w:author="Robbie Parks" w:date="2019-05-14T10:25:00Z">
                <w:pPr>
                  <w:keepNext/>
                  <w:keepLines/>
                  <w:framePr w:hSpace="180" w:wrap="around" w:vAnchor="text" w:hAnchor="margin" w:xAlign="center" w:y="1154"/>
                  <w:spacing w:line="240" w:lineRule="auto"/>
                </w:pPr>
              </w:pPrChange>
            </w:pPr>
            <w:r>
              <w:rPr>
                <w:lang w:val="en-US"/>
              </w:rPr>
              <w:t>35-44</w:t>
            </w:r>
          </w:p>
        </w:tc>
        <w:tc>
          <w:tcPr>
            <w:tcW w:w="1560" w:type="dxa"/>
            <w:shd w:val="clear" w:color="auto" w:fill="FFF2CC" w:themeFill="accent4" w:themeFillTint="33"/>
            <w:tcPrChange w:id="349" w:author="Robbie Parks" w:date="2019-05-14T10:25:00Z">
              <w:tcPr>
                <w:tcW w:w="1560" w:type="dxa"/>
                <w:shd w:val="clear" w:color="auto" w:fill="FFF2CC" w:themeFill="accent4" w:themeFillTint="33"/>
              </w:tcPr>
            </w:tcPrChange>
          </w:tcPr>
          <w:p w14:paraId="3C840120" w14:textId="77777777" w:rsidR="00F22A3A" w:rsidRDefault="00F22A3A">
            <w:pPr>
              <w:keepNext/>
              <w:keepLines/>
              <w:spacing w:line="360" w:lineRule="auto"/>
              <w:rPr>
                <w:lang w:val="en-US"/>
              </w:rPr>
              <w:pPrChange w:id="350" w:author="Robbie Parks" w:date="2019-05-14T10:25:00Z">
                <w:pPr>
                  <w:keepNext/>
                  <w:keepLines/>
                  <w:framePr w:hSpace="180" w:wrap="around" w:vAnchor="text" w:hAnchor="margin" w:xAlign="center" w:y="1154"/>
                  <w:spacing w:line="240" w:lineRule="auto"/>
                </w:pPr>
              </w:pPrChange>
            </w:pPr>
            <w:r>
              <w:rPr>
                <w:lang w:val="en-US"/>
              </w:rPr>
              <w:t>4.4</w:t>
            </w:r>
          </w:p>
        </w:tc>
        <w:tc>
          <w:tcPr>
            <w:tcW w:w="1134" w:type="dxa"/>
            <w:tcPrChange w:id="351" w:author="Robbie Parks" w:date="2019-05-14T10:25:00Z">
              <w:tcPr>
                <w:tcW w:w="1134" w:type="dxa"/>
              </w:tcPr>
            </w:tcPrChange>
          </w:tcPr>
          <w:p w14:paraId="2F2C04CA" w14:textId="77777777" w:rsidR="00F22A3A" w:rsidRDefault="00F22A3A">
            <w:pPr>
              <w:keepNext/>
              <w:keepLines/>
              <w:spacing w:line="360" w:lineRule="auto"/>
              <w:rPr>
                <w:lang w:val="en-US"/>
              </w:rPr>
              <w:pPrChange w:id="352" w:author="Robbie Parks" w:date="2019-05-14T10:25:00Z">
                <w:pPr>
                  <w:keepNext/>
                  <w:keepLines/>
                  <w:framePr w:hSpace="180" w:wrap="around" w:vAnchor="text" w:hAnchor="margin" w:xAlign="center" w:y="1154"/>
                  <w:spacing w:line="240" w:lineRule="auto"/>
                </w:pPr>
              </w:pPrChange>
            </w:pPr>
            <w:r>
              <w:rPr>
                <w:lang w:val="en-US"/>
              </w:rPr>
              <w:t>41266.8</w:t>
            </w:r>
          </w:p>
        </w:tc>
        <w:tc>
          <w:tcPr>
            <w:tcW w:w="1417" w:type="dxa"/>
            <w:tcPrChange w:id="353" w:author="Robbie Parks" w:date="2019-05-14T10:25:00Z">
              <w:tcPr>
                <w:tcW w:w="1417" w:type="dxa"/>
              </w:tcPr>
            </w:tcPrChange>
          </w:tcPr>
          <w:p w14:paraId="46C07CE5" w14:textId="77777777" w:rsidR="00F22A3A" w:rsidRDefault="00F22A3A">
            <w:pPr>
              <w:keepNext/>
              <w:keepLines/>
              <w:spacing w:line="360" w:lineRule="auto"/>
              <w:rPr>
                <w:lang w:val="en-US"/>
              </w:rPr>
              <w:pPrChange w:id="354" w:author="Robbie Parks" w:date="2019-05-14T10:25:00Z">
                <w:pPr>
                  <w:keepNext/>
                  <w:keepLines/>
                  <w:framePr w:hSpace="180" w:wrap="around" w:vAnchor="text" w:hAnchor="margin" w:xAlign="center" w:y="1154"/>
                  <w:spacing w:line="240" w:lineRule="auto"/>
                </w:pPr>
              </w:pPrChange>
            </w:pPr>
            <w:r>
              <w:rPr>
                <w:lang w:val="en-US"/>
              </w:rPr>
              <w:t>41118.7</w:t>
            </w:r>
          </w:p>
        </w:tc>
        <w:tc>
          <w:tcPr>
            <w:tcW w:w="1276" w:type="dxa"/>
            <w:shd w:val="clear" w:color="auto" w:fill="F4B083" w:themeFill="accent2" w:themeFillTint="99"/>
            <w:tcPrChange w:id="355" w:author="Robbie Parks" w:date="2019-05-14T10:25:00Z">
              <w:tcPr>
                <w:tcW w:w="1276" w:type="dxa"/>
                <w:shd w:val="clear" w:color="auto" w:fill="F4B083" w:themeFill="accent2" w:themeFillTint="99"/>
              </w:tcPr>
            </w:tcPrChange>
          </w:tcPr>
          <w:p w14:paraId="618429EB" w14:textId="77777777" w:rsidR="00F22A3A" w:rsidRDefault="00F22A3A">
            <w:pPr>
              <w:keepNext/>
              <w:keepLines/>
              <w:spacing w:line="360" w:lineRule="auto"/>
              <w:rPr>
                <w:lang w:val="en-US"/>
              </w:rPr>
              <w:pPrChange w:id="356" w:author="Robbie Parks" w:date="2019-05-14T10:25:00Z">
                <w:pPr>
                  <w:keepNext/>
                  <w:keepLines/>
                  <w:framePr w:hSpace="180" w:wrap="around" w:vAnchor="text" w:hAnchor="margin" w:xAlign="center" w:y="1154"/>
                  <w:spacing w:line="240" w:lineRule="auto"/>
                </w:pPr>
              </w:pPrChange>
            </w:pPr>
            <w:r>
              <w:rPr>
                <w:lang w:val="en-US"/>
              </w:rPr>
              <w:t>148.1</w:t>
            </w:r>
          </w:p>
        </w:tc>
        <w:tc>
          <w:tcPr>
            <w:tcW w:w="1271" w:type="dxa"/>
            <w:shd w:val="clear" w:color="auto" w:fill="F4B083" w:themeFill="accent2" w:themeFillTint="99"/>
            <w:tcPrChange w:id="357" w:author="Robbie Parks" w:date="2019-05-14T10:25:00Z">
              <w:tcPr>
                <w:tcW w:w="1418" w:type="dxa"/>
                <w:shd w:val="clear" w:color="auto" w:fill="F4B083" w:themeFill="accent2" w:themeFillTint="99"/>
              </w:tcPr>
            </w:tcPrChange>
          </w:tcPr>
          <w:p w14:paraId="2648F636" w14:textId="6429A903" w:rsidR="00F22A3A" w:rsidRDefault="00F22A3A">
            <w:pPr>
              <w:keepNext/>
              <w:keepLines/>
              <w:spacing w:line="360" w:lineRule="auto"/>
              <w:rPr>
                <w:lang w:val="en-US"/>
              </w:rPr>
              <w:pPrChange w:id="358" w:author="Robbie Parks" w:date="2019-05-14T10:25:00Z">
                <w:pPr>
                  <w:keepNext/>
                  <w:keepLines/>
                  <w:framePr w:hSpace="180" w:wrap="around" w:vAnchor="text" w:hAnchor="margin" w:xAlign="center" w:y="1154"/>
                  <w:spacing w:line="240" w:lineRule="auto"/>
                </w:pPr>
              </w:pPrChange>
            </w:pPr>
            <w:del w:id="359" w:author="Robbie Parks" w:date="2019-05-14T10:24:00Z">
              <w:r w:rsidDel="00F22A3A">
                <w:rPr>
                  <w:lang w:val="en-US"/>
                </w:rPr>
                <w:delText xml:space="preserve">Subnational </w:delText>
              </w:r>
            </w:del>
            <w:r>
              <w:rPr>
                <w:lang w:val="en-US"/>
              </w:rPr>
              <w:t>RW</w:t>
            </w:r>
            <w:ins w:id="360" w:author="Robbie Parks" w:date="2019-05-14T10:24:00Z">
              <w:r>
                <w:rPr>
                  <w:lang w:val="en-US"/>
                </w:rPr>
                <w:t>2</w:t>
              </w:r>
            </w:ins>
          </w:p>
        </w:tc>
        <w:tc>
          <w:tcPr>
            <w:tcW w:w="1422" w:type="dxa"/>
            <w:tcPrChange w:id="361" w:author="Robbie Parks" w:date="2019-05-14T10:25:00Z">
              <w:tcPr>
                <w:tcW w:w="1275" w:type="dxa"/>
              </w:tcPr>
            </w:tcPrChange>
          </w:tcPr>
          <w:p w14:paraId="581A474A" w14:textId="77777777" w:rsidR="00F22A3A" w:rsidRDefault="00F22A3A">
            <w:pPr>
              <w:keepNext/>
              <w:keepLines/>
              <w:spacing w:line="360" w:lineRule="auto"/>
              <w:rPr>
                <w:lang w:val="en-US"/>
              </w:rPr>
              <w:pPrChange w:id="362" w:author="Robbie Parks" w:date="2019-05-14T10:25:00Z">
                <w:pPr>
                  <w:keepNext/>
                  <w:keepLines/>
                  <w:framePr w:hSpace="180" w:wrap="around" w:vAnchor="text" w:hAnchor="margin" w:xAlign="center" w:y="1154"/>
                  <w:spacing w:line="240" w:lineRule="auto"/>
                </w:pPr>
              </w:pPrChange>
            </w:pPr>
            <w:r>
              <w:rPr>
                <w:lang w:val="en-US"/>
              </w:rPr>
              <w:t>42.7</w:t>
            </w:r>
          </w:p>
        </w:tc>
        <w:tc>
          <w:tcPr>
            <w:tcW w:w="1418" w:type="dxa"/>
            <w:shd w:val="clear" w:color="auto" w:fill="auto"/>
            <w:tcPrChange w:id="363" w:author="Robbie Parks" w:date="2019-05-14T10:25:00Z">
              <w:tcPr>
                <w:tcW w:w="1418" w:type="dxa"/>
                <w:shd w:val="clear" w:color="auto" w:fill="auto"/>
              </w:tcPr>
            </w:tcPrChange>
          </w:tcPr>
          <w:p w14:paraId="032DBB47" w14:textId="77777777" w:rsidR="00F22A3A" w:rsidRDefault="00F22A3A">
            <w:pPr>
              <w:keepNext/>
              <w:keepLines/>
              <w:spacing w:line="360" w:lineRule="auto"/>
              <w:rPr>
                <w:lang w:val="en-US"/>
              </w:rPr>
              <w:pPrChange w:id="364" w:author="Robbie Parks" w:date="2019-05-14T10:25:00Z">
                <w:pPr>
                  <w:keepNext/>
                  <w:keepLines/>
                  <w:framePr w:hSpace="180" w:wrap="around" w:vAnchor="text" w:hAnchor="margin" w:xAlign="center" w:y="1154"/>
                  <w:spacing w:line="240" w:lineRule="auto"/>
                </w:pPr>
              </w:pPrChange>
            </w:pPr>
            <w:r>
              <w:rPr>
                <w:lang w:val="en-US"/>
              </w:rPr>
              <w:t>104.4</w:t>
            </w:r>
          </w:p>
        </w:tc>
        <w:tc>
          <w:tcPr>
            <w:tcW w:w="1271" w:type="dxa"/>
            <w:shd w:val="clear" w:color="auto" w:fill="8EAADB" w:themeFill="accent1" w:themeFillTint="99"/>
            <w:tcPrChange w:id="365" w:author="Robbie Parks" w:date="2019-05-14T10:25:00Z">
              <w:tcPr>
                <w:tcW w:w="1271" w:type="dxa"/>
                <w:shd w:val="clear" w:color="auto" w:fill="8EAADB" w:themeFill="accent1" w:themeFillTint="99"/>
              </w:tcPr>
            </w:tcPrChange>
          </w:tcPr>
          <w:p w14:paraId="0C763AA9" w14:textId="011CFC8F" w:rsidR="00F22A3A" w:rsidRPr="003D4267" w:rsidRDefault="00F22A3A">
            <w:pPr>
              <w:keepNext/>
              <w:keepLines/>
              <w:spacing w:line="360" w:lineRule="auto"/>
              <w:rPr>
                <w:lang w:val="en-US"/>
              </w:rPr>
              <w:pPrChange w:id="366" w:author="Robbie Parks" w:date="2019-05-14T10:25:00Z">
                <w:pPr>
                  <w:keepNext/>
                  <w:keepLines/>
                  <w:framePr w:hSpace="180" w:wrap="around" w:vAnchor="text" w:hAnchor="margin" w:xAlign="center" w:y="1154"/>
                  <w:spacing w:line="240" w:lineRule="auto"/>
                </w:pPr>
              </w:pPrChange>
            </w:pPr>
            <w:ins w:id="367" w:author="Robbie Parks" w:date="2019-05-14T10:25:00Z">
              <w:r w:rsidRPr="00263646">
                <w:rPr>
                  <w:lang w:val="en-US"/>
                </w:rPr>
                <w:t>RW1</w:t>
              </w:r>
            </w:ins>
            <w:del w:id="368" w:author="Robbie Parks" w:date="2019-05-14T10:25:00Z">
              <w:r w:rsidRPr="003D4267" w:rsidDel="0016088B">
                <w:rPr>
                  <w:lang w:val="en-US"/>
                </w:rPr>
                <w:delText>National RW</w:delText>
              </w:r>
            </w:del>
          </w:p>
        </w:tc>
      </w:tr>
      <w:tr w:rsidR="00F22A3A" w14:paraId="34A51AA1" w14:textId="77777777" w:rsidTr="00F22A3A">
        <w:tc>
          <w:tcPr>
            <w:tcW w:w="992" w:type="dxa"/>
            <w:tcPrChange w:id="369" w:author="Robbie Parks" w:date="2019-05-14T10:25:00Z">
              <w:tcPr>
                <w:tcW w:w="992" w:type="dxa"/>
              </w:tcPr>
            </w:tcPrChange>
          </w:tcPr>
          <w:p w14:paraId="726BA3FD" w14:textId="77777777" w:rsidR="00F22A3A" w:rsidRDefault="00F22A3A">
            <w:pPr>
              <w:keepNext/>
              <w:keepLines/>
              <w:spacing w:line="360" w:lineRule="auto"/>
              <w:rPr>
                <w:lang w:val="en-US"/>
              </w:rPr>
              <w:pPrChange w:id="370" w:author="Robbie Parks" w:date="2019-05-14T10:25:00Z">
                <w:pPr>
                  <w:keepNext/>
                  <w:keepLines/>
                  <w:framePr w:hSpace="180" w:wrap="around" w:vAnchor="text" w:hAnchor="margin" w:xAlign="center" w:y="1154"/>
                  <w:spacing w:line="240" w:lineRule="auto"/>
                </w:pPr>
              </w:pPrChange>
            </w:pPr>
            <w:r>
              <w:rPr>
                <w:lang w:val="en-US"/>
              </w:rPr>
              <w:t>45-54</w:t>
            </w:r>
          </w:p>
        </w:tc>
        <w:tc>
          <w:tcPr>
            <w:tcW w:w="1560" w:type="dxa"/>
            <w:shd w:val="clear" w:color="auto" w:fill="FFE599" w:themeFill="accent4" w:themeFillTint="66"/>
            <w:tcPrChange w:id="371" w:author="Robbie Parks" w:date="2019-05-14T10:25:00Z">
              <w:tcPr>
                <w:tcW w:w="1560" w:type="dxa"/>
                <w:shd w:val="clear" w:color="auto" w:fill="FFE599" w:themeFill="accent4" w:themeFillTint="66"/>
              </w:tcPr>
            </w:tcPrChange>
          </w:tcPr>
          <w:p w14:paraId="267F0FD8" w14:textId="77777777" w:rsidR="00F22A3A" w:rsidRDefault="00F22A3A">
            <w:pPr>
              <w:keepNext/>
              <w:keepLines/>
              <w:spacing w:line="360" w:lineRule="auto"/>
              <w:rPr>
                <w:lang w:val="en-US"/>
              </w:rPr>
              <w:pPrChange w:id="372" w:author="Robbie Parks" w:date="2019-05-14T10:25:00Z">
                <w:pPr>
                  <w:keepNext/>
                  <w:keepLines/>
                  <w:framePr w:hSpace="180" w:wrap="around" w:vAnchor="text" w:hAnchor="margin" w:xAlign="center" w:y="1154"/>
                  <w:spacing w:line="240" w:lineRule="auto"/>
                </w:pPr>
              </w:pPrChange>
            </w:pPr>
            <w:r>
              <w:rPr>
                <w:lang w:val="en-US"/>
              </w:rPr>
              <w:t>8.0</w:t>
            </w:r>
          </w:p>
        </w:tc>
        <w:tc>
          <w:tcPr>
            <w:tcW w:w="1134" w:type="dxa"/>
            <w:tcPrChange w:id="373" w:author="Robbie Parks" w:date="2019-05-14T10:25:00Z">
              <w:tcPr>
                <w:tcW w:w="1134" w:type="dxa"/>
              </w:tcPr>
            </w:tcPrChange>
          </w:tcPr>
          <w:p w14:paraId="738F9520" w14:textId="37228EF0" w:rsidR="00F22A3A" w:rsidRDefault="00F22A3A">
            <w:pPr>
              <w:keepNext/>
              <w:keepLines/>
              <w:spacing w:line="360" w:lineRule="auto"/>
              <w:rPr>
                <w:lang w:val="en-US"/>
              </w:rPr>
              <w:pPrChange w:id="374" w:author="Robbie Parks" w:date="2019-05-14T10:25:00Z">
                <w:pPr>
                  <w:keepNext/>
                  <w:keepLines/>
                  <w:framePr w:hSpace="180" w:wrap="around" w:vAnchor="text" w:hAnchor="margin" w:xAlign="center" w:y="1154"/>
                  <w:spacing w:line="240" w:lineRule="auto"/>
                </w:pPr>
              </w:pPrChange>
            </w:pPr>
            <w:r>
              <w:rPr>
                <w:lang w:val="en-US"/>
              </w:rPr>
              <w:t>44345.3</w:t>
            </w:r>
          </w:p>
        </w:tc>
        <w:tc>
          <w:tcPr>
            <w:tcW w:w="1417" w:type="dxa"/>
            <w:tcPrChange w:id="375" w:author="Robbie Parks" w:date="2019-05-14T10:25:00Z">
              <w:tcPr>
                <w:tcW w:w="1417" w:type="dxa"/>
              </w:tcPr>
            </w:tcPrChange>
          </w:tcPr>
          <w:p w14:paraId="6658EDA6" w14:textId="1CA16E23" w:rsidR="00F22A3A" w:rsidRDefault="00F22A3A">
            <w:pPr>
              <w:keepNext/>
              <w:keepLines/>
              <w:spacing w:line="360" w:lineRule="auto"/>
              <w:rPr>
                <w:lang w:val="en-US"/>
              </w:rPr>
              <w:pPrChange w:id="376" w:author="Robbie Parks" w:date="2019-05-14T10:25:00Z">
                <w:pPr>
                  <w:keepNext/>
                  <w:keepLines/>
                  <w:framePr w:hSpace="180" w:wrap="around" w:vAnchor="text" w:hAnchor="margin" w:xAlign="center" w:y="1154"/>
                  <w:spacing w:line="240" w:lineRule="auto"/>
                </w:pPr>
              </w:pPrChange>
            </w:pPr>
            <w:r>
              <w:rPr>
                <w:lang w:val="en-US"/>
              </w:rPr>
              <w:t>44339.1</w:t>
            </w:r>
          </w:p>
        </w:tc>
        <w:tc>
          <w:tcPr>
            <w:tcW w:w="1276" w:type="dxa"/>
            <w:shd w:val="clear" w:color="auto" w:fill="F4B083" w:themeFill="accent2" w:themeFillTint="99"/>
            <w:tcPrChange w:id="377" w:author="Robbie Parks" w:date="2019-05-14T10:25:00Z">
              <w:tcPr>
                <w:tcW w:w="1276" w:type="dxa"/>
                <w:shd w:val="clear" w:color="auto" w:fill="F4B083" w:themeFill="accent2" w:themeFillTint="99"/>
              </w:tcPr>
            </w:tcPrChange>
          </w:tcPr>
          <w:p w14:paraId="7CA1F169" w14:textId="7374B14A" w:rsidR="00F22A3A" w:rsidRDefault="00F22A3A">
            <w:pPr>
              <w:keepNext/>
              <w:keepLines/>
              <w:spacing w:line="360" w:lineRule="auto"/>
              <w:rPr>
                <w:lang w:val="en-US"/>
              </w:rPr>
              <w:pPrChange w:id="378" w:author="Robbie Parks" w:date="2019-05-14T10:25:00Z">
                <w:pPr>
                  <w:keepNext/>
                  <w:keepLines/>
                  <w:framePr w:hSpace="180" w:wrap="around" w:vAnchor="text" w:hAnchor="margin" w:xAlign="center" w:y="1154"/>
                  <w:spacing w:line="240" w:lineRule="auto"/>
                </w:pPr>
              </w:pPrChange>
            </w:pPr>
            <w:r>
              <w:rPr>
                <w:lang w:val="en-US"/>
              </w:rPr>
              <w:t>6.2</w:t>
            </w:r>
          </w:p>
        </w:tc>
        <w:tc>
          <w:tcPr>
            <w:tcW w:w="1271" w:type="dxa"/>
            <w:shd w:val="clear" w:color="auto" w:fill="F4B083" w:themeFill="accent2" w:themeFillTint="99"/>
            <w:tcPrChange w:id="379" w:author="Robbie Parks" w:date="2019-05-14T10:25:00Z">
              <w:tcPr>
                <w:tcW w:w="1418" w:type="dxa"/>
                <w:shd w:val="clear" w:color="auto" w:fill="F4B083" w:themeFill="accent2" w:themeFillTint="99"/>
              </w:tcPr>
            </w:tcPrChange>
          </w:tcPr>
          <w:p w14:paraId="6BB74FDD" w14:textId="2D45C9DF" w:rsidR="00F22A3A" w:rsidRDefault="00F22A3A">
            <w:pPr>
              <w:keepNext/>
              <w:keepLines/>
              <w:spacing w:line="360" w:lineRule="auto"/>
              <w:rPr>
                <w:lang w:val="en-US"/>
              </w:rPr>
              <w:pPrChange w:id="380" w:author="Robbie Parks" w:date="2019-05-14T10:25:00Z">
                <w:pPr>
                  <w:keepNext/>
                  <w:keepLines/>
                  <w:framePr w:hSpace="180" w:wrap="around" w:vAnchor="text" w:hAnchor="margin" w:xAlign="center" w:y="1154"/>
                  <w:spacing w:line="240" w:lineRule="auto"/>
                </w:pPr>
              </w:pPrChange>
            </w:pPr>
            <w:del w:id="381" w:author="Robbie Parks" w:date="2019-05-14T10:24:00Z">
              <w:r w:rsidDel="00F22A3A">
                <w:rPr>
                  <w:lang w:val="en-US"/>
                </w:rPr>
                <w:delText xml:space="preserve">Subnational </w:delText>
              </w:r>
            </w:del>
            <w:r>
              <w:rPr>
                <w:lang w:val="en-US"/>
              </w:rPr>
              <w:t>RW</w:t>
            </w:r>
            <w:ins w:id="382" w:author="Robbie Parks" w:date="2019-05-14T10:24:00Z">
              <w:r>
                <w:rPr>
                  <w:lang w:val="en-US"/>
                </w:rPr>
                <w:t>2</w:t>
              </w:r>
            </w:ins>
          </w:p>
        </w:tc>
        <w:tc>
          <w:tcPr>
            <w:tcW w:w="1422" w:type="dxa"/>
            <w:tcPrChange w:id="383" w:author="Robbie Parks" w:date="2019-05-14T10:25:00Z">
              <w:tcPr>
                <w:tcW w:w="1275" w:type="dxa"/>
              </w:tcPr>
            </w:tcPrChange>
          </w:tcPr>
          <w:p w14:paraId="727FC1E6" w14:textId="77777777" w:rsidR="00F22A3A" w:rsidRDefault="00F22A3A">
            <w:pPr>
              <w:keepNext/>
              <w:keepLines/>
              <w:spacing w:line="360" w:lineRule="auto"/>
              <w:rPr>
                <w:lang w:val="en-US"/>
              </w:rPr>
              <w:pPrChange w:id="384" w:author="Robbie Parks" w:date="2019-05-14T10:25:00Z">
                <w:pPr>
                  <w:keepNext/>
                  <w:keepLines/>
                  <w:framePr w:hSpace="180" w:wrap="around" w:vAnchor="text" w:hAnchor="margin" w:xAlign="center" w:y="1154"/>
                  <w:spacing w:line="240" w:lineRule="auto"/>
                </w:pPr>
              </w:pPrChange>
            </w:pPr>
            <w:r>
              <w:rPr>
                <w:lang w:val="en-US"/>
              </w:rPr>
              <w:t>55.5</w:t>
            </w:r>
          </w:p>
        </w:tc>
        <w:tc>
          <w:tcPr>
            <w:tcW w:w="1418" w:type="dxa"/>
            <w:shd w:val="clear" w:color="auto" w:fill="auto"/>
            <w:tcPrChange w:id="385" w:author="Robbie Parks" w:date="2019-05-14T10:25:00Z">
              <w:tcPr>
                <w:tcW w:w="1418" w:type="dxa"/>
                <w:shd w:val="clear" w:color="auto" w:fill="auto"/>
              </w:tcPr>
            </w:tcPrChange>
          </w:tcPr>
          <w:p w14:paraId="2A3E950F" w14:textId="77777777" w:rsidR="00F22A3A" w:rsidRDefault="00F22A3A">
            <w:pPr>
              <w:keepNext/>
              <w:keepLines/>
              <w:spacing w:line="360" w:lineRule="auto"/>
              <w:rPr>
                <w:lang w:val="en-US"/>
              </w:rPr>
              <w:pPrChange w:id="386" w:author="Robbie Parks" w:date="2019-05-14T10:25:00Z">
                <w:pPr>
                  <w:keepNext/>
                  <w:keepLines/>
                  <w:framePr w:hSpace="180" w:wrap="around" w:vAnchor="text" w:hAnchor="margin" w:xAlign="center" w:y="1154"/>
                  <w:spacing w:line="240" w:lineRule="auto"/>
                </w:pPr>
              </w:pPrChange>
            </w:pPr>
            <w:r>
              <w:rPr>
                <w:lang w:val="en-US"/>
              </w:rPr>
              <w:t>120.8</w:t>
            </w:r>
          </w:p>
        </w:tc>
        <w:tc>
          <w:tcPr>
            <w:tcW w:w="1271" w:type="dxa"/>
            <w:shd w:val="clear" w:color="auto" w:fill="8EAADB" w:themeFill="accent1" w:themeFillTint="99"/>
            <w:tcPrChange w:id="387" w:author="Robbie Parks" w:date="2019-05-14T10:25:00Z">
              <w:tcPr>
                <w:tcW w:w="1271" w:type="dxa"/>
                <w:shd w:val="clear" w:color="auto" w:fill="8EAADB" w:themeFill="accent1" w:themeFillTint="99"/>
              </w:tcPr>
            </w:tcPrChange>
          </w:tcPr>
          <w:p w14:paraId="3DE927B5" w14:textId="41540934" w:rsidR="00F22A3A" w:rsidRPr="003D4267" w:rsidRDefault="00F22A3A">
            <w:pPr>
              <w:keepNext/>
              <w:keepLines/>
              <w:spacing w:line="360" w:lineRule="auto"/>
              <w:rPr>
                <w:lang w:val="en-US"/>
              </w:rPr>
              <w:pPrChange w:id="388" w:author="Robbie Parks" w:date="2019-05-14T10:25:00Z">
                <w:pPr>
                  <w:keepNext/>
                  <w:keepLines/>
                  <w:framePr w:hSpace="180" w:wrap="around" w:vAnchor="text" w:hAnchor="margin" w:xAlign="center" w:y="1154"/>
                  <w:spacing w:line="240" w:lineRule="auto"/>
                </w:pPr>
              </w:pPrChange>
            </w:pPr>
            <w:ins w:id="389" w:author="Robbie Parks" w:date="2019-05-14T10:25:00Z">
              <w:r w:rsidRPr="00263646">
                <w:rPr>
                  <w:lang w:val="en-US"/>
                </w:rPr>
                <w:t>RW1</w:t>
              </w:r>
            </w:ins>
            <w:del w:id="390" w:author="Robbie Parks" w:date="2019-05-14T10:25:00Z">
              <w:r w:rsidRPr="003D4267" w:rsidDel="0016088B">
                <w:rPr>
                  <w:lang w:val="en-US"/>
                </w:rPr>
                <w:delText>National RW</w:delText>
              </w:r>
            </w:del>
          </w:p>
        </w:tc>
      </w:tr>
      <w:tr w:rsidR="00F22A3A" w14:paraId="4B7ADD2D" w14:textId="77777777" w:rsidTr="00F22A3A">
        <w:tc>
          <w:tcPr>
            <w:tcW w:w="992" w:type="dxa"/>
            <w:tcPrChange w:id="391" w:author="Robbie Parks" w:date="2019-05-14T10:25:00Z">
              <w:tcPr>
                <w:tcW w:w="992" w:type="dxa"/>
              </w:tcPr>
            </w:tcPrChange>
          </w:tcPr>
          <w:p w14:paraId="3CFB5E17" w14:textId="77777777" w:rsidR="00F22A3A" w:rsidRDefault="00F22A3A">
            <w:pPr>
              <w:keepNext/>
              <w:keepLines/>
              <w:spacing w:line="360" w:lineRule="auto"/>
              <w:rPr>
                <w:lang w:val="en-US"/>
              </w:rPr>
              <w:pPrChange w:id="392" w:author="Robbie Parks" w:date="2019-05-14T10:25:00Z">
                <w:pPr>
                  <w:keepNext/>
                  <w:keepLines/>
                  <w:framePr w:hSpace="180" w:wrap="around" w:vAnchor="text" w:hAnchor="margin" w:xAlign="center" w:y="1154"/>
                  <w:spacing w:line="240" w:lineRule="auto"/>
                </w:pPr>
              </w:pPrChange>
            </w:pPr>
            <w:r>
              <w:rPr>
                <w:lang w:val="en-US"/>
              </w:rPr>
              <w:t>55-64</w:t>
            </w:r>
          </w:p>
        </w:tc>
        <w:tc>
          <w:tcPr>
            <w:tcW w:w="1560" w:type="dxa"/>
            <w:shd w:val="clear" w:color="auto" w:fill="FFE599" w:themeFill="accent4" w:themeFillTint="66"/>
            <w:tcPrChange w:id="393" w:author="Robbie Parks" w:date="2019-05-14T10:25:00Z">
              <w:tcPr>
                <w:tcW w:w="1560" w:type="dxa"/>
                <w:shd w:val="clear" w:color="auto" w:fill="FFE599" w:themeFill="accent4" w:themeFillTint="66"/>
              </w:tcPr>
            </w:tcPrChange>
          </w:tcPr>
          <w:p w14:paraId="12557CC3" w14:textId="77777777" w:rsidR="00F22A3A" w:rsidRDefault="00F22A3A">
            <w:pPr>
              <w:keepNext/>
              <w:keepLines/>
              <w:spacing w:line="360" w:lineRule="auto"/>
              <w:rPr>
                <w:lang w:val="en-US"/>
              </w:rPr>
              <w:pPrChange w:id="394" w:author="Robbie Parks" w:date="2019-05-14T10:25:00Z">
                <w:pPr>
                  <w:keepNext/>
                  <w:keepLines/>
                  <w:framePr w:hSpace="180" w:wrap="around" w:vAnchor="text" w:hAnchor="margin" w:xAlign="center" w:y="1154"/>
                  <w:spacing w:line="240" w:lineRule="auto"/>
                </w:pPr>
              </w:pPrChange>
            </w:pPr>
            <w:r>
              <w:rPr>
                <w:lang w:val="en-US"/>
              </w:rPr>
              <w:t>14.4</w:t>
            </w:r>
          </w:p>
        </w:tc>
        <w:tc>
          <w:tcPr>
            <w:tcW w:w="1134" w:type="dxa"/>
            <w:tcPrChange w:id="395" w:author="Robbie Parks" w:date="2019-05-14T10:25:00Z">
              <w:tcPr>
                <w:tcW w:w="1134" w:type="dxa"/>
              </w:tcPr>
            </w:tcPrChange>
          </w:tcPr>
          <w:p w14:paraId="74A00799" w14:textId="77777777" w:rsidR="00F22A3A" w:rsidRDefault="00F22A3A">
            <w:pPr>
              <w:keepNext/>
              <w:keepLines/>
              <w:spacing w:line="360" w:lineRule="auto"/>
              <w:rPr>
                <w:lang w:val="en-US"/>
              </w:rPr>
              <w:pPrChange w:id="396" w:author="Robbie Parks" w:date="2019-05-14T10:25:00Z">
                <w:pPr>
                  <w:keepNext/>
                  <w:keepLines/>
                  <w:framePr w:hSpace="180" w:wrap="around" w:vAnchor="text" w:hAnchor="margin" w:xAlign="center" w:y="1154"/>
                  <w:spacing w:line="240" w:lineRule="auto"/>
                </w:pPr>
              </w:pPrChange>
            </w:pPr>
            <w:r>
              <w:rPr>
                <w:lang w:val="en-US"/>
              </w:rPr>
              <w:t>49154.6</w:t>
            </w:r>
          </w:p>
        </w:tc>
        <w:tc>
          <w:tcPr>
            <w:tcW w:w="1417" w:type="dxa"/>
            <w:tcPrChange w:id="397" w:author="Robbie Parks" w:date="2019-05-14T10:25:00Z">
              <w:tcPr>
                <w:tcW w:w="1417" w:type="dxa"/>
              </w:tcPr>
            </w:tcPrChange>
          </w:tcPr>
          <w:p w14:paraId="3A5072B7" w14:textId="77777777" w:rsidR="00F22A3A" w:rsidRDefault="00F22A3A">
            <w:pPr>
              <w:keepNext/>
              <w:keepLines/>
              <w:spacing w:line="360" w:lineRule="auto"/>
              <w:rPr>
                <w:lang w:val="en-US"/>
              </w:rPr>
              <w:pPrChange w:id="398" w:author="Robbie Parks" w:date="2019-05-14T10:25:00Z">
                <w:pPr>
                  <w:keepNext/>
                  <w:keepLines/>
                  <w:framePr w:hSpace="180" w:wrap="around" w:vAnchor="text" w:hAnchor="margin" w:xAlign="center" w:y="1154"/>
                  <w:spacing w:line="240" w:lineRule="auto"/>
                </w:pPr>
              </w:pPrChange>
            </w:pPr>
            <w:r>
              <w:rPr>
                <w:lang w:val="en-US"/>
              </w:rPr>
              <w:t>49305.4</w:t>
            </w:r>
          </w:p>
        </w:tc>
        <w:tc>
          <w:tcPr>
            <w:tcW w:w="1276" w:type="dxa"/>
            <w:shd w:val="clear" w:color="auto" w:fill="8EAADB" w:themeFill="accent1" w:themeFillTint="99"/>
            <w:tcPrChange w:id="399" w:author="Robbie Parks" w:date="2019-05-14T10:25:00Z">
              <w:tcPr>
                <w:tcW w:w="1276" w:type="dxa"/>
                <w:shd w:val="clear" w:color="auto" w:fill="8EAADB" w:themeFill="accent1" w:themeFillTint="99"/>
              </w:tcPr>
            </w:tcPrChange>
          </w:tcPr>
          <w:p w14:paraId="3B4DB351" w14:textId="4858B50D" w:rsidR="00F22A3A" w:rsidRDefault="00F22A3A">
            <w:pPr>
              <w:keepNext/>
              <w:keepLines/>
              <w:spacing w:line="360" w:lineRule="auto"/>
              <w:rPr>
                <w:lang w:val="en-US"/>
              </w:rPr>
              <w:pPrChange w:id="400" w:author="Robbie Parks" w:date="2019-05-14T10:25:00Z">
                <w:pPr>
                  <w:keepNext/>
                  <w:keepLines/>
                  <w:framePr w:hSpace="180" w:wrap="around" w:vAnchor="text" w:hAnchor="margin" w:xAlign="center" w:y="1154"/>
                  <w:spacing w:line="240" w:lineRule="auto"/>
                </w:pPr>
              </w:pPrChange>
            </w:pPr>
            <w:r>
              <w:rPr>
                <w:lang w:val="en-US"/>
              </w:rPr>
              <w:t>-150.8</w:t>
            </w:r>
          </w:p>
        </w:tc>
        <w:tc>
          <w:tcPr>
            <w:tcW w:w="1271" w:type="dxa"/>
            <w:shd w:val="clear" w:color="auto" w:fill="8EAADB" w:themeFill="accent1" w:themeFillTint="99"/>
            <w:tcPrChange w:id="401" w:author="Robbie Parks" w:date="2019-05-14T10:25:00Z">
              <w:tcPr>
                <w:tcW w:w="1418" w:type="dxa"/>
                <w:shd w:val="clear" w:color="auto" w:fill="8EAADB" w:themeFill="accent1" w:themeFillTint="99"/>
              </w:tcPr>
            </w:tcPrChange>
          </w:tcPr>
          <w:p w14:paraId="2EE5064A" w14:textId="695E2FD9" w:rsidR="00F22A3A" w:rsidRDefault="00F22A3A">
            <w:pPr>
              <w:keepNext/>
              <w:keepLines/>
              <w:spacing w:line="360" w:lineRule="auto"/>
              <w:rPr>
                <w:lang w:val="en-US"/>
              </w:rPr>
              <w:pPrChange w:id="402" w:author="Robbie Parks" w:date="2019-05-14T10:25:00Z">
                <w:pPr>
                  <w:keepNext/>
                  <w:keepLines/>
                  <w:framePr w:hSpace="180" w:wrap="around" w:vAnchor="text" w:hAnchor="margin" w:xAlign="center" w:y="1154"/>
                  <w:spacing w:line="240" w:lineRule="auto"/>
                </w:pPr>
              </w:pPrChange>
            </w:pPr>
            <w:del w:id="403" w:author="Robbie Parks" w:date="2019-05-14T10:24:00Z">
              <w:r w:rsidRPr="003D4267" w:rsidDel="00F22A3A">
                <w:rPr>
                  <w:lang w:val="en-US"/>
                </w:rPr>
                <w:delText xml:space="preserve">National </w:delText>
              </w:r>
            </w:del>
            <w:r w:rsidRPr="003D4267">
              <w:rPr>
                <w:lang w:val="en-US"/>
              </w:rPr>
              <w:t>RW</w:t>
            </w:r>
            <w:ins w:id="404" w:author="Robbie Parks" w:date="2019-05-14T10:24:00Z">
              <w:r>
                <w:rPr>
                  <w:lang w:val="en-US"/>
                </w:rPr>
                <w:t>1</w:t>
              </w:r>
            </w:ins>
          </w:p>
        </w:tc>
        <w:tc>
          <w:tcPr>
            <w:tcW w:w="1422" w:type="dxa"/>
            <w:tcPrChange w:id="405" w:author="Robbie Parks" w:date="2019-05-14T10:25:00Z">
              <w:tcPr>
                <w:tcW w:w="1275" w:type="dxa"/>
              </w:tcPr>
            </w:tcPrChange>
          </w:tcPr>
          <w:p w14:paraId="232F12E3" w14:textId="77777777" w:rsidR="00F22A3A" w:rsidRDefault="00F22A3A">
            <w:pPr>
              <w:keepNext/>
              <w:keepLines/>
              <w:spacing w:line="360" w:lineRule="auto"/>
              <w:rPr>
                <w:lang w:val="en-US"/>
              </w:rPr>
              <w:pPrChange w:id="406" w:author="Robbie Parks" w:date="2019-05-14T10:25:00Z">
                <w:pPr>
                  <w:keepNext/>
                  <w:keepLines/>
                  <w:framePr w:hSpace="180" w:wrap="around" w:vAnchor="text" w:hAnchor="margin" w:xAlign="center" w:y="1154"/>
                  <w:spacing w:line="240" w:lineRule="auto"/>
                </w:pPr>
              </w:pPrChange>
            </w:pPr>
            <w:r>
              <w:rPr>
                <w:lang w:val="en-US"/>
              </w:rPr>
              <w:t>40.1</w:t>
            </w:r>
          </w:p>
        </w:tc>
        <w:tc>
          <w:tcPr>
            <w:tcW w:w="1418" w:type="dxa"/>
            <w:shd w:val="clear" w:color="auto" w:fill="auto"/>
            <w:tcPrChange w:id="407" w:author="Robbie Parks" w:date="2019-05-14T10:25:00Z">
              <w:tcPr>
                <w:tcW w:w="1418" w:type="dxa"/>
                <w:shd w:val="clear" w:color="auto" w:fill="auto"/>
              </w:tcPr>
            </w:tcPrChange>
          </w:tcPr>
          <w:p w14:paraId="5FF44550" w14:textId="77777777" w:rsidR="00F22A3A" w:rsidRDefault="00F22A3A">
            <w:pPr>
              <w:keepNext/>
              <w:keepLines/>
              <w:spacing w:line="360" w:lineRule="auto"/>
              <w:rPr>
                <w:lang w:val="en-US"/>
              </w:rPr>
              <w:pPrChange w:id="408" w:author="Robbie Parks" w:date="2019-05-14T10:25:00Z">
                <w:pPr>
                  <w:keepNext/>
                  <w:keepLines/>
                  <w:framePr w:hSpace="180" w:wrap="around" w:vAnchor="text" w:hAnchor="margin" w:xAlign="center" w:y="1154"/>
                  <w:spacing w:line="240" w:lineRule="auto"/>
                </w:pPr>
              </w:pPrChange>
            </w:pPr>
            <w:r>
              <w:rPr>
                <w:lang w:val="en-US"/>
              </w:rPr>
              <w:t>94.4</w:t>
            </w:r>
          </w:p>
        </w:tc>
        <w:tc>
          <w:tcPr>
            <w:tcW w:w="1271" w:type="dxa"/>
            <w:shd w:val="clear" w:color="auto" w:fill="8EAADB" w:themeFill="accent1" w:themeFillTint="99"/>
            <w:tcPrChange w:id="409" w:author="Robbie Parks" w:date="2019-05-14T10:25:00Z">
              <w:tcPr>
                <w:tcW w:w="1271" w:type="dxa"/>
                <w:shd w:val="clear" w:color="auto" w:fill="8EAADB" w:themeFill="accent1" w:themeFillTint="99"/>
              </w:tcPr>
            </w:tcPrChange>
          </w:tcPr>
          <w:p w14:paraId="3913E667" w14:textId="49619530" w:rsidR="00F22A3A" w:rsidRPr="003D4267" w:rsidRDefault="00F22A3A">
            <w:pPr>
              <w:keepNext/>
              <w:keepLines/>
              <w:spacing w:line="360" w:lineRule="auto"/>
              <w:rPr>
                <w:lang w:val="en-US"/>
              </w:rPr>
              <w:pPrChange w:id="410" w:author="Robbie Parks" w:date="2019-05-14T10:25:00Z">
                <w:pPr>
                  <w:keepNext/>
                  <w:keepLines/>
                  <w:framePr w:hSpace="180" w:wrap="around" w:vAnchor="text" w:hAnchor="margin" w:xAlign="center" w:y="1154"/>
                  <w:spacing w:line="240" w:lineRule="auto"/>
                </w:pPr>
              </w:pPrChange>
            </w:pPr>
            <w:ins w:id="411" w:author="Robbie Parks" w:date="2019-05-14T10:25:00Z">
              <w:r w:rsidRPr="00263646">
                <w:rPr>
                  <w:lang w:val="en-US"/>
                </w:rPr>
                <w:t>RW1</w:t>
              </w:r>
            </w:ins>
            <w:del w:id="412" w:author="Robbie Parks" w:date="2019-05-14T10:25:00Z">
              <w:r w:rsidRPr="003D4267" w:rsidDel="0016088B">
                <w:rPr>
                  <w:lang w:val="en-US"/>
                </w:rPr>
                <w:delText>National RW</w:delText>
              </w:r>
            </w:del>
          </w:p>
        </w:tc>
      </w:tr>
      <w:tr w:rsidR="00F22A3A" w14:paraId="090289C4" w14:textId="77777777" w:rsidTr="00F22A3A">
        <w:tc>
          <w:tcPr>
            <w:tcW w:w="992" w:type="dxa"/>
            <w:tcPrChange w:id="413" w:author="Robbie Parks" w:date="2019-05-14T10:25:00Z">
              <w:tcPr>
                <w:tcW w:w="992" w:type="dxa"/>
              </w:tcPr>
            </w:tcPrChange>
          </w:tcPr>
          <w:p w14:paraId="4383E66F" w14:textId="77777777" w:rsidR="00F22A3A" w:rsidRDefault="00F22A3A">
            <w:pPr>
              <w:keepNext/>
              <w:keepLines/>
              <w:spacing w:line="360" w:lineRule="auto"/>
              <w:rPr>
                <w:lang w:val="en-US"/>
              </w:rPr>
              <w:pPrChange w:id="414" w:author="Robbie Parks" w:date="2019-05-14T10:25:00Z">
                <w:pPr>
                  <w:keepNext/>
                  <w:keepLines/>
                  <w:framePr w:hSpace="180" w:wrap="around" w:vAnchor="text" w:hAnchor="margin" w:xAlign="center" w:y="1154"/>
                  <w:spacing w:line="240" w:lineRule="auto"/>
                </w:pPr>
              </w:pPrChange>
            </w:pPr>
            <w:r>
              <w:rPr>
                <w:lang w:val="en-US"/>
              </w:rPr>
              <w:t>65-74</w:t>
            </w:r>
          </w:p>
        </w:tc>
        <w:tc>
          <w:tcPr>
            <w:tcW w:w="1560" w:type="dxa"/>
            <w:shd w:val="clear" w:color="auto" w:fill="FFD966" w:themeFill="accent4" w:themeFillTint="99"/>
            <w:tcPrChange w:id="415" w:author="Robbie Parks" w:date="2019-05-14T10:25:00Z">
              <w:tcPr>
                <w:tcW w:w="1560" w:type="dxa"/>
                <w:shd w:val="clear" w:color="auto" w:fill="FFD966" w:themeFill="accent4" w:themeFillTint="99"/>
              </w:tcPr>
            </w:tcPrChange>
          </w:tcPr>
          <w:p w14:paraId="362BF70F" w14:textId="77777777" w:rsidR="00F22A3A" w:rsidRDefault="00F22A3A">
            <w:pPr>
              <w:keepNext/>
              <w:keepLines/>
              <w:spacing w:line="360" w:lineRule="auto"/>
              <w:rPr>
                <w:lang w:val="en-US"/>
              </w:rPr>
              <w:pPrChange w:id="416" w:author="Robbie Parks" w:date="2019-05-14T10:25:00Z">
                <w:pPr>
                  <w:keepNext/>
                  <w:keepLines/>
                  <w:framePr w:hSpace="180" w:wrap="around" w:vAnchor="text" w:hAnchor="margin" w:xAlign="center" w:y="1154"/>
                  <w:spacing w:line="240" w:lineRule="auto"/>
                </w:pPr>
              </w:pPrChange>
            </w:pPr>
            <w:r>
              <w:rPr>
                <w:lang w:val="en-US"/>
              </w:rPr>
              <w:t>22.1</w:t>
            </w:r>
          </w:p>
        </w:tc>
        <w:tc>
          <w:tcPr>
            <w:tcW w:w="1134" w:type="dxa"/>
            <w:tcPrChange w:id="417" w:author="Robbie Parks" w:date="2019-05-14T10:25:00Z">
              <w:tcPr>
                <w:tcW w:w="1134" w:type="dxa"/>
              </w:tcPr>
            </w:tcPrChange>
          </w:tcPr>
          <w:p w14:paraId="4FB1BFE8" w14:textId="77777777" w:rsidR="00F22A3A" w:rsidRDefault="00F22A3A">
            <w:pPr>
              <w:keepNext/>
              <w:keepLines/>
              <w:spacing w:line="360" w:lineRule="auto"/>
              <w:rPr>
                <w:lang w:val="en-US"/>
              </w:rPr>
              <w:pPrChange w:id="418" w:author="Robbie Parks" w:date="2019-05-14T10:25:00Z">
                <w:pPr>
                  <w:keepNext/>
                  <w:keepLines/>
                  <w:framePr w:hSpace="180" w:wrap="around" w:vAnchor="text" w:hAnchor="margin" w:xAlign="center" w:y="1154"/>
                  <w:spacing w:line="240" w:lineRule="auto"/>
                </w:pPr>
              </w:pPrChange>
            </w:pPr>
            <w:r>
              <w:rPr>
                <w:lang w:val="en-US"/>
              </w:rPr>
              <w:t>52657.3</w:t>
            </w:r>
          </w:p>
        </w:tc>
        <w:tc>
          <w:tcPr>
            <w:tcW w:w="1417" w:type="dxa"/>
            <w:tcPrChange w:id="419" w:author="Robbie Parks" w:date="2019-05-14T10:25:00Z">
              <w:tcPr>
                <w:tcW w:w="1417" w:type="dxa"/>
              </w:tcPr>
            </w:tcPrChange>
          </w:tcPr>
          <w:p w14:paraId="711C0FBB" w14:textId="77777777" w:rsidR="00F22A3A" w:rsidRDefault="00F22A3A">
            <w:pPr>
              <w:keepNext/>
              <w:keepLines/>
              <w:spacing w:line="360" w:lineRule="auto"/>
              <w:rPr>
                <w:lang w:val="en-US"/>
              </w:rPr>
              <w:pPrChange w:id="420" w:author="Robbie Parks" w:date="2019-05-14T10:25:00Z">
                <w:pPr>
                  <w:keepNext/>
                  <w:keepLines/>
                  <w:framePr w:hSpace="180" w:wrap="around" w:vAnchor="text" w:hAnchor="margin" w:xAlign="center" w:y="1154"/>
                  <w:spacing w:line="240" w:lineRule="auto"/>
                </w:pPr>
              </w:pPrChange>
            </w:pPr>
            <w:r>
              <w:rPr>
                <w:lang w:val="en-US"/>
              </w:rPr>
              <w:t>52999.1</w:t>
            </w:r>
          </w:p>
        </w:tc>
        <w:tc>
          <w:tcPr>
            <w:tcW w:w="1276" w:type="dxa"/>
            <w:shd w:val="clear" w:color="auto" w:fill="8EAADB" w:themeFill="accent1" w:themeFillTint="99"/>
            <w:tcPrChange w:id="421" w:author="Robbie Parks" w:date="2019-05-14T10:25:00Z">
              <w:tcPr>
                <w:tcW w:w="1276" w:type="dxa"/>
                <w:shd w:val="clear" w:color="auto" w:fill="8EAADB" w:themeFill="accent1" w:themeFillTint="99"/>
              </w:tcPr>
            </w:tcPrChange>
          </w:tcPr>
          <w:p w14:paraId="5C945AB7" w14:textId="77777777" w:rsidR="00F22A3A" w:rsidRDefault="00F22A3A">
            <w:pPr>
              <w:keepNext/>
              <w:keepLines/>
              <w:spacing w:line="360" w:lineRule="auto"/>
              <w:rPr>
                <w:lang w:val="en-US"/>
              </w:rPr>
              <w:pPrChange w:id="422" w:author="Robbie Parks" w:date="2019-05-14T10:25:00Z">
                <w:pPr>
                  <w:keepNext/>
                  <w:keepLines/>
                  <w:framePr w:hSpace="180" w:wrap="around" w:vAnchor="text" w:hAnchor="margin" w:xAlign="center" w:y="1154"/>
                  <w:spacing w:line="240" w:lineRule="auto"/>
                </w:pPr>
              </w:pPrChange>
            </w:pPr>
            <w:r>
              <w:rPr>
                <w:lang w:val="en-US"/>
              </w:rPr>
              <w:t>-341.8</w:t>
            </w:r>
          </w:p>
        </w:tc>
        <w:tc>
          <w:tcPr>
            <w:tcW w:w="1271" w:type="dxa"/>
            <w:shd w:val="clear" w:color="auto" w:fill="8EAADB" w:themeFill="accent1" w:themeFillTint="99"/>
            <w:tcPrChange w:id="423" w:author="Robbie Parks" w:date="2019-05-14T10:25:00Z">
              <w:tcPr>
                <w:tcW w:w="1418" w:type="dxa"/>
                <w:shd w:val="clear" w:color="auto" w:fill="8EAADB" w:themeFill="accent1" w:themeFillTint="99"/>
              </w:tcPr>
            </w:tcPrChange>
          </w:tcPr>
          <w:p w14:paraId="4268F9F8" w14:textId="5D5E8EBE" w:rsidR="00F22A3A" w:rsidRDefault="00F22A3A">
            <w:pPr>
              <w:keepNext/>
              <w:keepLines/>
              <w:spacing w:line="360" w:lineRule="auto"/>
              <w:rPr>
                <w:lang w:val="en-US"/>
              </w:rPr>
              <w:pPrChange w:id="424" w:author="Robbie Parks" w:date="2019-05-14T10:25:00Z">
                <w:pPr>
                  <w:keepNext/>
                  <w:keepLines/>
                  <w:framePr w:hSpace="180" w:wrap="around" w:vAnchor="text" w:hAnchor="margin" w:xAlign="center" w:y="1154"/>
                  <w:spacing w:line="240" w:lineRule="auto"/>
                </w:pPr>
              </w:pPrChange>
            </w:pPr>
            <w:del w:id="425" w:author="Robbie Parks" w:date="2019-05-14T10:24:00Z">
              <w:r w:rsidRPr="003D4267" w:rsidDel="00F22A3A">
                <w:rPr>
                  <w:lang w:val="en-US"/>
                </w:rPr>
                <w:delText xml:space="preserve">National </w:delText>
              </w:r>
            </w:del>
            <w:r w:rsidRPr="003D4267">
              <w:rPr>
                <w:lang w:val="en-US"/>
              </w:rPr>
              <w:t>RW</w:t>
            </w:r>
            <w:ins w:id="426" w:author="Robbie Parks" w:date="2019-05-14T10:24:00Z">
              <w:r>
                <w:rPr>
                  <w:lang w:val="en-US"/>
                </w:rPr>
                <w:t>1</w:t>
              </w:r>
            </w:ins>
          </w:p>
        </w:tc>
        <w:tc>
          <w:tcPr>
            <w:tcW w:w="1422" w:type="dxa"/>
            <w:tcPrChange w:id="427" w:author="Robbie Parks" w:date="2019-05-14T10:25:00Z">
              <w:tcPr>
                <w:tcW w:w="1275" w:type="dxa"/>
              </w:tcPr>
            </w:tcPrChange>
          </w:tcPr>
          <w:p w14:paraId="504A709D" w14:textId="77777777" w:rsidR="00F22A3A" w:rsidRDefault="00F22A3A">
            <w:pPr>
              <w:keepNext/>
              <w:keepLines/>
              <w:spacing w:line="360" w:lineRule="auto"/>
              <w:rPr>
                <w:lang w:val="en-US"/>
              </w:rPr>
              <w:pPrChange w:id="428" w:author="Robbie Parks" w:date="2019-05-14T10:25:00Z">
                <w:pPr>
                  <w:keepNext/>
                  <w:keepLines/>
                  <w:framePr w:hSpace="180" w:wrap="around" w:vAnchor="text" w:hAnchor="margin" w:xAlign="center" w:y="1154"/>
                  <w:spacing w:line="240" w:lineRule="auto"/>
                </w:pPr>
              </w:pPrChange>
            </w:pPr>
            <w:r>
              <w:rPr>
                <w:lang w:val="en-US"/>
              </w:rPr>
              <w:t>34.4</w:t>
            </w:r>
          </w:p>
        </w:tc>
        <w:tc>
          <w:tcPr>
            <w:tcW w:w="1418" w:type="dxa"/>
            <w:shd w:val="clear" w:color="auto" w:fill="auto"/>
            <w:tcPrChange w:id="429" w:author="Robbie Parks" w:date="2019-05-14T10:25:00Z">
              <w:tcPr>
                <w:tcW w:w="1418" w:type="dxa"/>
                <w:shd w:val="clear" w:color="auto" w:fill="auto"/>
              </w:tcPr>
            </w:tcPrChange>
          </w:tcPr>
          <w:p w14:paraId="52CF28DA" w14:textId="77777777" w:rsidR="00F22A3A" w:rsidRDefault="00F22A3A">
            <w:pPr>
              <w:keepNext/>
              <w:keepLines/>
              <w:spacing w:line="360" w:lineRule="auto"/>
              <w:rPr>
                <w:lang w:val="en-US"/>
              </w:rPr>
              <w:pPrChange w:id="430" w:author="Robbie Parks" w:date="2019-05-14T10:25:00Z">
                <w:pPr>
                  <w:keepNext/>
                  <w:keepLines/>
                  <w:framePr w:hSpace="180" w:wrap="around" w:vAnchor="text" w:hAnchor="margin" w:xAlign="center" w:y="1154"/>
                  <w:spacing w:line="240" w:lineRule="auto"/>
                </w:pPr>
              </w:pPrChange>
            </w:pPr>
            <w:r>
              <w:rPr>
                <w:lang w:val="en-US"/>
              </w:rPr>
              <w:t>104.4</w:t>
            </w:r>
          </w:p>
        </w:tc>
        <w:tc>
          <w:tcPr>
            <w:tcW w:w="1271" w:type="dxa"/>
            <w:shd w:val="clear" w:color="auto" w:fill="8EAADB" w:themeFill="accent1" w:themeFillTint="99"/>
            <w:tcPrChange w:id="431" w:author="Robbie Parks" w:date="2019-05-14T10:25:00Z">
              <w:tcPr>
                <w:tcW w:w="1271" w:type="dxa"/>
                <w:shd w:val="clear" w:color="auto" w:fill="8EAADB" w:themeFill="accent1" w:themeFillTint="99"/>
              </w:tcPr>
            </w:tcPrChange>
          </w:tcPr>
          <w:p w14:paraId="705F09A9" w14:textId="14622200" w:rsidR="00F22A3A" w:rsidRPr="003D4267" w:rsidRDefault="00F22A3A">
            <w:pPr>
              <w:keepNext/>
              <w:keepLines/>
              <w:spacing w:line="360" w:lineRule="auto"/>
              <w:rPr>
                <w:lang w:val="en-US"/>
              </w:rPr>
              <w:pPrChange w:id="432" w:author="Robbie Parks" w:date="2019-05-14T10:25:00Z">
                <w:pPr>
                  <w:keepNext/>
                  <w:keepLines/>
                  <w:framePr w:hSpace="180" w:wrap="around" w:vAnchor="text" w:hAnchor="margin" w:xAlign="center" w:y="1154"/>
                  <w:spacing w:line="240" w:lineRule="auto"/>
                </w:pPr>
              </w:pPrChange>
            </w:pPr>
            <w:ins w:id="433" w:author="Robbie Parks" w:date="2019-05-14T10:25:00Z">
              <w:r w:rsidRPr="00263646">
                <w:rPr>
                  <w:lang w:val="en-US"/>
                </w:rPr>
                <w:t>RW1</w:t>
              </w:r>
            </w:ins>
            <w:del w:id="434" w:author="Robbie Parks" w:date="2019-05-14T10:25:00Z">
              <w:r w:rsidRPr="003D4267" w:rsidDel="0016088B">
                <w:rPr>
                  <w:lang w:val="en-US"/>
                </w:rPr>
                <w:delText>National RW</w:delText>
              </w:r>
            </w:del>
          </w:p>
        </w:tc>
      </w:tr>
      <w:tr w:rsidR="00F22A3A" w14:paraId="3FD07BBE" w14:textId="77777777" w:rsidTr="00F22A3A">
        <w:tc>
          <w:tcPr>
            <w:tcW w:w="992" w:type="dxa"/>
            <w:tcPrChange w:id="435" w:author="Robbie Parks" w:date="2019-05-14T10:25:00Z">
              <w:tcPr>
                <w:tcW w:w="992" w:type="dxa"/>
              </w:tcPr>
            </w:tcPrChange>
          </w:tcPr>
          <w:p w14:paraId="416BD0F0" w14:textId="77777777" w:rsidR="00F22A3A" w:rsidRDefault="00F22A3A">
            <w:pPr>
              <w:keepNext/>
              <w:keepLines/>
              <w:spacing w:line="360" w:lineRule="auto"/>
              <w:rPr>
                <w:lang w:val="en-US"/>
              </w:rPr>
              <w:pPrChange w:id="436" w:author="Robbie Parks" w:date="2019-05-14T10:25:00Z">
                <w:pPr>
                  <w:keepNext/>
                  <w:keepLines/>
                  <w:framePr w:hSpace="180" w:wrap="around" w:vAnchor="text" w:hAnchor="margin" w:xAlign="center" w:y="1154"/>
                  <w:spacing w:line="240" w:lineRule="auto"/>
                </w:pPr>
              </w:pPrChange>
            </w:pPr>
            <w:r>
              <w:rPr>
                <w:lang w:val="en-US"/>
              </w:rPr>
              <w:t>75-84</w:t>
            </w:r>
          </w:p>
        </w:tc>
        <w:tc>
          <w:tcPr>
            <w:tcW w:w="1560" w:type="dxa"/>
            <w:shd w:val="clear" w:color="auto" w:fill="BF8F00" w:themeFill="accent4" w:themeFillShade="BF"/>
            <w:tcPrChange w:id="437" w:author="Robbie Parks" w:date="2019-05-14T10:25:00Z">
              <w:tcPr>
                <w:tcW w:w="1560" w:type="dxa"/>
                <w:shd w:val="clear" w:color="auto" w:fill="BF8F00" w:themeFill="accent4" w:themeFillShade="BF"/>
              </w:tcPr>
            </w:tcPrChange>
          </w:tcPr>
          <w:p w14:paraId="603B4B85" w14:textId="77777777" w:rsidR="00F22A3A" w:rsidRDefault="00F22A3A">
            <w:pPr>
              <w:keepNext/>
              <w:keepLines/>
              <w:spacing w:line="360" w:lineRule="auto"/>
              <w:rPr>
                <w:lang w:val="en-US"/>
              </w:rPr>
              <w:pPrChange w:id="438" w:author="Robbie Parks" w:date="2019-05-14T10:25:00Z">
                <w:pPr>
                  <w:keepNext/>
                  <w:keepLines/>
                  <w:framePr w:hSpace="180" w:wrap="around" w:vAnchor="text" w:hAnchor="margin" w:xAlign="center" w:y="1154"/>
                  <w:spacing w:line="240" w:lineRule="auto"/>
                </w:pPr>
              </w:pPrChange>
            </w:pPr>
            <w:r>
              <w:rPr>
                <w:lang w:val="en-US"/>
              </w:rPr>
              <w:t>26.3</w:t>
            </w:r>
          </w:p>
        </w:tc>
        <w:tc>
          <w:tcPr>
            <w:tcW w:w="1134" w:type="dxa"/>
            <w:tcPrChange w:id="439" w:author="Robbie Parks" w:date="2019-05-14T10:25:00Z">
              <w:tcPr>
                <w:tcW w:w="1134" w:type="dxa"/>
              </w:tcPr>
            </w:tcPrChange>
          </w:tcPr>
          <w:p w14:paraId="5DCD2054" w14:textId="77777777" w:rsidR="00F22A3A" w:rsidRDefault="00F22A3A">
            <w:pPr>
              <w:keepNext/>
              <w:keepLines/>
              <w:spacing w:line="360" w:lineRule="auto"/>
              <w:rPr>
                <w:lang w:val="en-US"/>
              </w:rPr>
              <w:pPrChange w:id="440" w:author="Robbie Parks" w:date="2019-05-14T10:25:00Z">
                <w:pPr>
                  <w:keepNext/>
                  <w:keepLines/>
                  <w:framePr w:hSpace="180" w:wrap="around" w:vAnchor="text" w:hAnchor="margin" w:xAlign="center" w:y="1154"/>
                  <w:spacing w:line="240" w:lineRule="auto"/>
                </w:pPr>
              </w:pPrChange>
            </w:pPr>
            <w:r>
              <w:rPr>
                <w:lang w:val="en-US"/>
              </w:rPr>
              <w:t>53059.1</w:t>
            </w:r>
          </w:p>
        </w:tc>
        <w:tc>
          <w:tcPr>
            <w:tcW w:w="1417" w:type="dxa"/>
            <w:tcPrChange w:id="441" w:author="Robbie Parks" w:date="2019-05-14T10:25:00Z">
              <w:tcPr>
                <w:tcW w:w="1417" w:type="dxa"/>
              </w:tcPr>
            </w:tcPrChange>
          </w:tcPr>
          <w:p w14:paraId="215E2FC0" w14:textId="77777777" w:rsidR="00F22A3A" w:rsidRDefault="00F22A3A">
            <w:pPr>
              <w:keepNext/>
              <w:keepLines/>
              <w:spacing w:line="360" w:lineRule="auto"/>
              <w:rPr>
                <w:lang w:val="en-US"/>
              </w:rPr>
              <w:pPrChange w:id="442" w:author="Robbie Parks" w:date="2019-05-14T10:25:00Z">
                <w:pPr>
                  <w:keepNext/>
                  <w:keepLines/>
                  <w:framePr w:hSpace="180" w:wrap="around" w:vAnchor="text" w:hAnchor="margin" w:xAlign="center" w:y="1154"/>
                  <w:spacing w:line="240" w:lineRule="auto"/>
                </w:pPr>
              </w:pPrChange>
            </w:pPr>
            <w:r>
              <w:rPr>
                <w:lang w:val="en-US"/>
              </w:rPr>
              <w:t>53565.5</w:t>
            </w:r>
          </w:p>
        </w:tc>
        <w:tc>
          <w:tcPr>
            <w:tcW w:w="1276" w:type="dxa"/>
            <w:shd w:val="clear" w:color="auto" w:fill="8EAADB" w:themeFill="accent1" w:themeFillTint="99"/>
            <w:tcPrChange w:id="443" w:author="Robbie Parks" w:date="2019-05-14T10:25:00Z">
              <w:tcPr>
                <w:tcW w:w="1276" w:type="dxa"/>
                <w:shd w:val="clear" w:color="auto" w:fill="8EAADB" w:themeFill="accent1" w:themeFillTint="99"/>
              </w:tcPr>
            </w:tcPrChange>
          </w:tcPr>
          <w:p w14:paraId="355AAE8B" w14:textId="1F9E4794" w:rsidR="00F22A3A" w:rsidRDefault="00F22A3A">
            <w:pPr>
              <w:keepNext/>
              <w:keepLines/>
              <w:spacing w:line="360" w:lineRule="auto"/>
              <w:rPr>
                <w:lang w:val="en-US"/>
              </w:rPr>
              <w:pPrChange w:id="444" w:author="Robbie Parks" w:date="2019-05-14T10:25:00Z">
                <w:pPr>
                  <w:keepNext/>
                  <w:keepLines/>
                  <w:framePr w:hSpace="180" w:wrap="around" w:vAnchor="text" w:hAnchor="margin" w:xAlign="center" w:y="1154"/>
                  <w:spacing w:line="240" w:lineRule="auto"/>
                </w:pPr>
              </w:pPrChange>
            </w:pPr>
            <w:r>
              <w:rPr>
                <w:lang w:val="en-US"/>
              </w:rPr>
              <w:t>-506.4</w:t>
            </w:r>
          </w:p>
        </w:tc>
        <w:tc>
          <w:tcPr>
            <w:tcW w:w="1271" w:type="dxa"/>
            <w:shd w:val="clear" w:color="auto" w:fill="8EAADB" w:themeFill="accent1" w:themeFillTint="99"/>
            <w:tcPrChange w:id="445" w:author="Robbie Parks" w:date="2019-05-14T10:25:00Z">
              <w:tcPr>
                <w:tcW w:w="1418" w:type="dxa"/>
                <w:shd w:val="clear" w:color="auto" w:fill="8EAADB" w:themeFill="accent1" w:themeFillTint="99"/>
              </w:tcPr>
            </w:tcPrChange>
          </w:tcPr>
          <w:p w14:paraId="72E6E382" w14:textId="0F96F2FB" w:rsidR="00F22A3A" w:rsidRDefault="00F22A3A">
            <w:pPr>
              <w:keepNext/>
              <w:keepLines/>
              <w:spacing w:line="360" w:lineRule="auto"/>
              <w:rPr>
                <w:lang w:val="en-US"/>
              </w:rPr>
              <w:pPrChange w:id="446" w:author="Robbie Parks" w:date="2019-05-14T10:25:00Z">
                <w:pPr>
                  <w:keepNext/>
                  <w:keepLines/>
                  <w:framePr w:hSpace="180" w:wrap="around" w:vAnchor="text" w:hAnchor="margin" w:xAlign="center" w:y="1154"/>
                  <w:spacing w:line="240" w:lineRule="auto"/>
                </w:pPr>
              </w:pPrChange>
            </w:pPr>
            <w:del w:id="447" w:author="Robbie Parks" w:date="2019-05-14T10:24:00Z">
              <w:r w:rsidRPr="003D4267" w:rsidDel="00F22A3A">
                <w:rPr>
                  <w:lang w:val="en-US"/>
                </w:rPr>
                <w:delText xml:space="preserve">National </w:delText>
              </w:r>
            </w:del>
            <w:r w:rsidRPr="003D4267">
              <w:rPr>
                <w:lang w:val="en-US"/>
              </w:rPr>
              <w:t>RW</w:t>
            </w:r>
            <w:ins w:id="448" w:author="Robbie Parks" w:date="2019-05-14T10:24:00Z">
              <w:r>
                <w:rPr>
                  <w:lang w:val="en-US"/>
                </w:rPr>
                <w:t>1</w:t>
              </w:r>
            </w:ins>
          </w:p>
        </w:tc>
        <w:tc>
          <w:tcPr>
            <w:tcW w:w="1422" w:type="dxa"/>
            <w:tcPrChange w:id="449" w:author="Robbie Parks" w:date="2019-05-14T10:25:00Z">
              <w:tcPr>
                <w:tcW w:w="1275" w:type="dxa"/>
              </w:tcPr>
            </w:tcPrChange>
          </w:tcPr>
          <w:p w14:paraId="1EB2EA57" w14:textId="77777777" w:rsidR="00F22A3A" w:rsidRDefault="00F22A3A">
            <w:pPr>
              <w:keepNext/>
              <w:keepLines/>
              <w:spacing w:line="360" w:lineRule="auto"/>
              <w:rPr>
                <w:lang w:val="en-US"/>
              </w:rPr>
              <w:pPrChange w:id="450" w:author="Robbie Parks" w:date="2019-05-14T10:25:00Z">
                <w:pPr>
                  <w:keepNext/>
                  <w:keepLines/>
                  <w:framePr w:hSpace="180" w:wrap="around" w:vAnchor="text" w:hAnchor="margin" w:xAlign="center" w:y="1154"/>
                  <w:spacing w:line="240" w:lineRule="auto"/>
                </w:pPr>
              </w:pPrChange>
            </w:pPr>
            <w:r>
              <w:rPr>
                <w:lang w:val="en-US"/>
              </w:rPr>
              <w:t>39.9</w:t>
            </w:r>
          </w:p>
        </w:tc>
        <w:tc>
          <w:tcPr>
            <w:tcW w:w="1418" w:type="dxa"/>
            <w:shd w:val="clear" w:color="auto" w:fill="auto"/>
            <w:tcPrChange w:id="451" w:author="Robbie Parks" w:date="2019-05-14T10:25:00Z">
              <w:tcPr>
                <w:tcW w:w="1418" w:type="dxa"/>
                <w:shd w:val="clear" w:color="auto" w:fill="auto"/>
              </w:tcPr>
            </w:tcPrChange>
          </w:tcPr>
          <w:p w14:paraId="50D4C5AD" w14:textId="77777777" w:rsidR="00F22A3A" w:rsidRDefault="00F22A3A">
            <w:pPr>
              <w:keepNext/>
              <w:keepLines/>
              <w:spacing w:line="360" w:lineRule="auto"/>
              <w:rPr>
                <w:lang w:val="en-US"/>
              </w:rPr>
              <w:pPrChange w:id="452" w:author="Robbie Parks" w:date="2019-05-14T10:25:00Z">
                <w:pPr>
                  <w:keepNext/>
                  <w:keepLines/>
                  <w:framePr w:hSpace="180" w:wrap="around" w:vAnchor="text" w:hAnchor="margin" w:xAlign="center" w:y="1154"/>
                  <w:spacing w:line="240" w:lineRule="auto"/>
                </w:pPr>
              </w:pPrChange>
            </w:pPr>
            <w:r>
              <w:rPr>
                <w:lang w:val="en-US"/>
              </w:rPr>
              <w:t>97.8</w:t>
            </w:r>
          </w:p>
        </w:tc>
        <w:tc>
          <w:tcPr>
            <w:tcW w:w="1271" w:type="dxa"/>
            <w:shd w:val="clear" w:color="auto" w:fill="8EAADB" w:themeFill="accent1" w:themeFillTint="99"/>
            <w:tcPrChange w:id="453" w:author="Robbie Parks" w:date="2019-05-14T10:25:00Z">
              <w:tcPr>
                <w:tcW w:w="1271" w:type="dxa"/>
                <w:shd w:val="clear" w:color="auto" w:fill="8EAADB" w:themeFill="accent1" w:themeFillTint="99"/>
              </w:tcPr>
            </w:tcPrChange>
          </w:tcPr>
          <w:p w14:paraId="0DB04EEC" w14:textId="18331681" w:rsidR="00F22A3A" w:rsidRPr="003D4267" w:rsidRDefault="00F22A3A">
            <w:pPr>
              <w:keepNext/>
              <w:keepLines/>
              <w:spacing w:line="360" w:lineRule="auto"/>
              <w:rPr>
                <w:lang w:val="en-US"/>
              </w:rPr>
              <w:pPrChange w:id="454" w:author="Robbie Parks" w:date="2019-05-14T10:25:00Z">
                <w:pPr>
                  <w:keepNext/>
                  <w:keepLines/>
                  <w:framePr w:hSpace="180" w:wrap="around" w:vAnchor="text" w:hAnchor="margin" w:xAlign="center" w:y="1154"/>
                  <w:spacing w:line="240" w:lineRule="auto"/>
                </w:pPr>
              </w:pPrChange>
            </w:pPr>
            <w:ins w:id="455" w:author="Robbie Parks" w:date="2019-05-14T10:25:00Z">
              <w:r w:rsidRPr="00263646">
                <w:rPr>
                  <w:lang w:val="en-US"/>
                </w:rPr>
                <w:t>RW1</w:t>
              </w:r>
            </w:ins>
            <w:del w:id="456" w:author="Robbie Parks" w:date="2019-05-14T10:25:00Z">
              <w:r w:rsidRPr="003D4267" w:rsidDel="0016088B">
                <w:rPr>
                  <w:lang w:val="en-US"/>
                </w:rPr>
                <w:delText>National RW</w:delText>
              </w:r>
            </w:del>
          </w:p>
        </w:tc>
      </w:tr>
      <w:tr w:rsidR="00F22A3A" w14:paraId="321E058A" w14:textId="77777777" w:rsidTr="00F22A3A">
        <w:tc>
          <w:tcPr>
            <w:tcW w:w="992" w:type="dxa"/>
            <w:tcPrChange w:id="457" w:author="Robbie Parks" w:date="2019-05-14T10:25:00Z">
              <w:tcPr>
                <w:tcW w:w="992" w:type="dxa"/>
              </w:tcPr>
            </w:tcPrChange>
          </w:tcPr>
          <w:p w14:paraId="3C27F0DB" w14:textId="77777777" w:rsidR="00F22A3A" w:rsidRDefault="00F22A3A">
            <w:pPr>
              <w:keepNext/>
              <w:keepLines/>
              <w:spacing w:line="360" w:lineRule="auto"/>
              <w:rPr>
                <w:lang w:val="en-US"/>
              </w:rPr>
              <w:pPrChange w:id="458" w:author="Robbie Parks" w:date="2019-05-14T10:25:00Z">
                <w:pPr>
                  <w:keepNext/>
                  <w:keepLines/>
                  <w:framePr w:hSpace="180" w:wrap="around" w:vAnchor="text" w:hAnchor="margin" w:xAlign="center" w:y="1154"/>
                  <w:spacing w:line="240" w:lineRule="auto"/>
                </w:pPr>
              </w:pPrChange>
            </w:pPr>
            <w:r>
              <w:rPr>
                <w:lang w:val="en-US"/>
              </w:rPr>
              <w:t>85+</w:t>
            </w:r>
          </w:p>
        </w:tc>
        <w:tc>
          <w:tcPr>
            <w:tcW w:w="1560" w:type="dxa"/>
            <w:shd w:val="clear" w:color="auto" w:fill="FFD966" w:themeFill="accent4" w:themeFillTint="99"/>
            <w:tcPrChange w:id="459" w:author="Robbie Parks" w:date="2019-05-14T10:25:00Z">
              <w:tcPr>
                <w:tcW w:w="1560" w:type="dxa"/>
                <w:shd w:val="clear" w:color="auto" w:fill="FFD966" w:themeFill="accent4" w:themeFillTint="99"/>
              </w:tcPr>
            </w:tcPrChange>
          </w:tcPr>
          <w:p w14:paraId="634FCA50" w14:textId="77777777" w:rsidR="00F22A3A" w:rsidRDefault="00F22A3A">
            <w:pPr>
              <w:keepNext/>
              <w:keepLines/>
              <w:spacing w:line="360" w:lineRule="auto"/>
              <w:rPr>
                <w:lang w:val="en-US"/>
              </w:rPr>
              <w:pPrChange w:id="460" w:author="Robbie Parks" w:date="2019-05-14T10:25:00Z">
                <w:pPr>
                  <w:keepNext/>
                  <w:keepLines/>
                  <w:framePr w:hSpace="180" w:wrap="around" w:vAnchor="text" w:hAnchor="margin" w:xAlign="center" w:y="1154"/>
                  <w:spacing w:line="240" w:lineRule="auto"/>
                </w:pPr>
              </w:pPrChange>
            </w:pPr>
            <w:r>
              <w:rPr>
                <w:lang w:val="en-US"/>
              </w:rPr>
              <w:t>17.6</w:t>
            </w:r>
          </w:p>
        </w:tc>
        <w:tc>
          <w:tcPr>
            <w:tcW w:w="1134" w:type="dxa"/>
            <w:tcPrChange w:id="461" w:author="Robbie Parks" w:date="2019-05-14T10:25:00Z">
              <w:tcPr>
                <w:tcW w:w="1134" w:type="dxa"/>
              </w:tcPr>
            </w:tcPrChange>
          </w:tcPr>
          <w:p w14:paraId="07114737" w14:textId="77777777" w:rsidR="00F22A3A" w:rsidRDefault="00F22A3A">
            <w:pPr>
              <w:keepNext/>
              <w:keepLines/>
              <w:spacing w:line="360" w:lineRule="auto"/>
              <w:rPr>
                <w:lang w:val="en-US"/>
              </w:rPr>
              <w:pPrChange w:id="462" w:author="Robbie Parks" w:date="2019-05-14T10:25:00Z">
                <w:pPr>
                  <w:keepNext/>
                  <w:keepLines/>
                  <w:framePr w:hSpace="180" w:wrap="around" w:vAnchor="text" w:hAnchor="margin" w:xAlign="center" w:y="1154"/>
                  <w:spacing w:line="240" w:lineRule="auto"/>
                </w:pPr>
              </w:pPrChange>
            </w:pPr>
            <w:r>
              <w:rPr>
                <w:lang w:val="en-US"/>
              </w:rPr>
              <w:t>48906.7</w:t>
            </w:r>
          </w:p>
        </w:tc>
        <w:tc>
          <w:tcPr>
            <w:tcW w:w="1417" w:type="dxa"/>
            <w:tcPrChange w:id="463" w:author="Robbie Parks" w:date="2019-05-14T10:25:00Z">
              <w:tcPr>
                <w:tcW w:w="1417" w:type="dxa"/>
              </w:tcPr>
            </w:tcPrChange>
          </w:tcPr>
          <w:p w14:paraId="3CE5CEE4" w14:textId="2868FFAE" w:rsidR="00F22A3A" w:rsidRDefault="00F22A3A">
            <w:pPr>
              <w:keepNext/>
              <w:keepLines/>
              <w:spacing w:line="360" w:lineRule="auto"/>
              <w:rPr>
                <w:lang w:val="en-US"/>
              </w:rPr>
              <w:pPrChange w:id="464" w:author="Robbie Parks" w:date="2019-05-14T10:25:00Z">
                <w:pPr>
                  <w:keepNext/>
                  <w:keepLines/>
                  <w:framePr w:hSpace="180" w:wrap="around" w:vAnchor="text" w:hAnchor="margin" w:xAlign="center" w:y="1154"/>
                  <w:spacing w:line="240" w:lineRule="auto"/>
                </w:pPr>
              </w:pPrChange>
            </w:pPr>
            <w:r>
              <w:rPr>
                <w:lang w:val="en-US"/>
              </w:rPr>
              <w:t>49402.3</w:t>
            </w:r>
          </w:p>
        </w:tc>
        <w:tc>
          <w:tcPr>
            <w:tcW w:w="1276" w:type="dxa"/>
            <w:shd w:val="clear" w:color="auto" w:fill="8EAADB" w:themeFill="accent1" w:themeFillTint="99"/>
            <w:tcPrChange w:id="465" w:author="Robbie Parks" w:date="2019-05-14T10:25:00Z">
              <w:tcPr>
                <w:tcW w:w="1276" w:type="dxa"/>
                <w:shd w:val="clear" w:color="auto" w:fill="8EAADB" w:themeFill="accent1" w:themeFillTint="99"/>
              </w:tcPr>
            </w:tcPrChange>
          </w:tcPr>
          <w:p w14:paraId="573EC65C" w14:textId="7F7EAE35" w:rsidR="00F22A3A" w:rsidRDefault="00F22A3A">
            <w:pPr>
              <w:keepNext/>
              <w:keepLines/>
              <w:spacing w:line="360" w:lineRule="auto"/>
              <w:rPr>
                <w:lang w:val="en-US"/>
              </w:rPr>
              <w:pPrChange w:id="466" w:author="Robbie Parks" w:date="2019-05-14T10:25:00Z">
                <w:pPr>
                  <w:keepNext/>
                  <w:keepLines/>
                  <w:framePr w:hSpace="180" w:wrap="around" w:vAnchor="text" w:hAnchor="margin" w:xAlign="center" w:y="1154"/>
                  <w:spacing w:line="240" w:lineRule="auto"/>
                </w:pPr>
              </w:pPrChange>
            </w:pPr>
            <w:r>
              <w:rPr>
                <w:lang w:val="en-US"/>
              </w:rPr>
              <w:t>-495.6</w:t>
            </w:r>
          </w:p>
        </w:tc>
        <w:tc>
          <w:tcPr>
            <w:tcW w:w="1271" w:type="dxa"/>
            <w:shd w:val="clear" w:color="auto" w:fill="8EAADB" w:themeFill="accent1" w:themeFillTint="99"/>
            <w:tcPrChange w:id="467" w:author="Robbie Parks" w:date="2019-05-14T10:25:00Z">
              <w:tcPr>
                <w:tcW w:w="1418" w:type="dxa"/>
                <w:shd w:val="clear" w:color="auto" w:fill="8EAADB" w:themeFill="accent1" w:themeFillTint="99"/>
              </w:tcPr>
            </w:tcPrChange>
          </w:tcPr>
          <w:p w14:paraId="1E4CA6D8" w14:textId="2CF44680" w:rsidR="00F22A3A" w:rsidRDefault="00F22A3A">
            <w:pPr>
              <w:keepNext/>
              <w:keepLines/>
              <w:spacing w:line="360" w:lineRule="auto"/>
              <w:rPr>
                <w:lang w:val="en-US"/>
              </w:rPr>
              <w:pPrChange w:id="468" w:author="Robbie Parks" w:date="2019-05-14T10:25:00Z">
                <w:pPr>
                  <w:keepNext/>
                  <w:keepLines/>
                  <w:framePr w:hSpace="180" w:wrap="around" w:vAnchor="text" w:hAnchor="margin" w:xAlign="center" w:y="1154"/>
                  <w:spacing w:line="240" w:lineRule="auto"/>
                </w:pPr>
              </w:pPrChange>
            </w:pPr>
            <w:del w:id="469" w:author="Robbie Parks" w:date="2019-05-14T10:24:00Z">
              <w:r w:rsidRPr="003D4267" w:rsidDel="00F22A3A">
                <w:rPr>
                  <w:lang w:val="en-US"/>
                </w:rPr>
                <w:delText xml:space="preserve">National </w:delText>
              </w:r>
            </w:del>
            <w:r w:rsidRPr="003D4267">
              <w:rPr>
                <w:lang w:val="en-US"/>
              </w:rPr>
              <w:t>RW</w:t>
            </w:r>
            <w:ins w:id="470" w:author="Robbie Parks" w:date="2019-05-14T10:24:00Z">
              <w:r>
                <w:rPr>
                  <w:lang w:val="en-US"/>
                </w:rPr>
                <w:t>1</w:t>
              </w:r>
            </w:ins>
          </w:p>
        </w:tc>
        <w:tc>
          <w:tcPr>
            <w:tcW w:w="1422" w:type="dxa"/>
            <w:tcPrChange w:id="471" w:author="Robbie Parks" w:date="2019-05-14T10:25:00Z">
              <w:tcPr>
                <w:tcW w:w="1275" w:type="dxa"/>
              </w:tcPr>
            </w:tcPrChange>
          </w:tcPr>
          <w:p w14:paraId="7DA963C3" w14:textId="77777777" w:rsidR="00F22A3A" w:rsidRDefault="00F22A3A">
            <w:pPr>
              <w:keepNext/>
              <w:keepLines/>
              <w:spacing w:line="360" w:lineRule="auto"/>
              <w:rPr>
                <w:lang w:val="en-US"/>
              </w:rPr>
              <w:pPrChange w:id="472" w:author="Robbie Parks" w:date="2019-05-14T10:25:00Z">
                <w:pPr>
                  <w:keepNext/>
                  <w:keepLines/>
                  <w:framePr w:hSpace="180" w:wrap="around" w:vAnchor="text" w:hAnchor="margin" w:xAlign="center" w:y="1154"/>
                  <w:spacing w:line="240" w:lineRule="auto"/>
                </w:pPr>
              </w:pPrChange>
            </w:pPr>
            <w:r>
              <w:rPr>
                <w:lang w:val="en-US"/>
              </w:rPr>
              <w:t>41.4</w:t>
            </w:r>
          </w:p>
        </w:tc>
        <w:tc>
          <w:tcPr>
            <w:tcW w:w="1418" w:type="dxa"/>
            <w:shd w:val="clear" w:color="auto" w:fill="auto"/>
            <w:tcPrChange w:id="473" w:author="Robbie Parks" w:date="2019-05-14T10:25:00Z">
              <w:tcPr>
                <w:tcW w:w="1418" w:type="dxa"/>
                <w:shd w:val="clear" w:color="auto" w:fill="auto"/>
              </w:tcPr>
            </w:tcPrChange>
          </w:tcPr>
          <w:p w14:paraId="666531FD" w14:textId="77777777" w:rsidR="00F22A3A" w:rsidRDefault="00F22A3A">
            <w:pPr>
              <w:keepNext/>
              <w:keepLines/>
              <w:spacing w:line="360" w:lineRule="auto"/>
              <w:rPr>
                <w:lang w:val="en-US"/>
              </w:rPr>
              <w:pPrChange w:id="474" w:author="Robbie Parks" w:date="2019-05-14T10:25:00Z">
                <w:pPr>
                  <w:keepNext/>
                  <w:keepLines/>
                  <w:framePr w:hSpace="180" w:wrap="around" w:vAnchor="text" w:hAnchor="margin" w:xAlign="center" w:y="1154"/>
                  <w:spacing w:line="240" w:lineRule="auto"/>
                </w:pPr>
              </w:pPrChange>
            </w:pPr>
            <w:r>
              <w:rPr>
                <w:lang w:val="en-US"/>
              </w:rPr>
              <w:t>111.6</w:t>
            </w:r>
          </w:p>
        </w:tc>
        <w:tc>
          <w:tcPr>
            <w:tcW w:w="1271" w:type="dxa"/>
            <w:shd w:val="clear" w:color="auto" w:fill="8EAADB" w:themeFill="accent1" w:themeFillTint="99"/>
            <w:tcPrChange w:id="475" w:author="Robbie Parks" w:date="2019-05-14T10:25:00Z">
              <w:tcPr>
                <w:tcW w:w="1271" w:type="dxa"/>
                <w:shd w:val="clear" w:color="auto" w:fill="8EAADB" w:themeFill="accent1" w:themeFillTint="99"/>
              </w:tcPr>
            </w:tcPrChange>
          </w:tcPr>
          <w:p w14:paraId="533BA461" w14:textId="2FE58349" w:rsidR="00F22A3A" w:rsidRPr="003D4267" w:rsidRDefault="00F22A3A">
            <w:pPr>
              <w:keepNext/>
              <w:keepLines/>
              <w:spacing w:line="360" w:lineRule="auto"/>
              <w:rPr>
                <w:lang w:val="en-US"/>
              </w:rPr>
              <w:pPrChange w:id="476" w:author="Robbie Parks" w:date="2019-05-14T10:25:00Z">
                <w:pPr>
                  <w:keepNext/>
                  <w:keepLines/>
                  <w:framePr w:hSpace="180" w:wrap="around" w:vAnchor="text" w:hAnchor="margin" w:xAlign="center" w:y="1154"/>
                  <w:spacing w:line="240" w:lineRule="auto"/>
                </w:pPr>
              </w:pPrChange>
            </w:pPr>
            <w:ins w:id="477" w:author="Robbie Parks" w:date="2019-05-14T10:25:00Z">
              <w:r w:rsidRPr="00263646">
                <w:rPr>
                  <w:lang w:val="en-US"/>
                </w:rPr>
                <w:t>RW1</w:t>
              </w:r>
            </w:ins>
            <w:del w:id="478" w:author="Robbie Parks" w:date="2019-05-14T10:25:00Z">
              <w:r w:rsidRPr="003D4267" w:rsidDel="0016088B">
                <w:rPr>
                  <w:lang w:val="en-US"/>
                </w:rPr>
                <w:delText>National RW</w:delText>
              </w:r>
            </w:del>
          </w:p>
        </w:tc>
      </w:tr>
    </w:tbl>
    <w:p w14:paraId="50467451" w14:textId="39EE201D" w:rsidR="00FA786F" w:rsidRDefault="00B82695" w:rsidP="008129EE">
      <w:pPr>
        <w:keepNext/>
        <w:keepLines/>
        <w:spacing w:after="0" w:line="240" w:lineRule="auto"/>
        <w:jc w:val="left"/>
        <w:rPr>
          <w:rFonts w:cs="Calibri"/>
          <w:szCs w:val="24"/>
        </w:rPr>
      </w:pPr>
      <w:r>
        <w:rPr>
          <w:noProof/>
        </w:rPr>
        <mc:AlternateContent>
          <mc:Choice Requires="wps">
            <w:drawing>
              <wp:anchor distT="0" distB="0" distL="114300" distR="114300" simplePos="0" relativeHeight="251660288" behindDoc="0" locked="0" layoutInCell="1" allowOverlap="1" wp14:anchorId="2B319DA3" wp14:editId="797BD444">
                <wp:simplePos x="0" y="0"/>
                <wp:positionH relativeFrom="column">
                  <wp:posOffset>-772160</wp:posOffset>
                </wp:positionH>
                <wp:positionV relativeFrom="paragraph">
                  <wp:posOffset>6684500</wp:posOffset>
                </wp:positionV>
                <wp:extent cx="7243730" cy="614855"/>
                <wp:effectExtent l="0" t="0" r="0" b="0"/>
                <wp:wrapNone/>
                <wp:docPr id="3" name="Text Box 3"/>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7408CE26" w14:textId="3E348352" w:rsidR="003005F3" w:rsidRPr="00613A06" w:rsidRDefault="003005F3" w:rsidP="00FA786F">
                            <w:pPr>
                              <w:spacing w:line="240" w:lineRule="auto"/>
                            </w:pPr>
                            <w:bookmarkStart w:id="479" w:name="_Ref8721811"/>
                            <w:bookmarkStart w:id="480" w:name="_Toc7691268"/>
                            <w:r w:rsidRPr="00051708">
                              <w:rPr>
                                <w:b/>
                              </w:rPr>
                              <w:t xml:space="preserve">Table </w:t>
                            </w:r>
                            <w:r>
                              <w:rPr>
                                <w:b/>
                              </w:rPr>
                              <w:fldChar w:fldCharType="begin"/>
                            </w:r>
                            <w:r>
                              <w:rPr>
                                <w:b/>
                              </w:rPr>
                              <w:instrText xml:space="preserve"> SEQ Table \* ARABIC </w:instrText>
                            </w:r>
                            <w:r>
                              <w:rPr>
                                <w:b/>
                              </w:rPr>
                              <w:fldChar w:fldCharType="separate"/>
                            </w:r>
                            <w:r w:rsidR="00EA0BC2">
                              <w:rPr>
                                <w:b/>
                                <w:noProof/>
                              </w:rPr>
                              <w:t>3</w:t>
                            </w:r>
                            <w:r>
                              <w:rPr>
                                <w:b/>
                              </w:rPr>
                              <w:fldChar w:fldCharType="end"/>
                            </w:r>
                            <w:bookmarkEnd w:id="479"/>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480"/>
                          </w:p>
                          <w:p w14:paraId="279B16FC" w14:textId="0A9793AB" w:rsidR="003005F3" w:rsidRPr="00AC2AD1" w:rsidRDefault="003005F3" w:rsidP="00FA786F">
                            <w:pPr>
                              <w:suppressLineNumbers/>
                              <w:spacing w:line="240" w:lineRule="auto"/>
                              <w:rPr>
                                <w:rFonts w:cs="Calibri"/>
                                <w:noProof/>
                              </w:rPr>
                            </w:pP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B319DA3" id="_x0000_t202" coordsize="21600,21600" o:spt="202" path="m,l,21600r21600,l21600,xe">
                <v:stroke joinstyle="miter"/>
                <v:path gradientshapeok="t" o:connecttype="rect"/>
              </v:shapetype>
              <v:shape id="Text Box 3" o:spid="_x0000_s1026" type="#_x0000_t202" style="position:absolute;margin-left:-60.8pt;margin-top:526.35pt;width:570.35pt;height:4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" stroked="f">
                <v:textbox inset="0,0,0,0">
                  <w:txbxContent>
                    <w:p w14:paraId="7408CE26" w14:textId="3E348352" w:rsidR="003005F3" w:rsidRPr="00613A06" w:rsidRDefault="003005F3" w:rsidP="00FA786F">
                      <w:pPr>
                        <w:spacing w:line="240" w:lineRule="auto"/>
                      </w:pPr>
                      <w:bookmarkStart w:id="505" w:name="_Toc7691268"/>
                      <w:bookmarkStart w:id="506" w:name="_Ref8721811"/>
                      <w:r w:rsidRPr="00051708">
                        <w:rPr>
                          <w:b/>
                        </w:rPr>
                        <w:t xml:space="preserve">Table </w:t>
                      </w:r>
                      <w:r>
                        <w:rPr>
                          <w:b/>
                        </w:rPr>
                        <w:fldChar w:fldCharType="begin"/>
                      </w:r>
                      <w:r>
                        <w:rPr>
                          <w:b/>
                        </w:rPr>
                        <w:instrText xml:space="preserve"> SEQ Table \* ARABIC </w:instrText>
                      </w:r>
                      <w:r>
                        <w:rPr>
                          <w:b/>
                        </w:rPr>
                        <w:fldChar w:fldCharType="separate"/>
                      </w:r>
                      <w:r w:rsidR="00EA0BC2">
                        <w:rPr>
                          <w:b/>
                          <w:noProof/>
                        </w:rPr>
                        <w:t>3</w:t>
                      </w:r>
                      <w:r>
                        <w:rPr>
                          <w:b/>
                        </w:rPr>
                        <w:fldChar w:fldCharType="end"/>
                      </w:r>
                      <w:bookmarkEnd w:id="506"/>
                      <w:r>
                        <w:t>. DIC values and run times from comparison of random walk terms. Orange colours indicate outcomes where the subnational RW model has performed better, with blue for the national RW model. The percentage of total deaths column is coloured by value, with darker values representing higher values.</w:t>
                      </w:r>
                      <w:bookmarkEnd w:id="505"/>
                    </w:p>
                    <w:p w14:paraId="279B16FC" w14:textId="0A9793AB" w:rsidR="003005F3" w:rsidRPr="00AC2AD1" w:rsidRDefault="003005F3" w:rsidP="00FA786F">
                      <w:pPr>
                        <w:suppressLineNumbers/>
                        <w:spacing w:line="240" w:lineRule="auto"/>
                        <w:rPr>
                          <w:rFonts w:cs="Calibri"/>
                          <w:noProof/>
                        </w:rPr>
                      </w:pPr>
                    </w:p>
                  </w:txbxContent>
                </v:textbox>
              </v:shape>
            </w:pict>
          </mc:Fallback>
        </mc:AlternateContent>
      </w:r>
      <w:r w:rsidR="00FA786F">
        <w:rPr>
          <w:rFonts w:cs="Calibri"/>
          <w:szCs w:val="24"/>
        </w:rPr>
        <w:br w:type="page"/>
      </w:r>
    </w:p>
    <w:p w14:paraId="7C38348C" w14:textId="018F0576" w:rsidR="005E7205" w:rsidRDefault="005E7205" w:rsidP="00C43D46">
      <w:pPr>
        <w:ind w:firstLine="720"/>
        <w:rPr>
          <w:rFonts w:cs="Calibri"/>
          <w:szCs w:val="24"/>
        </w:rPr>
      </w:pPr>
      <w:r w:rsidRPr="00DB2DBC">
        <w:rPr>
          <w:rFonts w:cs="Calibri"/>
          <w:szCs w:val="24"/>
        </w:rPr>
        <w:lastRenderedPageBreak/>
        <w:t xml:space="preserve">In developing the model described in </w:t>
      </w:r>
      <w:r>
        <w:rPr>
          <w:rFonts w:cs="Calibri"/>
          <w:szCs w:val="24"/>
        </w:rPr>
        <w:fldChar w:fldCharType="begin"/>
      </w:r>
      <w:r>
        <w:rPr>
          <w:rFonts w:cs="Calibri"/>
          <w:szCs w:val="24"/>
        </w:rPr>
        <w:instrText xml:space="preserve"> REF _Ref5574051 \h </w:instrText>
      </w:r>
      <w:r w:rsidR="00C43D46">
        <w:rPr>
          <w:rFonts w:cs="Calibri"/>
          <w:szCs w:val="24"/>
        </w:rPr>
        <w:instrText xml:space="preserve"> \* MERGEFORMAT </w:instrText>
      </w:r>
      <w:r>
        <w:rPr>
          <w:rFonts w:cs="Calibri"/>
          <w:szCs w:val="24"/>
        </w:rPr>
      </w:r>
      <w:r>
        <w:rPr>
          <w:rFonts w:cs="Calibri"/>
          <w:szCs w:val="24"/>
        </w:rPr>
        <w:fldChar w:fldCharType="separate"/>
      </w:r>
      <w:ins w:id="481" w:author="Robbie Parks" w:date="2019-05-14T10:28:00Z">
        <w:r w:rsidR="00EA0BC2" w:rsidRPr="00A91EA9">
          <w:rPr>
            <w:b/>
          </w:rPr>
          <w:t xml:space="preserve">Equation </w:t>
        </w:r>
        <w:r w:rsidR="00EA0BC2">
          <w:rPr>
            <w:b/>
            <w:noProof/>
          </w:rPr>
          <w:t>2</w:t>
        </w:r>
      </w:ins>
      <w:del w:id="482" w:author="Robbie Parks" w:date="2019-05-10T14:07:00Z">
        <w:r w:rsidR="00DB093C" w:rsidRPr="00A91EA9" w:rsidDel="00DF205B">
          <w:rPr>
            <w:b/>
          </w:rPr>
          <w:delText xml:space="preserve">Equation </w:delText>
        </w:r>
        <w:r w:rsidR="00DB093C" w:rsidDel="00DF205B">
          <w:rPr>
            <w:b/>
            <w:noProof/>
          </w:rPr>
          <w:delText>2</w:delText>
        </w:r>
      </w:del>
      <w:r>
        <w:rPr>
          <w:rFonts w:cs="Calibri"/>
          <w:szCs w:val="24"/>
        </w:rPr>
        <w:fldChar w:fldCharType="end"/>
      </w:r>
      <w:r w:rsidRPr="00DB2DBC">
        <w:rPr>
          <w:rFonts w:cs="Calibri"/>
          <w:szCs w:val="24"/>
        </w:rPr>
        <w:t xml:space="preserve">, </w:t>
      </w:r>
      <w:r w:rsidR="00F94441">
        <w:rPr>
          <w:rFonts w:cs="Calibri"/>
          <w:szCs w:val="24"/>
        </w:rPr>
        <w:t>I</w:t>
      </w:r>
      <w:r w:rsidRPr="00DB2DBC">
        <w:rPr>
          <w:rFonts w:cs="Calibri"/>
          <w:szCs w:val="24"/>
        </w:rPr>
        <w:t xml:space="preserve"> also considered an alternative</w:t>
      </w:r>
      <w:r w:rsidR="00C43D46">
        <w:rPr>
          <w:rFonts w:cs="Calibri"/>
          <w:szCs w:val="24"/>
        </w:rPr>
        <w:t xml:space="preserve"> structure </w:t>
      </w:r>
      <w:r w:rsidRPr="00DB2DBC">
        <w:rPr>
          <w:rFonts w:cs="Calibri"/>
          <w:szCs w:val="24"/>
        </w:rPr>
        <w:t xml:space="preserve">which included the extra non-linear time trend, </w: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r w:rsidRPr="00DB2DBC">
        <w:rPr>
          <w:rFonts w:cs="Calibri"/>
          <w:szCs w:val="24"/>
        </w:rPr>
        <w:t>. This term contain</w:t>
      </w:r>
      <w:r w:rsidR="00834571">
        <w:rPr>
          <w:rFonts w:cs="Calibri"/>
          <w:szCs w:val="24"/>
        </w:rPr>
        <w:t>ed</w:t>
      </w:r>
      <w:r w:rsidRPr="00DB2DBC">
        <w:rPr>
          <w:rFonts w:cs="Calibri"/>
          <w:szCs w:val="24"/>
        </w:rPr>
        <w:t xml:space="preserve"> independent </w:t>
      </w:r>
      <w:r w:rsidR="00AD58E6">
        <w:rPr>
          <w:rFonts w:cs="Calibri"/>
          <w:szCs w:val="24"/>
        </w:rPr>
        <w:t xml:space="preserve">first-order </w:t>
      </w:r>
      <w:r w:rsidRPr="00DB2DBC">
        <w:rPr>
          <w:rFonts w:cs="Calibri"/>
          <w:szCs w:val="24"/>
        </w:rPr>
        <w:t>random walks for each state</w:t>
      </w:r>
      <w:r w:rsidR="004A4512">
        <w:rPr>
          <w:rFonts w:cs="Calibri"/>
          <w:szCs w:val="24"/>
        </w:rPr>
        <w:t>.</w:t>
      </w:r>
      <w:r w:rsidR="00C43D46">
        <w:rPr>
          <w:rFonts w:cs="Calibri"/>
          <w:szCs w:val="24"/>
        </w:rPr>
        <w:t xml:space="preserve"> I decided to evaluate how </w:t>
      </w:r>
      <w:r w:rsidR="00AC7C12">
        <w:rPr>
          <w:rFonts w:cs="Calibri"/>
          <w:szCs w:val="24"/>
        </w:rPr>
        <w:t>these models performed using a</w:t>
      </w:r>
      <w:r w:rsidR="009A2C92">
        <w:rPr>
          <w:rFonts w:cs="Calibri"/>
          <w:szCs w:val="24"/>
        </w:rPr>
        <w:t xml:space="preserve">n alternative </w:t>
      </w:r>
      <w:r w:rsidR="00AC7C12">
        <w:rPr>
          <w:rFonts w:cs="Calibri"/>
          <w:szCs w:val="24"/>
        </w:rPr>
        <w:t>model</w:t>
      </w:r>
      <w:r w:rsidR="008272DF">
        <w:rPr>
          <w:rFonts w:cs="Calibri"/>
          <w:szCs w:val="24"/>
        </w:rPr>
        <w:t xml:space="preserve">, described in </w:t>
      </w:r>
      <w:r w:rsidR="008272DF">
        <w:rPr>
          <w:rFonts w:cs="Calibri"/>
          <w:szCs w:val="24"/>
        </w:rPr>
        <w:fldChar w:fldCharType="begin"/>
      </w:r>
      <w:r w:rsidR="008272DF">
        <w:rPr>
          <w:rFonts w:cs="Calibri"/>
          <w:szCs w:val="24"/>
        </w:rPr>
        <w:instrText xml:space="preserve"> REF _Ref5706279 \h </w:instrText>
      </w:r>
      <w:r w:rsidR="008272DF">
        <w:rPr>
          <w:rFonts w:cs="Calibri"/>
          <w:szCs w:val="24"/>
        </w:rPr>
      </w:r>
      <w:r w:rsidR="008272DF">
        <w:rPr>
          <w:rFonts w:cs="Calibri"/>
          <w:szCs w:val="24"/>
        </w:rPr>
        <w:fldChar w:fldCharType="separate"/>
      </w:r>
      <w:ins w:id="483" w:author="Robbie Parks" w:date="2019-05-14T10:28:00Z">
        <w:r w:rsidR="00EA0BC2" w:rsidRPr="003B3F0C">
          <w:rPr>
            <w:b/>
          </w:rPr>
          <w:t xml:space="preserve">Equation </w:t>
        </w:r>
        <w:r w:rsidR="00EA0BC2">
          <w:rPr>
            <w:b/>
            <w:noProof/>
          </w:rPr>
          <w:t>3</w:t>
        </w:r>
      </w:ins>
      <w:del w:id="484" w:author="Robbie Parks" w:date="2019-05-10T14:07:00Z">
        <w:r w:rsidR="00DB093C" w:rsidRPr="003B3F0C" w:rsidDel="00DF205B">
          <w:rPr>
            <w:b/>
          </w:rPr>
          <w:delText xml:space="preserve">Equation </w:delText>
        </w:r>
        <w:r w:rsidR="00DB093C" w:rsidDel="00DF205B">
          <w:rPr>
            <w:b/>
            <w:noProof/>
          </w:rPr>
          <w:delText>3</w:delText>
        </w:r>
      </w:del>
      <w:r w:rsidR="008272DF">
        <w:rPr>
          <w:rFonts w:cs="Calibri"/>
          <w:szCs w:val="24"/>
        </w:rPr>
        <w:fldChar w:fldCharType="end"/>
      </w:r>
      <w:r w:rsidR="0075299B">
        <w:rPr>
          <w:rFonts w:cs="Calibri"/>
          <w:szCs w:val="24"/>
        </w:rPr>
        <w:t>:</w:t>
      </w:r>
    </w:p>
    <w:p w14:paraId="2EE2F041" w14:textId="3BC14188" w:rsidR="00783591" w:rsidRPr="00783591" w:rsidRDefault="00E57547" w:rsidP="008129EE">
      <w:pPr>
        <w:keepNext/>
        <w:keepLines/>
        <w:spacing w:line="240" w:lineRule="auto"/>
        <w:rPr>
          <w:rFonts w:cs="Calibri"/>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ins w:id="485" w:author="Robbie Parks" w:date="2019-05-13T18:29:00Z">
                  <w:rPr>
                    <w:rFonts w:ascii="Cambria Math" w:hAnsi="Cambria Math" w:cs="Calibri"/>
                    <w:i/>
                    <w:szCs w:val="24"/>
                  </w:rPr>
                </w:ins>
              </m:ctrlPr>
            </m:sSubPr>
            <m:e>
              <m:r>
                <w:ins w:id="486" w:author="Robbie Parks" w:date="2019-05-13T18:29:00Z">
                  <w:rPr>
                    <w:rFonts w:ascii="Cambria Math" w:hAnsi="Cambria Math" w:cs="Calibri"/>
                    <w:szCs w:val="24"/>
                  </w:rPr>
                  <m:t>ν</m:t>
                </w:ins>
              </m:r>
            </m:e>
            <m:sub>
              <m:r>
                <w:ins w:id="487" w:author="Robbie Parks" w:date="2019-05-13T18:29:00Z">
                  <w:rPr>
                    <w:rFonts w:ascii="Cambria Math" w:hAnsi="Cambria Math" w:cs="Calibri"/>
                    <w:szCs w:val="24"/>
                  </w:rPr>
                  <m:t>state-time</m:t>
                </w:ins>
              </m:r>
            </m:sub>
          </m:sSub>
          <m:sSub>
            <m:sSubPr>
              <m:ctrlPr>
                <w:del w:id="488" w:author="Robbie Parks" w:date="2019-05-13T18:29:00Z">
                  <w:rPr>
                    <w:rFonts w:ascii="Cambria Math" w:hAnsi="Cambria Math" w:cs="Calibri"/>
                    <w:i/>
                    <w:szCs w:val="24"/>
                  </w:rPr>
                </w:del>
              </m:ctrlPr>
            </m:sSubPr>
            <m:e>
              <m:sSub>
                <m:sSubPr>
                  <m:ctrlPr>
                    <w:del w:id="489" w:author="Robbie Parks" w:date="2019-05-13T18:29:00Z">
                      <w:rPr>
                        <w:rFonts w:ascii="Cambria Math" w:hAnsi="Cambria Math" w:cs="Calibri"/>
                        <w:i/>
                        <w:szCs w:val="24"/>
                      </w:rPr>
                    </w:del>
                  </m:ctrlPr>
                </m:sSubPr>
                <m:e>
                  <m:r>
                    <w:del w:id="490" w:author="Robbie Parks" w:date="2019-05-13T18:28:00Z">
                      <w:rPr>
                        <w:rFonts w:ascii="Cambria Math" w:hAnsi="Cambria Math" w:cs="Calibri"/>
                        <w:szCs w:val="24"/>
                      </w:rPr>
                      <m:t>(</m:t>
                    </w:del>
                  </m:r>
                  <m:r>
                    <w:del w:id="491" w:author="Robbie Parks" w:date="2019-05-13T18:29:00Z">
                      <w:rPr>
                        <w:rFonts w:ascii="Cambria Math" w:hAnsi="Cambria Math" w:cs="Calibri"/>
                        <w:szCs w:val="24"/>
                      </w:rPr>
                      <m:t>ν</m:t>
                    </w:del>
                  </m:r>
                </m:e>
                <m:sub>
                  <m:r>
                    <w:del w:id="492" w:author="Robbie Parks" w:date="2019-05-13T18:29:00Z">
                      <w:rPr>
                        <w:rFonts w:ascii="Cambria Math" w:hAnsi="Cambria Math" w:cs="Calibri"/>
                        <w:szCs w:val="24"/>
                      </w:rPr>
                      <m:t>state</m:t>
                    </w:del>
                  </m:r>
                </m:sub>
              </m:sSub>
              <m:r>
                <w:del w:id="493" w:author="Robbie Parks" w:date="2019-05-13T18:28:00Z">
                  <m:rPr>
                    <m:sty m:val="p"/>
                  </m:rPr>
                  <w:rPr>
                    <w:rFonts w:ascii="Cambria Math" w:hAnsi="Cambria Math" w:cs="Calibri"/>
                    <w:szCs w:val="24"/>
                    <w:vertAlign w:val="subscript"/>
                  </w:rPr>
                  <m:t xml:space="preserve">) </m:t>
                </w:del>
              </m:r>
            </m:e>
            <m:sub>
              <m:r>
                <w:del w:id="494" w:author="Robbie Parks" w:date="2019-05-13T18:29:00Z">
                  <w:rPr>
                    <w:rFonts w:ascii="Cambria Math" w:hAnsi="Cambria Math" w:cs="Calibri"/>
                    <w:szCs w:val="24"/>
                  </w:rPr>
                  <m:t>time</m:t>
                </w:del>
              </m:r>
            </m:sub>
          </m:sSub>
          <m:r>
            <w:del w:id="495" w:author="Robbie Parks" w:date="2019-05-13T18:31:00Z">
              <m:rPr>
                <m:sty m:val="p"/>
              </m:rPr>
              <w:rPr>
                <w:rFonts w:ascii="Cambria Math" w:hAnsi="Cambria Math" w:cs="Calibri"/>
                <w:szCs w:val="24"/>
              </w:rPr>
              <m:t>+</m:t>
            </w:del>
          </m:r>
          <m:r>
            <w:ins w:id="496" w:author="Robbie Parks" w:date="2019-05-13T18:31:00Z">
              <m:rPr>
                <m:sty m:val="p"/>
              </m:rPr>
              <w:rPr>
                <w:rFonts w:ascii="Cambria Math" w:hAnsi="Cambria Math" w:cs="Calibri"/>
                <w:szCs w:val="24"/>
              </w:rPr>
              <m:t xml:space="preserve"> </m:t>
            </w:ins>
          </m:r>
          <m:r>
            <w:ins w:id="497" w:author="Robbie Parks" w:date="2019-05-13T18:31:00Z">
              <m:rPr>
                <m:sty m:val="p"/>
                <m:aln/>
              </m:rPr>
              <w:rPr>
                <w:rFonts w:ascii="Cambria Math" w:hAnsi="Cambria Math" w:cs="Calibri"/>
                <w:szCs w:val="24"/>
              </w:rPr>
              <m:t>+</m:t>
            </w:ins>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111E3887" w14:textId="045A878A" w:rsidR="00061A6B" w:rsidRPr="00BD69DB" w:rsidRDefault="003B3F0C" w:rsidP="008129EE">
      <w:pPr>
        <w:keepNext/>
        <w:keepLines/>
        <w:spacing w:line="240" w:lineRule="auto"/>
        <w:jc w:val="center"/>
      </w:pPr>
      <w:bookmarkStart w:id="498" w:name="_Ref5706279"/>
      <w:bookmarkStart w:id="499" w:name="_Toc7299693"/>
      <w:r w:rsidRPr="003B3F0C">
        <w:rPr>
          <w:b/>
        </w:rPr>
        <w:t xml:space="preserve">Equation </w:t>
      </w:r>
      <w:r w:rsidRPr="003B3F0C">
        <w:rPr>
          <w:b/>
        </w:rPr>
        <w:fldChar w:fldCharType="begin"/>
      </w:r>
      <w:r w:rsidRPr="003B3F0C">
        <w:rPr>
          <w:b/>
        </w:rPr>
        <w:instrText xml:space="preserve"> SEQ Equation \* ARABIC </w:instrText>
      </w:r>
      <w:r w:rsidRPr="003B3F0C">
        <w:rPr>
          <w:b/>
        </w:rPr>
        <w:fldChar w:fldCharType="separate"/>
      </w:r>
      <w:r w:rsidR="00EA0BC2">
        <w:rPr>
          <w:b/>
          <w:noProof/>
        </w:rPr>
        <w:t>3</w:t>
      </w:r>
      <w:r w:rsidRPr="003B3F0C">
        <w:rPr>
          <w:b/>
        </w:rPr>
        <w:fldChar w:fldCharType="end"/>
      </w:r>
      <w:bookmarkEnd w:id="498"/>
      <w:r w:rsidRPr="003B3F0C">
        <w:t xml:space="preserve">. </w:t>
      </w:r>
      <w:del w:id="500" w:author="Robbie Parks" w:date="2019-05-14T11:57:00Z">
        <w:r w:rsidR="007D2699" w:rsidDel="008F2B9E">
          <w:delText>Alternative</w:delText>
        </w:r>
        <w:r w:rsidRPr="003B3F0C" w:rsidDel="008F2B9E">
          <w:delText xml:space="preserve"> </w:delText>
        </w:r>
      </w:del>
      <w:del w:id="501" w:author="Robbie Parks" w:date="2019-05-13T15:51:00Z">
        <w:r w:rsidR="00C75C0F" w:rsidDel="005D4A29">
          <w:delText xml:space="preserve">national temperature </w:delText>
        </w:r>
      </w:del>
      <w:ins w:id="502" w:author="Robbie Parks" w:date="2019-05-14T11:57:00Z">
        <w:r w:rsidR="008F2B9E">
          <w:t>T</w:t>
        </w:r>
      </w:ins>
      <w:ins w:id="503" w:author="Robbie Parks" w:date="2019-05-13T16:00:00Z">
        <w:r w:rsidR="00F7362C">
          <w:t>emperature</w:t>
        </w:r>
      </w:ins>
      <w:ins w:id="504" w:author="Robbie Parks" w:date="2019-05-13T15:51:00Z">
        <w:r w:rsidR="005D4A29">
          <w:t xml:space="preserve"> </w:t>
        </w:r>
      </w:ins>
      <w:r w:rsidRPr="003B3F0C">
        <w:t>model</w:t>
      </w:r>
      <w:r w:rsidR="00167D6F">
        <w:t xml:space="preserve"> </w:t>
      </w:r>
      <w:r w:rsidR="00E968BB">
        <w:t>with</w:t>
      </w:r>
      <w:r w:rsidR="002530AE">
        <w:t xml:space="preserve"> </w:t>
      </w:r>
      <w:del w:id="505" w:author="Robbie Parks" w:date="2019-05-14T10:26:00Z">
        <w:r w:rsidR="00C75C0F" w:rsidDel="003005F3">
          <w:delText xml:space="preserve">state </w:delText>
        </w:r>
      </w:del>
      <w:ins w:id="506" w:author="Robbie Parks" w:date="2019-05-14T10:28:00Z">
        <w:r w:rsidR="00EA0BC2">
          <w:t xml:space="preserve">alternative </w:t>
        </w:r>
      </w:ins>
      <w:r w:rsidR="00167D6F">
        <w:t xml:space="preserve">random walk </w:t>
      </w:r>
      <w:del w:id="507" w:author="Robbie Parks" w:date="2019-05-14T10:28:00Z">
        <w:r w:rsidR="00167D6F" w:rsidDel="00EA0BC2">
          <w:delText>term</w:delText>
        </w:r>
      </w:del>
      <w:ins w:id="508" w:author="Robbie Parks" w:date="2019-05-14T10:28:00Z">
        <w:r w:rsidR="00EA0BC2">
          <w:t>structure</w:t>
        </w:r>
      </w:ins>
      <w:r w:rsidRPr="003B3F0C">
        <w:t>.</w:t>
      </w:r>
      <w:bookmarkEnd w:id="499"/>
    </w:p>
    <w:p w14:paraId="749A14A0" w14:textId="1757438E" w:rsidR="00FC440F" w:rsidRDefault="002530AE" w:rsidP="00FC440F">
      <w:pPr>
        <w:ind w:firstLine="720"/>
        <w:rPr>
          <w:rFonts w:cs="Calibri"/>
          <w:szCs w:val="24"/>
        </w:rPr>
      </w:pPr>
      <w:r>
        <w:rPr>
          <w:rFonts w:cs="Calibri"/>
          <w:szCs w:val="24"/>
        </w:rPr>
        <w:t xml:space="preserve">I </w:t>
      </w:r>
      <w:r w:rsidRPr="00DB2DBC">
        <w:rPr>
          <w:rFonts w:cs="Calibri"/>
          <w:szCs w:val="24"/>
        </w:rPr>
        <w:t xml:space="preserve">ran </w:t>
      </w:r>
      <w:r w:rsidR="00295F74">
        <w:rPr>
          <w:rFonts w:cs="Calibri"/>
          <w:szCs w:val="24"/>
        </w:rPr>
        <w:t>the</w:t>
      </w:r>
      <w:r w:rsidR="001D38BB">
        <w:rPr>
          <w:rFonts w:cs="Calibri"/>
          <w:szCs w:val="24"/>
        </w:rPr>
        <w:t xml:space="preserve"> model</w:t>
      </w:r>
      <w:r w:rsidR="00FB1D81">
        <w:rPr>
          <w:rFonts w:cs="Calibri"/>
          <w:szCs w:val="24"/>
        </w:rPr>
        <w:t>s fr</w:t>
      </w:r>
      <w:ins w:id="509" w:author="Robbie Parks" w:date="2019-05-14T10:28:00Z">
        <w:r w:rsidR="00F04537">
          <w:rPr>
            <w:rFonts w:cs="Calibri"/>
            <w:szCs w:val="24"/>
          </w:rPr>
          <w:t>om the original model</w:t>
        </w:r>
      </w:ins>
      <w:del w:id="510" w:author="Robbie Parks" w:date="2019-05-14T10:28:00Z">
        <w:r w:rsidR="00FB1D81" w:rsidDel="00F04537">
          <w:rPr>
            <w:rFonts w:cs="Calibri"/>
            <w:szCs w:val="24"/>
          </w:rPr>
          <w:delText>om</w:delText>
        </w:r>
      </w:del>
      <w:r w:rsidR="00FB1D81">
        <w:rPr>
          <w:rFonts w:cs="Calibri"/>
          <w:szCs w:val="24"/>
        </w:rPr>
        <w:t xml:space="preserve"> </w:t>
      </w:r>
      <w:ins w:id="511" w:author="Robbie Parks" w:date="2019-05-14T10:28:00Z">
        <w:r w:rsidR="00F04537">
          <w:rPr>
            <w:rFonts w:cs="Calibri"/>
            <w:szCs w:val="24"/>
          </w:rPr>
          <w:t>(</w:t>
        </w:r>
      </w:ins>
      <w:r w:rsidR="00CD37B1">
        <w:rPr>
          <w:rFonts w:cs="Calibri"/>
          <w:szCs w:val="24"/>
        </w:rPr>
        <w:fldChar w:fldCharType="begin"/>
      </w:r>
      <w:r w:rsidR="00CD37B1">
        <w:rPr>
          <w:rFonts w:cs="Calibri"/>
          <w:szCs w:val="24"/>
        </w:rPr>
        <w:instrText xml:space="preserve"> REF _Ref5574051 \h </w:instrText>
      </w:r>
      <w:r w:rsidR="00CD37B1">
        <w:rPr>
          <w:rFonts w:cs="Calibri"/>
          <w:szCs w:val="24"/>
        </w:rPr>
      </w:r>
      <w:r w:rsidR="00CD37B1">
        <w:rPr>
          <w:rFonts w:cs="Calibri"/>
          <w:szCs w:val="24"/>
        </w:rPr>
        <w:fldChar w:fldCharType="separate"/>
      </w:r>
      <w:ins w:id="512" w:author="Robbie Parks" w:date="2019-05-14T10:28:00Z">
        <w:r w:rsidR="00EA0BC2" w:rsidRPr="00A91EA9">
          <w:rPr>
            <w:b/>
          </w:rPr>
          <w:t xml:space="preserve">Equation </w:t>
        </w:r>
        <w:r w:rsidR="00EA0BC2">
          <w:rPr>
            <w:b/>
            <w:noProof/>
          </w:rPr>
          <w:t>2</w:t>
        </w:r>
      </w:ins>
      <w:del w:id="513" w:author="Robbie Parks" w:date="2019-05-10T14:07:00Z">
        <w:r w:rsidR="00DB093C" w:rsidRPr="00A91EA9" w:rsidDel="00DF205B">
          <w:rPr>
            <w:b/>
          </w:rPr>
          <w:delText xml:space="preserve">Equation </w:delText>
        </w:r>
        <w:r w:rsidR="00DB093C" w:rsidDel="00DF205B">
          <w:rPr>
            <w:b/>
            <w:noProof/>
          </w:rPr>
          <w:delText>2</w:delText>
        </w:r>
      </w:del>
      <w:r w:rsidR="00CD37B1">
        <w:rPr>
          <w:rFonts w:cs="Calibri"/>
          <w:szCs w:val="24"/>
        </w:rPr>
        <w:fldChar w:fldCharType="end"/>
      </w:r>
      <w:ins w:id="514" w:author="Robbie Parks" w:date="2019-05-14T10:28:00Z">
        <w:r w:rsidR="00F04537">
          <w:rPr>
            <w:rFonts w:cs="Calibri"/>
            <w:szCs w:val="24"/>
          </w:rPr>
          <w:t>)</w:t>
        </w:r>
      </w:ins>
      <w:r w:rsidR="00CD37B1">
        <w:rPr>
          <w:rFonts w:cs="Calibri"/>
          <w:szCs w:val="24"/>
        </w:rPr>
        <w:t xml:space="preserve"> and </w:t>
      </w:r>
      <w:ins w:id="515" w:author="Robbie Parks" w:date="2019-05-14T10:29:00Z">
        <w:r w:rsidR="00F04537">
          <w:rPr>
            <w:rFonts w:cs="Calibri"/>
            <w:szCs w:val="24"/>
          </w:rPr>
          <w:t>alternative model (</w:t>
        </w:r>
      </w:ins>
      <w:r w:rsidR="00CD37B1">
        <w:rPr>
          <w:rFonts w:cs="Calibri"/>
          <w:szCs w:val="24"/>
        </w:rPr>
        <w:fldChar w:fldCharType="begin"/>
      </w:r>
      <w:r w:rsidR="00CD37B1">
        <w:rPr>
          <w:rFonts w:cs="Calibri"/>
          <w:szCs w:val="24"/>
        </w:rPr>
        <w:instrText xml:space="preserve"> REF _Ref5706279 \h </w:instrText>
      </w:r>
      <w:r w:rsidR="00CD37B1">
        <w:rPr>
          <w:rFonts w:cs="Calibri"/>
          <w:szCs w:val="24"/>
        </w:rPr>
      </w:r>
      <w:r w:rsidR="00CD37B1">
        <w:rPr>
          <w:rFonts w:cs="Calibri"/>
          <w:szCs w:val="24"/>
        </w:rPr>
        <w:fldChar w:fldCharType="separate"/>
      </w:r>
      <w:ins w:id="516" w:author="Robbie Parks" w:date="2019-05-14T10:28:00Z">
        <w:r w:rsidR="00EA0BC2" w:rsidRPr="003B3F0C">
          <w:rPr>
            <w:b/>
          </w:rPr>
          <w:t xml:space="preserve">Equation </w:t>
        </w:r>
        <w:r w:rsidR="00EA0BC2">
          <w:rPr>
            <w:b/>
            <w:noProof/>
          </w:rPr>
          <w:t>3</w:t>
        </w:r>
      </w:ins>
      <w:del w:id="517" w:author="Robbie Parks" w:date="2019-05-10T14:07:00Z">
        <w:r w:rsidR="00DB093C" w:rsidRPr="003B3F0C" w:rsidDel="00DF205B">
          <w:rPr>
            <w:b/>
          </w:rPr>
          <w:delText xml:space="preserve">Equation </w:delText>
        </w:r>
        <w:r w:rsidR="00DB093C" w:rsidDel="00DF205B">
          <w:rPr>
            <w:b/>
            <w:noProof/>
          </w:rPr>
          <w:delText>3</w:delText>
        </w:r>
      </w:del>
      <w:r w:rsidR="00CD37B1">
        <w:rPr>
          <w:rFonts w:cs="Calibri"/>
          <w:szCs w:val="24"/>
        </w:rPr>
        <w:fldChar w:fldCharType="end"/>
      </w:r>
      <w:ins w:id="518" w:author="Robbie Parks" w:date="2019-05-14T10:29:00Z">
        <w:r w:rsidR="00F04537">
          <w:rPr>
            <w:rFonts w:cs="Calibri"/>
            <w:szCs w:val="24"/>
          </w:rPr>
          <w:t>)</w:t>
        </w:r>
      </w:ins>
      <w:r>
        <w:rPr>
          <w:rFonts w:cs="Calibri"/>
          <w:szCs w:val="24"/>
        </w:rPr>
        <w:t xml:space="preserve"> for all-cause mortality </w:t>
      </w:r>
      <w:r w:rsidR="00274193">
        <w:rPr>
          <w:rFonts w:cs="Calibri"/>
          <w:szCs w:val="24"/>
        </w:rPr>
        <w:t xml:space="preserve">for </w:t>
      </w:r>
      <w:r>
        <w:rPr>
          <w:rFonts w:cs="Calibri"/>
          <w:szCs w:val="24"/>
        </w:rPr>
        <w:t xml:space="preserve">male age groups </w:t>
      </w:r>
      <w:r w:rsidR="00274193">
        <w:rPr>
          <w:rFonts w:cs="Calibri"/>
          <w:szCs w:val="24"/>
        </w:rPr>
        <w:t>during</w:t>
      </w:r>
      <w:r>
        <w:rPr>
          <w:rFonts w:cs="Calibri"/>
          <w:szCs w:val="24"/>
        </w:rPr>
        <w:t xml:space="preserve"> </w:t>
      </w:r>
      <w:del w:id="519" w:author="Robbie Parks" w:date="2019-05-13T16:05:00Z">
        <w:r w:rsidRPr="00DB2DBC" w:rsidDel="00CC449D">
          <w:rPr>
            <w:rFonts w:cs="Calibri"/>
            <w:szCs w:val="24"/>
          </w:rPr>
          <w:delText xml:space="preserve">the </w:delText>
        </w:r>
      </w:del>
      <w:ins w:id="520" w:author="Robbie Parks" w:date="2019-05-13T16:05:00Z">
        <w:r w:rsidR="00CC449D">
          <w:rPr>
            <w:rFonts w:cs="Calibri"/>
            <w:szCs w:val="24"/>
          </w:rPr>
          <w:t xml:space="preserve">a </w:t>
        </w:r>
        <w:r w:rsidR="00EB2B0D">
          <w:rPr>
            <w:rFonts w:cs="Calibri"/>
            <w:szCs w:val="24"/>
          </w:rPr>
          <w:t xml:space="preserve">10-year </w:t>
        </w:r>
        <w:r w:rsidR="00CC449D">
          <w:rPr>
            <w:rFonts w:cs="Calibri"/>
            <w:szCs w:val="24"/>
          </w:rPr>
          <w:t xml:space="preserve">subset of </w:t>
        </w:r>
        <w:r w:rsidR="00EB2B0D">
          <w:rPr>
            <w:rFonts w:cs="Calibri"/>
            <w:szCs w:val="24"/>
          </w:rPr>
          <w:t>the full set of</w:t>
        </w:r>
        <w:r w:rsidR="00CC449D" w:rsidRPr="00DB2DBC">
          <w:rPr>
            <w:rFonts w:cs="Calibri"/>
            <w:szCs w:val="24"/>
          </w:rPr>
          <w:t xml:space="preserve"> </w:t>
        </w:r>
      </w:ins>
      <w:r w:rsidRPr="00DB2DBC">
        <w:rPr>
          <w:rFonts w:cs="Calibri"/>
          <w:szCs w:val="24"/>
        </w:rPr>
        <w:t xml:space="preserve">years </w:t>
      </w:r>
      <w:ins w:id="521" w:author="Robbie Parks" w:date="2019-05-13T16:05:00Z">
        <w:r w:rsidR="00EB2B0D">
          <w:rPr>
            <w:rFonts w:cs="Calibri"/>
            <w:szCs w:val="24"/>
          </w:rPr>
          <w:t>(</w:t>
        </w:r>
      </w:ins>
      <w:r w:rsidRPr="00DB2DBC">
        <w:rPr>
          <w:rFonts w:cs="Calibri"/>
          <w:szCs w:val="24"/>
        </w:rPr>
        <w:t>1980-1989</w:t>
      </w:r>
      <w:ins w:id="522" w:author="Robbie Parks" w:date="2019-05-13T16:05:00Z">
        <w:r w:rsidR="00EB2B0D">
          <w:rPr>
            <w:rFonts w:cs="Calibri"/>
            <w:szCs w:val="24"/>
          </w:rPr>
          <w:t>)</w:t>
        </w:r>
      </w:ins>
      <w:ins w:id="523" w:author="Robbie Parks" w:date="2019-05-13T16:06:00Z">
        <w:r w:rsidR="00F566AF">
          <w:rPr>
            <w:rFonts w:cs="Calibri"/>
            <w:szCs w:val="24"/>
          </w:rPr>
          <w:t xml:space="preserve"> which would allow me to test the model fit without the burden of the long run times using the full </w:t>
        </w:r>
      </w:ins>
      <w:ins w:id="524" w:author="Robbie Parks" w:date="2019-05-13T16:07:00Z">
        <w:r w:rsidR="00E1199D">
          <w:rPr>
            <w:rFonts w:cs="Calibri"/>
            <w:szCs w:val="24"/>
          </w:rPr>
          <w:t>time series of data</w:t>
        </w:r>
      </w:ins>
      <w:r w:rsidR="001D38BB">
        <w:rPr>
          <w:rFonts w:cs="Calibri"/>
          <w:szCs w:val="24"/>
        </w:rPr>
        <w:t xml:space="preserve">. </w:t>
      </w:r>
      <w:moveFromRangeStart w:id="525" w:author="Robbie Parks" w:date="2019-05-13T16:07:00Z" w:name="move8656095"/>
      <w:moveFrom w:id="526" w:author="Robbie Parks" w:date="2019-05-13T16:07:00Z">
        <w:r w:rsidR="008E1A43" w:rsidDel="00786A3C">
          <w:rPr>
            <w:rFonts w:cs="Calibri"/>
            <w:szCs w:val="24"/>
          </w:rPr>
          <w:t>T</w:t>
        </w:r>
        <w:r w:rsidR="00B02388" w:rsidDel="00786A3C">
          <w:rPr>
            <w:rFonts w:cs="Calibri"/>
            <w:szCs w:val="24"/>
          </w:rPr>
          <w:t>he Deviation Information Criterion (DIC)</w:t>
        </w:r>
        <w:r w:rsidR="008E1A43" w:rsidDel="00786A3C">
          <w:rPr>
            <w:rFonts w:cs="Calibri"/>
            <w:szCs w:val="24"/>
          </w:rPr>
          <w:t xml:space="preserve"> is commonly used</w:t>
        </w:r>
        <w:r w:rsidR="004541C2" w:rsidDel="00786A3C">
          <w:rPr>
            <w:rFonts w:cs="Calibri"/>
            <w:szCs w:val="24"/>
          </w:rPr>
          <w:t xml:space="preserve"> to compare and evaluate the fit of models to the data in a Bayesian setting</w:t>
        </w:r>
        <w:r w:rsidR="00F87C18" w:rsidDel="00786A3C">
          <w:rPr>
            <w:rFonts w:cs="Calibri"/>
            <w:szCs w:val="24"/>
          </w:rPr>
          <w:t xml:space="preserve"> </w:t>
        </w:r>
        <w:r w:rsidR="0010407A" w:rsidDel="00786A3C">
          <w:rPr>
            <w:rFonts w:cs="Calibri"/>
            <w:szCs w:val="24"/>
          </w:rPr>
          <w:fldChar w:fldCharType="begin" w:fldLock="1"/>
        </w:r>
        <w:r w:rsidR="008F2A19" w:rsidRPr="00786A3C" w:rsidDel="00786A3C">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10407A" w:rsidDel="00786A3C">
          <w:rPr>
            <w:rFonts w:cs="Calibri"/>
            <w:szCs w:val="24"/>
          </w:rPr>
          <w:fldChar w:fldCharType="separate"/>
        </w:r>
        <w:r w:rsidR="0010407A" w:rsidRPr="00786A3C" w:rsidDel="00786A3C">
          <w:rPr>
            <w:rFonts w:cs="Calibri"/>
            <w:noProof/>
            <w:szCs w:val="24"/>
          </w:rPr>
          <w:t>(Spiegelhalter, Best, Carlin, &amp; Van Der Linde, 2002)</w:t>
        </w:r>
        <w:r w:rsidR="0010407A" w:rsidDel="00786A3C">
          <w:rPr>
            <w:rFonts w:cs="Calibri"/>
            <w:szCs w:val="24"/>
          </w:rPr>
          <w:fldChar w:fldCharType="end"/>
        </w:r>
        <w:r w:rsidR="00B02388" w:rsidDel="00786A3C">
          <w:rPr>
            <w:rFonts w:cs="Calibri"/>
            <w:szCs w:val="24"/>
          </w:rPr>
          <w:t xml:space="preserve">. </w:t>
        </w:r>
        <w:r w:rsidR="005E7205" w:rsidRPr="00DB2DBC" w:rsidDel="00786A3C">
          <w:rPr>
            <w:rFonts w:cs="Calibri"/>
            <w:szCs w:val="24"/>
          </w:rPr>
          <w:t xml:space="preserve">It is a good candidate for evaluating hierarchical models as it takes into account parsimony as well as overall model fit. </w:t>
        </w:r>
      </w:moveFrom>
      <w:moveFromRangeEnd w:id="525"/>
      <w:r w:rsidR="0026192C">
        <w:rPr>
          <w:rFonts w:cs="Calibri"/>
          <w:szCs w:val="24"/>
        </w:rPr>
        <w:t>I recorded the DIC values, as well as the run times (</w:t>
      </w:r>
      <w:ins w:id="527" w:author="Robbie Parks" w:date="2019-05-14T10:23:00Z">
        <w:r w:rsidR="00F22A3A">
          <w:rPr>
            <w:rFonts w:cs="Calibri"/>
            <w:szCs w:val="24"/>
          </w:rPr>
          <w:fldChar w:fldCharType="begin"/>
        </w:r>
        <w:r w:rsidR="00F22A3A">
          <w:rPr>
            <w:rFonts w:cs="Calibri"/>
            <w:szCs w:val="24"/>
          </w:rPr>
          <w:instrText xml:space="preserve"> REF _Ref8721811 \h </w:instrText>
        </w:r>
      </w:ins>
      <w:r w:rsidR="00F22A3A">
        <w:rPr>
          <w:rFonts w:cs="Calibri"/>
          <w:szCs w:val="24"/>
        </w:rPr>
      </w:r>
      <w:r w:rsidR="00F22A3A">
        <w:rPr>
          <w:rFonts w:cs="Calibri"/>
          <w:szCs w:val="24"/>
        </w:rPr>
        <w:fldChar w:fldCharType="separate"/>
      </w:r>
      <w:ins w:id="528" w:author="Robbie Parks" w:date="2019-05-14T10:28:00Z">
        <w:r w:rsidR="00EA0BC2" w:rsidRPr="00051708">
          <w:rPr>
            <w:b/>
          </w:rPr>
          <w:t xml:space="preserve">Table </w:t>
        </w:r>
        <w:r w:rsidR="00EA0BC2">
          <w:rPr>
            <w:b/>
            <w:noProof/>
          </w:rPr>
          <w:t>3</w:t>
        </w:r>
      </w:ins>
      <w:ins w:id="529" w:author="Robbie Parks" w:date="2019-05-14T10:23:00Z">
        <w:r w:rsidR="00F22A3A">
          <w:rPr>
            <w:rFonts w:cs="Calibri"/>
            <w:szCs w:val="24"/>
          </w:rPr>
          <w:fldChar w:fldCharType="end"/>
        </w:r>
      </w:ins>
      <w:del w:id="530" w:author="Robbie Parks" w:date="2019-05-14T10:23:00Z">
        <w:r w:rsidR="00B378EF" w:rsidDel="00F22A3A">
          <w:rPr>
            <w:rFonts w:cs="Calibri"/>
            <w:szCs w:val="24"/>
          </w:rPr>
          <w:fldChar w:fldCharType="begin"/>
        </w:r>
        <w:r w:rsidR="00B378EF" w:rsidRPr="00F22A3A" w:rsidDel="00F22A3A">
          <w:rPr>
            <w:rFonts w:cs="Calibri"/>
            <w:szCs w:val="24"/>
          </w:rPr>
          <w:delInstrText xml:space="preserve"> REF _Ref5634639 \h </w:delInstrText>
        </w:r>
        <w:r w:rsidR="00B378EF" w:rsidDel="00F22A3A">
          <w:rPr>
            <w:rFonts w:cs="Calibri"/>
            <w:szCs w:val="24"/>
          </w:rPr>
        </w:r>
        <w:r w:rsidR="00B378EF" w:rsidDel="00F22A3A">
          <w:rPr>
            <w:rFonts w:cs="Calibri"/>
            <w:szCs w:val="24"/>
          </w:rPr>
          <w:fldChar w:fldCharType="separate"/>
        </w:r>
      </w:del>
      <w:del w:id="531" w:author="Robbie Parks" w:date="2019-05-10T14:07:00Z">
        <w:r w:rsidR="00DB093C" w:rsidRPr="00F22A3A" w:rsidDel="00DF205B">
          <w:rPr>
            <w:b/>
          </w:rPr>
          <w:delText xml:space="preserve">Table </w:delText>
        </w:r>
        <w:r w:rsidR="00DB093C" w:rsidRPr="00F22A3A" w:rsidDel="00DF205B">
          <w:rPr>
            <w:b/>
            <w:noProof/>
          </w:rPr>
          <w:delText>1</w:delText>
        </w:r>
      </w:del>
      <w:del w:id="532" w:author="Robbie Parks" w:date="2019-05-14T10:23:00Z">
        <w:r w:rsidR="00B378EF" w:rsidDel="00F22A3A">
          <w:rPr>
            <w:rFonts w:cs="Calibri"/>
            <w:szCs w:val="24"/>
          </w:rPr>
          <w:fldChar w:fldCharType="end"/>
        </w:r>
      </w:del>
      <w:r w:rsidR="0026192C">
        <w:rPr>
          <w:rFonts w:cs="Calibri"/>
          <w:szCs w:val="24"/>
        </w:rPr>
        <w:t xml:space="preserve">), where I called the </w:t>
      </w:r>
      <w:del w:id="533" w:author="Robbie Parks" w:date="2019-05-14T10:29:00Z">
        <w:r w:rsidR="0026192C" w:rsidDel="008924C2">
          <w:rPr>
            <w:rFonts w:cs="Calibri"/>
            <w:szCs w:val="24"/>
          </w:rPr>
          <w:delText xml:space="preserve">simplified </w:delText>
        </w:r>
      </w:del>
      <w:ins w:id="534" w:author="Robbie Parks" w:date="2019-05-14T10:29:00Z">
        <w:r w:rsidR="008924C2">
          <w:rPr>
            <w:rFonts w:cs="Calibri"/>
            <w:szCs w:val="24"/>
          </w:rPr>
          <w:t xml:space="preserve">original </w:t>
        </w:r>
      </w:ins>
      <w:r w:rsidR="0026192C">
        <w:rPr>
          <w:rFonts w:cs="Calibri"/>
          <w:szCs w:val="24"/>
        </w:rPr>
        <w:t>model</w:t>
      </w:r>
      <w:del w:id="535" w:author="Robbie Parks" w:date="2019-05-14T10:29:00Z">
        <w:r w:rsidR="0026192C" w:rsidDel="008924C2">
          <w:rPr>
            <w:rFonts w:cs="Calibri"/>
            <w:szCs w:val="24"/>
          </w:rPr>
          <w:delText xml:space="preserve"> in </w:delText>
        </w:r>
        <w:r w:rsidR="0026192C" w:rsidDel="008924C2">
          <w:rPr>
            <w:rFonts w:cs="Calibri"/>
            <w:szCs w:val="24"/>
          </w:rPr>
          <w:fldChar w:fldCharType="begin"/>
        </w:r>
        <w:r w:rsidR="0026192C" w:rsidRPr="008924C2" w:rsidDel="008924C2">
          <w:rPr>
            <w:rFonts w:cs="Calibri"/>
            <w:szCs w:val="24"/>
          </w:rPr>
          <w:delInstrText xml:space="preserve"> REF _Ref5706279 \h </w:delInstrText>
        </w:r>
        <w:r w:rsidR="0026192C" w:rsidDel="008924C2">
          <w:rPr>
            <w:rFonts w:cs="Calibri"/>
            <w:szCs w:val="24"/>
          </w:rPr>
        </w:r>
        <w:r w:rsidR="0026192C" w:rsidDel="008924C2">
          <w:rPr>
            <w:rFonts w:cs="Calibri"/>
            <w:szCs w:val="24"/>
          </w:rPr>
          <w:fldChar w:fldCharType="separate"/>
        </w:r>
      </w:del>
      <w:del w:id="536" w:author="Robbie Parks" w:date="2019-05-10T14:07:00Z">
        <w:r w:rsidR="00DB093C" w:rsidRPr="008924C2" w:rsidDel="00DF205B">
          <w:rPr>
            <w:b/>
          </w:rPr>
          <w:delText xml:space="preserve">Equation </w:delText>
        </w:r>
        <w:r w:rsidR="00DB093C" w:rsidRPr="008924C2" w:rsidDel="00DF205B">
          <w:rPr>
            <w:b/>
            <w:noProof/>
          </w:rPr>
          <w:delText>3</w:delText>
        </w:r>
      </w:del>
      <w:del w:id="537" w:author="Robbie Parks" w:date="2019-05-14T10:29:00Z">
        <w:r w:rsidR="0026192C" w:rsidDel="008924C2">
          <w:rPr>
            <w:rFonts w:cs="Calibri"/>
            <w:szCs w:val="24"/>
          </w:rPr>
          <w:fldChar w:fldCharType="end"/>
        </w:r>
      </w:del>
      <w:r w:rsidR="0026192C">
        <w:rPr>
          <w:rFonts w:cs="Calibri"/>
          <w:szCs w:val="24"/>
        </w:rPr>
        <w:t xml:space="preserve"> </w:t>
      </w:r>
      <w:del w:id="538" w:author="Robbie Parks" w:date="2019-05-14T10:29:00Z">
        <w:r w:rsidR="0026192C" w:rsidDel="008924C2">
          <w:rPr>
            <w:rFonts w:cs="Calibri"/>
            <w:szCs w:val="24"/>
          </w:rPr>
          <w:delText>without</w:delText>
        </w:r>
      </w:del>
      <w:del w:id="539" w:author="Robbie Parks" w:date="2019-05-14T10:23:00Z">
        <w:r w:rsidR="0026192C" w:rsidDel="00F22A3A">
          <w:rPr>
            <w:rFonts w:cs="Calibri"/>
            <w:szCs w:val="24"/>
          </w:rPr>
          <w:delText xml:space="preserve"> </w:delText>
        </w:r>
        <m:oMath>
          <m:sSub>
            <m:sSubPr>
              <m:ctrlPr>
                <w:rPr>
                  <w:rFonts w:ascii="Cambria Math" w:hAnsi="Cambria Math" w:cs="Calibri"/>
                  <w:i/>
                  <w:szCs w:val="24"/>
                </w:rPr>
              </m:ctrlPr>
            </m:sSubPr>
            <m:e>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state</m:t>
                  </m:r>
                </m:sub>
              </m:sSub>
              <m:r>
                <m:rPr>
                  <m:sty m:val="p"/>
                </m:rPr>
                <w:rPr>
                  <w:rFonts w:ascii="Cambria Math" w:hAnsi="Cambria Math" w:cs="Calibri"/>
                  <w:szCs w:val="24"/>
                  <w:vertAlign w:val="subscript"/>
                </w:rPr>
                <m:t xml:space="preserve">) </m:t>
              </m:r>
            </m:e>
            <m:sub>
              <m:r>
                <w:rPr>
                  <w:rFonts w:ascii="Cambria Math" w:hAnsi="Cambria Math" w:cs="Calibri"/>
                  <w:szCs w:val="24"/>
                </w:rPr>
                <m:t>time</m:t>
              </m:r>
            </m:sub>
          </m:sSub>
        </m:oMath>
      </w:del>
      <w:del w:id="540" w:author="Robbie Parks" w:date="2019-05-14T10:29:00Z">
        <w:r w:rsidR="008B137E" w:rsidDel="008924C2">
          <w:rPr>
            <w:rFonts w:cs="Calibri"/>
            <w:szCs w:val="24"/>
          </w:rPr>
          <w:delText xml:space="preserve"> </w:delText>
        </w:r>
      </w:del>
      <w:r w:rsidR="008B137E">
        <w:rPr>
          <w:rFonts w:cs="Calibri"/>
          <w:szCs w:val="24"/>
        </w:rPr>
        <w:t>‘</w:t>
      </w:r>
      <w:del w:id="541" w:author="Robbie Parks" w:date="2019-05-14T10:24:00Z">
        <w:r w:rsidR="006D4F52" w:rsidDel="00F22A3A">
          <w:rPr>
            <w:rFonts w:cs="Calibri"/>
            <w:szCs w:val="24"/>
          </w:rPr>
          <w:delText>n</w:delText>
        </w:r>
        <w:r w:rsidR="008B137E" w:rsidDel="00F22A3A">
          <w:rPr>
            <w:rFonts w:cs="Calibri"/>
            <w:szCs w:val="24"/>
          </w:rPr>
          <w:delText xml:space="preserve">ational </w:delText>
        </w:r>
      </w:del>
      <w:r w:rsidR="008B137E">
        <w:rPr>
          <w:rFonts w:cs="Calibri"/>
          <w:szCs w:val="24"/>
        </w:rPr>
        <w:t>RW</w:t>
      </w:r>
      <w:ins w:id="542" w:author="Robbie Parks" w:date="2019-05-14T10:24:00Z">
        <w:r w:rsidR="00F22A3A">
          <w:rPr>
            <w:rFonts w:cs="Calibri"/>
            <w:szCs w:val="24"/>
          </w:rPr>
          <w:t>1</w:t>
        </w:r>
      </w:ins>
      <w:r w:rsidR="008B137E">
        <w:rPr>
          <w:rFonts w:cs="Calibri"/>
          <w:szCs w:val="24"/>
        </w:rPr>
        <w:t xml:space="preserve">’ </w:t>
      </w:r>
      <w:ins w:id="543" w:author="Robbie Parks" w:date="2019-05-14T10:29:00Z">
        <w:r w:rsidR="008924C2">
          <w:rPr>
            <w:rFonts w:cs="Calibri"/>
            <w:szCs w:val="24"/>
          </w:rPr>
          <w:t>(</w:t>
        </w:r>
        <w:r w:rsidR="008924C2">
          <w:rPr>
            <w:rFonts w:cs="Calibri"/>
            <w:szCs w:val="24"/>
          </w:rPr>
          <w:fldChar w:fldCharType="begin"/>
        </w:r>
        <w:r w:rsidR="008924C2">
          <w:rPr>
            <w:rFonts w:cs="Calibri"/>
            <w:szCs w:val="24"/>
          </w:rPr>
          <w:instrText xml:space="preserve"> REF _Ref5574051 \h </w:instrText>
        </w:r>
      </w:ins>
      <w:r w:rsidR="008924C2">
        <w:rPr>
          <w:rFonts w:cs="Calibri"/>
          <w:szCs w:val="24"/>
        </w:rPr>
      </w:r>
      <w:ins w:id="544" w:author="Robbie Parks" w:date="2019-05-14T10:29:00Z">
        <w:r w:rsidR="008924C2">
          <w:rPr>
            <w:rFonts w:cs="Calibri"/>
            <w:szCs w:val="24"/>
          </w:rPr>
          <w:fldChar w:fldCharType="separate"/>
        </w:r>
        <w:r w:rsidR="008924C2" w:rsidRPr="00A91EA9">
          <w:rPr>
            <w:b/>
          </w:rPr>
          <w:t xml:space="preserve">Equation </w:t>
        </w:r>
        <w:r w:rsidR="008924C2">
          <w:rPr>
            <w:b/>
            <w:noProof/>
          </w:rPr>
          <w:t>2</w:t>
        </w:r>
        <w:r w:rsidR="008924C2">
          <w:rPr>
            <w:rFonts w:cs="Calibri"/>
            <w:szCs w:val="24"/>
          </w:rPr>
          <w:fldChar w:fldCharType="end"/>
        </w:r>
        <w:r w:rsidR="008924C2">
          <w:rPr>
            <w:rFonts w:cs="Calibri"/>
            <w:szCs w:val="24"/>
          </w:rPr>
          <w:t>)</w:t>
        </w:r>
      </w:ins>
      <w:ins w:id="545" w:author="Robbie Parks" w:date="2019-05-14T10:30:00Z">
        <w:r w:rsidR="008924C2">
          <w:rPr>
            <w:rFonts w:cs="Calibri"/>
            <w:szCs w:val="24"/>
          </w:rPr>
          <w:t xml:space="preserve"> </w:t>
        </w:r>
      </w:ins>
      <w:r w:rsidR="008B137E">
        <w:rPr>
          <w:rFonts w:cs="Calibri"/>
          <w:szCs w:val="24"/>
        </w:rPr>
        <w:t>and the alternative ‘</w:t>
      </w:r>
      <w:del w:id="546" w:author="Robbie Parks" w:date="2019-05-14T10:24:00Z">
        <w:r w:rsidR="006D4F52" w:rsidDel="00F22A3A">
          <w:rPr>
            <w:rFonts w:cs="Calibri"/>
            <w:szCs w:val="24"/>
          </w:rPr>
          <w:delText>s</w:delText>
        </w:r>
        <w:r w:rsidR="008B137E" w:rsidDel="00F22A3A">
          <w:rPr>
            <w:rFonts w:cs="Calibri"/>
            <w:szCs w:val="24"/>
          </w:rPr>
          <w:delText xml:space="preserve">ubnational </w:delText>
        </w:r>
      </w:del>
      <w:r w:rsidR="008B137E">
        <w:rPr>
          <w:rFonts w:cs="Calibri"/>
          <w:szCs w:val="24"/>
        </w:rPr>
        <w:t>RW</w:t>
      </w:r>
      <w:ins w:id="547" w:author="Robbie Parks" w:date="2019-05-14T10:24:00Z">
        <w:r w:rsidR="00F22A3A">
          <w:rPr>
            <w:rFonts w:cs="Calibri"/>
            <w:szCs w:val="24"/>
          </w:rPr>
          <w:t>2</w:t>
        </w:r>
      </w:ins>
      <w:r w:rsidR="008B137E">
        <w:rPr>
          <w:rFonts w:cs="Calibri"/>
          <w:szCs w:val="24"/>
        </w:rPr>
        <w:t>’</w:t>
      </w:r>
      <w:ins w:id="548" w:author="Robbie Parks" w:date="2019-05-14T10:30:00Z">
        <w:r w:rsidR="008924C2">
          <w:rPr>
            <w:rFonts w:cs="Calibri"/>
            <w:szCs w:val="24"/>
          </w:rPr>
          <w:t xml:space="preserve"> (</w:t>
        </w:r>
        <w:r w:rsidR="008924C2">
          <w:rPr>
            <w:rFonts w:cs="Calibri"/>
            <w:szCs w:val="24"/>
          </w:rPr>
          <w:fldChar w:fldCharType="begin"/>
        </w:r>
        <w:r w:rsidR="008924C2">
          <w:rPr>
            <w:rFonts w:cs="Calibri"/>
            <w:szCs w:val="24"/>
          </w:rPr>
          <w:instrText xml:space="preserve"> REF _Ref5706279 \h </w:instrText>
        </w:r>
      </w:ins>
      <w:r w:rsidR="008924C2">
        <w:rPr>
          <w:rFonts w:cs="Calibri"/>
          <w:szCs w:val="24"/>
        </w:rPr>
      </w:r>
      <w:ins w:id="549" w:author="Robbie Parks" w:date="2019-05-14T10:30:00Z">
        <w:r w:rsidR="008924C2">
          <w:rPr>
            <w:rFonts w:cs="Calibri"/>
            <w:szCs w:val="24"/>
          </w:rPr>
          <w:fldChar w:fldCharType="separate"/>
        </w:r>
        <w:r w:rsidR="008924C2" w:rsidRPr="003B3F0C">
          <w:rPr>
            <w:b/>
          </w:rPr>
          <w:t xml:space="preserve">Equation </w:t>
        </w:r>
        <w:r w:rsidR="008924C2">
          <w:rPr>
            <w:b/>
            <w:noProof/>
          </w:rPr>
          <w:t>3</w:t>
        </w:r>
        <w:r w:rsidR="008924C2">
          <w:rPr>
            <w:rFonts w:cs="Calibri"/>
            <w:szCs w:val="24"/>
          </w:rPr>
          <w:fldChar w:fldCharType="end"/>
        </w:r>
        <w:r w:rsidR="008924C2">
          <w:rPr>
            <w:rFonts w:cs="Calibri"/>
            <w:szCs w:val="24"/>
          </w:rPr>
          <w:t>)</w:t>
        </w:r>
      </w:ins>
      <w:r w:rsidR="00C31AC3">
        <w:rPr>
          <w:rFonts w:cs="Calibri"/>
          <w:szCs w:val="24"/>
        </w:rPr>
        <w:t xml:space="preserve">. </w:t>
      </w:r>
      <w:moveToRangeStart w:id="550" w:author="Robbie Parks" w:date="2019-05-13T16:07:00Z" w:name="move8656095"/>
      <w:moveTo w:id="551" w:author="Robbie Parks" w:date="2019-05-13T16:07:00Z">
        <w:r w:rsidR="00786A3C">
          <w:rPr>
            <w:rFonts w:cs="Calibri"/>
            <w:szCs w:val="24"/>
          </w:rPr>
          <w:t xml:space="preserve">The Deviation Information Criterion (DIC) is commonly used to compare and evaluate the fit of models to the data in a Bayesian setting </w:t>
        </w:r>
        <w:r w:rsidR="00786A3C">
          <w:rPr>
            <w:rFonts w:cs="Calibri"/>
            <w:szCs w:val="24"/>
          </w:rPr>
          <w:fldChar w:fldCharType="begin" w:fldLock="1"/>
        </w:r>
        <w:r w:rsidR="00786A3C">
          <w:rPr>
            <w:rFonts w:cs="Calibri"/>
            <w:szCs w:val="24"/>
          </w:rPr>
          <w:instrText>ADDIN CSL_CITATION {"citationItems":[{"id":"ITEM-1","itemData":{"DOI":"10.1111/1467-9868.00353","ISBN":"1369-7412","ISSN":"13697412","PMID":"6175412381464386404","abstract":"We consider the problem of comparing complex hierarchical models in which the number of parameters is not clearly defined. Using an information theoretic argument we derive a measure PD for the effective number of parameters in a model as the difference between the posterior mean of the deviance and the deviance at the posterior means of the parameters of interest. In general PD approximately corresponds to the trace of the product of Fisher's information and the posterior covariance, which in normal models is the trace of the 'hat' matrix projecting observations onto fitted values. Its properties in exponential families are explored. The posterior mean deviance is suggested as a Bayesian measure of fit or adequacy, and the contributions of individual observations to the fit and complexity can give rise to a diagnostic plot of deviance residuals against leverages. Adding PD to the posterior mean deviance gives a deviance information criterion for comparing models, which is related to other information criteria and has an approximate decision theoretic justification. The procedure is illustrated in some examples, and comparisons are drawn with alternative Bayesian and classical proposals. Throughout it is emphasized that the quantities required are trivial to compute in a Markov chain Monte Carlo analysis.","author":[{"dropping-particle":"","family":"Spiegelhalter","given":"David J.","non-dropping-particle":"","parse-names":false,"suffix":""},{"dropping-particle":"","family":"Best","given":"Nicola G.","non-dropping-particle":"","parse-names":false,"suffix":""},{"dropping-particle":"","family":"Carlin","given":"Bradley P.","non-dropping-particle":"","parse-names":false,"suffix":""},{"dropping-particle":"","family":"Linde","given":"Angelika","non-dropping-particle":"Van Der","parse-names":false,"suffix":""}],"container-title":"Journal of the Royal Statistical Society. Series B: Statistical Methodology","id":"ITEM-1","issue":"4","issued":{"date-parts":[["2002"]]},"page":"583-616","title":"Bayesian measures of model complexity and fit","type":"article-journal","volume":"64"},"uris":["http://www.mendeley.com/documents/?uuid=12672587-5576-4846-9ce4-a84f2ca49c21"]}],"mendeley":{"formattedCitation":"(Spiegelhalter, Best, Carlin, &amp; Van Der Linde, 2002)","plainTextFormattedCitation":"(Spiegelhalter, Best, Carlin, &amp; Van Der Linde, 2002)","previouslyFormattedCitation":"(Spiegelhalter, Best, Carlin, &amp; Van Der Linde, 2002)"},"properties":{"noteIndex":0},"schema":"https://github.com/citation-style-language/schema/raw/master/csl-citation.json"}</w:instrText>
        </w:r>
        <w:r w:rsidR="00786A3C">
          <w:rPr>
            <w:rFonts w:cs="Calibri"/>
            <w:szCs w:val="24"/>
          </w:rPr>
          <w:fldChar w:fldCharType="separate"/>
        </w:r>
        <w:r w:rsidR="00786A3C" w:rsidRPr="0010407A">
          <w:rPr>
            <w:rFonts w:cs="Calibri"/>
            <w:noProof/>
            <w:szCs w:val="24"/>
          </w:rPr>
          <w:t>(Spiegelhalter, Best, Carlin, &amp; Van Der Linde, 2002)</w:t>
        </w:r>
        <w:r w:rsidR="00786A3C">
          <w:rPr>
            <w:rFonts w:cs="Calibri"/>
            <w:szCs w:val="24"/>
          </w:rPr>
          <w:fldChar w:fldCharType="end"/>
        </w:r>
        <w:r w:rsidR="00786A3C">
          <w:rPr>
            <w:rFonts w:cs="Calibri"/>
            <w:szCs w:val="24"/>
          </w:rPr>
          <w:t xml:space="preserve">. </w:t>
        </w:r>
        <w:r w:rsidR="00786A3C" w:rsidRPr="00DB2DBC">
          <w:rPr>
            <w:rFonts w:cs="Calibri"/>
            <w:szCs w:val="24"/>
          </w:rPr>
          <w:t xml:space="preserve">It is a good candidate for evaluating hierarchical models as it takes into account parsimony as well as overall model fit. </w:t>
        </w:r>
      </w:moveTo>
      <w:moveToRangeEnd w:id="550"/>
      <w:r w:rsidR="005E7205" w:rsidRPr="00DB2DBC">
        <w:rPr>
          <w:rFonts w:cs="Calibri"/>
          <w:szCs w:val="24"/>
        </w:rPr>
        <w:t>Differences in the DIC were small where values from</w:t>
      </w:r>
      <w:r w:rsidR="00C31AC3">
        <w:rPr>
          <w:rFonts w:cs="Calibri"/>
          <w:szCs w:val="24"/>
        </w:rPr>
        <w:t xml:space="preserve"> </w:t>
      </w:r>
      <w:r w:rsidR="006D4F52">
        <w:rPr>
          <w:rFonts w:cs="Calibri"/>
          <w:szCs w:val="24"/>
        </w:rPr>
        <w:t xml:space="preserve">the </w:t>
      </w:r>
      <w:del w:id="552" w:author="Robbie Parks" w:date="2019-05-14T10:26:00Z">
        <w:r w:rsidR="006D4F52" w:rsidDel="003005F3">
          <w:rPr>
            <w:rFonts w:cs="Calibri"/>
            <w:szCs w:val="24"/>
          </w:rPr>
          <w:delText xml:space="preserve">subnational </w:delText>
        </w:r>
      </w:del>
      <w:r w:rsidR="006D4F52">
        <w:rPr>
          <w:rFonts w:cs="Calibri"/>
          <w:szCs w:val="24"/>
        </w:rPr>
        <w:t>RW</w:t>
      </w:r>
      <w:ins w:id="553" w:author="Robbie Parks" w:date="2019-05-14T10:26:00Z">
        <w:r w:rsidR="003005F3">
          <w:rPr>
            <w:rFonts w:cs="Calibri"/>
            <w:szCs w:val="24"/>
          </w:rPr>
          <w:t>2</w:t>
        </w:r>
      </w:ins>
      <w:r w:rsidR="00C31AC3">
        <w:rPr>
          <w:rFonts w:cs="Calibri"/>
          <w:szCs w:val="24"/>
        </w:rPr>
        <w:t xml:space="preserve"> </w:t>
      </w:r>
      <w:r w:rsidR="006D4F52">
        <w:rPr>
          <w:rFonts w:cs="Calibri"/>
          <w:szCs w:val="24"/>
        </w:rPr>
        <w:t xml:space="preserve">model </w:t>
      </w:r>
      <w:r w:rsidR="005E7205" w:rsidRPr="00DB2DBC">
        <w:rPr>
          <w:rFonts w:cs="Calibri"/>
          <w:szCs w:val="24"/>
        </w:rPr>
        <w:t xml:space="preserve">were lower, and larger when values from </w:t>
      </w:r>
      <w:r w:rsidR="008F2A19">
        <w:rPr>
          <w:rFonts w:cs="Calibri"/>
          <w:szCs w:val="24"/>
        </w:rPr>
        <w:t xml:space="preserve">when the </w:t>
      </w:r>
      <w:del w:id="554" w:author="Robbie Parks" w:date="2019-05-14T10:26:00Z">
        <w:r w:rsidR="006D4F52" w:rsidDel="003005F3">
          <w:rPr>
            <w:rFonts w:cs="Calibri"/>
            <w:szCs w:val="24"/>
          </w:rPr>
          <w:delText xml:space="preserve">national </w:delText>
        </w:r>
      </w:del>
      <w:r w:rsidR="006D4F52">
        <w:rPr>
          <w:rFonts w:cs="Calibri"/>
          <w:szCs w:val="24"/>
        </w:rPr>
        <w:t>RW</w:t>
      </w:r>
      <w:ins w:id="555" w:author="Robbie Parks" w:date="2019-05-14T10:26:00Z">
        <w:r w:rsidR="003005F3">
          <w:rPr>
            <w:rFonts w:cs="Calibri"/>
            <w:szCs w:val="24"/>
          </w:rPr>
          <w:t>1</w:t>
        </w:r>
      </w:ins>
      <w:r w:rsidR="006D4F52">
        <w:rPr>
          <w:rFonts w:cs="Calibri"/>
          <w:szCs w:val="24"/>
        </w:rPr>
        <w:t xml:space="preserve"> model </w:t>
      </w:r>
      <w:r w:rsidR="005E7205" w:rsidRPr="00DB2DBC">
        <w:rPr>
          <w:rFonts w:cs="Calibri"/>
          <w:szCs w:val="24"/>
        </w:rPr>
        <w:t>were lower.</w:t>
      </w:r>
      <w:r w:rsidR="006D4F52">
        <w:rPr>
          <w:rFonts w:cs="Calibri"/>
          <w:szCs w:val="24"/>
        </w:rPr>
        <w:t xml:space="preserve"> Further, the </w:t>
      </w:r>
      <w:del w:id="556" w:author="Robbie Parks" w:date="2019-05-14T10:26:00Z">
        <w:r w:rsidR="00C43944" w:rsidDel="003005F3">
          <w:rPr>
            <w:rFonts w:cs="Calibri"/>
            <w:szCs w:val="24"/>
          </w:rPr>
          <w:delText xml:space="preserve">national </w:delText>
        </w:r>
      </w:del>
      <w:r w:rsidR="00C43944">
        <w:rPr>
          <w:rFonts w:cs="Calibri"/>
          <w:szCs w:val="24"/>
        </w:rPr>
        <w:t>RW</w:t>
      </w:r>
      <w:ins w:id="557" w:author="Robbie Parks" w:date="2019-05-14T10:26:00Z">
        <w:r w:rsidR="00954695">
          <w:rPr>
            <w:rFonts w:cs="Calibri"/>
            <w:szCs w:val="24"/>
          </w:rPr>
          <w:t>1</w:t>
        </w:r>
      </w:ins>
      <w:r w:rsidR="00C43944">
        <w:rPr>
          <w:rFonts w:cs="Calibri"/>
          <w:szCs w:val="24"/>
        </w:rPr>
        <w:t xml:space="preserve"> model had a lower DIC for the highest four age groups (55-64, 65-74, 75-84, 85+ years), which contained the majority of the deaths in the data</w:t>
      </w:r>
      <w:r w:rsidR="00AA4070">
        <w:rPr>
          <w:rFonts w:cs="Calibri"/>
          <w:szCs w:val="24"/>
        </w:rPr>
        <w:t>, at over 80% of deaths</w:t>
      </w:r>
      <w:r w:rsidR="00C43944">
        <w:rPr>
          <w:rFonts w:cs="Calibri"/>
          <w:szCs w:val="24"/>
        </w:rPr>
        <w:t xml:space="preserve"> (</w:t>
      </w:r>
      <w:ins w:id="558" w:author="Robbie Parks" w:date="2019-05-10T14:07:00Z">
        <w:r w:rsidR="00DC0D5E">
          <w:rPr>
            <w:rFonts w:cs="Calibri"/>
            <w:szCs w:val="24"/>
          </w:rPr>
          <w:fldChar w:fldCharType="begin"/>
        </w:r>
        <w:r w:rsidR="00DC0D5E">
          <w:rPr>
            <w:rFonts w:cs="Calibri"/>
            <w:szCs w:val="24"/>
          </w:rPr>
          <w:instrText xml:space="preserve"> REF _Ref5634639 \h </w:instrText>
        </w:r>
      </w:ins>
      <w:r w:rsidR="00DC0D5E">
        <w:rPr>
          <w:rFonts w:cs="Calibri"/>
          <w:szCs w:val="24"/>
        </w:rPr>
      </w:r>
      <w:ins w:id="559" w:author="Robbie Parks" w:date="2019-05-10T14:07:00Z">
        <w:r w:rsidR="00DC0D5E">
          <w:rPr>
            <w:rFonts w:cs="Calibri"/>
            <w:szCs w:val="24"/>
          </w:rPr>
          <w:fldChar w:fldCharType="separate"/>
        </w:r>
      </w:ins>
      <w:ins w:id="560" w:author="Robbie Parks" w:date="2019-05-14T10:28:00Z">
        <w:r w:rsidR="00EA0BC2" w:rsidRPr="00663577">
          <w:rPr>
            <w:b/>
          </w:rPr>
          <w:t xml:space="preserve">Table </w:t>
        </w:r>
        <w:r w:rsidR="00EA0BC2">
          <w:rPr>
            <w:b/>
            <w:noProof/>
          </w:rPr>
          <w:t>1</w:t>
        </w:r>
      </w:ins>
      <w:ins w:id="561" w:author="Robbie Parks" w:date="2019-05-10T14:07:00Z">
        <w:r w:rsidR="00DC0D5E">
          <w:rPr>
            <w:rFonts w:cs="Calibri"/>
            <w:szCs w:val="24"/>
          </w:rPr>
          <w:fldChar w:fldCharType="end"/>
        </w:r>
      </w:ins>
      <w:del w:id="562" w:author="Robbie Parks" w:date="2019-05-10T14:07:00Z">
        <w:r w:rsidR="00706BFA" w:rsidDel="00DC0D5E">
          <w:rPr>
            <w:rFonts w:cs="Calibri"/>
            <w:szCs w:val="24"/>
          </w:rPr>
          <w:fldChar w:fldCharType="begin"/>
        </w:r>
        <w:r w:rsidR="00706BFA" w:rsidRPr="00852A9E" w:rsidDel="00DC0D5E">
          <w:rPr>
            <w:rFonts w:cs="Calibri"/>
            <w:szCs w:val="24"/>
          </w:rPr>
          <w:delInstrText xml:space="preserve"> REF _Ref7286571 \h </w:delInstrText>
        </w:r>
        <w:r w:rsidR="00706BFA" w:rsidDel="00DC0D5E">
          <w:rPr>
            <w:rFonts w:cs="Calibri"/>
            <w:szCs w:val="24"/>
          </w:rPr>
        </w:r>
        <w:r w:rsidR="00706BFA" w:rsidDel="00DC0D5E">
          <w:rPr>
            <w:rFonts w:cs="Calibri"/>
            <w:szCs w:val="24"/>
          </w:rPr>
          <w:fldChar w:fldCharType="separate"/>
        </w:r>
        <w:r w:rsidR="00DB093C" w:rsidRPr="00852A9E" w:rsidDel="00DC0D5E">
          <w:rPr>
            <w:rFonts w:cs="Calibri"/>
            <w:b/>
            <w:bCs/>
            <w:szCs w:val="24"/>
            <w:lang w:val="en-US"/>
          </w:rPr>
          <w:delText>Error! Reference source not found.</w:delText>
        </w:r>
        <w:r w:rsidR="00706BFA" w:rsidDel="00DC0D5E">
          <w:rPr>
            <w:rFonts w:cs="Calibri"/>
            <w:szCs w:val="24"/>
          </w:rPr>
          <w:fldChar w:fldCharType="end"/>
        </w:r>
      </w:del>
      <w:r w:rsidR="00C43944">
        <w:rPr>
          <w:rFonts w:cs="Calibri"/>
          <w:szCs w:val="24"/>
        </w:rPr>
        <w:t>).</w:t>
      </w:r>
      <w:r w:rsidR="00C51B23">
        <w:rPr>
          <w:rFonts w:cs="Calibri"/>
          <w:szCs w:val="24"/>
        </w:rPr>
        <w:t xml:space="preserve"> Run times for the subnational model were an order of magnitude larger than the </w:t>
      </w:r>
      <w:r w:rsidR="00C51B23">
        <w:rPr>
          <w:rFonts w:cs="Calibri"/>
          <w:szCs w:val="24"/>
        </w:rPr>
        <w:lastRenderedPageBreak/>
        <w:t>national model</w:t>
      </w:r>
      <w:r w:rsidR="00FC440F">
        <w:rPr>
          <w:rFonts w:cs="Calibri"/>
          <w:szCs w:val="24"/>
        </w:rPr>
        <w:t xml:space="preserve">. This would have made </w:t>
      </w:r>
      <w:r w:rsidR="007A0E35">
        <w:rPr>
          <w:rFonts w:cs="Calibri"/>
          <w:szCs w:val="24"/>
        </w:rPr>
        <w:t xml:space="preserve">the </w:t>
      </w:r>
      <w:r w:rsidR="00DA55D0">
        <w:rPr>
          <w:rFonts w:cs="Calibri"/>
          <w:szCs w:val="24"/>
        </w:rPr>
        <w:t xml:space="preserve">time required to run the model </w:t>
      </w:r>
      <w:r w:rsidR="007A0E35">
        <w:rPr>
          <w:rFonts w:cs="Calibri"/>
          <w:szCs w:val="24"/>
        </w:rPr>
        <w:t xml:space="preserve">for </w:t>
      </w:r>
      <w:r w:rsidR="00826B3B">
        <w:rPr>
          <w:rFonts w:cs="Calibri"/>
          <w:szCs w:val="24"/>
        </w:rPr>
        <w:t>all sub-causes of death unfeasible</w:t>
      </w:r>
      <w:r w:rsidR="00DA4BD6">
        <w:rPr>
          <w:rFonts w:cs="Calibri"/>
          <w:szCs w:val="24"/>
        </w:rPr>
        <w:t>, especially considering that the models were tested repeatedly</w:t>
      </w:r>
      <w:del w:id="563" w:author="Robbie Parks" w:date="2019-05-13T16:08:00Z">
        <w:r w:rsidR="00DA4BD6" w:rsidDel="005D1BEE">
          <w:rPr>
            <w:rFonts w:cs="Calibri"/>
            <w:szCs w:val="24"/>
          </w:rPr>
          <w:delText xml:space="preserve"> over many months</w:delText>
        </w:r>
      </w:del>
      <w:r w:rsidR="00826B3B">
        <w:rPr>
          <w:rFonts w:cs="Calibri"/>
          <w:szCs w:val="24"/>
        </w:rPr>
        <w:t>.</w:t>
      </w:r>
    </w:p>
    <w:p w14:paraId="0033A4CA" w14:textId="3F6CEF7B" w:rsidR="005E7205" w:rsidRPr="008F2A19" w:rsidRDefault="008F3178" w:rsidP="00FC440F">
      <w:pPr>
        <w:ind w:firstLine="720"/>
        <w:rPr>
          <w:rFonts w:cs="Calibri"/>
          <w:szCs w:val="24"/>
        </w:rPr>
      </w:pPr>
      <w:ins w:id="564" w:author="Robbie Parks" w:date="2019-05-13T16:08:00Z">
        <w:r>
          <w:rPr>
            <w:rFonts w:cs="Calibri"/>
            <w:szCs w:val="24"/>
          </w:rPr>
          <w:t>C</w:t>
        </w:r>
      </w:ins>
      <w:del w:id="565" w:author="Robbie Parks" w:date="2019-05-13T16:08:00Z">
        <w:r w:rsidR="005E7205" w:rsidRPr="00DB2DBC" w:rsidDel="008F3178">
          <w:rPr>
            <w:rFonts w:cs="Calibri"/>
            <w:szCs w:val="24"/>
          </w:rPr>
          <w:delText>When c</w:delText>
        </w:r>
      </w:del>
      <w:r w:rsidR="005E7205" w:rsidRPr="00DB2DBC">
        <w:rPr>
          <w:rFonts w:cs="Calibri"/>
          <w:szCs w:val="24"/>
        </w:rPr>
        <w:t>onsidering the run times in conjunction with DIC values</w:t>
      </w:r>
      <w:r w:rsidR="00744401">
        <w:rPr>
          <w:rFonts w:cs="Calibri"/>
          <w:szCs w:val="24"/>
        </w:rPr>
        <w:t>, as well as where most of the deaths were by age group</w:t>
      </w:r>
      <w:r w:rsidR="005E7205" w:rsidRPr="00DB2DBC">
        <w:rPr>
          <w:rFonts w:cs="Calibri"/>
          <w:szCs w:val="24"/>
        </w:rPr>
        <w:t xml:space="preserve">, </w:t>
      </w:r>
      <w:del w:id="566" w:author="Robbie Parks" w:date="2019-05-13T16:08:00Z">
        <w:r w:rsidR="005E7205" w:rsidRPr="00DB2DBC" w:rsidDel="003E0AD1">
          <w:rPr>
            <w:rFonts w:cs="Calibri"/>
            <w:szCs w:val="24"/>
          </w:rPr>
          <w:delText xml:space="preserve">for the sake of </w:delText>
        </w:r>
        <w:r w:rsidR="00046C22" w:rsidDel="003E0AD1">
          <w:rPr>
            <w:rFonts w:cs="Calibri"/>
            <w:szCs w:val="24"/>
          </w:rPr>
          <w:delText>consistency across age groups and causes</w:delText>
        </w:r>
        <w:r w:rsidR="005E7205" w:rsidRPr="00DB2DBC" w:rsidDel="003E0AD1">
          <w:rPr>
            <w:rFonts w:cs="Calibri"/>
            <w:szCs w:val="24"/>
          </w:rPr>
          <w:delText xml:space="preserve">, </w:delText>
        </w:r>
      </w:del>
      <w:r w:rsidR="0022123F">
        <w:rPr>
          <w:rFonts w:cs="Calibri"/>
          <w:szCs w:val="24"/>
        </w:rPr>
        <w:t>I</w:t>
      </w:r>
      <w:r w:rsidR="0022123F" w:rsidRPr="00DB2DBC">
        <w:rPr>
          <w:rFonts w:cs="Calibri"/>
          <w:szCs w:val="24"/>
        </w:rPr>
        <w:t xml:space="preserve"> </w:t>
      </w:r>
      <w:r w:rsidR="005E7205" w:rsidRPr="00DB2DBC">
        <w:rPr>
          <w:rFonts w:cs="Calibri"/>
          <w:szCs w:val="24"/>
        </w:rPr>
        <w:t xml:space="preserve">decided to perform the analysis with </w:t>
      </w:r>
      <w:r w:rsidR="0022123F">
        <w:rPr>
          <w:rFonts w:cs="Calibri"/>
          <w:szCs w:val="24"/>
        </w:rPr>
        <w:t xml:space="preserve">the </w:t>
      </w:r>
      <w:del w:id="567" w:author="Robbie Parks" w:date="2019-05-14T10:26:00Z">
        <w:r w:rsidR="005E7205" w:rsidRPr="00DB2DBC" w:rsidDel="00954695">
          <w:rPr>
            <w:rFonts w:cs="Calibri"/>
            <w:szCs w:val="24"/>
          </w:rPr>
          <w:delText>model described in</w:delText>
        </w:r>
      </w:del>
      <w:ins w:id="568" w:author="Robbie Parks" w:date="2019-05-14T10:26:00Z">
        <w:r w:rsidR="00954695">
          <w:rPr>
            <w:rFonts w:cs="Calibri"/>
            <w:szCs w:val="24"/>
          </w:rPr>
          <w:t>origina</w:t>
        </w:r>
      </w:ins>
      <w:ins w:id="569" w:author="Robbie Parks" w:date="2019-05-14T10:27:00Z">
        <w:r w:rsidR="00954695">
          <w:rPr>
            <w:rFonts w:cs="Calibri"/>
            <w:szCs w:val="24"/>
          </w:rPr>
          <w:t>l temperature model in</w:t>
        </w:r>
      </w:ins>
      <w:r w:rsidR="005E7205" w:rsidRPr="00DB2DBC">
        <w:rPr>
          <w:rFonts w:cs="Calibri"/>
          <w:szCs w:val="24"/>
        </w:rPr>
        <w:t xml:space="preserve"> </w:t>
      </w:r>
      <w:r w:rsidR="00BA3187">
        <w:rPr>
          <w:rFonts w:cs="Calibri"/>
          <w:szCs w:val="24"/>
        </w:rPr>
        <w:fldChar w:fldCharType="begin"/>
      </w:r>
      <w:r w:rsidR="00BA3187">
        <w:rPr>
          <w:rFonts w:cs="Calibri"/>
          <w:szCs w:val="24"/>
        </w:rPr>
        <w:instrText xml:space="preserve"> REF _Ref5574051 \h </w:instrText>
      </w:r>
      <w:r w:rsidR="00BA3187">
        <w:rPr>
          <w:rFonts w:cs="Calibri"/>
          <w:szCs w:val="24"/>
        </w:rPr>
      </w:r>
      <w:r w:rsidR="00BA3187">
        <w:rPr>
          <w:rFonts w:cs="Calibri"/>
          <w:szCs w:val="24"/>
        </w:rPr>
        <w:fldChar w:fldCharType="separate"/>
      </w:r>
      <w:ins w:id="570" w:author="Robbie Parks" w:date="2019-05-14T10:28:00Z">
        <w:r w:rsidR="00EA0BC2" w:rsidRPr="00A91EA9">
          <w:rPr>
            <w:b/>
          </w:rPr>
          <w:t xml:space="preserve">Equation </w:t>
        </w:r>
        <w:r w:rsidR="00EA0BC2">
          <w:rPr>
            <w:b/>
            <w:noProof/>
          </w:rPr>
          <w:t>2</w:t>
        </w:r>
      </w:ins>
      <w:del w:id="571" w:author="Robbie Parks" w:date="2019-05-10T14:07:00Z">
        <w:r w:rsidR="00DB093C" w:rsidRPr="00A91EA9" w:rsidDel="00DF205B">
          <w:rPr>
            <w:b/>
          </w:rPr>
          <w:delText xml:space="preserve">Equation </w:delText>
        </w:r>
        <w:r w:rsidR="00DB093C" w:rsidDel="00DF205B">
          <w:rPr>
            <w:b/>
            <w:noProof/>
          </w:rPr>
          <w:delText>2</w:delText>
        </w:r>
      </w:del>
      <w:r w:rsidR="00BA3187">
        <w:rPr>
          <w:rFonts w:cs="Calibri"/>
          <w:szCs w:val="24"/>
        </w:rPr>
        <w:fldChar w:fldCharType="end"/>
      </w:r>
      <w:r w:rsidR="00BA3187" w:rsidRPr="004535DE">
        <w:rPr>
          <w:rFonts w:cs="Calibri"/>
          <w:szCs w:val="24"/>
        </w:rPr>
        <w:t>.</w:t>
      </w:r>
    </w:p>
    <w:p w14:paraId="3CD032BE" w14:textId="78F7D4BB" w:rsidR="00F46E29" w:rsidRPr="00020DF7" w:rsidRDefault="00F46E29" w:rsidP="00F46E29">
      <w:pPr>
        <w:pStyle w:val="Heading3"/>
      </w:pPr>
      <w:bookmarkStart w:id="572" w:name="_Toc7299675"/>
      <w:bookmarkStart w:id="573" w:name="_Toc8390537"/>
      <w:r>
        <w:rPr>
          <w:lang w:val="en-US"/>
        </w:rPr>
        <w:t>Temperature anomaly term</w:t>
      </w:r>
      <w:bookmarkEnd w:id="572"/>
      <w:bookmarkEnd w:id="573"/>
    </w:p>
    <w:p w14:paraId="2C319455" w14:textId="44F78605" w:rsidR="003570AB" w:rsidRPr="00B02B03" w:rsidRDefault="00020DF7" w:rsidP="00B02B03">
      <w:pPr>
        <w:ind w:firstLine="720"/>
        <w:rPr>
          <w:rFonts w:cs="Calibri"/>
          <w:szCs w:val="24"/>
          <w:lang w:val="en-US"/>
        </w:rPr>
      </w:pPr>
      <w:r w:rsidRPr="00DB2DBC">
        <w:rPr>
          <w:rFonts w:cs="Calibri"/>
          <w:szCs w:val="24"/>
        </w:rPr>
        <w:t xml:space="preserve">Finally, </w:t>
      </w:r>
      <w:r w:rsidR="00AE150C" w:rsidRPr="00DB2DBC">
        <w:rPr>
          <w:rFonts w:cs="Calibri"/>
          <w:szCs w:val="24"/>
        </w:rPr>
        <w:t>I</w:t>
      </w:r>
      <w:r w:rsidRPr="00DB2DBC">
        <w:rPr>
          <w:rFonts w:cs="Calibri"/>
          <w:szCs w:val="24"/>
        </w:rPr>
        <w:t xml:space="preserve"> included a term that relates log-transformed death rate to the above-defined state-month temperature anomaly,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oMath>
      <w:r w:rsidRPr="00DB2DBC">
        <w:rPr>
          <w:rFonts w:cs="Calibri"/>
          <w:szCs w:val="24"/>
        </w:rPr>
        <w:t xml:space="preserve">. The coefficients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represent the logarithm of the rate ratio per 1°C increase in anomaly; there was a separate coefficient for each month which means that an anomaly of the same magnitude could have different associations with mortality in different months. As with the month-specific intercepts and trends, </w:t>
      </w:r>
      <w:r w:rsidR="00AE150C" w:rsidRPr="00DB2DBC">
        <w:rPr>
          <w:rFonts w:cs="Calibri"/>
          <w:szCs w:val="24"/>
        </w:rPr>
        <w:t>I</w:t>
      </w:r>
      <w:r w:rsidRPr="00DB2DBC">
        <w:rPr>
          <w:rFonts w:cs="Calibri"/>
          <w:szCs w:val="24"/>
        </w:rPr>
        <w:t xml:space="preserve"> used a cyclic random walk to smooth the coefficient of the temperature anomaly across months.</w:t>
      </w:r>
      <w:r w:rsidRPr="00DB2DBC">
        <w:rPr>
          <w:rFonts w:cs="Calibri"/>
          <w:szCs w:val="24"/>
          <w:lang w:val="en-US"/>
        </w:rPr>
        <w:t xml:space="preserve"> </w:t>
      </w:r>
    </w:p>
    <w:p w14:paraId="3337BF0F" w14:textId="0BD78A2D" w:rsidR="005635E1" w:rsidDel="00451180" w:rsidRDefault="005635E1" w:rsidP="005635E1">
      <w:pPr>
        <w:pStyle w:val="Heading4"/>
        <w:rPr>
          <w:del w:id="574" w:author="Robbie Parks" w:date="2019-05-13T16:21:00Z"/>
        </w:rPr>
      </w:pPr>
      <w:commentRangeStart w:id="575"/>
      <w:del w:id="576" w:author="Robbie Parks" w:date="2019-05-13T16:21:00Z">
        <w:r w:rsidDel="00451180">
          <w:delText>Alternative temperature metric</w:delText>
        </w:r>
      </w:del>
    </w:p>
    <w:p w14:paraId="21130E47" w14:textId="095A5E76" w:rsidR="00061A6B" w:rsidRPr="00D57090" w:rsidRDefault="005635E1" w:rsidP="00724453">
      <w:pPr>
        <w:ind w:firstLine="720"/>
        <w:rPr>
          <w:szCs w:val="24"/>
        </w:rPr>
      </w:pPr>
      <w:r w:rsidRPr="00D57090">
        <w:rPr>
          <w:szCs w:val="24"/>
        </w:rPr>
        <w:t xml:space="preserve">I also considered </w:t>
      </w:r>
      <w:commentRangeEnd w:id="575"/>
      <w:r w:rsidR="00A67A47">
        <w:rPr>
          <w:rStyle w:val="CommentReference"/>
          <w:rFonts w:asciiTheme="minorHAnsi" w:hAnsiTheme="minorHAnsi"/>
        </w:rPr>
        <w:commentReference w:id="575"/>
      </w:r>
      <w:r w:rsidRPr="00D57090">
        <w:rPr>
          <w:szCs w:val="24"/>
        </w:rPr>
        <w:t xml:space="preserve">using apparent temperature described in </w:t>
      </w:r>
      <w:r w:rsidR="00AB0869" w:rsidRPr="00D57090">
        <w:rPr>
          <w:b/>
          <w:szCs w:val="24"/>
        </w:rPr>
        <w:fldChar w:fldCharType="begin"/>
      </w:r>
      <w:r w:rsidR="00AB0869" w:rsidRPr="00D57090">
        <w:rPr>
          <w:szCs w:val="24"/>
        </w:rPr>
        <w:instrText xml:space="preserve"> REF _Ref5800711 \h </w:instrText>
      </w:r>
      <w:r w:rsidR="00D57090" w:rsidRPr="00D57090">
        <w:rPr>
          <w:b/>
          <w:szCs w:val="24"/>
        </w:rPr>
        <w:instrText xml:space="preserve"> \* MERGEFORMAT </w:instrText>
      </w:r>
      <w:r w:rsidR="00AB0869" w:rsidRPr="00D57090">
        <w:rPr>
          <w:b/>
          <w:szCs w:val="24"/>
        </w:rPr>
      </w:r>
      <w:r w:rsidR="00AB0869" w:rsidRPr="00D57090">
        <w:rPr>
          <w:b/>
          <w:szCs w:val="24"/>
        </w:rPr>
        <w:fldChar w:fldCharType="separate"/>
      </w:r>
      <w:ins w:id="577" w:author="Robbie Parks" w:date="2019-05-14T10:28:00Z">
        <w:r w:rsidR="00EA0BC2" w:rsidRPr="003606B2">
          <w:rPr>
            <w:b/>
            <w:szCs w:val="24"/>
          </w:rPr>
          <w:t xml:space="preserve">Equation </w:t>
        </w:r>
        <w:r w:rsidR="00EA0BC2" w:rsidRPr="003606B2">
          <w:rPr>
            <w:b/>
            <w:noProof/>
            <w:szCs w:val="24"/>
          </w:rPr>
          <w:t>4</w:t>
        </w:r>
      </w:ins>
      <w:del w:id="578" w:author="Robbie Parks" w:date="2019-05-10T14:07:00Z">
        <w:r w:rsidR="00DB093C" w:rsidRPr="00DB093C" w:rsidDel="00DF205B">
          <w:rPr>
            <w:b/>
            <w:szCs w:val="24"/>
          </w:rPr>
          <w:delText xml:space="preserve">Equation </w:delText>
        </w:r>
        <w:r w:rsidR="00DB093C" w:rsidRPr="00DB093C" w:rsidDel="00DF205B">
          <w:rPr>
            <w:b/>
            <w:noProof/>
            <w:szCs w:val="24"/>
          </w:rPr>
          <w:delText>4</w:delText>
        </w:r>
      </w:del>
      <w:r w:rsidR="00AB0869" w:rsidRPr="00D57090">
        <w:rPr>
          <w:b/>
          <w:szCs w:val="24"/>
        </w:rPr>
        <w:fldChar w:fldCharType="end"/>
      </w:r>
      <w:r w:rsidR="00AB0869" w:rsidRPr="00D57090">
        <w:rPr>
          <w:b/>
          <w:szCs w:val="24"/>
        </w:rPr>
        <w:t xml:space="preserve"> </w:t>
      </w:r>
      <w:r w:rsidRPr="00D57090">
        <w:rPr>
          <w:szCs w:val="24"/>
        </w:rPr>
        <w:t xml:space="preserve">below, as an alternative measure of temperature used in previous work on temperature and morbidity and mortality </w:t>
      </w:r>
      <w:r w:rsidRPr="00D57090">
        <w:rPr>
          <w:szCs w:val="24"/>
        </w:rPr>
        <w:fldChar w:fldCharType="begin" w:fldLock="1"/>
      </w:r>
      <w:r w:rsidR="009C6831">
        <w:rPr>
          <w:szCs w:val="24"/>
        </w:rPr>
        <w:instrText>ADDIN CSL_CITATION {"citationItems":[{"id":"ITEM-1","itemData":{"DOI":"10.1111/ina.12052","ISBN":"1600-0668","ISSN":"09056947","PMID":"23710826","abstract":"Many studies report an association between outdoor ambient weather and health. Outdoor conditions may be a poor indicator of personal exposure because people spend most of their time indoors. Few studies have examined how indoor conditions relate to outdoor ambient weather. The average indoor temperature, apparent temperature, relative humidity (RH), and absolute humidity (AH) measured in 16 homes in Greater Boston, Massachusetts, from May 2011 to April 2012 was compared to measurements taken at Boston Logan airport. The relationship between indoor and outdoor temperatures is nonlinear. At warmer outdoor temperatures, there is a strong correlation between indoor and outdoor temperature (Pearson correlation coefficient, r = 0.91, slope, β = 0.41), but at cooler temperatures, the association is weak (r = 0.40, β = 0.04). Results were similar for outdoor apparent temperature. The relationships were linear for RH and AH. The correlation for RH was modest (r = 0.55, β = 0.39). Absolute humidity exhibited the strongest indoor-to-outdoor correlation (r = 0.96, β = 0.69). Indoor and outdoor temperatures correlate well only at warmer outdoor temperatures. Outdoor RH is a poor indicator of indoor RH, while indoor AH has a strong correlation with outdoor AH year-round.","author":[{"dropping-particle":"","family":"Nguyen","given":"J. L.","non-dropping-particle":"","parse-names":false,"suffix":""},{"dropping-particle":"","family":"Schwartz","given":"J.","non-dropping-particle":"","parse-names":false,"suffix":""},{"dropping-particle":"","family":"Dockery","given":"D. W.","non-dropping-particle":"","parse-names":false,"suffix":""}],"container-title":"Indoor Air","id":"ITEM-1","issue":"1","issued":{"date-parts":[["2014"]]},"page":"103-112","title":"The relationship between indoor and outdoor temperature, apparent temperature, relative humidity, and absolute humidity","type":"article-journal","volume":"24"},"uris":["http://www.mendeley.com/documents/?uuid=8d162b70-bcd5-4ca6-bd99-949702eb0b80"]}],"mendeley":{"formattedCitation":"(Nguyen, Schwartz, &amp; Dockery, 2014)","plainTextFormattedCitation":"(Nguyen, Schwartz, &amp; Dockery, 2014)","previouslyFormattedCitation":"(Nguyen, Schwartz, &amp; Dockery, 2014)"},"properties":{"noteIndex":0},"schema":"https://github.com/citation-style-language/schema/raw/master/csl-citation.json"}</w:instrText>
      </w:r>
      <w:r w:rsidRPr="00D57090">
        <w:rPr>
          <w:szCs w:val="24"/>
        </w:rPr>
        <w:fldChar w:fldCharType="separate"/>
      </w:r>
      <w:r w:rsidRPr="00D57090">
        <w:rPr>
          <w:noProof/>
          <w:szCs w:val="24"/>
        </w:rPr>
        <w:t>(Nguyen, Schwartz, &amp; Dockery, 2014)</w:t>
      </w:r>
      <w:r w:rsidRPr="00D57090">
        <w:rPr>
          <w:szCs w:val="24"/>
        </w:rPr>
        <w:fldChar w:fldCharType="end"/>
      </w:r>
      <w:r w:rsidRPr="00D57090">
        <w:rPr>
          <w:szCs w:val="24"/>
        </w:rPr>
        <w:t>:</w:t>
      </w:r>
    </w:p>
    <w:p w14:paraId="0D796FE7" w14:textId="77777777" w:rsidR="005635E1" w:rsidRPr="00B066A0" w:rsidRDefault="00E57547" w:rsidP="005635E1">
      <w:pPr>
        <w:rPr>
          <w:rFonts w:cs="Calibri"/>
          <w:szCs w:val="24"/>
          <w:lang w:val="en-US"/>
        </w:rPr>
      </w:pPr>
      <m:oMathPara>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app</m:t>
              </m:r>
            </m:sub>
          </m:sSub>
          <m:r>
            <w:rPr>
              <w:rFonts w:ascii="Cambria Math" w:hAnsi="Cambria Math" w:cs="Calibri"/>
              <w:szCs w:val="24"/>
              <w:lang w:val="en-US"/>
            </w:rPr>
            <m:t>=-2.563+0.944</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r>
            <w:rPr>
              <w:rFonts w:ascii="Cambria Math" w:hAnsi="Cambria Math" w:cs="Calibri"/>
              <w:szCs w:val="24"/>
              <w:lang w:val="en-US"/>
            </w:rPr>
            <m:t>+0.0153</m:t>
          </m:r>
          <m:sSup>
            <m:sSupPr>
              <m:ctrlPr>
                <w:rPr>
                  <w:rFonts w:ascii="Cambria Math" w:hAnsi="Cambria Math" w:cs="Calibri"/>
                  <w:i/>
                  <w:szCs w:val="24"/>
                  <w:lang w:val="en-US"/>
                </w:rPr>
              </m:ctrlPr>
            </m:sSupPr>
            <m:e>
              <m:r>
                <w:rPr>
                  <w:rFonts w:ascii="Cambria Math" w:hAnsi="Cambria Math" w:cs="Calibri"/>
                  <w:szCs w:val="24"/>
                  <w:lang w:val="en-US"/>
                </w:rPr>
                <m:t>(</m:t>
              </m:r>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r>
                <w:rPr>
                  <w:rFonts w:ascii="Cambria Math" w:hAnsi="Cambria Math" w:cs="Calibri"/>
                  <w:szCs w:val="24"/>
                  <w:lang w:val="en-US"/>
                </w:rPr>
                <m:t>)</m:t>
              </m:r>
            </m:e>
            <m:sup>
              <m:r>
                <w:rPr>
                  <w:rFonts w:ascii="Cambria Math" w:hAnsi="Cambria Math" w:cs="Calibri"/>
                  <w:szCs w:val="24"/>
                  <w:lang w:val="en-US"/>
                </w:rPr>
                <m:t>2</m:t>
              </m:r>
            </m:sup>
          </m:sSup>
        </m:oMath>
      </m:oMathPara>
    </w:p>
    <w:p w14:paraId="5B3AC315" w14:textId="75DC2B3C" w:rsidR="00061A6B" w:rsidRDefault="005635E1" w:rsidP="005E5900">
      <w:pPr>
        <w:spacing w:line="240" w:lineRule="auto"/>
        <w:jc w:val="center"/>
      </w:pPr>
      <w:bookmarkStart w:id="579" w:name="_Ref5800711"/>
      <w:bookmarkStart w:id="580" w:name="_Toc5730376"/>
      <w:bookmarkStart w:id="581" w:name="_Toc7299694"/>
      <w:r w:rsidRPr="00B066A0">
        <w:rPr>
          <w:b/>
        </w:rPr>
        <w:t xml:space="preserve">Equation </w:t>
      </w:r>
      <w:r w:rsidRPr="00B066A0">
        <w:rPr>
          <w:b/>
        </w:rPr>
        <w:fldChar w:fldCharType="begin"/>
      </w:r>
      <w:r w:rsidRPr="00B066A0">
        <w:rPr>
          <w:b/>
        </w:rPr>
        <w:instrText xml:space="preserve"> SEQ Equation \* ARABIC </w:instrText>
      </w:r>
      <w:r w:rsidRPr="00B066A0">
        <w:rPr>
          <w:b/>
        </w:rPr>
        <w:fldChar w:fldCharType="separate"/>
      </w:r>
      <w:r w:rsidR="00EA0BC2">
        <w:rPr>
          <w:b/>
          <w:noProof/>
        </w:rPr>
        <w:t>4</w:t>
      </w:r>
      <w:r w:rsidRPr="00B066A0">
        <w:rPr>
          <w:b/>
        </w:rPr>
        <w:fldChar w:fldCharType="end"/>
      </w:r>
      <w:bookmarkEnd w:id="579"/>
      <w:r w:rsidRPr="00B066A0">
        <w:t>. Apparent temperature (</w:t>
      </w:r>
      <m:oMath>
        <m:sSub>
          <m:sSubPr>
            <m:ctrlPr>
              <w:rPr>
                <w:rFonts w:ascii="Cambria Math" w:hAnsi="Cambria Math" w:cs="Calibri"/>
                <w:i/>
                <w:lang w:val="en-US"/>
              </w:rPr>
            </m:ctrlPr>
          </m:sSubPr>
          <m:e>
            <m:r>
              <w:rPr>
                <w:rFonts w:ascii="Cambria Math" w:hAnsi="Cambria Math" w:cs="Calibri"/>
                <w:lang w:val="en-US"/>
              </w:rPr>
              <m:t>T</m:t>
            </m:r>
          </m:e>
          <m:sub>
            <m:r>
              <w:rPr>
                <w:rFonts w:ascii="Cambria Math" w:hAnsi="Cambria Math" w:cs="Calibri"/>
                <w:lang w:val="en-US"/>
              </w:rPr>
              <m:t>app</m:t>
            </m:r>
          </m:sub>
        </m:sSub>
        <m:r>
          <w:rPr>
            <w:rFonts w:ascii="Cambria Math" w:hAnsi="Cambria Math" w:cs="Calibri"/>
            <w:lang w:val="en-US"/>
          </w:rPr>
          <m:t>)</m:t>
        </m:r>
      </m:oMath>
      <w:r w:rsidRPr="00B066A0">
        <w:t xml:space="preserve"> calculation, where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a</m:t>
            </m:r>
          </m:sub>
        </m:sSub>
      </m:oMath>
      <w:r>
        <w:rPr>
          <w:szCs w:val="24"/>
          <w:lang w:val="en-US"/>
        </w:rPr>
        <w:t xml:space="preserve"> </w:t>
      </w:r>
      <w:r w:rsidRPr="00B066A0">
        <w:t xml:space="preserve">is air temperature and </w:t>
      </w:r>
      <m:oMath>
        <m:sSub>
          <m:sSubPr>
            <m:ctrlPr>
              <w:rPr>
                <w:rFonts w:ascii="Cambria Math" w:hAnsi="Cambria Math" w:cs="Calibri"/>
                <w:i/>
                <w:szCs w:val="24"/>
                <w:lang w:val="en-US"/>
              </w:rPr>
            </m:ctrlPr>
          </m:sSubPr>
          <m:e>
            <m:r>
              <w:rPr>
                <w:rFonts w:ascii="Cambria Math" w:hAnsi="Cambria Math" w:cs="Calibri"/>
                <w:szCs w:val="24"/>
                <w:lang w:val="en-US"/>
              </w:rPr>
              <m:t>T</m:t>
            </m:r>
          </m:e>
          <m:sub>
            <m:r>
              <w:rPr>
                <w:rFonts w:ascii="Cambria Math" w:hAnsi="Cambria Math" w:cs="Calibri"/>
                <w:szCs w:val="24"/>
                <w:lang w:val="en-US"/>
              </w:rPr>
              <m:t>d</m:t>
            </m:r>
          </m:sub>
        </m:sSub>
      </m:oMath>
      <w:r w:rsidRPr="00B066A0">
        <w:t xml:space="preserve"> is dew-point temperature.</w:t>
      </w:r>
      <w:bookmarkEnd w:id="580"/>
      <w:bookmarkEnd w:id="581"/>
      <w:r>
        <w:t xml:space="preserve"> </w:t>
      </w:r>
    </w:p>
    <w:p w14:paraId="0E558017" w14:textId="283D135C" w:rsidR="005635E1" w:rsidRDefault="005635E1" w:rsidP="005635E1">
      <w:pPr>
        <w:rPr>
          <w:rFonts w:cs="Calibri"/>
          <w:szCs w:val="24"/>
          <w:lang w:val="en-US"/>
        </w:rPr>
      </w:pPr>
      <w:r>
        <w:rPr>
          <w:rFonts w:cs="Calibri"/>
          <w:szCs w:val="24"/>
          <w:lang w:val="en-US"/>
        </w:rPr>
        <w:lastRenderedPageBreak/>
        <w:tab/>
        <w:t>I plotted apparent temperature monthly anomalies derived from ERA-Interim against the equivalent 2-metre temperature values derived from my analysis in Chapter XX</w:t>
      </w:r>
      <w:r w:rsidR="00E16B3A">
        <w:rPr>
          <w:rFonts w:cs="Calibri"/>
          <w:szCs w:val="24"/>
          <w:lang w:val="en-US"/>
        </w:rPr>
        <w:t xml:space="preserve"> by state</w:t>
      </w:r>
      <w:r w:rsidR="00A26CC0">
        <w:rPr>
          <w:rFonts w:cs="Calibri"/>
          <w:szCs w:val="24"/>
          <w:lang w:val="en-US"/>
        </w:rPr>
        <w:t xml:space="preserve"> (</w:t>
      </w:r>
      <w:r w:rsidR="00371937">
        <w:rPr>
          <w:rFonts w:cs="Calibri"/>
          <w:szCs w:val="24"/>
          <w:lang w:val="en-US"/>
        </w:rPr>
        <w:fldChar w:fldCharType="begin"/>
      </w:r>
      <w:r w:rsidR="00371937">
        <w:rPr>
          <w:rFonts w:cs="Calibri"/>
          <w:szCs w:val="24"/>
          <w:lang w:val="en-US"/>
        </w:rPr>
        <w:instrText xml:space="preserve"> REF _Ref5800341 \h </w:instrText>
      </w:r>
      <w:r w:rsidR="00371937">
        <w:rPr>
          <w:rFonts w:cs="Calibri"/>
          <w:szCs w:val="24"/>
          <w:lang w:val="en-US"/>
        </w:rPr>
      </w:r>
      <w:r w:rsidR="00371937">
        <w:rPr>
          <w:rFonts w:cs="Calibri"/>
          <w:szCs w:val="24"/>
          <w:lang w:val="en-US"/>
        </w:rPr>
        <w:fldChar w:fldCharType="separate"/>
      </w:r>
      <w:ins w:id="582" w:author="Robbie Parks" w:date="2019-05-14T10:28:00Z">
        <w:r w:rsidR="00EA0BC2" w:rsidRPr="006B57D9">
          <w:rPr>
            <w:b/>
          </w:rPr>
          <w:t xml:space="preserve">Figure </w:t>
        </w:r>
        <w:r w:rsidR="00EA0BC2">
          <w:rPr>
            <w:b/>
            <w:noProof/>
          </w:rPr>
          <w:t>1</w:t>
        </w:r>
      </w:ins>
      <w:del w:id="583" w:author="Robbie Parks" w:date="2019-05-10T14:07:00Z">
        <w:r w:rsidR="00DB093C" w:rsidRPr="006B57D9" w:rsidDel="00DF205B">
          <w:rPr>
            <w:b/>
          </w:rPr>
          <w:delText xml:space="preserve">Figure </w:delText>
        </w:r>
        <w:r w:rsidR="00DB093C" w:rsidDel="00DF205B">
          <w:rPr>
            <w:b/>
            <w:noProof/>
          </w:rPr>
          <w:delText>1</w:delText>
        </w:r>
      </w:del>
      <w:r w:rsidR="00371937">
        <w:rPr>
          <w:rFonts w:cs="Calibri"/>
          <w:szCs w:val="24"/>
          <w:lang w:val="en-US"/>
        </w:rPr>
        <w:fldChar w:fldCharType="end"/>
      </w:r>
      <w:r w:rsidR="00A26CC0">
        <w:rPr>
          <w:rFonts w:cs="Calibri"/>
          <w:szCs w:val="24"/>
          <w:lang w:val="en-US"/>
        </w:rPr>
        <w:t>)</w:t>
      </w:r>
      <w:r>
        <w:rPr>
          <w:rFonts w:cs="Calibri"/>
          <w:szCs w:val="24"/>
          <w:lang w:val="en-US"/>
        </w:rPr>
        <w:t xml:space="preserve">. The results were </w:t>
      </w:r>
      <w:r w:rsidR="00E16B3A">
        <w:rPr>
          <w:rFonts w:cs="Calibri"/>
          <w:szCs w:val="24"/>
          <w:lang w:val="en-US"/>
        </w:rPr>
        <w:t>highly</w:t>
      </w:r>
      <w:r>
        <w:rPr>
          <w:rFonts w:cs="Calibri"/>
          <w:szCs w:val="24"/>
          <w:lang w:val="en-US"/>
        </w:rPr>
        <w:t>-correlated</w:t>
      </w:r>
      <w:r w:rsidR="004E4A8B">
        <w:rPr>
          <w:rFonts w:cs="Calibri"/>
          <w:szCs w:val="24"/>
          <w:lang w:val="en-US"/>
        </w:rPr>
        <w:t xml:space="preserve">, with a correlation coefficient of </w:t>
      </w:r>
      <w:r w:rsidR="009A106F">
        <w:rPr>
          <w:rFonts w:cs="Calibri"/>
          <w:szCs w:val="24"/>
          <w:lang w:val="en-US"/>
        </w:rPr>
        <w:t>0.95</w:t>
      </w:r>
      <w:r w:rsidR="004E4A8B">
        <w:rPr>
          <w:rFonts w:cs="Calibri"/>
          <w:szCs w:val="24"/>
          <w:lang w:val="en-US"/>
        </w:rPr>
        <w:t xml:space="preserve"> across all states and months during 1980-2016</w:t>
      </w:r>
      <w:r>
        <w:rPr>
          <w:rFonts w:cs="Calibri"/>
          <w:szCs w:val="24"/>
          <w:lang w:val="en-US"/>
        </w:rPr>
        <w:t>. I there</w:t>
      </w:r>
      <w:r w:rsidR="00E16B3A">
        <w:rPr>
          <w:rFonts w:cs="Calibri"/>
          <w:szCs w:val="24"/>
          <w:lang w:val="en-US"/>
        </w:rPr>
        <w:t>fore</w:t>
      </w:r>
      <w:r>
        <w:rPr>
          <w:rFonts w:cs="Calibri"/>
          <w:szCs w:val="24"/>
          <w:lang w:val="en-US"/>
        </w:rPr>
        <w:t xml:space="preserve"> decided to use 2-metre temperature</w:t>
      </w:r>
      <w:r w:rsidR="0092138F">
        <w:rPr>
          <w:rFonts w:cs="Calibri"/>
          <w:szCs w:val="24"/>
          <w:lang w:val="en-US"/>
        </w:rPr>
        <w:t>-derived</w:t>
      </w:r>
      <w:r>
        <w:rPr>
          <w:rFonts w:cs="Calibri"/>
          <w:szCs w:val="24"/>
          <w:lang w:val="en-US"/>
        </w:rPr>
        <w:t xml:space="preserve"> values</w:t>
      </w:r>
      <w:r w:rsidR="0092138F">
        <w:rPr>
          <w:rFonts w:cs="Calibri"/>
          <w:szCs w:val="24"/>
          <w:lang w:val="en-US"/>
        </w:rPr>
        <w:t xml:space="preserve"> for all </w:t>
      </w:r>
      <w:r w:rsidR="001E0AF6">
        <w:rPr>
          <w:rFonts w:cs="Calibri"/>
          <w:szCs w:val="24"/>
          <w:lang w:val="en-US"/>
        </w:rPr>
        <w:t xml:space="preserve">further </w:t>
      </w:r>
      <w:r w:rsidR="0092138F">
        <w:rPr>
          <w:rFonts w:cs="Calibri"/>
          <w:szCs w:val="24"/>
          <w:lang w:val="en-US"/>
        </w:rPr>
        <w:t>analyses</w:t>
      </w:r>
      <w:r>
        <w:rPr>
          <w:rFonts w:cs="Calibri"/>
          <w:szCs w:val="24"/>
          <w:lang w:val="en-US"/>
        </w:rPr>
        <w:t>.</w:t>
      </w:r>
    </w:p>
    <w:p w14:paraId="41AB596F" w14:textId="77777777" w:rsidR="00B85749" w:rsidRDefault="00B85749" w:rsidP="00B85749">
      <w:pPr>
        <w:keepNext/>
        <w:suppressLineNumbers/>
        <w:rPr>
          <w:b/>
        </w:rPr>
      </w:pPr>
    </w:p>
    <w:p w14:paraId="69AC4072" w14:textId="6F44CFD6" w:rsidR="00F01CF2" w:rsidRPr="00F84D0C" w:rsidRDefault="00F01CF2" w:rsidP="00861F51">
      <w:pPr>
        <w:keepNext/>
        <w:suppressLineNumbers/>
        <w:spacing w:line="240" w:lineRule="auto"/>
        <w:rPr>
          <w:rFonts w:cs="Calibri"/>
          <w:szCs w:val="24"/>
        </w:rPr>
      </w:pPr>
      <w:bookmarkStart w:id="584" w:name="_Toc7691263"/>
      <w:r>
        <w:rPr>
          <w:rFonts w:cs="Calibri"/>
          <w:noProof/>
          <w:szCs w:val="24"/>
        </w:rPr>
        <w:drawing>
          <wp:anchor distT="0" distB="0" distL="114300" distR="114300" simplePos="0" relativeHeight="251661312" behindDoc="0" locked="0" layoutInCell="1" allowOverlap="1" wp14:anchorId="1EE9FA23" wp14:editId="537A6267">
            <wp:simplePos x="0" y="0"/>
            <wp:positionH relativeFrom="column">
              <wp:posOffset>0</wp:posOffset>
            </wp:positionH>
            <wp:positionV relativeFrom="paragraph">
              <wp:posOffset>0</wp:posOffset>
            </wp:positionV>
            <wp:extent cx="5715000" cy="6245767"/>
            <wp:effectExtent l="0" t="0" r="0" b="3175"/>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t2m_meanc3_against_tapp_meanc3_against_meanc3_facet_by_state_1979_2015.pdf"/>
                    <pic:cNvPicPr/>
                  </pic:nvPicPr>
                  <pic:blipFill rotWithShape="1">
                    <a:blip r:embed="rId11">
                      <a:extLst>
                        <a:ext uri="{28A0092B-C50C-407E-A947-70E740481C1C}">
                          <a14:useLocalDpi xmlns:a14="http://schemas.microsoft.com/office/drawing/2010/main" val="0"/>
                        </a:ext>
                      </a:extLst>
                    </a:blip>
                    <a:srcRect l="18699" r="18827" b="3493"/>
                    <a:stretch/>
                  </pic:blipFill>
                  <pic:spPr bwMode="auto">
                    <a:xfrm>
                      <a:off x="0" y="0"/>
                      <a:ext cx="5715000" cy="6245767"/>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id="585" w:name="_Ref5800341"/>
      <w:bookmarkStart w:id="586" w:name="_Toc7299682"/>
      <w:r w:rsidRPr="006B57D9">
        <w:rPr>
          <w:b/>
        </w:rPr>
        <w:t xml:space="preserve">Figure </w:t>
      </w:r>
      <w:r w:rsidRPr="006B57D9">
        <w:rPr>
          <w:b/>
        </w:rPr>
        <w:fldChar w:fldCharType="begin"/>
      </w:r>
      <w:r w:rsidRPr="006B57D9">
        <w:rPr>
          <w:b/>
        </w:rPr>
        <w:instrText xml:space="preserve"> SEQ Figure \* ARABIC </w:instrText>
      </w:r>
      <w:r w:rsidRPr="006B57D9">
        <w:rPr>
          <w:b/>
        </w:rPr>
        <w:fldChar w:fldCharType="separate"/>
      </w:r>
      <w:r w:rsidR="00EA0BC2">
        <w:rPr>
          <w:b/>
          <w:noProof/>
        </w:rPr>
        <w:t>1</w:t>
      </w:r>
      <w:r w:rsidRPr="006B57D9">
        <w:rPr>
          <w:b/>
        </w:rPr>
        <w:fldChar w:fldCharType="end"/>
      </w:r>
      <w:bookmarkEnd w:id="585"/>
      <w:r>
        <w:t xml:space="preserve">. Relationship between monthly temperature anomaly </w:t>
      </w:r>
      <w:r>
        <w:rPr>
          <w:color w:val="000000" w:themeColor="text1"/>
        </w:rPr>
        <w:t>(</w:t>
      </w:r>
      <w:r w:rsidRPr="00843ACB">
        <w:rPr>
          <w:bCs/>
          <w:color w:val="000000" w:themeColor="text1"/>
        </w:rPr>
        <w:t>°</w:t>
      </w:r>
      <w:r>
        <w:rPr>
          <w:bCs/>
          <w:color w:val="000000" w:themeColor="text1"/>
        </w:rPr>
        <w:t>C)</w:t>
      </w:r>
      <w:r>
        <w:rPr>
          <w:color w:val="000000" w:themeColor="text1"/>
        </w:rPr>
        <w:t xml:space="preserve"> </w:t>
      </w:r>
      <w:r>
        <w:t xml:space="preserve">and apparent temperature anomaly </w:t>
      </w:r>
      <w:r>
        <w:rPr>
          <w:color w:val="000000" w:themeColor="text1"/>
        </w:rPr>
        <w:t>(</w:t>
      </w:r>
      <w:r w:rsidRPr="00843ACB">
        <w:rPr>
          <w:bCs/>
          <w:color w:val="000000" w:themeColor="text1"/>
        </w:rPr>
        <w:t>°</w:t>
      </w:r>
      <w:r>
        <w:rPr>
          <w:bCs/>
          <w:color w:val="000000" w:themeColor="text1"/>
        </w:rPr>
        <w:t>C)</w:t>
      </w:r>
      <w:r>
        <w:t xml:space="preserve">, </w:t>
      </w:r>
      <w:r w:rsidR="00837D2C">
        <w:t xml:space="preserve">across all months </w:t>
      </w:r>
      <w:r>
        <w:rPr>
          <w:color w:val="000000" w:themeColor="text1"/>
        </w:rPr>
        <w:t>from 1980 to 2016, by state.</w:t>
      </w:r>
      <w:bookmarkEnd w:id="584"/>
      <w:bookmarkEnd w:id="586"/>
    </w:p>
    <w:p w14:paraId="3610387F" w14:textId="77777777" w:rsidR="00710AF4" w:rsidRDefault="00710AF4">
      <w:pPr>
        <w:spacing w:after="0" w:line="240" w:lineRule="auto"/>
        <w:jc w:val="left"/>
        <w:rPr>
          <w:rFonts w:eastAsiaTheme="majorEastAsia" w:cstheme="majorBidi"/>
          <w:i/>
          <w:iCs/>
          <w:lang w:val="en-US"/>
        </w:rPr>
      </w:pPr>
      <w:r>
        <w:rPr>
          <w:lang w:val="en-US"/>
        </w:rPr>
        <w:br w:type="page"/>
      </w:r>
    </w:p>
    <w:p w14:paraId="2500764C" w14:textId="617A90C1" w:rsidR="005D0CFD" w:rsidRDefault="005D0CFD" w:rsidP="005D0CFD">
      <w:pPr>
        <w:pStyle w:val="Heading4"/>
        <w:rPr>
          <w:lang w:val="en-US"/>
        </w:rPr>
      </w:pPr>
      <w:r>
        <w:rPr>
          <w:lang w:val="en-US"/>
        </w:rPr>
        <w:lastRenderedPageBreak/>
        <w:t>Inclusion o</w:t>
      </w:r>
      <w:r w:rsidR="007427CD">
        <w:rPr>
          <w:lang w:val="en-US"/>
        </w:rPr>
        <w:t xml:space="preserve">f long-term norm </w:t>
      </w:r>
      <w:r>
        <w:rPr>
          <w:lang w:val="en-US"/>
        </w:rPr>
        <w:t>temperature</w:t>
      </w:r>
    </w:p>
    <w:p w14:paraId="1DC70379" w14:textId="1BBEE4E8" w:rsidR="005D0CFD" w:rsidRDefault="007871E0" w:rsidP="005D0CFD">
      <w:pPr>
        <w:ind w:firstLine="720"/>
        <w:rPr>
          <w:rFonts w:cs="Calibri"/>
          <w:szCs w:val="24"/>
        </w:rPr>
      </w:pPr>
      <w:r>
        <w:rPr>
          <w:rFonts w:cs="Calibri"/>
          <w:szCs w:val="24"/>
        </w:rPr>
        <w:t>I</w:t>
      </w:r>
      <w:r w:rsidR="005D0CFD">
        <w:rPr>
          <w:rFonts w:cs="Calibri"/>
          <w:szCs w:val="24"/>
        </w:rPr>
        <w:t xml:space="preserve">n addition to including anomalous temperature term </w:t>
      </w:r>
      <m:oMath>
        <m:r>
          <m:rPr>
            <m:sty m:val="p"/>
          </m:rPr>
          <w:rPr>
            <w:rFonts w:ascii="Cambria Math" w:hAnsi="Cambria Math" w:cs="Calibri"/>
            <w:szCs w:val="24"/>
          </w:rPr>
          <m:t xml:space="preserve"> </m:t>
        </m:r>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5D0CFD">
        <w:rPr>
          <w:rFonts w:cs="Calibri"/>
          <w:szCs w:val="24"/>
        </w:rPr>
        <w:t>, I also considered including the long-term norm values by state in the model. This was motivated by the idea that</w:t>
      </w:r>
      <w:r w:rsidR="00B152E4">
        <w:rPr>
          <w:rFonts w:cs="Calibri"/>
          <w:szCs w:val="24"/>
        </w:rPr>
        <w:t xml:space="preserve"> the association of anomalous temperature with mortality</w:t>
      </w:r>
      <w:r w:rsidR="005D0CFD">
        <w:rPr>
          <w:rFonts w:cs="Calibri"/>
          <w:szCs w:val="24"/>
        </w:rPr>
        <w:t xml:space="preserve"> deviation may be </w:t>
      </w:r>
      <w:del w:id="587" w:author="Robbie Parks" w:date="2019-05-13T16:17:00Z">
        <w:r w:rsidR="005D0CFD" w:rsidDel="00EE2073">
          <w:rPr>
            <w:rFonts w:cs="Calibri"/>
            <w:szCs w:val="24"/>
          </w:rPr>
          <w:delText>a function of the absolute value of the norm temperature</w:delText>
        </w:r>
      </w:del>
      <w:ins w:id="588" w:author="Robbie Parks" w:date="2019-05-13T16:17:00Z">
        <w:r w:rsidR="00EE2073">
          <w:rPr>
            <w:rFonts w:cs="Calibri"/>
            <w:szCs w:val="24"/>
          </w:rPr>
          <w:t>modified by the absolute value of the norm</w:t>
        </w:r>
      </w:ins>
      <w:ins w:id="589" w:author="Robbie Parks" w:date="2019-05-13T16:18:00Z">
        <w:r w:rsidR="00690D62">
          <w:rPr>
            <w:rFonts w:cs="Calibri"/>
            <w:szCs w:val="24"/>
          </w:rPr>
          <w:t xml:space="preserve"> temperature</w:t>
        </w:r>
      </w:ins>
      <w:del w:id="590" w:author="Robbie Parks" w:date="2019-05-13T16:16:00Z">
        <w:r w:rsidR="008B4B8A" w:rsidDel="00B11693">
          <w:rPr>
            <w:rFonts w:cs="Calibri"/>
            <w:szCs w:val="24"/>
          </w:rPr>
          <w:delText>. This may be valid where adaptation would not be stabilised in a particular location over time</w:delText>
        </w:r>
      </w:del>
      <w:r w:rsidR="005D0CFD">
        <w:rPr>
          <w:rFonts w:cs="Calibri"/>
          <w:szCs w:val="24"/>
        </w:rPr>
        <w:t xml:space="preserve">. I </w:t>
      </w:r>
      <w:r w:rsidR="00833F58">
        <w:rPr>
          <w:rFonts w:cs="Calibri"/>
          <w:szCs w:val="24"/>
        </w:rPr>
        <w:t xml:space="preserve">created </w:t>
      </w:r>
      <w:r w:rsidR="00BE7FC5">
        <w:rPr>
          <w:rFonts w:cs="Calibri"/>
          <w:szCs w:val="24"/>
        </w:rPr>
        <w:t>a following model</w:t>
      </w:r>
      <w:r w:rsidR="00833F58">
        <w:rPr>
          <w:rFonts w:cs="Calibri"/>
          <w:szCs w:val="24"/>
        </w:rPr>
        <w:t xml:space="preserve"> </w:t>
      </w:r>
      <w:r w:rsidR="00BE7FC5">
        <w:rPr>
          <w:rFonts w:cs="Calibri"/>
          <w:szCs w:val="24"/>
        </w:rPr>
        <w:t xml:space="preserve">as a comparison to </w:t>
      </w:r>
      <w:ins w:id="591" w:author="Robbie Parks" w:date="2019-05-14T10:31:00Z">
        <w:r w:rsidR="005B4C36">
          <w:rPr>
            <w:rFonts w:cs="Calibri"/>
            <w:szCs w:val="24"/>
          </w:rPr>
          <w:t>the original model (</w:t>
        </w:r>
      </w:ins>
      <w:r w:rsidR="005D0CFD">
        <w:rPr>
          <w:rFonts w:cs="Calibri"/>
          <w:szCs w:val="24"/>
        </w:rPr>
        <w:fldChar w:fldCharType="begin"/>
      </w:r>
      <w:r w:rsidR="005D0CFD">
        <w:rPr>
          <w:rFonts w:cs="Calibri"/>
          <w:szCs w:val="24"/>
        </w:rPr>
        <w:instrText xml:space="preserve"> REF _Ref5574051 \h </w:instrText>
      </w:r>
      <w:r w:rsidR="005D0CFD">
        <w:rPr>
          <w:rFonts w:cs="Calibri"/>
          <w:szCs w:val="24"/>
        </w:rPr>
      </w:r>
      <w:r w:rsidR="005D0CFD">
        <w:rPr>
          <w:rFonts w:cs="Calibri"/>
          <w:szCs w:val="24"/>
        </w:rPr>
        <w:fldChar w:fldCharType="separate"/>
      </w:r>
      <w:ins w:id="592" w:author="Robbie Parks" w:date="2019-05-14T10:28:00Z">
        <w:r w:rsidR="00EA0BC2" w:rsidRPr="00A91EA9">
          <w:rPr>
            <w:b/>
          </w:rPr>
          <w:t xml:space="preserve">Equation </w:t>
        </w:r>
        <w:r w:rsidR="00EA0BC2">
          <w:rPr>
            <w:b/>
            <w:noProof/>
          </w:rPr>
          <w:t>2</w:t>
        </w:r>
      </w:ins>
      <w:del w:id="593" w:author="Robbie Parks" w:date="2019-05-10T14:07:00Z">
        <w:r w:rsidR="00DB093C" w:rsidRPr="00A91EA9" w:rsidDel="00DF205B">
          <w:rPr>
            <w:b/>
          </w:rPr>
          <w:delText xml:space="preserve">Equation </w:delText>
        </w:r>
        <w:r w:rsidR="00DB093C" w:rsidDel="00DF205B">
          <w:rPr>
            <w:b/>
            <w:noProof/>
          </w:rPr>
          <w:delText>2</w:delText>
        </w:r>
      </w:del>
      <w:r w:rsidR="005D0CFD">
        <w:rPr>
          <w:rFonts w:cs="Calibri"/>
          <w:szCs w:val="24"/>
        </w:rPr>
        <w:fldChar w:fldCharType="end"/>
      </w:r>
      <w:ins w:id="594" w:author="Robbie Parks" w:date="2019-05-14T10:28:00Z">
        <w:r w:rsidR="00EA0BC2">
          <w:rPr>
            <w:rFonts w:cs="Calibri"/>
            <w:szCs w:val="24"/>
          </w:rPr>
          <w:t>)</w:t>
        </w:r>
      </w:ins>
      <w:r w:rsidR="00BE7FC5">
        <w:rPr>
          <w:rFonts w:cs="Calibri"/>
          <w:szCs w:val="24"/>
        </w:rPr>
        <w:t xml:space="preserve">, </w:t>
      </w:r>
      <w:r w:rsidR="005D0CFD">
        <w:rPr>
          <w:rFonts w:cs="Calibri"/>
          <w:szCs w:val="24"/>
        </w:rPr>
        <w:t xml:space="preserve">given </w:t>
      </w:r>
      <w:r w:rsidR="00BE7FC5">
        <w:rPr>
          <w:rFonts w:cs="Calibri"/>
          <w:szCs w:val="24"/>
        </w:rPr>
        <w:t>below in</w:t>
      </w:r>
      <w:r w:rsidR="005D0CFD">
        <w:rPr>
          <w:rFonts w:cs="Calibri"/>
          <w:szCs w:val="24"/>
        </w:rPr>
        <w:t xml:space="preserve"> </w:t>
      </w:r>
      <w:r w:rsidR="005D0CFD">
        <w:rPr>
          <w:rFonts w:cs="Calibri"/>
          <w:szCs w:val="24"/>
        </w:rPr>
        <w:fldChar w:fldCharType="begin"/>
      </w:r>
      <w:r w:rsidR="005D0CFD">
        <w:rPr>
          <w:rFonts w:cs="Calibri"/>
          <w:szCs w:val="24"/>
        </w:rPr>
        <w:instrText xml:space="preserve"> REF _Ref5730337 \h </w:instrText>
      </w:r>
      <w:r w:rsidR="005D0CFD">
        <w:rPr>
          <w:rFonts w:cs="Calibri"/>
          <w:szCs w:val="24"/>
        </w:rPr>
      </w:r>
      <w:del w:id="595" w:author="Robbie Parks" w:date="2019-05-14T10:28:00Z">
        <w:r w:rsidR="005D0CFD">
          <w:rPr>
            <w:rFonts w:cs="Calibri"/>
            <w:szCs w:val="24"/>
          </w:rPr>
          <w:fldChar w:fldCharType="separate"/>
        </w:r>
      </w:del>
      <w:del w:id="596" w:author="Robbie Parks" w:date="2019-05-10T14:07:00Z">
        <w:r w:rsidR="00DB093C" w:rsidRPr="00552EF8" w:rsidDel="00DF205B">
          <w:rPr>
            <w:b/>
          </w:rPr>
          <w:delText xml:space="preserve">Equation </w:delText>
        </w:r>
        <w:r w:rsidR="00DB093C" w:rsidDel="00DF205B">
          <w:rPr>
            <w:b/>
            <w:noProof/>
          </w:rPr>
          <w:delText>5</w:delText>
        </w:r>
      </w:del>
      <w:r w:rsidR="005D0CFD">
        <w:rPr>
          <w:rFonts w:cs="Calibri"/>
          <w:szCs w:val="24"/>
        </w:rPr>
        <w:fldChar w:fldCharType="end"/>
      </w:r>
      <w:r w:rsidR="005D0CFD">
        <w:rPr>
          <w:rFonts w:cs="Calibri"/>
          <w:szCs w:val="24"/>
        </w:rPr>
        <w:t xml:space="preserve">: </w:t>
      </w:r>
    </w:p>
    <w:p w14:paraId="7AC58EF1" w14:textId="77777777" w:rsidR="00CF7DDC" w:rsidRPr="00F53E65" w:rsidRDefault="00E57547" w:rsidP="00CF7DDC">
      <w:pPr>
        <w:keepNext/>
        <w:keepLines/>
        <w:spacing w:line="240" w:lineRule="auto"/>
        <w:jc w:val="center"/>
        <w:rPr>
          <w:ins w:id="597" w:author="Robbie Parks" w:date="2019-05-14T10:28:00Z"/>
          <w:rFonts w:asciiTheme="minorHAnsi" w:hAnsiTheme="minorHAnsi"/>
          <w:color w:val="FFFFFF" w:themeColor="background1"/>
          <w:szCs w:val="24"/>
        </w:rPr>
      </w:pPr>
      <m:oMathPara>
        <m:oMath>
          <m:func>
            <m:funcPr>
              <m:ctrlPr>
                <w:ins w:id="598" w:author="Robbie Parks" w:date="2019-05-14T10:28:00Z">
                  <w:rPr>
                    <w:rFonts w:ascii="Cambria Math" w:hAnsi="Cambria Math" w:cs="Calibri"/>
                    <w:i/>
                    <w:szCs w:val="24"/>
                  </w:rPr>
                </w:ins>
              </m:ctrlPr>
            </m:funcPr>
            <m:fName>
              <m:r>
                <w:ins w:id="599" w:author="Robbie Parks" w:date="2019-05-14T10:28:00Z">
                  <m:rPr>
                    <m:sty m:val="p"/>
                  </m:rPr>
                  <w:rPr>
                    <w:rFonts w:ascii="Cambria Math" w:hAnsi="Cambria Math" w:cs="Calibri"/>
                    <w:szCs w:val="24"/>
                  </w:rPr>
                  <m:t>log</m:t>
                </w:ins>
              </m:r>
            </m:fName>
            <m:e>
              <m:d>
                <m:dPr>
                  <m:ctrlPr>
                    <w:ins w:id="600" w:author="Robbie Parks" w:date="2019-05-14T10:28:00Z">
                      <w:rPr>
                        <w:rFonts w:ascii="Cambria Math" w:hAnsi="Cambria Math" w:cs="Calibri"/>
                        <w:i/>
                        <w:szCs w:val="24"/>
                      </w:rPr>
                    </w:ins>
                  </m:ctrlPr>
                </m:dPr>
                <m:e>
                  <m:sSub>
                    <m:sSubPr>
                      <m:ctrlPr>
                        <w:ins w:id="601" w:author="Robbie Parks" w:date="2019-05-14T10:28:00Z">
                          <w:rPr>
                            <w:rFonts w:ascii="Cambria Math" w:hAnsi="Cambria Math" w:cs="Calibri"/>
                            <w:i/>
                            <w:szCs w:val="24"/>
                          </w:rPr>
                        </w:ins>
                      </m:ctrlPr>
                    </m:sSubPr>
                    <m:e>
                      <m:r>
                        <w:ins w:id="602" w:author="Robbie Parks" w:date="2019-05-14T10:28:00Z">
                          <w:rPr>
                            <w:rFonts w:ascii="Cambria Math" w:hAnsi="Cambria Math" w:cs="Calibri"/>
                            <w:szCs w:val="24"/>
                          </w:rPr>
                          <m:t>death rate</m:t>
                        </w:ins>
                      </m:r>
                    </m:e>
                    <m:sub>
                      <m:r>
                        <w:ins w:id="603" w:author="Robbie Parks" w:date="2019-05-14T10:28:00Z">
                          <w:rPr>
                            <w:rFonts w:ascii="Cambria Math" w:hAnsi="Cambria Math" w:cs="Calibri"/>
                            <w:szCs w:val="24"/>
                          </w:rPr>
                          <m:t>state-time</m:t>
                        </w:ins>
                      </m:r>
                    </m:sub>
                  </m:sSub>
                </m:e>
              </m:d>
            </m:e>
          </m:func>
          <m:r>
            <w:ins w:id="604" w:author="Robbie Parks" w:date="2019-05-14T10:28:00Z">
              <m:rPr>
                <m:aln/>
              </m:rPr>
              <w:rPr>
                <w:rFonts w:ascii="Cambria Math" w:hAnsi="Cambria Math" w:cs="Calibri"/>
                <w:szCs w:val="24"/>
              </w:rPr>
              <m:t xml:space="preserve">= </m:t>
            </w:ins>
          </m:r>
          <m:r>
            <w:ins w:id="605" w:author="Robbie Parks" w:date="2019-05-14T10:28:00Z">
              <m:rPr>
                <m:sty m:val="p"/>
              </m:rPr>
              <w:rPr>
                <w:rFonts w:ascii="Cambria Math" w:hAnsi="Cambria Math" w:cs="Calibri"/>
                <w:szCs w:val="24"/>
              </w:rPr>
              <w:br/>
            </w:ins>
          </m:r>
        </m:oMath>
        <m:oMath>
          <m:sSub>
            <m:sSubPr>
              <m:ctrlPr>
                <w:ins w:id="606" w:author="Robbie Parks" w:date="2019-05-14T10:28:00Z">
                  <w:rPr>
                    <w:rFonts w:ascii="Cambria Math" w:hAnsi="Cambria Math" w:cs="Calibri"/>
                    <w:i/>
                    <w:szCs w:val="24"/>
                  </w:rPr>
                </w:ins>
              </m:ctrlPr>
            </m:sSubPr>
            <m:e>
              <m:r>
                <w:ins w:id="607" w:author="Robbie Parks" w:date="2019-05-14T10:28:00Z">
                  <w:rPr>
                    <w:rFonts w:ascii="Cambria Math" w:hAnsi="Cambria Math" w:cs="Calibri"/>
                    <w:szCs w:val="24"/>
                  </w:rPr>
                  <m:t>α</m:t>
                </w:ins>
              </m:r>
            </m:e>
            <m:sub>
              <m:r>
                <w:ins w:id="608" w:author="Robbie Parks" w:date="2019-05-14T10:28:00Z">
                  <w:rPr>
                    <w:rFonts w:ascii="Cambria Math" w:hAnsi="Cambria Math" w:cs="Calibri"/>
                    <w:szCs w:val="24"/>
                  </w:rPr>
                  <m:t>0</m:t>
                </w:ins>
              </m:r>
            </m:sub>
          </m:sSub>
          <m:r>
            <w:ins w:id="609" w:author="Robbie Parks" w:date="2019-05-14T10:28:00Z">
              <w:rPr>
                <w:rFonts w:ascii="Cambria Math" w:hAnsi="Cambria Math" w:cs="Calibri"/>
                <w:szCs w:val="24"/>
                <w:vertAlign w:val="subscript"/>
              </w:rPr>
              <m:t xml:space="preserve"> </m:t>
            </w:ins>
          </m:r>
          <m:r>
            <w:ins w:id="610" w:author="Robbie Parks" w:date="2019-05-14T10:28:00Z">
              <w:rPr>
                <w:rFonts w:ascii="Cambria Math" w:hAnsi="Cambria Math" w:cs="Calibri"/>
                <w:szCs w:val="24"/>
              </w:rPr>
              <m:t xml:space="preserve">+ </m:t>
            </w:ins>
          </m:r>
          <m:sSub>
            <m:sSubPr>
              <m:ctrlPr>
                <w:ins w:id="611" w:author="Robbie Parks" w:date="2019-05-14T10:28:00Z">
                  <w:rPr>
                    <w:rFonts w:ascii="Cambria Math" w:hAnsi="Cambria Math" w:cs="Calibri"/>
                    <w:i/>
                    <w:szCs w:val="24"/>
                  </w:rPr>
                </w:ins>
              </m:ctrlPr>
            </m:sSubPr>
            <m:e>
              <m:r>
                <w:ins w:id="612" w:author="Robbie Parks" w:date="2019-05-14T10:28:00Z">
                  <w:rPr>
                    <w:rFonts w:ascii="Cambria Math" w:hAnsi="Cambria Math" w:cs="Calibri"/>
                    <w:szCs w:val="24"/>
                  </w:rPr>
                  <m:t>β</m:t>
                </w:ins>
              </m:r>
            </m:e>
            <m:sub>
              <m:r>
                <w:ins w:id="613" w:author="Robbie Parks" w:date="2019-05-14T10:28:00Z">
                  <w:rPr>
                    <w:rFonts w:ascii="Cambria Math" w:hAnsi="Cambria Math" w:cs="Calibri"/>
                    <w:szCs w:val="24"/>
                  </w:rPr>
                  <m:t>0</m:t>
                </w:ins>
              </m:r>
            </m:sub>
          </m:sSub>
          <m:r>
            <w:ins w:id="614" w:author="Robbie Parks" w:date="2019-05-14T10:28:00Z">
              <w:rPr>
                <w:rFonts w:ascii="Cambria Math" w:hAnsi="Cambria Math" w:cs="Calibri"/>
                <w:szCs w:val="24"/>
              </w:rPr>
              <m:t>·time</m:t>
            </w:ins>
          </m:r>
          <m:r>
            <w:ins w:id="615" w:author="Robbie Parks" w:date="2019-05-14T10:28:00Z">
              <m:rPr>
                <m:sty m:val="p"/>
                <m:aln/>
              </m:rPr>
              <w:rPr>
                <w:rFonts w:ascii="Cambria Math" w:hAnsi="Cambria Math" w:cs="Calibri"/>
                <w:szCs w:val="24"/>
              </w:rPr>
              <m:t>+</m:t>
            </w:ins>
          </m:r>
          <m:r>
            <w:ins w:id="616" w:author="Robbie Parks" w:date="2019-05-14T10:28:00Z">
              <m:rPr>
                <m:sty m:val="p"/>
              </m:rPr>
              <w:rPr>
                <w:rFonts w:ascii="Cambria Math" w:hAnsi="Cambria Math" w:cs="Calibri"/>
                <w:szCs w:val="24"/>
              </w:rPr>
              <w:br/>
            </w:ins>
          </m:r>
        </m:oMath>
        <m:oMath>
          <m:sSub>
            <m:sSubPr>
              <m:ctrlPr>
                <w:ins w:id="617" w:author="Robbie Parks" w:date="2019-05-14T10:28:00Z">
                  <w:rPr>
                    <w:rFonts w:ascii="Cambria Math" w:hAnsi="Cambria Math" w:cs="Calibri"/>
                    <w:i/>
                    <w:szCs w:val="24"/>
                  </w:rPr>
                </w:ins>
              </m:ctrlPr>
            </m:sSubPr>
            <m:e>
              <m:r>
                <w:ins w:id="618" w:author="Robbie Parks" w:date="2019-05-14T10:28:00Z">
                  <w:rPr>
                    <w:rFonts w:ascii="Cambria Math" w:hAnsi="Cambria Math" w:cs="Calibri"/>
                    <w:szCs w:val="24"/>
                  </w:rPr>
                  <m:t>α</m:t>
                </w:ins>
              </m:r>
            </m:e>
            <m:sub>
              <m:r>
                <w:ins w:id="619" w:author="Robbie Parks" w:date="2019-05-14T10:28:00Z">
                  <w:rPr>
                    <w:rFonts w:ascii="Cambria Math" w:hAnsi="Cambria Math" w:cs="Calibri"/>
                    <w:szCs w:val="24"/>
                  </w:rPr>
                  <m:t>state</m:t>
                </w:ins>
              </m:r>
            </m:sub>
          </m:sSub>
          <m:r>
            <w:ins w:id="620" w:author="Robbie Parks" w:date="2019-05-14T10:28:00Z">
              <w:rPr>
                <w:rFonts w:ascii="Cambria Math" w:hAnsi="Cambria Math" w:cs="Calibri"/>
                <w:szCs w:val="24"/>
                <w:vertAlign w:val="subscript"/>
              </w:rPr>
              <m:t xml:space="preserve"> </m:t>
            </w:ins>
          </m:r>
          <m:r>
            <w:ins w:id="621" w:author="Robbie Parks" w:date="2019-05-14T10:28:00Z">
              <w:rPr>
                <w:rFonts w:ascii="Cambria Math" w:hAnsi="Cambria Math" w:cs="Calibri"/>
                <w:szCs w:val="24"/>
              </w:rPr>
              <m:t xml:space="preserve">+ </m:t>
            </w:ins>
          </m:r>
          <m:sSub>
            <m:sSubPr>
              <m:ctrlPr>
                <w:ins w:id="622" w:author="Robbie Parks" w:date="2019-05-14T10:28:00Z">
                  <w:rPr>
                    <w:rFonts w:ascii="Cambria Math" w:hAnsi="Cambria Math" w:cs="Calibri"/>
                    <w:i/>
                    <w:szCs w:val="24"/>
                  </w:rPr>
                </w:ins>
              </m:ctrlPr>
            </m:sSubPr>
            <m:e>
              <m:r>
                <w:ins w:id="623" w:author="Robbie Parks" w:date="2019-05-14T10:28:00Z">
                  <w:rPr>
                    <w:rFonts w:ascii="Cambria Math" w:hAnsi="Cambria Math" w:cs="Calibri"/>
                    <w:szCs w:val="24"/>
                  </w:rPr>
                  <m:t>β</m:t>
                </w:ins>
              </m:r>
            </m:e>
            <m:sub>
              <m:r>
                <w:ins w:id="624" w:author="Robbie Parks" w:date="2019-05-14T10:28:00Z">
                  <w:rPr>
                    <w:rFonts w:ascii="Cambria Math" w:hAnsi="Cambria Math" w:cs="Calibri"/>
                    <w:szCs w:val="24"/>
                  </w:rPr>
                  <m:t>state</m:t>
                </w:ins>
              </m:r>
            </m:sub>
          </m:sSub>
          <m:r>
            <w:ins w:id="625" w:author="Robbie Parks" w:date="2019-05-14T10:28:00Z">
              <w:rPr>
                <w:rFonts w:ascii="Cambria Math" w:hAnsi="Cambria Math" w:cs="Calibri"/>
                <w:szCs w:val="24"/>
              </w:rPr>
              <m:t>·time</m:t>
            </w:ins>
          </m:r>
          <m:r>
            <w:ins w:id="626" w:author="Robbie Parks" w:date="2019-05-14T10:28:00Z">
              <m:rPr>
                <m:sty m:val="p"/>
                <m:aln/>
              </m:rPr>
              <w:rPr>
                <w:rFonts w:ascii="Cambria Math" w:hAnsi="Cambria Math" w:cs="Calibri"/>
                <w:szCs w:val="24"/>
              </w:rPr>
              <m:t>+</m:t>
            </w:ins>
          </m:r>
          <m:r>
            <w:ins w:id="627" w:author="Robbie Parks" w:date="2019-05-14T10:28:00Z">
              <m:rPr>
                <m:sty m:val="p"/>
              </m:rPr>
              <w:rPr>
                <w:rFonts w:ascii="Cambria Math" w:hAnsi="Cambria Math" w:cs="Calibri"/>
                <w:szCs w:val="24"/>
              </w:rPr>
              <w:br/>
            </w:ins>
          </m:r>
        </m:oMath>
        <m:oMath>
          <m:sSub>
            <m:sSubPr>
              <m:ctrlPr>
                <w:ins w:id="628" w:author="Robbie Parks" w:date="2019-05-14T10:28:00Z">
                  <w:rPr>
                    <w:rFonts w:ascii="Cambria Math" w:hAnsi="Cambria Math" w:cs="Calibri"/>
                    <w:i/>
                    <w:szCs w:val="24"/>
                  </w:rPr>
                </w:ins>
              </m:ctrlPr>
            </m:sSubPr>
            <m:e>
              <m:r>
                <w:ins w:id="629" w:author="Robbie Parks" w:date="2019-05-14T10:28:00Z">
                  <w:rPr>
                    <w:rFonts w:ascii="Cambria Math" w:hAnsi="Cambria Math" w:cs="Calibri"/>
                    <w:szCs w:val="24"/>
                  </w:rPr>
                  <m:t>α</m:t>
                </w:ins>
              </m:r>
            </m:e>
            <m:sub>
              <m:r>
                <w:ins w:id="630" w:author="Robbie Parks" w:date="2019-05-14T10:28:00Z">
                  <w:rPr>
                    <w:rFonts w:ascii="Cambria Math" w:hAnsi="Cambria Math" w:cs="Calibri"/>
                    <w:szCs w:val="24"/>
                  </w:rPr>
                  <m:t>month</m:t>
                </w:ins>
              </m:r>
            </m:sub>
          </m:sSub>
          <m:r>
            <w:ins w:id="631" w:author="Robbie Parks" w:date="2019-05-14T10:28:00Z">
              <w:rPr>
                <w:rFonts w:ascii="Cambria Math" w:hAnsi="Cambria Math" w:cs="Calibri"/>
                <w:szCs w:val="24"/>
                <w:vertAlign w:val="subscript"/>
              </w:rPr>
              <m:t xml:space="preserve"> </m:t>
            </w:ins>
          </m:r>
          <m:r>
            <w:ins w:id="632" w:author="Robbie Parks" w:date="2019-05-14T10:28:00Z">
              <w:rPr>
                <w:rFonts w:ascii="Cambria Math" w:hAnsi="Cambria Math" w:cs="Calibri"/>
                <w:szCs w:val="24"/>
              </w:rPr>
              <m:t xml:space="preserve">+ </m:t>
            </w:ins>
          </m:r>
          <m:sSub>
            <m:sSubPr>
              <m:ctrlPr>
                <w:ins w:id="633" w:author="Robbie Parks" w:date="2019-05-14T10:28:00Z">
                  <w:rPr>
                    <w:rFonts w:ascii="Cambria Math" w:hAnsi="Cambria Math" w:cs="Calibri"/>
                    <w:i/>
                    <w:szCs w:val="24"/>
                  </w:rPr>
                </w:ins>
              </m:ctrlPr>
            </m:sSubPr>
            <m:e>
              <m:r>
                <w:ins w:id="634" w:author="Robbie Parks" w:date="2019-05-14T10:28:00Z">
                  <w:rPr>
                    <w:rFonts w:ascii="Cambria Math" w:hAnsi="Cambria Math" w:cs="Calibri"/>
                    <w:szCs w:val="24"/>
                  </w:rPr>
                  <m:t>β</m:t>
                </w:ins>
              </m:r>
            </m:e>
            <m:sub>
              <m:r>
                <w:ins w:id="635" w:author="Robbie Parks" w:date="2019-05-14T10:28:00Z">
                  <w:rPr>
                    <w:rFonts w:ascii="Cambria Math" w:hAnsi="Cambria Math" w:cs="Calibri"/>
                    <w:szCs w:val="24"/>
                  </w:rPr>
                  <m:t>month</m:t>
                </w:ins>
              </m:r>
            </m:sub>
          </m:sSub>
          <m:r>
            <w:ins w:id="636" w:author="Robbie Parks" w:date="2019-05-14T10:28:00Z">
              <w:rPr>
                <w:rFonts w:ascii="Cambria Math" w:hAnsi="Cambria Math" w:cs="Calibri"/>
                <w:szCs w:val="24"/>
              </w:rPr>
              <m:t>·time</m:t>
            </w:ins>
          </m:r>
          <m:r>
            <w:ins w:id="637" w:author="Robbie Parks" w:date="2019-05-14T10:28:00Z">
              <m:rPr>
                <m:sty m:val="p"/>
                <m:aln/>
              </m:rPr>
              <w:rPr>
                <w:rFonts w:ascii="Cambria Math" w:hAnsi="Cambria Math" w:cs="Calibri"/>
                <w:szCs w:val="24"/>
              </w:rPr>
              <m:t>+</m:t>
            </w:ins>
          </m:r>
          <m:r>
            <w:ins w:id="638" w:author="Robbie Parks" w:date="2019-05-14T10:28:00Z">
              <m:rPr>
                <m:sty m:val="p"/>
              </m:rPr>
              <w:rPr>
                <w:rFonts w:ascii="Cambria Math" w:hAnsi="Cambria Math" w:cs="Calibri"/>
                <w:szCs w:val="24"/>
              </w:rPr>
              <w:br/>
            </w:ins>
          </m:r>
        </m:oMath>
        <m:oMath>
          <m:sSub>
            <m:sSubPr>
              <m:ctrlPr>
                <w:ins w:id="639" w:author="Robbie Parks" w:date="2019-05-14T10:28:00Z">
                  <w:rPr>
                    <w:rFonts w:ascii="Cambria Math" w:hAnsi="Cambria Math" w:cs="Calibri"/>
                    <w:i/>
                    <w:szCs w:val="24"/>
                  </w:rPr>
                </w:ins>
              </m:ctrlPr>
            </m:sSubPr>
            <m:e>
              <m:r>
                <w:ins w:id="640" w:author="Robbie Parks" w:date="2019-05-14T10:28:00Z">
                  <w:rPr>
                    <w:rFonts w:ascii="Cambria Math" w:hAnsi="Cambria Math" w:cs="Calibri"/>
                    <w:szCs w:val="24"/>
                  </w:rPr>
                  <m:t>α</m:t>
                </w:ins>
              </m:r>
            </m:e>
            <m:sub>
              <m:r>
                <w:ins w:id="641" w:author="Robbie Parks" w:date="2019-05-14T10:28:00Z">
                  <w:rPr>
                    <w:rFonts w:ascii="Cambria Math" w:hAnsi="Cambria Math" w:cs="Calibri"/>
                    <w:szCs w:val="24"/>
                  </w:rPr>
                  <m:t>state-month</m:t>
                </w:ins>
              </m:r>
            </m:sub>
          </m:sSub>
          <m:r>
            <w:ins w:id="642" w:author="Robbie Parks" w:date="2019-05-14T10:28:00Z">
              <w:rPr>
                <w:rFonts w:ascii="Cambria Math" w:hAnsi="Cambria Math" w:cs="Calibri"/>
                <w:szCs w:val="24"/>
                <w:vertAlign w:val="subscript"/>
              </w:rPr>
              <m:t xml:space="preserve"> </m:t>
            </w:ins>
          </m:r>
          <m:r>
            <w:ins w:id="643" w:author="Robbie Parks" w:date="2019-05-14T10:28:00Z">
              <w:rPr>
                <w:rFonts w:ascii="Cambria Math" w:hAnsi="Cambria Math" w:cs="Calibri"/>
                <w:szCs w:val="24"/>
              </w:rPr>
              <m:t xml:space="preserve">+ </m:t>
            </w:ins>
          </m:r>
          <m:sSub>
            <m:sSubPr>
              <m:ctrlPr>
                <w:ins w:id="644" w:author="Robbie Parks" w:date="2019-05-14T10:28:00Z">
                  <w:rPr>
                    <w:rFonts w:ascii="Cambria Math" w:hAnsi="Cambria Math" w:cs="Calibri"/>
                    <w:i/>
                    <w:szCs w:val="24"/>
                  </w:rPr>
                </w:ins>
              </m:ctrlPr>
            </m:sSubPr>
            <m:e>
              <m:r>
                <w:ins w:id="645" w:author="Robbie Parks" w:date="2019-05-14T10:28:00Z">
                  <w:rPr>
                    <w:rFonts w:ascii="Cambria Math" w:hAnsi="Cambria Math" w:cs="Calibri"/>
                    <w:szCs w:val="24"/>
                  </w:rPr>
                  <m:t>β</m:t>
                </w:ins>
              </m:r>
            </m:e>
            <m:sub>
              <m:r>
                <w:ins w:id="646" w:author="Robbie Parks" w:date="2019-05-14T10:28:00Z">
                  <w:rPr>
                    <w:rFonts w:ascii="Cambria Math" w:hAnsi="Cambria Math" w:cs="Calibri"/>
                    <w:szCs w:val="24"/>
                  </w:rPr>
                  <m:t>state-month</m:t>
                </w:ins>
              </m:r>
            </m:sub>
          </m:sSub>
          <m:r>
            <w:ins w:id="647" w:author="Robbie Parks" w:date="2019-05-14T10:28:00Z">
              <w:rPr>
                <w:rFonts w:ascii="Cambria Math" w:hAnsi="Cambria Math" w:cs="Calibri"/>
                <w:szCs w:val="24"/>
              </w:rPr>
              <m:t>·time</m:t>
            </w:ins>
          </m:r>
          <m:r>
            <w:ins w:id="648" w:author="Robbie Parks" w:date="2019-05-14T10:28:00Z">
              <m:rPr>
                <m:sty m:val="p"/>
                <m:aln/>
              </m:rPr>
              <w:rPr>
                <w:rFonts w:ascii="Cambria Math" w:hAnsi="Cambria Math" w:cs="Calibri"/>
                <w:szCs w:val="24"/>
              </w:rPr>
              <m:t>+</m:t>
            </w:ins>
          </m:r>
          <m:r>
            <w:ins w:id="649" w:author="Robbie Parks" w:date="2019-05-14T10:28:00Z">
              <w:rPr>
                <w:rFonts w:ascii="Cambria Math" w:hAnsi="Cambria Math" w:cs="Calibri"/>
                <w:szCs w:val="24"/>
              </w:rPr>
              <m:t xml:space="preserve"> </m:t>
            </w:ins>
          </m:r>
          <m:r>
            <w:ins w:id="650" w:author="Robbie Parks" w:date="2019-05-14T10:28:00Z">
              <m:rPr>
                <m:sty m:val="p"/>
              </m:rPr>
              <w:rPr>
                <w:rFonts w:ascii="Cambria Math" w:hAnsi="Cambria Math" w:cs="Calibri"/>
                <w:szCs w:val="24"/>
              </w:rPr>
              <w:br/>
            </w:ins>
          </m:r>
        </m:oMath>
        <m:oMath>
          <m:sSub>
            <m:sSubPr>
              <m:ctrlPr>
                <w:ins w:id="651" w:author="Robbie Parks" w:date="2019-05-14T10:28:00Z">
                  <w:rPr>
                    <w:rFonts w:ascii="Cambria Math" w:hAnsi="Cambria Math" w:cs="Calibri"/>
                    <w:i/>
                    <w:szCs w:val="24"/>
                  </w:rPr>
                </w:ins>
              </m:ctrlPr>
            </m:sSubPr>
            <m:e>
              <m:r>
                <w:ins w:id="652" w:author="Robbie Parks" w:date="2019-05-14T10:28:00Z">
                  <w:rPr>
                    <w:rFonts w:ascii="Cambria Math" w:hAnsi="Cambria Math" w:cs="Calibri"/>
                    <w:szCs w:val="24"/>
                  </w:rPr>
                  <m:t>ν</m:t>
                </w:ins>
              </m:r>
            </m:e>
            <m:sub>
              <m:r>
                <w:ins w:id="653" w:author="Robbie Parks" w:date="2019-05-14T10:28:00Z">
                  <w:rPr>
                    <w:rFonts w:ascii="Cambria Math" w:hAnsi="Cambria Math" w:cs="Calibri"/>
                    <w:szCs w:val="24"/>
                  </w:rPr>
                  <m:t>time</m:t>
                </w:ins>
              </m:r>
            </m:sub>
          </m:sSub>
          <m:r>
            <w:ins w:id="654" w:author="Robbie Parks" w:date="2019-05-14T10:28:00Z">
              <m:rPr>
                <m:sty m:val="p"/>
              </m:rPr>
              <w:rPr>
                <w:rFonts w:ascii="Cambria Math" w:hAnsi="Cambria Math" w:cs="Calibri"/>
                <w:szCs w:val="24"/>
                <w:vertAlign w:val="subscript"/>
              </w:rPr>
              <m:t xml:space="preserve"> </m:t>
            </w:ins>
          </m:r>
          <m:r>
            <w:ins w:id="655" w:author="Robbie Parks" w:date="2019-05-14T10:28:00Z">
              <m:rPr>
                <m:sty m:val="p"/>
                <m:aln/>
              </m:rPr>
              <w:rPr>
                <w:rFonts w:ascii="Cambria Math" w:hAnsi="Cambria Math" w:cs="Calibri"/>
                <w:szCs w:val="24"/>
              </w:rPr>
              <m:t>+</m:t>
            </w:ins>
          </m:r>
          <m:r>
            <w:ins w:id="656" w:author="Robbie Parks" w:date="2019-05-14T10:28:00Z">
              <m:rPr>
                <m:sty m:val="p"/>
              </m:rPr>
              <w:rPr>
                <w:rFonts w:ascii="Cambria Math" w:hAnsi="Cambria Math" w:cs="Calibri"/>
                <w:szCs w:val="24"/>
              </w:rPr>
              <w:br/>
            </w:ins>
          </m:r>
        </m:oMath>
        <m:oMath>
          <m:sSub>
            <m:sSubPr>
              <m:ctrlPr>
                <w:ins w:id="657" w:author="Robbie Parks" w:date="2019-05-14T10:28:00Z">
                  <w:rPr>
                    <w:rFonts w:ascii="Cambria Math" w:hAnsi="Cambria Math" w:cs="Calibri"/>
                    <w:szCs w:val="24"/>
                  </w:rPr>
                </w:ins>
              </m:ctrlPr>
            </m:sSubPr>
            <m:e>
              <m:r>
                <w:ins w:id="658" w:author="Robbie Parks" w:date="2019-05-14T10:28:00Z">
                  <m:rPr>
                    <m:sty m:val="p"/>
                  </m:rPr>
                  <w:rPr>
                    <w:rFonts w:ascii="Cambria Math" w:hAnsi="Cambria Math" w:cs="Calibri"/>
                    <w:szCs w:val="24"/>
                  </w:rPr>
                  <m:t>γ</m:t>
                </w:ins>
              </m:r>
            </m:e>
            <m:sub>
              <m:r>
                <w:ins w:id="659" w:author="Robbie Parks" w:date="2019-05-14T10:28:00Z">
                  <w:rPr>
                    <w:rFonts w:ascii="Cambria Math" w:hAnsi="Cambria Math" w:cs="Calibri"/>
                    <w:szCs w:val="24"/>
                  </w:rPr>
                  <m:t>month</m:t>
                </w:ins>
              </m:r>
            </m:sub>
          </m:sSub>
          <m:r>
            <w:ins w:id="660" w:author="Robbie Parks" w:date="2019-05-14T10:28:00Z">
              <m:rPr>
                <m:sty m:val="p"/>
              </m:rPr>
              <w:rPr>
                <w:rFonts w:ascii="Cambria Math" w:hAnsi="Cambria Math" w:cs="Calibri"/>
                <w:szCs w:val="24"/>
              </w:rPr>
              <m:t>·</m:t>
            </w:ins>
          </m:r>
          <m:sSub>
            <m:sSubPr>
              <m:ctrlPr>
                <w:ins w:id="661" w:author="Robbie Parks" w:date="2019-05-14T10:28:00Z">
                  <w:rPr>
                    <w:rFonts w:ascii="Cambria Math" w:hAnsi="Cambria Math" w:cs="Calibri"/>
                    <w:i/>
                    <w:szCs w:val="24"/>
                  </w:rPr>
                </w:ins>
              </m:ctrlPr>
            </m:sSubPr>
            <m:e>
              <m:r>
                <w:ins w:id="662" w:author="Robbie Parks" w:date="2019-05-14T10:28:00Z">
                  <w:rPr>
                    <w:rFonts w:ascii="Cambria Math" w:hAnsi="Cambria Math" w:cs="Calibri"/>
                    <w:szCs w:val="24"/>
                  </w:rPr>
                  <m:t>Anomaly</m:t>
                </w:ins>
              </m:r>
            </m:e>
            <m:sub>
              <m:r>
                <w:ins w:id="663" w:author="Robbie Parks" w:date="2019-05-14T10:28:00Z">
                  <w:rPr>
                    <w:rFonts w:ascii="Cambria Math" w:hAnsi="Cambria Math" w:cs="Calibri"/>
                    <w:szCs w:val="24"/>
                    <w:vertAlign w:val="subscript"/>
                  </w:rPr>
                  <m:t>state-time</m:t>
                </w:ins>
              </m:r>
            </m:sub>
          </m:sSub>
          <m:r>
            <w:ins w:id="664" w:author="Robbie Parks" w:date="2019-05-14T10:28:00Z">
              <m:rPr>
                <m:aln/>
              </m:rPr>
              <w:rPr>
                <w:rFonts w:ascii="Cambria Math" w:hAnsi="Cambria Math" w:cs="Calibri"/>
                <w:color w:val="000000" w:themeColor="text1"/>
                <w:szCs w:val="24"/>
              </w:rPr>
              <m:t>+</m:t>
            </w:ins>
          </m:r>
          <m:r>
            <w:ins w:id="665" w:author="Robbie Parks" w:date="2019-05-14T10:28:00Z">
              <m:rPr>
                <m:sty m:val="p"/>
              </m:rPr>
              <w:rPr>
                <w:rFonts w:ascii="Cambria Math" w:hAnsi="Cambria Math" w:cs="Calibri"/>
                <w:color w:val="000000" w:themeColor="text1"/>
                <w:szCs w:val="24"/>
              </w:rPr>
              <w:br/>
            </w:ins>
          </m:r>
        </m:oMath>
        <m:oMath>
          <m:sSub>
            <m:sSubPr>
              <m:ctrlPr>
                <w:ins w:id="666" w:author="Robbie Parks" w:date="2019-05-14T10:28:00Z">
                  <w:rPr>
                    <w:rFonts w:ascii="Cambria Math" w:hAnsi="Cambria Math" w:cs="Calibri"/>
                    <w:szCs w:val="24"/>
                  </w:rPr>
                </w:ins>
              </m:ctrlPr>
            </m:sSubPr>
            <m:e>
              <m:r>
                <w:ins w:id="667" w:author="Robbie Parks" w:date="2019-05-14T10:28:00Z">
                  <m:rPr>
                    <m:sty m:val="p"/>
                  </m:rPr>
                  <w:rPr>
                    <w:rFonts w:ascii="Cambria Math" w:hAnsi="Cambria Math" w:cs="Calibri"/>
                    <w:szCs w:val="24"/>
                  </w:rPr>
                  <m:t>δ</m:t>
                </w:ins>
              </m:r>
            </m:e>
            <m:sub>
              <m:r>
                <w:ins w:id="668" w:author="Robbie Parks" w:date="2019-05-14T10:28:00Z">
                  <w:rPr>
                    <w:rFonts w:ascii="Cambria Math" w:hAnsi="Cambria Math" w:cs="Calibri"/>
                    <w:szCs w:val="24"/>
                  </w:rPr>
                  <m:t>month</m:t>
                </w:ins>
              </m:r>
            </m:sub>
          </m:sSub>
          <m:r>
            <w:ins w:id="669" w:author="Robbie Parks" w:date="2019-05-14T10:28:00Z">
              <m:rPr>
                <m:sty m:val="p"/>
              </m:rPr>
              <w:rPr>
                <w:rFonts w:ascii="Cambria Math" w:hAnsi="Cambria Math" w:cs="Calibri"/>
                <w:szCs w:val="24"/>
              </w:rPr>
              <m:t>·</m:t>
            </w:ins>
          </m:r>
          <m:sSub>
            <m:sSubPr>
              <m:ctrlPr>
                <w:ins w:id="670" w:author="Robbie Parks" w:date="2019-05-14T10:28:00Z">
                  <w:rPr>
                    <w:rFonts w:ascii="Cambria Math" w:hAnsi="Cambria Math" w:cs="Calibri"/>
                    <w:i/>
                    <w:szCs w:val="24"/>
                  </w:rPr>
                </w:ins>
              </m:ctrlPr>
            </m:sSubPr>
            <m:e>
              <m:r>
                <w:ins w:id="671" w:author="Robbie Parks" w:date="2019-05-14T10:28:00Z">
                  <w:rPr>
                    <w:rFonts w:ascii="Cambria Math" w:hAnsi="Cambria Math" w:cs="Calibri"/>
                    <w:szCs w:val="24"/>
                  </w:rPr>
                  <m:t>Norm temperature</m:t>
                </w:ins>
              </m:r>
            </m:e>
            <m:sub>
              <m:r>
                <w:ins w:id="672" w:author="Robbie Parks" w:date="2019-05-14T10:28:00Z">
                  <w:rPr>
                    <w:rFonts w:ascii="Cambria Math" w:hAnsi="Cambria Math" w:cs="Calibri"/>
                    <w:szCs w:val="24"/>
                    <w:vertAlign w:val="subscript"/>
                  </w:rPr>
                  <m:t>state-month</m:t>
                </w:ins>
              </m:r>
            </m:sub>
          </m:sSub>
          <m:r>
            <w:ins w:id="673" w:author="Robbie Parks" w:date="2019-05-14T10:28:00Z">
              <m:rPr>
                <m:aln/>
              </m:rPr>
              <w:rPr>
                <w:rFonts w:ascii="Cambria Math" w:hAnsi="Cambria Math" w:cs="Calibri"/>
                <w:color w:val="000000" w:themeColor="text1"/>
                <w:szCs w:val="24"/>
              </w:rPr>
              <m:t>+</m:t>
            </w:ins>
          </m:r>
          <m:r>
            <w:ins w:id="674" w:author="Robbie Parks" w:date="2019-05-14T10:28:00Z">
              <m:rPr>
                <m:sty m:val="p"/>
              </m:rPr>
              <w:rPr>
                <w:rFonts w:ascii="Cambria Math" w:hAnsi="Cambria Math" w:cs="Calibri"/>
                <w:szCs w:val="24"/>
              </w:rPr>
              <w:br/>
            </w:ins>
          </m:r>
        </m:oMath>
        <m:oMath>
          <m:sSub>
            <m:sSubPr>
              <m:ctrlPr>
                <w:ins w:id="675" w:author="Robbie Parks" w:date="2019-05-14T10:28:00Z">
                  <w:rPr>
                    <w:rFonts w:ascii="Cambria Math" w:hAnsi="Cambria Math" w:cs="Calibri"/>
                    <w:i/>
                    <w:szCs w:val="24"/>
                  </w:rPr>
                </w:ins>
              </m:ctrlPr>
            </m:sSubPr>
            <m:e>
              <m:r>
                <w:ins w:id="676" w:author="Robbie Parks" w:date="2019-05-14T10:28:00Z">
                  <w:rPr>
                    <w:rFonts w:ascii="Cambria Math" w:hAnsi="Cambria Math" w:cs="Calibri"/>
                    <w:szCs w:val="24"/>
                  </w:rPr>
                  <m:t>ɛ</m:t>
                </w:ins>
              </m:r>
            </m:e>
            <m:sub>
              <m:r>
                <w:ins w:id="677" w:author="Robbie Parks" w:date="2019-05-14T10:28:00Z">
                  <w:rPr>
                    <w:rFonts w:ascii="Cambria Math" w:hAnsi="Cambria Math" w:cs="Calibri"/>
                    <w:szCs w:val="24"/>
                    <w:vertAlign w:val="subscript"/>
                  </w:rPr>
                  <m:t>state-time</m:t>
                </w:ins>
              </m:r>
            </m:sub>
          </m:sSub>
          <m:r>
            <w:ins w:id="678" w:author="Robbie Parks" w:date="2019-05-14T10:28:00Z">
              <m:rPr>
                <m:aln/>
              </m:rPr>
              <w:rPr>
                <w:rFonts w:ascii="Cambria Math" w:hAnsi="Cambria Math" w:cs="Calibri"/>
                <w:color w:val="FFFFFF" w:themeColor="background1"/>
                <w:szCs w:val="24"/>
              </w:rPr>
              <m:t>+</m:t>
            </w:ins>
          </m:r>
        </m:oMath>
      </m:oMathPara>
    </w:p>
    <w:p w14:paraId="0809A97E" w14:textId="0AFFCAE6" w:rsidR="00CF7DDC" w:rsidRPr="00F53E65" w:rsidRDefault="00CF7DDC" w:rsidP="00CF7DDC">
      <w:pPr>
        <w:keepNext/>
        <w:keepLines/>
        <w:spacing w:line="240" w:lineRule="auto"/>
        <w:jc w:val="center"/>
        <w:rPr>
          <w:ins w:id="679" w:author="Robbie Parks" w:date="2019-05-14T10:28:00Z"/>
          <w:rFonts w:asciiTheme="minorHAnsi" w:hAnsiTheme="minorHAnsi"/>
        </w:rPr>
      </w:pPr>
      <w:bookmarkStart w:id="680" w:name="_Ref8722304"/>
      <w:ins w:id="681" w:author="Robbie Parks" w:date="2019-05-14T10:28:00Z">
        <w:r w:rsidRPr="00552EF8">
          <w:rPr>
            <w:b/>
          </w:rPr>
          <w:t xml:space="preserve">Equation </w:t>
        </w:r>
        <w:r w:rsidRPr="00552EF8">
          <w:rPr>
            <w:b/>
          </w:rPr>
          <w:fldChar w:fldCharType="begin"/>
        </w:r>
        <w:r w:rsidRPr="00552EF8">
          <w:rPr>
            <w:b/>
          </w:rPr>
          <w:instrText xml:space="preserve"> SEQ Equation \* ARABIC </w:instrText>
        </w:r>
        <w:r w:rsidRPr="00552EF8">
          <w:rPr>
            <w:b/>
          </w:rPr>
          <w:fldChar w:fldCharType="separate"/>
        </w:r>
        <w:r w:rsidR="00EA0BC2">
          <w:rPr>
            <w:b/>
            <w:noProof/>
          </w:rPr>
          <w:t>5</w:t>
        </w:r>
        <w:r w:rsidRPr="00552EF8">
          <w:rPr>
            <w:b/>
          </w:rPr>
          <w:fldChar w:fldCharType="end"/>
        </w:r>
        <w:bookmarkEnd w:id="680"/>
        <w:r>
          <w:t xml:space="preserve">. </w:t>
        </w:r>
        <w:r w:rsidRPr="006C645D">
          <w:t xml:space="preserve">Alternative </w:t>
        </w:r>
        <w:r>
          <w:t xml:space="preserve">temperature </w:t>
        </w:r>
        <w:r w:rsidRPr="006C645D">
          <w:t>model with</w:t>
        </w:r>
        <w:r>
          <w:t xml:space="preserve"> long-term norm temperature</w:t>
        </w:r>
        <w:r w:rsidRPr="006C645D">
          <w:t xml:space="preserve"> term.</w:t>
        </w:r>
      </w:ins>
    </w:p>
    <w:p w14:paraId="76DD05D5" w14:textId="27300801" w:rsidR="005D0CFD" w:rsidRPr="00A75CB6" w:rsidDel="00A75CB6" w:rsidRDefault="00E57547">
      <w:pPr>
        <w:keepNext/>
        <w:keepLines/>
        <w:spacing w:line="240" w:lineRule="auto"/>
        <w:rPr>
          <w:del w:id="682" w:author="Robbie Parks" w:date="2019-05-13T16:22:00Z"/>
          <w:rFonts w:cs="Calibri"/>
          <w:color w:val="FFFFFF" w:themeColor="background1"/>
          <w:szCs w:val="24"/>
          <w:rPrChange w:id="683" w:author="Robbie Parks" w:date="2019-05-13T16:22:00Z">
            <w:rPr>
              <w:del w:id="684" w:author="Robbie Parks" w:date="2019-05-13T16:22:00Z"/>
              <w:rFonts w:ascii="Cambria Math" w:hAnsi="Cambria Math" w:cs="Calibri"/>
              <w:i/>
              <w:color w:val="FFFFFF" w:themeColor="background1"/>
              <w:szCs w:val="24"/>
            </w:rPr>
          </w:rPrChange>
        </w:rPr>
      </w:pPr>
      <m:oMathPara>
        <m:oMath>
          <m:func>
            <m:funcPr>
              <m:ctrlPr>
                <w:del w:id="685" w:author="Robbie Parks" w:date="2019-05-14T10:28:00Z">
                  <w:rPr>
                    <w:rFonts w:ascii="Cambria Math" w:hAnsi="Cambria Math" w:cs="Calibri"/>
                    <w:i/>
                    <w:szCs w:val="24"/>
                  </w:rPr>
                </w:del>
              </m:ctrlPr>
            </m:funcPr>
            <m:fName>
              <m:r>
                <w:del w:id="686" w:author="Robbie Parks" w:date="2019-05-14T10:28:00Z">
                  <m:rPr>
                    <m:sty m:val="p"/>
                  </m:rPr>
                  <w:rPr>
                    <w:rFonts w:ascii="Cambria Math" w:hAnsi="Cambria Math" w:cs="Calibri"/>
                    <w:szCs w:val="24"/>
                  </w:rPr>
                  <m:t>log</m:t>
                </w:del>
              </m:r>
            </m:fName>
            <m:e>
              <m:d>
                <m:dPr>
                  <m:ctrlPr>
                    <w:del w:id="687" w:author="Robbie Parks" w:date="2019-05-14T10:28:00Z">
                      <w:rPr>
                        <w:rFonts w:ascii="Cambria Math" w:hAnsi="Cambria Math" w:cs="Calibri"/>
                        <w:i/>
                        <w:szCs w:val="24"/>
                      </w:rPr>
                    </w:del>
                  </m:ctrlPr>
                </m:dPr>
                <m:e>
                  <m:sSub>
                    <m:sSubPr>
                      <m:ctrlPr>
                        <w:del w:id="688" w:author="Robbie Parks" w:date="2019-05-14T10:28:00Z">
                          <w:rPr>
                            <w:rFonts w:ascii="Cambria Math" w:hAnsi="Cambria Math" w:cs="Calibri"/>
                            <w:i/>
                            <w:szCs w:val="24"/>
                          </w:rPr>
                        </w:del>
                      </m:ctrlPr>
                    </m:sSubPr>
                    <m:e>
                      <m:r>
                        <w:del w:id="689" w:author="Robbie Parks" w:date="2019-05-14T10:28:00Z">
                          <w:rPr>
                            <w:rFonts w:ascii="Cambria Math" w:hAnsi="Cambria Math" w:cs="Calibri"/>
                            <w:szCs w:val="24"/>
                          </w:rPr>
                          <m:t>death rate</m:t>
                        </w:del>
                      </m:r>
                    </m:e>
                    <m:sub>
                      <m:r>
                        <w:del w:id="690" w:author="Robbie Parks" w:date="2019-05-14T10:28:00Z">
                          <w:rPr>
                            <w:rFonts w:ascii="Cambria Math" w:hAnsi="Cambria Math" w:cs="Calibri"/>
                            <w:szCs w:val="24"/>
                          </w:rPr>
                          <m:t>state-time</m:t>
                        </w:del>
                      </m:r>
                    </m:sub>
                  </m:sSub>
                </m:e>
              </m:d>
            </m:e>
          </m:func>
          <m:r>
            <w:del w:id="691" w:author="Robbie Parks" w:date="2019-05-14T10:28:00Z">
              <m:rPr>
                <m:aln/>
              </m:rPr>
              <w:rPr>
                <w:rFonts w:ascii="Cambria Math" w:hAnsi="Cambria Math" w:cs="Calibri"/>
                <w:szCs w:val="24"/>
              </w:rPr>
              <m:t xml:space="preserve">= </m:t>
            </w:del>
          </m:r>
          <m:r>
            <w:del w:id="692" w:author="Robbie Parks" w:date="2019-05-14T10:28:00Z">
              <m:rPr>
                <m:sty m:val="p"/>
              </m:rPr>
              <w:rPr>
                <w:rFonts w:ascii="Cambria Math" w:hAnsi="Cambria Math" w:cs="Calibri"/>
                <w:szCs w:val="24"/>
              </w:rPr>
              <w:br/>
            </w:del>
          </m:r>
        </m:oMath>
        <m:oMath>
          <m:sSub>
            <m:sSubPr>
              <m:ctrlPr>
                <w:del w:id="693" w:author="Robbie Parks" w:date="2019-05-14T10:28:00Z">
                  <w:rPr>
                    <w:rFonts w:ascii="Cambria Math" w:hAnsi="Cambria Math" w:cs="Calibri"/>
                    <w:i/>
                    <w:szCs w:val="24"/>
                  </w:rPr>
                </w:del>
              </m:ctrlPr>
            </m:sSubPr>
            <m:e>
              <m:r>
                <w:del w:id="694" w:author="Robbie Parks" w:date="2019-05-14T10:28:00Z">
                  <w:rPr>
                    <w:rFonts w:ascii="Cambria Math" w:hAnsi="Cambria Math" w:cs="Calibri"/>
                    <w:szCs w:val="24"/>
                  </w:rPr>
                  <m:t>α</m:t>
                </w:del>
              </m:r>
            </m:e>
            <m:sub>
              <m:r>
                <w:del w:id="695" w:author="Robbie Parks" w:date="2019-05-14T10:28:00Z">
                  <w:rPr>
                    <w:rFonts w:ascii="Cambria Math" w:hAnsi="Cambria Math" w:cs="Calibri"/>
                    <w:szCs w:val="24"/>
                  </w:rPr>
                  <m:t>0</m:t>
                </w:del>
              </m:r>
            </m:sub>
          </m:sSub>
          <m:r>
            <w:del w:id="696" w:author="Robbie Parks" w:date="2019-05-14T10:28:00Z">
              <w:rPr>
                <w:rFonts w:ascii="Cambria Math" w:hAnsi="Cambria Math" w:cs="Calibri"/>
                <w:szCs w:val="24"/>
                <w:vertAlign w:val="subscript"/>
              </w:rPr>
              <m:t xml:space="preserve"> </m:t>
            </w:del>
          </m:r>
          <m:r>
            <w:del w:id="697" w:author="Robbie Parks" w:date="2019-05-14T10:28:00Z">
              <w:rPr>
                <w:rFonts w:ascii="Cambria Math" w:hAnsi="Cambria Math" w:cs="Calibri"/>
                <w:szCs w:val="24"/>
              </w:rPr>
              <m:t xml:space="preserve">+ </m:t>
            </w:del>
          </m:r>
          <m:sSub>
            <m:sSubPr>
              <m:ctrlPr>
                <w:del w:id="698" w:author="Robbie Parks" w:date="2019-05-14T10:28:00Z">
                  <w:rPr>
                    <w:rFonts w:ascii="Cambria Math" w:hAnsi="Cambria Math" w:cs="Calibri"/>
                    <w:i/>
                    <w:szCs w:val="24"/>
                  </w:rPr>
                </w:del>
              </m:ctrlPr>
            </m:sSubPr>
            <m:e>
              <m:r>
                <w:del w:id="699" w:author="Robbie Parks" w:date="2019-05-14T10:28:00Z">
                  <w:rPr>
                    <w:rFonts w:ascii="Cambria Math" w:hAnsi="Cambria Math" w:cs="Calibri"/>
                    <w:szCs w:val="24"/>
                  </w:rPr>
                  <m:t>β</m:t>
                </w:del>
              </m:r>
            </m:e>
            <m:sub>
              <m:r>
                <w:del w:id="700" w:author="Robbie Parks" w:date="2019-05-14T10:28:00Z">
                  <w:rPr>
                    <w:rFonts w:ascii="Cambria Math" w:hAnsi="Cambria Math" w:cs="Calibri"/>
                    <w:szCs w:val="24"/>
                  </w:rPr>
                  <m:t>0</m:t>
                </w:del>
              </m:r>
            </m:sub>
          </m:sSub>
          <m:r>
            <w:del w:id="701" w:author="Robbie Parks" w:date="2019-05-14T10:28:00Z">
              <w:rPr>
                <w:rFonts w:ascii="Cambria Math" w:hAnsi="Cambria Math" w:cs="Calibri"/>
                <w:szCs w:val="24"/>
              </w:rPr>
              <m:t>·time</m:t>
            </w:del>
          </m:r>
          <m:r>
            <w:del w:id="702" w:author="Robbie Parks" w:date="2019-05-14T10:28:00Z">
              <m:rPr>
                <m:sty m:val="p"/>
                <m:aln/>
              </m:rPr>
              <w:rPr>
                <w:rFonts w:ascii="Cambria Math" w:hAnsi="Cambria Math" w:cs="Calibri"/>
                <w:szCs w:val="24"/>
              </w:rPr>
              <m:t>+</m:t>
            </w:del>
          </m:r>
          <m:r>
            <w:del w:id="703" w:author="Robbie Parks" w:date="2019-05-14T10:28:00Z">
              <m:rPr>
                <m:sty m:val="p"/>
              </m:rPr>
              <w:rPr>
                <w:rFonts w:ascii="Cambria Math" w:hAnsi="Cambria Math" w:cs="Calibri"/>
                <w:szCs w:val="24"/>
              </w:rPr>
              <w:br/>
            </w:del>
          </m:r>
        </m:oMath>
        <m:oMath>
          <m:sSub>
            <m:sSubPr>
              <m:ctrlPr>
                <w:del w:id="704" w:author="Robbie Parks" w:date="2019-05-14T10:28:00Z">
                  <w:rPr>
                    <w:rFonts w:ascii="Cambria Math" w:hAnsi="Cambria Math" w:cs="Calibri"/>
                    <w:i/>
                    <w:szCs w:val="24"/>
                  </w:rPr>
                </w:del>
              </m:ctrlPr>
            </m:sSubPr>
            <m:e>
              <m:r>
                <w:del w:id="705" w:author="Robbie Parks" w:date="2019-05-14T10:28:00Z">
                  <w:rPr>
                    <w:rFonts w:ascii="Cambria Math" w:hAnsi="Cambria Math" w:cs="Calibri"/>
                    <w:szCs w:val="24"/>
                  </w:rPr>
                  <m:t>α</m:t>
                </w:del>
              </m:r>
            </m:e>
            <m:sub>
              <m:r>
                <w:del w:id="706" w:author="Robbie Parks" w:date="2019-05-14T10:28:00Z">
                  <w:rPr>
                    <w:rFonts w:ascii="Cambria Math" w:hAnsi="Cambria Math" w:cs="Calibri"/>
                    <w:szCs w:val="24"/>
                  </w:rPr>
                  <m:t>state</m:t>
                </w:del>
              </m:r>
            </m:sub>
          </m:sSub>
          <m:r>
            <w:del w:id="707" w:author="Robbie Parks" w:date="2019-05-14T10:28:00Z">
              <w:rPr>
                <w:rFonts w:ascii="Cambria Math" w:hAnsi="Cambria Math" w:cs="Calibri"/>
                <w:szCs w:val="24"/>
                <w:vertAlign w:val="subscript"/>
              </w:rPr>
              <m:t xml:space="preserve"> </m:t>
            </w:del>
          </m:r>
          <m:r>
            <w:del w:id="708" w:author="Robbie Parks" w:date="2019-05-14T10:28:00Z">
              <w:rPr>
                <w:rFonts w:ascii="Cambria Math" w:hAnsi="Cambria Math" w:cs="Calibri"/>
                <w:szCs w:val="24"/>
              </w:rPr>
              <m:t xml:space="preserve">+ </m:t>
            </w:del>
          </m:r>
          <m:sSub>
            <m:sSubPr>
              <m:ctrlPr>
                <w:del w:id="709" w:author="Robbie Parks" w:date="2019-05-14T10:28:00Z">
                  <w:rPr>
                    <w:rFonts w:ascii="Cambria Math" w:hAnsi="Cambria Math" w:cs="Calibri"/>
                    <w:i/>
                    <w:szCs w:val="24"/>
                  </w:rPr>
                </w:del>
              </m:ctrlPr>
            </m:sSubPr>
            <m:e>
              <m:r>
                <w:del w:id="710" w:author="Robbie Parks" w:date="2019-05-14T10:28:00Z">
                  <w:rPr>
                    <w:rFonts w:ascii="Cambria Math" w:hAnsi="Cambria Math" w:cs="Calibri"/>
                    <w:szCs w:val="24"/>
                  </w:rPr>
                  <m:t>β</m:t>
                </w:del>
              </m:r>
            </m:e>
            <m:sub>
              <m:r>
                <w:del w:id="711" w:author="Robbie Parks" w:date="2019-05-14T10:28:00Z">
                  <w:rPr>
                    <w:rFonts w:ascii="Cambria Math" w:hAnsi="Cambria Math" w:cs="Calibri"/>
                    <w:szCs w:val="24"/>
                  </w:rPr>
                  <m:t>state</m:t>
                </w:del>
              </m:r>
            </m:sub>
          </m:sSub>
          <m:r>
            <w:del w:id="712" w:author="Robbie Parks" w:date="2019-05-14T10:28:00Z">
              <w:rPr>
                <w:rFonts w:ascii="Cambria Math" w:hAnsi="Cambria Math" w:cs="Calibri"/>
                <w:szCs w:val="24"/>
              </w:rPr>
              <m:t>·time</m:t>
            </w:del>
          </m:r>
          <m:r>
            <w:del w:id="713" w:author="Robbie Parks" w:date="2019-05-14T10:28:00Z">
              <m:rPr>
                <m:sty m:val="p"/>
                <m:aln/>
              </m:rPr>
              <w:rPr>
                <w:rFonts w:ascii="Cambria Math" w:hAnsi="Cambria Math" w:cs="Calibri"/>
                <w:szCs w:val="24"/>
              </w:rPr>
              <m:t>+</m:t>
            </w:del>
          </m:r>
          <m:r>
            <w:del w:id="714" w:author="Robbie Parks" w:date="2019-05-14T10:28:00Z">
              <m:rPr>
                <m:sty m:val="p"/>
              </m:rPr>
              <w:rPr>
                <w:rFonts w:ascii="Cambria Math" w:hAnsi="Cambria Math" w:cs="Calibri"/>
                <w:szCs w:val="24"/>
              </w:rPr>
              <w:br/>
            </w:del>
          </m:r>
        </m:oMath>
        <m:oMath>
          <m:sSub>
            <m:sSubPr>
              <m:ctrlPr>
                <w:del w:id="715" w:author="Robbie Parks" w:date="2019-05-14T10:28:00Z">
                  <w:rPr>
                    <w:rFonts w:ascii="Cambria Math" w:hAnsi="Cambria Math" w:cs="Calibri"/>
                    <w:i/>
                    <w:szCs w:val="24"/>
                  </w:rPr>
                </w:del>
              </m:ctrlPr>
            </m:sSubPr>
            <m:e>
              <m:r>
                <w:del w:id="716" w:author="Robbie Parks" w:date="2019-05-14T10:28:00Z">
                  <w:rPr>
                    <w:rFonts w:ascii="Cambria Math" w:hAnsi="Cambria Math" w:cs="Calibri"/>
                    <w:szCs w:val="24"/>
                  </w:rPr>
                  <m:t>α</m:t>
                </w:del>
              </m:r>
            </m:e>
            <m:sub>
              <m:r>
                <w:del w:id="717" w:author="Robbie Parks" w:date="2019-05-14T10:28:00Z">
                  <w:rPr>
                    <w:rFonts w:ascii="Cambria Math" w:hAnsi="Cambria Math" w:cs="Calibri"/>
                    <w:szCs w:val="24"/>
                  </w:rPr>
                  <m:t>month</m:t>
                </w:del>
              </m:r>
            </m:sub>
          </m:sSub>
          <m:r>
            <w:del w:id="718" w:author="Robbie Parks" w:date="2019-05-14T10:28:00Z">
              <w:rPr>
                <w:rFonts w:ascii="Cambria Math" w:hAnsi="Cambria Math" w:cs="Calibri"/>
                <w:szCs w:val="24"/>
                <w:vertAlign w:val="subscript"/>
              </w:rPr>
              <m:t xml:space="preserve"> </m:t>
            </w:del>
          </m:r>
          <m:r>
            <w:del w:id="719" w:author="Robbie Parks" w:date="2019-05-14T10:28:00Z">
              <w:rPr>
                <w:rFonts w:ascii="Cambria Math" w:hAnsi="Cambria Math" w:cs="Calibri"/>
                <w:szCs w:val="24"/>
              </w:rPr>
              <m:t xml:space="preserve">+ </m:t>
            </w:del>
          </m:r>
          <m:sSub>
            <m:sSubPr>
              <m:ctrlPr>
                <w:del w:id="720" w:author="Robbie Parks" w:date="2019-05-14T10:28:00Z">
                  <w:rPr>
                    <w:rFonts w:ascii="Cambria Math" w:hAnsi="Cambria Math" w:cs="Calibri"/>
                    <w:i/>
                    <w:szCs w:val="24"/>
                  </w:rPr>
                </w:del>
              </m:ctrlPr>
            </m:sSubPr>
            <m:e>
              <m:r>
                <w:del w:id="721" w:author="Robbie Parks" w:date="2019-05-14T10:28:00Z">
                  <w:rPr>
                    <w:rFonts w:ascii="Cambria Math" w:hAnsi="Cambria Math" w:cs="Calibri"/>
                    <w:szCs w:val="24"/>
                  </w:rPr>
                  <m:t>β</m:t>
                </w:del>
              </m:r>
            </m:e>
            <m:sub>
              <m:r>
                <w:del w:id="722" w:author="Robbie Parks" w:date="2019-05-14T10:28:00Z">
                  <w:rPr>
                    <w:rFonts w:ascii="Cambria Math" w:hAnsi="Cambria Math" w:cs="Calibri"/>
                    <w:szCs w:val="24"/>
                  </w:rPr>
                  <m:t>month</m:t>
                </w:del>
              </m:r>
            </m:sub>
          </m:sSub>
          <m:r>
            <w:del w:id="723" w:author="Robbie Parks" w:date="2019-05-14T10:28:00Z">
              <w:rPr>
                <w:rFonts w:ascii="Cambria Math" w:hAnsi="Cambria Math" w:cs="Calibri"/>
                <w:szCs w:val="24"/>
              </w:rPr>
              <m:t>·time</m:t>
            </w:del>
          </m:r>
          <m:r>
            <w:del w:id="724" w:author="Robbie Parks" w:date="2019-05-14T10:28:00Z">
              <m:rPr>
                <m:sty m:val="p"/>
                <m:aln/>
              </m:rPr>
              <w:rPr>
                <w:rFonts w:ascii="Cambria Math" w:hAnsi="Cambria Math" w:cs="Calibri"/>
                <w:szCs w:val="24"/>
              </w:rPr>
              <m:t>+</m:t>
            </w:del>
          </m:r>
          <m:r>
            <w:del w:id="725" w:author="Robbie Parks" w:date="2019-05-14T10:28:00Z">
              <m:rPr>
                <m:sty m:val="p"/>
              </m:rPr>
              <w:rPr>
                <w:rFonts w:ascii="Cambria Math" w:hAnsi="Cambria Math" w:cs="Calibri"/>
                <w:szCs w:val="24"/>
              </w:rPr>
              <w:br/>
            </w:del>
          </m:r>
        </m:oMath>
        <m:oMath>
          <m:sSub>
            <m:sSubPr>
              <m:ctrlPr>
                <w:del w:id="726" w:author="Robbie Parks" w:date="2019-05-14T10:28:00Z">
                  <w:rPr>
                    <w:rFonts w:ascii="Cambria Math" w:hAnsi="Cambria Math" w:cs="Calibri"/>
                    <w:i/>
                    <w:szCs w:val="24"/>
                  </w:rPr>
                </w:del>
              </m:ctrlPr>
            </m:sSubPr>
            <m:e>
              <m:r>
                <w:del w:id="727" w:author="Robbie Parks" w:date="2019-05-14T10:28:00Z">
                  <w:rPr>
                    <w:rFonts w:ascii="Cambria Math" w:hAnsi="Cambria Math" w:cs="Calibri"/>
                    <w:szCs w:val="24"/>
                  </w:rPr>
                  <m:t>α</m:t>
                </w:del>
              </m:r>
            </m:e>
            <m:sub>
              <m:r>
                <w:del w:id="728" w:author="Robbie Parks" w:date="2019-05-14T10:28:00Z">
                  <w:rPr>
                    <w:rFonts w:ascii="Cambria Math" w:hAnsi="Cambria Math" w:cs="Calibri"/>
                    <w:szCs w:val="24"/>
                  </w:rPr>
                  <m:t>state-month</m:t>
                </w:del>
              </m:r>
            </m:sub>
          </m:sSub>
          <m:r>
            <w:del w:id="729" w:author="Robbie Parks" w:date="2019-05-14T10:28:00Z">
              <w:rPr>
                <w:rFonts w:ascii="Cambria Math" w:hAnsi="Cambria Math" w:cs="Calibri"/>
                <w:szCs w:val="24"/>
                <w:vertAlign w:val="subscript"/>
              </w:rPr>
              <m:t xml:space="preserve"> </m:t>
            </w:del>
          </m:r>
          <m:r>
            <w:del w:id="730" w:author="Robbie Parks" w:date="2019-05-14T10:28:00Z">
              <w:rPr>
                <w:rFonts w:ascii="Cambria Math" w:hAnsi="Cambria Math" w:cs="Calibri"/>
                <w:szCs w:val="24"/>
              </w:rPr>
              <m:t xml:space="preserve">+ </m:t>
            </w:del>
          </m:r>
          <m:sSub>
            <m:sSubPr>
              <m:ctrlPr>
                <w:del w:id="731" w:author="Robbie Parks" w:date="2019-05-14T10:28:00Z">
                  <w:rPr>
                    <w:rFonts w:ascii="Cambria Math" w:hAnsi="Cambria Math" w:cs="Calibri"/>
                    <w:i/>
                    <w:szCs w:val="24"/>
                  </w:rPr>
                </w:del>
              </m:ctrlPr>
            </m:sSubPr>
            <m:e>
              <m:r>
                <w:del w:id="732" w:author="Robbie Parks" w:date="2019-05-14T10:28:00Z">
                  <w:rPr>
                    <w:rFonts w:ascii="Cambria Math" w:hAnsi="Cambria Math" w:cs="Calibri"/>
                    <w:szCs w:val="24"/>
                  </w:rPr>
                  <m:t>β</m:t>
                </w:del>
              </m:r>
            </m:e>
            <m:sub>
              <m:r>
                <w:del w:id="733" w:author="Robbie Parks" w:date="2019-05-14T10:28:00Z">
                  <w:rPr>
                    <w:rFonts w:ascii="Cambria Math" w:hAnsi="Cambria Math" w:cs="Calibri"/>
                    <w:szCs w:val="24"/>
                  </w:rPr>
                  <m:t>state-month</m:t>
                </w:del>
              </m:r>
            </m:sub>
          </m:sSub>
          <m:r>
            <w:del w:id="734" w:author="Robbie Parks" w:date="2019-05-14T10:28:00Z">
              <w:rPr>
                <w:rFonts w:ascii="Cambria Math" w:hAnsi="Cambria Math" w:cs="Calibri"/>
                <w:szCs w:val="24"/>
              </w:rPr>
              <m:t>·time</m:t>
            </w:del>
          </m:r>
          <m:r>
            <w:del w:id="735" w:author="Robbie Parks" w:date="2019-05-14T10:28:00Z">
              <m:rPr>
                <m:sty m:val="p"/>
                <m:aln/>
              </m:rPr>
              <w:rPr>
                <w:rFonts w:ascii="Cambria Math" w:hAnsi="Cambria Math" w:cs="Calibri"/>
                <w:szCs w:val="24"/>
              </w:rPr>
              <m:t>+</m:t>
            </w:del>
          </m:r>
          <m:r>
            <w:del w:id="736" w:author="Robbie Parks" w:date="2019-05-14T10:28:00Z">
              <w:rPr>
                <w:rFonts w:ascii="Cambria Math" w:hAnsi="Cambria Math" w:cs="Calibri"/>
                <w:szCs w:val="24"/>
              </w:rPr>
              <m:t xml:space="preserve"> </m:t>
            </w:del>
          </m:r>
          <m:r>
            <w:del w:id="737" w:author="Robbie Parks" w:date="2019-05-14T10:28:00Z">
              <m:rPr>
                <m:sty m:val="p"/>
              </m:rPr>
              <w:rPr>
                <w:rFonts w:ascii="Cambria Math" w:hAnsi="Cambria Math" w:cs="Calibri"/>
                <w:szCs w:val="24"/>
              </w:rPr>
              <w:br/>
            </w:del>
          </m:r>
        </m:oMath>
        <m:oMath>
          <m:sSub>
            <m:sSubPr>
              <m:ctrlPr>
                <w:del w:id="738" w:author="Robbie Parks" w:date="2019-05-14T10:28:00Z">
                  <w:rPr>
                    <w:rFonts w:ascii="Cambria Math" w:hAnsi="Cambria Math" w:cs="Calibri"/>
                    <w:i/>
                    <w:szCs w:val="24"/>
                  </w:rPr>
                </w:del>
              </m:ctrlPr>
            </m:sSubPr>
            <m:e>
              <m:r>
                <w:del w:id="739" w:author="Robbie Parks" w:date="2019-05-14T10:28:00Z">
                  <w:rPr>
                    <w:rFonts w:ascii="Cambria Math" w:hAnsi="Cambria Math" w:cs="Calibri"/>
                    <w:szCs w:val="24"/>
                  </w:rPr>
                  <m:t>ν</m:t>
                </w:del>
              </m:r>
            </m:e>
            <m:sub>
              <m:r>
                <w:del w:id="740" w:author="Robbie Parks" w:date="2019-05-14T10:28:00Z">
                  <w:rPr>
                    <w:rFonts w:ascii="Cambria Math" w:hAnsi="Cambria Math" w:cs="Calibri"/>
                    <w:szCs w:val="24"/>
                  </w:rPr>
                  <m:t>time</m:t>
                </w:del>
              </m:r>
            </m:sub>
          </m:sSub>
          <m:r>
            <w:del w:id="741" w:author="Robbie Parks" w:date="2019-05-14T10:28:00Z">
              <m:rPr>
                <m:sty m:val="p"/>
              </m:rPr>
              <w:rPr>
                <w:rFonts w:ascii="Cambria Math" w:hAnsi="Cambria Math" w:cs="Calibri"/>
                <w:szCs w:val="24"/>
                <w:vertAlign w:val="subscript"/>
              </w:rPr>
              <m:t xml:space="preserve"> </m:t>
            </w:del>
          </m:r>
          <m:r>
            <w:del w:id="742" w:author="Robbie Parks" w:date="2019-05-14T10:28:00Z">
              <m:rPr>
                <m:sty m:val="p"/>
                <m:aln/>
              </m:rPr>
              <w:rPr>
                <w:rFonts w:ascii="Cambria Math" w:hAnsi="Cambria Math" w:cs="Calibri"/>
                <w:szCs w:val="24"/>
              </w:rPr>
              <m:t>+</m:t>
            </w:del>
          </m:r>
          <m:r>
            <w:del w:id="743" w:author="Robbie Parks" w:date="2019-05-14T10:28:00Z">
              <m:rPr>
                <m:sty m:val="p"/>
              </m:rPr>
              <w:rPr>
                <w:rFonts w:ascii="Cambria Math" w:hAnsi="Cambria Math" w:cs="Calibri"/>
                <w:szCs w:val="24"/>
              </w:rPr>
              <w:br/>
            </w:del>
          </m:r>
        </m:oMath>
        <m:oMath>
          <m:sSub>
            <m:sSubPr>
              <m:ctrlPr>
                <w:del w:id="744" w:author="Robbie Parks" w:date="2019-05-14T10:28:00Z">
                  <w:rPr>
                    <w:rFonts w:ascii="Cambria Math" w:hAnsi="Cambria Math" w:cs="Calibri"/>
                    <w:szCs w:val="24"/>
                  </w:rPr>
                </w:del>
              </m:ctrlPr>
            </m:sSubPr>
            <m:e>
              <m:r>
                <w:del w:id="745" w:author="Robbie Parks" w:date="2019-05-14T10:28:00Z">
                  <m:rPr>
                    <m:sty m:val="p"/>
                  </m:rPr>
                  <w:rPr>
                    <w:rFonts w:ascii="Cambria Math" w:hAnsi="Cambria Math" w:cs="Calibri"/>
                    <w:szCs w:val="24"/>
                  </w:rPr>
                  <m:t>γ</m:t>
                </w:del>
              </m:r>
            </m:e>
            <m:sub>
              <m:r>
                <w:del w:id="746" w:author="Robbie Parks" w:date="2019-05-14T10:28:00Z">
                  <w:rPr>
                    <w:rFonts w:ascii="Cambria Math" w:hAnsi="Cambria Math" w:cs="Calibri"/>
                    <w:szCs w:val="24"/>
                  </w:rPr>
                  <m:t>month</m:t>
                </w:del>
              </m:r>
            </m:sub>
          </m:sSub>
          <m:r>
            <w:del w:id="747" w:author="Robbie Parks" w:date="2019-05-14T10:28:00Z">
              <m:rPr>
                <m:sty m:val="p"/>
              </m:rPr>
              <w:rPr>
                <w:rFonts w:ascii="Cambria Math" w:hAnsi="Cambria Math" w:cs="Calibri"/>
                <w:szCs w:val="24"/>
              </w:rPr>
              <m:t>·</m:t>
            </w:del>
          </m:r>
          <m:sSub>
            <m:sSubPr>
              <m:ctrlPr>
                <w:del w:id="748" w:author="Robbie Parks" w:date="2019-05-14T10:28:00Z">
                  <w:rPr>
                    <w:rFonts w:ascii="Cambria Math" w:hAnsi="Cambria Math" w:cs="Calibri"/>
                    <w:i/>
                    <w:szCs w:val="24"/>
                  </w:rPr>
                </w:del>
              </m:ctrlPr>
            </m:sSubPr>
            <m:e>
              <m:r>
                <w:del w:id="749" w:author="Robbie Parks" w:date="2019-05-14T10:28:00Z">
                  <w:rPr>
                    <w:rFonts w:ascii="Cambria Math" w:hAnsi="Cambria Math" w:cs="Calibri"/>
                    <w:szCs w:val="24"/>
                  </w:rPr>
                  <m:t>Anomaly</m:t>
                </w:del>
              </m:r>
            </m:e>
            <m:sub>
              <m:r>
                <w:del w:id="750" w:author="Robbie Parks" w:date="2019-05-14T10:28:00Z">
                  <w:rPr>
                    <w:rFonts w:ascii="Cambria Math" w:hAnsi="Cambria Math" w:cs="Calibri"/>
                    <w:szCs w:val="24"/>
                    <w:vertAlign w:val="subscript"/>
                  </w:rPr>
                  <m:t>state-time</m:t>
                </w:del>
              </m:r>
            </m:sub>
          </m:sSub>
          <m:r>
            <w:del w:id="751" w:author="Robbie Parks" w:date="2019-05-14T10:28:00Z">
              <m:rPr>
                <m:aln/>
              </m:rPr>
              <w:rPr>
                <w:rFonts w:ascii="Cambria Math" w:hAnsi="Cambria Math" w:cs="Calibri"/>
                <w:color w:val="000000" w:themeColor="text1"/>
                <w:szCs w:val="24"/>
              </w:rPr>
              <m:t>+</m:t>
            </w:del>
          </m:r>
          <m:r>
            <w:del w:id="752" w:author="Robbie Parks" w:date="2019-05-14T10:28:00Z">
              <m:rPr>
                <m:sty m:val="p"/>
              </m:rPr>
              <w:rPr>
                <w:rFonts w:ascii="Cambria Math" w:hAnsi="Cambria Math" w:cs="Calibri"/>
                <w:color w:val="000000" w:themeColor="text1"/>
                <w:szCs w:val="24"/>
              </w:rPr>
              <w:br/>
            </w:del>
          </m:r>
        </m:oMath>
        <m:oMath>
          <m:sSub>
            <m:sSubPr>
              <m:ctrlPr>
                <w:del w:id="753" w:author="Robbie Parks" w:date="2019-05-14T10:28:00Z">
                  <w:rPr>
                    <w:rFonts w:ascii="Cambria Math" w:hAnsi="Cambria Math" w:cs="Calibri"/>
                    <w:szCs w:val="24"/>
                  </w:rPr>
                </w:del>
              </m:ctrlPr>
            </m:sSubPr>
            <m:e>
              <m:r>
                <w:del w:id="754" w:author="Robbie Parks" w:date="2019-05-14T10:28:00Z">
                  <m:rPr>
                    <m:sty m:val="p"/>
                  </m:rPr>
                  <w:rPr>
                    <w:rFonts w:ascii="Cambria Math" w:hAnsi="Cambria Math" w:cs="Calibri"/>
                    <w:szCs w:val="24"/>
                  </w:rPr>
                  <m:t>δ</m:t>
                </w:del>
              </m:r>
            </m:e>
            <m:sub>
              <m:r>
                <w:del w:id="755" w:author="Robbie Parks" w:date="2019-05-14T10:28:00Z">
                  <w:rPr>
                    <w:rFonts w:ascii="Cambria Math" w:hAnsi="Cambria Math" w:cs="Calibri"/>
                    <w:szCs w:val="24"/>
                  </w:rPr>
                  <m:t>month</m:t>
                </w:del>
              </m:r>
            </m:sub>
          </m:sSub>
          <m:r>
            <w:del w:id="756" w:author="Robbie Parks" w:date="2019-05-14T10:28:00Z">
              <m:rPr>
                <m:sty m:val="p"/>
              </m:rPr>
              <w:rPr>
                <w:rFonts w:ascii="Cambria Math" w:hAnsi="Cambria Math" w:cs="Calibri"/>
                <w:szCs w:val="24"/>
              </w:rPr>
              <m:t>·</m:t>
            </w:del>
          </m:r>
          <m:sSub>
            <m:sSubPr>
              <m:ctrlPr>
                <w:del w:id="757" w:author="Robbie Parks" w:date="2019-05-14T10:28:00Z">
                  <w:rPr>
                    <w:rFonts w:ascii="Cambria Math" w:hAnsi="Cambria Math" w:cs="Calibri"/>
                    <w:i/>
                    <w:szCs w:val="24"/>
                  </w:rPr>
                </w:del>
              </m:ctrlPr>
            </m:sSubPr>
            <m:e>
              <m:r>
                <w:del w:id="758" w:author="Robbie Parks" w:date="2019-05-13T16:09:00Z">
                  <w:rPr>
                    <w:rFonts w:ascii="Cambria Math" w:hAnsi="Cambria Math" w:cs="Calibri"/>
                    <w:szCs w:val="24"/>
                  </w:rPr>
                  <m:t>Climate n</m:t>
                </w:del>
              </m:r>
              <m:r>
                <w:del w:id="759" w:author="Robbie Parks" w:date="2019-05-14T10:28:00Z">
                  <w:rPr>
                    <w:rFonts w:ascii="Cambria Math" w:hAnsi="Cambria Math" w:cs="Calibri"/>
                    <w:szCs w:val="24"/>
                  </w:rPr>
                  <m:t>orm temperature</m:t>
                </w:del>
              </m:r>
            </m:e>
            <m:sub>
              <m:r>
                <w:del w:id="760" w:author="Robbie Parks" w:date="2019-05-14T10:28:00Z">
                  <w:rPr>
                    <w:rFonts w:ascii="Cambria Math" w:hAnsi="Cambria Math" w:cs="Calibri"/>
                    <w:szCs w:val="24"/>
                    <w:vertAlign w:val="subscript"/>
                  </w:rPr>
                  <m:t>state-month</m:t>
                </w:del>
              </m:r>
            </m:sub>
          </m:sSub>
          <m:r>
            <w:del w:id="761" w:author="Robbie Parks" w:date="2019-05-14T10:28:00Z">
              <m:rPr>
                <m:aln/>
              </m:rPr>
              <w:rPr>
                <w:rFonts w:ascii="Cambria Math" w:hAnsi="Cambria Math" w:cs="Calibri"/>
                <w:color w:val="000000" w:themeColor="text1"/>
                <w:szCs w:val="24"/>
              </w:rPr>
              <m:t>+</m:t>
            </w:del>
          </m:r>
          <m:r>
            <w:del w:id="762" w:author="Robbie Parks" w:date="2019-05-14T10:28:00Z">
              <m:rPr>
                <m:sty m:val="p"/>
              </m:rPr>
              <w:rPr>
                <w:rFonts w:ascii="Cambria Math" w:hAnsi="Cambria Math" w:cs="Calibri"/>
                <w:szCs w:val="24"/>
              </w:rPr>
              <w:br/>
            </w:del>
          </m:r>
        </m:oMath>
        <m:oMath>
          <m:sSub>
            <m:sSubPr>
              <m:ctrlPr>
                <w:del w:id="763" w:author="Robbie Parks" w:date="2019-05-14T10:28:00Z">
                  <w:rPr>
                    <w:rFonts w:ascii="Cambria Math" w:hAnsi="Cambria Math" w:cs="Calibri"/>
                    <w:i/>
                    <w:szCs w:val="24"/>
                  </w:rPr>
                </w:del>
              </m:ctrlPr>
            </m:sSubPr>
            <m:e>
              <m:r>
                <w:del w:id="764" w:author="Robbie Parks" w:date="2019-05-14T10:28:00Z">
                  <w:rPr>
                    <w:rFonts w:ascii="Cambria Math" w:hAnsi="Cambria Math" w:cs="Calibri"/>
                    <w:szCs w:val="24"/>
                  </w:rPr>
                  <m:t>ɛ</m:t>
                </w:del>
              </m:r>
            </m:e>
            <m:sub>
              <m:r>
                <w:del w:id="765" w:author="Robbie Parks" w:date="2019-05-14T10:28:00Z">
                  <w:rPr>
                    <w:rFonts w:ascii="Cambria Math" w:hAnsi="Cambria Math" w:cs="Calibri"/>
                    <w:szCs w:val="24"/>
                    <w:vertAlign w:val="subscript"/>
                  </w:rPr>
                  <m:t>state-time</m:t>
                </w:del>
              </m:r>
            </m:sub>
          </m:sSub>
          <m:r>
            <w:del w:id="766" w:author="Robbie Parks" w:date="2019-05-14T10:28:00Z">
              <m:rPr>
                <m:aln/>
              </m:rPr>
              <w:rPr>
                <w:rFonts w:ascii="Cambria Math" w:hAnsi="Cambria Math" w:cs="Calibri"/>
                <w:color w:val="FFFFFF" w:themeColor="background1"/>
                <w:szCs w:val="24"/>
              </w:rPr>
              <m:t>+</m:t>
            </w:del>
          </m:r>
          <m:r>
            <w:del w:id="767" w:author="Robbie Parks" w:date="2019-05-13T16:22:00Z">
              <m:rPr>
                <m:sty m:val="p"/>
              </m:rPr>
              <w:rPr>
                <w:rFonts w:ascii="Cambria Math" w:hAnsi="Cambria Math" w:cs="Calibri"/>
                <w:szCs w:val="24"/>
              </w:rPr>
              <w:br/>
            </w:del>
          </m:r>
        </m:oMath>
      </m:oMathPara>
    </w:p>
    <w:p w14:paraId="49ECE700" w14:textId="254247B4" w:rsidR="00370374" w:rsidRPr="00BD69DB" w:rsidDel="00CF7DDC" w:rsidRDefault="005D0CFD" w:rsidP="00641B99">
      <w:pPr>
        <w:keepNext/>
        <w:keepLines/>
        <w:spacing w:line="240" w:lineRule="auto"/>
        <w:jc w:val="center"/>
        <w:rPr>
          <w:del w:id="768" w:author="Robbie Parks" w:date="2019-05-14T10:28:00Z"/>
        </w:rPr>
      </w:pPr>
      <w:bookmarkStart w:id="769" w:name="_Ref5730337"/>
      <w:bookmarkStart w:id="770" w:name="_Toc7299695"/>
      <w:del w:id="771" w:author="Robbie Parks" w:date="2019-05-14T10:28:00Z">
        <w:r w:rsidRPr="00552EF8" w:rsidDel="00CF7DDC">
          <w:rPr>
            <w:b/>
          </w:rPr>
          <w:delText xml:space="preserve">Equation </w:delText>
        </w:r>
        <w:r w:rsidRPr="00552EF8" w:rsidDel="00CF7DDC">
          <w:rPr>
            <w:b/>
          </w:rPr>
          <w:fldChar w:fldCharType="begin"/>
        </w:r>
        <w:r w:rsidRPr="00552EF8" w:rsidDel="00CF7DDC">
          <w:rPr>
            <w:b/>
          </w:rPr>
          <w:delInstrText xml:space="preserve"> SEQ Equation \* ARABIC </w:delInstrText>
        </w:r>
        <w:r w:rsidRPr="00552EF8" w:rsidDel="00CF7DDC">
          <w:rPr>
            <w:b/>
          </w:rPr>
          <w:fldChar w:fldCharType="separate"/>
        </w:r>
        <w:r w:rsidR="00D535D4" w:rsidDel="00CF7DDC">
          <w:rPr>
            <w:b/>
            <w:noProof/>
          </w:rPr>
          <w:delText>5</w:delText>
        </w:r>
        <w:r w:rsidRPr="00552EF8" w:rsidDel="00CF7DDC">
          <w:rPr>
            <w:b/>
          </w:rPr>
          <w:fldChar w:fldCharType="end"/>
        </w:r>
        <w:bookmarkEnd w:id="769"/>
        <w:r w:rsidDel="00CF7DDC">
          <w:delText xml:space="preserve">. </w:delText>
        </w:r>
        <w:r w:rsidRPr="006C645D" w:rsidDel="00CF7DDC">
          <w:delText xml:space="preserve">Alternative </w:delText>
        </w:r>
      </w:del>
      <w:del w:id="772" w:author="Robbie Parks" w:date="2019-05-13T15:51:00Z">
        <w:r w:rsidRPr="006C645D" w:rsidDel="00082130">
          <w:delText xml:space="preserve">national </w:delText>
        </w:r>
        <w:r w:rsidR="00680A48" w:rsidDel="00082130">
          <w:delText>temperature</w:delText>
        </w:r>
      </w:del>
      <w:del w:id="773" w:author="Robbie Parks" w:date="2019-05-13T16:00:00Z">
        <w:r w:rsidR="00680A48" w:rsidDel="00F7362C">
          <w:delText xml:space="preserve"> </w:delText>
        </w:r>
      </w:del>
      <w:del w:id="774" w:author="Robbie Parks" w:date="2019-05-14T10:28:00Z">
        <w:r w:rsidRPr="006C645D" w:rsidDel="00CF7DDC">
          <w:delText>model with</w:delText>
        </w:r>
        <w:r w:rsidDel="00CF7DDC">
          <w:delText xml:space="preserve"> long-term norm temperature</w:delText>
        </w:r>
        <w:r w:rsidRPr="006C645D" w:rsidDel="00CF7DDC">
          <w:delText xml:space="preserve"> term.</w:delText>
        </w:r>
        <w:bookmarkEnd w:id="770"/>
      </w:del>
    </w:p>
    <w:p w14:paraId="26F9F897" w14:textId="3AFC3FF0" w:rsidR="00F90714" w:rsidRDefault="005D0CFD" w:rsidP="00093100">
      <w:pPr>
        <w:ind w:firstLine="720"/>
        <w:rPr>
          <w:rFonts w:cs="Calibri"/>
          <w:szCs w:val="24"/>
        </w:rPr>
      </w:pPr>
      <w:r>
        <w:rPr>
          <w:rFonts w:cs="Calibri"/>
          <w:szCs w:val="24"/>
        </w:rPr>
        <w:t xml:space="preserve">I </w:t>
      </w:r>
      <w:r w:rsidR="00BE7FC5">
        <w:rPr>
          <w:rFonts w:cs="Calibri"/>
          <w:szCs w:val="24"/>
        </w:rPr>
        <w:t>performed</w:t>
      </w:r>
      <w:r w:rsidR="0075377F">
        <w:rPr>
          <w:rFonts w:cs="Calibri"/>
          <w:szCs w:val="24"/>
        </w:rPr>
        <w:t xml:space="preserve"> a sensitivity</w:t>
      </w:r>
      <w:r w:rsidR="00BE7FC5">
        <w:rPr>
          <w:rFonts w:cs="Calibri"/>
          <w:szCs w:val="24"/>
        </w:rPr>
        <w:t xml:space="preserve"> runs of models based on </w:t>
      </w:r>
      <w:r w:rsidR="00BE7FC5">
        <w:rPr>
          <w:rFonts w:cs="Calibri"/>
          <w:szCs w:val="24"/>
        </w:rPr>
        <w:fldChar w:fldCharType="begin"/>
      </w:r>
      <w:r w:rsidR="00BE7FC5">
        <w:rPr>
          <w:rFonts w:cs="Calibri"/>
          <w:szCs w:val="24"/>
        </w:rPr>
        <w:instrText xml:space="preserve"> REF _Ref5574051 \h </w:instrText>
      </w:r>
      <w:r w:rsidR="00BE7FC5">
        <w:rPr>
          <w:rFonts w:cs="Calibri"/>
          <w:szCs w:val="24"/>
        </w:rPr>
      </w:r>
      <w:r w:rsidR="00BE7FC5">
        <w:rPr>
          <w:rFonts w:cs="Calibri"/>
          <w:szCs w:val="24"/>
        </w:rPr>
        <w:fldChar w:fldCharType="separate"/>
      </w:r>
      <w:ins w:id="775" w:author="Robbie Parks" w:date="2019-05-14T10:28:00Z">
        <w:r w:rsidR="00EA0BC2" w:rsidRPr="00A91EA9">
          <w:rPr>
            <w:b/>
          </w:rPr>
          <w:t xml:space="preserve">Equation </w:t>
        </w:r>
        <w:r w:rsidR="00EA0BC2">
          <w:rPr>
            <w:b/>
            <w:noProof/>
          </w:rPr>
          <w:t>2</w:t>
        </w:r>
      </w:ins>
      <w:del w:id="776" w:author="Robbie Parks" w:date="2019-05-10T14:07:00Z">
        <w:r w:rsidR="00DB093C" w:rsidRPr="00A91EA9" w:rsidDel="00DF205B">
          <w:rPr>
            <w:b/>
          </w:rPr>
          <w:delText xml:space="preserve">Equation </w:delText>
        </w:r>
        <w:r w:rsidR="00DB093C" w:rsidDel="00DF205B">
          <w:rPr>
            <w:b/>
            <w:noProof/>
          </w:rPr>
          <w:delText>2</w:delText>
        </w:r>
      </w:del>
      <w:r w:rsidR="00BE7FC5">
        <w:rPr>
          <w:rFonts w:cs="Calibri"/>
          <w:szCs w:val="24"/>
        </w:rPr>
        <w:fldChar w:fldCharType="end"/>
      </w:r>
      <w:r w:rsidR="00BE7FC5">
        <w:rPr>
          <w:rFonts w:cs="Calibri"/>
          <w:szCs w:val="24"/>
        </w:rPr>
        <w:t xml:space="preserve"> and </w:t>
      </w:r>
      <w:ins w:id="777" w:author="Robbie Parks" w:date="2019-05-14T10:31:00Z">
        <w:r w:rsidR="00633CBC">
          <w:rPr>
            <w:rFonts w:cs="Calibri"/>
            <w:szCs w:val="24"/>
          </w:rPr>
          <w:fldChar w:fldCharType="begin"/>
        </w:r>
        <w:r w:rsidR="00633CBC">
          <w:rPr>
            <w:rFonts w:cs="Calibri"/>
            <w:szCs w:val="24"/>
          </w:rPr>
          <w:instrText xml:space="preserve"> REF _Ref8722304 \h </w:instrText>
        </w:r>
      </w:ins>
      <w:r w:rsidR="00633CBC">
        <w:rPr>
          <w:rFonts w:cs="Calibri"/>
          <w:szCs w:val="24"/>
        </w:rPr>
      </w:r>
      <w:r w:rsidR="00633CBC">
        <w:rPr>
          <w:rFonts w:cs="Calibri"/>
          <w:szCs w:val="24"/>
        </w:rPr>
        <w:fldChar w:fldCharType="separate"/>
      </w:r>
      <w:ins w:id="778" w:author="Robbie Parks" w:date="2019-05-14T10:31:00Z">
        <w:r w:rsidR="00633CBC" w:rsidRPr="00552EF8">
          <w:rPr>
            <w:b/>
          </w:rPr>
          <w:t xml:space="preserve">Equation </w:t>
        </w:r>
        <w:r w:rsidR="00633CBC">
          <w:rPr>
            <w:b/>
            <w:noProof/>
          </w:rPr>
          <w:t>5</w:t>
        </w:r>
        <w:r w:rsidR="00633CBC">
          <w:rPr>
            <w:rFonts w:cs="Calibri"/>
            <w:szCs w:val="24"/>
          </w:rPr>
          <w:fldChar w:fldCharType="end"/>
        </w:r>
      </w:ins>
      <w:r w:rsidR="00BE7FC5">
        <w:rPr>
          <w:rFonts w:cs="Calibri"/>
          <w:szCs w:val="24"/>
        </w:rPr>
        <w:fldChar w:fldCharType="begin"/>
      </w:r>
      <w:r w:rsidR="00BE7FC5">
        <w:rPr>
          <w:rFonts w:cs="Calibri"/>
          <w:szCs w:val="24"/>
        </w:rPr>
        <w:instrText xml:space="preserve"> REF _Ref5730337 \h </w:instrText>
      </w:r>
      <w:r w:rsidR="00BE7FC5">
        <w:rPr>
          <w:rFonts w:cs="Calibri"/>
          <w:szCs w:val="24"/>
        </w:rPr>
      </w:r>
      <w:del w:id="779" w:author="Robbie Parks" w:date="2019-05-14T10:28:00Z">
        <w:r w:rsidR="00BE7FC5">
          <w:rPr>
            <w:rFonts w:cs="Calibri"/>
            <w:szCs w:val="24"/>
          </w:rPr>
          <w:fldChar w:fldCharType="separate"/>
        </w:r>
      </w:del>
      <w:del w:id="780" w:author="Robbie Parks" w:date="2019-05-10T14:07:00Z">
        <w:r w:rsidR="00DB093C" w:rsidRPr="00552EF8" w:rsidDel="00DF205B">
          <w:rPr>
            <w:b/>
          </w:rPr>
          <w:delText xml:space="preserve">Equation </w:delText>
        </w:r>
        <w:r w:rsidR="00DB093C" w:rsidDel="00DF205B">
          <w:rPr>
            <w:b/>
            <w:noProof/>
          </w:rPr>
          <w:delText>5</w:delText>
        </w:r>
      </w:del>
      <w:r w:rsidR="00BE7FC5">
        <w:rPr>
          <w:rFonts w:cs="Calibri"/>
          <w:szCs w:val="24"/>
        </w:rPr>
        <w:fldChar w:fldCharType="end"/>
      </w:r>
      <w:r w:rsidR="00BE7FC5">
        <w:rPr>
          <w:rFonts w:cs="Calibri"/>
          <w:szCs w:val="24"/>
        </w:rPr>
        <w:t xml:space="preserve"> with</w:t>
      </w:r>
      <w:r>
        <w:rPr>
          <w:rFonts w:cs="Calibri"/>
          <w:szCs w:val="24"/>
        </w:rPr>
        <w:t xml:space="preserve"> </w:t>
      </w:r>
      <w:r w:rsidR="007227A5">
        <w:rPr>
          <w:rFonts w:cs="Calibri"/>
          <w:szCs w:val="24"/>
        </w:rPr>
        <w:t>t</w:t>
      </w:r>
      <w:r>
        <w:rPr>
          <w:rFonts w:cs="Calibri"/>
          <w:szCs w:val="24"/>
        </w:rPr>
        <w:t xml:space="preserve">ransport </w:t>
      </w:r>
      <w:r w:rsidR="007227A5">
        <w:rPr>
          <w:rFonts w:cs="Calibri"/>
          <w:szCs w:val="24"/>
        </w:rPr>
        <w:t>i</w:t>
      </w:r>
      <w:r>
        <w:rPr>
          <w:rFonts w:cs="Calibri"/>
          <w:szCs w:val="24"/>
        </w:rPr>
        <w:t xml:space="preserve">njuries, a subset of causes from unintentional injuries </w:t>
      </w:r>
      <w:del w:id="781" w:author="Robbie Parks" w:date="2019-05-14T10:31:00Z">
        <w:r w:rsidDel="003E4EC1">
          <w:rPr>
            <w:rFonts w:cs="Calibri"/>
            <w:szCs w:val="24"/>
          </w:rPr>
          <w:delText>(Figure XX in Chapter</w:delText>
        </w:r>
        <w:r w:rsidR="008F4011" w:rsidDel="003E4EC1">
          <w:rPr>
            <w:rFonts w:cs="Calibri"/>
            <w:szCs w:val="24"/>
          </w:rPr>
          <w:delText xml:space="preserve"> XX</w:delText>
        </w:r>
        <w:r w:rsidDel="003E4EC1">
          <w:rPr>
            <w:rFonts w:cs="Calibri"/>
            <w:szCs w:val="24"/>
          </w:rPr>
          <w:delText xml:space="preserve">) </w:delText>
        </w:r>
      </w:del>
      <w:r>
        <w:rPr>
          <w:rFonts w:cs="Calibri"/>
          <w:szCs w:val="24"/>
        </w:rPr>
        <w:t xml:space="preserve">for the paper based on </w:t>
      </w:r>
      <w:r w:rsidR="00D81892">
        <w:rPr>
          <w:rFonts w:cs="Calibri"/>
          <w:szCs w:val="24"/>
        </w:rPr>
        <w:t>C</w:t>
      </w:r>
      <w:r>
        <w:rPr>
          <w:rFonts w:cs="Calibri"/>
          <w:szCs w:val="24"/>
        </w:rPr>
        <w:t xml:space="preserve">hapter XX. </w:t>
      </w:r>
      <w:r w:rsidR="006F6970">
        <w:rPr>
          <w:rFonts w:cs="Calibri"/>
          <w:szCs w:val="24"/>
        </w:rPr>
        <w:t xml:space="preserve">When comparing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6F6970">
        <w:rPr>
          <w:rFonts w:cs="Calibri"/>
          <w:szCs w:val="24"/>
        </w:rPr>
        <w:t xml:space="preserve"> parameters from model runs using </w:t>
      </w:r>
      <w:r w:rsidR="006F6970">
        <w:rPr>
          <w:rFonts w:cs="Calibri"/>
          <w:szCs w:val="24"/>
        </w:rPr>
        <w:fldChar w:fldCharType="begin"/>
      </w:r>
      <w:r w:rsidR="006F6970">
        <w:rPr>
          <w:rFonts w:cs="Calibri"/>
          <w:szCs w:val="24"/>
        </w:rPr>
        <w:instrText xml:space="preserve"> REF _Ref5574051 \h </w:instrText>
      </w:r>
      <w:r w:rsidR="006F6970">
        <w:rPr>
          <w:rFonts w:cs="Calibri"/>
          <w:szCs w:val="24"/>
        </w:rPr>
      </w:r>
      <w:r w:rsidR="006F6970">
        <w:rPr>
          <w:rFonts w:cs="Calibri"/>
          <w:szCs w:val="24"/>
        </w:rPr>
        <w:fldChar w:fldCharType="separate"/>
      </w:r>
      <w:ins w:id="782" w:author="Robbie Parks" w:date="2019-05-14T10:28:00Z">
        <w:r w:rsidR="00EA0BC2" w:rsidRPr="00A91EA9">
          <w:rPr>
            <w:b/>
          </w:rPr>
          <w:t xml:space="preserve">Equation </w:t>
        </w:r>
        <w:r w:rsidR="00EA0BC2">
          <w:rPr>
            <w:b/>
            <w:noProof/>
          </w:rPr>
          <w:t>2</w:t>
        </w:r>
      </w:ins>
      <w:del w:id="783" w:author="Robbie Parks" w:date="2019-05-10T14:07:00Z">
        <w:r w:rsidR="00DB093C" w:rsidRPr="00A91EA9" w:rsidDel="00DF205B">
          <w:rPr>
            <w:b/>
          </w:rPr>
          <w:delText xml:space="preserve">Equation </w:delText>
        </w:r>
        <w:r w:rsidR="00DB093C" w:rsidDel="00DF205B">
          <w:rPr>
            <w:b/>
            <w:noProof/>
          </w:rPr>
          <w:delText>2</w:delText>
        </w:r>
      </w:del>
      <w:r w:rsidR="006F6970">
        <w:rPr>
          <w:rFonts w:cs="Calibri"/>
          <w:szCs w:val="24"/>
        </w:rPr>
        <w:fldChar w:fldCharType="end"/>
      </w:r>
      <w:r w:rsidR="006F6970">
        <w:rPr>
          <w:rFonts w:cs="Calibri"/>
          <w:szCs w:val="24"/>
        </w:rPr>
        <w:t xml:space="preserve"> and </w:t>
      </w:r>
      <w:ins w:id="784" w:author="Robbie Parks" w:date="2019-05-14T10:31:00Z">
        <w:r w:rsidR="00EB5198">
          <w:rPr>
            <w:rFonts w:cs="Calibri"/>
            <w:szCs w:val="24"/>
          </w:rPr>
          <w:fldChar w:fldCharType="begin"/>
        </w:r>
        <w:r w:rsidR="00EB5198">
          <w:rPr>
            <w:rFonts w:cs="Calibri"/>
            <w:szCs w:val="24"/>
          </w:rPr>
          <w:instrText xml:space="preserve"> REF _Ref8722304 \h </w:instrText>
        </w:r>
      </w:ins>
      <w:r w:rsidR="00EB5198">
        <w:rPr>
          <w:rFonts w:cs="Calibri"/>
          <w:szCs w:val="24"/>
        </w:rPr>
      </w:r>
      <w:ins w:id="785" w:author="Robbie Parks" w:date="2019-05-14T10:31:00Z">
        <w:r w:rsidR="00EB5198">
          <w:rPr>
            <w:rFonts w:cs="Calibri"/>
            <w:szCs w:val="24"/>
          </w:rPr>
          <w:fldChar w:fldCharType="separate"/>
        </w:r>
        <w:r w:rsidR="00EB5198" w:rsidRPr="00552EF8">
          <w:rPr>
            <w:b/>
          </w:rPr>
          <w:t xml:space="preserve">Equation </w:t>
        </w:r>
        <w:r w:rsidR="00EB5198">
          <w:rPr>
            <w:b/>
            <w:noProof/>
          </w:rPr>
          <w:t>5</w:t>
        </w:r>
        <w:r w:rsidR="00EB5198">
          <w:rPr>
            <w:rFonts w:cs="Calibri"/>
            <w:szCs w:val="24"/>
          </w:rPr>
          <w:fldChar w:fldCharType="end"/>
        </w:r>
        <w:r w:rsidR="00EB5198">
          <w:rPr>
            <w:rFonts w:cs="Calibri"/>
            <w:szCs w:val="24"/>
          </w:rPr>
          <w:t xml:space="preserve">, </w:t>
        </w:r>
      </w:ins>
      <w:r w:rsidR="006F6970">
        <w:rPr>
          <w:rFonts w:cs="Calibri"/>
          <w:szCs w:val="24"/>
        </w:rPr>
        <w:fldChar w:fldCharType="begin"/>
      </w:r>
      <w:r w:rsidR="006F6970">
        <w:rPr>
          <w:rFonts w:cs="Calibri"/>
          <w:szCs w:val="24"/>
        </w:rPr>
        <w:instrText xml:space="preserve"> REF _Ref5730337 \h </w:instrText>
      </w:r>
      <w:r w:rsidR="006F6970">
        <w:rPr>
          <w:rFonts w:cs="Calibri"/>
          <w:szCs w:val="24"/>
        </w:rPr>
      </w:r>
      <w:del w:id="786" w:author="Robbie Parks" w:date="2019-05-14T10:28:00Z">
        <w:r w:rsidR="006F6970">
          <w:rPr>
            <w:rFonts w:cs="Calibri"/>
            <w:szCs w:val="24"/>
          </w:rPr>
          <w:fldChar w:fldCharType="separate"/>
        </w:r>
      </w:del>
      <w:del w:id="787" w:author="Robbie Parks" w:date="2019-05-10T14:07:00Z">
        <w:r w:rsidR="00DB093C" w:rsidRPr="00552EF8" w:rsidDel="00DF205B">
          <w:rPr>
            <w:b/>
          </w:rPr>
          <w:delText xml:space="preserve">Equation </w:delText>
        </w:r>
        <w:r w:rsidR="00DB093C" w:rsidDel="00DF205B">
          <w:rPr>
            <w:b/>
            <w:noProof/>
          </w:rPr>
          <w:delText>5</w:delText>
        </w:r>
      </w:del>
      <w:r w:rsidR="006F6970">
        <w:rPr>
          <w:rFonts w:cs="Calibri"/>
          <w:szCs w:val="24"/>
        </w:rPr>
        <w:fldChar w:fldCharType="end"/>
      </w:r>
      <w:del w:id="788" w:author="Robbie Parks" w:date="2019-05-14T10:31:00Z">
        <w:r w:rsidR="006F6970" w:rsidDel="00EB5198">
          <w:rPr>
            <w:rFonts w:cs="Calibri"/>
            <w:szCs w:val="24"/>
          </w:rPr>
          <w:delText xml:space="preserve">, </w:delText>
        </w:r>
      </w:del>
      <w:r w:rsidR="006F6970">
        <w:rPr>
          <w:rFonts w:cs="Calibri"/>
          <w:szCs w:val="24"/>
        </w:rPr>
        <w:t>t</w:t>
      </w:r>
      <w:r>
        <w:rPr>
          <w:rFonts w:cs="Calibri"/>
          <w:szCs w:val="24"/>
        </w:rPr>
        <w:t xml:space="preserve">he values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Pr>
          <w:rFonts w:cs="Calibri"/>
          <w:szCs w:val="24"/>
        </w:rPr>
        <w:t xml:space="preserve"> were robust to the inclusion of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oMath>
      <w:r>
        <w:rPr>
          <w:rFonts w:cs="Calibri"/>
          <w:szCs w:val="24"/>
        </w:rPr>
        <w:t xml:space="preserve"> terms (</w:t>
      </w:r>
      <w:r w:rsidR="00134EDB">
        <w:rPr>
          <w:rFonts w:cs="Calibri"/>
          <w:szCs w:val="24"/>
        </w:rPr>
        <w:fldChar w:fldCharType="begin"/>
      </w:r>
      <w:r w:rsidR="00134EDB">
        <w:rPr>
          <w:rFonts w:cs="Calibri"/>
          <w:szCs w:val="24"/>
        </w:rPr>
        <w:instrText xml:space="preserve"> REF _Ref5807031 \h </w:instrText>
      </w:r>
      <w:r w:rsidR="00134EDB">
        <w:rPr>
          <w:rFonts w:cs="Calibri"/>
          <w:szCs w:val="24"/>
        </w:rPr>
      </w:r>
      <w:r w:rsidR="00134EDB">
        <w:rPr>
          <w:rFonts w:cs="Calibri"/>
          <w:szCs w:val="24"/>
        </w:rPr>
        <w:fldChar w:fldCharType="separate"/>
      </w:r>
      <w:ins w:id="789" w:author="Robbie Parks" w:date="2019-05-14T10:28:00Z">
        <w:r w:rsidR="00EA0BC2" w:rsidRPr="00134EDB">
          <w:rPr>
            <w:b/>
          </w:rPr>
          <w:t xml:space="preserve">Figure </w:t>
        </w:r>
        <w:r w:rsidR="00EA0BC2">
          <w:rPr>
            <w:b/>
            <w:noProof/>
          </w:rPr>
          <w:t>2</w:t>
        </w:r>
      </w:ins>
      <w:del w:id="790" w:author="Robbie Parks" w:date="2019-05-10T14:07:00Z">
        <w:r w:rsidR="00DB093C" w:rsidRPr="00134EDB" w:rsidDel="00DF205B">
          <w:rPr>
            <w:b/>
          </w:rPr>
          <w:delText xml:space="preserve">Figure </w:delText>
        </w:r>
        <w:r w:rsidR="00DB093C" w:rsidDel="00DF205B">
          <w:rPr>
            <w:b/>
            <w:noProof/>
          </w:rPr>
          <w:delText>2</w:delText>
        </w:r>
      </w:del>
      <w:r w:rsidR="00134EDB">
        <w:rPr>
          <w:rFonts w:cs="Calibri"/>
          <w:szCs w:val="24"/>
        </w:rPr>
        <w:fldChar w:fldCharType="end"/>
      </w:r>
      <w:r>
        <w:rPr>
          <w:rFonts w:cs="Calibri"/>
          <w:szCs w:val="24"/>
        </w:rPr>
        <w:t xml:space="preserve">). </w:t>
      </w:r>
      <w:r w:rsidR="006F6970">
        <w:rPr>
          <w:rFonts w:cs="Calibri"/>
          <w:szCs w:val="24"/>
        </w:rPr>
        <w:t>T</w:t>
      </w:r>
      <w:r>
        <w:rPr>
          <w:rFonts w:cs="Calibri"/>
          <w:szCs w:val="24"/>
        </w:rPr>
        <w:t>here was an overall correlation of 0.</w:t>
      </w:r>
      <w:r w:rsidR="0089325A">
        <w:rPr>
          <w:rFonts w:cs="Calibri"/>
          <w:szCs w:val="24"/>
        </w:rPr>
        <w:t>99</w:t>
      </w:r>
      <w:r w:rsidR="006F6970">
        <w:rPr>
          <w:rFonts w:cs="Calibri"/>
          <w:szCs w:val="24"/>
        </w:rPr>
        <w:t xml:space="preserve"> between the two sets of parameters</w:t>
      </w:r>
      <w:r>
        <w:rPr>
          <w:rFonts w:cs="Calibri"/>
          <w:szCs w:val="24"/>
        </w:rPr>
        <w:t>.</w:t>
      </w:r>
      <w:ins w:id="791" w:author="Robbie Parks" w:date="2019-05-14T10:32:00Z">
        <w:r w:rsidR="00392540">
          <w:rPr>
            <w:rFonts w:cs="Calibri"/>
            <w:szCs w:val="24"/>
          </w:rPr>
          <w:t xml:space="preserve"> I therefore did not include </w:t>
        </w:r>
        <m:oMath>
          <m:sSub>
            <m:sSubPr>
              <m:ctrlPr>
                <w:rPr>
                  <w:rFonts w:ascii="Cambria Math" w:hAnsi="Cambria Math" w:cs="Calibri"/>
                  <w:szCs w:val="24"/>
                </w:rPr>
              </m:ctrlPr>
            </m:sSubPr>
            <m:e>
              <m:r>
                <m:rPr>
                  <m:sty m:val="p"/>
                </m:rPr>
                <w:rPr>
                  <w:rFonts w:ascii="Cambria Math" w:hAnsi="Cambria Math" w:cs="Calibri"/>
                  <w:szCs w:val="24"/>
                </w:rPr>
                <m:t>δ</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Norm temperature</m:t>
              </m:r>
            </m:e>
            <m:sub>
              <m:r>
                <w:rPr>
                  <w:rFonts w:ascii="Cambria Math" w:hAnsi="Cambria Math" w:cs="Calibri"/>
                  <w:szCs w:val="24"/>
                  <w:vertAlign w:val="subscript"/>
                </w:rPr>
                <m:t>state-month</m:t>
              </m:r>
            </m:sub>
          </m:sSub>
        </m:oMath>
        <w:r w:rsidR="00392540">
          <w:rPr>
            <w:rFonts w:cs="Calibri"/>
            <w:szCs w:val="24"/>
          </w:rPr>
          <w:t xml:space="preserve"> in my model.</w:t>
        </w:r>
      </w:ins>
    </w:p>
    <w:p w14:paraId="1FED30C8" w14:textId="4A166E64" w:rsidR="00F90714" w:rsidRDefault="00F90714" w:rsidP="003C1BE8">
      <w:pPr>
        <w:ind w:firstLine="720"/>
        <w:rPr>
          <w:rFonts w:cs="Calibri"/>
          <w:szCs w:val="24"/>
        </w:rPr>
        <w:sectPr w:rsidR="00F90714" w:rsidSect="00BD69DB">
          <w:footerReference w:type="even" r:id="rId12"/>
          <w:footerReference w:type="default" r:id="rId13"/>
          <w:type w:val="continuous"/>
          <w:pgSz w:w="11900" w:h="16840"/>
          <w:pgMar w:top="1440" w:right="1440" w:bottom="1440" w:left="1440" w:header="720" w:footer="720" w:gutter="0"/>
          <w:cols w:space="720"/>
          <w:docGrid w:linePitch="360"/>
        </w:sectPr>
      </w:pPr>
    </w:p>
    <w:p w14:paraId="25FA595E" w14:textId="77777777" w:rsidR="00074605" w:rsidRDefault="00074605" w:rsidP="00F90714">
      <w:pPr>
        <w:keepNext/>
        <w:suppressLineNumbers/>
        <w:ind w:firstLine="720"/>
        <w:jc w:val="center"/>
      </w:pPr>
    </w:p>
    <w:p w14:paraId="7583D437" w14:textId="2E0937D5" w:rsidR="00074605" w:rsidRDefault="0033044F" w:rsidP="0033044F">
      <w:pPr>
        <w:keepNext/>
        <w:suppressLineNumbers/>
        <w:ind w:firstLine="720"/>
      </w:pPr>
      <w:r w:rsidRPr="00074605">
        <w:rPr>
          <w:rFonts w:cs="Calibri"/>
          <w:noProof/>
          <w:szCs w:val="24"/>
        </w:rPr>
        <w:drawing>
          <wp:inline distT="0" distB="0" distL="0" distR="0" wp14:anchorId="00C00847" wp14:editId="0029E85F">
            <wp:extent cx="8775700" cy="426460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t="13964" b="17347"/>
                    <a:stretch/>
                  </pic:blipFill>
                  <pic:spPr bwMode="auto">
                    <a:xfrm>
                      <a:off x="0" y="0"/>
                      <a:ext cx="8907765" cy="4328780"/>
                    </a:xfrm>
                    <a:prstGeom prst="rect">
                      <a:avLst/>
                    </a:prstGeom>
                    <a:ln>
                      <a:noFill/>
                    </a:ln>
                    <a:extLst>
                      <a:ext uri="{53640926-AAD7-44D8-BBD7-CCE9431645EC}">
                        <a14:shadowObscured xmlns:a14="http://schemas.microsoft.com/office/drawing/2010/main"/>
                      </a:ext>
                    </a:extLst>
                  </pic:spPr>
                </pic:pic>
              </a:graphicData>
            </a:graphic>
          </wp:inline>
        </w:drawing>
      </w:r>
    </w:p>
    <w:p w14:paraId="15E2D1D5" w14:textId="7C123F44" w:rsidR="00790249" w:rsidRDefault="00074605" w:rsidP="00DF205B">
      <w:pPr>
        <w:suppressLineNumbers/>
        <w:spacing w:line="240" w:lineRule="auto"/>
        <w:rPr>
          <w:rFonts w:cs="Calibri"/>
          <w:szCs w:val="24"/>
        </w:rPr>
      </w:pPr>
      <w:bookmarkStart w:id="792" w:name="_Ref5807031"/>
      <w:bookmarkStart w:id="793" w:name="_Toc7299683"/>
      <w:bookmarkStart w:id="794" w:name="_Toc7691264"/>
      <w:r w:rsidRPr="00134EDB">
        <w:rPr>
          <w:b/>
        </w:rPr>
        <w:t xml:space="preserve">Figure </w:t>
      </w:r>
      <w:r w:rsidRPr="00134EDB">
        <w:rPr>
          <w:b/>
        </w:rPr>
        <w:fldChar w:fldCharType="begin"/>
      </w:r>
      <w:r w:rsidRPr="00134EDB">
        <w:rPr>
          <w:b/>
        </w:rPr>
        <w:instrText xml:space="preserve"> SEQ Figure \* ARABIC </w:instrText>
      </w:r>
      <w:r w:rsidRPr="00134EDB">
        <w:rPr>
          <w:b/>
        </w:rPr>
        <w:fldChar w:fldCharType="separate"/>
      </w:r>
      <w:r w:rsidR="00EA0BC2">
        <w:rPr>
          <w:b/>
          <w:noProof/>
        </w:rPr>
        <w:t>2</w:t>
      </w:r>
      <w:r w:rsidRPr="00134EDB">
        <w:rPr>
          <w:b/>
        </w:rPr>
        <w:fldChar w:fldCharType="end"/>
      </w:r>
      <w:bookmarkEnd w:id="792"/>
      <w:r>
        <w:t xml:space="preserve">. </w:t>
      </w:r>
      <w:r w:rsidR="00C37DD0">
        <w:t>Relationship between temperature parameters from</w:t>
      </w:r>
      <w:del w:id="795" w:author="Robbie Parks" w:date="2019-05-13T16:00:00Z">
        <w:r w:rsidR="0033044F" w:rsidDel="00F7362C">
          <w:delText xml:space="preserve"> </w:delText>
        </w:r>
      </w:del>
      <w:del w:id="796" w:author="Robbie Parks" w:date="2019-05-13T15:52:00Z">
        <w:r w:rsidR="0033044F" w:rsidDel="003914D2">
          <w:delText>national temperature</w:delText>
        </w:r>
      </w:del>
      <w:ins w:id="797" w:author="Robbie Parks" w:date="2019-05-13T16:00:00Z">
        <w:r w:rsidR="00F7362C" w:rsidRPr="00F7362C">
          <w:t xml:space="preserve"> </w:t>
        </w:r>
        <w:r w:rsidR="00F7362C">
          <w:t xml:space="preserve">temperature </w:t>
        </w:r>
      </w:ins>
      <w:del w:id="798" w:author="Robbie Parks" w:date="2019-05-13T16:00:00Z">
        <w:r w:rsidR="0033044F" w:rsidDel="00F7362C">
          <w:delText xml:space="preserve"> </w:delText>
        </w:r>
      </w:del>
      <w:r w:rsidR="0033044F">
        <w:t>model (</w:t>
      </w:r>
      <w:r w:rsidR="0033044F">
        <w:fldChar w:fldCharType="begin"/>
      </w:r>
      <w:r w:rsidR="0033044F">
        <w:instrText xml:space="preserve"> REF _Ref5574051 \h </w:instrText>
      </w:r>
      <w:r w:rsidR="00BD69DB">
        <w:instrText xml:space="preserve"> \* MERGEFORMAT </w:instrText>
      </w:r>
      <w:r w:rsidR="0033044F">
        <w:fldChar w:fldCharType="separate"/>
      </w:r>
      <w:ins w:id="799" w:author="Robbie Parks" w:date="2019-05-14T10:28:00Z">
        <w:r w:rsidR="00EA0BC2" w:rsidRPr="00A91EA9">
          <w:rPr>
            <w:b/>
          </w:rPr>
          <w:t xml:space="preserve">Equation </w:t>
        </w:r>
        <w:r w:rsidR="00EA0BC2">
          <w:rPr>
            <w:b/>
            <w:noProof/>
          </w:rPr>
          <w:t>2</w:t>
        </w:r>
      </w:ins>
      <w:del w:id="800" w:author="Robbie Parks" w:date="2019-05-10T14:07:00Z">
        <w:r w:rsidR="00DB093C" w:rsidRPr="00A91EA9" w:rsidDel="00DF205B">
          <w:rPr>
            <w:b/>
          </w:rPr>
          <w:delText xml:space="preserve">Equation </w:delText>
        </w:r>
        <w:r w:rsidR="00DB093C" w:rsidDel="00DF205B">
          <w:rPr>
            <w:b/>
            <w:noProof/>
          </w:rPr>
          <w:delText>2</w:delText>
        </w:r>
      </w:del>
      <w:r w:rsidR="0033044F">
        <w:fldChar w:fldCharType="end"/>
      </w:r>
      <w:r w:rsidR="0033044F">
        <w:t xml:space="preserve">) and temperature parameters from </w:t>
      </w:r>
      <w:del w:id="801" w:author="Robbie Parks" w:date="2019-05-13T15:52:00Z">
        <w:r w:rsidR="0033044F" w:rsidDel="00A44AC5">
          <w:delText>national temperature</w:delText>
        </w:r>
      </w:del>
      <w:ins w:id="802" w:author="Robbie Parks" w:date="2019-05-13T16:00:00Z">
        <w:r w:rsidR="00F7362C">
          <w:t xml:space="preserve">temperature </w:t>
        </w:r>
      </w:ins>
      <w:del w:id="803" w:author="Robbie Parks" w:date="2019-05-13T16:00:00Z">
        <w:r w:rsidR="0033044F" w:rsidDel="00F7362C">
          <w:delText xml:space="preserve"> </w:delText>
        </w:r>
      </w:del>
      <w:r w:rsidR="0033044F">
        <w:t>model with long-term norm temperature included (</w:t>
      </w:r>
      <w:r w:rsidR="0033044F">
        <w:fldChar w:fldCharType="begin"/>
      </w:r>
      <w:r w:rsidR="0033044F">
        <w:instrText xml:space="preserve"> REF _Ref5730337 \h </w:instrText>
      </w:r>
      <w:r w:rsidR="00BD69DB">
        <w:instrText xml:space="preserve"> \* MERGEFORMAT </w:instrText>
      </w:r>
      <w:del w:id="804" w:author="Robbie Parks" w:date="2019-05-14T10:28:00Z">
        <w:r w:rsidR="0033044F">
          <w:fldChar w:fldCharType="separate"/>
        </w:r>
      </w:del>
      <w:del w:id="805" w:author="Robbie Parks" w:date="2019-05-10T14:07:00Z">
        <w:r w:rsidR="00DB093C" w:rsidRPr="00552EF8" w:rsidDel="00DF205B">
          <w:rPr>
            <w:b/>
          </w:rPr>
          <w:delText xml:space="preserve">Equation </w:delText>
        </w:r>
        <w:r w:rsidR="00DB093C" w:rsidDel="00DF205B">
          <w:rPr>
            <w:b/>
            <w:noProof/>
          </w:rPr>
          <w:delText>5</w:delText>
        </w:r>
      </w:del>
      <w:r w:rsidR="0033044F">
        <w:fldChar w:fldCharType="end"/>
      </w:r>
      <w:r w:rsidR="0033044F">
        <w:t>)</w:t>
      </w:r>
      <w:bookmarkEnd w:id="793"/>
      <w:bookmarkEnd w:id="794"/>
    </w:p>
    <w:p w14:paraId="51BC43D4" w14:textId="77777777" w:rsidR="00074605" w:rsidRDefault="00074605" w:rsidP="008427ED">
      <w:pPr>
        <w:pStyle w:val="Heading4"/>
        <w:sectPr w:rsidR="00074605" w:rsidSect="00BD69DB">
          <w:pgSz w:w="16840" w:h="11900" w:orient="landscape"/>
          <w:pgMar w:top="720" w:right="720" w:bottom="720" w:left="720" w:header="720" w:footer="720" w:gutter="0"/>
          <w:cols w:space="720"/>
          <w:docGrid w:linePitch="360"/>
        </w:sectPr>
      </w:pPr>
    </w:p>
    <w:p w14:paraId="3002EDAC" w14:textId="3A8314A8" w:rsidR="008427ED" w:rsidRPr="00DD6798" w:rsidRDefault="008427ED" w:rsidP="008427ED">
      <w:pPr>
        <w:pStyle w:val="Heading4"/>
      </w:pPr>
      <w:r>
        <w:lastRenderedPageBreak/>
        <w:t>Temperature anomaly coefficient structure</w:t>
      </w:r>
    </w:p>
    <w:p w14:paraId="7B649DF9" w14:textId="6E4E33A7" w:rsidR="008427ED" w:rsidRPr="00DB2DBC" w:rsidRDefault="008427ED" w:rsidP="008427ED">
      <w:pPr>
        <w:ind w:firstLine="720"/>
        <w:rPr>
          <w:rFonts w:cs="Calibri"/>
          <w:szCs w:val="24"/>
        </w:rPr>
      </w:pPr>
      <w:r w:rsidRPr="00DB2DBC">
        <w:rPr>
          <w:rFonts w:cs="Calibri"/>
          <w:szCs w:val="24"/>
        </w:rPr>
        <w:t xml:space="preserve">I </w:t>
      </w:r>
      <w:r w:rsidR="00F40311">
        <w:rPr>
          <w:rFonts w:cs="Calibri"/>
          <w:szCs w:val="24"/>
        </w:rPr>
        <w:t xml:space="preserve">also </w:t>
      </w:r>
      <w:r w:rsidRPr="00DB2DBC">
        <w:rPr>
          <w:rFonts w:cs="Calibri"/>
          <w:szCs w:val="24"/>
        </w:rPr>
        <w:t xml:space="preserve">considered </w:t>
      </w:r>
      <w:r w:rsidR="001154D8">
        <w:rPr>
          <w:rFonts w:cs="Calibri"/>
          <w:szCs w:val="24"/>
        </w:rPr>
        <w:t xml:space="preserve">an </w:t>
      </w:r>
      <w:r w:rsidRPr="00DB2DBC">
        <w:rPr>
          <w:rFonts w:cs="Calibri"/>
          <w:szCs w:val="24"/>
        </w:rPr>
        <w:t>alternative model with a piecewise linear structure for the temperature anomaly coefficients, as shown in</w:t>
      </w:r>
      <w:r w:rsidR="00AD0EB8">
        <w:rPr>
          <w:rFonts w:cs="Calibri"/>
          <w:szCs w:val="24"/>
        </w:rPr>
        <w:t xml:space="preserve"> </w:t>
      </w:r>
      <w:r w:rsidR="00AD0EB8">
        <w:rPr>
          <w:rFonts w:cs="Calibri"/>
          <w:szCs w:val="24"/>
        </w:rPr>
        <w:fldChar w:fldCharType="begin"/>
      </w:r>
      <w:r w:rsidR="00AD0EB8">
        <w:rPr>
          <w:rFonts w:cs="Calibri"/>
          <w:szCs w:val="24"/>
        </w:rPr>
        <w:instrText xml:space="preserve"> REF _Ref5729511 \h </w:instrText>
      </w:r>
      <w:r w:rsidR="00AD0EB8">
        <w:rPr>
          <w:rFonts w:cs="Calibri"/>
          <w:szCs w:val="24"/>
        </w:rPr>
      </w:r>
      <w:r w:rsidR="00AD0EB8">
        <w:rPr>
          <w:rFonts w:cs="Calibri"/>
          <w:szCs w:val="24"/>
        </w:rPr>
        <w:fldChar w:fldCharType="separate"/>
      </w:r>
      <w:ins w:id="806" w:author="Robbie Parks" w:date="2019-05-14T10:28:00Z">
        <w:r w:rsidR="00EA0BC2" w:rsidRPr="00AD0EB8">
          <w:rPr>
            <w:b/>
          </w:rPr>
          <w:t xml:space="preserve">Equation </w:t>
        </w:r>
        <w:r w:rsidR="00EA0BC2">
          <w:rPr>
            <w:b/>
            <w:noProof/>
          </w:rPr>
          <w:t>6</w:t>
        </w:r>
      </w:ins>
      <w:del w:id="807" w:author="Robbie Parks" w:date="2019-05-10T14:07:00Z">
        <w:r w:rsidR="00DB093C" w:rsidRPr="00AD0EB8" w:rsidDel="00DF205B">
          <w:rPr>
            <w:b/>
          </w:rPr>
          <w:delText xml:space="preserve">Equation </w:delText>
        </w:r>
        <w:r w:rsidR="00DB093C" w:rsidDel="00DF205B">
          <w:rPr>
            <w:b/>
            <w:noProof/>
          </w:rPr>
          <w:delText>6</w:delText>
        </w:r>
      </w:del>
      <w:r w:rsidR="00AD0EB8">
        <w:rPr>
          <w:rFonts w:cs="Calibri"/>
          <w:szCs w:val="24"/>
        </w:rPr>
        <w:fldChar w:fldCharType="end"/>
      </w:r>
      <w:r w:rsidRPr="00DB2DBC">
        <w:rPr>
          <w:rFonts w:cs="Calibri"/>
          <w:szCs w:val="24"/>
        </w:rPr>
        <w:t>:</w:t>
      </w:r>
    </w:p>
    <w:p w14:paraId="5E0D4607" w14:textId="0D1E3955" w:rsidR="008427ED" w:rsidRPr="00AD0EB8" w:rsidRDefault="00E57547" w:rsidP="00523846">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max⁡</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m:t>
              </m:r>
              <m:r>
                <m:rPr>
                  <m:sty m:val="p"/>
                </m:rPr>
                <w:rPr>
                  <w:rFonts w:ascii="Cambria Math" w:hAnsi="Cambria Math" w:cs="Calibri"/>
                  <w:szCs w:val="24"/>
                </w:rPr>
                <m:t>min⁡</m:t>
              </m:r>
              <m:r>
                <w:rPr>
                  <w:rFonts w:ascii="Cambria Math" w:hAnsi="Cambria Math" w:cs="Calibri"/>
                  <w:szCs w:val="24"/>
                </w:rPr>
                <m:t>(Anomaly</m:t>
              </m:r>
            </m:e>
            <m:sub>
              <m:r>
                <w:rPr>
                  <w:rFonts w:ascii="Cambria Math" w:hAnsi="Cambria Math" w:cs="Calibri"/>
                  <w:szCs w:val="24"/>
                  <w:vertAlign w:val="subscript"/>
                </w:rPr>
                <m:t>state-time</m:t>
              </m:r>
            </m:sub>
          </m:sSub>
          <m:r>
            <w:rPr>
              <w:rFonts w:ascii="Cambria Math" w:hAnsi="Cambria Math" w:cs="Calibri"/>
              <w:szCs w:val="24"/>
            </w:rPr>
            <m:t>,0))</m:t>
          </m:r>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r>
            <m:rPr>
              <m:sty m:val="p"/>
            </m:rPr>
            <w:rPr>
              <w:rFonts w:ascii="Cambria Math" w:hAnsi="Cambria Math" w:cs="Calibri"/>
              <w:szCs w:val="24"/>
              <w:highlight w:val="yellow"/>
            </w:rPr>
            <w:br/>
          </m:r>
        </m:oMath>
      </m:oMathPara>
    </w:p>
    <w:p w14:paraId="072C450D" w14:textId="5C5BD545" w:rsidR="00BF298E" w:rsidRPr="00BD69DB" w:rsidRDefault="00AD0EB8" w:rsidP="00523846">
      <w:pPr>
        <w:keepNext/>
        <w:keepLines/>
        <w:spacing w:line="240" w:lineRule="auto"/>
        <w:jc w:val="center"/>
      </w:pPr>
      <w:bookmarkStart w:id="808" w:name="_Ref5729511"/>
      <w:bookmarkStart w:id="809" w:name="_Toc7299696"/>
      <w:r w:rsidRPr="00AD0EB8">
        <w:rPr>
          <w:b/>
        </w:rPr>
        <w:t xml:space="preserve">Equation </w:t>
      </w:r>
      <w:r w:rsidRPr="00AD0EB8">
        <w:rPr>
          <w:b/>
        </w:rPr>
        <w:fldChar w:fldCharType="begin"/>
      </w:r>
      <w:r w:rsidRPr="00AD0EB8">
        <w:rPr>
          <w:b/>
        </w:rPr>
        <w:instrText xml:space="preserve"> SEQ Equation \* ARABIC </w:instrText>
      </w:r>
      <w:r w:rsidRPr="00AD0EB8">
        <w:rPr>
          <w:b/>
        </w:rPr>
        <w:fldChar w:fldCharType="separate"/>
      </w:r>
      <w:r w:rsidR="00EA0BC2">
        <w:rPr>
          <w:b/>
          <w:noProof/>
        </w:rPr>
        <w:t>6</w:t>
      </w:r>
      <w:r w:rsidRPr="00AD0EB8">
        <w:rPr>
          <w:b/>
        </w:rPr>
        <w:fldChar w:fldCharType="end"/>
      </w:r>
      <w:bookmarkEnd w:id="808"/>
      <w:r>
        <w:t>. Alternative</w:t>
      </w:r>
      <w:r w:rsidRPr="00FF7D4B">
        <w:t xml:space="preserve"> </w:t>
      </w:r>
      <w:del w:id="810" w:author="Robbie Parks" w:date="2019-05-13T15:52:00Z">
        <w:r w:rsidRPr="00FF7D4B" w:rsidDel="00507118">
          <w:delText xml:space="preserve">national </w:delText>
        </w:r>
        <w:r w:rsidR="00BB72D6" w:rsidDel="00507118">
          <w:delText>temperature</w:delText>
        </w:r>
      </w:del>
      <w:ins w:id="811" w:author="Robbie Parks" w:date="2019-05-13T16:01:00Z">
        <w:r w:rsidR="00F7362C">
          <w:t>t</w:t>
        </w:r>
      </w:ins>
      <w:ins w:id="812" w:author="Robbie Parks" w:date="2019-05-13T16:00:00Z">
        <w:r w:rsidR="00F7362C">
          <w:t>emperature</w:t>
        </w:r>
      </w:ins>
      <w:ins w:id="813" w:author="Robbie Parks" w:date="2019-05-13T16:01:00Z">
        <w:r w:rsidR="00F7362C">
          <w:t xml:space="preserve"> </w:t>
        </w:r>
      </w:ins>
      <w:del w:id="814" w:author="Robbie Parks" w:date="2019-05-13T16:00:00Z">
        <w:r w:rsidR="00BB72D6" w:rsidDel="00F7362C">
          <w:delText xml:space="preserve"> </w:delText>
        </w:r>
      </w:del>
      <w:r w:rsidRPr="00FF7D4B">
        <w:t>model wit</w:t>
      </w:r>
      <w:r>
        <w:t>h piecewise temperature anomaly term.</w:t>
      </w:r>
      <w:bookmarkEnd w:id="809"/>
    </w:p>
    <w:p w14:paraId="74AF29E7" w14:textId="27F48F8D" w:rsidR="00451AE7" w:rsidRDefault="008427ED" w:rsidP="008427ED">
      <w:pPr>
        <w:ind w:firstLine="720"/>
        <w:rPr>
          <w:rFonts w:cs="Calibri"/>
          <w:szCs w:val="24"/>
        </w:rPr>
      </w:pPr>
      <w:r w:rsidRPr="00DB2DBC">
        <w:rPr>
          <w:rFonts w:cs="Calibri"/>
          <w:szCs w:val="24"/>
        </w:rPr>
        <w:t xml:space="preserve">This </w:t>
      </w:r>
      <w:r w:rsidR="00024798">
        <w:rPr>
          <w:rFonts w:cs="Calibri"/>
          <w:szCs w:val="24"/>
        </w:rPr>
        <w:t xml:space="preserve">model </w:t>
      </w:r>
      <w:r w:rsidRPr="00DB2DBC">
        <w:rPr>
          <w:rFonts w:cs="Calibri"/>
          <w:szCs w:val="24"/>
        </w:rPr>
        <w:t>give</w:t>
      </w:r>
      <w:r w:rsidR="00024798">
        <w:rPr>
          <w:rFonts w:cs="Calibri"/>
          <w:szCs w:val="24"/>
        </w:rPr>
        <w:t>s</w:t>
      </w:r>
      <w:r w:rsidRPr="00DB2DBC">
        <w:rPr>
          <w:rFonts w:cs="Calibri"/>
          <w:szCs w:val="24"/>
        </w:rPr>
        <w:t xml:space="preserve"> two sets of monthly temperature coefficients; one set of twelve for negative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with another set of twelve for positive anomalies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Pr="00DB2DBC">
        <w:rPr>
          <w:rFonts w:cs="Calibri"/>
          <w:szCs w:val="24"/>
        </w:rPr>
        <w:t xml:space="preserve">). The additional set of parameters would allow the potential for effects of anomalies below the long-term norm to be </w:t>
      </w:r>
      <w:r w:rsidR="00820EF5">
        <w:rPr>
          <w:rFonts w:cs="Calibri"/>
          <w:szCs w:val="24"/>
        </w:rPr>
        <w:t>distinct</w:t>
      </w:r>
      <w:r w:rsidRPr="00DB2DBC">
        <w:rPr>
          <w:rFonts w:cs="Calibri"/>
          <w:szCs w:val="24"/>
        </w:rPr>
        <w:t xml:space="preserve"> </w:t>
      </w:r>
      <w:r w:rsidR="00820EF5">
        <w:rPr>
          <w:rFonts w:cs="Calibri"/>
          <w:szCs w:val="24"/>
        </w:rPr>
        <w:t>from the</w:t>
      </w:r>
      <w:r w:rsidRPr="00DB2DBC">
        <w:rPr>
          <w:rFonts w:cs="Calibri"/>
          <w:szCs w:val="24"/>
        </w:rPr>
        <w:t xml:space="preserve"> effects of anomalies above the long-term norm. However, the trade-off for this model is that the amount of data available to infer each set of temperature coefficients would be reduced.</w:t>
      </w:r>
      <w:del w:id="815" w:author="Robbie Parks" w:date="2019-05-14T10:59:00Z">
        <w:r w:rsidRPr="00DB2DBC" w:rsidDel="008D19CA">
          <w:rPr>
            <w:rFonts w:cs="Calibri"/>
            <w:szCs w:val="24"/>
          </w:rPr>
          <w:delText xml:space="preserve"> </w:delText>
        </w:r>
      </w:del>
    </w:p>
    <w:p w14:paraId="3E445C06" w14:textId="4E3D544F" w:rsidR="008427ED" w:rsidRPr="00DB2DBC" w:rsidRDefault="008427ED" w:rsidP="008427ED">
      <w:pPr>
        <w:ind w:firstLine="720"/>
        <w:rPr>
          <w:rFonts w:cs="Calibri"/>
          <w:szCs w:val="24"/>
        </w:rPr>
      </w:pPr>
      <w:r w:rsidRPr="00DB2DBC">
        <w:rPr>
          <w:rFonts w:cs="Calibri"/>
          <w:szCs w:val="24"/>
        </w:rPr>
        <w:t>I ran sets of model</w:t>
      </w:r>
      <w:r w:rsidR="00403E33">
        <w:rPr>
          <w:rFonts w:cs="Calibri"/>
          <w:szCs w:val="24"/>
        </w:rPr>
        <w:t xml:space="preserve"> runs</w:t>
      </w:r>
      <w:r w:rsidR="004E466E">
        <w:rPr>
          <w:rFonts w:cs="Calibri"/>
          <w:szCs w:val="24"/>
        </w:rPr>
        <w:t xml:space="preserve"> based on </w:t>
      </w:r>
      <w:r w:rsidR="004E466E">
        <w:rPr>
          <w:rFonts w:cs="Calibri"/>
          <w:szCs w:val="24"/>
        </w:rPr>
        <w:fldChar w:fldCharType="begin"/>
      </w:r>
      <w:r w:rsidR="004E466E">
        <w:rPr>
          <w:rFonts w:cs="Calibri"/>
          <w:szCs w:val="24"/>
        </w:rPr>
        <w:instrText xml:space="preserve"> REF _Ref5574051 \h </w:instrText>
      </w:r>
      <w:r w:rsidR="004E466E">
        <w:rPr>
          <w:rFonts w:cs="Calibri"/>
          <w:szCs w:val="24"/>
        </w:rPr>
      </w:r>
      <w:r w:rsidR="004E466E">
        <w:rPr>
          <w:rFonts w:cs="Calibri"/>
          <w:szCs w:val="24"/>
        </w:rPr>
        <w:fldChar w:fldCharType="separate"/>
      </w:r>
      <w:ins w:id="816" w:author="Robbie Parks" w:date="2019-05-14T10:28:00Z">
        <w:r w:rsidR="00EA0BC2" w:rsidRPr="00A91EA9">
          <w:rPr>
            <w:b/>
          </w:rPr>
          <w:t xml:space="preserve">Equation </w:t>
        </w:r>
        <w:r w:rsidR="00EA0BC2">
          <w:rPr>
            <w:b/>
            <w:noProof/>
          </w:rPr>
          <w:t>2</w:t>
        </w:r>
      </w:ins>
      <w:del w:id="817" w:author="Robbie Parks" w:date="2019-05-10T14:07:00Z">
        <w:r w:rsidR="00DB093C" w:rsidRPr="00A91EA9" w:rsidDel="00DF205B">
          <w:rPr>
            <w:b/>
          </w:rPr>
          <w:delText xml:space="preserve">Equation </w:delText>
        </w:r>
        <w:r w:rsidR="00DB093C" w:rsidDel="00DF205B">
          <w:rPr>
            <w:b/>
            <w:noProof/>
          </w:rPr>
          <w:delText>2</w:delText>
        </w:r>
      </w:del>
      <w:r w:rsidR="004E466E">
        <w:rPr>
          <w:rFonts w:cs="Calibri"/>
          <w:szCs w:val="24"/>
        </w:rPr>
        <w:fldChar w:fldCharType="end"/>
      </w:r>
      <w:r w:rsidR="004E466E">
        <w:rPr>
          <w:rFonts w:cs="Calibri"/>
          <w:szCs w:val="24"/>
        </w:rPr>
        <w:t xml:space="preserve"> and </w:t>
      </w:r>
      <w:r w:rsidR="004E466E">
        <w:rPr>
          <w:rFonts w:cs="Calibri"/>
          <w:szCs w:val="24"/>
        </w:rPr>
        <w:fldChar w:fldCharType="begin"/>
      </w:r>
      <w:r w:rsidR="004E466E">
        <w:rPr>
          <w:rFonts w:cs="Calibri"/>
          <w:szCs w:val="24"/>
        </w:rPr>
        <w:instrText xml:space="preserve"> REF _Ref5729511 \h </w:instrText>
      </w:r>
      <w:r w:rsidR="004E466E">
        <w:rPr>
          <w:rFonts w:cs="Calibri"/>
          <w:szCs w:val="24"/>
        </w:rPr>
      </w:r>
      <w:r w:rsidR="004E466E">
        <w:rPr>
          <w:rFonts w:cs="Calibri"/>
          <w:szCs w:val="24"/>
        </w:rPr>
        <w:fldChar w:fldCharType="separate"/>
      </w:r>
      <w:ins w:id="818" w:author="Robbie Parks" w:date="2019-05-14T10:28:00Z">
        <w:r w:rsidR="00EA0BC2" w:rsidRPr="00AD0EB8">
          <w:rPr>
            <w:b/>
          </w:rPr>
          <w:t xml:space="preserve">Equation </w:t>
        </w:r>
        <w:r w:rsidR="00EA0BC2">
          <w:rPr>
            <w:b/>
            <w:noProof/>
          </w:rPr>
          <w:t>6</w:t>
        </w:r>
      </w:ins>
      <w:del w:id="819" w:author="Robbie Parks" w:date="2019-05-10T14:07:00Z">
        <w:r w:rsidR="00DB093C" w:rsidRPr="00AD0EB8" w:rsidDel="00DF205B">
          <w:rPr>
            <w:b/>
          </w:rPr>
          <w:delText xml:space="preserve">Equation </w:delText>
        </w:r>
        <w:r w:rsidR="00DB093C" w:rsidDel="00DF205B">
          <w:rPr>
            <w:b/>
            <w:noProof/>
          </w:rPr>
          <w:delText>6</w:delText>
        </w:r>
      </w:del>
      <w:r w:rsidR="004E466E">
        <w:rPr>
          <w:rFonts w:cs="Calibri"/>
          <w:szCs w:val="24"/>
        </w:rPr>
        <w:fldChar w:fldCharType="end"/>
      </w:r>
      <w:r w:rsidR="004A72F0">
        <w:rPr>
          <w:rFonts w:cs="Calibri"/>
          <w:szCs w:val="24"/>
        </w:rPr>
        <w:t xml:space="preserve"> </w:t>
      </w:r>
      <w:r w:rsidR="00F806D3">
        <w:rPr>
          <w:rFonts w:cs="Calibri"/>
          <w:szCs w:val="24"/>
        </w:rPr>
        <w:t>for all age groups and sexes</w:t>
      </w:r>
      <w:r w:rsidR="00DC357B">
        <w:rPr>
          <w:rFonts w:cs="Calibri"/>
          <w:szCs w:val="24"/>
        </w:rPr>
        <w:t xml:space="preserve"> for the four main causes of death groups</w:t>
      </w:r>
      <w:r w:rsidR="00A1689D">
        <w:rPr>
          <w:rFonts w:cs="Calibri"/>
          <w:szCs w:val="24"/>
        </w:rPr>
        <w:t xml:space="preserve"> for 1980-2016</w:t>
      </w:r>
      <w:r w:rsidR="00F806D3">
        <w:rPr>
          <w:rFonts w:cs="Calibri"/>
          <w:szCs w:val="24"/>
        </w:rPr>
        <w:t xml:space="preserve"> </w:t>
      </w:r>
      <w:r w:rsidRPr="00DB2DBC">
        <w:rPr>
          <w:rFonts w:cs="Calibri"/>
          <w:szCs w:val="24"/>
        </w:rPr>
        <w:t xml:space="preserve">and compared the DIC values. The results of this are </w:t>
      </w:r>
      <w:r w:rsidR="00457AB4">
        <w:rPr>
          <w:rFonts w:cs="Calibri"/>
          <w:szCs w:val="24"/>
        </w:rPr>
        <w:t>summarised in</w:t>
      </w:r>
      <w:r w:rsidRPr="00DB2DBC">
        <w:rPr>
          <w:rFonts w:cs="Calibri"/>
          <w:szCs w:val="24"/>
        </w:rPr>
        <w:t xml:space="preserve"> </w:t>
      </w:r>
      <w:ins w:id="820" w:author="Robbie Parks" w:date="2019-05-13T16:02:00Z">
        <w:r w:rsidR="000A573F">
          <w:rPr>
            <w:rFonts w:cs="Calibri"/>
            <w:szCs w:val="24"/>
          </w:rPr>
          <w:fldChar w:fldCharType="begin"/>
        </w:r>
        <w:r w:rsidR="000A573F">
          <w:rPr>
            <w:rFonts w:cs="Calibri"/>
            <w:szCs w:val="24"/>
          </w:rPr>
          <w:instrText xml:space="preserve"> REF _Ref8655769 \h </w:instrText>
        </w:r>
      </w:ins>
      <w:r w:rsidR="000A573F">
        <w:rPr>
          <w:rFonts w:cs="Calibri"/>
          <w:szCs w:val="24"/>
        </w:rPr>
      </w:r>
      <w:r w:rsidR="000A573F">
        <w:rPr>
          <w:rFonts w:cs="Calibri"/>
          <w:szCs w:val="24"/>
        </w:rPr>
        <w:fldChar w:fldCharType="separate"/>
      </w:r>
      <w:ins w:id="821" w:author="Robbie Parks" w:date="2019-05-14T10:28:00Z">
        <w:r w:rsidR="00EA0BC2" w:rsidRPr="002B1916">
          <w:rPr>
            <w:b/>
          </w:rPr>
          <w:t xml:space="preserve">Table </w:t>
        </w:r>
        <w:r w:rsidR="00EA0BC2">
          <w:rPr>
            <w:b/>
            <w:noProof/>
          </w:rPr>
          <w:t>4</w:t>
        </w:r>
      </w:ins>
      <w:ins w:id="822" w:author="Robbie Parks" w:date="2019-05-13T16:02:00Z">
        <w:r w:rsidR="000A573F">
          <w:rPr>
            <w:rFonts w:cs="Calibri"/>
            <w:szCs w:val="24"/>
          </w:rPr>
          <w:fldChar w:fldCharType="end"/>
        </w:r>
      </w:ins>
      <w:del w:id="823" w:author="Robbie Parks" w:date="2019-05-13T16:02:00Z">
        <w:r w:rsidR="004D4F68" w:rsidDel="000A573F">
          <w:rPr>
            <w:rFonts w:cs="Calibri"/>
            <w:szCs w:val="24"/>
          </w:rPr>
          <w:fldChar w:fldCharType="begin"/>
        </w:r>
        <w:r w:rsidR="004D4F68" w:rsidRPr="000A573F" w:rsidDel="000A573F">
          <w:rPr>
            <w:rFonts w:cs="Calibri"/>
            <w:szCs w:val="24"/>
          </w:rPr>
          <w:delInstrText xml:space="preserve"> REF _Ref5881169 \h </w:delInstrText>
        </w:r>
        <w:r w:rsidR="004D4F68" w:rsidDel="000A573F">
          <w:rPr>
            <w:rFonts w:cs="Calibri"/>
            <w:szCs w:val="24"/>
          </w:rPr>
        </w:r>
        <w:r w:rsidR="004D4F68" w:rsidDel="000A573F">
          <w:rPr>
            <w:rFonts w:cs="Calibri"/>
            <w:szCs w:val="24"/>
          </w:rPr>
          <w:fldChar w:fldCharType="separate"/>
        </w:r>
      </w:del>
      <w:del w:id="824" w:author="Robbie Parks" w:date="2019-05-10T14:07:00Z">
        <w:r w:rsidR="00DB093C" w:rsidRPr="000A573F" w:rsidDel="00DF205B">
          <w:rPr>
            <w:b/>
          </w:rPr>
          <w:delText xml:space="preserve">Table </w:delText>
        </w:r>
        <w:r w:rsidR="00DB093C" w:rsidRPr="000A573F" w:rsidDel="00DF205B">
          <w:rPr>
            <w:b/>
            <w:noProof/>
          </w:rPr>
          <w:delText>4</w:delText>
        </w:r>
        <w:r w:rsidR="00DB093C" w:rsidRPr="000A573F" w:rsidDel="00DF205B">
          <w:delText>. Number of model run comparisons which favoured the national temperature model (</w:delText>
        </w:r>
        <w:r w:rsidR="00DB093C" w:rsidRPr="000A573F" w:rsidDel="00DF205B">
          <w:rPr>
            <w:b/>
          </w:rPr>
          <w:delText xml:space="preserve">Equation </w:delText>
        </w:r>
        <w:r w:rsidR="00DB093C" w:rsidRPr="000A573F" w:rsidDel="00DF205B">
          <w:rPr>
            <w:b/>
            <w:noProof/>
          </w:rPr>
          <w:delText>2</w:delText>
        </w:r>
        <w:r w:rsidR="00DB093C" w:rsidRPr="000A573F" w:rsidDel="00DF205B">
          <w:rPr>
            <w:rFonts w:cs="Calibri"/>
          </w:rPr>
          <w:delText>) over the alternative national model with piecewise temperature anomaly term (</w:delText>
        </w:r>
        <w:r w:rsidR="00DB093C" w:rsidRPr="000A573F" w:rsidDel="00DF205B">
          <w:rPr>
            <w:b/>
          </w:rPr>
          <w:delText xml:space="preserve">Equation </w:delText>
        </w:r>
        <w:r w:rsidR="00DB093C" w:rsidRPr="000A573F" w:rsidDel="00DF205B">
          <w:rPr>
            <w:b/>
            <w:noProof/>
          </w:rPr>
          <w:delText>6</w:delText>
        </w:r>
        <w:r w:rsidR="00DB093C" w:rsidRPr="000A573F" w:rsidDel="00DF205B">
          <w:rPr>
            <w:rFonts w:cs="Calibri"/>
          </w:rPr>
          <w:delText>)</w:delText>
        </w:r>
      </w:del>
      <w:del w:id="825" w:author="Robbie Parks" w:date="2019-05-13T16:02:00Z">
        <w:r w:rsidR="004D4F68" w:rsidDel="000A573F">
          <w:rPr>
            <w:rFonts w:cs="Calibri"/>
            <w:szCs w:val="24"/>
          </w:rPr>
          <w:fldChar w:fldCharType="end"/>
        </w:r>
      </w:del>
      <w:r w:rsidRPr="00DB2DBC">
        <w:rPr>
          <w:rFonts w:cs="Calibri"/>
          <w:szCs w:val="24"/>
        </w:rPr>
        <w:t xml:space="preserve">.  The </w:t>
      </w:r>
      <w:r w:rsidR="00457AB4">
        <w:rPr>
          <w:rFonts w:cs="Calibri"/>
          <w:szCs w:val="24"/>
        </w:rPr>
        <w:t>DIC values</w:t>
      </w:r>
      <w:r w:rsidRPr="00DB2DBC">
        <w:rPr>
          <w:rFonts w:cs="Calibri"/>
          <w:szCs w:val="24"/>
        </w:rPr>
        <w:t xml:space="preserve"> indicate that </w:t>
      </w:r>
      <w:r w:rsidR="00655992">
        <w:rPr>
          <w:rFonts w:cs="Calibri"/>
          <w:szCs w:val="24"/>
        </w:rPr>
        <w:t>72/80 (</w:t>
      </w:r>
      <w:r w:rsidR="001D26CC">
        <w:rPr>
          <w:rFonts w:cs="Calibri"/>
          <w:szCs w:val="24"/>
        </w:rPr>
        <w:t>90%</w:t>
      </w:r>
      <w:r w:rsidR="00655992">
        <w:rPr>
          <w:rFonts w:cs="Calibri"/>
          <w:szCs w:val="24"/>
        </w:rPr>
        <w:t>)</w:t>
      </w:r>
      <w:r w:rsidR="001D26CC">
        <w:rPr>
          <w:rFonts w:cs="Calibri"/>
          <w:szCs w:val="24"/>
        </w:rPr>
        <w:t xml:space="preserve"> of the runs favoured the </w:t>
      </w:r>
      <w:r w:rsidRPr="00DB2DBC">
        <w:rPr>
          <w:rFonts w:cs="Calibri"/>
          <w:szCs w:val="24"/>
        </w:rPr>
        <w:t>non-piecewise model</w:t>
      </w:r>
      <w:r w:rsidR="00E543B7">
        <w:rPr>
          <w:rFonts w:cs="Calibri"/>
          <w:szCs w:val="24"/>
        </w:rPr>
        <w:t xml:space="preserve"> overall </w:t>
      </w:r>
      <w:r w:rsidRPr="00DB2DBC">
        <w:rPr>
          <w:rFonts w:cs="Calibri"/>
          <w:szCs w:val="24"/>
        </w:rPr>
        <w:t>(</w:t>
      </w:r>
      <w:r w:rsidR="001D26CC">
        <w:rPr>
          <w:rFonts w:cs="Calibri"/>
          <w:szCs w:val="24"/>
        </w:rPr>
        <w:fldChar w:fldCharType="begin"/>
      </w:r>
      <w:r w:rsidR="001D26CC">
        <w:rPr>
          <w:rFonts w:cs="Calibri"/>
          <w:szCs w:val="24"/>
        </w:rPr>
        <w:instrText xml:space="preserve"> REF _Ref5574051 \h </w:instrText>
      </w:r>
      <w:r w:rsidR="001D26CC">
        <w:rPr>
          <w:rFonts w:cs="Calibri"/>
          <w:szCs w:val="24"/>
        </w:rPr>
      </w:r>
      <w:r w:rsidR="001D26CC">
        <w:rPr>
          <w:rFonts w:cs="Calibri"/>
          <w:szCs w:val="24"/>
        </w:rPr>
        <w:fldChar w:fldCharType="separate"/>
      </w:r>
      <w:ins w:id="826" w:author="Robbie Parks" w:date="2019-05-14T10:28:00Z">
        <w:r w:rsidR="00EA0BC2" w:rsidRPr="00A91EA9">
          <w:rPr>
            <w:b/>
          </w:rPr>
          <w:t xml:space="preserve">Equation </w:t>
        </w:r>
        <w:r w:rsidR="00EA0BC2">
          <w:rPr>
            <w:b/>
            <w:noProof/>
          </w:rPr>
          <w:t>2</w:t>
        </w:r>
      </w:ins>
      <w:del w:id="827" w:author="Robbie Parks" w:date="2019-05-10T14:07:00Z">
        <w:r w:rsidR="00DB093C" w:rsidRPr="00A91EA9" w:rsidDel="00DF205B">
          <w:rPr>
            <w:b/>
          </w:rPr>
          <w:delText xml:space="preserve">Equation </w:delText>
        </w:r>
        <w:r w:rsidR="00DB093C" w:rsidDel="00DF205B">
          <w:rPr>
            <w:b/>
            <w:noProof/>
          </w:rPr>
          <w:delText>2</w:delText>
        </w:r>
      </w:del>
      <w:r w:rsidR="001D26CC">
        <w:rPr>
          <w:rFonts w:cs="Calibri"/>
          <w:szCs w:val="24"/>
        </w:rPr>
        <w:fldChar w:fldCharType="end"/>
      </w:r>
      <w:r w:rsidRPr="00DB2DBC">
        <w:rPr>
          <w:rFonts w:cs="Calibri"/>
          <w:szCs w:val="24"/>
        </w:rPr>
        <w:t xml:space="preserve">). The case </w:t>
      </w:r>
      <w:r w:rsidR="009760B3">
        <w:rPr>
          <w:rFonts w:cs="Calibri"/>
          <w:szCs w:val="24"/>
        </w:rPr>
        <w:t xml:space="preserve">was the same </w:t>
      </w:r>
      <w:r w:rsidRPr="00DB2DBC">
        <w:rPr>
          <w:rFonts w:cs="Calibri"/>
          <w:szCs w:val="24"/>
        </w:rPr>
        <w:t>for cardiorespiratory, cancer</w:t>
      </w:r>
      <w:r w:rsidR="00CA744E">
        <w:rPr>
          <w:rFonts w:cs="Calibri"/>
          <w:szCs w:val="24"/>
        </w:rPr>
        <w:t>, injuries</w:t>
      </w:r>
      <w:r w:rsidR="000852DD">
        <w:rPr>
          <w:rFonts w:cs="Calibri"/>
          <w:szCs w:val="24"/>
        </w:rPr>
        <w:t>,</w:t>
      </w:r>
      <w:r w:rsidRPr="00DB2DBC">
        <w:rPr>
          <w:rFonts w:cs="Calibri"/>
          <w:szCs w:val="24"/>
        </w:rPr>
        <w:t xml:space="preserve"> and other causes of death</w:t>
      </w:r>
      <w:r w:rsidR="00E048E6">
        <w:rPr>
          <w:rFonts w:cs="Calibri"/>
          <w:szCs w:val="24"/>
        </w:rPr>
        <w:t xml:space="preserve"> separately</w:t>
      </w:r>
      <w:r w:rsidR="009760B3">
        <w:rPr>
          <w:rFonts w:cs="Calibri"/>
          <w:szCs w:val="24"/>
        </w:rPr>
        <w:t xml:space="preserve">, </w:t>
      </w:r>
      <w:r w:rsidRPr="00DB2DBC">
        <w:rPr>
          <w:rFonts w:cs="Calibri"/>
          <w:szCs w:val="24"/>
        </w:rPr>
        <w:t xml:space="preserve">with </w:t>
      </w:r>
      <w:r w:rsidR="001A35A6">
        <w:rPr>
          <w:rFonts w:cs="Calibri"/>
          <w:szCs w:val="24"/>
        </w:rPr>
        <w:t>20/20 (</w:t>
      </w:r>
      <w:r w:rsidR="009760B3">
        <w:rPr>
          <w:rFonts w:cs="Calibri"/>
          <w:szCs w:val="24"/>
        </w:rPr>
        <w:t>100</w:t>
      </w:r>
      <w:r w:rsidRPr="00DB2DBC">
        <w:rPr>
          <w:rFonts w:cs="Calibri"/>
          <w:szCs w:val="24"/>
        </w:rPr>
        <w:t>%</w:t>
      </w:r>
      <w:r w:rsidR="001A35A6">
        <w:rPr>
          <w:rFonts w:cs="Calibri"/>
          <w:szCs w:val="24"/>
        </w:rPr>
        <w:t>)</w:t>
      </w:r>
      <w:r w:rsidRPr="00DB2DBC">
        <w:rPr>
          <w:rFonts w:cs="Calibri"/>
          <w:szCs w:val="24"/>
        </w:rPr>
        <w:t xml:space="preserve">, </w:t>
      </w:r>
      <w:r w:rsidR="00921137">
        <w:rPr>
          <w:rFonts w:cs="Calibri"/>
          <w:szCs w:val="24"/>
        </w:rPr>
        <w:t xml:space="preserve">17/20 </w:t>
      </w:r>
      <w:r w:rsidR="001A35A6">
        <w:rPr>
          <w:rFonts w:cs="Calibri"/>
          <w:szCs w:val="24"/>
        </w:rPr>
        <w:t>(</w:t>
      </w:r>
      <w:r w:rsidR="002666E2">
        <w:rPr>
          <w:rFonts w:cs="Calibri"/>
          <w:szCs w:val="24"/>
        </w:rPr>
        <w:t>85</w:t>
      </w:r>
      <w:r w:rsidRPr="00DB2DBC">
        <w:rPr>
          <w:rFonts w:cs="Calibri"/>
          <w:szCs w:val="24"/>
        </w:rPr>
        <w:t>%</w:t>
      </w:r>
      <w:r w:rsidR="001A35A6">
        <w:rPr>
          <w:rFonts w:cs="Calibri"/>
          <w:szCs w:val="24"/>
        </w:rPr>
        <w:t>)</w:t>
      </w:r>
      <w:r w:rsidRPr="00DB2DBC">
        <w:rPr>
          <w:rFonts w:cs="Calibri"/>
          <w:szCs w:val="24"/>
        </w:rPr>
        <w:t xml:space="preserve"> and </w:t>
      </w:r>
      <w:r w:rsidR="00921137">
        <w:rPr>
          <w:rFonts w:cs="Calibri"/>
          <w:szCs w:val="24"/>
        </w:rPr>
        <w:t xml:space="preserve">16/20 </w:t>
      </w:r>
      <w:r w:rsidR="001A35A6">
        <w:rPr>
          <w:rFonts w:cs="Calibri"/>
          <w:szCs w:val="24"/>
        </w:rPr>
        <w:t>(</w:t>
      </w:r>
      <w:r w:rsidR="002666E2">
        <w:rPr>
          <w:rFonts w:cs="Calibri"/>
          <w:szCs w:val="24"/>
        </w:rPr>
        <w:t>80</w:t>
      </w:r>
      <w:r w:rsidRPr="00DB2DBC">
        <w:rPr>
          <w:rFonts w:cs="Calibri"/>
          <w:szCs w:val="24"/>
        </w:rPr>
        <w:t>%</w:t>
      </w:r>
      <w:r w:rsidR="001A35A6">
        <w:rPr>
          <w:rFonts w:cs="Calibri"/>
          <w:szCs w:val="24"/>
        </w:rPr>
        <w:t>)</w:t>
      </w:r>
      <w:r w:rsidRPr="00DB2DBC">
        <w:rPr>
          <w:rFonts w:cs="Calibri"/>
          <w:szCs w:val="24"/>
        </w:rPr>
        <w:t xml:space="preserve"> respectively</w:t>
      </w:r>
      <w:r w:rsidR="009760B3">
        <w:rPr>
          <w:rFonts w:cs="Calibri"/>
          <w:szCs w:val="24"/>
        </w:rPr>
        <w:t xml:space="preserve"> of the </w:t>
      </w:r>
      <w:r w:rsidR="00E6672F">
        <w:rPr>
          <w:rFonts w:cs="Calibri"/>
          <w:szCs w:val="24"/>
        </w:rPr>
        <w:t>comparisons</w:t>
      </w:r>
      <w:r w:rsidR="009760B3">
        <w:rPr>
          <w:rFonts w:cs="Calibri"/>
          <w:szCs w:val="24"/>
        </w:rPr>
        <w:t xml:space="preserve"> </w:t>
      </w:r>
      <w:r w:rsidR="00E6672F">
        <w:rPr>
          <w:rFonts w:cs="Calibri"/>
          <w:szCs w:val="24"/>
        </w:rPr>
        <w:t xml:space="preserve">favouring the non-piecewise </w:t>
      </w:r>
      <w:r w:rsidR="00E6672F">
        <w:rPr>
          <w:rFonts w:cs="Calibri"/>
          <w:szCs w:val="24"/>
        </w:rPr>
        <w:lastRenderedPageBreak/>
        <w:t>mod</w:t>
      </w:r>
      <w:r w:rsidR="002666E2">
        <w:rPr>
          <w:rFonts w:cs="Calibri"/>
          <w:szCs w:val="24"/>
        </w:rPr>
        <w:t>el</w:t>
      </w:r>
      <w:r w:rsidRPr="00DB2DBC">
        <w:rPr>
          <w:rFonts w:cs="Calibri"/>
          <w:szCs w:val="24"/>
        </w:rPr>
        <w:t>.</w:t>
      </w:r>
      <w:r w:rsidR="007E5158">
        <w:rPr>
          <w:rFonts w:cs="Calibri"/>
          <w:szCs w:val="24"/>
        </w:rPr>
        <w:t xml:space="preserve"> It is possible to choose </w:t>
      </w:r>
      <w:r w:rsidR="00931AC8">
        <w:rPr>
          <w:rFonts w:cs="Calibri"/>
          <w:szCs w:val="24"/>
        </w:rPr>
        <w:t xml:space="preserve">a model for each age group-sex-cause of death combination separately, but </w:t>
      </w:r>
      <w:r w:rsidRPr="00DB2DBC">
        <w:rPr>
          <w:rFonts w:cs="Calibri"/>
          <w:szCs w:val="24"/>
        </w:rPr>
        <w:t xml:space="preserve">I </w:t>
      </w:r>
      <w:r w:rsidR="007E5158">
        <w:rPr>
          <w:rFonts w:cs="Calibri"/>
          <w:szCs w:val="24"/>
        </w:rPr>
        <w:t>decided</w:t>
      </w:r>
      <w:r w:rsidRPr="00DB2DBC">
        <w:rPr>
          <w:rFonts w:cs="Calibri"/>
          <w:szCs w:val="24"/>
        </w:rPr>
        <w:t xml:space="preserve"> it</w:t>
      </w:r>
      <w:r w:rsidR="004E466E">
        <w:rPr>
          <w:rFonts w:cs="Calibri"/>
          <w:szCs w:val="24"/>
        </w:rPr>
        <w:t xml:space="preserve"> would be better </w:t>
      </w:r>
      <w:r w:rsidR="00A416C4">
        <w:rPr>
          <w:rFonts w:cs="Calibri"/>
          <w:szCs w:val="24"/>
        </w:rPr>
        <w:t xml:space="preserve">to select a consistent model </w:t>
      </w:r>
      <w:r w:rsidR="00931AC8">
        <w:rPr>
          <w:rFonts w:cs="Calibri"/>
          <w:szCs w:val="24"/>
        </w:rPr>
        <w:t xml:space="preserve">to be </w:t>
      </w:r>
      <w:r w:rsidR="004F45CF">
        <w:rPr>
          <w:rFonts w:cs="Calibri"/>
          <w:szCs w:val="24"/>
        </w:rPr>
        <w:t>parsimonious</w:t>
      </w:r>
      <w:r w:rsidR="00A416C4">
        <w:rPr>
          <w:rFonts w:cs="Calibri"/>
          <w:szCs w:val="24"/>
        </w:rPr>
        <w:t>. In this way</w:t>
      </w:r>
      <w:r w:rsidRPr="00DB2DBC">
        <w:rPr>
          <w:rFonts w:cs="Calibri"/>
          <w:szCs w:val="24"/>
        </w:rPr>
        <w:t xml:space="preserve"> equivalent parameters </w:t>
      </w:r>
      <w:r w:rsidR="000576ED">
        <w:rPr>
          <w:rFonts w:cs="Calibri"/>
          <w:szCs w:val="24"/>
        </w:rPr>
        <w:t xml:space="preserve">from model runs in various </w:t>
      </w:r>
      <w:r w:rsidRPr="00DB2DBC">
        <w:rPr>
          <w:rFonts w:cs="Calibri"/>
          <w:szCs w:val="24"/>
        </w:rPr>
        <w:t>cause</w:t>
      </w:r>
      <w:r w:rsidR="000576ED">
        <w:rPr>
          <w:rFonts w:cs="Calibri"/>
          <w:szCs w:val="24"/>
        </w:rPr>
        <w:t>s</w:t>
      </w:r>
      <w:r w:rsidRPr="00DB2DBC">
        <w:rPr>
          <w:rFonts w:cs="Calibri"/>
          <w:szCs w:val="24"/>
        </w:rPr>
        <w:t xml:space="preserve"> of death could be compared</w:t>
      </w:r>
      <w:r w:rsidR="00252CFB">
        <w:rPr>
          <w:rFonts w:cs="Calibri"/>
          <w:szCs w:val="24"/>
        </w:rPr>
        <w:t xml:space="preserve"> directly</w:t>
      </w:r>
      <w:r w:rsidR="00443EC4">
        <w:rPr>
          <w:rFonts w:cs="Calibri"/>
          <w:szCs w:val="24"/>
        </w:rPr>
        <w:t xml:space="preserve">, as well as using the same amount of data points per </w:t>
      </w:r>
      <w:r w:rsidR="00321F92">
        <w:rPr>
          <w:rFonts w:cs="Calibri"/>
          <w:szCs w:val="24"/>
        </w:rPr>
        <w:t xml:space="preserve">inferred parameter of </w:t>
      </w:r>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oMath>
      <w:r w:rsidR="00321F92">
        <w:rPr>
          <w:rFonts w:cs="Calibri"/>
          <w:szCs w:val="24"/>
        </w:rPr>
        <w:t xml:space="preserve"> in the </w:t>
      </w:r>
      <w:ins w:id="828" w:author="Robbie Parks" w:date="2019-05-13T16:01:00Z">
        <w:r w:rsidR="00F40EEC">
          <w:t xml:space="preserve">temperature </w:t>
        </w:r>
      </w:ins>
      <w:del w:id="829" w:author="Robbie Parks" w:date="2019-05-13T15:53:00Z">
        <w:r w:rsidR="00321F92" w:rsidDel="00FD35F4">
          <w:rPr>
            <w:rFonts w:cs="Calibri"/>
            <w:szCs w:val="24"/>
          </w:rPr>
          <w:delText xml:space="preserve">national temperature </w:delText>
        </w:r>
      </w:del>
      <w:r w:rsidR="00321F92">
        <w:rPr>
          <w:rFonts w:cs="Calibri"/>
          <w:szCs w:val="24"/>
        </w:rPr>
        <w:t>model (</w:t>
      </w:r>
      <w:r w:rsidR="009A3CE9">
        <w:rPr>
          <w:rFonts w:cs="Calibri"/>
          <w:szCs w:val="24"/>
        </w:rPr>
        <w:fldChar w:fldCharType="begin"/>
      </w:r>
      <w:r w:rsidR="009A3CE9">
        <w:rPr>
          <w:rFonts w:cs="Calibri"/>
          <w:szCs w:val="24"/>
        </w:rPr>
        <w:instrText xml:space="preserve"> REF _Ref5574051 \h </w:instrText>
      </w:r>
      <w:r w:rsidR="009A3CE9">
        <w:rPr>
          <w:rFonts w:cs="Calibri"/>
          <w:szCs w:val="24"/>
        </w:rPr>
      </w:r>
      <w:r w:rsidR="009A3CE9">
        <w:rPr>
          <w:rFonts w:cs="Calibri"/>
          <w:szCs w:val="24"/>
        </w:rPr>
        <w:fldChar w:fldCharType="separate"/>
      </w:r>
      <w:ins w:id="830" w:author="Robbie Parks" w:date="2019-05-14T10:28:00Z">
        <w:r w:rsidR="00EA0BC2" w:rsidRPr="00A91EA9">
          <w:rPr>
            <w:b/>
          </w:rPr>
          <w:t xml:space="preserve">Equation </w:t>
        </w:r>
        <w:r w:rsidR="00EA0BC2">
          <w:rPr>
            <w:b/>
            <w:noProof/>
          </w:rPr>
          <w:t>2</w:t>
        </w:r>
      </w:ins>
      <w:del w:id="831" w:author="Robbie Parks" w:date="2019-05-10T14:07:00Z">
        <w:r w:rsidR="00DB093C" w:rsidRPr="00A91EA9" w:rsidDel="00DF205B">
          <w:rPr>
            <w:b/>
          </w:rPr>
          <w:delText xml:space="preserve">Equation </w:delText>
        </w:r>
        <w:r w:rsidR="00DB093C" w:rsidDel="00DF205B">
          <w:rPr>
            <w:b/>
            <w:noProof/>
          </w:rPr>
          <w:delText>2</w:delText>
        </w:r>
      </w:del>
      <w:r w:rsidR="009A3CE9">
        <w:rPr>
          <w:rFonts w:cs="Calibri"/>
          <w:szCs w:val="24"/>
        </w:rPr>
        <w:fldChar w:fldCharType="end"/>
      </w:r>
      <w:r w:rsidR="009A3CE9">
        <w:rPr>
          <w:rFonts w:cs="Calibri"/>
          <w:szCs w:val="24"/>
        </w:rPr>
        <w:t>)</w:t>
      </w:r>
      <w:r w:rsidR="009711C8">
        <w:rPr>
          <w:rFonts w:cs="Calibri"/>
          <w:szCs w:val="24"/>
        </w:rPr>
        <w:t>.</w:t>
      </w:r>
      <w:ins w:id="832" w:author="Robbie Parks" w:date="2019-05-10T14:08:00Z">
        <w:r w:rsidR="00DF205B">
          <w:rPr>
            <w:rFonts w:cs="Calibri"/>
            <w:szCs w:val="24"/>
          </w:rPr>
          <w:t xml:space="preserve"> Th</w:t>
        </w:r>
      </w:ins>
      <w:ins w:id="833" w:author="Robbie Parks" w:date="2019-05-13T15:53:00Z">
        <w:r w:rsidR="00FD35F4">
          <w:rPr>
            <w:rFonts w:cs="Calibri"/>
            <w:szCs w:val="24"/>
          </w:rPr>
          <w:t xml:space="preserve">is </w:t>
        </w:r>
      </w:ins>
      <w:ins w:id="834" w:author="Robbie Parks" w:date="2019-05-10T14:08:00Z">
        <w:r w:rsidR="00DF205B">
          <w:rPr>
            <w:rFonts w:cs="Calibri"/>
            <w:szCs w:val="24"/>
          </w:rPr>
          <w:t xml:space="preserve">model may provide a better DIC because </w:t>
        </w:r>
        <w:r w:rsidR="00F40764">
          <w:rPr>
            <w:rFonts w:cs="Calibri"/>
            <w:szCs w:val="24"/>
          </w:rPr>
          <w:t xml:space="preserve">while the long-term norm temperature </w:t>
        </w:r>
      </w:ins>
      <w:ins w:id="835" w:author="Robbie Parks" w:date="2019-05-10T14:09:00Z">
        <w:r w:rsidR="00F40764">
          <w:rPr>
            <w:rFonts w:cs="Calibri"/>
            <w:szCs w:val="24"/>
          </w:rPr>
          <w:t xml:space="preserve">in a month and state </w:t>
        </w:r>
      </w:ins>
      <w:ins w:id="836" w:author="Robbie Parks" w:date="2019-05-10T14:08:00Z">
        <w:r w:rsidR="00F40764">
          <w:rPr>
            <w:rFonts w:cs="Calibri"/>
            <w:szCs w:val="24"/>
          </w:rPr>
          <w:t xml:space="preserve">is </w:t>
        </w:r>
      </w:ins>
      <w:ins w:id="837" w:author="Robbie Parks" w:date="2019-05-10T14:14:00Z">
        <w:r w:rsidR="00D71508">
          <w:rPr>
            <w:rFonts w:cs="Calibri"/>
            <w:szCs w:val="24"/>
          </w:rPr>
          <w:t>an</w:t>
        </w:r>
      </w:ins>
      <w:ins w:id="838" w:author="Robbie Parks" w:date="2019-05-10T14:08:00Z">
        <w:r w:rsidR="00F40764">
          <w:rPr>
            <w:rFonts w:cs="Calibri"/>
            <w:szCs w:val="24"/>
          </w:rPr>
          <w:t xml:space="preserve"> acclimatised temperature</w:t>
        </w:r>
      </w:ins>
      <w:ins w:id="839" w:author="Robbie Parks" w:date="2019-05-10T14:09:00Z">
        <w:r w:rsidR="00F40764">
          <w:rPr>
            <w:rFonts w:cs="Calibri"/>
            <w:szCs w:val="24"/>
          </w:rPr>
          <w:t xml:space="preserve">, it may not </w:t>
        </w:r>
        <w:r w:rsidR="00B67A5E">
          <w:rPr>
            <w:rFonts w:cs="Calibri"/>
            <w:szCs w:val="24"/>
          </w:rPr>
          <w:t>be the temperature of</w:t>
        </w:r>
      </w:ins>
      <w:ins w:id="840" w:author="Robbie Parks" w:date="2019-05-10T14:14:00Z">
        <w:r w:rsidR="00FC24DD">
          <w:rPr>
            <w:rFonts w:cs="Calibri"/>
            <w:szCs w:val="24"/>
          </w:rPr>
          <w:t xml:space="preserve"> absolute</w:t>
        </w:r>
      </w:ins>
      <w:ins w:id="841" w:author="Robbie Parks" w:date="2019-05-10T14:09:00Z">
        <w:r w:rsidR="00B67A5E">
          <w:rPr>
            <w:rFonts w:cs="Calibri"/>
            <w:szCs w:val="24"/>
          </w:rPr>
          <w:t xml:space="preserve"> minimum mortality </w:t>
        </w:r>
      </w:ins>
      <w:ins w:id="842" w:author="Robbie Parks" w:date="2019-05-10T14:10:00Z">
        <w:r w:rsidR="00852A9E">
          <w:rPr>
            <w:rFonts w:cs="Calibri"/>
            <w:szCs w:val="24"/>
          </w:rPr>
          <w:fldChar w:fldCharType="begin" w:fldLock="1"/>
        </w:r>
      </w:ins>
      <w:r w:rsidR="00266D3A">
        <w:rPr>
          <w:rFonts w:cs="Calibri"/>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study","type":"article-journal","volume":"386"},"uris":["http://www.mendeley.com/documents/?uuid=ec2ac118-d8e9-4d29-9116-d43210b3e1ca"]}],"mendeley":{"formattedCitation":"(Gasparrini et al., 2015)","plainTextFormattedCitation":"(Gasparrini et al., 2015)","previouslyFormattedCitation":"(Gasparrini et al., 2015)"},"properties":{"noteIndex":0},"schema":"https://github.com/citation-style-language/schema/raw/master/csl-citation.json"}</w:instrText>
      </w:r>
      <w:r w:rsidR="00852A9E">
        <w:rPr>
          <w:rFonts w:cs="Calibri"/>
          <w:szCs w:val="24"/>
        </w:rPr>
        <w:fldChar w:fldCharType="separate"/>
      </w:r>
      <w:r w:rsidR="00852A9E" w:rsidRPr="00852A9E">
        <w:rPr>
          <w:rFonts w:cs="Calibri"/>
          <w:noProof/>
          <w:szCs w:val="24"/>
        </w:rPr>
        <w:t>(Gasparrini et al., 2015)</w:t>
      </w:r>
      <w:ins w:id="843" w:author="Robbie Parks" w:date="2019-05-10T14:10:00Z">
        <w:r w:rsidR="00852A9E">
          <w:rPr>
            <w:rFonts w:cs="Calibri"/>
            <w:szCs w:val="24"/>
          </w:rPr>
          <w:fldChar w:fldCharType="end"/>
        </w:r>
      </w:ins>
    </w:p>
    <w:tbl>
      <w:tblPr>
        <w:tblStyle w:val="TableGrid"/>
        <w:tblW w:w="0" w:type="auto"/>
        <w:tblLook w:val="04A0" w:firstRow="1" w:lastRow="0" w:firstColumn="1" w:lastColumn="0" w:noHBand="0" w:noVBand="1"/>
      </w:tblPr>
      <w:tblGrid>
        <w:gridCol w:w="2252"/>
        <w:gridCol w:w="2252"/>
        <w:gridCol w:w="2253"/>
        <w:gridCol w:w="2253"/>
      </w:tblGrid>
      <w:tr w:rsidR="00603D58" w14:paraId="6949817B" w14:textId="77777777" w:rsidTr="00603D58">
        <w:tc>
          <w:tcPr>
            <w:tcW w:w="2252" w:type="dxa"/>
          </w:tcPr>
          <w:p w14:paraId="44F1F87D" w14:textId="52B582CD" w:rsidR="00603D58" w:rsidRPr="00F85F86" w:rsidRDefault="00603D58" w:rsidP="005323DD">
            <w:pPr>
              <w:keepNext/>
              <w:keepLines/>
              <w:spacing w:line="240" w:lineRule="auto"/>
              <w:jc w:val="left"/>
              <w:rPr>
                <w:rFonts w:cs="Calibri"/>
                <w:b/>
                <w:sz w:val="24"/>
                <w:szCs w:val="24"/>
              </w:rPr>
            </w:pPr>
            <w:r w:rsidRPr="00F85F86">
              <w:rPr>
                <w:rFonts w:cs="Calibri"/>
                <w:b/>
                <w:sz w:val="24"/>
                <w:szCs w:val="24"/>
              </w:rPr>
              <w:t>Cause</w:t>
            </w:r>
          </w:p>
        </w:tc>
        <w:tc>
          <w:tcPr>
            <w:tcW w:w="2252" w:type="dxa"/>
          </w:tcPr>
          <w:p w14:paraId="11D6A8AF" w14:textId="4DEABC7F" w:rsidR="00603D58" w:rsidRPr="00F85F86" w:rsidRDefault="00AA2710" w:rsidP="005323DD">
            <w:pPr>
              <w:keepNext/>
              <w:keepLines/>
              <w:tabs>
                <w:tab w:val="left" w:pos="940"/>
              </w:tabs>
              <w:spacing w:line="240" w:lineRule="auto"/>
              <w:jc w:val="left"/>
              <w:rPr>
                <w:rFonts w:cs="Calibri"/>
                <w:b/>
                <w:sz w:val="24"/>
                <w:szCs w:val="24"/>
              </w:rPr>
            </w:pPr>
            <w:r w:rsidRPr="00F85F86">
              <w:rPr>
                <w:rFonts w:cs="Calibri"/>
                <w:b/>
                <w:sz w:val="24"/>
                <w:szCs w:val="24"/>
              </w:rPr>
              <w:t>M</w:t>
            </w:r>
            <w:r w:rsidR="006057BD" w:rsidRPr="00F85F86">
              <w:rPr>
                <w:rFonts w:cs="Calibri"/>
                <w:b/>
                <w:sz w:val="24"/>
                <w:szCs w:val="24"/>
              </w:rPr>
              <w:t>ales</w:t>
            </w:r>
          </w:p>
        </w:tc>
        <w:tc>
          <w:tcPr>
            <w:tcW w:w="2253" w:type="dxa"/>
          </w:tcPr>
          <w:p w14:paraId="7311E9CF" w14:textId="47A9DECE" w:rsidR="00603D58" w:rsidRPr="00F85F86" w:rsidRDefault="006057BD" w:rsidP="005323DD">
            <w:pPr>
              <w:keepNext/>
              <w:keepLines/>
              <w:spacing w:line="240" w:lineRule="auto"/>
              <w:jc w:val="left"/>
              <w:rPr>
                <w:rFonts w:cs="Calibri"/>
                <w:b/>
                <w:sz w:val="24"/>
                <w:szCs w:val="24"/>
              </w:rPr>
            </w:pPr>
            <w:r w:rsidRPr="00F85F86">
              <w:rPr>
                <w:rFonts w:cs="Calibri"/>
                <w:b/>
                <w:sz w:val="24"/>
                <w:szCs w:val="24"/>
              </w:rPr>
              <w:t>Females</w:t>
            </w:r>
          </w:p>
        </w:tc>
        <w:tc>
          <w:tcPr>
            <w:tcW w:w="2253" w:type="dxa"/>
          </w:tcPr>
          <w:p w14:paraId="114398CC" w14:textId="72E72F7B" w:rsidR="00603D58" w:rsidRPr="00F85F86" w:rsidRDefault="00532DBA" w:rsidP="005323DD">
            <w:pPr>
              <w:keepNext/>
              <w:keepLines/>
              <w:spacing w:line="240" w:lineRule="auto"/>
              <w:jc w:val="left"/>
              <w:rPr>
                <w:rFonts w:cs="Calibri"/>
                <w:b/>
                <w:sz w:val="24"/>
                <w:szCs w:val="24"/>
              </w:rPr>
            </w:pPr>
            <w:r>
              <w:rPr>
                <w:rFonts w:cs="Calibri"/>
                <w:b/>
                <w:sz w:val="24"/>
                <w:szCs w:val="24"/>
              </w:rPr>
              <w:t>Male and females combined</w:t>
            </w:r>
          </w:p>
        </w:tc>
      </w:tr>
      <w:tr w:rsidR="00603D58" w14:paraId="7558F801" w14:textId="77777777" w:rsidTr="00603D58">
        <w:tc>
          <w:tcPr>
            <w:tcW w:w="2252" w:type="dxa"/>
          </w:tcPr>
          <w:p w14:paraId="43F92E70" w14:textId="35839FA4"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Cardiorespiratory</w:t>
            </w:r>
          </w:p>
        </w:tc>
        <w:tc>
          <w:tcPr>
            <w:tcW w:w="2252" w:type="dxa"/>
          </w:tcPr>
          <w:p w14:paraId="497767F6" w14:textId="5AE03A5A"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4DC2A14" w14:textId="1ACEF8D3" w:rsidR="00603D58" w:rsidRDefault="00755D3D" w:rsidP="005323DD">
            <w:pPr>
              <w:keepNext/>
              <w:keepLines/>
              <w:spacing w:line="240" w:lineRule="auto"/>
              <w:jc w:val="right"/>
              <w:rPr>
                <w:rFonts w:cs="Calibri"/>
                <w:sz w:val="24"/>
                <w:szCs w:val="24"/>
              </w:rPr>
            </w:pPr>
            <w:r>
              <w:rPr>
                <w:rFonts w:cs="Calibri"/>
                <w:sz w:val="24"/>
                <w:szCs w:val="24"/>
              </w:rPr>
              <w:t>10/10</w:t>
            </w:r>
          </w:p>
        </w:tc>
        <w:tc>
          <w:tcPr>
            <w:tcW w:w="2253" w:type="dxa"/>
          </w:tcPr>
          <w:p w14:paraId="0D46EF5A" w14:textId="4E105AE7" w:rsidR="00603D58" w:rsidRDefault="00755D3D" w:rsidP="005323DD">
            <w:pPr>
              <w:keepNext/>
              <w:keepLines/>
              <w:spacing w:line="240" w:lineRule="auto"/>
              <w:jc w:val="right"/>
              <w:rPr>
                <w:rFonts w:cs="Calibri"/>
                <w:sz w:val="24"/>
                <w:szCs w:val="24"/>
              </w:rPr>
            </w:pPr>
            <w:r>
              <w:rPr>
                <w:rFonts w:cs="Calibri"/>
                <w:sz w:val="24"/>
                <w:szCs w:val="24"/>
              </w:rPr>
              <w:t>20/20</w:t>
            </w:r>
          </w:p>
        </w:tc>
      </w:tr>
      <w:tr w:rsidR="00603D58" w14:paraId="010DFDC7" w14:textId="77777777" w:rsidTr="00603D58">
        <w:tc>
          <w:tcPr>
            <w:tcW w:w="2252" w:type="dxa"/>
          </w:tcPr>
          <w:p w14:paraId="712F33EC" w14:textId="642277D0"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Cancer</w:t>
            </w:r>
          </w:p>
        </w:tc>
        <w:tc>
          <w:tcPr>
            <w:tcW w:w="2252" w:type="dxa"/>
          </w:tcPr>
          <w:p w14:paraId="3AE7E4CA" w14:textId="177C4506" w:rsidR="00603D58" w:rsidRDefault="00011FB6" w:rsidP="005323DD">
            <w:pPr>
              <w:keepNext/>
              <w:keepLines/>
              <w:spacing w:line="240" w:lineRule="auto"/>
              <w:jc w:val="right"/>
              <w:rPr>
                <w:rFonts w:cs="Calibri"/>
                <w:sz w:val="24"/>
                <w:szCs w:val="24"/>
              </w:rPr>
            </w:pPr>
            <w:r>
              <w:rPr>
                <w:rFonts w:cs="Calibri"/>
                <w:sz w:val="24"/>
                <w:szCs w:val="24"/>
              </w:rPr>
              <w:t>9/10</w:t>
            </w:r>
          </w:p>
        </w:tc>
        <w:tc>
          <w:tcPr>
            <w:tcW w:w="2253" w:type="dxa"/>
          </w:tcPr>
          <w:p w14:paraId="6D40DD31" w14:textId="6D4CEB24" w:rsidR="00603D58" w:rsidRDefault="00DD3040" w:rsidP="005323DD">
            <w:pPr>
              <w:keepNext/>
              <w:keepLines/>
              <w:spacing w:line="240" w:lineRule="auto"/>
              <w:jc w:val="right"/>
              <w:rPr>
                <w:rFonts w:cs="Calibri"/>
                <w:sz w:val="24"/>
                <w:szCs w:val="24"/>
              </w:rPr>
            </w:pPr>
            <w:r>
              <w:rPr>
                <w:rFonts w:cs="Calibri"/>
                <w:sz w:val="24"/>
                <w:szCs w:val="24"/>
              </w:rPr>
              <w:t>10/10</w:t>
            </w:r>
          </w:p>
        </w:tc>
        <w:tc>
          <w:tcPr>
            <w:tcW w:w="2253" w:type="dxa"/>
          </w:tcPr>
          <w:p w14:paraId="6C728966" w14:textId="1DCE8984" w:rsidR="00603D58" w:rsidRDefault="00FC4E71" w:rsidP="005323DD">
            <w:pPr>
              <w:keepNext/>
              <w:keepLines/>
              <w:spacing w:line="240" w:lineRule="auto"/>
              <w:jc w:val="right"/>
              <w:rPr>
                <w:rFonts w:cs="Calibri"/>
                <w:sz w:val="24"/>
                <w:szCs w:val="24"/>
              </w:rPr>
            </w:pPr>
            <w:r>
              <w:rPr>
                <w:rFonts w:cs="Calibri"/>
                <w:sz w:val="24"/>
                <w:szCs w:val="24"/>
              </w:rPr>
              <w:t>19/20</w:t>
            </w:r>
          </w:p>
        </w:tc>
      </w:tr>
      <w:tr w:rsidR="00603D58" w14:paraId="0AAB763E" w14:textId="77777777" w:rsidTr="00603D58">
        <w:tc>
          <w:tcPr>
            <w:tcW w:w="2252" w:type="dxa"/>
          </w:tcPr>
          <w:p w14:paraId="10CD682E" w14:textId="39FDB6D8"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Injuries</w:t>
            </w:r>
          </w:p>
        </w:tc>
        <w:tc>
          <w:tcPr>
            <w:tcW w:w="2252" w:type="dxa"/>
          </w:tcPr>
          <w:p w14:paraId="3322589F" w14:textId="7F4C665E" w:rsidR="00603D58" w:rsidRDefault="00286495" w:rsidP="005323DD">
            <w:pPr>
              <w:keepNext/>
              <w:keepLines/>
              <w:spacing w:line="240" w:lineRule="auto"/>
              <w:jc w:val="right"/>
              <w:rPr>
                <w:rFonts w:cs="Calibri"/>
                <w:sz w:val="24"/>
                <w:szCs w:val="24"/>
              </w:rPr>
            </w:pPr>
            <w:r>
              <w:rPr>
                <w:rFonts w:cs="Calibri"/>
                <w:sz w:val="24"/>
                <w:szCs w:val="24"/>
              </w:rPr>
              <w:t>7/10</w:t>
            </w:r>
          </w:p>
        </w:tc>
        <w:tc>
          <w:tcPr>
            <w:tcW w:w="2253" w:type="dxa"/>
          </w:tcPr>
          <w:p w14:paraId="47AE9BAC" w14:textId="10B8E541" w:rsidR="00603D58" w:rsidRDefault="00286495" w:rsidP="005323DD">
            <w:pPr>
              <w:keepNext/>
              <w:keepLines/>
              <w:spacing w:line="240" w:lineRule="auto"/>
              <w:jc w:val="right"/>
              <w:rPr>
                <w:rFonts w:cs="Calibri"/>
                <w:sz w:val="24"/>
                <w:szCs w:val="24"/>
              </w:rPr>
            </w:pPr>
            <w:r>
              <w:rPr>
                <w:rFonts w:cs="Calibri"/>
                <w:sz w:val="24"/>
                <w:szCs w:val="24"/>
              </w:rPr>
              <w:t>10/10</w:t>
            </w:r>
          </w:p>
        </w:tc>
        <w:tc>
          <w:tcPr>
            <w:tcW w:w="2253" w:type="dxa"/>
          </w:tcPr>
          <w:p w14:paraId="1096F7C2" w14:textId="6E66324E" w:rsidR="00603D58" w:rsidRDefault="00FC4E71" w:rsidP="005323DD">
            <w:pPr>
              <w:keepNext/>
              <w:keepLines/>
              <w:spacing w:line="240" w:lineRule="auto"/>
              <w:jc w:val="right"/>
              <w:rPr>
                <w:rFonts w:cs="Calibri"/>
                <w:sz w:val="24"/>
                <w:szCs w:val="24"/>
              </w:rPr>
            </w:pPr>
            <w:r>
              <w:rPr>
                <w:rFonts w:cs="Calibri"/>
                <w:sz w:val="24"/>
                <w:szCs w:val="24"/>
              </w:rPr>
              <w:t>17/20</w:t>
            </w:r>
          </w:p>
        </w:tc>
      </w:tr>
      <w:tr w:rsidR="00603D58" w14:paraId="361AFB0E" w14:textId="77777777" w:rsidTr="00603D58">
        <w:tc>
          <w:tcPr>
            <w:tcW w:w="2252" w:type="dxa"/>
          </w:tcPr>
          <w:p w14:paraId="6EE3D4CE" w14:textId="23D9437F" w:rsidR="00603D58" w:rsidRPr="005323DD" w:rsidRDefault="00492F3A" w:rsidP="005323DD">
            <w:pPr>
              <w:keepNext/>
              <w:keepLines/>
              <w:spacing w:line="240" w:lineRule="auto"/>
              <w:jc w:val="left"/>
              <w:rPr>
                <w:rFonts w:cs="Calibri"/>
                <w:b/>
                <w:sz w:val="24"/>
                <w:szCs w:val="24"/>
              </w:rPr>
            </w:pPr>
            <w:r w:rsidRPr="005323DD">
              <w:rPr>
                <w:rFonts w:cs="Calibri"/>
                <w:b/>
                <w:sz w:val="24"/>
                <w:szCs w:val="24"/>
              </w:rPr>
              <w:t>Other</w:t>
            </w:r>
          </w:p>
        </w:tc>
        <w:tc>
          <w:tcPr>
            <w:tcW w:w="2252" w:type="dxa"/>
          </w:tcPr>
          <w:p w14:paraId="3567CA17" w14:textId="507CCC70" w:rsidR="00603D58" w:rsidRDefault="00286495" w:rsidP="005323DD">
            <w:pPr>
              <w:keepNext/>
              <w:keepLines/>
              <w:spacing w:line="240" w:lineRule="auto"/>
              <w:jc w:val="right"/>
              <w:rPr>
                <w:rFonts w:cs="Calibri"/>
                <w:sz w:val="24"/>
                <w:szCs w:val="24"/>
              </w:rPr>
            </w:pPr>
            <w:r>
              <w:rPr>
                <w:rFonts w:cs="Calibri"/>
                <w:sz w:val="24"/>
                <w:szCs w:val="24"/>
              </w:rPr>
              <w:t>8/10</w:t>
            </w:r>
          </w:p>
        </w:tc>
        <w:tc>
          <w:tcPr>
            <w:tcW w:w="2253" w:type="dxa"/>
          </w:tcPr>
          <w:p w14:paraId="69C09385" w14:textId="13C1F8A6" w:rsidR="00603D58" w:rsidRDefault="00B37939" w:rsidP="005323DD">
            <w:pPr>
              <w:keepNext/>
              <w:keepLines/>
              <w:spacing w:line="240" w:lineRule="auto"/>
              <w:jc w:val="right"/>
              <w:rPr>
                <w:rFonts w:cs="Calibri"/>
                <w:sz w:val="24"/>
                <w:szCs w:val="24"/>
              </w:rPr>
            </w:pPr>
            <w:r>
              <w:rPr>
                <w:rFonts w:cs="Calibri"/>
                <w:sz w:val="24"/>
                <w:szCs w:val="24"/>
              </w:rPr>
              <w:t>8/10</w:t>
            </w:r>
          </w:p>
        </w:tc>
        <w:tc>
          <w:tcPr>
            <w:tcW w:w="2253" w:type="dxa"/>
          </w:tcPr>
          <w:p w14:paraId="1BE833E1" w14:textId="5CCD8D28" w:rsidR="00603D58" w:rsidRDefault="00FC4E71" w:rsidP="005323DD">
            <w:pPr>
              <w:keepNext/>
              <w:keepLines/>
              <w:spacing w:line="240" w:lineRule="auto"/>
              <w:jc w:val="right"/>
              <w:rPr>
                <w:rFonts w:cs="Calibri"/>
                <w:sz w:val="24"/>
                <w:szCs w:val="24"/>
              </w:rPr>
            </w:pPr>
            <w:r>
              <w:rPr>
                <w:rFonts w:cs="Calibri"/>
                <w:sz w:val="24"/>
                <w:szCs w:val="24"/>
              </w:rPr>
              <w:t>16/20</w:t>
            </w:r>
          </w:p>
        </w:tc>
      </w:tr>
      <w:tr w:rsidR="00603D58" w14:paraId="2AE4B364" w14:textId="77777777" w:rsidTr="00603D58">
        <w:tc>
          <w:tcPr>
            <w:tcW w:w="2252" w:type="dxa"/>
          </w:tcPr>
          <w:p w14:paraId="20448892" w14:textId="603CC080" w:rsidR="00603D58" w:rsidRPr="005323DD" w:rsidRDefault="006C2502" w:rsidP="005323DD">
            <w:pPr>
              <w:keepNext/>
              <w:keepLines/>
              <w:spacing w:line="240" w:lineRule="auto"/>
              <w:jc w:val="left"/>
              <w:rPr>
                <w:rFonts w:cs="Calibri"/>
                <w:b/>
                <w:sz w:val="24"/>
                <w:szCs w:val="24"/>
              </w:rPr>
            </w:pPr>
            <w:r w:rsidRPr="005323DD">
              <w:rPr>
                <w:rFonts w:cs="Calibri"/>
                <w:b/>
                <w:sz w:val="24"/>
                <w:szCs w:val="24"/>
              </w:rPr>
              <w:t>All causes combined</w:t>
            </w:r>
          </w:p>
        </w:tc>
        <w:tc>
          <w:tcPr>
            <w:tcW w:w="2252" w:type="dxa"/>
          </w:tcPr>
          <w:p w14:paraId="00381E16" w14:textId="25067800" w:rsidR="00603D58" w:rsidRDefault="00FC4E71" w:rsidP="005323DD">
            <w:pPr>
              <w:keepNext/>
              <w:keepLines/>
              <w:spacing w:line="240" w:lineRule="auto"/>
              <w:jc w:val="right"/>
              <w:rPr>
                <w:rFonts w:cs="Calibri"/>
                <w:sz w:val="24"/>
                <w:szCs w:val="24"/>
              </w:rPr>
            </w:pPr>
            <w:r>
              <w:rPr>
                <w:rFonts w:cs="Calibri"/>
                <w:sz w:val="24"/>
                <w:szCs w:val="24"/>
              </w:rPr>
              <w:t>34/40</w:t>
            </w:r>
          </w:p>
        </w:tc>
        <w:tc>
          <w:tcPr>
            <w:tcW w:w="2253" w:type="dxa"/>
          </w:tcPr>
          <w:p w14:paraId="03E6EBB1" w14:textId="37F70F0B" w:rsidR="00603D58" w:rsidRDefault="00FC4E71" w:rsidP="005323DD">
            <w:pPr>
              <w:keepNext/>
              <w:keepLines/>
              <w:spacing w:line="240" w:lineRule="auto"/>
              <w:jc w:val="right"/>
              <w:rPr>
                <w:rFonts w:cs="Calibri"/>
                <w:sz w:val="24"/>
                <w:szCs w:val="24"/>
              </w:rPr>
            </w:pPr>
            <w:r>
              <w:rPr>
                <w:rFonts w:cs="Calibri"/>
                <w:sz w:val="24"/>
                <w:szCs w:val="24"/>
              </w:rPr>
              <w:t>38/40</w:t>
            </w:r>
          </w:p>
        </w:tc>
        <w:tc>
          <w:tcPr>
            <w:tcW w:w="2253" w:type="dxa"/>
          </w:tcPr>
          <w:p w14:paraId="4CEC9388" w14:textId="5C106941" w:rsidR="00603D58" w:rsidRDefault="00AF12F3" w:rsidP="005323DD">
            <w:pPr>
              <w:keepNext/>
              <w:keepLines/>
              <w:spacing w:line="240" w:lineRule="auto"/>
              <w:jc w:val="right"/>
              <w:rPr>
                <w:rFonts w:cs="Calibri"/>
                <w:sz w:val="24"/>
                <w:szCs w:val="24"/>
              </w:rPr>
            </w:pPr>
            <w:r>
              <w:rPr>
                <w:rFonts w:cs="Calibri"/>
                <w:sz w:val="24"/>
                <w:szCs w:val="24"/>
              </w:rPr>
              <w:t>72/80</w:t>
            </w:r>
          </w:p>
        </w:tc>
      </w:tr>
    </w:tbl>
    <w:p w14:paraId="694C9F28" w14:textId="049C1C0D" w:rsidR="008B10DD" w:rsidRPr="002B1916" w:rsidRDefault="00B40990" w:rsidP="00D535D4">
      <w:pPr>
        <w:spacing w:line="240" w:lineRule="auto"/>
        <w:rPr>
          <w:rFonts w:cs="Calibri"/>
        </w:rPr>
      </w:pPr>
      <w:bookmarkStart w:id="844" w:name="_Ref8655769"/>
      <w:bookmarkStart w:id="845" w:name="_Ref5881169"/>
      <w:bookmarkStart w:id="846" w:name="_Toc7299688"/>
      <w:bookmarkStart w:id="847" w:name="_Toc7691269"/>
      <w:r w:rsidRPr="002B1916">
        <w:rPr>
          <w:b/>
        </w:rPr>
        <w:t xml:space="preserve">Table </w:t>
      </w:r>
      <w:r w:rsidRPr="002B1916">
        <w:rPr>
          <w:b/>
        </w:rPr>
        <w:fldChar w:fldCharType="begin"/>
      </w:r>
      <w:r w:rsidRPr="002B1916">
        <w:rPr>
          <w:b/>
        </w:rPr>
        <w:instrText xml:space="preserve"> SEQ Table \* ARABIC </w:instrText>
      </w:r>
      <w:r w:rsidRPr="002B1916">
        <w:rPr>
          <w:b/>
        </w:rPr>
        <w:fldChar w:fldCharType="separate"/>
      </w:r>
      <w:r w:rsidR="00EA0BC2">
        <w:rPr>
          <w:b/>
          <w:noProof/>
        </w:rPr>
        <w:t>4</w:t>
      </w:r>
      <w:r w:rsidRPr="002B1916">
        <w:rPr>
          <w:b/>
        </w:rPr>
        <w:fldChar w:fldCharType="end"/>
      </w:r>
      <w:bookmarkEnd w:id="844"/>
      <w:r w:rsidRPr="002B1916">
        <w:t xml:space="preserve">. </w:t>
      </w:r>
      <w:r w:rsidR="00F85F86" w:rsidRPr="002B1916">
        <w:t xml:space="preserve">Number of model run comparisons which favoured </w:t>
      </w:r>
      <w:r w:rsidR="00443EC4" w:rsidRPr="002B1916">
        <w:t xml:space="preserve">the </w:t>
      </w:r>
      <w:ins w:id="848" w:author="Robbie Parks" w:date="2019-05-13T15:53:00Z">
        <w:r w:rsidR="00C81D7C">
          <w:t xml:space="preserve">original </w:t>
        </w:r>
      </w:ins>
      <w:ins w:id="849" w:author="Robbie Parks" w:date="2019-05-13T16:01:00Z">
        <w:r w:rsidR="00F40EEC">
          <w:t xml:space="preserve">temperature </w:t>
        </w:r>
      </w:ins>
      <w:del w:id="850" w:author="Robbie Parks" w:date="2019-05-13T15:53:00Z">
        <w:r w:rsidR="009711C8" w:rsidRPr="002B1916" w:rsidDel="00C81D7C">
          <w:delText xml:space="preserve">national temperature </w:delText>
        </w:r>
      </w:del>
      <w:r w:rsidR="009711C8" w:rsidRPr="002B1916">
        <w:t>model (</w:t>
      </w:r>
      <w:r w:rsidR="009711C8" w:rsidRPr="002B1916">
        <w:rPr>
          <w:rFonts w:cs="Calibri"/>
        </w:rPr>
        <w:fldChar w:fldCharType="begin"/>
      </w:r>
      <w:r w:rsidR="009711C8" w:rsidRPr="002B1916">
        <w:rPr>
          <w:rFonts w:cs="Calibri"/>
        </w:rPr>
        <w:instrText xml:space="preserve"> REF _Ref5574051 \h </w:instrText>
      </w:r>
      <w:r w:rsidR="002B1916" w:rsidRPr="002B1916">
        <w:rPr>
          <w:rFonts w:cs="Calibri"/>
        </w:rPr>
        <w:instrText xml:space="preserve"> \* MERGEFORMAT </w:instrText>
      </w:r>
      <w:r w:rsidR="009711C8" w:rsidRPr="002B1916">
        <w:rPr>
          <w:rFonts w:cs="Calibri"/>
        </w:rPr>
      </w:r>
      <w:r w:rsidR="009711C8" w:rsidRPr="002B1916">
        <w:rPr>
          <w:rFonts w:cs="Calibri"/>
        </w:rPr>
        <w:fldChar w:fldCharType="separate"/>
      </w:r>
      <w:ins w:id="851" w:author="Robbie Parks" w:date="2019-05-14T10:28:00Z">
        <w:r w:rsidR="00EA0BC2" w:rsidRPr="00A91EA9">
          <w:rPr>
            <w:b/>
          </w:rPr>
          <w:t xml:space="preserve">Equation </w:t>
        </w:r>
        <w:r w:rsidR="00EA0BC2">
          <w:rPr>
            <w:b/>
            <w:noProof/>
          </w:rPr>
          <w:t>2</w:t>
        </w:r>
      </w:ins>
      <w:del w:id="852" w:author="Robbie Parks" w:date="2019-05-10T14:07:00Z">
        <w:r w:rsidR="00DB093C" w:rsidRPr="00A91EA9" w:rsidDel="00DF205B">
          <w:rPr>
            <w:b/>
          </w:rPr>
          <w:delText xml:space="preserve">Equation </w:delText>
        </w:r>
        <w:r w:rsidR="00DB093C" w:rsidDel="00DF205B">
          <w:rPr>
            <w:b/>
            <w:noProof/>
          </w:rPr>
          <w:delText>2</w:delText>
        </w:r>
      </w:del>
      <w:r w:rsidR="009711C8" w:rsidRPr="002B1916">
        <w:rPr>
          <w:rFonts w:cs="Calibri"/>
        </w:rPr>
        <w:fldChar w:fldCharType="end"/>
      </w:r>
      <w:r w:rsidR="009711C8" w:rsidRPr="002B1916">
        <w:rPr>
          <w:rFonts w:cs="Calibri"/>
        </w:rPr>
        <w:t>)</w:t>
      </w:r>
      <w:r w:rsidR="00DA755A" w:rsidRPr="002B1916">
        <w:rPr>
          <w:rFonts w:cs="Calibri"/>
        </w:rPr>
        <w:t xml:space="preserve"> over the alternative </w:t>
      </w:r>
      <w:ins w:id="853" w:author="Robbie Parks" w:date="2019-05-13T16:01:00Z">
        <w:r w:rsidR="00F40EEC">
          <w:t xml:space="preserve">temperature </w:t>
        </w:r>
      </w:ins>
      <w:del w:id="854" w:author="Robbie Parks" w:date="2019-05-13T15:53:00Z">
        <w:r w:rsidR="00DA755A" w:rsidRPr="002B1916" w:rsidDel="00C81D7C">
          <w:rPr>
            <w:rFonts w:cs="Calibri"/>
          </w:rPr>
          <w:delText xml:space="preserve">national </w:delText>
        </w:r>
      </w:del>
      <w:r w:rsidR="00DA755A" w:rsidRPr="002B1916">
        <w:rPr>
          <w:rFonts w:cs="Calibri"/>
        </w:rPr>
        <w:t>model with piecewise temperature anomaly term (</w:t>
      </w:r>
      <w:r w:rsidR="00DA755A" w:rsidRPr="002B1916">
        <w:rPr>
          <w:rFonts w:cs="Calibri"/>
        </w:rPr>
        <w:fldChar w:fldCharType="begin"/>
      </w:r>
      <w:r w:rsidR="00DA755A" w:rsidRPr="002B1916">
        <w:rPr>
          <w:rFonts w:cs="Calibri"/>
        </w:rPr>
        <w:instrText xml:space="preserve"> REF _Ref5729511 \h </w:instrText>
      </w:r>
      <w:r w:rsidR="002B1916" w:rsidRPr="002B1916">
        <w:rPr>
          <w:rFonts w:cs="Calibri"/>
        </w:rPr>
        <w:instrText xml:space="preserve"> \* MERGEFORMAT </w:instrText>
      </w:r>
      <w:r w:rsidR="00DA755A" w:rsidRPr="002B1916">
        <w:rPr>
          <w:rFonts w:cs="Calibri"/>
        </w:rPr>
      </w:r>
      <w:r w:rsidR="00DA755A" w:rsidRPr="002B1916">
        <w:rPr>
          <w:rFonts w:cs="Calibri"/>
        </w:rPr>
        <w:fldChar w:fldCharType="separate"/>
      </w:r>
      <w:ins w:id="855" w:author="Robbie Parks" w:date="2019-05-14T10:28:00Z">
        <w:r w:rsidR="00EA0BC2" w:rsidRPr="00AD0EB8">
          <w:rPr>
            <w:b/>
          </w:rPr>
          <w:t xml:space="preserve">Equation </w:t>
        </w:r>
        <w:r w:rsidR="00EA0BC2">
          <w:rPr>
            <w:b/>
            <w:noProof/>
          </w:rPr>
          <w:t>6</w:t>
        </w:r>
      </w:ins>
      <w:del w:id="856" w:author="Robbie Parks" w:date="2019-05-10T14:07:00Z">
        <w:r w:rsidR="00DB093C" w:rsidRPr="00AD0EB8" w:rsidDel="00DF205B">
          <w:rPr>
            <w:b/>
          </w:rPr>
          <w:delText xml:space="preserve">Equation </w:delText>
        </w:r>
        <w:r w:rsidR="00DB093C" w:rsidDel="00DF205B">
          <w:rPr>
            <w:b/>
            <w:noProof/>
          </w:rPr>
          <w:delText>6</w:delText>
        </w:r>
      </w:del>
      <w:r w:rsidR="00DA755A" w:rsidRPr="002B1916">
        <w:rPr>
          <w:rFonts w:cs="Calibri"/>
        </w:rPr>
        <w:fldChar w:fldCharType="end"/>
      </w:r>
      <w:r w:rsidR="00DA755A" w:rsidRPr="002B1916">
        <w:rPr>
          <w:rFonts w:cs="Calibri"/>
        </w:rPr>
        <w:t>)</w:t>
      </w:r>
      <w:bookmarkEnd w:id="845"/>
      <w:bookmarkEnd w:id="846"/>
      <w:bookmarkEnd w:id="847"/>
    </w:p>
    <w:p w14:paraId="7F68A78F" w14:textId="13472D78" w:rsidR="007638F3" w:rsidRPr="00D17922" w:rsidRDefault="007638F3">
      <w:pPr>
        <w:pStyle w:val="Heading4"/>
        <w:spacing w:line="240" w:lineRule="auto"/>
        <w:pPrChange w:id="857" w:author="Robbie Parks" w:date="2019-05-10T14:15:00Z">
          <w:pPr>
            <w:pStyle w:val="Heading4"/>
          </w:pPr>
        </w:pPrChange>
      </w:pPr>
      <w:r>
        <w:t>Additional extreme temperature measures</w:t>
      </w:r>
    </w:p>
    <w:p w14:paraId="786FFE23" w14:textId="1ABE634D" w:rsidR="007638F3" w:rsidRPr="00DB2DBC" w:rsidRDefault="007638F3">
      <w:pPr>
        <w:keepNext/>
        <w:keepLines/>
        <w:ind w:firstLine="357"/>
        <w:rPr>
          <w:rFonts w:cs="Calibri"/>
          <w:szCs w:val="24"/>
        </w:rPr>
        <w:pPrChange w:id="858" w:author="Robbie Parks" w:date="2019-05-10T14:15:00Z">
          <w:pPr>
            <w:ind w:firstLine="357"/>
          </w:pPr>
        </w:pPrChange>
      </w:pPr>
      <w:r w:rsidRPr="00DB2DBC">
        <w:rPr>
          <w:rFonts w:cs="Calibri"/>
          <w:szCs w:val="24"/>
        </w:rPr>
        <w:t>Together with temperature anomaly based on daily mean temperatures, I also</w:t>
      </w:r>
      <w:r w:rsidR="00EC67E6">
        <w:rPr>
          <w:rFonts w:cs="Calibri"/>
          <w:szCs w:val="24"/>
        </w:rPr>
        <w:t xml:space="preserve"> tested</w:t>
      </w:r>
      <w:r w:rsidRPr="00DB2DBC">
        <w:rPr>
          <w:rFonts w:cs="Calibri"/>
          <w:szCs w:val="24"/>
        </w:rPr>
        <w:t xml:space="preserve"> includ</w:t>
      </w:r>
      <w:r w:rsidR="00EC67E6">
        <w:rPr>
          <w:rFonts w:cs="Calibri"/>
          <w:szCs w:val="24"/>
        </w:rPr>
        <w:t>ing</w:t>
      </w:r>
      <w:r w:rsidRPr="00DB2DBC">
        <w:rPr>
          <w:rFonts w:cs="Calibri"/>
          <w:szCs w:val="24"/>
        </w:rPr>
        <w:t xml:space="preserve"> a second measure of anomaly in the model. The additional measures were related to extreme anomalous temperature:</w:t>
      </w:r>
    </w:p>
    <w:p w14:paraId="7B7572C8" w14:textId="77777777" w:rsidR="007638F3" w:rsidRPr="00DB2DBC" w:rsidRDefault="007638F3">
      <w:pPr>
        <w:numPr>
          <w:ilvl w:val="1"/>
          <w:numId w:val="39"/>
        </w:numPr>
        <w:rPr>
          <w:rFonts w:cs="Calibri"/>
          <w:i/>
          <w:szCs w:val="24"/>
        </w:rPr>
        <w:pPrChange w:id="859" w:author="Robbie Parks" w:date="2019-05-13T17:58:00Z">
          <w:pPr>
            <w:numPr>
              <w:ilvl w:val="1"/>
              <w:numId w:val="29"/>
            </w:numPr>
            <w:ind w:left="357" w:hanging="357"/>
          </w:pPr>
        </w:pPrChange>
      </w:pPr>
      <w:r w:rsidRPr="00DB2DBC">
        <w:rPr>
          <w:rFonts w:cs="Calibri"/>
          <w:szCs w:val="24"/>
        </w:rPr>
        <w:t>temperature anomaly based on</w:t>
      </w:r>
      <w:r w:rsidRPr="00DB2DBC" w:rsidDel="00F36612">
        <w:rPr>
          <w:rFonts w:cs="Calibri"/>
          <w:szCs w:val="24"/>
        </w:rPr>
        <w:t xml:space="preserve"> </w:t>
      </w:r>
      <w:r w:rsidRPr="00DB2DBC">
        <w:rPr>
          <w:rFonts w:cs="Calibri"/>
          <w:szCs w:val="24"/>
        </w:rPr>
        <w:t>90</w:t>
      </w:r>
      <w:r w:rsidRPr="00DB2DBC">
        <w:rPr>
          <w:rFonts w:cs="Calibri"/>
          <w:szCs w:val="24"/>
          <w:vertAlign w:val="superscript"/>
        </w:rPr>
        <w:t>th</w:t>
      </w:r>
      <w:r w:rsidRPr="00DB2DBC">
        <w:rPr>
          <w:rFonts w:cs="Calibri"/>
          <w:szCs w:val="24"/>
        </w:rPr>
        <w:t xml:space="preserve"> percentile (°C) of daily mean temperatures within a month, compared to 30-year (long-term) norm of 90</w:t>
      </w:r>
      <w:r w:rsidRPr="00DB2DBC">
        <w:rPr>
          <w:rFonts w:cs="Calibri"/>
          <w:szCs w:val="24"/>
          <w:vertAlign w:val="superscript"/>
        </w:rPr>
        <w:t>th</w:t>
      </w:r>
      <w:r w:rsidRPr="00DB2DBC">
        <w:rPr>
          <w:rFonts w:cs="Calibri"/>
          <w:szCs w:val="24"/>
        </w:rPr>
        <w:t xml:space="preserve"> percentile for each state and month </w:t>
      </w:r>
    </w:p>
    <w:p w14:paraId="63C15C6A" w14:textId="77777777" w:rsidR="007638F3" w:rsidRPr="00DB2DBC" w:rsidRDefault="007638F3">
      <w:pPr>
        <w:numPr>
          <w:ilvl w:val="1"/>
          <w:numId w:val="39"/>
        </w:numPr>
        <w:rPr>
          <w:rFonts w:cs="Calibri"/>
          <w:i/>
          <w:szCs w:val="24"/>
        </w:rPr>
        <w:pPrChange w:id="860" w:author="Robbie Parks" w:date="2019-05-13T17:58:00Z">
          <w:pPr>
            <w:numPr>
              <w:ilvl w:val="1"/>
              <w:numId w:val="29"/>
            </w:numPr>
            <w:ind w:left="357" w:hanging="357"/>
          </w:pPr>
        </w:pPrChange>
      </w:pPr>
      <w:r w:rsidRPr="00DB2DBC">
        <w:rPr>
          <w:rFonts w:cs="Calibri"/>
          <w:szCs w:val="24"/>
        </w:rPr>
        <w:lastRenderedPageBreak/>
        <w:t>number of days in a month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0C032ECB" w14:textId="77777777" w:rsidR="007638F3" w:rsidRPr="00DB2DBC" w:rsidRDefault="007638F3">
      <w:pPr>
        <w:numPr>
          <w:ilvl w:val="1"/>
          <w:numId w:val="39"/>
        </w:numPr>
        <w:rPr>
          <w:rFonts w:cs="Calibri"/>
          <w:i/>
          <w:szCs w:val="24"/>
        </w:rPr>
        <w:pPrChange w:id="861" w:author="Robbie Parks" w:date="2019-05-13T17:58:00Z">
          <w:pPr>
            <w:numPr>
              <w:ilvl w:val="1"/>
              <w:numId w:val="29"/>
            </w:numPr>
            <w:ind w:left="357" w:hanging="357"/>
          </w:pPr>
        </w:pPrChange>
      </w:pPr>
      <w:r w:rsidRPr="00DB2DBC">
        <w:rPr>
          <w:rFonts w:cs="Calibri"/>
          <w:szCs w:val="24"/>
        </w:rPr>
        <w:t>number of 3+ day episodes above the long-term 90</w:t>
      </w:r>
      <w:r w:rsidRPr="00DB2DBC">
        <w:rPr>
          <w:rFonts w:cs="Calibri"/>
          <w:szCs w:val="24"/>
          <w:vertAlign w:val="superscript"/>
        </w:rPr>
        <w:t>th</w:t>
      </w:r>
      <w:r w:rsidRPr="00DB2DBC">
        <w:rPr>
          <w:rFonts w:cs="Calibri"/>
          <w:szCs w:val="24"/>
        </w:rPr>
        <w:t xml:space="preserve"> percentile of norm temperature (adjusted for length of month)</w:t>
      </w:r>
    </w:p>
    <w:p w14:paraId="7126E4E1" w14:textId="768CA861" w:rsidR="00E657A2" w:rsidRDefault="007638F3" w:rsidP="007638F3">
      <w:pPr>
        <w:ind w:firstLine="357"/>
        <w:rPr>
          <w:rFonts w:cs="Calibri"/>
          <w:szCs w:val="24"/>
        </w:rPr>
      </w:pPr>
      <w:r w:rsidRPr="00DB2DBC">
        <w:rPr>
          <w:rFonts w:cs="Calibri"/>
          <w:szCs w:val="24"/>
        </w:rPr>
        <w:t>The correlations among the variables and anomaly based on mean were between 0.6 and 0.89 (</w:t>
      </w:r>
      <w:r w:rsidR="00432150">
        <w:rPr>
          <w:rFonts w:cs="Calibri"/>
          <w:szCs w:val="24"/>
        </w:rPr>
        <w:fldChar w:fldCharType="begin"/>
      </w:r>
      <w:r w:rsidR="00432150">
        <w:rPr>
          <w:rFonts w:cs="Calibri"/>
          <w:szCs w:val="24"/>
        </w:rPr>
        <w:instrText xml:space="preserve"> REF _Ref5823841 \h </w:instrText>
      </w:r>
      <w:r w:rsidR="00432150">
        <w:rPr>
          <w:rFonts w:cs="Calibri"/>
          <w:szCs w:val="24"/>
        </w:rPr>
      </w:r>
      <w:r w:rsidR="00432150">
        <w:rPr>
          <w:rFonts w:cs="Calibri"/>
          <w:szCs w:val="24"/>
        </w:rPr>
        <w:fldChar w:fldCharType="separate"/>
      </w:r>
      <w:ins w:id="862" w:author="Robbie Parks" w:date="2019-05-14T10:28:00Z">
        <w:r w:rsidR="00EA0BC2" w:rsidRPr="00F06BF0">
          <w:rPr>
            <w:b/>
          </w:rPr>
          <w:t xml:space="preserve">Table </w:t>
        </w:r>
        <w:r w:rsidR="00EA0BC2">
          <w:rPr>
            <w:b/>
            <w:noProof/>
          </w:rPr>
          <w:t>5</w:t>
        </w:r>
      </w:ins>
      <w:del w:id="863" w:author="Robbie Parks" w:date="2019-05-10T14:07:00Z">
        <w:r w:rsidR="00DB093C" w:rsidRPr="00F06BF0" w:rsidDel="00DF205B">
          <w:rPr>
            <w:b/>
          </w:rPr>
          <w:delText xml:space="preserve">Table </w:delText>
        </w:r>
        <w:r w:rsidR="00DB093C" w:rsidDel="00DF205B">
          <w:rPr>
            <w:b/>
            <w:noProof/>
          </w:rPr>
          <w:delText>5</w:delText>
        </w:r>
      </w:del>
      <w:r w:rsidR="00432150">
        <w:rPr>
          <w:rFonts w:cs="Calibri"/>
          <w:szCs w:val="24"/>
        </w:rPr>
        <w:fldChar w:fldCharType="end"/>
      </w:r>
      <w:r w:rsidRPr="00DB2DBC">
        <w:rPr>
          <w:rFonts w:cs="Calibri"/>
          <w:szCs w:val="24"/>
        </w:rPr>
        <w:t>). The estimated rate rations of temperature anomaly based on daily means (i.e., the anomaly measure used in the main analysis) were robust to the addition of alternative measures of anomaly, while the coefficients of the additional measures were generally not significant and with large credible intervals. Therefore, I did not include the alternative additional measures of extreme anomalous temperature in the main analysis.</w:t>
      </w:r>
    </w:p>
    <w:p w14:paraId="4D9AEA2D" w14:textId="77777777" w:rsidR="00E657A2" w:rsidRDefault="00E657A2">
      <w:pPr>
        <w:spacing w:after="0" w:line="240" w:lineRule="auto"/>
        <w:jc w:val="left"/>
        <w:rPr>
          <w:rFonts w:cs="Calibri"/>
          <w:szCs w:val="24"/>
        </w:rPr>
      </w:pPr>
      <w:r>
        <w:rPr>
          <w:rFonts w:cs="Calibri"/>
          <w:szCs w:val="24"/>
        </w:rPr>
        <w:br w:type="page"/>
      </w:r>
    </w:p>
    <w:p w14:paraId="104E8FC8" w14:textId="77777777" w:rsidR="007638F3" w:rsidRDefault="007638F3" w:rsidP="007638F3">
      <w:pPr>
        <w:ind w:firstLine="357"/>
        <w:rPr>
          <w:rFonts w:cs="Calibri"/>
          <w:szCs w:val="24"/>
        </w:rPr>
      </w:pPr>
    </w:p>
    <w:tbl>
      <w:tblPr>
        <w:tblW w:w="9010" w:type="dxa"/>
        <w:jc w:val="center"/>
        <w:tblLayout w:type="fixed"/>
        <w:tblLook w:val="04A0" w:firstRow="1" w:lastRow="0" w:firstColumn="1" w:lastColumn="0" w:noHBand="0" w:noVBand="1"/>
      </w:tblPr>
      <w:tblGrid>
        <w:gridCol w:w="1802"/>
        <w:gridCol w:w="1802"/>
        <w:gridCol w:w="1802"/>
        <w:gridCol w:w="1802"/>
        <w:gridCol w:w="1802"/>
      </w:tblGrid>
      <w:tr w:rsidR="00D34980" w14:paraId="57BFF5B8" w14:textId="77777777" w:rsidTr="00D34980">
        <w:trPr>
          <w:trHeight w:hRule="exact" w:val="1740"/>
          <w:jc w:val="center"/>
        </w:trPr>
        <w:tc>
          <w:tcPr>
            <w:tcW w:w="1000" w:type="pct"/>
            <w:tcBorders>
              <w:top w:val="single" w:sz="4" w:space="0" w:color="auto"/>
              <w:left w:val="single" w:sz="4" w:space="0" w:color="auto"/>
              <w:bottom w:val="single" w:sz="4" w:space="0" w:color="auto"/>
              <w:right w:val="single" w:sz="4" w:space="0" w:color="auto"/>
            </w:tcBorders>
            <w:vAlign w:val="center"/>
          </w:tcPr>
          <w:p w14:paraId="3080E477" w14:textId="77777777" w:rsidR="00D34980" w:rsidRPr="00D34980" w:rsidRDefault="00D34980" w:rsidP="00D24CDA">
            <w:pPr>
              <w:keepLines/>
              <w:spacing w:line="240" w:lineRule="auto"/>
              <w:jc w:val="center"/>
              <w:rPr>
                <w:b/>
                <w:bCs/>
                <w:color w:val="000000"/>
              </w:rPr>
            </w:pPr>
            <w:r w:rsidRPr="00D34980">
              <w:rPr>
                <w:b/>
                <w:bCs/>
                <w:color w:val="000000"/>
              </w:rPr>
              <w:t>Temperature variables</w:t>
            </w:r>
          </w:p>
        </w:tc>
        <w:tc>
          <w:tcPr>
            <w:tcW w:w="1000" w:type="pc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BC967F2" w14:textId="77777777" w:rsidR="00D34980" w:rsidRPr="00D34980" w:rsidRDefault="00D34980" w:rsidP="00D24CDA">
            <w:pPr>
              <w:keepLines/>
              <w:spacing w:line="240" w:lineRule="auto"/>
              <w:jc w:val="center"/>
              <w:rPr>
                <w:b/>
                <w:bCs/>
                <w:color w:val="000000"/>
              </w:rPr>
            </w:pPr>
            <w:r w:rsidRPr="00D34980">
              <w:rPr>
                <w:b/>
                <w:bCs/>
                <w:color w:val="000000"/>
              </w:rPr>
              <w:t>Anomaly of mean (main analysis)</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61AD0396" w14:textId="4989608A" w:rsidR="00D34980" w:rsidRPr="00D34980" w:rsidRDefault="00D34980" w:rsidP="0004415B">
            <w:pPr>
              <w:keepLines/>
              <w:spacing w:line="240" w:lineRule="auto"/>
              <w:jc w:val="center"/>
              <w:rPr>
                <w:b/>
                <w:bCs/>
                <w:color w:val="000000"/>
              </w:rPr>
            </w:pPr>
            <w:r w:rsidRPr="00D34980">
              <w:rPr>
                <w:b/>
                <w:color w:val="000000" w:themeColor="text1"/>
              </w:rPr>
              <w:t>Anomaly of</w:t>
            </w:r>
            <w:r w:rsidR="0004415B">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single" w:sz="4" w:space="0" w:color="auto"/>
              <w:left w:val="nil"/>
              <w:bottom w:val="single" w:sz="4" w:space="0" w:color="auto"/>
              <w:right w:val="single" w:sz="4" w:space="0" w:color="auto"/>
            </w:tcBorders>
            <w:shd w:val="clear" w:color="auto" w:fill="auto"/>
            <w:noWrap/>
            <w:vAlign w:val="center"/>
          </w:tcPr>
          <w:p w14:paraId="5F6402D1" w14:textId="3BFD8BD9" w:rsidR="00D34980" w:rsidRPr="00D34980" w:rsidRDefault="00D34980" w:rsidP="00D24CDA">
            <w:pPr>
              <w:keepLines/>
              <w:spacing w:line="240" w:lineRule="auto"/>
              <w:jc w:val="center"/>
              <w:rPr>
                <w:b/>
                <w:bCs/>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single" w:sz="4" w:space="0" w:color="auto"/>
              <w:left w:val="nil"/>
              <w:bottom w:val="single" w:sz="4" w:space="0" w:color="auto"/>
              <w:right w:val="single" w:sz="4" w:space="0" w:color="auto"/>
            </w:tcBorders>
            <w:vAlign w:val="center"/>
          </w:tcPr>
          <w:p w14:paraId="4201BD17" w14:textId="1EBEE99B" w:rsidR="00D34980" w:rsidRPr="00D34980" w:rsidRDefault="00D34980" w:rsidP="00D24CDA">
            <w:pPr>
              <w:keepLines/>
              <w:spacing w:line="240" w:lineRule="auto"/>
              <w:jc w:val="center"/>
              <w:rPr>
                <w:b/>
                <w:bCs/>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r>
      <w:tr w:rsidR="00D34980" w14:paraId="4D55DB36" w14:textId="77777777" w:rsidTr="00AC3AED">
        <w:trPr>
          <w:trHeight w:hRule="exact" w:val="1275"/>
          <w:jc w:val="center"/>
        </w:trPr>
        <w:tc>
          <w:tcPr>
            <w:tcW w:w="1000" w:type="pct"/>
            <w:tcBorders>
              <w:top w:val="nil"/>
              <w:left w:val="single" w:sz="4" w:space="0" w:color="auto"/>
              <w:bottom w:val="single" w:sz="4" w:space="0" w:color="auto"/>
              <w:right w:val="single" w:sz="4" w:space="0" w:color="auto"/>
            </w:tcBorders>
            <w:vAlign w:val="center"/>
          </w:tcPr>
          <w:p w14:paraId="7A426FED" w14:textId="77777777" w:rsidR="00D34980" w:rsidRPr="00D34980" w:rsidRDefault="00D34980" w:rsidP="00D24CDA">
            <w:pPr>
              <w:keepLines/>
              <w:spacing w:line="240" w:lineRule="auto"/>
              <w:jc w:val="center"/>
              <w:rPr>
                <w:b/>
                <w:color w:val="000000"/>
              </w:rPr>
            </w:pPr>
            <w:r w:rsidRPr="00D34980">
              <w:rPr>
                <w:b/>
                <w:bCs/>
                <w:color w:val="000000"/>
              </w:rPr>
              <w:t xml:space="preserve">Anomaly of mean (main analysis) </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61CCE05D" w14:textId="77777777" w:rsidR="00D34980" w:rsidRPr="00D21EA5" w:rsidRDefault="00D34980" w:rsidP="00D24CDA">
            <w:pPr>
              <w:keepLines/>
              <w:spacing w:line="240" w:lineRule="auto"/>
              <w:jc w:val="center"/>
              <w:rPr>
                <w:b/>
                <w:color w:val="000000"/>
              </w:rPr>
            </w:pPr>
          </w:p>
        </w:tc>
        <w:tc>
          <w:tcPr>
            <w:tcW w:w="1000" w:type="pct"/>
            <w:tcBorders>
              <w:top w:val="nil"/>
              <w:left w:val="nil"/>
              <w:bottom w:val="single" w:sz="4" w:space="0" w:color="auto"/>
              <w:right w:val="single" w:sz="4" w:space="0" w:color="auto"/>
            </w:tcBorders>
            <w:shd w:val="clear" w:color="auto" w:fill="auto"/>
            <w:noWrap/>
            <w:vAlign w:val="center"/>
            <w:hideMark/>
          </w:tcPr>
          <w:p w14:paraId="0BC84700" w14:textId="77777777" w:rsidR="00D34980" w:rsidRPr="00771400" w:rsidRDefault="00D34980" w:rsidP="00D24CDA">
            <w:pPr>
              <w:keepLines/>
              <w:spacing w:line="240" w:lineRule="auto"/>
              <w:jc w:val="center"/>
              <w:rPr>
                <w:color w:val="2F2F2F"/>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1D587E1B" w14:textId="77777777" w:rsidR="00D34980" w:rsidRPr="00771400" w:rsidRDefault="00D34980" w:rsidP="00D24CDA">
            <w:pPr>
              <w:keepLines/>
              <w:spacing w:line="240" w:lineRule="auto"/>
              <w:jc w:val="center"/>
              <w:rPr>
                <w:color w:val="000000"/>
              </w:rPr>
            </w:pPr>
            <w:r>
              <w:rPr>
                <w:color w:val="000000"/>
              </w:rPr>
              <w:t>0.75</w:t>
            </w:r>
          </w:p>
        </w:tc>
        <w:tc>
          <w:tcPr>
            <w:tcW w:w="1000" w:type="pct"/>
            <w:tcBorders>
              <w:top w:val="nil"/>
              <w:left w:val="nil"/>
              <w:bottom w:val="single" w:sz="4" w:space="0" w:color="auto"/>
              <w:right w:val="single" w:sz="4" w:space="0" w:color="auto"/>
            </w:tcBorders>
            <w:vAlign w:val="center"/>
          </w:tcPr>
          <w:p w14:paraId="66EA80A3" w14:textId="77777777" w:rsidR="00D34980" w:rsidRPr="00771400" w:rsidRDefault="00D34980" w:rsidP="00D24CDA">
            <w:pPr>
              <w:keepLines/>
              <w:spacing w:line="240" w:lineRule="auto"/>
              <w:jc w:val="center"/>
              <w:rPr>
                <w:color w:val="000000"/>
              </w:rPr>
            </w:pPr>
            <w:r>
              <w:rPr>
                <w:color w:val="000000"/>
              </w:rPr>
              <w:t>0.6</w:t>
            </w:r>
          </w:p>
        </w:tc>
      </w:tr>
      <w:tr w:rsidR="00D34980" w14:paraId="5C24167A" w14:textId="77777777" w:rsidTr="00AC3AED">
        <w:trPr>
          <w:trHeight w:hRule="exact" w:val="1421"/>
          <w:jc w:val="center"/>
        </w:trPr>
        <w:tc>
          <w:tcPr>
            <w:tcW w:w="1000" w:type="pct"/>
            <w:tcBorders>
              <w:top w:val="nil"/>
              <w:left w:val="single" w:sz="4" w:space="0" w:color="auto"/>
              <w:bottom w:val="single" w:sz="4" w:space="0" w:color="auto"/>
              <w:right w:val="single" w:sz="4" w:space="0" w:color="auto"/>
            </w:tcBorders>
            <w:vAlign w:val="center"/>
          </w:tcPr>
          <w:p w14:paraId="0B927175" w14:textId="326F0D08" w:rsidR="00D34980" w:rsidRPr="00D34980" w:rsidRDefault="00D34980" w:rsidP="00D24CDA">
            <w:pPr>
              <w:keepLines/>
              <w:spacing w:line="240" w:lineRule="auto"/>
              <w:jc w:val="center"/>
              <w:rPr>
                <w:b/>
                <w:color w:val="2F2F2F"/>
              </w:rPr>
            </w:pPr>
            <w:r w:rsidRPr="00D34980">
              <w:rPr>
                <w:b/>
                <w:color w:val="000000" w:themeColor="text1"/>
              </w:rPr>
              <w:t>Anomaly of</w:t>
            </w:r>
            <w:r w:rsidR="00B76A9C">
              <w:rPr>
                <w:b/>
                <w:color w:val="000000" w:themeColor="text1"/>
              </w:rPr>
              <w:t xml:space="preserve"> </w:t>
            </w:r>
            <w:r w:rsidRPr="00D34980">
              <w:rPr>
                <w:b/>
                <w:color w:val="000000" w:themeColor="text1"/>
              </w:rPr>
              <w:t>90</w:t>
            </w:r>
            <w:r w:rsidRPr="00D34980">
              <w:rPr>
                <w:b/>
                <w:color w:val="000000" w:themeColor="text1"/>
                <w:vertAlign w:val="superscript"/>
              </w:rPr>
              <w:t>th</w:t>
            </w:r>
            <w:r w:rsidRPr="00D34980">
              <w:rPr>
                <w:b/>
                <w:color w:val="000000" w:themeColor="text1"/>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C175592" w14:textId="77777777" w:rsidR="00D34980" w:rsidRPr="00771400" w:rsidRDefault="00D34980" w:rsidP="00D24CDA">
            <w:pPr>
              <w:keepLines/>
              <w:spacing w:line="240" w:lineRule="auto"/>
              <w:jc w:val="center"/>
              <w:rPr>
                <w:color w:val="000000"/>
              </w:rPr>
            </w:pPr>
            <w:r>
              <w:rPr>
                <w:color w:val="2F2F2F"/>
              </w:rPr>
              <w:t>0.79</w:t>
            </w:r>
          </w:p>
        </w:tc>
        <w:tc>
          <w:tcPr>
            <w:tcW w:w="1000" w:type="pct"/>
            <w:tcBorders>
              <w:top w:val="nil"/>
              <w:left w:val="nil"/>
              <w:bottom w:val="single" w:sz="4" w:space="0" w:color="auto"/>
              <w:right w:val="single" w:sz="4" w:space="0" w:color="auto"/>
            </w:tcBorders>
            <w:shd w:val="clear" w:color="auto" w:fill="auto"/>
            <w:noWrap/>
            <w:vAlign w:val="center"/>
            <w:hideMark/>
          </w:tcPr>
          <w:p w14:paraId="763A8120" w14:textId="77777777" w:rsidR="00D34980" w:rsidRPr="00771400" w:rsidRDefault="00D34980" w:rsidP="00D24CDA">
            <w:pPr>
              <w:keepLines/>
              <w:spacing w:line="240" w:lineRule="auto"/>
              <w:jc w:val="center"/>
              <w:rPr>
                <w:color w:val="2F2F2F"/>
              </w:rPr>
            </w:pPr>
          </w:p>
        </w:tc>
        <w:tc>
          <w:tcPr>
            <w:tcW w:w="1000" w:type="pct"/>
            <w:tcBorders>
              <w:top w:val="nil"/>
              <w:left w:val="nil"/>
              <w:bottom w:val="single" w:sz="4" w:space="0" w:color="auto"/>
              <w:right w:val="single" w:sz="4" w:space="0" w:color="auto"/>
            </w:tcBorders>
            <w:shd w:val="clear" w:color="auto" w:fill="auto"/>
            <w:noWrap/>
            <w:vAlign w:val="center"/>
            <w:hideMark/>
          </w:tcPr>
          <w:p w14:paraId="3D78A694" w14:textId="77777777" w:rsidR="00D34980" w:rsidRPr="00771400" w:rsidRDefault="00D34980" w:rsidP="00D24CDA">
            <w:pPr>
              <w:keepLines/>
              <w:spacing w:line="240" w:lineRule="auto"/>
              <w:jc w:val="center"/>
              <w:rPr>
                <w:color w:val="000000"/>
              </w:rPr>
            </w:pPr>
            <w:r>
              <w:rPr>
                <w:color w:val="000000"/>
              </w:rPr>
              <w:t>0.89</w:t>
            </w:r>
          </w:p>
        </w:tc>
        <w:tc>
          <w:tcPr>
            <w:tcW w:w="1000" w:type="pct"/>
            <w:tcBorders>
              <w:top w:val="nil"/>
              <w:left w:val="nil"/>
              <w:bottom w:val="single" w:sz="4" w:space="0" w:color="auto"/>
              <w:right w:val="single" w:sz="4" w:space="0" w:color="auto"/>
            </w:tcBorders>
            <w:vAlign w:val="center"/>
          </w:tcPr>
          <w:p w14:paraId="589B62A4" w14:textId="77777777" w:rsidR="00D34980" w:rsidRPr="00771400" w:rsidRDefault="00D34980" w:rsidP="00D24CDA">
            <w:pPr>
              <w:keepLines/>
              <w:spacing w:line="240" w:lineRule="auto"/>
              <w:jc w:val="center"/>
              <w:rPr>
                <w:color w:val="000000"/>
              </w:rPr>
            </w:pPr>
            <w:r>
              <w:rPr>
                <w:color w:val="000000"/>
              </w:rPr>
              <w:t>0.77</w:t>
            </w:r>
          </w:p>
        </w:tc>
      </w:tr>
      <w:tr w:rsidR="00D34980" w14:paraId="61435EE1" w14:textId="77777777" w:rsidTr="00AC3AED">
        <w:trPr>
          <w:trHeight w:hRule="exact" w:val="1407"/>
          <w:jc w:val="center"/>
        </w:trPr>
        <w:tc>
          <w:tcPr>
            <w:tcW w:w="1000" w:type="pct"/>
            <w:tcBorders>
              <w:top w:val="nil"/>
              <w:left w:val="single" w:sz="4" w:space="0" w:color="auto"/>
              <w:bottom w:val="single" w:sz="4" w:space="0" w:color="auto"/>
              <w:right w:val="single" w:sz="4" w:space="0" w:color="auto"/>
            </w:tcBorders>
            <w:vAlign w:val="center"/>
          </w:tcPr>
          <w:p w14:paraId="7CB682E8" w14:textId="6EF39553" w:rsidR="00D34980" w:rsidRPr="00D34980" w:rsidRDefault="00D34980" w:rsidP="00D24CDA">
            <w:pPr>
              <w:keepLines/>
              <w:spacing w:line="240" w:lineRule="auto"/>
              <w:jc w:val="center"/>
              <w:rPr>
                <w:b/>
                <w:color w:val="000000"/>
              </w:rPr>
            </w:pPr>
            <w:r w:rsidRPr="00D34980">
              <w:rPr>
                <w:b/>
                <w:color w:val="000000"/>
              </w:rPr>
              <w:t>Number of days</w:t>
            </w:r>
            <w:r w:rsidR="00F52EDB">
              <w:rPr>
                <w:b/>
                <w:color w:val="000000"/>
              </w:rPr>
              <w:t xml:space="preserve"> </w:t>
            </w:r>
            <w:r w:rsidRPr="00D34980">
              <w:rPr>
                <w:b/>
                <w:color w:val="000000"/>
              </w:rPr>
              <w:t>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0C8F19A" w14:textId="77777777" w:rsidR="00D34980" w:rsidRPr="00D21EA5" w:rsidRDefault="00D34980" w:rsidP="00D24CDA">
            <w:pPr>
              <w:keepLines/>
              <w:spacing w:line="240" w:lineRule="auto"/>
              <w:jc w:val="center"/>
              <w:rPr>
                <w:b/>
                <w:color w:val="000000"/>
              </w:rPr>
            </w:pPr>
            <w:r>
              <w:rPr>
                <w:color w:val="000000"/>
              </w:rPr>
              <w:t>0.75</w:t>
            </w:r>
          </w:p>
        </w:tc>
        <w:tc>
          <w:tcPr>
            <w:tcW w:w="1000" w:type="pct"/>
            <w:tcBorders>
              <w:top w:val="nil"/>
              <w:left w:val="nil"/>
              <w:bottom w:val="single" w:sz="4" w:space="0" w:color="auto"/>
              <w:right w:val="single" w:sz="4" w:space="0" w:color="auto"/>
            </w:tcBorders>
            <w:shd w:val="clear" w:color="auto" w:fill="auto"/>
            <w:noWrap/>
            <w:vAlign w:val="center"/>
            <w:hideMark/>
          </w:tcPr>
          <w:p w14:paraId="37E9430A" w14:textId="77777777" w:rsidR="00D34980" w:rsidRPr="00771400" w:rsidRDefault="00D34980" w:rsidP="00D24CDA">
            <w:pPr>
              <w:keepLines/>
              <w:spacing w:line="240" w:lineRule="auto"/>
              <w:jc w:val="center"/>
              <w:rPr>
                <w:color w:val="2F2F2F"/>
              </w:rPr>
            </w:pPr>
            <w:r>
              <w:rPr>
                <w:color w:val="000000"/>
              </w:rPr>
              <w:t>0.89</w:t>
            </w:r>
          </w:p>
        </w:tc>
        <w:tc>
          <w:tcPr>
            <w:tcW w:w="1000" w:type="pct"/>
            <w:tcBorders>
              <w:top w:val="nil"/>
              <w:left w:val="nil"/>
              <w:bottom w:val="single" w:sz="4" w:space="0" w:color="auto"/>
              <w:right w:val="single" w:sz="4" w:space="0" w:color="auto"/>
            </w:tcBorders>
            <w:shd w:val="clear" w:color="auto" w:fill="auto"/>
            <w:noWrap/>
            <w:vAlign w:val="center"/>
            <w:hideMark/>
          </w:tcPr>
          <w:p w14:paraId="0ABDA2EA" w14:textId="77777777" w:rsidR="00D34980" w:rsidRPr="00771400" w:rsidRDefault="00D34980" w:rsidP="00D24CDA">
            <w:pPr>
              <w:keepLines/>
              <w:spacing w:line="240" w:lineRule="auto"/>
              <w:jc w:val="center"/>
              <w:rPr>
                <w:color w:val="000000"/>
              </w:rPr>
            </w:pPr>
          </w:p>
        </w:tc>
        <w:tc>
          <w:tcPr>
            <w:tcW w:w="1000" w:type="pct"/>
            <w:tcBorders>
              <w:top w:val="nil"/>
              <w:left w:val="nil"/>
              <w:bottom w:val="single" w:sz="4" w:space="0" w:color="auto"/>
              <w:right w:val="single" w:sz="4" w:space="0" w:color="auto"/>
            </w:tcBorders>
            <w:vAlign w:val="center"/>
          </w:tcPr>
          <w:p w14:paraId="281FA681" w14:textId="77777777" w:rsidR="00D34980" w:rsidRPr="00771400" w:rsidRDefault="00D34980" w:rsidP="00D24CDA">
            <w:pPr>
              <w:keepLines/>
              <w:spacing w:line="240" w:lineRule="auto"/>
              <w:jc w:val="center"/>
              <w:rPr>
                <w:color w:val="000000"/>
              </w:rPr>
            </w:pPr>
            <w:r>
              <w:rPr>
                <w:color w:val="000000"/>
              </w:rPr>
              <w:t>0.86</w:t>
            </w:r>
          </w:p>
        </w:tc>
      </w:tr>
      <w:tr w:rsidR="00D34980" w14:paraId="2A36F426" w14:textId="77777777" w:rsidTr="00AC3AED">
        <w:trPr>
          <w:trHeight w:hRule="exact" w:val="1427"/>
          <w:jc w:val="center"/>
        </w:trPr>
        <w:tc>
          <w:tcPr>
            <w:tcW w:w="1000" w:type="pct"/>
            <w:tcBorders>
              <w:top w:val="nil"/>
              <w:left w:val="single" w:sz="4" w:space="0" w:color="auto"/>
              <w:bottom w:val="single" w:sz="4" w:space="0" w:color="auto"/>
              <w:right w:val="single" w:sz="4" w:space="0" w:color="auto"/>
            </w:tcBorders>
            <w:vAlign w:val="center"/>
          </w:tcPr>
          <w:p w14:paraId="23B5B9B8" w14:textId="11B48A9D" w:rsidR="00D34980" w:rsidRPr="00D34980" w:rsidRDefault="00D34980" w:rsidP="00D24CDA">
            <w:pPr>
              <w:keepLines/>
              <w:spacing w:line="240" w:lineRule="auto"/>
              <w:jc w:val="center"/>
              <w:rPr>
                <w:b/>
                <w:color w:val="000000"/>
              </w:rPr>
            </w:pPr>
            <w:r w:rsidRPr="00D34980">
              <w:rPr>
                <w:b/>
                <w:color w:val="000000"/>
              </w:rPr>
              <w:t>Number of 3+ day</w:t>
            </w:r>
            <w:r w:rsidR="00F52EDB">
              <w:rPr>
                <w:b/>
                <w:color w:val="000000"/>
              </w:rPr>
              <w:t xml:space="preserve"> </w:t>
            </w:r>
            <w:r w:rsidRPr="00D34980">
              <w:rPr>
                <w:b/>
                <w:color w:val="000000"/>
              </w:rPr>
              <w:t>episodes above long-term 90</w:t>
            </w:r>
            <w:r w:rsidRPr="00D34980">
              <w:rPr>
                <w:b/>
                <w:color w:val="000000"/>
                <w:vertAlign w:val="superscript"/>
              </w:rPr>
              <w:t>th</w:t>
            </w:r>
            <w:r w:rsidRPr="00D34980">
              <w:rPr>
                <w:b/>
                <w:color w:val="000000"/>
              </w:rPr>
              <w:t xml:space="preserve"> percentile</w:t>
            </w:r>
          </w:p>
        </w:tc>
        <w:tc>
          <w:tcPr>
            <w:tcW w:w="1000" w:type="pct"/>
            <w:tcBorders>
              <w:top w:val="nil"/>
              <w:left w:val="single" w:sz="4" w:space="0" w:color="auto"/>
              <w:bottom w:val="single" w:sz="4" w:space="0" w:color="auto"/>
              <w:right w:val="single" w:sz="4" w:space="0" w:color="auto"/>
            </w:tcBorders>
            <w:shd w:val="clear" w:color="auto" w:fill="auto"/>
            <w:noWrap/>
            <w:vAlign w:val="center"/>
          </w:tcPr>
          <w:p w14:paraId="0DA29A7E" w14:textId="77777777" w:rsidR="00D34980" w:rsidRPr="00CD291C" w:rsidRDefault="00D34980" w:rsidP="00D24CDA">
            <w:pPr>
              <w:keepLines/>
              <w:spacing w:line="240" w:lineRule="auto"/>
              <w:jc w:val="center"/>
              <w:rPr>
                <w:b/>
                <w:color w:val="000000"/>
              </w:rPr>
            </w:pPr>
            <w:r>
              <w:rPr>
                <w:color w:val="000000"/>
              </w:rPr>
              <w:t>0.6</w:t>
            </w:r>
          </w:p>
        </w:tc>
        <w:tc>
          <w:tcPr>
            <w:tcW w:w="1000" w:type="pct"/>
            <w:tcBorders>
              <w:top w:val="nil"/>
              <w:left w:val="nil"/>
              <w:bottom w:val="single" w:sz="4" w:space="0" w:color="auto"/>
              <w:right w:val="single" w:sz="4" w:space="0" w:color="auto"/>
            </w:tcBorders>
            <w:shd w:val="clear" w:color="auto" w:fill="auto"/>
            <w:noWrap/>
            <w:vAlign w:val="center"/>
            <w:hideMark/>
          </w:tcPr>
          <w:p w14:paraId="320D94AA" w14:textId="77777777" w:rsidR="00D34980" w:rsidRPr="00771400" w:rsidRDefault="00D34980" w:rsidP="00D24CDA">
            <w:pPr>
              <w:keepLines/>
              <w:spacing w:line="240" w:lineRule="auto"/>
              <w:jc w:val="center"/>
              <w:rPr>
                <w:color w:val="2F2F2F"/>
              </w:rPr>
            </w:pPr>
            <w:r>
              <w:rPr>
                <w:color w:val="000000"/>
              </w:rPr>
              <w:t>0.77</w:t>
            </w:r>
          </w:p>
        </w:tc>
        <w:tc>
          <w:tcPr>
            <w:tcW w:w="1000" w:type="pct"/>
            <w:tcBorders>
              <w:top w:val="nil"/>
              <w:left w:val="nil"/>
              <w:bottom w:val="single" w:sz="4" w:space="0" w:color="auto"/>
              <w:right w:val="single" w:sz="4" w:space="0" w:color="auto"/>
            </w:tcBorders>
            <w:shd w:val="clear" w:color="auto" w:fill="auto"/>
            <w:noWrap/>
            <w:vAlign w:val="center"/>
            <w:hideMark/>
          </w:tcPr>
          <w:p w14:paraId="4E0CFCC6" w14:textId="77777777" w:rsidR="00D34980" w:rsidRPr="00771400" w:rsidRDefault="00D34980" w:rsidP="00D24CDA">
            <w:pPr>
              <w:keepLines/>
              <w:spacing w:line="240" w:lineRule="auto"/>
              <w:jc w:val="center"/>
              <w:rPr>
                <w:color w:val="000000"/>
              </w:rPr>
            </w:pPr>
            <w:r>
              <w:rPr>
                <w:color w:val="000000"/>
              </w:rPr>
              <w:t>0.86</w:t>
            </w:r>
          </w:p>
        </w:tc>
        <w:tc>
          <w:tcPr>
            <w:tcW w:w="1000" w:type="pct"/>
            <w:tcBorders>
              <w:top w:val="nil"/>
              <w:left w:val="nil"/>
              <w:bottom w:val="single" w:sz="4" w:space="0" w:color="auto"/>
              <w:right w:val="single" w:sz="4" w:space="0" w:color="auto"/>
            </w:tcBorders>
            <w:vAlign w:val="center"/>
          </w:tcPr>
          <w:p w14:paraId="634A088D" w14:textId="77777777" w:rsidR="00D34980" w:rsidRPr="00771400" w:rsidRDefault="00D34980" w:rsidP="00D24CDA">
            <w:pPr>
              <w:keepNext/>
              <w:keepLines/>
              <w:spacing w:line="240" w:lineRule="auto"/>
              <w:jc w:val="center"/>
              <w:rPr>
                <w:color w:val="000000"/>
              </w:rPr>
            </w:pPr>
          </w:p>
        </w:tc>
      </w:tr>
    </w:tbl>
    <w:p w14:paraId="177471C0" w14:textId="29E8D3F3" w:rsidR="00D34980" w:rsidRPr="00DB2DBC" w:rsidRDefault="00F06BF0" w:rsidP="00131E22">
      <w:pPr>
        <w:spacing w:line="240" w:lineRule="auto"/>
        <w:rPr>
          <w:rFonts w:cs="Calibri"/>
          <w:szCs w:val="24"/>
        </w:rPr>
      </w:pPr>
      <w:bookmarkStart w:id="864" w:name="_Ref5823841"/>
      <w:bookmarkStart w:id="865" w:name="_Toc7299689"/>
      <w:bookmarkStart w:id="866" w:name="_Toc7691270"/>
      <w:r w:rsidRPr="00F06BF0">
        <w:rPr>
          <w:b/>
        </w:rPr>
        <w:t xml:space="preserve">Table </w:t>
      </w:r>
      <w:r w:rsidRPr="00F06BF0">
        <w:rPr>
          <w:b/>
        </w:rPr>
        <w:fldChar w:fldCharType="begin"/>
      </w:r>
      <w:r w:rsidRPr="00F06BF0">
        <w:rPr>
          <w:b/>
        </w:rPr>
        <w:instrText xml:space="preserve"> SEQ Table \* ARABIC </w:instrText>
      </w:r>
      <w:r w:rsidRPr="00F06BF0">
        <w:rPr>
          <w:b/>
        </w:rPr>
        <w:fldChar w:fldCharType="separate"/>
      </w:r>
      <w:r w:rsidR="00EA0BC2">
        <w:rPr>
          <w:b/>
          <w:noProof/>
        </w:rPr>
        <w:t>5</w:t>
      </w:r>
      <w:r w:rsidRPr="00F06BF0">
        <w:rPr>
          <w:b/>
        </w:rPr>
        <w:fldChar w:fldCharType="end"/>
      </w:r>
      <w:bookmarkEnd w:id="864"/>
      <w:r>
        <w:t>. C</w:t>
      </w:r>
      <w:r w:rsidRPr="005B446A">
        <w:t>orrelation coefficients</w:t>
      </w:r>
      <w:r>
        <w:t xml:space="preserve"> between anomaly of mean daily temperature and measures of extreme anomalous temperature. Each correlation coefficient was calculated in each state for each month for 1980-2016</w:t>
      </w:r>
      <w:r w:rsidRPr="00B5798E">
        <w:t>.</w:t>
      </w:r>
      <w:r>
        <w:t xml:space="preserve"> The values shown are the means over all states and months.</w:t>
      </w:r>
      <w:bookmarkEnd w:id="865"/>
      <w:bookmarkEnd w:id="866"/>
    </w:p>
    <w:p w14:paraId="415072B2" w14:textId="6E25250A" w:rsidR="00C50012" w:rsidDel="004264F4" w:rsidRDefault="00C50012" w:rsidP="00C50012">
      <w:pPr>
        <w:pStyle w:val="Heading3"/>
        <w:rPr>
          <w:moveFrom w:id="867" w:author="Robbie Parks" w:date="2019-05-13T16:19:00Z"/>
        </w:rPr>
      </w:pPr>
      <w:bookmarkStart w:id="868" w:name="_Toc7299676"/>
      <w:bookmarkStart w:id="869" w:name="_Toc8390538"/>
      <w:moveFromRangeStart w:id="870" w:author="Robbie Parks" w:date="2019-05-13T16:19:00Z" w:name="move8656806"/>
      <w:moveFrom w:id="871" w:author="Robbie Parks" w:date="2019-05-13T16:19:00Z">
        <w:r w:rsidDel="004264F4">
          <w:t>Hyperparameters</w:t>
        </w:r>
        <w:r w:rsidR="00AF3536" w:rsidDel="004264F4">
          <w:t xml:space="preserve"> on precisions of random effects</w:t>
        </w:r>
        <w:bookmarkEnd w:id="868"/>
        <w:bookmarkEnd w:id="869"/>
      </w:moveFrom>
    </w:p>
    <w:p w14:paraId="0E4ADF48" w14:textId="32686695" w:rsidR="00C50012" w:rsidDel="004264F4" w:rsidRDefault="00E87566" w:rsidP="00E87566">
      <w:pPr>
        <w:ind w:firstLine="720"/>
        <w:rPr>
          <w:moveFrom w:id="872" w:author="Robbie Parks" w:date="2019-05-13T16:19:00Z"/>
          <w:rFonts w:cs="Calibri"/>
          <w:szCs w:val="24"/>
        </w:rPr>
      </w:pPr>
      <w:moveFrom w:id="873" w:author="Robbie Parks" w:date="2019-05-13T16:19:00Z">
        <w:r w:rsidDel="004264F4">
          <w:rPr>
            <w:rFonts w:cs="Calibri"/>
            <w:szCs w:val="24"/>
          </w:rPr>
          <w:t>As in previous work</w:t>
        </w:r>
        <w:r w:rsidR="005C3A71" w:rsidDel="004264F4">
          <w:rPr>
            <w:rFonts w:cs="Calibri"/>
            <w:szCs w:val="24"/>
          </w:rPr>
          <w:t xml:space="preserve"> </w:t>
        </w:r>
        <w:r w:rsidR="005C3A71" w:rsidDel="004264F4">
          <w:rPr>
            <w:rFonts w:cs="Calibri"/>
            <w:szCs w:val="24"/>
          </w:rPr>
          <w:fldChar w:fldCharType="begin" w:fldLock="1"/>
        </w:r>
        <w:r w:rsidR="00A21A00" w:rsidDel="004264F4">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5C3A71" w:rsidDel="004264F4">
          <w:rPr>
            <w:rFonts w:cs="Calibri"/>
            <w:szCs w:val="24"/>
          </w:rPr>
          <w:fldChar w:fldCharType="separate"/>
        </w:r>
        <w:r w:rsidR="005C3A71" w:rsidRPr="005C3A71" w:rsidDel="004264F4">
          <w:rPr>
            <w:rFonts w:cs="Calibri"/>
            <w:noProof/>
            <w:szCs w:val="24"/>
          </w:rPr>
          <w:t>(Kontis et al., 2017)</w:t>
        </w:r>
        <w:r w:rsidR="005C3A71" w:rsidDel="004264F4">
          <w:rPr>
            <w:rFonts w:cs="Calibri"/>
            <w:szCs w:val="24"/>
          </w:rPr>
          <w:fldChar w:fldCharType="end"/>
        </w:r>
        <w:r w:rsidDel="004264F4">
          <w:rPr>
            <w:rFonts w:cs="Calibri"/>
            <w:szCs w:val="24"/>
          </w:rPr>
          <w:t>, weakly informative hyper-priors were specified on the logarithm of the precisions of the random effects so that the parameters estimates were data driven</w:t>
        </w:r>
        <w:r w:rsidR="00223DE5" w:rsidDel="004264F4">
          <w:rPr>
            <w:rFonts w:cs="Calibri"/>
            <w:szCs w:val="24"/>
          </w:rPr>
          <w:t>.</w:t>
        </w:r>
        <w:r w:rsidR="00A065F5" w:rsidDel="004264F4">
          <w:rPr>
            <w:rFonts w:cs="Calibri"/>
            <w:szCs w:val="24"/>
          </w:rPr>
          <w:t xml:space="preserve"> The hyper-priors were defined </w:t>
        </w:r>
        <w:r w:rsidR="00A707F3" w:rsidDel="004264F4">
          <w:rPr>
            <w:rFonts w:cs="Calibri"/>
            <w:szCs w:val="24"/>
          </w:rPr>
          <w:t>on the logarithm</w:t>
        </w:r>
        <w:r w:rsidR="00B41ED4" w:rsidDel="004264F4">
          <w:rPr>
            <w:rFonts w:cs="Calibri"/>
            <w:szCs w:val="24"/>
          </w:rPr>
          <w:t xml:space="preserve"> </w:t>
        </w:r>
        <w:r w:rsidR="00A707F3" w:rsidDel="004264F4">
          <w:rPr>
            <w:rFonts w:cs="Calibri"/>
            <w:szCs w:val="24"/>
          </w:rPr>
          <w:t>of the precisions of the random effects</w:t>
        </w:r>
        <w:r w:rsidDel="004264F4">
          <w:rPr>
            <w:rFonts w:cs="Calibri"/>
            <w:szCs w:val="24"/>
          </w:rPr>
          <w:t xml:space="preserve">. Here, the </w:t>
        </w:r>
        <w:r w:rsidR="00A25209" w:rsidDel="004264F4">
          <w:rPr>
            <w:rFonts w:cs="Calibri"/>
            <w:szCs w:val="24"/>
          </w:rPr>
          <w:t xml:space="preserve">log of the </w:t>
        </w:r>
        <w:r w:rsidDel="004264F4">
          <w:rPr>
            <w:rFonts w:cs="Calibri"/>
            <w:szCs w:val="24"/>
          </w:rPr>
          <w:t xml:space="preserve">hyper-priors were given a distribution of </w:t>
        </w:r>
        <m:oMath>
          <m:r>
            <m:rPr>
              <m:nor/>
            </m:rPr>
            <w:rPr>
              <w:rFonts w:ascii="Cambria Math" w:eastAsia="Times New Roman" w:hAnsi="Cambria Math" w:cs="Calibri"/>
              <w:szCs w:val="24"/>
            </w:rPr>
            <w:br/>
            <m:t>logGamma</m:t>
          </m:r>
          <m:r>
            <w:rPr>
              <w:rFonts w:ascii="Cambria Math" w:eastAsia="Times New Roman" w:hAnsi="Cambria Math" w:cs="Calibri"/>
              <w:szCs w:val="24"/>
            </w:rPr>
            <m:t>(1,0.0001)</m:t>
          </m:r>
        </m:oMath>
        <w:r w:rsidR="00416BBA" w:rsidDel="004264F4">
          <w:rPr>
            <w:rFonts w:cs="Calibri"/>
            <w:szCs w:val="24"/>
          </w:rPr>
          <w:t>.</w:t>
        </w:r>
      </w:moveFrom>
    </w:p>
    <w:p w14:paraId="0963208F" w14:textId="75D67CAA" w:rsidR="00FA37A6" w:rsidRDefault="00FA37A6">
      <w:pPr>
        <w:pStyle w:val="Heading3"/>
        <w:pPrChange w:id="874" w:author="Robbie Parks" w:date="2019-05-10T14:17:00Z">
          <w:pPr>
            <w:pStyle w:val="Heading2"/>
          </w:pPr>
        </w:pPrChange>
      </w:pPr>
      <w:bookmarkStart w:id="875" w:name="_Toc7299677"/>
      <w:bookmarkStart w:id="876" w:name="_Toc8390539"/>
      <w:moveFromRangeEnd w:id="870"/>
      <w:del w:id="877" w:author="Robbie Parks" w:date="2019-05-13T16:18:00Z">
        <w:r w:rsidDel="0029022A">
          <w:delText xml:space="preserve">Subnational </w:delText>
        </w:r>
      </w:del>
      <w:ins w:id="878" w:author="Robbie Parks" w:date="2019-05-13T16:19:00Z">
        <w:r w:rsidR="00986A1F">
          <w:t>Additional</w:t>
        </w:r>
      </w:ins>
      <w:ins w:id="879" w:author="Robbie Parks" w:date="2019-05-13T16:18:00Z">
        <w:r w:rsidR="0029022A">
          <w:t xml:space="preserve"> te</w:t>
        </w:r>
      </w:ins>
      <w:ins w:id="880" w:author="Robbie Parks" w:date="2019-05-13T16:19:00Z">
        <w:r w:rsidR="0029022A">
          <w:t>mperature</w:t>
        </w:r>
      </w:ins>
      <w:ins w:id="881" w:author="Robbie Parks" w:date="2019-05-13T16:18:00Z">
        <w:r w:rsidR="0029022A">
          <w:t xml:space="preserve"> </w:t>
        </w:r>
      </w:ins>
      <w:r>
        <w:t>m</w:t>
      </w:r>
      <w:r w:rsidRPr="00DF5807">
        <w:t>odel specification</w:t>
      </w:r>
      <w:bookmarkEnd w:id="875"/>
      <w:bookmarkEnd w:id="876"/>
    </w:p>
    <w:p w14:paraId="25969AEC" w14:textId="26056418" w:rsidR="004E6FBB" w:rsidRDefault="005B2907" w:rsidP="004E6FBB">
      <w:pPr>
        <w:ind w:firstLine="720"/>
        <w:rPr>
          <w:rFonts w:cs="Calibri"/>
          <w:szCs w:val="24"/>
        </w:rPr>
      </w:pPr>
      <w:r>
        <w:rPr>
          <w:rFonts w:cs="Calibri"/>
          <w:szCs w:val="24"/>
        </w:rPr>
        <w:t xml:space="preserve">I </w:t>
      </w:r>
      <w:del w:id="882" w:author="Robbie Parks" w:date="2019-05-13T17:58:00Z">
        <w:r w:rsidR="00FA0C2D" w:rsidDel="0068402E">
          <w:rPr>
            <w:rFonts w:cs="Calibri"/>
            <w:szCs w:val="24"/>
          </w:rPr>
          <w:delText xml:space="preserve">had </w:delText>
        </w:r>
      </w:del>
      <w:r>
        <w:rPr>
          <w:rFonts w:cs="Calibri"/>
          <w:szCs w:val="24"/>
        </w:rPr>
        <w:t xml:space="preserve">also </w:t>
      </w:r>
      <w:del w:id="883" w:author="Robbie Parks" w:date="2019-05-13T17:58:00Z">
        <w:r w:rsidR="00FA0C2D" w:rsidDel="0068402E">
          <w:rPr>
            <w:rFonts w:cs="Calibri"/>
            <w:szCs w:val="24"/>
          </w:rPr>
          <w:delText xml:space="preserve">originally </w:delText>
        </w:r>
      </w:del>
      <w:r>
        <w:rPr>
          <w:rFonts w:cs="Calibri"/>
          <w:szCs w:val="24"/>
        </w:rPr>
        <w:t xml:space="preserve">considered an alternative model </w:t>
      </w:r>
      <w:r w:rsidR="00833229" w:rsidRPr="00DB2DBC">
        <w:rPr>
          <w:rFonts w:cs="Calibri"/>
          <w:szCs w:val="24"/>
        </w:rPr>
        <w:t>which gave a temperature coefficient to each state-month</w:t>
      </w:r>
      <w:r w:rsidR="00BE2C4F">
        <w:rPr>
          <w:rFonts w:cs="Calibri"/>
          <w:szCs w:val="24"/>
        </w:rPr>
        <w:t xml:space="preserve">, as described below in </w:t>
      </w:r>
      <w:r w:rsidR="002D05D2">
        <w:rPr>
          <w:rFonts w:cs="Calibri"/>
          <w:szCs w:val="24"/>
        </w:rPr>
        <w:fldChar w:fldCharType="begin"/>
      </w:r>
      <w:r w:rsidR="002D05D2">
        <w:rPr>
          <w:rFonts w:cs="Calibri"/>
          <w:szCs w:val="24"/>
        </w:rPr>
        <w:instrText xml:space="preserve"> REF _Ref5829385 \h </w:instrText>
      </w:r>
      <w:r w:rsidR="002D05D2">
        <w:rPr>
          <w:rFonts w:cs="Calibri"/>
          <w:szCs w:val="24"/>
        </w:rPr>
      </w:r>
      <w:r w:rsidR="002D05D2">
        <w:rPr>
          <w:rFonts w:cs="Calibri"/>
          <w:szCs w:val="24"/>
        </w:rPr>
        <w:fldChar w:fldCharType="separate"/>
      </w:r>
      <w:ins w:id="884" w:author="Robbie Parks" w:date="2019-05-14T10:28:00Z">
        <w:r w:rsidR="00EA0BC2" w:rsidRPr="002D05D2">
          <w:rPr>
            <w:b/>
          </w:rPr>
          <w:t xml:space="preserve">Equation </w:t>
        </w:r>
        <w:r w:rsidR="00EA0BC2">
          <w:rPr>
            <w:b/>
            <w:noProof/>
          </w:rPr>
          <w:t>7</w:t>
        </w:r>
      </w:ins>
      <w:del w:id="885" w:author="Robbie Parks" w:date="2019-05-10T14:07:00Z">
        <w:r w:rsidR="00DB093C" w:rsidRPr="002D05D2" w:rsidDel="00DF205B">
          <w:rPr>
            <w:b/>
          </w:rPr>
          <w:delText xml:space="preserve">Equation </w:delText>
        </w:r>
        <w:r w:rsidR="00DB093C" w:rsidDel="00DF205B">
          <w:rPr>
            <w:b/>
            <w:noProof/>
          </w:rPr>
          <w:delText>7</w:delText>
        </w:r>
      </w:del>
      <w:r w:rsidR="002D05D2">
        <w:rPr>
          <w:rFonts w:cs="Calibri"/>
          <w:szCs w:val="24"/>
        </w:rPr>
        <w:fldChar w:fldCharType="end"/>
      </w:r>
      <w:r w:rsidR="00BE2C4F">
        <w:rPr>
          <w:rFonts w:cs="Calibri"/>
          <w:szCs w:val="24"/>
        </w:rPr>
        <w:t>:</w:t>
      </w:r>
    </w:p>
    <w:p w14:paraId="5E06E6EB" w14:textId="5AE36F36" w:rsidR="00BE2C4F" w:rsidRPr="002D05D2" w:rsidRDefault="00E57547" w:rsidP="00B57D98">
      <w:pPr>
        <w:keepNext/>
        <w:keepLines/>
        <w:spacing w:line="240" w:lineRule="auto"/>
        <w:rPr>
          <w:rFonts w:cs="Calibri"/>
          <w:color w:val="FFFFFF" w:themeColor="background1"/>
          <w:szCs w:val="24"/>
        </w:rPr>
      </w:pPr>
      <m:oMathPara>
        <m:oMath>
          <m:func>
            <m:funcPr>
              <m:ctrlPr>
                <w:rPr>
                  <w:rFonts w:ascii="Cambria Math" w:hAnsi="Cambria Math" w:cs="Calibri"/>
                  <w:i/>
                  <w:szCs w:val="24"/>
                </w:rPr>
              </m:ctrlPr>
            </m:funcPr>
            <m:fName>
              <m:r>
                <m:rPr>
                  <m:sty m:val="p"/>
                </m:rPr>
                <w:rPr>
                  <w:rFonts w:ascii="Cambria Math" w:hAnsi="Cambria Math" w:cs="Calibri"/>
                  <w:szCs w:val="24"/>
                </w:rPr>
                <m:t>log</m:t>
              </m:r>
            </m:fName>
            <m:e>
              <m:d>
                <m:dPr>
                  <m:ctrlPr>
                    <w:rPr>
                      <w:rFonts w:ascii="Cambria Math" w:hAnsi="Cambria Math" w:cs="Calibri"/>
                      <w:i/>
                      <w:szCs w:val="24"/>
                    </w:rPr>
                  </m:ctrlPr>
                </m:dPr>
                <m:e>
                  <m:sSub>
                    <m:sSubPr>
                      <m:ctrlPr>
                        <w:rPr>
                          <w:rFonts w:ascii="Cambria Math" w:hAnsi="Cambria Math" w:cs="Calibri"/>
                          <w:i/>
                          <w:szCs w:val="24"/>
                        </w:rPr>
                      </m:ctrlPr>
                    </m:sSubPr>
                    <m:e>
                      <m:r>
                        <w:rPr>
                          <w:rFonts w:ascii="Cambria Math" w:hAnsi="Cambria Math" w:cs="Calibri"/>
                          <w:szCs w:val="24"/>
                        </w:rPr>
                        <m:t>death rate</m:t>
                      </m:r>
                    </m:e>
                    <m:sub>
                      <m:r>
                        <w:rPr>
                          <w:rFonts w:ascii="Cambria Math" w:hAnsi="Cambria Math" w:cs="Calibri"/>
                          <w:szCs w:val="24"/>
                        </w:rPr>
                        <m:t>state-time</m:t>
                      </m:r>
                    </m:sub>
                  </m:sSub>
                </m:e>
              </m:d>
            </m:e>
          </m:func>
          <m:r>
            <m:rPr>
              <m:aln/>
            </m:rP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0</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0</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month</m:t>
              </m:r>
            </m:sub>
          </m:sSub>
          <m:r>
            <w:rPr>
              <w:rFonts w:ascii="Cambria Math" w:hAnsi="Cambria Math" w:cs="Calibri"/>
              <w:szCs w:val="24"/>
            </w:rPr>
            <m:t>·time</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α</m:t>
              </m:r>
            </m:e>
            <m:sub>
              <m:r>
                <w:rPr>
                  <w:rFonts w:ascii="Cambria Math" w:hAnsi="Cambria Math" w:cs="Calibri"/>
                  <w:szCs w:val="24"/>
                </w:rPr>
                <m:t>state-month</m:t>
              </m:r>
            </m:sub>
          </m:sSub>
          <m:r>
            <w:rPr>
              <w:rFonts w:ascii="Cambria Math" w:hAnsi="Cambria Math" w:cs="Calibri"/>
              <w:szCs w:val="24"/>
              <w:vertAlign w:val="subscript"/>
            </w:rPr>
            <m:t xml:space="preserve"> </m:t>
          </m:r>
          <m:r>
            <w:rPr>
              <w:rFonts w:ascii="Cambria Math" w:hAnsi="Cambria Math" w:cs="Calibri"/>
              <w:szCs w:val="24"/>
            </w:rPr>
            <m:t xml:space="preserve">+ </m:t>
          </m:r>
          <m:sSub>
            <m:sSubPr>
              <m:ctrlPr>
                <w:rPr>
                  <w:rFonts w:ascii="Cambria Math" w:hAnsi="Cambria Math" w:cs="Calibri"/>
                  <w:i/>
                  <w:szCs w:val="24"/>
                </w:rPr>
              </m:ctrlPr>
            </m:sSubPr>
            <m:e>
              <m:r>
                <w:rPr>
                  <w:rFonts w:ascii="Cambria Math" w:hAnsi="Cambria Math" w:cs="Calibri"/>
                  <w:szCs w:val="24"/>
                </w:rPr>
                <m:t>β</m:t>
              </m:r>
            </m:e>
            <m:sub>
              <m:r>
                <w:rPr>
                  <w:rFonts w:ascii="Cambria Math" w:hAnsi="Cambria Math" w:cs="Calibri"/>
                  <w:szCs w:val="24"/>
                </w:rPr>
                <m:t>state-month</m:t>
              </m:r>
            </m:sub>
          </m:sSub>
          <m:r>
            <w:rPr>
              <w:rFonts w:ascii="Cambria Math" w:hAnsi="Cambria Math" w:cs="Calibri"/>
              <w:szCs w:val="24"/>
            </w:rPr>
            <m:t>·time</m:t>
          </m:r>
          <m:r>
            <m:rPr>
              <m:sty m:val="p"/>
              <m:aln/>
            </m:rPr>
            <w:rPr>
              <w:rFonts w:ascii="Cambria Math" w:hAnsi="Cambria Math" w:cs="Calibri"/>
              <w:szCs w:val="24"/>
            </w:rPr>
            <m:t>+</m:t>
          </m:r>
          <m:r>
            <w:rPr>
              <w:rFonts w:ascii="Cambria Math" w:hAnsi="Cambria Math" w:cs="Calibri"/>
              <w:szCs w:val="24"/>
            </w:rPr>
            <m:t xml:space="preserve"> </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ν</m:t>
              </m:r>
            </m:e>
            <m:sub>
              <m:r>
                <w:rPr>
                  <w:rFonts w:ascii="Cambria Math" w:hAnsi="Cambria Math" w:cs="Calibri"/>
                  <w:szCs w:val="24"/>
                </w:rPr>
                <m:t>time</m:t>
              </m:r>
            </m:sub>
          </m:sSub>
          <m:r>
            <m:rPr>
              <m:sty m:val="p"/>
            </m:rPr>
            <w:rPr>
              <w:rFonts w:ascii="Cambria Math" w:hAnsi="Cambria Math" w:cs="Calibri"/>
              <w:szCs w:val="24"/>
              <w:vertAlign w:val="subscript"/>
            </w:rPr>
            <m:t xml:space="preserve"> </m:t>
          </m:r>
          <m:r>
            <m:rPr>
              <m:sty m:val="p"/>
              <m:aln/>
            </m:rPr>
            <w:rPr>
              <w:rFonts w:ascii="Cambria Math" w:hAnsi="Cambria Math" w:cs="Calibri"/>
              <w:szCs w:val="24"/>
            </w:rPr>
            <m:t>+</m:t>
          </m:r>
          <m:r>
            <m:rPr>
              <m:sty m:val="p"/>
            </m:rPr>
            <w:rPr>
              <w:rFonts w:ascii="Cambria Math" w:hAnsi="Cambria Math" w:cs="Calibri"/>
              <w:szCs w:val="24"/>
            </w:rPr>
            <w:br/>
          </m:r>
        </m:oMath>
        <m:oMath>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state-month</m:t>
              </m:r>
            </m:sub>
          </m:sSub>
          <m:r>
            <m:rPr>
              <m:sty m:val="p"/>
            </m:rPr>
            <w:rPr>
              <w:rFonts w:ascii="Cambria Math" w:hAnsi="Cambria Math" w:cs="Calibri"/>
              <w:szCs w:val="24"/>
            </w:rPr>
            <m:t>·</m:t>
          </m:r>
          <m:sSub>
            <m:sSubPr>
              <m:ctrlPr>
                <w:rPr>
                  <w:rFonts w:ascii="Cambria Math" w:hAnsi="Cambria Math" w:cs="Calibri"/>
                  <w:i/>
                  <w:szCs w:val="24"/>
                </w:rPr>
              </m:ctrlPr>
            </m:sSubPr>
            <m:e>
              <m:r>
                <w:rPr>
                  <w:rFonts w:ascii="Cambria Math" w:hAnsi="Cambria Math" w:cs="Calibri"/>
                  <w:szCs w:val="24"/>
                </w:rPr>
                <m:t>Anomaly</m:t>
              </m:r>
            </m:e>
            <m:sub>
              <m:r>
                <w:rPr>
                  <w:rFonts w:ascii="Cambria Math" w:hAnsi="Cambria Math" w:cs="Calibri"/>
                  <w:szCs w:val="24"/>
                  <w:vertAlign w:val="subscript"/>
                </w:rPr>
                <m:t>state-time</m:t>
              </m:r>
            </m:sub>
          </m:sSub>
          <m:r>
            <m:rPr>
              <m:aln/>
            </m:rPr>
            <w:rPr>
              <w:rFonts w:ascii="Cambria Math" w:hAnsi="Cambria Math" w:cs="Calibri"/>
              <w:color w:val="000000" w:themeColor="text1"/>
              <w:szCs w:val="24"/>
            </w:rPr>
            <m:t>+</m:t>
          </m:r>
          <m:r>
            <m:rPr>
              <m:sty m:val="p"/>
            </m:rPr>
            <w:rPr>
              <w:rFonts w:ascii="Cambria Math" w:hAnsi="Cambria Math" w:cs="Calibri"/>
              <w:szCs w:val="24"/>
            </w:rPr>
            <w:br/>
          </m:r>
        </m:oMath>
        <m:oMath>
          <m:sSub>
            <m:sSubPr>
              <m:ctrlPr>
                <w:rPr>
                  <w:rFonts w:ascii="Cambria Math" w:hAnsi="Cambria Math" w:cs="Calibri"/>
                  <w:i/>
                  <w:szCs w:val="24"/>
                </w:rPr>
              </m:ctrlPr>
            </m:sSubPr>
            <m:e>
              <m:r>
                <w:rPr>
                  <w:rFonts w:ascii="Cambria Math" w:hAnsi="Cambria Math" w:cs="Calibri"/>
                  <w:szCs w:val="24"/>
                </w:rPr>
                <m:t>ɛ</m:t>
              </m:r>
            </m:e>
            <m:sub>
              <m:r>
                <w:rPr>
                  <w:rFonts w:ascii="Cambria Math" w:hAnsi="Cambria Math" w:cs="Calibri"/>
                  <w:szCs w:val="24"/>
                  <w:vertAlign w:val="subscript"/>
                </w:rPr>
                <m:t>state-time</m:t>
              </m:r>
            </m:sub>
          </m:sSub>
          <m:r>
            <m:rPr>
              <m:aln/>
            </m:rPr>
            <w:rPr>
              <w:rFonts w:ascii="Cambria Math" w:hAnsi="Cambria Math" w:cs="Calibri"/>
              <w:color w:val="FFFFFF" w:themeColor="background1"/>
              <w:szCs w:val="24"/>
            </w:rPr>
            <m:t>+</m:t>
          </m:r>
        </m:oMath>
      </m:oMathPara>
    </w:p>
    <w:p w14:paraId="7087F40C" w14:textId="57893444" w:rsidR="002D05D2" w:rsidRPr="00AE7877" w:rsidRDefault="002D05D2" w:rsidP="00D535D4">
      <w:pPr>
        <w:keepNext/>
        <w:keepLines/>
        <w:spacing w:line="240" w:lineRule="auto"/>
        <w:jc w:val="center"/>
        <w:rPr>
          <w:rFonts w:cs="Calibri"/>
          <w:color w:val="FFFFFF" w:themeColor="background1"/>
          <w:szCs w:val="24"/>
        </w:rPr>
      </w:pPr>
      <w:bookmarkStart w:id="886" w:name="_Ref5829385"/>
      <w:bookmarkStart w:id="887" w:name="_Toc7299697"/>
      <w:r w:rsidRPr="002D05D2">
        <w:rPr>
          <w:b/>
        </w:rPr>
        <w:t xml:space="preserve">Equation </w:t>
      </w:r>
      <w:r w:rsidRPr="002D05D2">
        <w:rPr>
          <w:b/>
        </w:rPr>
        <w:fldChar w:fldCharType="begin"/>
      </w:r>
      <w:r w:rsidRPr="002D05D2">
        <w:rPr>
          <w:b/>
        </w:rPr>
        <w:instrText xml:space="preserve"> SEQ Equation \* ARABIC </w:instrText>
      </w:r>
      <w:r w:rsidRPr="002D05D2">
        <w:rPr>
          <w:b/>
        </w:rPr>
        <w:fldChar w:fldCharType="separate"/>
      </w:r>
      <w:r w:rsidR="00EA0BC2">
        <w:rPr>
          <w:b/>
          <w:noProof/>
        </w:rPr>
        <w:t>7</w:t>
      </w:r>
      <w:r w:rsidRPr="002D05D2">
        <w:rPr>
          <w:b/>
        </w:rPr>
        <w:fldChar w:fldCharType="end"/>
      </w:r>
      <w:bookmarkEnd w:id="886"/>
      <w:r>
        <w:t xml:space="preserve">. </w:t>
      </w:r>
      <w:ins w:id="888" w:author="Robbie Parks" w:date="2019-05-13T16:19:00Z">
        <w:r w:rsidR="00986A1F">
          <w:t>Additional</w:t>
        </w:r>
      </w:ins>
      <w:ins w:id="889" w:author="Robbie Parks" w:date="2019-05-13T15:54:00Z">
        <w:r w:rsidR="00C81D7C">
          <w:t xml:space="preserve"> </w:t>
        </w:r>
      </w:ins>
      <w:ins w:id="890" w:author="Robbie Parks" w:date="2019-05-13T16:01:00Z">
        <w:r w:rsidR="00F40EEC">
          <w:t xml:space="preserve">temperature </w:t>
        </w:r>
      </w:ins>
      <w:del w:id="891" w:author="Robbie Parks" w:date="2019-05-13T15:54:00Z">
        <w:r w:rsidDel="00C81D7C">
          <w:delText>Subn</w:delText>
        </w:r>
        <w:r w:rsidRPr="002538D3" w:rsidDel="00C81D7C">
          <w:delText xml:space="preserve">ational temperature </w:delText>
        </w:r>
      </w:del>
      <w:r w:rsidRPr="002538D3">
        <w:t>model</w:t>
      </w:r>
      <w:bookmarkEnd w:id="887"/>
    </w:p>
    <w:p w14:paraId="01C03361" w14:textId="2E16B61E" w:rsidR="00833229" w:rsidRDefault="00FA0C2D" w:rsidP="007D077E">
      <w:pPr>
        <w:ind w:firstLine="720"/>
        <w:rPr>
          <w:rFonts w:cs="Calibri"/>
          <w:szCs w:val="24"/>
        </w:rPr>
      </w:pPr>
      <w:r>
        <w:rPr>
          <w:rFonts w:cs="Calibri"/>
          <w:szCs w:val="24"/>
        </w:rPr>
        <w:t xml:space="preserve">This model </w:t>
      </w:r>
      <w:r w:rsidR="00AB4D73">
        <w:rPr>
          <w:rFonts w:cs="Calibri"/>
          <w:szCs w:val="24"/>
        </w:rPr>
        <w:t>gives</w:t>
      </w:r>
      <w:r w:rsidR="00AB4D73" w:rsidRPr="00DB2DBC">
        <w:rPr>
          <w:rFonts w:cs="Calibri"/>
          <w:szCs w:val="24"/>
        </w:rPr>
        <w:t xml:space="preserve"> a separate coefficient for each </w:t>
      </w:r>
      <w:r w:rsidR="00AB4D73">
        <w:rPr>
          <w:rFonts w:cs="Calibri"/>
          <w:szCs w:val="24"/>
        </w:rPr>
        <w:t>state in each month,</w:t>
      </w:r>
      <w:r w:rsidR="00AB4D73" w:rsidRPr="00DB2DBC">
        <w:rPr>
          <w:rFonts w:cs="Calibri"/>
          <w:szCs w:val="24"/>
        </w:rPr>
        <w:t xml:space="preserve"> which means that an anomaly of the same magnitude could have different associations with mortality in different </w:t>
      </w:r>
      <w:r w:rsidR="00AB4D73">
        <w:rPr>
          <w:rFonts w:cs="Calibri"/>
          <w:szCs w:val="24"/>
        </w:rPr>
        <w:t xml:space="preserve">states for the same </w:t>
      </w:r>
      <w:r w:rsidR="00AB4D73" w:rsidRPr="00DB2DBC">
        <w:rPr>
          <w:rFonts w:cs="Calibri"/>
          <w:szCs w:val="24"/>
        </w:rPr>
        <w:t>month</w:t>
      </w:r>
      <w:r w:rsidR="00AB4D73">
        <w:rPr>
          <w:rFonts w:cs="Calibri"/>
          <w:szCs w:val="24"/>
        </w:rPr>
        <w:t>, and vice-versa</w:t>
      </w:r>
      <w:r w:rsidR="00AB4D73" w:rsidRPr="00DB2DBC">
        <w:rPr>
          <w:rFonts w:cs="Calibri"/>
          <w:szCs w:val="24"/>
        </w:rPr>
        <w:t>.</w:t>
      </w:r>
      <w:r w:rsidR="00AB4D73">
        <w:rPr>
          <w:rFonts w:cs="Calibri"/>
          <w:szCs w:val="24"/>
        </w:rPr>
        <w:t xml:space="preserve"> </w:t>
      </w:r>
      <w:r w:rsidR="00833229" w:rsidRPr="00DB2DBC">
        <w:rPr>
          <w:rFonts w:cs="Calibri"/>
          <w:szCs w:val="24"/>
        </w:rPr>
        <w:t>However, the model</w:t>
      </w:r>
      <w:r>
        <w:rPr>
          <w:rFonts w:cs="Calibri"/>
          <w:szCs w:val="24"/>
        </w:rPr>
        <w:t xml:space="preserve"> struggled to fit the extra temperature slopes</w:t>
      </w:r>
      <w:r w:rsidR="00AB4D73">
        <w:rPr>
          <w:rFonts w:cs="Calibri"/>
          <w:szCs w:val="24"/>
        </w:rPr>
        <w:t xml:space="preserve"> and give </w:t>
      </w:r>
      <w:del w:id="892" w:author="Robbie Parks" w:date="2019-05-13T16:26:00Z">
        <w:r w:rsidR="00AB4D73" w:rsidDel="00B57D98">
          <w:rPr>
            <w:rFonts w:cs="Calibri"/>
            <w:szCs w:val="24"/>
          </w:rPr>
          <w:delText xml:space="preserve">sensible </w:delText>
        </w:r>
      </w:del>
      <w:ins w:id="893" w:author="Robbie Parks" w:date="2019-05-13T16:26:00Z">
        <w:r w:rsidR="00B57D98">
          <w:rPr>
            <w:rFonts w:cs="Calibri"/>
            <w:szCs w:val="24"/>
          </w:rPr>
          <w:t xml:space="preserve">plausible </w:t>
        </w:r>
      </w:ins>
      <w:r w:rsidR="00AB4D73">
        <w:rPr>
          <w:rFonts w:cs="Calibri"/>
          <w:szCs w:val="24"/>
        </w:rPr>
        <w:t xml:space="preserve">results when </w:t>
      </w:r>
      <w:r w:rsidR="003A7C06">
        <w:rPr>
          <w:rFonts w:cs="Calibri"/>
          <w:szCs w:val="24"/>
        </w:rPr>
        <w:t>running tests on the causes of death with the smallest number of deaths.</w:t>
      </w:r>
      <w:r w:rsidR="00833229" w:rsidRPr="00DB2DBC">
        <w:rPr>
          <w:rFonts w:cs="Calibri"/>
          <w:szCs w:val="24"/>
        </w:rPr>
        <w:t xml:space="preserve"> </w:t>
      </w:r>
      <w:r w:rsidR="002A3B40">
        <w:rPr>
          <w:rFonts w:cs="Calibri"/>
          <w:szCs w:val="24"/>
        </w:rPr>
        <w:t xml:space="preserve">The </w:t>
      </w:r>
      <w:r w:rsidR="00833229" w:rsidRPr="00DB2DBC">
        <w:rPr>
          <w:rFonts w:cs="Calibri"/>
          <w:szCs w:val="24"/>
        </w:rPr>
        <w:t xml:space="preserve">fundamental problem of shrinkage of data </w:t>
      </w:r>
      <w:r w:rsidR="00345558">
        <w:rPr>
          <w:rFonts w:cs="Calibri"/>
          <w:szCs w:val="24"/>
        </w:rPr>
        <w:t>emerges</w:t>
      </w:r>
      <w:r w:rsidR="009844E9">
        <w:rPr>
          <w:rFonts w:cs="Calibri"/>
          <w:szCs w:val="24"/>
        </w:rPr>
        <w:t xml:space="preserve"> </w:t>
      </w:r>
      <w:r w:rsidR="00833229" w:rsidRPr="00DB2DBC">
        <w:rPr>
          <w:rFonts w:cs="Calibri"/>
          <w:szCs w:val="24"/>
        </w:rPr>
        <w:t xml:space="preserve">when trying to estimate </w:t>
      </w:r>
      <w:r w:rsidR="003A7C06">
        <w:rPr>
          <w:rFonts w:cs="Calibri"/>
          <w:szCs w:val="24"/>
        </w:rPr>
        <w:t>sl</w:t>
      </w:r>
      <w:r w:rsidR="00833229" w:rsidRPr="00DB2DBC">
        <w:rPr>
          <w:rFonts w:cs="Calibri"/>
          <w:szCs w:val="24"/>
        </w:rPr>
        <w:t xml:space="preserve">opes for each state. </w:t>
      </w:r>
      <w:del w:id="894" w:author="Robbie Parks" w:date="2019-05-13T16:26:00Z">
        <w:r w:rsidR="00734964" w:rsidDel="005801E7">
          <w:rPr>
            <w:rFonts w:cs="Calibri"/>
            <w:szCs w:val="24"/>
          </w:rPr>
          <w:delText>In an attempt to</w:delText>
        </w:r>
        <w:r w:rsidR="002A5EB8" w:rsidDel="005801E7">
          <w:rPr>
            <w:rFonts w:cs="Calibri"/>
            <w:szCs w:val="24"/>
          </w:rPr>
          <w:delText xml:space="preserve"> remedy this</w:delText>
        </w:r>
      </w:del>
      <w:ins w:id="895" w:author="Robbie Parks" w:date="2019-05-13T16:26:00Z">
        <w:r w:rsidR="005801E7">
          <w:rPr>
            <w:rFonts w:cs="Calibri"/>
            <w:szCs w:val="24"/>
          </w:rPr>
          <w:t>To avoid spurious results</w:t>
        </w:r>
      </w:ins>
      <w:r w:rsidR="002A5EB8">
        <w:rPr>
          <w:rFonts w:cs="Calibri"/>
          <w:szCs w:val="24"/>
        </w:rPr>
        <w:t>,</w:t>
      </w:r>
      <w:r w:rsidR="003A7C06">
        <w:rPr>
          <w:rFonts w:cs="Calibri"/>
          <w:szCs w:val="24"/>
        </w:rPr>
        <w:t xml:space="preserve"> </w:t>
      </w:r>
      <w:r w:rsidR="00F06DD3">
        <w:rPr>
          <w:rFonts w:cs="Calibri"/>
          <w:szCs w:val="24"/>
        </w:rPr>
        <w:t xml:space="preserve">I ran this model only </w:t>
      </w:r>
      <w:r w:rsidR="00B7372D">
        <w:rPr>
          <w:rFonts w:cs="Calibri"/>
          <w:szCs w:val="24"/>
        </w:rPr>
        <w:t>using</w:t>
      </w:r>
      <w:r w:rsidR="003A7C06">
        <w:rPr>
          <w:rFonts w:cs="Calibri"/>
          <w:szCs w:val="24"/>
        </w:rPr>
        <w:t xml:space="preserve"> cardiorespiratory deaths</w:t>
      </w:r>
      <w:r w:rsidR="00F06DD3">
        <w:rPr>
          <w:rFonts w:cs="Calibri"/>
          <w:szCs w:val="24"/>
        </w:rPr>
        <w:t xml:space="preserve"> </w:t>
      </w:r>
      <w:del w:id="896" w:author="Robbie Parks" w:date="2019-05-13T16:26:00Z">
        <w:r w:rsidR="00F06DD3" w:rsidDel="00492A0A">
          <w:rPr>
            <w:rFonts w:cs="Calibri"/>
            <w:szCs w:val="24"/>
          </w:rPr>
          <w:delText xml:space="preserve">collected </w:delText>
        </w:r>
      </w:del>
      <w:ins w:id="897" w:author="Robbie Parks" w:date="2019-05-13T16:26:00Z">
        <w:r w:rsidR="00492A0A">
          <w:rPr>
            <w:rFonts w:cs="Calibri"/>
            <w:szCs w:val="24"/>
          </w:rPr>
          <w:t xml:space="preserve">aggregated </w:t>
        </w:r>
      </w:ins>
      <w:r w:rsidR="00F06DD3">
        <w:rPr>
          <w:rFonts w:cs="Calibri"/>
          <w:szCs w:val="24"/>
        </w:rPr>
        <w:t>together, as it is the cause of death group with the largest proportion of total deaths</w:t>
      </w:r>
      <w:r w:rsidR="00B9668E">
        <w:rPr>
          <w:rFonts w:cs="Calibri"/>
          <w:szCs w:val="24"/>
        </w:rPr>
        <w:t>.</w:t>
      </w:r>
      <w:r w:rsidR="00B7372D">
        <w:rPr>
          <w:rFonts w:cs="Calibri"/>
          <w:szCs w:val="24"/>
        </w:rPr>
        <w:t xml:space="preserve"> </w:t>
      </w:r>
      <w:ins w:id="898" w:author="Robbie Parks" w:date="2019-05-13T17:59:00Z">
        <w:r w:rsidR="000E5D27">
          <w:rPr>
            <w:rFonts w:cs="Calibri"/>
            <w:szCs w:val="24"/>
          </w:rPr>
          <w:t>T</w:t>
        </w:r>
      </w:ins>
      <w:del w:id="899" w:author="Robbie Parks" w:date="2019-05-13T17:59:00Z">
        <w:r w:rsidR="0020487C" w:rsidDel="000E5D27">
          <w:rPr>
            <w:rFonts w:cs="Calibri"/>
            <w:szCs w:val="24"/>
          </w:rPr>
          <w:delText>I describe t</w:delText>
        </w:r>
      </w:del>
      <w:r w:rsidR="0020487C">
        <w:rPr>
          <w:rFonts w:cs="Calibri"/>
          <w:szCs w:val="24"/>
        </w:rPr>
        <w:t xml:space="preserve">he results of this </w:t>
      </w:r>
      <w:r w:rsidR="00B7372D">
        <w:rPr>
          <w:rFonts w:cs="Calibri"/>
          <w:szCs w:val="24"/>
        </w:rPr>
        <w:t xml:space="preserve">work </w:t>
      </w:r>
      <w:del w:id="900" w:author="Robbie Parks" w:date="2019-05-13T17:59:00Z">
        <w:r w:rsidR="00B7372D" w:rsidDel="000E5D27">
          <w:rPr>
            <w:rFonts w:cs="Calibri"/>
            <w:szCs w:val="24"/>
          </w:rPr>
          <w:delText xml:space="preserve">in </w:delText>
        </w:r>
      </w:del>
      <w:ins w:id="901" w:author="Robbie Parks" w:date="2019-05-13T17:59:00Z">
        <w:r w:rsidR="000E5D27">
          <w:rPr>
            <w:rFonts w:cs="Calibri"/>
            <w:szCs w:val="24"/>
          </w:rPr>
          <w:t>are found in</w:t>
        </w:r>
        <w:r w:rsidR="007E35BF">
          <w:rPr>
            <w:rFonts w:cs="Calibri"/>
            <w:szCs w:val="24"/>
          </w:rPr>
          <w:t xml:space="preserve"> </w:t>
        </w:r>
      </w:ins>
      <w:r w:rsidR="00B7372D">
        <w:rPr>
          <w:rFonts w:cs="Calibri"/>
          <w:szCs w:val="24"/>
        </w:rPr>
        <w:t>Chapter XX.</w:t>
      </w:r>
    </w:p>
    <w:p w14:paraId="05808809" w14:textId="52DD5E81" w:rsidR="00F01EC6" w:rsidRDefault="00F01EC6" w:rsidP="00F01EC6">
      <w:pPr>
        <w:pStyle w:val="Heading2"/>
      </w:pPr>
      <w:bookmarkStart w:id="902" w:name="_Toc7299678"/>
      <w:bookmarkStart w:id="903" w:name="_Toc8390540"/>
      <w:r>
        <w:t>Model fitting</w:t>
      </w:r>
      <w:bookmarkEnd w:id="902"/>
      <w:bookmarkEnd w:id="903"/>
    </w:p>
    <w:p w14:paraId="737637AB" w14:textId="65B3119A" w:rsidR="0036759F" w:rsidRPr="00DB2DBC" w:rsidRDefault="007E6AF7" w:rsidP="00D8521F">
      <w:pPr>
        <w:ind w:firstLine="720"/>
        <w:rPr>
          <w:rFonts w:cs="Calibri"/>
          <w:szCs w:val="24"/>
          <w:lang w:val="en-US"/>
        </w:rPr>
      </w:pPr>
      <w:r w:rsidRPr="00DB2DBC">
        <w:rPr>
          <w:rFonts w:cs="Calibri"/>
          <w:szCs w:val="24"/>
          <w:lang w:val="en-US"/>
        </w:rPr>
        <w:t xml:space="preserve">My </w:t>
      </w:r>
      <w:del w:id="904" w:author="Robbie Parks" w:date="2019-05-13T15:54:00Z">
        <w:r w:rsidR="00047F0E" w:rsidDel="004949EC">
          <w:rPr>
            <w:rFonts w:cs="Calibri"/>
            <w:szCs w:val="24"/>
            <w:lang w:val="en-US"/>
          </w:rPr>
          <w:delText>national temperature</w:delText>
        </w:r>
      </w:del>
      <w:ins w:id="905" w:author="Robbie Parks" w:date="2019-05-13T16:01:00Z">
        <w:r w:rsidR="00F40EEC" w:rsidRPr="00F40EEC">
          <w:t xml:space="preserve"> </w:t>
        </w:r>
        <w:r w:rsidR="00F40EEC">
          <w:t xml:space="preserve">temperature </w:t>
        </w:r>
      </w:ins>
      <w:del w:id="906" w:author="Robbie Parks" w:date="2019-05-13T16:01:00Z">
        <w:r w:rsidR="00047F0E" w:rsidDel="00F40EEC">
          <w:rPr>
            <w:rFonts w:cs="Calibri"/>
            <w:szCs w:val="24"/>
            <w:lang w:val="en-US"/>
          </w:rPr>
          <w:delText xml:space="preserve"> </w:delText>
        </w:r>
      </w:del>
      <w:r w:rsidRPr="00DB2DBC">
        <w:rPr>
          <w:rFonts w:cs="Calibri"/>
          <w:szCs w:val="24"/>
          <w:lang w:val="en-US"/>
        </w:rPr>
        <w:t>model</w:t>
      </w:r>
      <w:ins w:id="907" w:author="Robbie Parks" w:date="2019-05-13T16:01:00Z">
        <w:r w:rsidR="00F40EEC">
          <w:rPr>
            <w:rFonts w:cs="Calibri"/>
            <w:szCs w:val="24"/>
            <w:lang w:val="en-US"/>
          </w:rPr>
          <w:t xml:space="preserve"> (</w:t>
        </w:r>
      </w:ins>
      <w:ins w:id="908" w:author="Robbie Parks" w:date="2019-05-13T18:00:00Z">
        <w:r w:rsidR="00E2536A">
          <w:rPr>
            <w:rFonts w:cs="Calibri"/>
            <w:szCs w:val="24"/>
            <w:lang w:val="en-US"/>
          </w:rPr>
          <w:fldChar w:fldCharType="begin"/>
        </w:r>
        <w:r w:rsidR="00E2536A">
          <w:rPr>
            <w:rFonts w:cs="Calibri"/>
            <w:szCs w:val="24"/>
            <w:lang w:val="en-US"/>
          </w:rPr>
          <w:instrText xml:space="preserve"> REF _Ref5630560 \h </w:instrText>
        </w:r>
      </w:ins>
      <w:r w:rsidR="00E2536A">
        <w:rPr>
          <w:rFonts w:cs="Calibri"/>
          <w:szCs w:val="24"/>
          <w:lang w:val="en-US"/>
        </w:rPr>
      </w:r>
      <w:r w:rsidR="00E2536A">
        <w:rPr>
          <w:rFonts w:cs="Calibri"/>
          <w:szCs w:val="24"/>
          <w:lang w:val="en-US"/>
        </w:rPr>
        <w:fldChar w:fldCharType="separate"/>
      </w:r>
      <w:ins w:id="909" w:author="Robbie Parks" w:date="2019-05-14T10:28:00Z">
        <w:r w:rsidR="00EA0BC2" w:rsidRPr="000F0DE0">
          <w:rPr>
            <w:b/>
          </w:rPr>
          <w:t xml:space="preserve">Equation </w:t>
        </w:r>
        <w:r w:rsidR="00EA0BC2">
          <w:rPr>
            <w:b/>
            <w:noProof/>
          </w:rPr>
          <w:t>1</w:t>
        </w:r>
      </w:ins>
      <w:ins w:id="910" w:author="Robbie Parks" w:date="2019-05-13T18:00:00Z">
        <w:r w:rsidR="00E2536A">
          <w:rPr>
            <w:rFonts w:cs="Calibri"/>
            <w:szCs w:val="24"/>
            <w:lang w:val="en-US"/>
          </w:rPr>
          <w:fldChar w:fldCharType="end"/>
        </w:r>
      </w:ins>
      <w:ins w:id="911" w:author="Robbie Parks" w:date="2019-05-13T16:01:00Z">
        <w:r w:rsidR="00F40EEC">
          <w:rPr>
            <w:rFonts w:cs="Calibri"/>
            <w:szCs w:val="24"/>
            <w:lang w:val="en-US"/>
          </w:rPr>
          <w:t>)</w:t>
        </w:r>
      </w:ins>
      <w:r w:rsidR="00047F0E">
        <w:rPr>
          <w:rFonts w:cs="Calibri"/>
          <w:szCs w:val="24"/>
          <w:lang w:val="en-US"/>
        </w:rPr>
        <w:t xml:space="preserve"> </w:t>
      </w:r>
      <w:r w:rsidRPr="00DB2DBC">
        <w:rPr>
          <w:rFonts w:cs="Calibri"/>
          <w:szCs w:val="24"/>
          <w:lang w:val="en-US"/>
        </w:rPr>
        <w:t>has a large number of parameters</w:t>
      </w:r>
      <w:r w:rsidR="00F36364" w:rsidRPr="00DB2DBC">
        <w:rPr>
          <w:rFonts w:cs="Calibri"/>
          <w:szCs w:val="24"/>
          <w:lang w:val="en-US"/>
        </w:rPr>
        <w:t xml:space="preserve"> (</w:t>
      </w:r>
      <w:r w:rsidR="003F56C9">
        <w:rPr>
          <w:rFonts w:cs="Calibri"/>
          <w:szCs w:val="24"/>
          <w:lang w:val="en-US"/>
        </w:rPr>
        <w:t>over 5</w:t>
      </w:r>
      <w:r w:rsidR="00AE7877">
        <w:rPr>
          <w:rFonts w:cs="Calibri"/>
          <w:szCs w:val="24"/>
          <w:lang w:val="en-US"/>
        </w:rPr>
        <w:t>000)</w:t>
      </w:r>
      <w:r w:rsidRPr="00DB2DBC">
        <w:rPr>
          <w:rFonts w:cs="Calibri"/>
          <w:szCs w:val="24"/>
          <w:lang w:val="en-US"/>
        </w:rPr>
        <w:t xml:space="preserve"> to estimate</w:t>
      </w:r>
      <w:r w:rsidR="00047F0E">
        <w:rPr>
          <w:rFonts w:cs="Calibri"/>
          <w:szCs w:val="24"/>
          <w:lang w:val="en-US"/>
        </w:rPr>
        <w:t xml:space="preserve">, with the </w:t>
      </w:r>
      <w:del w:id="912" w:author="Robbie Parks" w:date="2019-05-13T15:54:00Z">
        <w:r w:rsidR="00047F0E" w:rsidDel="00224423">
          <w:rPr>
            <w:rFonts w:cs="Calibri"/>
            <w:szCs w:val="24"/>
            <w:lang w:val="en-US"/>
          </w:rPr>
          <w:delText>subnational temperature</w:delText>
        </w:r>
      </w:del>
      <w:ins w:id="913" w:author="Robbie Parks" w:date="2019-05-13T18:01:00Z">
        <w:r w:rsidR="006B599C">
          <w:rPr>
            <w:rFonts w:cs="Calibri"/>
            <w:szCs w:val="24"/>
            <w:lang w:val="en-US"/>
          </w:rPr>
          <w:t>additional</w:t>
        </w:r>
      </w:ins>
      <w:ins w:id="914" w:author="Robbie Parks" w:date="2019-05-13T15:54:00Z">
        <w:r w:rsidR="00224423">
          <w:rPr>
            <w:rFonts w:cs="Calibri"/>
            <w:szCs w:val="24"/>
            <w:lang w:val="en-US"/>
          </w:rPr>
          <w:t xml:space="preserve"> </w:t>
        </w:r>
      </w:ins>
      <w:ins w:id="915" w:author="Robbie Parks" w:date="2019-05-13T16:01:00Z">
        <w:r w:rsidR="00F40EEC">
          <w:t xml:space="preserve">temperature </w:t>
        </w:r>
      </w:ins>
      <w:del w:id="916" w:author="Robbie Parks" w:date="2019-05-13T16:01:00Z">
        <w:r w:rsidR="00047F0E" w:rsidDel="00F40EEC">
          <w:rPr>
            <w:rFonts w:cs="Calibri"/>
            <w:szCs w:val="24"/>
            <w:lang w:val="en-US"/>
          </w:rPr>
          <w:delText xml:space="preserve"> </w:delText>
        </w:r>
      </w:del>
      <w:r w:rsidR="00047F0E">
        <w:rPr>
          <w:rFonts w:cs="Calibri"/>
          <w:szCs w:val="24"/>
          <w:lang w:val="en-US"/>
        </w:rPr>
        <w:t xml:space="preserve">model </w:t>
      </w:r>
      <w:ins w:id="917" w:author="Robbie Parks" w:date="2019-05-13T16:01:00Z">
        <w:r w:rsidR="00F40EEC">
          <w:rPr>
            <w:rFonts w:cs="Calibri"/>
            <w:szCs w:val="24"/>
            <w:lang w:val="en-US"/>
          </w:rPr>
          <w:t>(</w:t>
        </w:r>
      </w:ins>
      <w:ins w:id="918" w:author="Robbie Parks" w:date="2019-05-13T18:01:00Z">
        <w:r w:rsidR="006B599C">
          <w:rPr>
            <w:rFonts w:cs="Calibri"/>
            <w:szCs w:val="24"/>
            <w:lang w:val="en-US"/>
          </w:rPr>
          <w:fldChar w:fldCharType="begin"/>
        </w:r>
        <w:r w:rsidR="006B599C">
          <w:rPr>
            <w:rFonts w:cs="Calibri"/>
            <w:szCs w:val="24"/>
            <w:lang w:val="en-US"/>
          </w:rPr>
          <w:instrText xml:space="preserve"> REF _Ref5829385 \h </w:instrText>
        </w:r>
      </w:ins>
      <w:r w:rsidR="006B599C">
        <w:rPr>
          <w:rFonts w:cs="Calibri"/>
          <w:szCs w:val="24"/>
          <w:lang w:val="en-US"/>
        </w:rPr>
      </w:r>
      <w:r w:rsidR="006B599C">
        <w:rPr>
          <w:rFonts w:cs="Calibri"/>
          <w:szCs w:val="24"/>
          <w:lang w:val="en-US"/>
        </w:rPr>
        <w:fldChar w:fldCharType="separate"/>
      </w:r>
      <w:ins w:id="919" w:author="Robbie Parks" w:date="2019-05-14T10:28:00Z">
        <w:r w:rsidR="00EA0BC2" w:rsidRPr="002D05D2">
          <w:rPr>
            <w:b/>
          </w:rPr>
          <w:t xml:space="preserve">Equation </w:t>
        </w:r>
        <w:r w:rsidR="00EA0BC2">
          <w:rPr>
            <w:b/>
            <w:noProof/>
          </w:rPr>
          <w:t>7</w:t>
        </w:r>
      </w:ins>
      <w:ins w:id="920" w:author="Robbie Parks" w:date="2019-05-13T18:01:00Z">
        <w:r w:rsidR="006B599C">
          <w:rPr>
            <w:rFonts w:cs="Calibri"/>
            <w:szCs w:val="24"/>
            <w:lang w:val="en-US"/>
          </w:rPr>
          <w:fldChar w:fldCharType="end"/>
        </w:r>
      </w:ins>
      <w:ins w:id="921" w:author="Robbie Parks" w:date="2019-05-13T16:01:00Z">
        <w:r w:rsidR="00F40EEC">
          <w:rPr>
            <w:rFonts w:cs="Calibri"/>
            <w:szCs w:val="24"/>
            <w:lang w:val="en-US"/>
          </w:rPr>
          <w:t xml:space="preserve">) </w:t>
        </w:r>
      </w:ins>
      <w:r w:rsidR="00047F0E">
        <w:rPr>
          <w:rFonts w:cs="Calibri"/>
          <w:szCs w:val="24"/>
          <w:lang w:val="en-US"/>
        </w:rPr>
        <w:t>even more</w:t>
      </w:r>
      <w:r w:rsidR="00E4570B" w:rsidRPr="00DB2DBC">
        <w:rPr>
          <w:rFonts w:cs="Calibri"/>
          <w:szCs w:val="24"/>
          <w:lang w:val="en-US"/>
        </w:rPr>
        <w:t xml:space="preserve">. </w:t>
      </w:r>
      <w:r w:rsidR="00575F65" w:rsidRPr="00DB2DBC">
        <w:rPr>
          <w:rFonts w:cs="Calibri"/>
          <w:szCs w:val="24"/>
          <w:lang w:val="en-US"/>
        </w:rPr>
        <w:t xml:space="preserve">This high dimensionality </w:t>
      </w:r>
      <w:r w:rsidR="006A55CE" w:rsidRPr="00DB2DBC">
        <w:rPr>
          <w:rFonts w:cs="Calibri"/>
          <w:szCs w:val="24"/>
          <w:lang w:val="en-US"/>
        </w:rPr>
        <w:t xml:space="preserve">and complex structure of correlation poses a great challenge to </w:t>
      </w:r>
      <w:r w:rsidR="0073341B" w:rsidRPr="00DB2DBC">
        <w:rPr>
          <w:rFonts w:cs="Calibri"/>
          <w:szCs w:val="24"/>
          <w:lang w:val="en-US"/>
        </w:rPr>
        <w:t>traditional Markov Chain Monte Carlo (MCMC) samplers</w:t>
      </w:r>
      <w:r w:rsidR="007C1AD6" w:rsidRPr="00DB2DBC">
        <w:rPr>
          <w:rFonts w:cs="Calibri"/>
          <w:szCs w:val="24"/>
          <w:lang w:val="en-US"/>
        </w:rPr>
        <w:t>,</w:t>
      </w:r>
      <w:r w:rsidR="0073341B" w:rsidRPr="00DB2DBC">
        <w:rPr>
          <w:rFonts w:cs="Calibri"/>
          <w:szCs w:val="24"/>
          <w:lang w:val="en-US"/>
        </w:rPr>
        <w:t xml:space="preserve"> </w:t>
      </w:r>
      <w:r w:rsidR="006A55CE" w:rsidRPr="00DB2DBC">
        <w:rPr>
          <w:rFonts w:cs="Calibri"/>
          <w:szCs w:val="24"/>
          <w:lang w:val="en-US"/>
        </w:rPr>
        <w:t xml:space="preserve">such as </w:t>
      </w:r>
      <w:r w:rsidR="009D5DAF" w:rsidRPr="00DB2DBC">
        <w:rPr>
          <w:rFonts w:cs="Calibri"/>
          <w:szCs w:val="24"/>
          <w:lang w:val="en-US"/>
        </w:rPr>
        <w:t>Gibbs sampling</w:t>
      </w:r>
      <w:r w:rsidR="006A55CE" w:rsidRPr="00DB2DBC">
        <w:rPr>
          <w:rFonts w:cs="Calibri"/>
          <w:szCs w:val="24"/>
          <w:lang w:val="en-US"/>
        </w:rPr>
        <w:t xml:space="preserve"> invoked in the program </w:t>
      </w:r>
      <w:proofErr w:type="spellStart"/>
      <w:r w:rsidR="009804C2">
        <w:rPr>
          <w:rFonts w:cs="Calibri"/>
          <w:szCs w:val="24"/>
          <w:lang w:val="en-US"/>
        </w:rPr>
        <w:t>WinBUGS</w:t>
      </w:r>
      <w:proofErr w:type="spellEnd"/>
      <w:r w:rsidR="009804C2">
        <w:rPr>
          <w:rFonts w:cs="Calibri"/>
          <w:szCs w:val="24"/>
          <w:lang w:val="en-US"/>
        </w:rPr>
        <w:t>.</w:t>
      </w:r>
      <w:r w:rsidR="006A55CE" w:rsidRPr="00DB2DBC">
        <w:rPr>
          <w:rFonts w:cs="Calibri"/>
          <w:szCs w:val="24"/>
          <w:lang w:val="en-US"/>
        </w:rPr>
        <w:t xml:space="preserve"> There</w:t>
      </w:r>
      <w:r w:rsidR="00A6293C">
        <w:rPr>
          <w:rFonts w:cs="Calibri"/>
          <w:szCs w:val="24"/>
          <w:lang w:val="en-US"/>
        </w:rPr>
        <w:t>,</w:t>
      </w:r>
      <w:r w:rsidR="006A55CE" w:rsidRPr="00DB2DBC">
        <w:rPr>
          <w:rFonts w:cs="Calibri"/>
          <w:szCs w:val="24"/>
          <w:lang w:val="en-US"/>
        </w:rPr>
        <w:t xml:space="preserve"> such coders </w:t>
      </w:r>
      <w:r w:rsidR="0073341B" w:rsidRPr="00DB2DBC">
        <w:rPr>
          <w:rFonts w:cs="Calibri"/>
          <w:szCs w:val="24"/>
          <w:lang w:val="en-US"/>
        </w:rPr>
        <w:t>used to explore sample space to fit these models</w:t>
      </w:r>
      <w:r w:rsidR="006A55CE" w:rsidRPr="00DB2DBC">
        <w:rPr>
          <w:rFonts w:cs="Calibri"/>
          <w:szCs w:val="24"/>
          <w:lang w:val="en-US"/>
        </w:rPr>
        <w:t xml:space="preserve"> would</w:t>
      </w:r>
      <w:r w:rsidR="007C1AD6" w:rsidRPr="00DB2DBC">
        <w:rPr>
          <w:rFonts w:cs="Calibri"/>
          <w:szCs w:val="24"/>
          <w:lang w:val="en-US"/>
        </w:rPr>
        <w:t xml:space="preserve"> struggle </w:t>
      </w:r>
      <w:r w:rsidR="0090768A">
        <w:rPr>
          <w:rFonts w:cs="Calibri"/>
          <w:szCs w:val="24"/>
          <w:lang w:val="en-US"/>
        </w:rPr>
        <w:t>to compile</w:t>
      </w:r>
      <w:r w:rsidR="007C1AD6" w:rsidRPr="00DB2DBC">
        <w:rPr>
          <w:rFonts w:cs="Calibri"/>
          <w:szCs w:val="24"/>
          <w:lang w:val="en-US"/>
        </w:rPr>
        <w:t>.</w:t>
      </w:r>
      <w:r w:rsidR="00236B5F" w:rsidRPr="00DB2DBC">
        <w:rPr>
          <w:rFonts w:cs="Calibri"/>
          <w:szCs w:val="24"/>
          <w:lang w:val="en-US"/>
        </w:rPr>
        <w:t xml:space="preserve"> </w:t>
      </w:r>
      <w:r w:rsidR="00903CBF" w:rsidRPr="00DB2DBC">
        <w:rPr>
          <w:rFonts w:cs="Calibri"/>
          <w:szCs w:val="24"/>
          <w:lang w:val="en-US"/>
        </w:rPr>
        <w:t xml:space="preserve">As an alternative, </w:t>
      </w:r>
      <w:r w:rsidR="00BF61AB" w:rsidRPr="00DB2DBC">
        <w:rPr>
          <w:rFonts w:cs="Calibri"/>
          <w:szCs w:val="24"/>
          <w:lang w:val="en-US"/>
        </w:rPr>
        <w:t xml:space="preserve">the Laplacian Approximation for latent Gaussian models provide a methodology which </w:t>
      </w:r>
      <w:r w:rsidR="00E4031A">
        <w:rPr>
          <w:rFonts w:cs="Calibri"/>
          <w:szCs w:val="24"/>
          <w:lang w:val="en-US"/>
        </w:rPr>
        <w:t xml:space="preserve">can be used for a wide range of uses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Martino, &amp; Chopin, 2009)","plainTextFormattedCitation":"(Rue, Martino, &amp; Chopin, 2009)","previouslyFormattedCitation":"(Rue, Martino, &amp; Chopin,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Martino, &amp; Chopin, 2009)</w:t>
      </w:r>
      <w:r w:rsidR="00D43904" w:rsidRPr="00DB2DBC">
        <w:rPr>
          <w:rFonts w:cs="Calibri"/>
          <w:szCs w:val="24"/>
        </w:rPr>
        <w:fldChar w:fldCharType="end"/>
      </w:r>
      <w:r w:rsidR="006C7FB4">
        <w:rPr>
          <w:rFonts w:cs="Calibri"/>
          <w:szCs w:val="24"/>
        </w:rPr>
        <w:t>.</w:t>
      </w:r>
      <w:r w:rsidR="00D43904" w:rsidRPr="00DB2DBC">
        <w:rPr>
          <w:rFonts w:cs="Calibri"/>
          <w:szCs w:val="24"/>
          <w:lang w:val="en-US"/>
        </w:rPr>
        <w:t xml:space="preserve"> Laplacian </w:t>
      </w:r>
      <w:r w:rsidR="00D73FFD">
        <w:rPr>
          <w:rFonts w:cs="Calibri"/>
          <w:szCs w:val="24"/>
          <w:lang w:val="en-US"/>
        </w:rPr>
        <w:t>a</w:t>
      </w:r>
      <w:r w:rsidR="00D43904" w:rsidRPr="00DB2DBC">
        <w:rPr>
          <w:rFonts w:cs="Calibri"/>
          <w:szCs w:val="24"/>
          <w:lang w:val="en-US"/>
        </w:rPr>
        <w:t>pproximation offers orders of computational efficiency improvement in Bayesian inference compared to traditional MCMC for latent Gaussian models</w:t>
      </w:r>
      <w:r w:rsidR="006C7FB4">
        <w:rPr>
          <w:rFonts w:cs="Calibri"/>
          <w:szCs w:val="24"/>
          <w:lang w:val="en-US"/>
        </w:rPr>
        <w:t xml:space="preserve"> </w:t>
      </w:r>
      <w:r w:rsidR="00D43904" w:rsidRPr="00DB2DBC">
        <w:rPr>
          <w:rFonts w:cs="Calibri"/>
          <w:szCs w:val="24"/>
          <w:lang w:val="en-US"/>
        </w:rPr>
        <w:fldChar w:fldCharType="begin" w:fldLock="1"/>
      </w:r>
      <w:r w:rsidR="00887A44">
        <w:rPr>
          <w:rFonts w:cs="Calibri"/>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approximations","type":"article-journal"},"uris":["http://www.mendeley.com/documents/?uuid=38315d34-f9e8-431f-bfbd-d5817e14363b"]}],"mendeley":{"formattedCitation":"(Rue et al., 2009)","plainTextFormattedCitation":"(Rue et al., 2009)","previouslyFormattedCitation":"(Rue et al., 2009)"},"properties":{"noteIndex":0},"schema":"https://github.com/citation-style-language/schema/raw/master/csl-citation.json"}</w:instrText>
      </w:r>
      <w:r w:rsidR="00D43904" w:rsidRPr="00DB2DBC">
        <w:rPr>
          <w:rFonts w:cs="Calibri"/>
          <w:szCs w:val="24"/>
          <w:lang w:val="en-US"/>
        </w:rPr>
        <w:fldChar w:fldCharType="separate"/>
      </w:r>
      <w:r w:rsidR="006C7FB4" w:rsidRPr="006C7FB4">
        <w:rPr>
          <w:rFonts w:cs="Calibri"/>
          <w:noProof/>
          <w:szCs w:val="24"/>
          <w:lang w:val="en-US"/>
        </w:rPr>
        <w:t>(Rue et al., 2009)</w:t>
      </w:r>
      <w:r w:rsidR="00D43904" w:rsidRPr="00DB2DBC">
        <w:rPr>
          <w:rFonts w:cs="Calibri"/>
          <w:szCs w:val="24"/>
        </w:rPr>
        <w:fldChar w:fldCharType="end"/>
      </w:r>
      <w:r w:rsidR="006C7FB4">
        <w:rPr>
          <w:rFonts w:cs="Calibri"/>
          <w:szCs w:val="24"/>
        </w:rPr>
        <w:t>.</w:t>
      </w:r>
    </w:p>
    <w:p w14:paraId="6ED6948D" w14:textId="7AA26CAB" w:rsidR="0009145D" w:rsidRPr="00DB2DBC" w:rsidRDefault="007A10DB" w:rsidP="00D8521F">
      <w:pPr>
        <w:ind w:firstLine="720"/>
        <w:rPr>
          <w:rFonts w:cs="Calibri"/>
          <w:szCs w:val="24"/>
        </w:rPr>
      </w:pPr>
      <w:r w:rsidRPr="00DB2DBC">
        <w:rPr>
          <w:rFonts w:cs="Calibri"/>
          <w:szCs w:val="24"/>
          <w:lang w:val="en-US"/>
        </w:rPr>
        <w:lastRenderedPageBreak/>
        <w:t>I fitted the models using integrated nested Laplace approximation (INLA), using the R-INLA software</w:t>
      </w:r>
      <w:r w:rsidR="0038354E">
        <w:rPr>
          <w:rFonts w:cs="Calibri"/>
          <w:szCs w:val="24"/>
          <w:lang w:val="en-US"/>
        </w:rPr>
        <w:t xml:space="preserve"> (version </w:t>
      </w:r>
      <w:r w:rsidR="005B4903">
        <w:rPr>
          <w:rFonts w:cs="Calibri"/>
          <w:szCs w:val="24"/>
          <w:lang w:val="en-US"/>
        </w:rPr>
        <w:t>17.06.20)</w:t>
      </w:r>
      <w:r w:rsidR="00386F8B">
        <w:rPr>
          <w:rFonts w:cs="Calibri"/>
          <w:szCs w:val="24"/>
          <w:lang w:val="en-US"/>
        </w:rPr>
        <w:t xml:space="preserve"> within the R software (version 3.5.2)</w:t>
      </w:r>
      <w:r w:rsidR="005E09F6">
        <w:rPr>
          <w:rFonts w:cs="Calibri"/>
          <w:szCs w:val="24"/>
          <w:lang w:val="en-US"/>
        </w:rPr>
        <w:t xml:space="preserve"> </w:t>
      </w:r>
      <w:r w:rsidR="005E09F6">
        <w:rPr>
          <w:rFonts w:cs="Calibri"/>
          <w:szCs w:val="24"/>
          <w:lang w:val="en-US"/>
        </w:rPr>
        <w:fldChar w:fldCharType="begin" w:fldLock="1"/>
      </w:r>
      <w:r w:rsidR="00852A9E">
        <w:rPr>
          <w:rFonts w:cs="Calibri"/>
          <w:szCs w:val="24"/>
          <w:lang w:val="en-US"/>
        </w:rPr>
        <w:instrText>ADDIN CSL_CITATION {"citationItems":[{"id":"ITEM-1","itemData":{"DOI":"ISBN 3-900051-07-0","ISBN":"3-900051-07-0","ISSN":"16000706","abstract":"R Core Team (2014). R: A language and environment for statistical computing. R Foundation for Statistical Computing, Vienna, Austria. URL http://www.R-project.org/.","author":[{"dropping-particle":"","family":"R Core Team","given":"","non-dropping-particle":"","parse-names":false,"suffix":""}],"container-title":"R Foundation for Statistical Computing","id":"ITEM-1","issued":{"date-parts":[["2012"]]},"title":"R: A language and environment for statistical computing","type":"article-journal"},"uris":["http://www.mendeley.com/documents/?uuid=f8904750-3d49-4e79-aaa1-bda465db16d7"]}],"mendeley":{"formattedCitation":"(R Core Team, 2012)","plainTextFormattedCitation":"(R Core Team, 2012)","previouslyFormattedCitation":"(R Core Team, 2012)"},"properties":{"noteIndex":0},"schema":"https://github.com/citation-style-language/schema/raw/master/csl-citation.json"}</w:instrText>
      </w:r>
      <w:r w:rsidR="005E09F6">
        <w:rPr>
          <w:rFonts w:cs="Calibri"/>
          <w:szCs w:val="24"/>
          <w:lang w:val="en-US"/>
        </w:rPr>
        <w:fldChar w:fldCharType="separate"/>
      </w:r>
      <w:r w:rsidR="005E09F6" w:rsidRPr="005E09F6">
        <w:rPr>
          <w:rFonts w:cs="Calibri"/>
          <w:noProof/>
          <w:szCs w:val="24"/>
          <w:lang w:val="en-US"/>
        </w:rPr>
        <w:t>(R Core Team, 2012)</w:t>
      </w:r>
      <w:r w:rsidR="005E09F6">
        <w:rPr>
          <w:rFonts w:cs="Calibri"/>
          <w:szCs w:val="24"/>
          <w:lang w:val="en-US"/>
        </w:rPr>
        <w:fldChar w:fldCharType="end"/>
      </w:r>
      <w:r w:rsidR="00D43904" w:rsidRPr="00DB2DBC">
        <w:rPr>
          <w:rFonts w:cs="Calibri"/>
          <w:szCs w:val="24"/>
          <w:lang w:val="en-US"/>
        </w:rPr>
        <w:t xml:space="preserve">. </w:t>
      </w:r>
      <w:r w:rsidR="00BD7A97" w:rsidRPr="00DB2DBC">
        <w:rPr>
          <w:rFonts w:cs="Calibri"/>
          <w:szCs w:val="24"/>
        </w:rPr>
        <w:t>I ran my models on a computing cluster containing</w:t>
      </w:r>
      <w:r w:rsidR="005D2683" w:rsidRPr="00DB2DBC">
        <w:rPr>
          <w:rFonts w:cs="Calibri"/>
          <w:szCs w:val="24"/>
        </w:rPr>
        <w:t xml:space="preserve"> </w:t>
      </w:r>
      <w:r w:rsidR="007A3828" w:rsidRPr="00DB2DBC">
        <w:rPr>
          <w:rFonts w:cs="Calibri"/>
          <w:szCs w:val="24"/>
        </w:rPr>
        <w:t>Intel Xeon E5-4650v2 processors</w:t>
      </w:r>
      <w:r w:rsidR="00F70D7E" w:rsidRPr="00DB2DBC">
        <w:rPr>
          <w:rFonts w:cs="Calibri"/>
          <w:szCs w:val="24"/>
        </w:rPr>
        <w:t>, which have four cores clocked at 2.4 GHz. With ten of these processors, the computing cluster therefore had 40 cores in total, with 512GB of RAM.</w:t>
      </w:r>
      <w:r w:rsidR="007C7A04" w:rsidRPr="00DB2DBC">
        <w:rPr>
          <w:rFonts w:cs="Calibri"/>
          <w:szCs w:val="24"/>
        </w:rPr>
        <w:t xml:space="preserve"> For each cause of death, age group and sex, each run took from </w:t>
      </w:r>
      <w:r w:rsidR="006079C4">
        <w:rPr>
          <w:rFonts w:cs="Calibri"/>
          <w:szCs w:val="24"/>
        </w:rPr>
        <w:t>3</w:t>
      </w:r>
      <w:r w:rsidR="007C7A04" w:rsidRPr="00DB2DBC">
        <w:rPr>
          <w:rFonts w:cs="Calibri"/>
          <w:szCs w:val="24"/>
        </w:rPr>
        <w:t>-</w:t>
      </w:r>
      <w:r w:rsidR="006079C4">
        <w:rPr>
          <w:rFonts w:cs="Calibri"/>
          <w:szCs w:val="24"/>
        </w:rPr>
        <w:t>6</w:t>
      </w:r>
      <w:r w:rsidR="007C7A04" w:rsidRPr="00DB2DBC">
        <w:rPr>
          <w:rFonts w:cs="Calibri"/>
          <w:szCs w:val="24"/>
        </w:rPr>
        <w:t xml:space="preserve"> hours per job, with a variation in the </w:t>
      </w:r>
      <w:r w:rsidR="00A12097" w:rsidRPr="00DB2DBC">
        <w:rPr>
          <w:rFonts w:cs="Calibri"/>
          <w:szCs w:val="24"/>
        </w:rPr>
        <w:t xml:space="preserve">time dependant on the exact combination of </w:t>
      </w:r>
      <w:r w:rsidR="006772E3" w:rsidRPr="00DB2DBC">
        <w:rPr>
          <w:rFonts w:cs="Calibri"/>
          <w:szCs w:val="24"/>
        </w:rPr>
        <w:t xml:space="preserve">cause of death, </w:t>
      </w:r>
      <w:r w:rsidR="00255CBF" w:rsidRPr="00DB2DBC">
        <w:rPr>
          <w:rFonts w:cs="Calibri"/>
          <w:szCs w:val="24"/>
        </w:rPr>
        <w:t>age group</w:t>
      </w:r>
      <w:r w:rsidR="006772E3" w:rsidRPr="00DB2DBC">
        <w:rPr>
          <w:rFonts w:cs="Calibri"/>
          <w:szCs w:val="24"/>
        </w:rPr>
        <w:t xml:space="preserve"> and sex.</w:t>
      </w:r>
      <w:r w:rsidR="00255CBF" w:rsidRPr="00DB2DBC">
        <w:rPr>
          <w:rFonts w:cs="Calibri"/>
          <w:szCs w:val="24"/>
        </w:rPr>
        <w:t xml:space="preserve"> </w:t>
      </w:r>
      <w:r w:rsidR="004B002E">
        <w:rPr>
          <w:rFonts w:cs="Calibri"/>
          <w:szCs w:val="24"/>
        </w:rPr>
        <w:t>The subnational models took a medium run time of 12 hours for each cause of death, age group and sex.</w:t>
      </w:r>
      <w:r w:rsidR="00CA076E">
        <w:rPr>
          <w:rFonts w:cs="Calibri"/>
          <w:szCs w:val="24"/>
        </w:rPr>
        <w:t xml:space="preserve"> </w:t>
      </w:r>
      <w:r w:rsidR="008C041B" w:rsidRPr="00DB2DBC">
        <w:rPr>
          <w:rFonts w:cs="Calibri"/>
          <w:szCs w:val="24"/>
        </w:rPr>
        <w:t xml:space="preserve">The median run time for each job was approximately </w:t>
      </w:r>
      <w:r w:rsidR="00E6509B">
        <w:rPr>
          <w:rFonts w:cs="Calibri"/>
          <w:szCs w:val="24"/>
        </w:rPr>
        <w:t>4</w:t>
      </w:r>
      <w:r w:rsidR="008C041B" w:rsidRPr="00DB2DBC">
        <w:rPr>
          <w:rFonts w:cs="Calibri"/>
          <w:szCs w:val="24"/>
        </w:rPr>
        <w:t xml:space="preserve"> hours. </w:t>
      </w:r>
      <w:r w:rsidR="0093472F" w:rsidRPr="00DB2DBC">
        <w:rPr>
          <w:rFonts w:cs="Calibri"/>
          <w:szCs w:val="24"/>
        </w:rPr>
        <w:t>The total run time for all</w:t>
      </w:r>
      <w:del w:id="922" w:author="Robbie Parks" w:date="2019-05-13T16:01:00Z">
        <w:r w:rsidR="0093472F" w:rsidRPr="00DB2DBC" w:rsidDel="000A573F">
          <w:rPr>
            <w:rFonts w:cs="Calibri"/>
            <w:szCs w:val="24"/>
          </w:rPr>
          <w:delText xml:space="preserve"> </w:delText>
        </w:r>
      </w:del>
      <w:del w:id="923" w:author="Robbie Parks" w:date="2019-05-13T15:54:00Z">
        <w:r w:rsidR="009C03A9" w:rsidDel="00C26097">
          <w:rPr>
            <w:rFonts w:cs="Calibri"/>
            <w:szCs w:val="24"/>
          </w:rPr>
          <w:delText>national temperature</w:delText>
        </w:r>
      </w:del>
      <w:ins w:id="924" w:author="Robbie Parks" w:date="2019-05-13T16:01:00Z">
        <w:r w:rsidR="000A573F" w:rsidRPr="000A573F">
          <w:t xml:space="preserve"> </w:t>
        </w:r>
        <w:r w:rsidR="000A573F">
          <w:t>temperature</w:t>
        </w:r>
      </w:ins>
      <w:r w:rsidR="009C03A9">
        <w:rPr>
          <w:rFonts w:cs="Calibri"/>
          <w:szCs w:val="24"/>
        </w:rPr>
        <w:t xml:space="preserve"> </w:t>
      </w:r>
      <w:r w:rsidR="003F04BC">
        <w:rPr>
          <w:rFonts w:cs="Calibri"/>
          <w:szCs w:val="24"/>
        </w:rPr>
        <w:t xml:space="preserve">model runs </w:t>
      </w:r>
      <w:r w:rsidR="0093472F" w:rsidRPr="00DB2DBC">
        <w:rPr>
          <w:rFonts w:cs="Calibri"/>
          <w:szCs w:val="24"/>
        </w:rPr>
        <w:t xml:space="preserve">jobs was </w:t>
      </w:r>
      <w:r w:rsidR="00E6509B">
        <w:rPr>
          <w:rFonts w:cs="Calibri"/>
          <w:szCs w:val="24"/>
        </w:rPr>
        <w:t>40 days</w:t>
      </w:r>
      <w:r w:rsidR="0093472F" w:rsidRPr="00DB2DBC">
        <w:rPr>
          <w:rFonts w:cs="Calibri"/>
          <w:szCs w:val="24"/>
        </w:rPr>
        <w:t>.</w:t>
      </w:r>
      <w:r w:rsidR="009C03A9">
        <w:rPr>
          <w:rFonts w:cs="Calibri"/>
          <w:szCs w:val="24"/>
        </w:rPr>
        <w:t xml:space="preserve"> The total run time for all </w:t>
      </w:r>
      <w:del w:id="925" w:author="Robbie Parks" w:date="2019-05-13T15:54:00Z">
        <w:r w:rsidR="009C03A9" w:rsidDel="00B04FC2">
          <w:rPr>
            <w:rFonts w:cs="Calibri"/>
            <w:szCs w:val="24"/>
          </w:rPr>
          <w:delText>subnational temperature</w:delText>
        </w:r>
      </w:del>
      <w:ins w:id="926" w:author="Robbie Parks" w:date="2019-05-13T15:54:00Z">
        <w:r w:rsidR="00B04FC2">
          <w:rPr>
            <w:rFonts w:cs="Calibri"/>
            <w:szCs w:val="24"/>
          </w:rPr>
          <w:t xml:space="preserve">alternative </w:t>
        </w:r>
      </w:ins>
      <w:ins w:id="927" w:author="Robbie Parks" w:date="2019-05-13T16:01:00Z">
        <w:r w:rsidR="000A573F">
          <w:t>temperature</w:t>
        </w:r>
      </w:ins>
      <w:r w:rsidR="009C03A9">
        <w:rPr>
          <w:rFonts w:cs="Calibri"/>
          <w:szCs w:val="24"/>
        </w:rPr>
        <w:t xml:space="preserve"> model runs for cardiorespiratory deaths was around </w:t>
      </w:r>
      <w:r w:rsidR="00643661">
        <w:rPr>
          <w:rFonts w:cs="Calibri"/>
          <w:szCs w:val="24"/>
        </w:rPr>
        <w:t>21</w:t>
      </w:r>
      <w:r w:rsidR="00713D75">
        <w:rPr>
          <w:rFonts w:cs="Calibri"/>
          <w:szCs w:val="24"/>
        </w:rPr>
        <w:t xml:space="preserve"> days.</w:t>
      </w:r>
    </w:p>
    <w:p w14:paraId="11E3F31A" w14:textId="265E475E" w:rsidR="007D1747" w:rsidRDefault="007D1747" w:rsidP="00967DFD">
      <w:pPr>
        <w:pStyle w:val="Heading2"/>
      </w:pPr>
      <w:bookmarkStart w:id="928" w:name="_Toc7299679"/>
      <w:bookmarkStart w:id="929" w:name="_Toc8390541"/>
      <w:r>
        <w:t>Model fit performance</w:t>
      </w:r>
      <w:bookmarkEnd w:id="928"/>
      <w:bookmarkEnd w:id="929"/>
    </w:p>
    <w:p w14:paraId="6553899B" w14:textId="0BF00E2A" w:rsidR="00DB093C" w:rsidDel="00950641" w:rsidRDefault="00FA7FB9">
      <w:pPr>
        <w:ind w:firstLine="567"/>
        <w:rPr>
          <w:del w:id="930" w:author="Robbie Parks" w:date="2019-05-13T17:49:00Z"/>
          <w:rFonts w:cs="Calibri"/>
          <w:szCs w:val="24"/>
        </w:rPr>
        <w:pPrChange w:id="931" w:author="Robbie Parks" w:date="2019-05-13T18:01:00Z">
          <w:pPr>
            <w:ind w:firstLine="720"/>
          </w:pPr>
        </w:pPrChange>
      </w:pPr>
      <w:r w:rsidRPr="00DB2DBC">
        <w:rPr>
          <w:rFonts w:cs="Calibri"/>
          <w:szCs w:val="24"/>
        </w:rPr>
        <w:t xml:space="preserve">To </w:t>
      </w:r>
      <w:del w:id="932" w:author="Robbie Parks" w:date="2019-05-13T17:31:00Z">
        <w:r w:rsidRPr="00DB2DBC" w:rsidDel="00146145">
          <w:rPr>
            <w:rFonts w:cs="Calibri"/>
            <w:szCs w:val="24"/>
          </w:rPr>
          <w:delText xml:space="preserve">evaluate </w:delText>
        </w:r>
      </w:del>
      <w:ins w:id="933" w:author="Robbie Parks" w:date="2019-05-13T17:31:00Z">
        <w:r w:rsidR="00146145">
          <w:rPr>
            <w:rFonts w:cs="Calibri"/>
            <w:szCs w:val="24"/>
          </w:rPr>
          <w:t>measure</w:t>
        </w:r>
        <w:r w:rsidR="00146145" w:rsidRPr="00DB2DBC">
          <w:rPr>
            <w:rFonts w:cs="Calibri"/>
            <w:szCs w:val="24"/>
          </w:rPr>
          <w:t xml:space="preserve"> </w:t>
        </w:r>
      </w:ins>
      <w:r w:rsidRPr="00DB2DBC">
        <w:rPr>
          <w:rFonts w:cs="Calibri"/>
          <w:szCs w:val="24"/>
        </w:rPr>
        <w:t xml:space="preserve">the performance of my model, </w:t>
      </w:r>
      <w:r w:rsidR="005F2D13" w:rsidRPr="00DB2DBC">
        <w:rPr>
          <w:rFonts w:cs="Calibri"/>
          <w:szCs w:val="24"/>
        </w:rPr>
        <w:t xml:space="preserve">I calculated </w:t>
      </w:r>
      <w:del w:id="934" w:author="Robbie Parks" w:date="2019-05-13T17:50:00Z">
        <w:r w:rsidR="005F2D13" w:rsidRPr="00DB2DBC" w:rsidDel="00326A41">
          <w:rPr>
            <w:rFonts w:cs="Calibri"/>
            <w:szCs w:val="24"/>
          </w:rPr>
          <w:delText xml:space="preserve">several </w:delText>
        </w:r>
      </w:del>
      <w:r w:rsidR="005F2D13" w:rsidRPr="00DB2DBC">
        <w:rPr>
          <w:rFonts w:cs="Calibri"/>
          <w:szCs w:val="24"/>
        </w:rPr>
        <w:t xml:space="preserve">measures of performance based on the </w:t>
      </w:r>
      <w:ins w:id="935" w:author="Robbie Parks" w:date="2019-05-13T17:52:00Z">
        <w:r w:rsidR="00DF3D1B">
          <w:rPr>
            <w:rFonts w:cs="Calibri"/>
            <w:szCs w:val="24"/>
          </w:rPr>
          <w:t xml:space="preserve">absolute </w:t>
        </w:r>
      </w:ins>
      <w:r w:rsidR="005F2D13" w:rsidRPr="00DB2DBC">
        <w:rPr>
          <w:rFonts w:cs="Calibri"/>
          <w:szCs w:val="24"/>
        </w:rPr>
        <w:t xml:space="preserve">difference between the raw death rates and the fitted death rates from the </w:t>
      </w:r>
      <w:ins w:id="936" w:author="Robbie Parks" w:date="2019-05-13T17:45:00Z">
        <w:r w:rsidR="00C01F27">
          <w:rPr>
            <w:rFonts w:cs="Calibri"/>
            <w:szCs w:val="24"/>
          </w:rPr>
          <w:t xml:space="preserve">my </w:t>
        </w:r>
      </w:ins>
      <w:r w:rsidR="005F2D13" w:rsidRPr="00DB2DBC">
        <w:rPr>
          <w:rFonts w:cs="Calibri"/>
          <w:szCs w:val="24"/>
        </w:rPr>
        <w:t xml:space="preserve">model </w:t>
      </w:r>
      <w:ins w:id="937" w:author="Robbie Parks" w:date="2019-05-13T17:45:00Z">
        <w:r w:rsidR="00C01F27">
          <w:rPr>
            <w:rFonts w:cs="Calibri"/>
            <w:szCs w:val="24"/>
          </w:rPr>
          <w:t>output</w:t>
        </w:r>
      </w:ins>
      <w:del w:id="938" w:author="Robbie Parks" w:date="2019-05-13T17:45:00Z">
        <w:r w:rsidR="005F2D13" w:rsidRPr="00DB2DBC" w:rsidDel="00C01F27">
          <w:rPr>
            <w:rFonts w:cs="Calibri"/>
            <w:szCs w:val="24"/>
          </w:rPr>
          <w:delText>implemented using</w:delText>
        </w:r>
        <w:r w:rsidR="00EA205D" w:rsidDel="00C01F27">
          <w:rPr>
            <w:rFonts w:cs="Calibri"/>
            <w:szCs w:val="24"/>
          </w:rPr>
          <w:delText xml:space="preserve"> </w:delText>
        </w:r>
        <w:r w:rsidR="00EA205D" w:rsidDel="00C01F27">
          <w:rPr>
            <w:rFonts w:cs="Calibri"/>
            <w:szCs w:val="24"/>
          </w:rPr>
          <w:fldChar w:fldCharType="begin"/>
        </w:r>
        <w:r w:rsidR="00EA205D" w:rsidRPr="00DF3D1B" w:rsidDel="00C01F27">
          <w:rPr>
            <w:rFonts w:cs="Calibri"/>
            <w:szCs w:val="24"/>
          </w:rPr>
          <w:delInstrText xml:space="preserve"> REF _Ref5574051 \h </w:delInstrText>
        </w:r>
      </w:del>
      <w:r w:rsidR="00950641" w:rsidRPr="00DF3D1B">
        <w:rPr>
          <w:rFonts w:cs="Calibri"/>
          <w:szCs w:val="24"/>
        </w:rPr>
        <w:instrText xml:space="preserve"> \* MERGEFORMAT </w:instrText>
      </w:r>
      <w:del w:id="939" w:author="Robbie Parks" w:date="2019-05-13T17:45:00Z">
        <w:r w:rsidR="00EA205D" w:rsidDel="00C01F27">
          <w:rPr>
            <w:rFonts w:cs="Calibri"/>
            <w:szCs w:val="24"/>
          </w:rPr>
        </w:r>
        <w:r w:rsidR="00EA205D" w:rsidDel="00C01F27">
          <w:rPr>
            <w:rFonts w:cs="Calibri"/>
            <w:szCs w:val="24"/>
          </w:rPr>
          <w:fldChar w:fldCharType="separate"/>
        </w:r>
      </w:del>
      <w:del w:id="940" w:author="Robbie Parks" w:date="2019-05-10T14:07:00Z">
        <w:r w:rsidR="00DB093C" w:rsidRPr="00C01F27" w:rsidDel="00DF205B">
          <w:rPr>
            <w:b/>
          </w:rPr>
          <w:delText xml:space="preserve">Equation </w:delText>
        </w:r>
        <w:r w:rsidR="00DB093C" w:rsidRPr="00C01F27" w:rsidDel="00DF205B">
          <w:rPr>
            <w:b/>
            <w:noProof/>
          </w:rPr>
          <w:delText>2</w:delText>
        </w:r>
      </w:del>
      <w:del w:id="941" w:author="Robbie Parks" w:date="2019-05-13T17:45:00Z">
        <w:r w:rsidR="00EA205D" w:rsidDel="00C01F27">
          <w:rPr>
            <w:rFonts w:cs="Calibri"/>
            <w:szCs w:val="24"/>
          </w:rPr>
          <w:fldChar w:fldCharType="end"/>
        </w:r>
      </w:del>
      <w:r w:rsidR="005F2D13" w:rsidRPr="00DB2DBC">
        <w:rPr>
          <w:rFonts w:cs="Calibri"/>
          <w:szCs w:val="24"/>
        </w:rPr>
        <w:t xml:space="preserve">. </w:t>
      </w:r>
      <w:r w:rsidR="0054654F" w:rsidRPr="00DB2DBC">
        <w:rPr>
          <w:rFonts w:cs="Calibri"/>
          <w:szCs w:val="24"/>
        </w:rPr>
        <w:t>This evaluation included the</w:t>
      </w:r>
      <w:ins w:id="942" w:author="Robbie Parks" w:date="2019-05-13T17:39:00Z">
        <w:r w:rsidR="00E74CC1">
          <w:rPr>
            <w:rFonts w:cs="Calibri"/>
            <w:szCs w:val="24"/>
          </w:rPr>
          <w:t xml:space="preserve"> </w:t>
        </w:r>
      </w:ins>
      <w:del w:id="943" w:author="Robbie Parks" w:date="2019-05-13T17:41:00Z">
        <w:r w:rsidR="0054654F" w:rsidRPr="00DB2DBC" w:rsidDel="005B2272">
          <w:rPr>
            <w:rFonts w:cs="Calibri"/>
            <w:szCs w:val="24"/>
          </w:rPr>
          <w:delText xml:space="preserve"> </w:delText>
        </w:r>
      </w:del>
      <w:ins w:id="944" w:author="Robbie Parks" w:date="2019-05-13T17:34:00Z">
        <w:r w:rsidR="00E74CC1">
          <w:rPr>
            <w:rFonts w:cs="Calibri"/>
            <w:szCs w:val="24"/>
          </w:rPr>
          <w:t>bias</w:t>
        </w:r>
      </w:ins>
      <w:ins w:id="945" w:author="Robbie Parks" w:date="2019-05-13T17:39:00Z">
        <w:r w:rsidR="00E74CC1">
          <w:rPr>
            <w:rFonts w:cs="Calibri"/>
            <w:szCs w:val="24"/>
          </w:rPr>
          <w:t xml:space="preserve"> (sum of differences between the raw death rates and fitted death rates) </w:t>
        </w:r>
      </w:ins>
      <w:del w:id="946" w:author="Robbie Parks" w:date="2019-05-13T17:34:00Z">
        <w:r w:rsidR="0054654F" w:rsidRPr="00DB2DBC" w:rsidDel="00E74CC1">
          <w:rPr>
            <w:rFonts w:cs="Calibri"/>
            <w:szCs w:val="24"/>
          </w:rPr>
          <w:delText xml:space="preserve">median </w:delText>
        </w:r>
        <w:r w:rsidR="00DF37A3" w:rsidRPr="00DB2DBC" w:rsidDel="00E74CC1">
          <w:rPr>
            <w:rFonts w:cs="Calibri"/>
            <w:szCs w:val="24"/>
          </w:rPr>
          <w:delText xml:space="preserve">error (with error calculated </w:delText>
        </w:r>
      </w:del>
      <w:del w:id="947" w:author="Robbie Parks" w:date="2019-05-13T17:39:00Z">
        <w:r w:rsidR="00DF37A3" w:rsidRPr="00DB2DBC" w:rsidDel="00E74CC1">
          <w:rPr>
            <w:rFonts w:cs="Calibri"/>
            <w:szCs w:val="24"/>
          </w:rPr>
          <w:delText>as fitted death rates minus raw death rates</w:delText>
        </w:r>
      </w:del>
      <w:del w:id="948" w:author="Robbie Parks" w:date="2019-05-13T17:34:00Z">
        <w:r w:rsidR="00DF37A3" w:rsidRPr="00DB2DBC" w:rsidDel="00E74CC1">
          <w:rPr>
            <w:rFonts w:cs="Calibri"/>
            <w:szCs w:val="24"/>
          </w:rPr>
          <w:delText>)</w:delText>
        </w:r>
      </w:del>
      <w:del w:id="949" w:author="Robbie Parks" w:date="2019-05-13T17:39:00Z">
        <w:r w:rsidR="00DF37A3" w:rsidRPr="00DB2DBC" w:rsidDel="00E74CC1">
          <w:rPr>
            <w:rFonts w:cs="Calibri"/>
            <w:szCs w:val="24"/>
          </w:rPr>
          <w:delText xml:space="preserve"> </w:delText>
        </w:r>
      </w:del>
      <w:r w:rsidR="00DF37A3" w:rsidRPr="00DB2DBC">
        <w:rPr>
          <w:rFonts w:cs="Calibri"/>
          <w:szCs w:val="24"/>
        </w:rPr>
        <w:t xml:space="preserve">and </w:t>
      </w:r>
      <w:del w:id="950" w:author="Robbie Parks" w:date="2019-05-13T17:40:00Z">
        <w:r w:rsidR="00DF37A3" w:rsidRPr="00DB2DBC" w:rsidDel="00D76263">
          <w:rPr>
            <w:rFonts w:cs="Calibri"/>
            <w:szCs w:val="24"/>
          </w:rPr>
          <w:delText>median absolute error</w:delText>
        </w:r>
      </w:del>
      <w:ins w:id="951" w:author="Robbie Parks" w:date="2019-05-13T17:40:00Z">
        <w:r w:rsidR="00D76263">
          <w:rPr>
            <w:rFonts w:cs="Calibri"/>
            <w:szCs w:val="24"/>
          </w:rPr>
          <w:t>deviation (</w:t>
        </w:r>
      </w:ins>
      <w:ins w:id="952" w:author="Robbie Parks" w:date="2019-05-13T17:41:00Z">
        <w:r w:rsidR="005B2272">
          <w:rPr>
            <w:rFonts w:cs="Calibri"/>
            <w:szCs w:val="24"/>
          </w:rPr>
          <w:t xml:space="preserve">sum </w:t>
        </w:r>
      </w:ins>
      <w:ins w:id="953" w:author="Robbie Parks" w:date="2019-05-13T17:40:00Z">
        <w:r w:rsidR="00D76263">
          <w:rPr>
            <w:rFonts w:cs="Calibri"/>
            <w:szCs w:val="24"/>
          </w:rPr>
          <w:t xml:space="preserve">of the absolute value of these </w:t>
        </w:r>
        <w:r w:rsidR="005B2272">
          <w:rPr>
            <w:rFonts w:cs="Calibri"/>
            <w:szCs w:val="24"/>
          </w:rPr>
          <w:t>differences</w:t>
        </w:r>
        <w:r w:rsidR="00D76263">
          <w:rPr>
            <w:rFonts w:cs="Calibri"/>
            <w:szCs w:val="24"/>
          </w:rPr>
          <w:t>)</w:t>
        </w:r>
      </w:ins>
      <w:r w:rsidR="00DF37A3" w:rsidRPr="00DB2DBC">
        <w:rPr>
          <w:rFonts w:cs="Calibri"/>
          <w:szCs w:val="24"/>
        </w:rPr>
        <w:t xml:space="preserve"> as a non-directional measure of fit. I calculated all the </w:t>
      </w:r>
      <w:del w:id="954" w:author="Robbie Parks" w:date="2019-05-13T17:41:00Z">
        <w:r w:rsidR="00DF37A3" w:rsidRPr="00DB2DBC" w:rsidDel="005B2272">
          <w:rPr>
            <w:rFonts w:cs="Calibri"/>
            <w:szCs w:val="24"/>
          </w:rPr>
          <w:delText>errors and absolute errors</w:delText>
        </w:r>
      </w:del>
      <w:ins w:id="955" w:author="Robbie Parks" w:date="2019-05-13T17:41:00Z">
        <w:r w:rsidR="005B2272">
          <w:rPr>
            <w:rFonts w:cs="Calibri"/>
            <w:szCs w:val="24"/>
          </w:rPr>
          <w:t>bias and deviation values</w:t>
        </w:r>
      </w:ins>
      <w:r w:rsidR="00673480" w:rsidRPr="00DB2DBC">
        <w:rPr>
          <w:rFonts w:cs="Calibri"/>
          <w:szCs w:val="24"/>
        </w:rPr>
        <w:t xml:space="preserve"> for each cause of death, age group and sex across all states, months and years</w:t>
      </w:r>
      <w:r w:rsidR="00DF37A3" w:rsidRPr="00DB2DBC">
        <w:rPr>
          <w:rFonts w:cs="Calibri"/>
          <w:szCs w:val="24"/>
        </w:rPr>
        <w:t xml:space="preserve">. </w:t>
      </w:r>
      <w:del w:id="956" w:author="Robbie Parks" w:date="2019-05-13T17:42:00Z">
        <w:r w:rsidR="00DF37A3" w:rsidRPr="00DB2DBC" w:rsidDel="00AE3A7E">
          <w:rPr>
            <w:rFonts w:cs="Calibri"/>
            <w:szCs w:val="24"/>
          </w:rPr>
          <w:delText xml:space="preserve">I then took </w:delText>
        </w:r>
        <w:r w:rsidR="00673480" w:rsidRPr="00DB2DBC" w:rsidDel="00AE3A7E">
          <w:rPr>
            <w:rFonts w:cs="Calibri"/>
            <w:szCs w:val="24"/>
          </w:rPr>
          <w:delText>the median value for the error and absolute error across states, months, and years.</w:delText>
        </w:r>
        <w:r w:rsidR="004126C5" w:rsidRPr="00DB2DBC" w:rsidDel="00AE3A7E">
          <w:rPr>
            <w:rFonts w:cs="Calibri"/>
            <w:szCs w:val="24"/>
          </w:rPr>
          <w:delText xml:space="preserve"> </w:delText>
        </w:r>
      </w:del>
      <w:del w:id="957" w:author="Robbie Parks" w:date="2019-05-13T17:43:00Z">
        <w:r w:rsidR="004126C5" w:rsidRPr="00DB2DBC" w:rsidDel="00AE3A7E">
          <w:rPr>
            <w:rFonts w:cs="Calibri"/>
            <w:szCs w:val="24"/>
          </w:rPr>
          <w:delText>I produced a</w:delText>
        </w:r>
      </w:del>
      <w:ins w:id="958" w:author="Robbie Parks" w:date="2019-05-13T17:43:00Z">
        <w:r w:rsidR="00AE3A7E">
          <w:rPr>
            <w:rFonts w:cs="Calibri"/>
            <w:szCs w:val="24"/>
          </w:rPr>
          <w:fldChar w:fldCharType="begin"/>
        </w:r>
        <w:r w:rsidR="00AE3A7E">
          <w:rPr>
            <w:rFonts w:cs="Calibri"/>
            <w:szCs w:val="24"/>
          </w:rPr>
          <w:instrText xml:space="preserve"> REF _Ref7691146 \h </w:instrText>
        </w:r>
      </w:ins>
      <w:r w:rsidR="00950641">
        <w:rPr>
          <w:rFonts w:cs="Calibri"/>
          <w:szCs w:val="24"/>
        </w:rPr>
        <w:instrText xml:space="preserve"> \* MERGEFORMAT </w:instrText>
      </w:r>
      <w:r w:rsidR="00AE3A7E">
        <w:rPr>
          <w:rFonts w:cs="Calibri"/>
          <w:szCs w:val="24"/>
        </w:rPr>
      </w:r>
      <w:r w:rsidR="00AE3A7E">
        <w:rPr>
          <w:rFonts w:cs="Calibri"/>
          <w:szCs w:val="24"/>
        </w:rPr>
        <w:fldChar w:fldCharType="separate"/>
      </w:r>
      <w:ins w:id="959" w:author="Robbie Parks" w:date="2019-05-14T10:28:00Z">
        <w:r w:rsidR="00EA0BC2" w:rsidRPr="00F203BF">
          <w:rPr>
            <w:b/>
          </w:rPr>
          <w:t xml:space="preserve">Table </w:t>
        </w:r>
        <w:r w:rsidR="00EA0BC2">
          <w:rPr>
            <w:b/>
            <w:noProof/>
          </w:rPr>
          <w:t>6</w:t>
        </w:r>
      </w:ins>
      <w:ins w:id="960" w:author="Robbie Parks" w:date="2019-05-13T17:43:00Z">
        <w:r w:rsidR="00AE3A7E">
          <w:rPr>
            <w:rFonts w:cs="Calibri"/>
            <w:szCs w:val="24"/>
          </w:rPr>
          <w:fldChar w:fldCharType="end"/>
        </w:r>
        <w:r w:rsidR="00AE3A7E">
          <w:rPr>
            <w:rFonts w:cs="Calibri"/>
            <w:szCs w:val="24"/>
          </w:rPr>
          <w:t xml:space="preserve"> shows</w:t>
        </w:r>
      </w:ins>
      <w:r w:rsidR="004126C5" w:rsidRPr="00DB2DBC">
        <w:rPr>
          <w:rFonts w:cs="Calibri"/>
          <w:szCs w:val="24"/>
        </w:rPr>
        <w:t xml:space="preserve"> summary values for </w:t>
      </w:r>
      <w:del w:id="961" w:author="Robbie Parks" w:date="2019-05-13T17:43:00Z">
        <w:r w:rsidR="004126C5" w:rsidRPr="00DB2DBC" w:rsidDel="00AE3A7E">
          <w:rPr>
            <w:rFonts w:cs="Calibri"/>
            <w:szCs w:val="24"/>
          </w:rPr>
          <w:delText xml:space="preserve">each </w:delText>
        </w:r>
      </w:del>
      <w:ins w:id="962" w:author="Robbie Parks" w:date="2019-05-13T17:43:00Z">
        <w:r w:rsidR="00AE3A7E">
          <w:rPr>
            <w:rFonts w:cs="Calibri"/>
            <w:szCs w:val="24"/>
          </w:rPr>
          <w:t>a representative age</w:t>
        </w:r>
      </w:ins>
      <w:ins w:id="963" w:author="Robbie Parks" w:date="2019-05-13T17:51:00Z">
        <w:r w:rsidR="00326A41">
          <w:rPr>
            <w:rFonts w:cs="Calibri"/>
            <w:szCs w:val="24"/>
          </w:rPr>
          <w:t>-sex</w:t>
        </w:r>
      </w:ins>
      <w:ins w:id="964" w:author="Robbie Parks" w:date="2019-05-13T17:43:00Z">
        <w:r w:rsidR="00AE3A7E">
          <w:rPr>
            <w:rFonts w:cs="Calibri"/>
            <w:szCs w:val="24"/>
          </w:rPr>
          <w:t xml:space="preserve"> group</w:t>
        </w:r>
      </w:ins>
      <w:ins w:id="965" w:author="Robbie Parks" w:date="2019-05-13T17:45:00Z">
        <w:r w:rsidR="00F3070E">
          <w:rPr>
            <w:rFonts w:cs="Calibri"/>
            <w:szCs w:val="24"/>
          </w:rPr>
          <w:t xml:space="preserve"> (</w:t>
        </w:r>
      </w:ins>
      <w:ins w:id="966" w:author="Robbie Parks" w:date="2019-05-13T17:51:00Z">
        <w:r w:rsidR="00326A41">
          <w:rPr>
            <w:rFonts w:cs="Calibri"/>
            <w:szCs w:val="24"/>
          </w:rPr>
          <w:t xml:space="preserve">males from </w:t>
        </w:r>
      </w:ins>
      <w:ins w:id="967" w:author="Robbie Parks" w:date="2019-05-13T17:45:00Z">
        <w:r w:rsidR="00F3070E">
          <w:rPr>
            <w:rFonts w:cs="Calibri"/>
            <w:szCs w:val="24"/>
          </w:rPr>
          <w:t>65-74 years) by</w:t>
        </w:r>
      </w:ins>
      <w:ins w:id="968" w:author="Robbie Parks" w:date="2019-05-13T17:43:00Z">
        <w:r w:rsidR="00AE3A7E" w:rsidRPr="00DB2DBC">
          <w:rPr>
            <w:rFonts w:cs="Calibri"/>
            <w:szCs w:val="24"/>
          </w:rPr>
          <w:t xml:space="preserve"> </w:t>
        </w:r>
      </w:ins>
      <w:r w:rsidR="004126C5" w:rsidRPr="00DB2DBC">
        <w:rPr>
          <w:rFonts w:cs="Calibri"/>
          <w:szCs w:val="24"/>
        </w:rPr>
        <w:t>cause of death</w:t>
      </w:r>
      <w:ins w:id="969" w:author="Robbie Parks" w:date="2019-05-13T17:46:00Z">
        <w:r w:rsidR="000E1B68">
          <w:rPr>
            <w:rFonts w:cs="Calibri"/>
            <w:szCs w:val="24"/>
          </w:rPr>
          <w:t xml:space="preserve"> from fitting for the entire period</w:t>
        </w:r>
        <w:r w:rsidR="0058573C">
          <w:rPr>
            <w:rFonts w:cs="Calibri"/>
            <w:szCs w:val="24"/>
          </w:rPr>
          <w:t xml:space="preserve"> of study</w:t>
        </w:r>
        <w:r w:rsidR="00FD20DA">
          <w:rPr>
            <w:rFonts w:cs="Calibri"/>
            <w:szCs w:val="24"/>
          </w:rPr>
          <w:t xml:space="preserve"> (1980-2016</w:t>
        </w:r>
      </w:ins>
      <w:ins w:id="970" w:author="Robbie Parks" w:date="2019-05-13T17:52:00Z">
        <w:r w:rsidR="00DF3D1B">
          <w:rPr>
            <w:rFonts w:cs="Calibri"/>
            <w:szCs w:val="24"/>
          </w:rPr>
          <w:t>)</w:t>
        </w:r>
      </w:ins>
      <w:del w:id="971" w:author="Robbie Parks" w:date="2019-05-13T17:45:00Z">
        <w:r w:rsidR="004126C5" w:rsidRPr="00DB2DBC" w:rsidDel="00F3070E">
          <w:rPr>
            <w:rFonts w:cs="Calibri"/>
            <w:szCs w:val="24"/>
          </w:rPr>
          <w:delText>, age group and sex</w:delText>
        </w:r>
      </w:del>
      <w:del w:id="972" w:author="Robbie Parks" w:date="2019-05-13T17:52:00Z">
        <w:r w:rsidR="00623821" w:rsidRPr="00DB2DBC" w:rsidDel="00DF3D1B">
          <w:rPr>
            <w:rFonts w:cs="Calibri"/>
            <w:szCs w:val="24"/>
          </w:rPr>
          <w:delText xml:space="preserve">. </w:delText>
        </w:r>
      </w:del>
      <w:ins w:id="973" w:author="Robbie Parks" w:date="2019-05-13T17:52:00Z">
        <w:r w:rsidR="00181FF7">
          <w:rPr>
            <w:rFonts w:cs="Calibri"/>
            <w:szCs w:val="24"/>
          </w:rPr>
          <w:t xml:space="preserve">. </w:t>
        </w:r>
      </w:ins>
      <w:r w:rsidR="00623821" w:rsidRPr="00DB2DBC">
        <w:rPr>
          <w:rFonts w:cs="Calibri"/>
          <w:szCs w:val="24"/>
        </w:rPr>
        <w:t>The units of error are in death rates per 100,000</w:t>
      </w:r>
      <w:r w:rsidR="005E5E57" w:rsidRPr="00DB2DBC">
        <w:rPr>
          <w:rFonts w:cs="Calibri"/>
          <w:szCs w:val="24"/>
        </w:rPr>
        <w:t>.</w:t>
      </w:r>
      <w:r w:rsidR="00630D8F">
        <w:rPr>
          <w:rFonts w:cs="Calibri"/>
          <w:szCs w:val="24"/>
        </w:rPr>
        <w:t xml:space="preserve"> An example of the fit for cardiorespiratory deaths is given in </w:t>
      </w:r>
      <w:ins w:id="974" w:author="Robbie Parks" w:date="2019-05-13T17:29:00Z">
        <w:r w:rsidR="00E81250">
          <w:rPr>
            <w:rFonts w:cs="Calibri"/>
            <w:szCs w:val="24"/>
          </w:rPr>
          <w:fldChar w:fldCharType="begin"/>
        </w:r>
        <w:r w:rsidR="00E81250">
          <w:rPr>
            <w:rFonts w:cs="Calibri"/>
            <w:szCs w:val="24"/>
          </w:rPr>
          <w:instrText xml:space="preserve"> REF _Ref8661009 \h </w:instrText>
        </w:r>
      </w:ins>
      <w:r w:rsidR="00950641">
        <w:rPr>
          <w:rFonts w:cs="Calibri"/>
          <w:szCs w:val="24"/>
        </w:rPr>
        <w:instrText xml:space="preserve"> \* MERGEFORMAT </w:instrText>
      </w:r>
      <w:r w:rsidR="00E81250">
        <w:rPr>
          <w:rFonts w:cs="Calibri"/>
          <w:szCs w:val="24"/>
        </w:rPr>
      </w:r>
      <w:r w:rsidR="00E81250">
        <w:rPr>
          <w:rFonts w:cs="Calibri"/>
          <w:szCs w:val="24"/>
        </w:rPr>
        <w:fldChar w:fldCharType="separate"/>
      </w:r>
      <w:ins w:id="975" w:author="Robbie Parks" w:date="2019-05-14T10:28:00Z">
        <w:r w:rsidR="00EA0BC2" w:rsidRPr="00F203BF">
          <w:rPr>
            <w:b/>
          </w:rPr>
          <w:t xml:space="preserve">Figure </w:t>
        </w:r>
        <w:r w:rsidR="00EA0BC2">
          <w:rPr>
            <w:b/>
            <w:noProof/>
          </w:rPr>
          <w:t>3</w:t>
        </w:r>
      </w:ins>
      <w:ins w:id="976" w:author="Robbie Parks" w:date="2019-05-13T17:29:00Z">
        <w:r w:rsidR="00E81250">
          <w:rPr>
            <w:rFonts w:cs="Calibri"/>
            <w:szCs w:val="24"/>
          </w:rPr>
          <w:fldChar w:fldCharType="end"/>
        </w:r>
      </w:ins>
      <w:r w:rsidR="007E275E">
        <w:rPr>
          <w:rFonts w:cs="Calibri"/>
          <w:szCs w:val="24"/>
        </w:rPr>
        <w:fldChar w:fldCharType="begin"/>
      </w:r>
      <w:r w:rsidR="007E275E">
        <w:rPr>
          <w:rFonts w:cs="Calibri"/>
          <w:szCs w:val="24"/>
        </w:rPr>
        <w:instrText xml:space="preserve"> REF _Ref5880898 \h </w:instrText>
      </w:r>
      <w:r w:rsidR="00950641">
        <w:rPr>
          <w:rFonts w:cs="Calibri"/>
          <w:szCs w:val="24"/>
        </w:rPr>
        <w:instrText xml:space="preserve"> \* MERGEFORMAT </w:instrText>
      </w:r>
      <w:r w:rsidR="007E275E">
        <w:rPr>
          <w:rFonts w:cs="Calibri"/>
          <w:szCs w:val="24"/>
        </w:rPr>
      </w:r>
      <w:r w:rsidR="007E275E">
        <w:rPr>
          <w:rFonts w:cs="Calibri"/>
          <w:szCs w:val="24"/>
        </w:rPr>
        <w:fldChar w:fldCharType="end"/>
      </w:r>
      <w:r w:rsidR="00630D8F">
        <w:rPr>
          <w:rFonts w:cs="Calibri"/>
          <w:szCs w:val="24"/>
        </w:rPr>
        <w:t>.</w:t>
      </w:r>
      <w:r w:rsidR="00211EE1">
        <w:rPr>
          <w:rFonts w:cs="Calibri"/>
          <w:szCs w:val="24"/>
        </w:rPr>
        <w:t xml:space="preserve"> There is understandably smoothing of death rates in </w:t>
      </w:r>
      <w:r w:rsidR="00186906">
        <w:rPr>
          <w:rFonts w:cs="Calibri"/>
          <w:szCs w:val="24"/>
        </w:rPr>
        <w:t>smaller states due to borrowing of information in the CAR model</w:t>
      </w:r>
      <w:del w:id="977" w:author="Robbie Parks" w:date="2019-05-13T17:20:00Z">
        <w:r w:rsidR="00495DA8" w:rsidDel="00D65D3E">
          <w:rPr>
            <w:rFonts w:cs="Calibri"/>
            <w:szCs w:val="24"/>
          </w:rPr>
          <w:delText>, available in a Bayesian modelling framework</w:delText>
        </w:r>
      </w:del>
      <w:r w:rsidR="00495DA8">
        <w:rPr>
          <w:rFonts w:cs="Calibri"/>
          <w:szCs w:val="24"/>
        </w:rPr>
        <w:t>,</w:t>
      </w:r>
      <w:r w:rsidR="00186906">
        <w:rPr>
          <w:rFonts w:cs="Calibri"/>
          <w:szCs w:val="24"/>
        </w:rPr>
        <w:t xml:space="preserve"> </w:t>
      </w:r>
      <w:r w:rsidR="00EB539F">
        <w:rPr>
          <w:rFonts w:cs="Calibri"/>
          <w:szCs w:val="24"/>
        </w:rPr>
        <w:t xml:space="preserve">for intercepts and slopes </w:t>
      </w:r>
      <w:ins w:id="978" w:author="Robbie Parks" w:date="2019-05-13T18:34:00Z">
        <w:r w:rsidR="00D05C5B">
          <w:rPr>
            <w:rFonts w:cs="Calibri"/>
            <w:szCs w:val="24"/>
          </w:rPr>
          <w:t xml:space="preserve">from </w:t>
        </w:r>
      </w:ins>
      <w:del w:id="979" w:author="Robbie Parks" w:date="2019-05-13T17:20:00Z">
        <w:r w:rsidR="00EB539F" w:rsidDel="00D65D3E">
          <w:rPr>
            <w:rFonts w:cs="Calibri"/>
            <w:szCs w:val="24"/>
          </w:rPr>
          <w:delText xml:space="preserve">given in </w:delText>
        </w:r>
        <w:r w:rsidR="00BA3300" w:rsidDel="00D65D3E">
          <w:rPr>
            <w:rFonts w:cs="Calibri"/>
            <w:szCs w:val="24"/>
          </w:rPr>
          <w:delText>the</w:delText>
        </w:r>
      </w:del>
      <w:del w:id="980" w:author="Robbie Parks" w:date="2019-05-13T16:01:00Z">
        <w:r w:rsidR="00BA3300" w:rsidDel="000A573F">
          <w:rPr>
            <w:rFonts w:cs="Calibri"/>
            <w:szCs w:val="24"/>
          </w:rPr>
          <w:delText xml:space="preserve"> </w:delText>
        </w:r>
      </w:del>
      <w:del w:id="981" w:author="Robbie Parks" w:date="2019-05-13T15:55:00Z">
        <w:r w:rsidR="00BA3300" w:rsidDel="00421109">
          <w:rPr>
            <w:rFonts w:cs="Calibri"/>
            <w:szCs w:val="24"/>
          </w:rPr>
          <w:delText>national temperature</w:delText>
        </w:r>
      </w:del>
      <w:del w:id="982" w:author="Robbie Parks" w:date="2019-05-13T17:20:00Z">
        <w:r w:rsidR="00BA3300" w:rsidDel="00D65D3E">
          <w:rPr>
            <w:rFonts w:cs="Calibri"/>
            <w:szCs w:val="24"/>
          </w:rPr>
          <w:delText xml:space="preserve"> model </w:delText>
        </w:r>
      </w:del>
      <w:del w:id="983" w:author="Robbie Parks" w:date="2019-05-13T18:34:00Z">
        <w:r w:rsidR="00BA3300" w:rsidDel="00D05C5B">
          <w:rPr>
            <w:rFonts w:cs="Calibri"/>
            <w:szCs w:val="24"/>
          </w:rPr>
          <w:delText>(</w:delText>
        </w:r>
      </w:del>
      <w:r w:rsidR="00BA3300">
        <w:rPr>
          <w:rFonts w:cs="Calibri"/>
          <w:szCs w:val="24"/>
        </w:rPr>
        <w:fldChar w:fldCharType="begin"/>
      </w:r>
      <w:r w:rsidR="00BA3300">
        <w:rPr>
          <w:rFonts w:cs="Calibri"/>
          <w:szCs w:val="24"/>
        </w:rPr>
        <w:instrText xml:space="preserve"> REF _Ref5574051 \h </w:instrText>
      </w:r>
      <w:r w:rsidR="00950641">
        <w:rPr>
          <w:rFonts w:cs="Calibri"/>
          <w:szCs w:val="24"/>
        </w:rPr>
        <w:instrText xml:space="preserve"> \* MERGEFORMAT </w:instrText>
      </w:r>
      <w:r w:rsidR="00BA3300">
        <w:rPr>
          <w:rFonts w:cs="Calibri"/>
          <w:szCs w:val="24"/>
        </w:rPr>
      </w:r>
      <w:r w:rsidR="00BA3300">
        <w:rPr>
          <w:rFonts w:cs="Calibri"/>
          <w:szCs w:val="24"/>
        </w:rPr>
        <w:fldChar w:fldCharType="separate"/>
      </w:r>
      <w:ins w:id="984" w:author="Robbie Parks" w:date="2019-05-14T10:28:00Z">
        <w:r w:rsidR="00EA0BC2" w:rsidRPr="00A91EA9">
          <w:rPr>
            <w:b/>
          </w:rPr>
          <w:t xml:space="preserve">Equation </w:t>
        </w:r>
        <w:r w:rsidR="00EA0BC2">
          <w:rPr>
            <w:b/>
            <w:noProof/>
          </w:rPr>
          <w:t>2</w:t>
        </w:r>
      </w:ins>
      <w:del w:id="985" w:author="Robbie Parks" w:date="2019-05-10T14:07:00Z">
        <w:r w:rsidR="00DB093C" w:rsidRPr="00A91EA9" w:rsidDel="00DF205B">
          <w:rPr>
            <w:b/>
          </w:rPr>
          <w:delText xml:space="preserve">Equation </w:delText>
        </w:r>
        <w:r w:rsidR="00DB093C" w:rsidDel="00DF205B">
          <w:rPr>
            <w:b/>
            <w:noProof/>
          </w:rPr>
          <w:delText>2</w:delText>
        </w:r>
      </w:del>
      <w:r w:rsidR="00BA3300">
        <w:rPr>
          <w:rFonts w:cs="Calibri"/>
          <w:szCs w:val="24"/>
        </w:rPr>
        <w:fldChar w:fldCharType="end"/>
      </w:r>
      <w:del w:id="986" w:author="Robbie Parks" w:date="2019-05-13T18:34:00Z">
        <w:r w:rsidR="00BA3300" w:rsidDel="00D05C5B">
          <w:rPr>
            <w:rFonts w:cs="Calibri"/>
            <w:szCs w:val="24"/>
          </w:rPr>
          <w:delText>)</w:delText>
        </w:r>
      </w:del>
      <w:r w:rsidR="00BA3300">
        <w:rPr>
          <w:rFonts w:cs="Calibri"/>
          <w:szCs w:val="24"/>
        </w:rPr>
        <w:t>.</w:t>
      </w:r>
      <w:ins w:id="987" w:author="Robbie Parks" w:date="2019-05-13T17:49:00Z">
        <w:r w:rsidR="00950641" w:rsidDel="00950641">
          <w:rPr>
            <w:rFonts w:cs="Calibri"/>
            <w:szCs w:val="24"/>
          </w:rPr>
          <w:t xml:space="preserve"> </w:t>
        </w:r>
      </w:ins>
    </w:p>
    <w:p w14:paraId="10E2F302" w14:textId="225E0FB3" w:rsidR="00291A9E" w:rsidDel="000E1B68" w:rsidRDefault="00DB093C">
      <w:pPr>
        <w:ind w:firstLine="567"/>
        <w:rPr>
          <w:del w:id="988" w:author="Robbie Parks" w:date="2019-05-13T17:46:00Z"/>
          <w:rFonts w:cs="Calibri"/>
          <w:szCs w:val="24"/>
        </w:rPr>
        <w:pPrChange w:id="989" w:author="Robbie Parks" w:date="2019-05-13T18:01:00Z">
          <w:pPr>
            <w:ind w:firstLine="720"/>
          </w:pPr>
        </w:pPrChange>
      </w:pPr>
      <w:del w:id="990" w:author="Robbie Parks" w:date="2019-05-13T17:46:00Z">
        <w:r w:rsidDel="000E1B68">
          <w:rPr>
            <w:rFonts w:cs="Calibri"/>
            <w:szCs w:val="24"/>
          </w:rPr>
          <w:fldChar w:fldCharType="begin"/>
        </w:r>
        <w:r w:rsidRPr="000E1B68" w:rsidDel="000E1B68">
          <w:rPr>
            <w:rFonts w:cs="Calibri"/>
            <w:szCs w:val="24"/>
          </w:rPr>
          <w:delInstrText xml:space="preserve"> REF _Ref7691146 \h </w:delInstrText>
        </w:r>
        <w:r w:rsidDel="000E1B68">
          <w:rPr>
            <w:rFonts w:cs="Calibri"/>
            <w:szCs w:val="24"/>
          </w:rPr>
        </w:r>
        <w:r w:rsidDel="000E1B68">
          <w:rPr>
            <w:rFonts w:cs="Calibri"/>
            <w:szCs w:val="24"/>
          </w:rPr>
          <w:fldChar w:fldCharType="separate"/>
        </w:r>
      </w:del>
      <w:del w:id="991" w:author="Robbie Parks" w:date="2019-05-10T14:07:00Z">
        <w:r w:rsidRPr="000E1B68" w:rsidDel="00DF205B">
          <w:rPr>
            <w:b/>
          </w:rPr>
          <w:delText xml:space="preserve">Table </w:delText>
        </w:r>
        <w:r w:rsidRPr="000E1B68" w:rsidDel="00DF205B">
          <w:rPr>
            <w:b/>
            <w:noProof/>
          </w:rPr>
          <w:delText>6</w:delText>
        </w:r>
      </w:del>
      <w:del w:id="992" w:author="Robbie Parks" w:date="2019-05-13T17:46:00Z">
        <w:r w:rsidDel="000E1B68">
          <w:rPr>
            <w:rFonts w:cs="Calibri"/>
            <w:szCs w:val="24"/>
          </w:rPr>
          <w:fldChar w:fldCharType="end"/>
        </w:r>
        <w:r w:rsidR="00805EF4" w:rsidDel="000E1B68">
          <w:rPr>
            <w:rFonts w:cs="Calibri"/>
            <w:szCs w:val="24"/>
          </w:rPr>
          <w:delText xml:space="preserve"> </w:delText>
        </w:r>
        <w:r w:rsidR="002029FE" w:rsidRPr="00DB2DBC" w:rsidDel="000E1B68">
          <w:rPr>
            <w:rFonts w:cs="Calibri"/>
            <w:szCs w:val="24"/>
          </w:rPr>
          <w:delText>shows measures of performance of the</w:delText>
        </w:r>
      </w:del>
      <w:del w:id="993" w:author="Robbie Parks" w:date="2019-05-13T16:01:00Z">
        <w:r w:rsidR="002029FE" w:rsidRPr="00DB2DBC" w:rsidDel="000A573F">
          <w:rPr>
            <w:rFonts w:cs="Calibri"/>
            <w:szCs w:val="24"/>
          </w:rPr>
          <w:delText xml:space="preserve"> </w:delText>
        </w:r>
      </w:del>
      <w:del w:id="994" w:author="Robbie Parks" w:date="2019-05-13T15:55:00Z">
        <w:r w:rsidR="00F30299" w:rsidDel="00681D83">
          <w:rPr>
            <w:rFonts w:cs="Calibri"/>
            <w:szCs w:val="24"/>
          </w:rPr>
          <w:delText>national temperature</w:delText>
        </w:r>
      </w:del>
      <w:del w:id="995" w:author="Robbie Parks" w:date="2019-05-13T17:46:00Z">
        <w:r w:rsidR="00F30299" w:rsidDel="000E1B68">
          <w:rPr>
            <w:rFonts w:cs="Calibri"/>
            <w:szCs w:val="24"/>
          </w:rPr>
          <w:delText xml:space="preserve"> </w:delText>
        </w:r>
        <w:r w:rsidR="002029FE" w:rsidRPr="00DB2DBC" w:rsidDel="000E1B68">
          <w:rPr>
            <w:rFonts w:cs="Calibri"/>
            <w:szCs w:val="24"/>
          </w:rPr>
          <w:delText xml:space="preserve">model used in </w:delText>
        </w:r>
        <w:r w:rsidR="00F30299" w:rsidDel="000E1B68">
          <w:rPr>
            <w:rFonts w:cs="Calibri"/>
            <w:szCs w:val="24"/>
          </w:rPr>
          <w:fldChar w:fldCharType="begin"/>
        </w:r>
        <w:r w:rsidR="00F30299" w:rsidDel="000E1B68">
          <w:rPr>
            <w:rFonts w:cs="Calibri"/>
            <w:szCs w:val="24"/>
          </w:rPr>
          <w:delInstrText xml:space="preserve"> REF _Ref5574051 \h </w:delInstrText>
        </w:r>
        <w:r w:rsidR="00F30299" w:rsidDel="000E1B68">
          <w:rPr>
            <w:rFonts w:cs="Calibri"/>
            <w:szCs w:val="24"/>
          </w:rPr>
        </w:r>
        <w:r w:rsidR="00F30299" w:rsidDel="000E1B68">
          <w:rPr>
            <w:rFonts w:cs="Calibri"/>
            <w:szCs w:val="24"/>
          </w:rPr>
          <w:fldChar w:fldCharType="separate"/>
        </w:r>
      </w:del>
      <w:del w:id="996" w:author="Robbie Parks" w:date="2019-05-10T14:07:00Z">
        <w:r w:rsidRPr="00A91EA9" w:rsidDel="00DF205B">
          <w:rPr>
            <w:b/>
          </w:rPr>
          <w:delText xml:space="preserve">Equation </w:delText>
        </w:r>
        <w:r w:rsidDel="00DF205B">
          <w:rPr>
            <w:b/>
            <w:noProof/>
          </w:rPr>
          <w:delText>2</w:delText>
        </w:r>
      </w:del>
      <w:del w:id="997" w:author="Robbie Parks" w:date="2019-05-13T17:46:00Z">
        <w:r w:rsidR="00F30299" w:rsidDel="000E1B68">
          <w:rPr>
            <w:rFonts w:cs="Calibri"/>
            <w:szCs w:val="24"/>
          </w:rPr>
          <w:fldChar w:fldCharType="end"/>
        </w:r>
        <w:r w:rsidR="00E705DB" w:rsidDel="000E1B68">
          <w:rPr>
            <w:rFonts w:cs="Calibri"/>
            <w:szCs w:val="24"/>
          </w:rPr>
          <w:delText>,</w:delText>
        </w:r>
        <w:r w:rsidR="00F30299" w:rsidDel="000E1B68">
          <w:rPr>
            <w:rFonts w:cs="Calibri"/>
            <w:szCs w:val="24"/>
          </w:rPr>
          <w:delText xml:space="preserve"> </w:delText>
        </w:r>
        <w:r w:rsidR="002029FE" w:rsidRPr="00DB2DBC" w:rsidDel="000E1B68">
          <w:rPr>
            <w:rFonts w:cs="Calibri"/>
            <w:szCs w:val="24"/>
          </w:rPr>
          <w:delText xml:space="preserve">including </w:delText>
        </w:r>
        <w:r w:rsidR="005E5E57" w:rsidRPr="00DB2DBC" w:rsidDel="000E1B68">
          <w:rPr>
            <w:rFonts w:cs="Calibri"/>
            <w:szCs w:val="24"/>
          </w:rPr>
          <w:delText>median error</w:delText>
        </w:r>
      </w:del>
      <w:del w:id="998" w:author="Robbie Parks" w:date="2019-05-13T17:29:00Z">
        <w:r w:rsidR="00E705DB" w:rsidDel="00A743F3">
          <w:rPr>
            <w:rFonts w:cs="Calibri"/>
            <w:szCs w:val="24"/>
          </w:rPr>
          <w:delText xml:space="preserve">, </w:delText>
        </w:r>
      </w:del>
      <w:del w:id="999" w:author="Robbie Parks" w:date="2019-05-13T17:46:00Z">
        <w:r w:rsidR="005E5E57" w:rsidRPr="00DB2DBC" w:rsidDel="000E1B68">
          <w:rPr>
            <w:rFonts w:cs="Calibri"/>
            <w:szCs w:val="24"/>
          </w:rPr>
          <w:delText xml:space="preserve">absolute </w:delText>
        </w:r>
        <w:r w:rsidR="002029FE" w:rsidRPr="00DB2DBC" w:rsidDel="000E1B68">
          <w:rPr>
            <w:rFonts w:cs="Calibri"/>
            <w:szCs w:val="24"/>
          </w:rPr>
          <w:delText>error</w:delText>
        </w:r>
        <w:r w:rsidR="00F56464" w:rsidRPr="00DB2DBC" w:rsidDel="000E1B68">
          <w:rPr>
            <w:rFonts w:cs="Calibri"/>
            <w:szCs w:val="24"/>
          </w:rPr>
          <w:delText xml:space="preserve"> </w:delText>
        </w:r>
      </w:del>
      <w:del w:id="1000" w:author="Robbie Parks" w:date="2019-05-13T17:29:00Z">
        <w:r w:rsidR="00E705DB" w:rsidDel="00A743F3">
          <w:rPr>
            <w:rFonts w:cs="Calibri"/>
            <w:szCs w:val="24"/>
          </w:rPr>
          <w:delText xml:space="preserve">and RMSE </w:delText>
        </w:r>
      </w:del>
      <w:del w:id="1001" w:author="Robbie Parks" w:date="2019-05-13T17:46:00Z">
        <w:r w:rsidR="00F56464" w:rsidRPr="00DB2DBC" w:rsidDel="000E1B68">
          <w:rPr>
            <w:rFonts w:cs="Calibri"/>
            <w:szCs w:val="24"/>
          </w:rPr>
          <w:delText>for the model fit in the years available from the data (1980-2016).</w:delText>
        </w:r>
      </w:del>
    </w:p>
    <w:p w14:paraId="65D07D0F" w14:textId="7F170B2B" w:rsidR="00676C74" w:rsidRDefault="00676C74">
      <w:pPr>
        <w:spacing w:after="0"/>
        <w:ind w:firstLine="567"/>
        <w:rPr>
          <w:rFonts w:cs="Calibri"/>
          <w:szCs w:val="24"/>
        </w:rPr>
        <w:pPrChange w:id="1002" w:author="Robbie Parks" w:date="2019-05-13T18:01:00Z">
          <w:pPr>
            <w:spacing w:after="0" w:line="240" w:lineRule="auto"/>
            <w:jc w:val="left"/>
          </w:pPr>
        </w:pPrChange>
      </w:pPr>
      <w:r>
        <w:rPr>
          <w:rFonts w:cs="Calibri"/>
          <w:szCs w:val="24"/>
        </w:rPr>
        <w:br w:type="page"/>
      </w:r>
    </w:p>
    <w:p w14:paraId="321473D2" w14:textId="77777777" w:rsidR="00291A9E" w:rsidRDefault="00291A9E">
      <w:pPr>
        <w:spacing w:after="0" w:line="240" w:lineRule="auto"/>
        <w:rPr>
          <w:rFonts w:cs="Calibri"/>
          <w:szCs w:val="24"/>
        </w:rPr>
        <w:sectPr w:rsidR="00291A9E" w:rsidSect="00BD69DB">
          <w:pgSz w:w="11900" w:h="16840"/>
          <w:pgMar w:top="1440" w:right="1440" w:bottom="1440" w:left="1440" w:header="720" w:footer="720" w:gutter="0"/>
          <w:cols w:space="720"/>
          <w:docGrid w:linePitch="360"/>
        </w:sectPr>
      </w:pPr>
    </w:p>
    <w:tbl>
      <w:tblPr>
        <w:tblStyle w:val="GridTable1Light"/>
        <w:tblW w:w="0" w:type="auto"/>
        <w:jc w:val="center"/>
        <w:tblLook w:val="04A0" w:firstRow="1" w:lastRow="0" w:firstColumn="1" w:lastColumn="0" w:noHBand="0" w:noVBand="1"/>
      </w:tblPr>
      <w:tblGrid>
        <w:gridCol w:w="3114"/>
        <w:gridCol w:w="1390"/>
        <w:gridCol w:w="1709"/>
      </w:tblGrid>
      <w:tr w:rsidR="00A743F3" w14:paraId="2275CDE2" w14:textId="77777777" w:rsidTr="006254C2">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3114" w:type="dxa"/>
          </w:tcPr>
          <w:p w14:paraId="0A70FE07" w14:textId="77777777" w:rsidR="00A743F3" w:rsidRPr="003D3664" w:rsidRDefault="00A743F3" w:rsidP="00F33746">
            <w:pPr>
              <w:spacing w:line="240" w:lineRule="auto"/>
              <w:jc w:val="left"/>
              <w:rPr>
                <w:rFonts w:cs="Times New Roman"/>
                <w:szCs w:val="24"/>
              </w:rPr>
            </w:pPr>
            <w:bookmarkStart w:id="1003" w:name="_Ref5880958"/>
            <w:r w:rsidRPr="003D3664">
              <w:rPr>
                <w:rFonts w:cs="Times New Roman"/>
                <w:szCs w:val="24"/>
              </w:rPr>
              <w:lastRenderedPageBreak/>
              <w:t>Cause</w:t>
            </w:r>
          </w:p>
        </w:tc>
        <w:tc>
          <w:tcPr>
            <w:tcW w:w="1390" w:type="dxa"/>
          </w:tcPr>
          <w:p w14:paraId="2BCE106F" w14:textId="2E7D27C3" w:rsidR="00A743F3" w:rsidRPr="003D3664" w:rsidRDefault="00A743F3"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3D3664">
              <w:rPr>
                <w:rFonts w:cs="Times New Roman"/>
                <w:szCs w:val="24"/>
              </w:rPr>
              <w:t xml:space="preserve">Median </w:t>
            </w:r>
            <w:del w:id="1004" w:author="Robbie Parks" w:date="2019-05-13T17:41:00Z">
              <w:r w:rsidRPr="003D3664" w:rsidDel="005B2272">
                <w:rPr>
                  <w:rFonts w:cs="Times New Roman"/>
                  <w:szCs w:val="24"/>
                </w:rPr>
                <w:delText>error</w:delText>
              </w:r>
            </w:del>
            <w:ins w:id="1005" w:author="Robbie Parks" w:date="2019-05-13T17:41:00Z">
              <w:r w:rsidR="005B2272">
                <w:rPr>
                  <w:rFonts w:cs="Times New Roman"/>
                  <w:szCs w:val="24"/>
                </w:rPr>
                <w:t>bias</w:t>
              </w:r>
            </w:ins>
          </w:p>
        </w:tc>
        <w:tc>
          <w:tcPr>
            <w:tcW w:w="1445" w:type="dxa"/>
          </w:tcPr>
          <w:p w14:paraId="1B594D84" w14:textId="7F31B7B1" w:rsidR="00A743F3" w:rsidRPr="003D3664" w:rsidRDefault="00A743F3" w:rsidP="00256107">
            <w:pPr>
              <w:spacing w:line="240" w:lineRule="auto"/>
              <w:jc w:val="right"/>
              <w:cnfStyle w:val="100000000000" w:firstRow="1" w:lastRow="0" w:firstColumn="0" w:lastColumn="0" w:oddVBand="0" w:evenVBand="0" w:oddHBand="0" w:evenHBand="0" w:firstRowFirstColumn="0" w:firstRowLastColumn="0" w:lastRowFirstColumn="0" w:lastRowLastColumn="0"/>
              <w:rPr>
                <w:rFonts w:cs="Times New Roman"/>
                <w:szCs w:val="24"/>
              </w:rPr>
            </w:pPr>
            <w:r w:rsidRPr="003D3664">
              <w:rPr>
                <w:rFonts w:cs="Times New Roman"/>
                <w:szCs w:val="24"/>
              </w:rPr>
              <w:t xml:space="preserve">Median </w:t>
            </w:r>
            <w:del w:id="1006" w:author="Robbie Parks" w:date="2019-05-13T17:41:00Z">
              <w:r w:rsidRPr="003D3664" w:rsidDel="005B2272">
                <w:rPr>
                  <w:rFonts w:cs="Times New Roman"/>
                  <w:szCs w:val="24"/>
                </w:rPr>
                <w:delText>absolute error</w:delText>
              </w:r>
            </w:del>
            <w:ins w:id="1007" w:author="Robbie Parks" w:date="2019-05-13T17:41:00Z">
              <w:r w:rsidR="005B2272">
                <w:rPr>
                  <w:rFonts w:cs="Times New Roman"/>
                  <w:szCs w:val="24"/>
                </w:rPr>
                <w:t>deviation</w:t>
              </w:r>
            </w:ins>
          </w:p>
        </w:tc>
      </w:tr>
      <w:tr w:rsidR="00A743F3" w14:paraId="3CDE8B7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C682C13" w14:textId="77777777" w:rsidR="00A743F3" w:rsidRPr="003D3664" w:rsidRDefault="00A743F3" w:rsidP="008A23F9">
            <w:pPr>
              <w:spacing w:line="240" w:lineRule="auto"/>
              <w:jc w:val="left"/>
              <w:rPr>
                <w:rFonts w:cs="Times New Roman"/>
                <w:szCs w:val="24"/>
                <w:rPrChange w:id="1008" w:author="Robbie Parks" w:date="2019-05-13T16:27:00Z">
                  <w:rPr>
                    <w:rFonts w:cs="Times New Roman"/>
                    <w:sz w:val="22"/>
                  </w:rPr>
                </w:rPrChange>
              </w:rPr>
            </w:pPr>
            <w:r w:rsidRPr="003D3664">
              <w:rPr>
                <w:rFonts w:cs="Times New Roman"/>
                <w:szCs w:val="24"/>
                <w:rPrChange w:id="1009" w:author="Robbie Parks" w:date="2019-05-13T16:27:00Z">
                  <w:rPr>
                    <w:rFonts w:cs="Times New Roman"/>
                    <w:sz w:val="22"/>
                  </w:rPr>
                </w:rPrChange>
              </w:rPr>
              <w:t>Average across causes</w:t>
            </w:r>
          </w:p>
        </w:tc>
        <w:tc>
          <w:tcPr>
            <w:tcW w:w="1390" w:type="dxa"/>
          </w:tcPr>
          <w:p w14:paraId="636F87A1" w14:textId="040624C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10" w:author="Robbie Parks" w:date="2019-05-13T16:27:00Z">
                  <w:rPr>
                    <w:rFonts w:cs="Times New Roman"/>
                    <w:sz w:val="22"/>
                  </w:rPr>
                </w:rPrChange>
              </w:rPr>
            </w:pPr>
            <w:r w:rsidRPr="003D3664">
              <w:rPr>
                <w:rFonts w:cs="Times New Roman"/>
                <w:color w:val="000000"/>
                <w:szCs w:val="24"/>
                <w:rPrChange w:id="1011" w:author="Robbie Parks" w:date="2019-05-13T16:27:00Z">
                  <w:rPr>
                    <w:rFonts w:cs="Times New Roman"/>
                    <w:color w:val="000000"/>
                    <w:sz w:val="22"/>
                  </w:rPr>
                </w:rPrChange>
              </w:rPr>
              <w:t>0.33</w:t>
            </w:r>
          </w:p>
        </w:tc>
        <w:tc>
          <w:tcPr>
            <w:tcW w:w="1445" w:type="dxa"/>
          </w:tcPr>
          <w:p w14:paraId="48B30434" w14:textId="4C3E6549"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12" w:author="Robbie Parks" w:date="2019-05-13T16:27:00Z">
                  <w:rPr>
                    <w:rFonts w:cs="Times New Roman"/>
                    <w:sz w:val="22"/>
                  </w:rPr>
                </w:rPrChange>
              </w:rPr>
            </w:pPr>
            <w:r w:rsidRPr="003D3664">
              <w:rPr>
                <w:rFonts w:cs="Times New Roman"/>
                <w:color w:val="000000"/>
                <w:szCs w:val="24"/>
                <w:rPrChange w:id="1013" w:author="Robbie Parks" w:date="2019-05-13T16:27:00Z">
                  <w:rPr>
                    <w:rFonts w:cs="Times New Roman"/>
                    <w:color w:val="000000"/>
                    <w:sz w:val="22"/>
                  </w:rPr>
                </w:rPrChange>
              </w:rPr>
              <w:t>1.93</w:t>
            </w:r>
          </w:p>
        </w:tc>
      </w:tr>
      <w:tr w:rsidR="00A743F3" w14:paraId="4759677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0994333" w14:textId="77777777" w:rsidR="00A743F3" w:rsidRPr="003D3664" w:rsidRDefault="00A743F3" w:rsidP="008A23F9">
            <w:pPr>
              <w:spacing w:line="240" w:lineRule="auto"/>
              <w:jc w:val="left"/>
              <w:rPr>
                <w:rFonts w:cs="Times New Roman"/>
                <w:szCs w:val="24"/>
                <w:rPrChange w:id="1014" w:author="Robbie Parks" w:date="2019-05-13T16:27:00Z">
                  <w:rPr>
                    <w:rFonts w:cs="Times New Roman"/>
                    <w:sz w:val="22"/>
                  </w:rPr>
                </w:rPrChange>
              </w:rPr>
            </w:pPr>
            <w:r w:rsidRPr="003D3664">
              <w:rPr>
                <w:rFonts w:cs="Times New Roman"/>
                <w:szCs w:val="24"/>
                <w:rPrChange w:id="1015" w:author="Robbie Parks" w:date="2019-05-13T16:27:00Z">
                  <w:rPr>
                    <w:rFonts w:cs="Times New Roman"/>
                    <w:sz w:val="22"/>
                  </w:rPr>
                </w:rPrChange>
              </w:rPr>
              <w:t>Ischaemic heart disease</w:t>
            </w:r>
          </w:p>
        </w:tc>
        <w:tc>
          <w:tcPr>
            <w:tcW w:w="1390" w:type="dxa"/>
          </w:tcPr>
          <w:p w14:paraId="52B3D5BD" w14:textId="1569FC5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16" w:author="Robbie Parks" w:date="2019-05-13T16:27:00Z">
                  <w:rPr>
                    <w:rFonts w:cs="Times New Roman"/>
                    <w:sz w:val="22"/>
                  </w:rPr>
                </w:rPrChange>
              </w:rPr>
            </w:pPr>
            <w:r w:rsidRPr="003D3664">
              <w:rPr>
                <w:rFonts w:cs="Times New Roman"/>
                <w:color w:val="000000"/>
                <w:szCs w:val="24"/>
                <w:rPrChange w:id="1017" w:author="Robbie Parks" w:date="2019-05-13T16:27:00Z">
                  <w:rPr>
                    <w:rFonts w:cs="Times New Roman"/>
                    <w:color w:val="000000"/>
                    <w:sz w:val="22"/>
                  </w:rPr>
                </w:rPrChange>
              </w:rPr>
              <w:t>0.29</w:t>
            </w:r>
          </w:p>
        </w:tc>
        <w:tc>
          <w:tcPr>
            <w:tcW w:w="1445" w:type="dxa"/>
          </w:tcPr>
          <w:p w14:paraId="581BA82C" w14:textId="7CEDDB5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18" w:author="Robbie Parks" w:date="2019-05-13T16:27:00Z">
                  <w:rPr>
                    <w:rFonts w:cs="Times New Roman"/>
                    <w:sz w:val="22"/>
                  </w:rPr>
                </w:rPrChange>
              </w:rPr>
            </w:pPr>
            <w:r w:rsidRPr="003D3664">
              <w:rPr>
                <w:rFonts w:cs="Times New Roman"/>
                <w:color w:val="000000"/>
                <w:szCs w:val="24"/>
                <w:rPrChange w:id="1019" w:author="Robbie Parks" w:date="2019-05-13T16:27:00Z">
                  <w:rPr>
                    <w:rFonts w:cs="Times New Roman"/>
                    <w:color w:val="000000"/>
                    <w:sz w:val="22"/>
                  </w:rPr>
                </w:rPrChange>
              </w:rPr>
              <w:t>4.16</w:t>
            </w:r>
          </w:p>
        </w:tc>
      </w:tr>
      <w:tr w:rsidR="00A743F3" w14:paraId="36A9C188"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BE28749" w14:textId="77777777" w:rsidR="00A743F3" w:rsidRPr="003D3664" w:rsidRDefault="00A743F3" w:rsidP="008A23F9">
            <w:pPr>
              <w:spacing w:line="240" w:lineRule="auto"/>
              <w:jc w:val="left"/>
              <w:rPr>
                <w:rFonts w:cs="Times New Roman"/>
                <w:szCs w:val="24"/>
                <w:rPrChange w:id="1020" w:author="Robbie Parks" w:date="2019-05-13T16:27:00Z">
                  <w:rPr>
                    <w:rFonts w:cs="Times New Roman"/>
                    <w:sz w:val="22"/>
                  </w:rPr>
                </w:rPrChange>
              </w:rPr>
            </w:pPr>
            <w:r w:rsidRPr="003D3664">
              <w:rPr>
                <w:rFonts w:cs="Times New Roman"/>
                <w:szCs w:val="24"/>
                <w:rPrChange w:id="1021" w:author="Robbie Parks" w:date="2019-05-13T16:27:00Z">
                  <w:rPr>
                    <w:rFonts w:cs="Times New Roman"/>
                    <w:sz w:val="22"/>
                  </w:rPr>
                </w:rPrChange>
              </w:rPr>
              <w:t>Cerebrovascular diseases</w:t>
            </w:r>
          </w:p>
        </w:tc>
        <w:tc>
          <w:tcPr>
            <w:tcW w:w="1390" w:type="dxa"/>
          </w:tcPr>
          <w:p w14:paraId="4C6CD38F" w14:textId="0A8C0DB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22" w:author="Robbie Parks" w:date="2019-05-13T16:27:00Z">
                  <w:rPr>
                    <w:rFonts w:cs="Times New Roman"/>
                    <w:sz w:val="22"/>
                  </w:rPr>
                </w:rPrChange>
              </w:rPr>
            </w:pPr>
            <w:r w:rsidRPr="003D3664">
              <w:rPr>
                <w:rFonts w:cs="Times New Roman"/>
                <w:color w:val="000000"/>
                <w:szCs w:val="24"/>
                <w:rPrChange w:id="1023" w:author="Robbie Parks" w:date="2019-05-13T16:27:00Z">
                  <w:rPr>
                    <w:rFonts w:cs="Times New Roman"/>
                    <w:color w:val="000000"/>
                    <w:sz w:val="22"/>
                  </w:rPr>
                </w:rPrChange>
              </w:rPr>
              <w:t>0.33</w:t>
            </w:r>
          </w:p>
        </w:tc>
        <w:tc>
          <w:tcPr>
            <w:tcW w:w="1445" w:type="dxa"/>
          </w:tcPr>
          <w:p w14:paraId="05FCFF34" w14:textId="40383E9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24" w:author="Robbie Parks" w:date="2019-05-13T16:27:00Z">
                  <w:rPr>
                    <w:rFonts w:cs="Times New Roman"/>
                    <w:sz w:val="22"/>
                  </w:rPr>
                </w:rPrChange>
              </w:rPr>
            </w:pPr>
            <w:r w:rsidRPr="003D3664">
              <w:rPr>
                <w:rFonts w:cs="Times New Roman"/>
                <w:color w:val="000000"/>
                <w:szCs w:val="24"/>
                <w:rPrChange w:id="1025" w:author="Robbie Parks" w:date="2019-05-13T16:27:00Z">
                  <w:rPr>
                    <w:rFonts w:cs="Times New Roman"/>
                    <w:color w:val="000000"/>
                    <w:sz w:val="22"/>
                  </w:rPr>
                </w:rPrChange>
              </w:rPr>
              <w:t>2.00</w:t>
            </w:r>
          </w:p>
        </w:tc>
      </w:tr>
      <w:tr w:rsidR="00A743F3" w14:paraId="5AC90822"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297251F4" w14:textId="77777777" w:rsidR="00A743F3" w:rsidRPr="003D3664" w:rsidRDefault="00A743F3" w:rsidP="008A23F9">
            <w:pPr>
              <w:spacing w:line="240" w:lineRule="auto"/>
              <w:jc w:val="left"/>
              <w:rPr>
                <w:rFonts w:cs="Times New Roman"/>
                <w:szCs w:val="24"/>
                <w:rPrChange w:id="1026" w:author="Robbie Parks" w:date="2019-05-13T16:27:00Z">
                  <w:rPr>
                    <w:rFonts w:cs="Times New Roman"/>
                    <w:sz w:val="22"/>
                  </w:rPr>
                </w:rPrChange>
              </w:rPr>
            </w:pPr>
            <w:r w:rsidRPr="003D3664">
              <w:rPr>
                <w:rFonts w:cs="Times New Roman"/>
                <w:szCs w:val="24"/>
                <w:rPrChange w:id="1027" w:author="Robbie Parks" w:date="2019-05-13T16:27:00Z">
                  <w:rPr>
                    <w:rFonts w:cs="Times New Roman"/>
                    <w:sz w:val="22"/>
                  </w:rPr>
                </w:rPrChange>
              </w:rPr>
              <w:t>Other cardiovascular diseases</w:t>
            </w:r>
          </w:p>
        </w:tc>
        <w:tc>
          <w:tcPr>
            <w:tcW w:w="1390" w:type="dxa"/>
          </w:tcPr>
          <w:p w14:paraId="21BEC56D" w14:textId="29FF9F0F"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28" w:author="Robbie Parks" w:date="2019-05-13T16:27:00Z">
                  <w:rPr>
                    <w:rFonts w:cs="Times New Roman"/>
                    <w:sz w:val="22"/>
                  </w:rPr>
                </w:rPrChange>
              </w:rPr>
            </w:pPr>
            <w:r w:rsidRPr="003D3664">
              <w:rPr>
                <w:rFonts w:cs="Times New Roman"/>
                <w:color w:val="000000"/>
                <w:szCs w:val="24"/>
                <w:rPrChange w:id="1029" w:author="Robbie Parks" w:date="2019-05-13T16:27:00Z">
                  <w:rPr>
                    <w:rFonts w:cs="Times New Roman"/>
                    <w:color w:val="000000"/>
                    <w:sz w:val="22"/>
                  </w:rPr>
                </w:rPrChange>
              </w:rPr>
              <w:t>0.26</w:t>
            </w:r>
          </w:p>
        </w:tc>
        <w:tc>
          <w:tcPr>
            <w:tcW w:w="1445" w:type="dxa"/>
          </w:tcPr>
          <w:p w14:paraId="2EA89A86" w14:textId="7DDFD164"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30" w:author="Robbie Parks" w:date="2019-05-13T16:27:00Z">
                  <w:rPr>
                    <w:rFonts w:cs="Times New Roman"/>
                    <w:sz w:val="22"/>
                  </w:rPr>
                </w:rPrChange>
              </w:rPr>
            </w:pPr>
            <w:r w:rsidRPr="003D3664">
              <w:rPr>
                <w:rFonts w:cs="Times New Roman"/>
                <w:color w:val="000000"/>
                <w:szCs w:val="24"/>
                <w:rPrChange w:id="1031" w:author="Robbie Parks" w:date="2019-05-13T16:27:00Z">
                  <w:rPr>
                    <w:rFonts w:cs="Times New Roman"/>
                    <w:color w:val="000000"/>
                    <w:sz w:val="22"/>
                  </w:rPr>
                </w:rPrChange>
              </w:rPr>
              <w:t>2.85</w:t>
            </w:r>
          </w:p>
        </w:tc>
      </w:tr>
      <w:tr w:rsidR="00A743F3" w14:paraId="7A752564"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D49F72F" w14:textId="77777777" w:rsidR="00A743F3" w:rsidRPr="003D3664" w:rsidRDefault="00A743F3" w:rsidP="008A23F9">
            <w:pPr>
              <w:spacing w:line="240" w:lineRule="auto"/>
              <w:jc w:val="left"/>
              <w:rPr>
                <w:rFonts w:cs="Times New Roman"/>
                <w:szCs w:val="24"/>
                <w:rPrChange w:id="1032" w:author="Robbie Parks" w:date="2019-05-13T16:27:00Z">
                  <w:rPr>
                    <w:rFonts w:cs="Times New Roman"/>
                    <w:sz w:val="22"/>
                  </w:rPr>
                </w:rPrChange>
              </w:rPr>
            </w:pPr>
            <w:r w:rsidRPr="003D3664">
              <w:rPr>
                <w:rFonts w:cs="Times New Roman"/>
                <w:szCs w:val="24"/>
                <w:rPrChange w:id="1033" w:author="Robbie Parks" w:date="2019-05-13T16:27:00Z">
                  <w:rPr>
                    <w:rFonts w:cs="Times New Roman"/>
                    <w:sz w:val="22"/>
                  </w:rPr>
                </w:rPrChange>
              </w:rPr>
              <w:t>Chronic obstructive pulmonary disease</w:t>
            </w:r>
          </w:p>
        </w:tc>
        <w:tc>
          <w:tcPr>
            <w:tcW w:w="1390" w:type="dxa"/>
          </w:tcPr>
          <w:p w14:paraId="499CC96C" w14:textId="2CD3C929"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34" w:author="Robbie Parks" w:date="2019-05-13T16:27:00Z">
                  <w:rPr>
                    <w:rFonts w:cs="Times New Roman"/>
                    <w:sz w:val="22"/>
                  </w:rPr>
                </w:rPrChange>
              </w:rPr>
            </w:pPr>
            <w:r w:rsidRPr="003D3664">
              <w:rPr>
                <w:rFonts w:cs="Times New Roman"/>
                <w:color w:val="000000"/>
                <w:szCs w:val="24"/>
                <w:rPrChange w:id="1035" w:author="Robbie Parks" w:date="2019-05-13T16:27:00Z">
                  <w:rPr>
                    <w:rFonts w:cs="Times New Roman"/>
                    <w:color w:val="000000"/>
                    <w:sz w:val="22"/>
                  </w:rPr>
                </w:rPrChange>
              </w:rPr>
              <w:t>0.31</w:t>
            </w:r>
          </w:p>
        </w:tc>
        <w:tc>
          <w:tcPr>
            <w:tcW w:w="1445" w:type="dxa"/>
          </w:tcPr>
          <w:p w14:paraId="1EE81E1C" w14:textId="4383023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36" w:author="Robbie Parks" w:date="2019-05-13T16:27:00Z">
                  <w:rPr>
                    <w:rFonts w:cs="Times New Roman"/>
                    <w:sz w:val="22"/>
                  </w:rPr>
                </w:rPrChange>
              </w:rPr>
            </w:pPr>
            <w:r w:rsidRPr="003D3664">
              <w:rPr>
                <w:rFonts w:cs="Times New Roman"/>
                <w:color w:val="000000"/>
                <w:szCs w:val="24"/>
                <w:rPrChange w:id="1037" w:author="Robbie Parks" w:date="2019-05-13T16:27:00Z">
                  <w:rPr>
                    <w:rFonts w:cs="Times New Roman"/>
                    <w:color w:val="000000"/>
                    <w:sz w:val="22"/>
                  </w:rPr>
                </w:rPrChange>
              </w:rPr>
              <w:t>2.32</w:t>
            </w:r>
          </w:p>
        </w:tc>
      </w:tr>
      <w:tr w:rsidR="00A743F3" w14:paraId="47CAC9CE"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B28655C" w14:textId="77777777" w:rsidR="00A743F3" w:rsidRPr="003D3664" w:rsidRDefault="00A743F3" w:rsidP="008A23F9">
            <w:pPr>
              <w:spacing w:line="240" w:lineRule="auto"/>
              <w:jc w:val="left"/>
              <w:rPr>
                <w:rFonts w:cs="Times New Roman"/>
                <w:szCs w:val="24"/>
                <w:rPrChange w:id="1038" w:author="Robbie Parks" w:date="2019-05-13T16:27:00Z">
                  <w:rPr>
                    <w:rFonts w:cs="Times New Roman"/>
                    <w:sz w:val="22"/>
                  </w:rPr>
                </w:rPrChange>
              </w:rPr>
            </w:pPr>
            <w:r w:rsidRPr="003D3664">
              <w:rPr>
                <w:rFonts w:cs="Times New Roman"/>
                <w:szCs w:val="24"/>
                <w:rPrChange w:id="1039" w:author="Robbie Parks" w:date="2019-05-13T16:27:00Z">
                  <w:rPr>
                    <w:rFonts w:cs="Times New Roman"/>
                    <w:sz w:val="22"/>
                  </w:rPr>
                </w:rPrChange>
              </w:rPr>
              <w:t>Respiratory infections</w:t>
            </w:r>
          </w:p>
        </w:tc>
        <w:tc>
          <w:tcPr>
            <w:tcW w:w="1390" w:type="dxa"/>
          </w:tcPr>
          <w:p w14:paraId="57C57A53" w14:textId="25FB00C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40" w:author="Robbie Parks" w:date="2019-05-13T16:27:00Z">
                  <w:rPr>
                    <w:rFonts w:cs="Times New Roman"/>
                    <w:sz w:val="22"/>
                  </w:rPr>
                </w:rPrChange>
              </w:rPr>
            </w:pPr>
            <w:r w:rsidRPr="003D3664">
              <w:rPr>
                <w:rFonts w:cs="Times New Roman"/>
                <w:color w:val="000000"/>
                <w:szCs w:val="24"/>
                <w:rPrChange w:id="1041" w:author="Robbie Parks" w:date="2019-05-13T16:27:00Z">
                  <w:rPr>
                    <w:rFonts w:cs="Times New Roman"/>
                    <w:color w:val="000000"/>
                    <w:sz w:val="22"/>
                  </w:rPr>
                </w:rPrChange>
              </w:rPr>
              <w:t>0.30</w:t>
            </w:r>
          </w:p>
        </w:tc>
        <w:tc>
          <w:tcPr>
            <w:tcW w:w="1445" w:type="dxa"/>
          </w:tcPr>
          <w:p w14:paraId="4DF29E63" w14:textId="0D7614BF"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42" w:author="Robbie Parks" w:date="2019-05-13T16:27:00Z">
                  <w:rPr>
                    <w:rFonts w:cs="Times New Roman"/>
                    <w:sz w:val="22"/>
                  </w:rPr>
                </w:rPrChange>
              </w:rPr>
            </w:pPr>
            <w:r w:rsidRPr="003D3664">
              <w:rPr>
                <w:rFonts w:cs="Times New Roman"/>
                <w:color w:val="000000"/>
                <w:szCs w:val="24"/>
                <w:rPrChange w:id="1043" w:author="Robbie Parks" w:date="2019-05-13T16:27:00Z">
                  <w:rPr>
                    <w:rFonts w:cs="Times New Roman"/>
                    <w:color w:val="000000"/>
                    <w:sz w:val="22"/>
                  </w:rPr>
                </w:rPrChange>
              </w:rPr>
              <w:t>1.25</w:t>
            </w:r>
          </w:p>
        </w:tc>
      </w:tr>
      <w:tr w:rsidR="00A743F3" w14:paraId="3290E72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49ACBE20" w14:textId="77777777" w:rsidR="00A743F3" w:rsidRPr="003D3664" w:rsidRDefault="00A743F3" w:rsidP="008A23F9">
            <w:pPr>
              <w:spacing w:line="240" w:lineRule="auto"/>
              <w:jc w:val="left"/>
              <w:rPr>
                <w:rFonts w:cs="Times New Roman"/>
                <w:szCs w:val="24"/>
                <w:rPrChange w:id="1044" w:author="Robbie Parks" w:date="2019-05-13T16:27:00Z">
                  <w:rPr>
                    <w:rFonts w:cs="Times New Roman"/>
                    <w:sz w:val="22"/>
                  </w:rPr>
                </w:rPrChange>
              </w:rPr>
            </w:pPr>
            <w:r w:rsidRPr="003D3664">
              <w:rPr>
                <w:rFonts w:cs="Times New Roman"/>
                <w:szCs w:val="24"/>
                <w:rPrChange w:id="1045" w:author="Robbie Parks" w:date="2019-05-13T16:27:00Z">
                  <w:rPr>
                    <w:rFonts w:cs="Times New Roman"/>
                    <w:sz w:val="22"/>
                  </w:rPr>
                </w:rPrChange>
              </w:rPr>
              <w:t>Other respiratory diseases</w:t>
            </w:r>
          </w:p>
        </w:tc>
        <w:tc>
          <w:tcPr>
            <w:tcW w:w="1390" w:type="dxa"/>
          </w:tcPr>
          <w:p w14:paraId="0306A6BF" w14:textId="32AEE47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46" w:author="Robbie Parks" w:date="2019-05-13T16:27:00Z">
                  <w:rPr>
                    <w:rFonts w:cs="Times New Roman"/>
                    <w:sz w:val="22"/>
                  </w:rPr>
                </w:rPrChange>
              </w:rPr>
            </w:pPr>
            <w:r w:rsidRPr="003D3664">
              <w:rPr>
                <w:rFonts w:cs="Times New Roman"/>
                <w:color w:val="000000"/>
                <w:szCs w:val="24"/>
                <w:rPrChange w:id="1047" w:author="Robbie Parks" w:date="2019-05-13T16:27:00Z">
                  <w:rPr>
                    <w:rFonts w:cs="Times New Roman"/>
                    <w:color w:val="000000"/>
                    <w:sz w:val="22"/>
                  </w:rPr>
                </w:rPrChange>
              </w:rPr>
              <w:t>0.32</w:t>
            </w:r>
          </w:p>
        </w:tc>
        <w:tc>
          <w:tcPr>
            <w:tcW w:w="1445" w:type="dxa"/>
          </w:tcPr>
          <w:p w14:paraId="3137AE0D" w14:textId="1D1B71A7"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48" w:author="Robbie Parks" w:date="2019-05-13T16:27:00Z">
                  <w:rPr>
                    <w:rFonts w:cs="Times New Roman"/>
                    <w:sz w:val="22"/>
                  </w:rPr>
                </w:rPrChange>
              </w:rPr>
            </w:pPr>
            <w:r w:rsidRPr="003D3664">
              <w:rPr>
                <w:rFonts w:cs="Times New Roman"/>
                <w:color w:val="000000"/>
                <w:szCs w:val="24"/>
                <w:rPrChange w:id="1049" w:author="Robbie Parks" w:date="2019-05-13T16:27:00Z">
                  <w:rPr>
                    <w:rFonts w:cs="Times New Roman"/>
                    <w:color w:val="000000"/>
                    <w:sz w:val="22"/>
                  </w:rPr>
                </w:rPrChange>
              </w:rPr>
              <w:t>1.27</w:t>
            </w:r>
          </w:p>
        </w:tc>
      </w:tr>
      <w:tr w:rsidR="00A743F3" w14:paraId="2B9A8536"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C00A3E6" w14:textId="77777777" w:rsidR="00A743F3" w:rsidRPr="003D3664" w:rsidRDefault="00A743F3" w:rsidP="008A23F9">
            <w:pPr>
              <w:spacing w:line="240" w:lineRule="auto"/>
              <w:jc w:val="left"/>
              <w:rPr>
                <w:rFonts w:cs="Times New Roman"/>
                <w:szCs w:val="24"/>
                <w:rPrChange w:id="1050" w:author="Robbie Parks" w:date="2019-05-13T16:27:00Z">
                  <w:rPr>
                    <w:rFonts w:cs="Times New Roman"/>
                    <w:sz w:val="22"/>
                  </w:rPr>
                </w:rPrChange>
              </w:rPr>
            </w:pPr>
            <w:r w:rsidRPr="003D3664">
              <w:rPr>
                <w:rFonts w:cs="Times New Roman"/>
                <w:szCs w:val="24"/>
                <w:rPrChange w:id="1051" w:author="Robbie Parks" w:date="2019-05-13T16:27:00Z">
                  <w:rPr>
                    <w:rFonts w:cs="Times New Roman"/>
                    <w:sz w:val="22"/>
                  </w:rPr>
                </w:rPrChange>
              </w:rPr>
              <w:t>Cancers</w:t>
            </w:r>
          </w:p>
        </w:tc>
        <w:tc>
          <w:tcPr>
            <w:tcW w:w="1390" w:type="dxa"/>
          </w:tcPr>
          <w:p w14:paraId="3F9C9B80" w14:textId="535185C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2" w:author="Robbie Parks" w:date="2019-05-13T16:27:00Z">
                  <w:rPr>
                    <w:rFonts w:cs="Times New Roman"/>
                    <w:sz w:val="22"/>
                  </w:rPr>
                </w:rPrChange>
              </w:rPr>
            </w:pPr>
            <w:r w:rsidRPr="003D3664">
              <w:rPr>
                <w:rFonts w:cs="Times New Roman"/>
                <w:color w:val="000000"/>
                <w:szCs w:val="24"/>
                <w:rPrChange w:id="1053" w:author="Robbie Parks" w:date="2019-05-13T16:27:00Z">
                  <w:rPr>
                    <w:rFonts w:cs="Times New Roman"/>
                    <w:color w:val="000000"/>
                    <w:sz w:val="22"/>
                  </w:rPr>
                </w:rPrChange>
              </w:rPr>
              <w:t>0.30</w:t>
            </w:r>
          </w:p>
        </w:tc>
        <w:tc>
          <w:tcPr>
            <w:tcW w:w="1445" w:type="dxa"/>
          </w:tcPr>
          <w:p w14:paraId="76065B88" w14:textId="21B4D0E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4" w:author="Robbie Parks" w:date="2019-05-13T16:27:00Z">
                  <w:rPr>
                    <w:rFonts w:cs="Times New Roman"/>
                    <w:sz w:val="22"/>
                  </w:rPr>
                </w:rPrChange>
              </w:rPr>
            </w:pPr>
            <w:r w:rsidRPr="003D3664">
              <w:rPr>
                <w:rFonts w:cs="Times New Roman"/>
                <w:color w:val="000000"/>
                <w:szCs w:val="24"/>
                <w:rPrChange w:id="1055" w:author="Robbie Parks" w:date="2019-05-13T16:27:00Z">
                  <w:rPr>
                    <w:rFonts w:cs="Times New Roman"/>
                    <w:color w:val="000000"/>
                    <w:sz w:val="22"/>
                  </w:rPr>
                </w:rPrChange>
              </w:rPr>
              <w:t>5.23</w:t>
            </w:r>
          </w:p>
        </w:tc>
      </w:tr>
      <w:tr w:rsidR="00A743F3" w14:paraId="1AC4616C"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61F53378" w14:textId="77777777" w:rsidR="00A743F3" w:rsidRPr="003D3664" w:rsidRDefault="00A743F3" w:rsidP="008A23F9">
            <w:pPr>
              <w:spacing w:line="240" w:lineRule="auto"/>
              <w:jc w:val="left"/>
              <w:rPr>
                <w:rFonts w:cs="Times New Roman"/>
                <w:szCs w:val="24"/>
                <w:rPrChange w:id="1056" w:author="Robbie Parks" w:date="2019-05-13T16:27:00Z">
                  <w:rPr>
                    <w:rFonts w:cs="Times New Roman"/>
                    <w:sz w:val="22"/>
                  </w:rPr>
                </w:rPrChange>
              </w:rPr>
            </w:pPr>
            <w:r w:rsidRPr="003D3664">
              <w:rPr>
                <w:rFonts w:cs="Times New Roman"/>
                <w:szCs w:val="24"/>
                <w:rPrChange w:id="1057" w:author="Robbie Parks" w:date="2019-05-13T16:27:00Z">
                  <w:rPr>
                    <w:rFonts w:cs="Times New Roman"/>
                    <w:sz w:val="22"/>
                  </w:rPr>
                </w:rPrChange>
              </w:rPr>
              <w:t>Transport</w:t>
            </w:r>
          </w:p>
        </w:tc>
        <w:tc>
          <w:tcPr>
            <w:tcW w:w="1390" w:type="dxa"/>
          </w:tcPr>
          <w:p w14:paraId="16C46E0B" w14:textId="226E364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58" w:author="Robbie Parks" w:date="2019-05-13T16:27:00Z">
                  <w:rPr>
                    <w:rFonts w:cs="Times New Roman"/>
                    <w:sz w:val="22"/>
                  </w:rPr>
                </w:rPrChange>
              </w:rPr>
            </w:pPr>
            <w:r w:rsidRPr="003D3664">
              <w:rPr>
                <w:rFonts w:cs="Times New Roman"/>
                <w:color w:val="000000"/>
                <w:szCs w:val="24"/>
                <w:rPrChange w:id="1059" w:author="Robbie Parks" w:date="2019-05-13T16:27:00Z">
                  <w:rPr>
                    <w:rFonts w:cs="Times New Roman"/>
                    <w:color w:val="000000"/>
                    <w:sz w:val="22"/>
                  </w:rPr>
                </w:rPrChange>
              </w:rPr>
              <w:t>0.32</w:t>
            </w:r>
          </w:p>
        </w:tc>
        <w:tc>
          <w:tcPr>
            <w:tcW w:w="1445" w:type="dxa"/>
          </w:tcPr>
          <w:p w14:paraId="08BE619C" w14:textId="3B4CA8DD"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0" w:author="Robbie Parks" w:date="2019-05-13T16:27:00Z">
                  <w:rPr>
                    <w:rFonts w:cs="Times New Roman"/>
                    <w:sz w:val="22"/>
                  </w:rPr>
                </w:rPrChange>
              </w:rPr>
            </w:pPr>
            <w:r w:rsidRPr="003D3664">
              <w:rPr>
                <w:rFonts w:cs="Times New Roman"/>
                <w:color w:val="000000"/>
                <w:szCs w:val="24"/>
                <w:rPrChange w:id="1061" w:author="Robbie Parks" w:date="2019-05-13T16:27:00Z">
                  <w:rPr>
                    <w:rFonts w:cs="Times New Roman"/>
                    <w:color w:val="000000"/>
                    <w:sz w:val="22"/>
                  </w:rPr>
                </w:rPrChange>
              </w:rPr>
              <w:t>0.97</w:t>
            </w:r>
          </w:p>
        </w:tc>
      </w:tr>
      <w:tr w:rsidR="00A743F3" w14:paraId="4CAAEA9D"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7ADA2208" w14:textId="77777777" w:rsidR="00A743F3" w:rsidRPr="003D3664" w:rsidRDefault="00A743F3" w:rsidP="008A23F9">
            <w:pPr>
              <w:spacing w:line="240" w:lineRule="auto"/>
              <w:jc w:val="left"/>
              <w:rPr>
                <w:rFonts w:cs="Times New Roman"/>
                <w:szCs w:val="24"/>
                <w:rPrChange w:id="1062" w:author="Robbie Parks" w:date="2019-05-13T16:27:00Z">
                  <w:rPr>
                    <w:rFonts w:cs="Times New Roman"/>
                    <w:sz w:val="22"/>
                  </w:rPr>
                </w:rPrChange>
              </w:rPr>
            </w:pPr>
            <w:r w:rsidRPr="003D3664">
              <w:rPr>
                <w:rFonts w:cs="Times New Roman"/>
                <w:szCs w:val="24"/>
                <w:rPrChange w:id="1063" w:author="Robbie Parks" w:date="2019-05-13T16:27:00Z">
                  <w:rPr>
                    <w:rFonts w:cs="Times New Roman"/>
                    <w:sz w:val="22"/>
                  </w:rPr>
                </w:rPrChange>
              </w:rPr>
              <w:t>Falls</w:t>
            </w:r>
          </w:p>
        </w:tc>
        <w:tc>
          <w:tcPr>
            <w:tcW w:w="1390" w:type="dxa"/>
          </w:tcPr>
          <w:p w14:paraId="1D5876C8" w14:textId="0DFA1BDC"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4" w:author="Robbie Parks" w:date="2019-05-13T16:27:00Z">
                  <w:rPr>
                    <w:rFonts w:cs="Times New Roman"/>
                    <w:sz w:val="22"/>
                  </w:rPr>
                </w:rPrChange>
              </w:rPr>
            </w:pPr>
            <w:r w:rsidRPr="003D3664">
              <w:rPr>
                <w:rFonts w:cs="Times New Roman"/>
                <w:color w:val="000000"/>
                <w:szCs w:val="24"/>
                <w:rPrChange w:id="1065" w:author="Robbie Parks" w:date="2019-05-13T16:27:00Z">
                  <w:rPr>
                    <w:rFonts w:cs="Times New Roman"/>
                    <w:color w:val="000000"/>
                    <w:sz w:val="22"/>
                  </w:rPr>
                </w:rPrChange>
              </w:rPr>
              <w:t>0.33</w:t>
            </w:r>
          </w:p>
        </w:tc>
        <w:tc>
          <w:tcPr>
            <w:tcW w:w="1445" w:type="dxa"/>
          </w:tcPr>
          <w:p w14:paraId="65D1A375" w14:textId="082F580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66" w:author="Robbie Parks" w:date="2019-05-13T16:27:00Z">
                  <w:rPr>
                    <w:rFonts w:cs="Times New Roman"/>
                    <w:sz w:val="22"/>
                  </w:rPr>
                </w:rPrChange>
              </w:rPr>
            </w:pPr>
            <w:r w:rsidRPr="003D3664">
              <w:rPr>
                <w:rFonts w:cs="Times New Roman"/>
                <w:color w:val="000000"/>
                <w:szCs w:val="24"/>
                <w:rPrChange w:id="1067" w:author="Robbie Parks" w:date="2019-05-13T16:27:00Z">
                  <w:rPr>
                    <w:rFonts w:cs="Times New Roman"/>
                    <w:color w:val="000000"/>
                    <w:sz w:val="22"/>
                  </w:rPr>
                </w:rPrChange>
              </w:rPr>
              <w:t>0.85</w:t>
            </w:r>
          </w:p>
        </w:tc>
      </w:tr>
      <w:tr w:rsidR="00A743F3" w14:paraId="7B735033"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3F762CC" w14:textId="77777777" w:rsidR="00A743F3" w:rsidRPr="003D3664" w:rsidRDefault="00A743F3" w:rsidP="008A23F9">
            <w:pPr>
              <w:spacing w:line="240" w:lineRule="auto"/>
              <w:jc w:val="left"/>
              <w:rPr>
                <w:rFonts w:cs="Times New Roman"/>
                <w:szCs w:val="24"/>
                <w:rPrChange w:id="1068" w:author="Robbie Parks" w:date="2019-05-13T16:27:00Z">
                  <w:rPr>
                    <w:rFonts w:cs="Times New Roman"/>
                    <w:sz w:val="22"/>
                  </w:rPr>
                </w:rPrChange>
              </w:rPr>
            </w:pPr>
            <w:r w:rsidRPr="003D3664">
              <w:rPr>
                <w:rFonts w:cs="Times New Roman"/>
                <w:szCs w:val="24"/>
                <w:rPrChange w:id="1069" w:author="Robbie Parks" w:date="2019-05-13T16:27:00Z">
                  <w:rPr>
                    <w:rFonts w:cs="Times New Roman"/>
                    <w:sz w:val="22"/>
                  </w:rPr>
                </w:rPrChange>
              </w:rPr>
              <w:t>Drownings</w:t>
            </w:r>
          </w:p>
        </w:tc>
        <w:tc>
          <w:tcPr>
            <w:tcW w:w="1390" w:type="dxa"/>
          </w:tcPr>
          <w:p w14:paraId="54961D2D" w14:textId="501CFE77"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0" w:author="Robbie Parks" w:date="2019-05-13T16:27:00Z">
                  <w:rPr>
                    <w:rFonts w:cs="Times New Roman"/>
                    <w:sz w:val="22"/>
                  </w:rPr>
                </w:rPrChange>
              </w:rPr>
            </w:pPr>
            <w:r w:rsidRPr="003D3664">
              <w:rPr>
                <w:rFonts w:cs="Times New Roman"/>
                <w:color w:val="000000"/>
                <w:szCs w:val="24"/>
                <w:rPrChange w:id="1071" w:author="Robbie Parks" w:date="2019-05-13T16:27:00Z">
                  <w:rPr>
                    <w:rFonts w:cs="Times New Roman"/>
                    <w:color w:val="000000"/>
                    <w:sz w:val="22"/>
                  </w:rPr>
                </w:rPrChange>
              </w:rPr>
              <w:t>0.34</w:t>
            </w:r>
          </w:p>
        </w:tc>
        <w:tc>
          <w:tcPr>
            <w:tcW w:w="1445" w:type="dxa"/>
          </w:tcPr>
          <w:p w14:paraId="1DEA24DC" w14:textId="53788536"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2" w:author="Robbie Parks" w:date="2019-05-13T16:27:00Z">
                  <w:rPr>
                    <w:rFonts w:cs="Times New Roman"/>
                    <w:sz w:val="22"/>
                  </w:rPr>
                </w:rPrChange>
              </w:rPr>
            </w:pPr>
            <w:r w:rsidRPr="003D3664">
              <w:rPr>
                <w:rFonts w:cs="Times New Roman"/>
                <w:color w:val="000000"/>
                <w:szCs w:val="24"/>
                <w:rPrChange w:id="1073" w:author="Robbie Parks" w:date="2019-05-13T16:27:00Z">
                  <w:rPr>
                    <w:rFonts w:cs="Times New Roman"/>
                    <w:color w:val="000000"/>
                    <w:sz w:val="22"/>
                  </w:rPr>
                </w:rPrChange>
              </w:rPr>
              <w:t>0.38</w:t>
            </w:r>
          </w:p>
        </w:tc>
      </w:tr>
      <w:tr w:rsidR="00A743F3" w14:paraId="37AF1FC7"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11D8BB7A" w14:textId="77777777" w:rsidR="00A743F3" w:rsidRPr="003D3664" w:rsidRDefault="00A743F3" w:rsidP="008A23F9">
            <w:pPr>
              <w:spacing w:line="240" w:lineRule="auto"/>
              <w:jc w:val="left"/>
              <w:rPr>
                <w:rFonts w:cs="Times New Roman"/>
                <w:szCs w:val="24"/>
                <w:rPrChange w:id="1074" w:author="Robbie Parks" w:date="2019-05-13T16:27:00Z">
                  <w:rPr>
                    <w:rFonts w:cs="Times New Roman"/>
                    <w:sz w:val="22"/>
                  </w:rPr>
                </w:rPrChange>
              </w:rPr>
            </w:pPr>
            <w:r w:rsidRPr="003D3664">
              <w:rPr>
                <w:rFonts w:cs="Times New Roman"/>
                <w:szCs w:val="24"/>
                <w:rPrChange w:id="1075" w:author="Robbie Parks" w:date="2019-05-13T16:27:00Z">
                  <w:rPr>
                    <w:rFonts w:cs="Times New Roman"/>
                    <w:sz w:val="22"/>
                  </w:rPr>
                </w:rPrChange>
              </w:rPr>
              <w:t>Other unintentional injuries</w:t>
            </w:r>
          </w:p>
        </w:tc>
        <w:tc>
          <w:tcPr>
            <w:tcW w:w="1390" w:type="dxa"/>
          </w:tcPr>
          <w:p w14:paraId="429CF00B" w14:textId="68C60EA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6" w:author="Robbie Parks" w:date="2019-05-13T16:27:00Z">
                  <w:rPr>
                    <w:rFonts w:cs="Times New Roman"/>
                    <w:sz w:val="22"/>
                  </w:rPr>
                </w:rPrChange>
              </w:rPr>
            </w:pPr>
            <w:r w:rsidRPr="003D3664">
              <w:rPr>
                <w:rFonts w:cs="Times New Roman"/>
                <w:color w:val="000000"/>
                <w:szCs w:val="24"/>
                <w:rPrChange w:id="1077" w:author="Robbie Parks" w:date="2019-05-13T16:27:00Z">
                  <w:rPr>
                    <w:rFonts w:cs="Times New Roman"/>
                    <w:color w:val="000000"/>
                    <w:sz w:val="22"/>
                  </w:rPr>
                </w:rPrChange>
              </w:rPr>
              <w:t>0.45</w:t>
            </w:r>
          </w:p>
        </w:tc>
        <w:tc>
          <w:tcPr>
            <w:tcW w:w="1445" w:type="dxa"/>
          </w:tcPr>
          <w:p w14:paraId="19B19CBB" w14:textId="1D06D5E3"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78" w:author="Robbie Parks" w:date="2019-05-13T16:27:00Z">
                  <w:rPr>
                    <w:rFonts w:cs="Times New Roman"/>
                    <w:sz w:val="22"/>
                  </w:rPr>
                </w:rPrChange>
              </w:rPr>
            </w:pPr>
            <w:r w:rsidRPr="003D3664">
              <w:rPr>
                <w:rFonts w:cs="Times New Roman"/>
                <w:color w:val="000000"/>
                <w:szCs w:val="24"/>
                <w:rPrChange w:id="1079" w:author="Robbie Parks" w:date="2019-05-13T16:27:00Z">
                  <w:rPr>
                    <w:rFonts w:cs="Times New Roman"/>
                    <w:color w:val="000000"/>
                    <w:sz w:val="22"/>
                  </w:rPr>
                </w:rPrChange>
              </w:rPr>
              <w:t>0.62</w:t>
            </w:r>
          </w:p>
        </w:tc>
      </w:tr>
      <w:tr w:rsidR="00A743F3" w14:paraId="372C447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5462F713" w14:textId="77777777" w:rsidR="00A743F3" w:rsidRPr="003D3664" w:rsidRDefault="00A743F3" w:rsidP="008A23F9">
            <w:pPr>
              <w:spacing w:line="240" w:lineRule="auto"/>
              <w:jc w:val="left"/>
              <w:rPr>
                <w:rFonts w:cs="Times New Roman"/>
                <w:szCs w:val="24"/>
                <w:rPrChange w:id="1080" w:author="Robbie Parks" w:date="2019-05-13T16:27:00Z">
                  <w:rPr>
                    <w:rFonts w:cs="Times New Roman"/>
                    <w:sz w:val="22"/>
                  </w:rPr>
                </w:rPrChange>
              </w:rPr>
            </w:pPr>
            <w:r w:rsidRPr="003D3664">
              <w:rPr>
                <w:rFonts w:cs="Times New Roman"/>
                <w:szCs w:val="24"/>
                <w:rPrChange w:id="1081" w:author="Robbie Parks" w:date="2019-05-13T16:27:00Z">
                  <w:rPr>
                    <w:rFonts w:cs="Times New Roman"/>
                    <w:sz w:val="22"/>
                  </w:rPr>
                </w:rPrChange>
              </w:rPr>
              <w:t>Assault</w:t>
            </w:r>
          </w:p>
        </w:tc>
        <w:tc>
          <w:tcPr>
            <w:tcW w:w="1390" w:type="dxa"/>
          </w:tcPr>
          <w:p w14:paraId="73AD6F50" w14:textId="1F0374F4"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2" w:author="Robbie Parks" w:date="2019-05-13T16:27:00Z">
                  <w:rPr>
                    <w:rFonts w:cs="Times New Roman"/>
                    <w:sz w:val="22"/>
                  </w:rPr>
                </w:rPrChange>
              </w:rPr>
            </w:pPr>
            <w:r w:rsidRPr="003D3664">
              <w:rPr>
                <w:rFonts w:cs="Times New Roman"/>
                <w:color w:val="000000"/>
                <w:szCs w:val="24"/>
                <w:rPrChange w:id="1083" w:author="Robbie Parks" w:date="2019-05-13T16:27:00Z">
                  <w:rPr>
                    <w:rFonts w:cs="Times New Roman"/>
                    <w:color w:val="000000"/>
                    <w:sz w:val="22"/>
                  </w:rPr>
                </w:rPrChange>
              </w:rPr>
              <w:t>0.40</w:t>
            </w:r>
          </w:p>
        </w:tc>
        <w:tc>
          <w:tcPr>
            <w:tcW w:w="1445" w:type="dxa"/>
          </w:tcPr>
          <w:p w14:paraId="5F9440FA" w14:textId="42DB655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4" w:author="Robbie Parks" w:date="2019-05-13T16:27:00Z">
                  <w:rPr>
                    <w:rFonts w:cs="Times New Roman"/>
                    <w:sz w:val="22"/>
                  </w:rPr>
                </w:rPrChange>
              </w:rPr>
            </w:pPr>
            <w:r w:rsidRPr="003D3664">
              <w:rPr>
                <w:rFonts w:cs="Times New Roman"/>
                <w:color w:val="000000"/>
                <w:szCs w:val="24"/>
                <w:rPrChange w:id="1085" w:author="Robbie Parks" w:date="2019-05-13T16:27:00Z">
                  <w:rPr>
                    <w:rFonts w:cs="Times New Roman"/>
                    <w:color w:val="000000"/>
                    <w:sz w:val="22"/>
                  </w:rPr>
                </w:rPrChange>
              </w:rPr>
              <w:t>0.50</w:t>
            </w:r>
          </w:p>
        </w:tc>
      </w:tr>
      <w:tr w:rsidR="00A743F3" w14:paraId="2676B2FA"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84A6D75" w14:textId="6E45E506" w:rsidR="00A743F3" w:rsidRPr="003D3664" w:rsidRDefault="00A743F3" w:rsidP="008A23F9">
            <w:pPr>
              <w:spacing w:line="240" w:lineRule="auto"/>
              <w:jc w:val="left"/>
              <w:rPr>
                <w:rFonts w:cs="Times New Roman"/>
                <w:szCs w:val="24"/>
                <w:rPrChange w:id="1086" w:author="Robbie Parks" w:date="2019-05-13T16:27:00Z">
                  <w:rPr>
                    <w:rFonts w:cs="Times New Roman"/>
                    <w:sz w:val="22"/>
                  </w:rPr>
                </w:rPrChange>
              </w:rPr>
            </w:pPr>
            <w:r w:rsidRPr="003D3664">
              <w:rPr>
                <w:rFonts w:cs="Times New Roman"/>
                <w:szCs w:val="24"/>
                <w:rPrChange w:id="1087" w:author="Robbie Parks" w:date="2019-05-13T16:27:00Z">
                  <w:rPr>
                    <w:rFonts w:cs="Times New Roman"/>
                    <w:sz w:val="22"/>
                  </w:rPr>
                </w:rPrChange>
              </w:rPr>
              <w:t>Suicide</w:t>
            </w:r>
          </w:p>
        </w:tc>
        <w:tc>
          <w:tcPr>
            <w:tcW w:w="1390" w:type="dxa"/>
          </w:tcPr>
          <w:p w14:paraId="1A55E325" w14:textId="3A27DFB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88" w:author="Robbie Parks" w:date="2019-05-13T16:27:00Z">
                  <w:rPr>
                    <w:rFonts w:cs="Times New Roman"/>
                    <w:sz w:val="22"/>
                  </w:rPr>
                </w:rPrChange>
              </w:rPr>
            </w:pPr>
            <w:r w:rsidRPr="003D3664">
              <w:rPr>
                <w:rFonts w:cs="Times New Roman"/>
                <w:color w:val="000000"/>
                <w:szCs w:val="24"/>
                <w:rPrChange w:id="1089" w:author="Robbie Parks" w:date="2019-05-13T16:27:00Z">
                  <w:rPr>
                    <w:rFonts w:cs="Times New Roman"/>
                    <w:color w:val="000000"/>
                    <w:sz w:val="22"/>
                  </w:rPr>
                </w:rPrChange>
              </w:rPr>
              <w:t>0.32</w:t>
            </w:r>
          </w:p>
        </w:tc>
        <w:tc>
          <w:tcPr>
            <w:tcW w:w="1445" w:type="dxa"/>
          </w:tcPr>
          <w:p w14:paraId="6BF7BA69" w14:textId="014B776B"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0" w:author="Robbie Parks" w:date="2019-05-13T16:27:00Z">
                  <w:rPr>
                    <w:rFonts w:cs="Times New Roman"/>
                    <w:sz w:val="22"/>
                  </w:rPr>
                </w:rPrChange>
              </w:rPr>
            </w:pPr>
            <w:r w:rsidRPr="003D3664">
              <w:rPr>
                <w:rFonts w:cs="Times New Roman"/>
                <w:color w:val="000000"/>
                <w:szCs w:val="24"/>
                <w:rPrChange w:id="1091" w:author="Robbie Parks" w:date="2019-05-13T16:27:00Z">
                  <w:rPr>
                    <w:rFonts w:cs="Times New Roman"/>
                    <w:color w:val="000000"/>
                    <w:sz w:val="22"/>
                  </w:rPr>
                </w:rPrChange>
              </w:rPr>
              <w:t>1.05</w:t>
            </w:r>
          </w:p>
        </w:tc>
      </w:tr>
      <w:tr w:rsidR="00A743F3" w14:paraId="675EABE1" w14:textId="77777777" w:rsidTr="006254C2">
        <w:trPr>
          <w:jc w:val="center"/>
        </w:trPr>
        <w:tc>
          <w:tcPr>
            <w:cnfStyle w:val="001000000000" w:firstRow="0" w:lastRow="0" w:firstColumn="1" w:lastColumn="0" w:oddVBand="0" w:evenVBand="0" w:oddHBand="0" w:evenHBand="0" w:firstRowFirstColumn="0" w:firstRowLastColumn="0" w:lastRowFirstColumn="0" w:lastRowLastColumn="0"/>
            <w:tcW w:w="3114" w:type="dxa"/>
          </w:tcPr>
          <w:p w14:paraId="32BCED19" w14:textId="77777777" w:rsidR="00A743F3" w:rsidRPr="003D3664" w:rsidRDefault="00A743F3" w:rsidP="008A23F9">
            <w:pPr>
              <w:spacing w:line="240" w:lineRule="auto"/>
              <w:jc w:val="left"/>
              <w:rPr>
                <w:rFonts w:cs="Times New Roman"/>
                <w:szCs w:val="24"/>
                <w:rPrChange w:id="1092" w:author="Robbie Parks" w:date="2019-05-13T16:27:00Z">
                  <w:rPr>
                    <w:rFonts w:cs="Times New Roman"/>
                    <w:sz w:val="22"/>
                  </w:rPr>
                </w:rPrChange>
              </w:rPr>
            </w:pPr>
            <w:r w:rsidRPr="003D3664">
              <w:rPr>
                <w:rFonts w:cs="Times New Roman"/>
                <w:szCs w:val="24"/>
                <w:rPrChange w:id="1093" w:author="Robbie Parks" w:date="2019-05-13T16:27:00Z">
                  <w:rPr>
                    <w:rFonts w:cs="Times New Roman"/>
                    <w:sz w:val="22"/>
                  </w:rPr>
                </w:rPrChange>
              </w:rPr>
              <w:t>Causes other than cancers, cardiorespiratory diseases and injuries</w:t>
            </w:r>
          </w:p>
        </w:tc>
        <w:tc>
          <w:tcPr>
            <w:tcW w:w="1390" w:type="dxa"/>
          </w:tcPr>
          <w:p w14:paraId="14E0AE7A" w14:textId="42A4CF8A"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4" w:author="Robbie Parks" w:date="2019-05-13T16:27:00Z">
                  <w:rPr>
                    <w:rFonts w:cs="Times New Roman"/>
                    <w:sz w:val="22"/>
                  </w:rPr>
                </w:rPrChange>
              </w:rPr>
            </w:pPr>
            <w:r w:rsidRPr="003D3664">
              <w:rPr>
                <w:rFonts w:cs="Times New Roman"/>
                <w:color w:val="000000"/>
                <w:szCs w:val="24"/>
                <w:rPrChange w:id="1095" w:author="Robbie Parks" w:date="2019-05-13T16:27:00Z">
                  <w:rPr>
                    <w:rFonts w:cs="Times New Roman"/>
                    <w:color w:val="000000"/>
                    <w:sz w:val="22"/>
                  </w:rPr>
                </w:rPrChange>
              </w:rPr>
              <w:t>0.32</w:t>
            </w:r>
          </w:p>
        </w:tc>
        <w:tc>
          <w:tcPr>
            <w:tcW w:w="1445" w:type="dxa"/>
          </w:tcPr>
          <w:p w14:paraId="0A92425C" w14:textId="60228575" w:rsidR="00A743F3" w:rsidRPr="003D3664" w:rsidRDefault="00A743F3" w:rsidP="00256107">
            <w:pPr>
              <w:spacing w:line="240" w:lineRule="auto"/>
              <w:jc w:val="right"/>
              <w:cnfStyle w:val="000000000000" w:firstRow="0" w:lastRow="0" w:firstColumn="0" w:lastColumn="0" w:oddVBand="0" w:evenVBand="0" w:oddHBand="0" w:evenHBand="0" w:firstRowFirstColumn="0" w:firstRowLastColumn="0" w:lastRowFirstColumn="0" w:lastRowLastColumn="0"/>
              <w:rPr>
                <w:rFonts w:cs="Times New Roman"/>
                <w:szCs w:val="24"/>
                <w:rPrChange w:id="1096" w:author="Robbie Parks" w:date="2019-05-13T16:27:00Z">
                  <w:rPr>
                    <w:rFonts w:cs="Times New Roman"/>
                    <w:sz w:val="22"/>
                  </w:rPr>
                </w:rPrChange>
              </w:rPr>
            </w:pPr>
            <w:r w:rsidRPr="003D3664">
              <w:rPr>
                <w:rFonts w:cs="Times New Roman"/>
                <w:color w:val="000000"/>
                <w:szCs w:val="24"/>
                <w:rPrChange w:id="1097" w:author="Robbie Parks" w:date="2019-05-13T16:27:00Z">
                  <w:rPr>
                    <w:rFonts w:cs="Times New Roman"/>
                    <w:color w:val="000000"/>
                    <w:sz w:val="22"/>
                  </w:rPr>
                </w:rPrChange>
              </w:rPr>
              <w:t>3.53</w:t>
            </w:r>
          </w:p>
        </w:tc>
      </w:tr>
    </w:tbl>
    <w:p w14:paraId="4B73F65C" w14:textId="0A55711E" w:rsidR="00291A9E" w:rsidRDefault="00291A9E" w:rsidP="006254C2">
      <w:pPr>
        <w:suppressLineNumbers/>
        <w:spacing w:line="240" w:lineRule="auto"/>
        <w:sectPr w:rsidR="00291A9E" w:rsidSect="00503CC6">
          <w:type w:val="continuous"/>
          <w:pgSz w:w="11900" w:h="16840"/>
          <w:pgMar w:top="1440" w:right="1440" w:bottom="1440" w:left="1440" w:header="720" w:footer="720" w:gutter="0"/>
          <w:cols w:space="720"/>
          <w:docGrid w:linePitch="360"/>
        </w:sectPr>
      </w:pPr>
      <w:bookmarkStart w:id="1098" w:name="_Ref7691146"/>
      <w:bookmarkStart w:id="1099" w:name="_Toc7299690"/>
      <w:bookmarkStart w:id="1100" w:name="_Toc7691271"/>
      <w:r w:rsidRPr="00F203BF">
        <w:rPr>
          <w:b/>
        </w:rPr>
        <w:t xml:space="preserve">Table </w:t>
      </w:r>
      <w:r w:rsidRPr="00F203BF">
        <w:rPr>
          <w:b/>
        </w:rPr>
        <w:fldChar w:fldCharType="begin"/>
      </w:r>
      <w:r w:rsidRPr="00F203BF">
        <w:rPr>
          <w:b/>
        </w:rPr>
        <w:instrText xml:space="preserve"> SEQ Table \* ARABIC </w:instrText>
      </w:r>
      <w:r w:rsidRPr="00F203BF">
        <w:rPr>
          <w:b/>
        </w:rPr>
        <w:fldChar w:fldCharType="separate"/>
      </w:r>
      <w:r w:rsidR="00EA0BC2">
        <w:rPr>
          <w:b/>
          <w:noProof/>
        </w:rPr>
        <w:t>6</w:t>
      </w:r>
      <w:r w:rsidRPr="00F203BF">
        <w:rPr>
          <w:b/>
        </w:rPr>
        <w:fldChar w:fldCharType="end"/>
      </w:r>
      <w:bookmarkEnd w:id="1003"/>
      <w:bookmarkEnd w:id="1098"/>
      <w:r w:rsidRPr="00F203BF">
        <w:t>.</w:t>
      </w:r>
      <w:r>
        <w:t xml:space="preserve"> In-sample predictive validity metrics of model fit for males aged </w:t>
      </w:r>
      <w:r w:rsidR="00936F1A">
        <w:t>6</w:t>
      </w:r>
      <w:r>
        <w:t xml:space="preserve">5 to </w:t>
      </w:r>
      <w:r w:rsidR="00936F1A">
        <w:t>7</w:t>
      </w:r>
      <w:r>
        <w:t xml:space="preserve">4 years for 1980-2016 using </w:t>
      </w:r>
      <w:ins w:id="1101" w:author="Robbie Parks" w:date="2019-05-13T15:55:00Z">
        <w:r w:rsidR="00E94C80">
          <w:t>my</w:t>
        </w:r>
      </w:ins>
      <w:del w:id="1102" w:author="Robbie Parks" w:date="2019-05-13T15:55:00Z">
        <w:r w:rsidDel="00E94C80">
          <w:delText>national temperature</w:delText>
        </w:r>
      </w:del>
      <w:ins w:id="1103" w:author="Robbie Parks" w:date="2019-05-13T16:01:00Z">
        <w:r w:rsidR="000A573F" w:rsidRPr="000A573F">
          <w:t xml:space="preserve"> </w:t>
        </w:r>
        <w:r w:rsidR="000A573F">
          <w:t xml:space="preserve">temperature </w:t>
        </w:r>
      </w:ins>
      <w:del w:id="1104" w:author="Robbie Parks" w:date="2019-05-13T16:01:00Z">
        <w:r w:rsidDel="000A573F">
          <w:delText xml:space="preserve"> </w:delText>
        </w:r>
      </w:del>
      <w:r>
        <w:t>model (</w:t>
      </w:r>
      <w:r>
        <w:fldChar w:fldCharType="begin"/>
      </w:r>
      <w:r>
        <w:instrText xml:space="preserve"> REF _Ref5574051 \h </w:instrText>
      </w:r>
      <w:r w:rsidR="00BD69DB">
        <w:instrText xml:space="preserve"> \* MERGEFORMAT </w:instrText>
      </w:r>
      <w:r>
        <w:fldChar w:fldCharType="separate"/>
      </w:r>
      <w:ins w:id="1105" w:author="Robbie Parks" w:date="2019-05-14T10:28:00Z">
        <w:r w:rsidR="00EA0BC2" w:rsidRPr="00A91EA9">
          <w:rPr>
            <w:b/>
          </w:rPr>
          <w:t xml:space="preserve">Equation </w:t>
        </w:r>
        <w:r w:rsidR="00EA0BC2">
          <w:rPr>
            <w:b/>
            <w:noProof/>
          </w:rPr>
          <w:t>2</w:t>
        </w:r>
      </w:ins>
      <w:del w:id="1106" w:author="Robbie Parks" w:date="2019-05-10T14:07:00Z">
        <w:r w:rsidR="00DB093C" w:rsidRPr="00A91EA9" w:rsidDel="00DF205B">
          <w:rPr>
            <w:b/>
          </w:rPr>
          <w:delText xml:space="preserve">Equation </w:delText>
        </w:r>
        <w:r w:rsidR="00DB093C" w:rsidDel="00DF205B">
          <w:rPr>
            <w:b/>
            <w:noProof/>
          </w:rPr>
          <w:delText>2</w:delText>
        </w:r>
      </w:del>
      <w:r>
        <w:fldChar w:fldCharType="end"/>
      </w:r>
      <w:r>
        <w:t>). All units are in deaths per 100,000</w:t>
      </w:r>
      <w:r w:rsidR="003B125A">
        <w:t>.</w:t>
      </w:r>
      <w:bookmarkEnd w:id="1099"/>
      <w:bookmarkEnd w:id="1100"/>
    </w:p>
    <w:p w14:paraId="235FF461" w14:textId="2E992F44" w:rsidR="00291A9E" w:rsidRDefault="00291A9E" w:rsidP="00FB223F">
      <w:pPr>
        <w:keepNext/>
        <w:suppressLineNumbers/>
        <w:jc w:val="center"/>
      </w:pPr>
    </w:p>
    <w:bookmarkStart w:id="1107" w:name="_Toc7299684"/>
    <w:bookmarkStart w:id="1108" w:name="_Ref5880898"/>
    <w:p w14:paraId="5601A3DB" w14:textId="051133A5" w:rsidR="00FB223F" w:rsidRDefault="00006948" w:rsidP="00373E11">
      <w:pPr>
        <w:keepNext/>
        <w:suppressLineNumbers/>
        <w:spacing w:line="240" w:lineRule="auto"/>
        <w:rPr>
          <w:rFonts w:cs="Calibri"/>
          <w:szCs w:val="24"/>
        </w:rPr>
        <w:sectPr w:rsidR="00FB223F" w:rsidSect="00503CC6">
          <w:pgSz w:w="11900" w:h="16840"/>
          <w:pgMar w:top="720" w:right="720" w:bottom="720" w:left="720" w:header="720" w:footer="720" w:gutter="0"/>
          <w:cols w:space="720"/>
          <w:docGrid w:linePitch="360"/>
        </w:sectPr>
      </w:pPr>
      <w:r>
        <w:rPr>
          <w:noProof/>
        </w:rPr>
        <mc:AlternateContent>
          <mc:Choice Requires="wps">
            <w:drawing>
              <wp:anchor distT="0" distB="0" distL="114300" distR="114300" simplePos="0" relativeHeight="251663360" behindDoc="0" locked="0" layoutInCell="1" allowOverlap="1" wp14:anchorId="28C0258A" wp14:editId="67371390">
                <wp:simplePos x="0" y="0"/>
                <wp:positionH relativeFrom="column">
                  <wp:posOffset>-299611</wp:posOffset>
                </wp:positionH>
                <wp:positionV relativeFrom="paragraph">
                  <wp:posOffset>7070090</wp:posOffset>
                </wp:positionV>
                <wp:extent cx="7243730" cy="614855"/>
                <wp:effectExtent l="0" t="0" r="0" b="0"/>
                <wp:wrapNone/>
                <wp:docPr id="5" name="Text Box 5"/>
                <wp:cNvGraphicFramePr/>
                <a:graphic xmlns:a="http://schemas.openxmlformats.org/drawingml/2006/main">
                  <a:graphicData uri="http://schemas.microsoft.com/office/word/2010/wordprocessingShape">
                    <wps:wsp>
                      <wps:cNvSpPr txBox="1"/>
                      <wps:spPr>
                        <a:xfrm>
                          <a:off x="0" y="0"/>
                          <a:ext cx="7243730" cy="614855"/>
                        </a:xfrm>
                        <a:prstGeom prst="rect">
                          <a:avLst/>
                        </a:prstGeom>
                        <a:solidFill>
                          <a:prstClr val="white"/>
                        </a:solidFill>
                        <a:ln>
                          <a:noFill/>
                        </a:ln>
                      </wps:spPr>
                      <wps:txbx>
                        <w:txbxContent>
                          <w:p w14:paraId="292AC47A" w14:textId="3152FFC0" w:rsidR="003005F3" w:rsidRPr="00AC2AD1" w:rsidRDefault="003005F3" w:rsidP="00006948">
                            <w:pPr>
                              <w:suppressLineNumbers/>
                              <w:spacing w:line="240" w:lineRule="auto"/>
                              <w:rPr>
                                <w:rFonts w:cs="Calibri"/>
                                <w:noProof/>
                              </w:rPr>
                            </w:pPr>
                            <w:bookmarkStart w:id="1109" w:name="_Ref8661009"/>
                            <w:bookmarkStart w:id="1110"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EA0BC2">
                              <w:rPr>
                                <w:b/>
                                <w:noProof/>
                              </w:rPr>
                              <w:t>3</w:t>
                            </w:r>
                            <w:r w:rsidRPr="00F203BF">
                              <w:rPr>
                                <w:b/>
                              </w:rPr>
                              <w:fldChar w:fldCharType="end"/>
                            </w:r>
                            <w:bookmarkEnd w:id="1109"/>
                            <w:r>
                              <w:t>. Raw cardiorespiratory monthly death rates fit against fitted cardiorespiratory death rates for males aged 65 to 74 years, across all months in 1980-2016.</w:t>
                            </w:r>
                            <w:bookmarkEnd w:id="111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258A" id="Text Box 5" o:spid="_x0000_s1027" type="#_x0000_t202" style="position:absolute;left:0;text-align:left;margin-left:-23.6pt;margin-top:556.7pt;width:570.35pt;height:48.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" stroked="f">
                <v:textbox inset="0,0,0,0">
                  <w:txbxContent>
                    <w:p w14:paraId="292AC47A" w14:textId="3152FFC0" w:rsidR="003005F3" w:rsidRPr="00AC2AD1" w:rsidRDefault="003005F3" w:rsidP="00006948">
                      <w:pPr>
                        <w:suppressLineNumbers/>
                        <w:spacing w:line="240" w:lineRule="auto"/>
                        <w:rPr>
                          <w:rFonts w:cs="Calibri"/>
                          <w:noProof/>
                        </w:rPr>
                      </w:pPr>
                      <w:bookmarkStart w:id="1145" w:name="_Ref8661009"/>
                      <w:bookmarkStart w:id="1146" w:name="_Toc7691265"/>
                      <w:r w:rsidRPr="00F203BF">
                        <w:rPr>
                          <w:b/>
                        </w:rPr>
                        <w:t xml:space="preserve">Figure </w:t>
                      </w:r>
                      <w:r w:rsidRPr="00F203BF">
                        <w:rPr>
                          <w:b/>
                        </w:rPr>
                        <w:fldChar w:fldCharType="begin"/>
                      </w:r>
                      <w:r w:rsidRPr="00F203BF">
                        <w:rPr>
                          <w:b/>
                        </w:rPr>
                        <w:instrText xml:space="preserve"> SEQ Figure \* ARABIC </w:instrText>
                      </w:r>
                      <w:r w:rsidRPr="00F203BF">
                        <w:rPr>
                          <w:b/>
                        </w:rPr>
                        <w:fldChar w:fldCharType="separate"/>
                      </w:r>
                      <w:r w:rsidR="00EA0BC2">
                        <w:rPr>
                          <w:b/>
                          <w:noProof/>
                        </w:rPr>
                        <w:t>3</w:t>
                      </w:r>
                      <w:r w:rsidRPr="00F203BF">
                        <w:rPr>
                          <w:b/>
                        </w:rPr>
                        <w:fldChar w:fldCharType="end"/>
                      </w:r>
                      <w:bookmarkEnd w:id="1145"/>
                      <w:r>
                        <w:t>. Raw cardiorespiratory monthly death rates fit against fitted cardiorespiratory death rates for males aged 65 to 74 years, across all months in 1980-2016.</w:t>
                      </w:r>
                      <w:bookmarkEnd w:id="1146"/>
                    </w:p>
                  </w:txbxContent>
                </v:textbox>
              </v:shape>
            </w:pict>
          </mc:Fallback>
        </mc:AlternateContent>
      </w:r>
      <w:r w:rsidR="00503CC6">
        <w:rPr>
          <w:rFonts w:cs="Calibri"/>
          <w:noProof/>
          <w:szCs w:val="24"/>
        </w:rPr>
        <w:drawing>
          <wp:anchor distT="0" distB="0" distL="114300" distR="114300" simplePos="0" relativeHeight="251658240" behindDoc="0" locked="0" layoutInCell="1" allowOverlap="1" wp14:anchorId="2DF2FEA8" wp14:editId="445CCF09">
            <wp:simplePos x="0" y="0"/>
            <wp:positionH relativeFrom="column">
              <wp:posOffset>157480</wp:posOffset>
            </wp:positionH>
            <wp:positionV relativeFrom="paragraph">
              <wp:posOffset>682104</wp:posOffset>
            </wp:positionV>
            <wp:extent cx="6320903" cy="6388100"/>
            <wp:effectExtent l="0" t="0" r="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raw_against_adjusted_by_state_1d_1980_2016_t2m_meanc3_Cardiopulmonary.png"/>
                    <pic:cNvPicPr/>
                  </pic:nvPicPr>
                  <pic:blipFill rotWithShape="1">
                    <a:blip r:embed="rId15">
                      <a:extLst>
                        <a:ext uri="{28A0092B-C50C-407E-A947-70E740481C1C}">
                          <a14:useLocalDpi xmlns:a14="http://schemas.microsoft.com/office/drawing/2010/main" val="0"/>
                        </a:ext>
                      </a:extLst>
                    </a:blip>
                    <a:srcRect l="16990" t="2170" r="16337" b="2589"/>
                    <a:stretch/>
                  </pic:blipFill>
                  <pic:spPr bwMode="auto">
                    <a:xfrm>
                      <a:off x="0" y="0"/>
                      <a:ext cx="6320903" cy="63881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End w:id="1107"/>
      <w:bookmarkEnd w:id="1108"/>
      <w:r w:rsidR="00291A9E">
        <w:rPr>
          <w:rFonts w:cs="Calibri"/>
          <w:szCs w:val="24"/>
        </w:rPr>
        <w:t xml:space="preserve"> </w:t>
      </w:r>
    </w:p>
    <w:p w14:paraId="7D082E5B" w14:textId="43C83607" w:rsidR="003E60E5" w:rsidRDefault="003E60E5" w:rsidP="003E60E5">
      <w:pPr>
        <w:pStyle w:val="Heading2"/>
      </w:pPr>
      <w:bookmarkStart w:id="1111" w:name="_Toc7299680"/>
      <w:bookmarkStart w:id="1112" w:name="_Toc8390542"/>
      <w:r>
        <w:lastRenderedPageBreak/>
        <w:t xml:space="preserve">Excess risk and </w:t>
      </w:r>
      <w:r w:rsidR="007F3A1D">
        <w:t>uncertainty</w:t>
      </w:r>
      <w:bookmarkEnd w:id="1111"/>
      <w:bookmarkEnd w:id="1112"/>
    </w:p>
    <w:p w14:paraId="60DC8093" w14:textId="34BB3CC6" w:rsidR="00A0271F" w:rsidRDefault="00ED1AB8" w:rsidP="00851F2B">
      <w:pPr>
        <w:ind w:firstLine="720"/>
        <w:rPr>
          <w:rFonts w:cs="Calibri"/>
          <w:szCs w:val="24"/>
        </w:rPr>
      </w:pPr>
      <w:del w:id="1113" w:author="Robbie Parks" w:date="2019-05-13T18:09:00Z">
        <w:r w:rsidDel="00D84AA4">
          <w:rPr>
            <w:rFonts w:cs="Calibri"/>
            <w:szCs w:val="24"/>
          </w:rPr>
          <w:delText xml:space="preserve">Once </w:delText>
        </w:r>
        <w:r w:rsidR="009C377D" w:rsidDel="00D84AA4">
          <w:rPr>
            <w:rFonts w:cs="Calibri"/>
            <w:szCs w:val="24"/>
          </w:rPr>
          <w:delText>my</w:delText>
        </w:r>
        <w:r w:rsidDel="00D84AA4">
          <w:rPr>
            <w:rFonts w:cs="Calibri"/>
            <w:szCs w:val="24"/>
          </w:rPr>
          <w:delText xml:space="preserve"> model gave </w:delText>
        </w:r>
        <w:r w:rsidR="00DD5EB5" w:rsidDel="00D84AA4">
          <w:rPr>
            <w:rFonts w:cs="Calibri"/>
            <w:szCs w:val="24"/>
          </w:rPr>
          <w:delText xml:space="preserve">an inference of the </w:delText>
        </w:r>
      </w:del>
      <w:del w:id="1114" w:author="Robbie Parks" w:date="2019-05-13T17:52:00Z">
        <w:r w:rsidR="00DD5EB5" w:rsidDel="00B04944">
          <w:rPr>
            <w:rFonts w:cs="Calibri"/>
            <w:szCs w:val="24"/>
          </w:rPr>
          <w:delText xml:space="preserve">smoothed </w:delText>
        </w:r>
      </w:del>
      <w:del w:id="1115" w:author="Robbie Parks" w:date="2019-05-13T18:09:00Z">
        <w:r w:rsidR="00DD5EB5" w:rsidDel="00D84AA4">
          <w:rPr>
            <w:rFonts w:cs="Calibri"/>
            <w:szCs w:val="24"/>
          </w:rPr>
          <w:delText xml:space="preserve">death rates and the model parameters, </w:delText>
        </w:r>
      </w:del>
      <w:r w:rsidR="00DD5EB5">
        <w:rPr>
          <w:rFonts w:cs="Calibri"/>
          <w:szCs w:val="24"/>
        </w:rPr>
        <w:t>I</w:t>
      </w:r>
      <w:ins w:id="1116" w:author="Robbie Parks" w:date="2019-05-13T18:09:00Z">
        <w:r w:rsidR="00D84AA4">
          <w:rPr>
            <w:rFonts w:cs="Calibri"/>
            <w:szCs w:val="24"/>
          </w:rPr>
          <w:t xml:space="preserve"> </w:t>
        </w:r>
        <w:r w:rsidR="00D84AA4">
          <w:rPr>
            <w:color w:val="000000" w:themeColor="text1"/>
          </w:rPr>
          <w:t xml:space="preserve">calculated the relative risk per </w:t>
        </w:r>
        <w:r w:rsidR="00D84AA4" w:rsidRPr="00636C9B">
          <w:rPr>
            <w:color w:val="000000" w:themeColor="text1"/>
          </w:rPr>
          <w:t>1°C</w:t>
        </w:r>
        <w:r w:rsidR="00D84AA4">
          <w:rPr>
            <w:color w:val="000000" w:themeColor="text1"/>
          </w:rPr>
          <w:t xml:space="preserve"> </w:t>
        </w:r>
      </w:ins>
      <w:ins w:id="1117" w:author="Robbie Parks" w:date="2019-05-13T18:10:00Z">
        <w:r w:rsidR="00B84D91">
          <w:rPr>
            <w:color w:val="000000" w:themeColor="text1"/>
          </w:rPr>
          <w:t xml:space="preserve">increase </w:t>
        </w:r>
        <w:r w:rsidR="000F4758">
          <w:rPr>
            <w:color w:val="000000" w:themeColor="text1"/>
          </w:rPr>
          <w:t>in</w:t>
        </w:r>
      </w:ins>
      <w:ins w:id="1118" w:author="Robbie Parks" w:date="2019-05-13T18:09:00Z">
        <w:r w:rsidR="00D84AA4">
          <w:rPr>
            <w:color w:val="000000" w:themeColor="text1"/>
          </w:rPr>
          <w:t xml:space="preserve"> </w:t>
        </w:r>
      </w:ins>
      <w:ins w:id="1119" w:author="Robbie Parks" w:date="2019-05-13T18:10:00Z">
        <w:r w:rsidR="00B84D91">
          <w:rPr>
            <w:color w:val="000000" w:themeColor="text1"/>
          </w:rPr>
          <w:t xml:space="preserve">temperature </w:t>
        </w:r>
      </w:ins>
      <w:ins w:id="1120" w:author="Robbie Parks" w:date="2019-05-13T18:09:00Z">
        <w:r w:rsidR="00D84AA4">
          <w:rPr>
            <w:color w:val="000000" w:themeColor="text1"/>
          </w:rPr>
          <w:t>anomaly as the exponential of the coefficient</w:t>
        </w:r>
      </w:ins>
      <w:ins w:id="1121" w:author="Robbie Parks" w:date="2019-05-13T18:11:00Z">
        <w:r w:rsidR="0025422D">
          <w:rPr>
            <w:color w:val="000000" w:themeColor="text1"/>
          </w:rPr>
          <w:t>s</w:t>
        </w:r>
      </w:ins>
      <w:ins w:id="1122" w:author="Robbie Parks" w:date="2019-05-13T18:09:00Z">
        <w:r w:rsidR="00D84AA4">
          <w:rPr>
            <w:color w:val="000000" w:themeColor="text1"/>
          </w:rPr>
          <w:t xml:space="preserve"> of the </w:t>
        </w:r>
        <w:r w:rsidR="00D84AA4" w:rsidRPr="00636C9B">
          <w:rPr>
            <w:color w:val="000000" w:themeColor="text1"/>
          </w:rPr>
          <w:t>temperature anomaly term</w:t>
        </w:r>
        <w:r w:rsidR="00D84AA4">
          <w:rPr>
            <w:color w:val="000000" w:themeColor="text1"/>
          </w:rPr>
          <w:t xml:space="preserve">s </w:t>
        </w:r>
      </w:ins>
      <m:oMath>
        <m:sSub>
          <m:sSubPr>
            <m:ctrlPr>
              <w:ins w:id="1123" w:author="Robbie Parks" w:date="2019-05-13T18:11:00Z">
                <w:rPr>
                  <w:rFonts w:ascii="Cambria Math" w:hAnsi="Cambria Math" w:cs="Calibri"/>
                  <w:szCs w:val="24"/>
                </w:rPr>
              </w:ins>
            </m:ctrlPr>
          </m:sSubPr>
          <m:e>
            <m:r>
              <w:ins w:id="1124" w:author="Robbie Parks" w:date="2019-05-13T18:11:00Z">
                <m:rPr>
                  <m:sty m:val="p"/>
                </m:rPr>
                <w:rPr>
                  <w:rFonts w:ascii="Cambria Math" w:hAnsi="Cambria Math" w:cs="Calibri"/>
                  <w:szCs w:val="24"/>
                </w:rPr>
                <m:t>γ</m:t>
              </w:ins>
            </m:r>
          </m:e>
          <m:sub>
            <m:r>
              <w:ins w:id="1125" w:author="Robbie Parks" w:date="2019-05-13T18:11:00Z">
                <w:rPr>
                  <w:rFonts w:ascii="Cambria Math" w:hAnsi="Cambria Math" w:cs="Calibri"/>
                  <w:szCs w:val="24"/>
                </w:rPr>
                <m:t>month</m:t>
              </w:ins>
            </m:r>
          </m:sub>
        </m:sSub>
      </m:oMath>
      <w:ins w:id="1126" w:author="Robbie Parks" w:date="2019-05-13T18:12:00Z">
        <w:r w:rsidR="00AE65ED">
          <w:rPr>
            <w:szCs w:val="24"/>
          </w:rPr>
          <w:t xml:space="preserve"> with the excess risk given by the relative risk minus 1</w:t>
        </w:r>
      </w:ins>
      <w:ins w:id="1127" w:author="Robbie Parks" w:date="2019-05-13T18:09:00Z">
        <w:r w:rsidR="00D84AA4">
          <w:rPr>
            <w:color w:val="000000" w:themeColor="text1"/>
          </w:rPr>
          <w:t>:</w:t>
        </w:r>
      </w:ins>
      <w:del w:id="1128" w:author="Robbie Parks" w:date="2019-05-13T18:09:00Z">
        <w:r w:rsidR="00DD5EB5" w:rsidDel="00D84AA4">
          <w:rPr>
            <w:rFonts w:cs="Calibri"/>
            <w:szCs w:val="24"/>
          </w:rPr>
          <w:delText xml:space="preserve"> needed to turn the temperature coefficients into excess</w:delText>
        </w:r>
        <w:r w:rsidR="00915A1F" w:rsidDel="00D84AA4">
          <w:rPr>
            <w:rFonts w:cs="Calibri"/>
            <w:szCs w:val="24"/>
          </w:rPr>
          <w:delText xml:space="preserve"> relative</w:delText>
        </w:r>
        <w:r w:rsidR="00DD5EB5" w:rsidDel="00D84AA4">
          <w:rPr>
            <w:rFonts w:cs="Calibri"/>
            <w:szCs w:val="24"/>
          </w:rPr>
          <w:delText xml:space="preserve"> risk estimates</w:delText>
        </w:r>
        <w:r w:rsidR="007A4248" w:rsidDel="00D84AA4">
          <w:rPr>
            <w:rFonts w:cs="Calibri"/>
            <w:szCs w:val="24"/>
          </w:rPr>
          <w:delText>.</w:delText>
        </w:r>
        <w:r w:rsidR="00C702C9" w:rsidDel="00D84AA4">
          <w:rPr>
            <w:rFonts w:cs="Calibri"/>
            <w:szCs w:val="24"/>
          </w:rPr>
          <w:delText xml:space="preserve"> As my link function for modelling death rates was a log-link, the expon</w:delText>
        </w:r>
        <w:r w:rsidR="003128C2" w:rsidDel="00D84AA4">
          <w:rPr>
            <w:rFonts w:cs="Calibri"/>
            <w:szCs w:val="24"/>
          </w:rPr>
          <w:delText xml:space="preserve">ential of the </w:delText>
        </w:r>
        <w:r w:rsidR="007D4F64" w:rsidDel="00D84AA4">
          <w:rPr>
            <w:rFonts w:cs="Calibri"/>
            <w:szCs w:val="24"/>
          </w:rPr>
          <w:delText>coefficients inferred in the mode</w:delText>
        </w:r>
        <w:r w:rsidR="00DA6394" w:rsidDel="00D84AA4">
          <w:rPr>
            <w:rFonts w:cs="Calibri"/>
            <w:szCs w:val="24"/>
          </w:rPr>
          <w:delText xml:space="preserve"> give the relative risk, with the excess risk the difference from one</w:delText>
        </w:r>
        <w:r w:rsidR="007D4F64" w:rsidDel="00D84AA4">
          <w:rPr>
            <w:rFonts w:cs="Calibri"/>
            <w:szCs w:val="24"/>
          </w:rPr>
          <w:delText>:</w:delText>
        </w:r>
      </w:del>
    </w:p>
    <w:p w14:paraId="1AE8B46B" w14:textId="3840B27E" w:rsidR="007D4F64" w:rsidRPr="00887B86" w:rsidRDefault="00BD7716" w:rsidP="003E60E5">
      <w:pPr>
        <w:ind w:firstLine="720"/>
        <w:rPr>
          <w:rFonts w:cs="Calibri"/>
          <w:szCs w:val="24"/>
        </w:rPr>
      </w:pPr>
      <m:oMathPara>
        <m:oMath>
          <m:r>
            <w:del w:id="1129" w:author="Robbie Parks" w:date="2019-05-13T18:37:00Z">
              <w:rPr>
                <w:rFonts w:ascii="Cambria Math" w:hAnsi="Cambria Math" w:cs="Calibri"/>
                <w:szCs w:val="24"/>
              </w:rPr>
              <m:t>(</m:t>
            </w:del>
          </m:r>
          <m:sSub>
            <m:sSubPr>
              <m:ctrlPr>
                <w:rPr>
                  <w:rFonts w:ascii="Cambria Math" w:hAnsi="Cambria Math" w:cs="Calibri"/>
                  <w:i/>
                  <w:szCs w:val="24"/>
                </w:rPr>
              </m:ctrlPr>
            </m:sSubPr>
            <m:e>
              <m:r>
                <w:ins w:id="1130" w:author="Robbie Parks" w:date="2019-05-13T18:10:00Z">
                  <w:rPr>
                    <w:rFonts w:ascii="Cambria Math" w:hAnsi="Cambria Math" w:cs="Calibri"/>
                    <w:szCs w:val="24"/>
                  </w:rPr>
                  <m:t>Relative risk</m:t>
                </w:ins>
              </m:r>
              <m:r>
                <w:del w:id="1131" w:author="Robbie Parks" w:date="2019-05-13T18:10:00Z">
                  <w:rPr>
                    <w:rFonts w:ascii="Cambria Math" w:hAnsi="Cambria Math" w:cs="Calibri"/>
                    <w:szCs w:val="24"/>
                  </w:rPr>
                  <m:t>Excess risk</m:t>
                </w:del>
              </m:r>
              <m:r>
                <w:del w:id="1132" w:author="Robbie Parks" w:date="2019-05-13T18:37:00Z">
                  <w:rPr>
                    <w:rFonts w:ascii="Cambria Math" w:hAnsi="Cambria Math" w:cs="Calibri"/>
                    <w:szCs w:val="24"/>
                  </w:rPr>
                  <m:t>)</m:t>
                </w:del>
              </m:r>
              <m:r>
                <w:rPr>
                  <w:rFonts w:ascii="Cambria Math" w:hAnsi="Cambria Math" w:cs="Calibri"/>
                  <w:szCs w:val="24"/>
                </w:rPr>
                <m:t xml:space="preserve"> </m:t>
              </m:r>
            </m:e>
            <m:sub>
              <m:r>
                <w:rPr>
                  <w:rFonts w:ascii="Cambria Math" w:hAnsi="Cambria Math" w:cs="Calibri"/>
                  <w:szCs w:val="24"/>
                </w:rPr>
                <m:t>month</m:t>
              </m:r>
            </m:sub>
          </m:sSub>
          <m:r>
            <w:rPr>
              <w:rFonts w:ascii="Cambria Math" w:hAnsi="Cambria Math" w:cs="Calibri"/>
              <w:szCs w:val="24"/>
            </w:rPr>
            <m:t>=</m:t>
          </m:r>
          <m:sSup>
            <m:sSupPr>
              <m:ctrlPr>
                <w:rPr>
                  <w:rFonts w:ascii="Cambria Math" w:hAnsi="Cambria Math" w:cs="Calibri"/>
                  <w:i/>
                  <w:szCs w:val="24"/>
                </w:rPr>
              </m:ctrlPr>
            </m:sSupPr>
            <m:e>
              <m:r>
                <w:rPr>
                  <w:rFonts w:ascii="Cambria Math" w:hAnsi="Cambria Math" w:cs="Calibri"/>
                  <w:szCs w:val="24"/>
                </w:rPr>
                <m:t>e</m:t>
              </m:r>
            </m:e>
            <m:sup>
              <m:sSub>
                <m:sSubPr>
                  <m:ctrlPr>
                    <w:rPr>
                      <w:rFonts w:ascii="Cambria Math" w:hAnsi="Cambria Math" w:cs="Calibri"/>
                      <w:szCs w:val="24"/>
                    </w:rPr>
                  </m:ctrlPr>
                </m:sSubPr>
                <m:e>
                  <m:r>
                    <m:rPr>
                      <m:sty m:val="p"/>
                    </m:rPr>
                    <w:rPr>
                      <w:rFonts w:ascii="Cambria Math" w:hAnsi="Cambria Math" w:cs="Calibri"/>
                      <w:szCs w:val="24"/>
                    </w:rPr>
                    <m:t>(γ</m:t>
                  </m:r>
                </m:e>
                <m:sub>
                  <m:r>
                    <w:rPr>
                      <w:rFonts w:ascii="Cambria Math" w:hAnsi="Cambria Math" w:cs="Calibri"/>
                      <w:szCs w:val="24"/>
                    </w:rPr>
                    <m:t>month</m:t>
                  </m:r>
                </m:sub>
              </m:sSub>
              <m:r>
                <w:rPr>
                  <w:rFonts w:ascii="Cambria Math" w:hAnsi="Cambria Math" w:cs="Calibri"/>
                  <w:szCs w:val="24"/>
                </w:rPr>
                <m:t>)</m:t>
              </m:r>
            </m:sup>
          </m:sSup>
          <m:r>
            <w:del w:id="1133" w:author="Robbie Parks" w:date="2019-05-13T18:10:00Z">
              <w:rPr>
                <w:rFonts w:ascii="Cambria Math" w:hAnsi="Cambria Math" w:cs="Calibri"/>
                <w:szCs w:val="24"/>
              </w:rPr>
              <m:t>-1</m:t>
            </w:del>
          </m:r>
          <m:r>
            <w:rPr>
              <w:rFonts w:ascii="Cambria Math" w:hAnsi="Cambria Math" w:cs="Calibri"/>
              <w:szCs w:val="24"/>
            </w:rPr>
            <m:t xml:space="preserve"> </m:t>
          </m:r>
        </m:oMath>
      </m:oMathPara>
    </w:p>
    <w:p w14:paraId="6E6F67A8" w14:textId="1B2CD461" w:rsidR="00A0271F" w:rsidRPr="0015376D" w:rsidRDefault="00443FA3" w:rsidP="00EA0BC2">
      <w:pPr>
        <w:spacing w:line="240" w:lineRule="auto"/>
        <w:jc w:val="center"/>
      </w:pPr>
      <w:bookmarkStart w:id="1134" w:name="_Ref5880299"/>
      <w:bookmarkStart w:id="1135" w:name="_Toc7299698"/>
      <w:r w:rsidRPr="00443FA3">
        <w:rPr>
          <w:b/>
        </w:rPr>
        <w:t xml:space="preserve">Equation </w:t>
      </w:r>
      <w:r w:rsidRPr="00443FA3">
        <w:rPr>
          <w:b/>
        </w:rPr>
        <w:fldChar w:fldCharType="begin"/>
      </w:r>
      <w:r w:rsidRPr="00443FA3">
        <w:rPr>
          <w:b/>
        </w:rPr>
        <w:instrText xml:space="preserve"> SEQ Equation \* ARABIC </w:instrText>
      </w:r>
      <w:r w:rsidRPr="00443FA3">
        <w:rPr>
          <w:b/>
        </w:rPr>
        <w:fldChar w:fldCharType="separate"/>
      </w:r>
      <w:r w:rsidR="00EA0BC2">
        <w:rPr>
          <w:b/>
          <w:noProof/>
        </w:rPr>
        <w:t>8</w:t>
      </w:r>
      <w:r w:rsidRPr="00443FA3">
        <w:rPr>
          <w:b/>
        </w:rPr>
        <w:fldChar w:fldCharType="end"/>
      </w:r>
      <w:bookmarkEnd w:id="1134"/>
      <w:r>
        <w:t xml:space="preserve">. </w:t>
      </w:r>
      <w:del w:id="1136" w:author="Robbie Parks" w:date="2019-05-13T18:11:00Z">
        <w:r w:rsidDel="00AE65ED">
          <w:delText xml:space="preserve">Excess </w:delText>
        </w:r>
      </w:del>
      <w:ins w:id="1137" w:author="Robbie Parks" w:date="2019-05-13T18:11:00Z">
        <w:r w:rsidR="00AE65ED">
          <w:t xml:space="preserve">Relative </w:t>
        </w:r>
      </w:ins>
      <w:r>
        <w:t xml:space="preserve">risk calculation using anomalous temperature parameters from </w:t>
      </w:r>
      <w:del w:id="1138" w:author="Robbie Parks" w:date="2019-05-13T15:55:00Z">
        <w:r w:rsidDel="00B97B5C">
          <w:delText>national temperature</w:delText>
        </w:r>
      </w:del>
      <w:ins w:id="1139" w:author="Robbie Parks" w:date="2019-05-13T16:02:00Z">
        <w:r w:rsidR="000A573F" w:rsidRPr="000A573F">
          <w:t xml:space="preserve"> </w:t>
        </w:r>
        <w:r w:rsidR="000A573F">
          <w:t xml:space="preserve">temperature </w:t>
        </w:r>
      </w:ins>
      <w:del w:id="1140" w:author="Robbie Parks" w:date="2019-05-13T16:02:00Z">
        <w:r w:rsidDel="000A573F">
          <w:delText xml:space="preserve"> </w:delText>
        </w:r>
      </w:del>
      <w:r>
        <w:t>model.</w:t>
      </w:r>
      <w:bookmarkEnd w:id="1135"/>
    </w:p>
    <w:p w14:paraId="464A4DEE" w14:textId="52951B5B" w:rsidR="00570FE0" w:rsidDel="0043108A" w:rsidRDefault="00F76382" w:rsidP="003E60E5">
      <w:pPr>
        <w:ind w:firstLine="720"/>
        <w:rPr>
          <w:del w:id="1141" w:author="Robbie Parks" w:date="2019-05-13T17:56:00Z"/>
          <w:rFonts w:cs="Calibri"/>
          <w:szCs w:val="24"/>
        </w:rPr>
      </w:pPr>
      <w:del w:id="1142" w:author="Robbie Parks" w:date="2019-05-13T17:56:00Z">
        <w:r w:rsidDel="0043108A">
          <w:rPr>
            <w:rFonts w:cs="Calibri"/>
            <w:szCs w:val="24"/>
          </w:rPr>
          <w:delText>This produces a relative excess risk</w:delText>
        </w:r>
        <w:r w:rsidR="00FA044A" w:rsidDel="0043108A">
          <w:rPr>
            <w:rFonts w:cs="Calibri"/>
            <w:szCs w:val="24"/>
          </w:rPr>
          <w:delText xml:space="preserve"> per</w:delText>
        </w:r>
        <w:r w:rsidR="00EF513E" w:rsidDel="0043108A">
          <w:rPr>
            <w:rFonts w:cs="Calibri"/>
            <w:szCs w:val="24"/>
          </w:rPr>
          <w:delText xml:space="preserve"> </w:delText>
        </w:r>
        <w:r w:rsidR="00EF513E" w:rsidRPr="00EF513E" w:rsidDel="0043108A">
          <w:rPr>
            <w:rFonts w:cs="Calibri"/>
            <w:szCs w:val="24"/>
          </w:rPr>
          <w:delText xml:space="preserve">1°C </w:delText>
        </w:r>
        <w:r w:rsidR="00FA044A" w:rsidDel="0043108A">
          <w:rPr>
            <w:rFonts w:cs="Calibri"/>
            <w:szCs w:val="24"/>
          </w:rPr>
          <w:delText>in anomalous temperature</w:delText>
        </w:r>
        <w:r w:rsidR="00CE2A58" w:rsidDel="0043108A">
          <w:rPr>
            <w:rFonts w:cs="Calibri"/>
            <w:szCs w:val="24"/>
          </w:rPr>
          <w:delText>, which is a</w:delText>
        </w:r>
        <w:r w:rsidDel="0043108A">
          <w:rPr>
            <w:rFonts w:cs="Calibri"/>
            <w:szCs w:val="24"/>
          </w:rPr>
          <w:delText xml:space="preserve"> multiplicative factor, rather than an additive value.</w:delText>
        </w:r>
        <w:r w:rsidR="00FA044A" w:rsidDel="0043108A">
          <w:rPr>
            <w:rFonts w:cs="Calibri"/>
            <w:szCs w:val="24"/>
          </w:rPr>
          <w:delText xml:space="preserve"> </w:delText>
        </w:r>
        <w:r w:rsidR="00DB7EC3" w:rsidDel="0043108A">
          <w:rPr>
            <w:rFonts w:cs="Calibri"/>
            <w:szCs w:val="24"/>
          </w:rPr>
          <w:delText>This is advantageous</w:delText>
        </w:r>
        <w:r w:rsidR="0088723B" w:rsidDel="0043108A">
          <w:rPr>
            <w:rFonts w:cs="Calibri"/>
            <w:szCs w:val="24"/>
          </w:rPr>
          <w:delText xml:space="preserve"> as </w:delText>
        </w:r>
        <w:r w:rsidR="00D65F2D" w:rsidDel="0043108A">
          <w:rPr>
            <w:rFonts w:cs="Calibri"/>
            <w:szCs w:val="24"/>
          </w:rPr>
          <w:delText xml:space="preserve">avoids the issue with additive absolute risk in allowing </w:delText>
        </w:r>
        <w:r w:rsidDel="0043108A">
          <w:rPr>
            <w:rFonts w:cs="Calibri"/>
            <w:szCs w:val="24"/>
          </w:rPr>
          <w:delText xml:space="preserve">death rates less than zero or more than one. </w:delText>
        </w:r>
        <w:r w:rsidR="0030088F" w:rsidDel="0043108A">
          <w:rPr>
            <w:rFonts w:cs="Calibri"/>
            <w:szCs w:val="24"/>
          </w:rPr>
          <w:delText>This is the same specification as in a proportional hazard used in epidemiological analyses</w:delText>
        </w:r>
        <w:r w:rsidR="009C6831" w:rsidDel="0043108A">
          <w:rPr>
            <w:rFonts w:cs="Calibri"/>
            <w:szCs w:val="24"/>
          </w:rPr>
          <w:delText xml:space="preserve"> </w:delText>
        </w:r>
        <w:r w:rsidR="009C6831" w:rsidDel="0043108A">
          <w:rPr>
            <w:rFonts w:cs="Calibri"/>
            <w:szCs w:val="24"/>
          </w:rPr>
          <w:fldChar w:fldCharType="begin" w:fldLock="1"/>
        </w:r>
        <w:r w:rsidR="00397C1A" w:rsidRPr="0043108A" w:rsidDel="0043108A">
          <w:rPr>
            <w:rFonts w:cs="Calibri"/>
            <w:szCs w:val="24"/>
          </w:rPr>
          <w:delInstrText>ADDIN CSL_CITATION {"citationItems":[{"id":"ITEM-1","itemData":{"DOI":"10.1080/01621459.1981.10477634","ISSN":"1537274X","abstract":"JSTOR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American Statistical Association is collaborating with JSTOR to digitize, preserve and extend access to Journal of the American Statistical Association. This paper unites two different fields, survival and con-tingency table analysis, in a single analytical framework based on the log-linear model. We demonstrate that many currently popular approaches to modeling survival data, including the approaches of Glasser (1967), Cox (1972), Breslow (1972, 1974), and Holford (1976), can be handled by using existing computer packages developed for the log-linear analysis of contingency table data. More im-portant, we demonstrate that the log-linear modeling sys-tem used to characterize counted data structures directly characterizes survival data as well. Counted data meth-odologies for testing and estimation are also applicable here. Much of the theoretical basis for this work has been independently derived by Holford (1980) and Aitkin and Clayton (1980). The emphasis in this paper is not to de-velop new methodologies, but rather to present new uses and interpretations for already familiar methodologies.","author":[{"dropping-particle":"","family":"Laird","given":"Nan","non-dropping-particle":"","parse-names":false,"suffix":""},{"dropping-particle":"","family":"Olivier","given":"Donald","non-dropping-particle":"","parse-names":false,"suffix":""}],"container-title":"Journal of the American Statistical Association","id":"ITEM-1","issued":{"date-parts":[["1981"]]},"title":"Covariance analysis of censored survival data using log-linear analysis techniques","type":"article-journal"},"uris":["http://www.mendeley.com/documents/?uuid=e89680b5-a021-48d5-b158-407d26bd1147"]}],"mendeley":{"formattedCitation":"(Laird &amp; Olivier, 1981)","plainTextFormattedCitation":"(Laird &amp; Olivier, 1981)","previouslyFormattedCitation":"(Laird &amp; Olivier, 1981)"},"properties":{"noteIndex":0},"schema":"https://github.com/citation-style-language/schema/raw/master/csl-citation.json"}</w:delInstrText>
        </w:r>
        <w:r w:rsidR="009C6831" w:rsidDel="0043108A">
          <w:rPr>
            <w:rFonts w:cs="Calibri"/>
            <w:szCs w:val="24"/>
          </w:rPr>
          <w:fldChar w:fldCharType="separate"/>
        </w:r>
        <w:r w:rsidR="009C6831" w:rsidRPr="0043108A" w:rsidDel="0043108A">
          <w:rPr>
            <w:rFonts w:cs="Calibri"/>
            <w:noProof/>
            <w:szCs w:val="24"/>
          </w:rPr>
          <w:delText>(Laird &amp; Olivier, 1981)</w:delText>
        </w:r>
        <w:r w:rsidR="009C6831" w:rsidDel="0043108A">
          <w:rPr>
            <w:rFonts w:cs="Calibri"/>
            <w:szCs w:val="24"/>
          </w:rPr>
          <w:fldChar w:fldCharType="end"/>
        </w:r>
        <w:r w:rsidR="00FD2858" w:rsidDel="0043108A">
          <w:rPr>
            <w:rFonts w:cs="Calibri"/>
            <w:szCs w:val="24"/>
          </w:rPr>
          <w:delText>.</w:delText>
        </w:r>
        <w:r w:rsidR="00420632" w:rsidDel="0043108A">
          <w:rPr>
            <w:rFonts w:cs="Calibri"/>
            <w:szCs w:val="24"/>
          </w:rPr>
          <w:delText xml:space="preserve"> </w:delText>
        </w:r>
      </w:del>
    </w:p>
    <w:p w14:paraId="3DE7419F" w14:textId="69175395" w:rsidR="003E60E5" w:rsidRDefault="00420632" w:rsidP="00887B86">
      <w:pPr>
        <w:ind w:firstLine="720"/>
        <w:rPr>
          <w:rFonts w:cs="Calibri"/>
          <w:szCs w:val="24"/>
        </w:rPr>
      </w:pPr>
      <w:r>
        <w:rPr>
          <w:rFonts w:cs="Calibri"/>
          <w:szCs w:val="24"/>
        </w:rPr>
        <w:t xml:space="preserve">In Chapters XX-XX, </w:t>
      </w:r>
      <w:r w:rsidR="007F3C3F">
        <w:rPr>
          <w:rFonts w:cs="Calibri"/>
          <w:szCs w:val="24"/>
        </w:rPr>
        <w:t>I</w:t>
      </w:r>
      <w:r>
        <w:rPr>
          <w:rFonts w:cs="Calibri"/>
          <w:szCs w:val="24"/>
        </w:rPr>
        <w:t xml:space="preserve"> use these excess risk values to </w:t>
      </w:r>
      <w:r w:rsidR="00570FE0" w:rsidRPr="00570FE0">
        <w:rPr>
          <w:rFonts w:cs="Calibri"/>
          <w:szCs w:val="24"/>
        </w:rPr>
        <w:t>estimate the mortality impact of a national year-round temperature anomaly of 1°C in each month and state, realistic in our lifetimes under current projections of global climate change</w:t>
      </w:r>
      <w:r w:rsidR="00C97F59">
        <w:rPr>
          <w:rFonts w:cs="Calibri"/>
          <w:szCs w:val="24"/>
        </w:rPr>
        <w:t xml:space="preserve"> </w:t>
      </w:r>
      <w:r w:rsidR="00570FE0" w:rsidRPr="00570FE0">
        <w:rPr>
          <w:rFonts w:cs="Calibri"/>
          <w:szCs w:val="24"/>
        </w:rPr>
        <w:fldChar w:fldCharType="begin" w:fldLock="1"/>
      </w:r>
      <w:r w:rsidR="00852A9E">
        <w:rPr>
          <w:rFonts w:cs="Calibri"/>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makers","type":"article-journal"},"uris":["http://www.mendeley.com/documents/?uuid=4c69fe2c-284f-45c2-bc1a-ae18b2694112"]}],"mendeley":{"formattedCitation":"(IPCC, 2018)","plainTextFormattedCitation":"(IPCC, 2018)","previouslyFormattedCitation":"(IPCC, 2018)"},"properties":{"noteIndex":0},"schema":"https://github.com/citation-style-language/schema/raw/master/csl-citation.json"}</w:instrText>
      </w:r>
      <w:r w:rsidR="00570FE0" w:rsidRPr="00570FE0">
        <w:rPr>
          <w:rFonts w:cs="Calibri"/>
          <w:szCs w:val="24"/>
        </w:rPr>
        <w:fldChar w:fldCharType="separate"/>
      </w:r>
      <w:r w:rsidR="005E09F6" w:rsidRPr="005E09F6">
        <w:rPr>
          <w:rFonts w:cs="Calibri"/>
          <w:noProof/>
          <w:szCs w:val="24"/>
        </w:rPr>
        <w:t>(IPCC, 2018)</w:t>
      </w:r>
      <w:r w:rsidR="00570FE0" w:rsidRPr="00570FE0">
        <w:rPr>
          <w:rFonts w:cs="Calibri"/>
          <w:szCs w:val="24"/>
        </w:rPr>
        <w:fldChar w:fldCharType="end"/>
      </w:r>
      <w:r w:rsidR="00C97F59">
        <w:rPr>
          <w:rFonts w:cs="Calibri"/>
          <w:szCs w:val="24"/>
        </w:rPr>
        <w:t>,</w:t>
      </w:r>
      <w:r w:rsidR="00570FE0" w:rsidRPr="00570FE0">
        <w:rPr>
          <w:rFonts w:cs="Calibri"/>
          <w:szCs w:val="24"/>
        </w:rPr>
        <w:t xml:space="preserve"> as well as within the range of anomaly size experienced by some states (Figure </w:t>
      </w:r>
      <w:r w:rsidR="002C6DE0">
        <w:rPr>
          <w:rFonts w:cs="Calibri"/>
          <w:szCs w:val="24"/>
        </w:rPr>
        <w:t>XX in Chapter XX</w:t>
      </w:r>
      <w:r w:rsidR="00570FE0" w:rsidRPr="00570FE0">
        <w:rPr>
          <w:rFonts w:cs="Calibri"/>
          <w:szCs w:val="24"/>
        </w:rPr>
        <w:t xml:space="preserve">). For this calculation, </w:t>
      </w:r>
      <w:r w:rsidR="007F3C3F">
        <w:rPr>
          <w:rFonts w:cs="Calibri"/>
          <w:szCs w:val="24"/>
        </w:rPr>
        <w:t>I</w:t>
      </w:r>
      <w:r w:rsidR="00570FE0" w:rsidRPr="00570FE0">
        <w:rPr>
          <w:rFonts w:cs="Calibri"/>
          <w:szCs w:val="24"/>
        </w:rPr>
        <w:t xml:space="preserve"> multiplied the actual death counts for each month, sex, state and age group in 2016 by the corresponding excess relative risk</w:t>
      </w:r>
      <w:r w:rsidR="00B72B50">
        <w:rPr>
          <w:rFonts w:cs="Calibri"/>
          <w:szCs w:val="24"/>
        </w:rPr>
        <w:t>.</w:t>
      </w:r>
    </w:p>
    <w:p w14:paraId="2DA51D36" w14:textId="613C2FDE" w:rsidR="00636F5B" w:rsidRDefault="003E60E5" w:rsidP="009D2EAB">
      <w:pPr>
        <w:ind w:firstLine="720"/>
        <w:rPr>
          <w:ins w:id="1143" w:author="Robbie Parks" w:date="2019-05-10T14:21:00Z"/>
          <w:rFonts w:cs="Calibri"/>
          <w:szCs w:val="24"/>
        </w:rPr>
      </w:pPr>
      <w:r w:rsidRPr="00DB2DBC">
        <w:rPr>
          <w:rFonts w:cs="Calibri"/>
          <w:szCs w:val="24"/>
        </w:rPr>
        <w:t xml:space="preserve">The uncertainty in </w:t>
      </w:r>
      <w:del w:id="1144" w:author="Robbie Parks" w:date="2019-05-13T15:03:00Z">
        <w:r w:rsidRPr="00DB2DBC" w:rsidDel="00D9409A">
          <w:rPr>
            <w:rFonts w:cs="Calibri"/>
            <w:szCs w:val="24"/>
          </w:rPr>
          <w:delText xml:space="preserve">our </w:delText>
        </w:r>
      </w:del>
      <w:ins w:id="1145" w:author="Robbie Parks" w:date="2019-05-13T15:03:00Z">
        <w:r w:rsidR="00D9409A">
          <w:rPr>
            <w:rFonts w:cs="Calibri"/>
            <w:szCs w:val="24"/>
          </w:rPr>
          <w:t>my</w:t>
        </w:r>
        <w:r w:rsidR="00D9409A" w:rsidRPr="00DB2DBC">
          <w:rPr>
            <w:rFonts w:cs="Calibri"/>
            <w:szCs w:val="24"/>
          </w:rPr>
          <w:t xml:space="preserve"> </w:t>
        </w:r>
      </w:ins>
      <w:r w:rsidRPr="00DB2DBC">
        <w:rPr>
          <w:rFonts w:cs="Calibri"/>
          <w:szCs w:val="24"/>
        </w:rPr>
        <w:t>results were obtained from 5000 draws from the posterior marginal of each month’s excess relative risk</w:t>
      </w:r>
      <w:r w:rsidR="00927161">
        <w:rPr>
          <w:rFonts w:cs="Calibri"/>
          <w:szCs w:val="24"/>
        </w:rPr>
        <w:t>, as in previous work</w:t>
      </w:r>
      <w:r w:rsidR="00E96717">
        <w:rPr>
          <w:rFonts w:cs="Calibri"/>
          <w:szCs w:val="24"/>
        </w:rPr>
        <w:t xml:space="preserve"> </w:t>
      </w:r>
      <w:r w:rsidR="00BF5BB7">
        <w:rPr>
          <w:rFonts w:cs="Calibri"/>
          <w:szCs w:val="24"/>
        </w:rPr>
        <w:t>in similar models of mortality</w:t>
      </w:r>
      <w:r w:rsidR="00397C1A">
        <w:rPr>
          <w:rFonts w:cs="Calibri"/>
          <w:szCs w:val="24"/>
        </w:rPr>
        <w:t xml:space="preserve"> </w:t>
      </w:r>
      <w:r w:rsidR="00397C1A">
        <w:rPr>
          <w:rFonts w:cs="Calibri"/>
          <w:szCs w:val="24"/>
        </w:rPr>
        <w:fldChar w:fldCharType="begin" w:fldLock="1"/>
      </w:r>
      <w:r w:rsidR="00397C1A">
        <w:rPr>
          <w:rFonts w:cs="Calibri"/>
          <w:szCs w:val="24"/>
        </w:rPr>
        <w:instrText>ADDIN CSL_CITATION {"citationItems":[{"id":"ITEM-1","itemData":{"DOI":"10.1016/S0140-6736(16)32381-9","ISBN":"0000030449","ISSN":"1474547X","PMID":"28236464","abstract":"Background Projections of future mortality and life expectancy are needed to plan for health and social services and pensions. Our aim was to forecast national age-specific mortality and life expectancy using an approach that takes into account the uncertainty related to the choice of forecasting model. Methods We developed an ensemble of 21 forecasting models, all of which probabilistically contributed towards the final projections. We applied this approach to project age-specific mortality to 2030 in 35 industrialised countries with high-quality vital statistics data. We used age-specific death rates to calculate life expectancy at birth and at age 65 years, and probability of dying before age 70 years, with life table methods. Findings Life expectancy is projected to increase in all 35 countries with a probability of at least 65% for women and 85% for men. There is a 90% probability that life expectancy at birth among South Korean women in 2030 will be higher than 86·7 years, the same as the highest worldwide life expectancy in 2012, and a 57% probability that it will be higher than 90 years. Projected female life expectancy in South Korea is followed by those in France, Spain, and Japan. There is a greater than 95% probability that life expectancy at birth among men in South Korea, Australia, and Switzerland will surpass 80 years in 2030, and a greater than 27% probability that it will surpass 85 years. Of the countries studied, the USA, Japan, Sweden, Greece, Macedonia, and Serbia have some of the lowest projected life expectancy gains for both men and women. The female life expectancy advantage over men is likely to shrink by 2030 in every country except Mexico, where female life expectancy is predicted to increase more than male life expectancy, and in Chile, France, and Greece where the two sexes will see similar gains. More than half of the projected gains in life expectancy at birth in women will be due to enhanced longevity above age 65 years. Interpretation There is more than a 50% probability that by 2030, national female life expectancy will break the 90 year barrier, a level that was deemed unattainable by some at the turn of the 21st century. Our projections show continued increases in longevity, and the need for careful planning for health and social services and pensions. Funding UK Medical Research Council and US Environmental Protection Agency.","author":[{"dropping-particle":"","family":"Kontis","given":"Vasilis","non-dropping-particle":"","parse-names":false,"suffix":""},{"dropping-particle":"","family":"Bennett","given":"James E.","non-dropping-particle":"","parse-names":false,"suffix":""},{"dropping-particle":"","family":"Mathers","given":"Colin D.","non-dropping-particle":"","parse-names":false,"suffix":""},{"dropping-particle":"","family":"Li","given":"Guangquan","non-dropping-particle":"","parse-names":false,"suffix":""},{"dropping-particle":"","family":"Foreman","given":"Kyle","non-dropping-particle":"","parse-names":false,"suffix":""},{"dropping-particle":"","family":"Ezzati","given":"Majid","non-dropping-particle":"","parse-names":false,"suffix":""}],"container-title":"The Lancet","id":"ITEM-1","issued":{"date-parts":[["2017"]]},"title":"Future life expectancy in 35 industrialised countries: projections with a Bayesian model ensemble","type":"article-journal"},"uris":["http://www.mendeley.com/documents/?uuid=d8974918-29f3-42ab-8dca-2034c09b28cc"]}],"mendeley":{"formattedCitation":"(Kontis et al., 2017)","plainTextFormattedCitation":"(Kontis et al., 2017)","previouslyFormattedCitation":"(Kontis et al., 2017)"},"properties":{"noteIndex":0},"schema":"https://github.com/citation-style-language/schema/raw/master/csl-citation.json"}</w:instrText>
      </w:r>
      <w:r w:rsidR="00397C1A">
        <w:rPr>
          <w:rFonts w:cs="Calibri"/>
          <w:szCs w:val="24"/>
        </w:rPr>
        <w:fldChar w:fldCharType="separate"/>
      </w:r>
      <w:r w:rsidR="00397C1A" w:rsidRPr="00397C1A">
        <w:rPr>
          <w:rFonts w:cs="Calibri"/>
          <w:noProof/>
          <w:szCs w:val="24"/>
        </w:rPr>
        <w:t>(Kontis et al., 2017)</w:t>
      </w:r>
      <w:r w:rsidR="00397C1A">
        <w:rPr>
          <w:rFonts w:cs="Calibri"/>
          <w:szCs w:val="24"/>
        </w:rPr>
        <w:fldChar w:fldCharType="end"/>
      </w:r>
      <w:r w:rsidRPr="00DB2DBC">
        <w:rPr>
          <w:rFonts w:cs="Calibri"/>
          <w:szCs w:val="24"/>
        </w:rPr>
        <w:t xml:space="preserve">. The reported 95% </w:t>
      </w:r>
      <w:ins w:id="1146" w:author="Robbie Parks" w:date="2019-05-13T17:56:00Z">
        <w:r w:rsidR="0043108A">
          <w:rPr>
            <w:rFonts w:cs="Calibri"/>
            <w:szCs w:val="24"/>
          </w:rPr>
          <w:t>c</w:t>
        </w:r>
      </w:ins>
      <w:del w:id="1147" w:author="Robbie Parks" w:date="2019-05-13T17:56:00Z">
        <w:r w:rsidRPr="00DB2DBC" w:rsidDel="0043108A">
          <w:rPr>
            <w:rFonts w:cs="Calibri"/>
            <w:szCs w:val="24"/>
          </w:rPr>
          <w:delText>C</w:delText>
        </w:r>
      </w:del>
      <w:r w:rsidRPr="00DB2DBC">
        <w:rPr>
          <w:rFonts w:cs="Calibri"/>
          <w:szCs w:val="24"/>
        </w:rPr>
        <w:t xml:space="preserve">redible </w:t>
      </w:r>
      <w:ins w:id="1148" w:author="Robbie Parks" w:date="2019-05-13T17:56:00Z">
        <w:r w:rsidR="0043108A">
          <w:rPr>
            <w:rFonts w:cs="Calibri"/>
            <w:szCs w:val="24"/>
          </w:rPr>
          <w:t>i</w:t>
        </w:r>
      </w:ins>
      <w:del w:id="1149" w:author="Robbie Parks" w:date="2019-05-13T17:56:00Z">
        <w:r w:rsidRPr="00DB2DBC" w:rsidDel="0043108A">
          <w:rPr>
            <w:rFonts w:cs="Calibri"/>
            <w:szCs w:val="24"/>
          </w:rPr>
          <w:delText>I</w:delText>
        </w:r>
      </w:del>
      <w:r w:rsidRPr="00DB2DBC">
        <w:rPr>
          <w:rFonts w:cs="Calibri"/>
          <w:szCs w:val="24"/>
        </w:rPr>
        <w:t>ntervals (CrIs), quoted in brackets where appropriate, are the 2.5</w:t>
      </w:r>
      <w:r w:rsidRPr="00DB2DBC">
        <w:rPr>
          <w:rFonts w:cs="Calibri"/>
          <w:szCs w:val="24"/>
          <w:vertAlign w:val="superscript"/>
        </w:rPr>
        <w:t>th</w:t>
      </w:r>
      <w:r w:rsidRPr="00DB2DBC">
        <w:rPr>
          <w:rFonts w:cs="Calibri"/>
          <w:szCs w:val="24"/>
        </w:rPr>
        <w:t xml:space="preserve"> to 97.5</w:t>
      </w:r>
      <w:r w:rsidRPr="00DB2DBC">
        <w:rPr>
          <w:rFonts w:cs="Calibri"/>
          <w:szCs w:val="24"/>
          <w:vertAlign w:val="superscript"/>
        </w:rPr>
        <w:t>th</w:t>
      </w:r>
      <w:r w:rsidRPr="00DB2DBC">
        <w:rPr>
          <w:rFonts w:cs="Calibri"/>
          <w:szCs w:val="24"/>
        </w:rPr>
        <w:t xml:space="preserve"> percentiles of the sampled values.</w:t>
      </w:r>
    </w:p>
    <w:p w14:paraId="1420DEBE" w14:textId="1009D50A" w:rsidR="00427798" w:rsidDel="00A46C19" w:rsidRDefault="00427798">
      <w:pPr>
        <w:pStyle w:val="Heading2"/>
        <w:rPr>
          <w:del w:id="1150" w:author="Robbie Parks" w:date="2019-05-13T19:03:00Z"/>
        </w:rPr>
        <w:pPrChange w:id="1151" w:author="Robbie Parks" w:date="2019-05-10T14:21:00Z">
          <w:pPr>
            <w:ind w:firstLine="720"/>
          </w:pPr>
        </w:pPrChange>
      </w:pPr>
    </w:p>
    <w:p w14:paraId="4DC37730" w14:textId="77777777" w:rsidR="00A46C19" w:rsidRPr="00A46C19" w:rsidRDefault="00636F5B" w:rsidP="00636F5B">
      <w:pPr>
        <w:pStyle w:val="Heading2"/>
        <w:rPr>
          <w:ins w:id="1152" w:author="Robbie Parks" w:date="2019-05-13T19:03:00Z"/>
          <w:szCs w:val="24"/>
        </w:rPr>
      </w:pPr>
      <w:bookmarkStart w:id="1153" w:name="_Toc8390544"/>
      <w:r>
        <w:t>Summary</w:t>
      </w:r>
      <w:bookmarkEnd w:id="1153"/>
    </w:p>
    <w:p w14:paraId="412A6251" w14:textId="7F1C6F83" w:rsidR="00DB7D32" w:rsidRPr="00DB2DBC" w:rsidRDefault="00A46C19">
      <w:pPr>
        <w:ind w:firstLine="720"/>
        <w:rPr>
          <w:szCs w:val="24"/>
        </w:rPr>
        <w:pPrChange w:id="1154" w:author="Robbie Parks" w:date="2019-05-13T19:05:00Z">
          <w:pPr>
            <w:pStyle w:val="Heading2"/>
          </w:pPr>
        </w:pPrChange>
      </w:pPr>
      <w:ins w:id="1155" w:author="Robbie Parks" w:date="2019-05-13T19:03:00Z">
        <w:r>
          <w:rPr>
            <w:rFonts w:cs="Calibri"/>
            <w:szCs w:val="24"/>
          </w:rPr>
          <w:t xml:space="preserve">My work here has </w:t>
        </w:r>
        <w:r w:rsidRPr="00DB2DBC">
          <w:rPr>
            <w:rFonts w:cs="Calibri"/>
            <w:szCs w:val="24"/>
          </w:rPr>
          <w:t xml:space="preserve">advanced previous </w:t>
        </w:r>
        <w:r>
          <w:rPr>
            <w:rFonts w:cs="Calibri"/>
            <w:szCs w:val="24"/>
          </w:rPr>
          <w:t>efforts</w:t>
        </w:r>
        <w:r w:rsidRPr="00DB2DBC">
          <w:rPr>
            <w:rFonts w:cs="Calibri"/>
            <w:szCs w:val="24"/>
          </w:rPr>
          <w:t xml:space="preserve"> </w:t>
        </w:r>
        <w:r>
          <w:rPr>
            <w:rFonts w:cs="Calibri"/>
            <w:szCs w:val="24"/>
          </w:rPr>
          <w:t xml:space="preserve">by developing a Bayesian spatio-temporal model to quantify the association of </w:t>
        </w:r>
        <w:r w:rsidRPr="00DB2DBC">
          <w:rPr>
            <w:rFonts w:cs="Calibri"/>
            <w:szCs w:val="24"/>
          </w:rPr>
          <w:t xml:space="preserve">anomalous temperature </w:t>
        </w:r>
        <w:r>
          <w:rPr>
            <w:rFonts w:cs="Calibri"/>
            <w:szCs w:val="24"/>
          </w:rPr>
          <w:t xml:space="preserve">with causes of death </w:t>
        </w:r>
        <w:r w:rsidRPr="00DB2DBC">
          <w:rPr>
            <w:rFonts w:cs="Calibri"/>
            <w:szCs w:val="24"/>
          </w:rPr>
          <w:t>in the United States</w:t>
        </w:r>
        <w:r>
          <w:rPr>
            <w:rFonts w:cs="Calibri"/>
            <w:szCs w:val="24"/>
          </w:rPr>
          <w:t xml:space="preserve"> at subnational and national levels. I used a distinct approach of fitting monthly death </w:t>
        </w:r>
        <w:r>
          <w:rPr>
            <w:rFonts w:cs="Calibri"/>
            <w:szCs w:val="24"/>
          </w:rPr>
          <w:lastRenderedPageBreak/>
          <w:t>rates</w:t>
        </w:r>
      </w:ins>
      <w:ins w:id="1156" w:author="Robbie Parks" w:date="2019-05-13T19:05:00Z">
        <w:r w:rsidR="005E08EA">
          <w:rPr>
            <w:rFonts w:cs="Calibri"/>
            <w:szCs w:val="24"/>
          </w:rPr>
          <w:t xml:space="preserve"> by age groups and sex</w:t>
        </w:r>
      </w:ins>
      <w:ins w:id="1157" w:author="Robbie Parks" w:date="2019-05-13T19:03:00Z">
        <w:r>
          <w:rPr>
            <w:rFonts w:cs="Calibri"/>
            <w:szCs w:val="24"/>
          </w:rPr>
          <w:t xml:space="preserve"> from a parsimonious but mutually exclusive and collectively exhaustive set of causes of death</w:t>
        </w:r>
      </w:ins>
      <w:ins w:id="1158" w:author="Robbie Parks" w:date="2019-05-13T19:04:00Z">
        <w:r w:rsidR="0070346F">
          <w:rPr>
            <w:rFonts w:cs="Calibri"/>
            <w:szCs w:val="24"/>
          </w:rPr>
          <w:t xml:space="preserve"> across age groups and sexes</w:t>
        </w:r>
      </w:ins>
      <w:ins w:id="1159" w:author="Robbie Parks" w:date="2019-05-13T19:16:00Z">
        <w:r w:rsidR="007A6DEA">
          <w:rPr>
            <w:rFonts w:cs="Calibri"/>
            <w:szCs w:val="24"/>
          </w:rPr>
          <w:t xml:space="preserve">. I used </w:t>
        </w:r>
      </w:ins>
      <w:ins w:id="1160" w:author="Robbie Parks" w:date="2019-05-13T19:17:00Z">
        <w:r w:rsidR="00151950">
          <w:rPr>
            <w:rFonts w:cs="Calibri"/>
            <w:szCs w:val="24"/>
          </w:rPr>
          <w:t>my</w:t>
        </w:r>
      </w:ins>
      <w:ins w:id="1161" w:author="Robbie Parks" w:date="2019-05-13T19:16:00Z">
        <w:r w:rsidR="007A6DEA">
          <w:rPr>
            <w:rFonts w:cs="Calibri"/>
            <w:szCs w:val="24"/>
          </w:rPr>
          <w:t xml:space="preserve"> temperature</w:t>
        </w:r>
      </w:ins>
      <w:ins w:id="1162" w:author="Robbie Parks" w:date="2019-05-13T19:03:00Z">
        <w:r>
          <w:rPr>
            <w:rFonts w:cs="Calibri"/>
            <w:szCs w:val="24"/>
          </w:rPr>
          <w:t xml:space="preserve"> </w:t>
        </w:r>
      </w:ins>
      <w:ins w:id="1163" w:author="Robbie Parks" w:date="2019-05-13T19:16:00Z">
        <w:r w:rsidR="007A6DEA">
          <w:rPr>
            <w:rFonts w:cs="Calibri"/>
            <w:szCs w:val="24"/>
          </w:rPr>
          <w:t xml:space="preserve">anomaly </w:t>
        </w:r>
      </w:ins>
      <w:ins w:id="1164" w:author="Robbie Parks" w:date="2019-05-13T19:17:00Z">
        <w:r w:rsidR="00151950">
          <w:rPr>
            <w:rFonts w:cs="Calibri"/>
            <w:szCs w:val="24"/>
          </w:rPr>
          <w:t>metric</w:t>
        </w:r>
      </w:ins>
      <w:ins w:id="1165" w:author="Robbie Parks" w:date="2019-05-13T19:16:00Z">
        <w:r w:rsidR="007A6DEA">
          <w:rPr>
            <w:rFonts w:cs="Calibri"/>
            <w:szCs w:val="24"/>
          </w:rPr>
          <w:t xml:space="preserve"> to take into </w:t>
        </w:r>
      </w:ins>
      <w:ins w:id="1166" w:author="Robbie Parks" w:date="2019-05-13T19:03:00Z">
        <w:r>
          <w:rPr>
            <w:rFonts w:cs="Calibri"/>
            <w:szCs w:val="24"/>
          </w:rPr>
          <w:t xml:space="preserve">account </w:t>
        </w:r>
      </w:ins>
      <w:ins w:id="1167" w:author="Robbie Parks" w:date="2019-05-13T19:17:00Z">
        <w:r w:rsidR="007A6DEA">
          <w:rPr>
            <w:rFonts w:cs="Calibri"/>
            <w:szCs w:val="24"/>
          </w:rPr>
          <w:t>how adaptation to temperature is at different absolute values throughout</w:t>
        </w:r>
      </w:ins>
      <w:ins w:id="1168" w:author="Robbie Parks" w:date="2019-05-13T19:03:00Z">
        <w:r>
          <w:rPr>
            <w:rFonts w:cs="Calibri"/>
            <w:szCs w:val="24"/>
          </w:rPr>
          <w:t xml:space="preserve"> the </w:t>
        </w:r>
      </w:ins>
      <w:ins w:id="1169" w:author="Robbie Parks" w:date="2019-05-13T19:17:00Z">
        <w:r w:rsidR="007A6DEA">
          <w:rPr>
            <w:rFonts w:cs="Calibri"/>
            <w:szCs w:val="24"/>
          </w:rPr>
          <w:t xml:space="preserve">months of the </w:t>
        </w:r>
      </w:ins>
      <w:ins w:id="1170" w:author="Robbie Parks" w:date="2019-05-13T19:03:00Z">
        <w:r>
          <w:rPr>
            <w:rFonts w:cs="Calibri"/>
            <w:szCs w:val="24"/>
          </w:rPr>
          <w:t>year</w:t>
        </w:r>
        <w:r w:rsidRPr="00DB2DBC">
          <w:rPr>
            <w:rFonts w:cs="Calibri"/>
            <w:szCs w:val="24"/>
          </w:rPr>
          <w:t>. Using these advances</w:t>
        </w:r>
      </w:ins>
      <w:ins w:id="1171" w:author="Robbie Parks" w:date="2019-05-13T19:05:00Z">
        <w:r w:rsidR="005A074F">
          <w:rPr>
            <w:rFonts w:cs="Calibri"/>
            <w:szCs w:val="24"/>
          </w:rPr>
          <w:t xml:space="preserve"> and the model output</w:t>
        </w:r>
      </w:ins>
      <w:ins w:id="1172" w:author="Robbie Parks" w:date="2019-05-13T19:03:00Z">
        <w:r w:rsidRPr="00DB2DBC">
          <w:rPr>
            <w:rFonts w:cs="Calibri"/>
            <w:szCs w:val="24"/>
          </w:rPr>
          <w:t xml:space="preserve">, I </w:t>
        </w:r>
      </w:ins>
      <w:ins w:id="1173" w:author="Robbie Parks" w:date="2019-05-13T19:05:00Z">
        <w:r w:rsidR="005A074F">
          <w:rPr>
            <w:rFonts w:cs="Calibri"/>
            <w:szCs w:val="24"/>
          </w:rPr>
          <w:t>have been</w:t>
        </w:r>
      </w:ins>
      <w:ins w:id="1174" w:author="Robbie Parks" w:date="2019-05-13T19:03:00Z">
        <w:r w:rsidR="008577E7">
          <w:rPr>
            <w:rFonts w:cs="Calibri"/>
            <w:szCs w:val="24"/>
          </w:rPr>
          <w:t xml:space="preserve"> able to </w:t>
        </w:r>
        <w:r w:rsidRPr="00DB2DBC">
          <w:rPr>
            <w:rFonts w:cs="Calibri"/>
            <w:szCs w:val="24"/>
          </w:rPr>
          <w:t xml:space="preserve">generate estimates of the net change in deaths associated with </w:t>
        </w:r>
        <w:r>
          <w:rPr>
            <w:rFonts w:cs="Calibri"/>
            <w:szCs w:val="24"/>
          </w:rPr>
          <w:t>increase</w:t>
        </w:r>
        <w:r w:rsidRPr="00DB2DBC">
          <w:rPr>
            <w:rFonts w:cs="Calibri"/>
            <w:szCs w:val="24"/>
          </w:rPr>
          <w:t xml:space="preserve"> in anomalous temperature, based on the model output, by cause of death, age group, sex, and month of the year</w:t>
        </w:r>
      </w:ins>
      <w:ins w:id="1175" w:author="Robbie Parks" w:date="2019-05-13T19:05:00Z">
        <w:r w:rsidR="005A074F">
          <w:rPr>
            <w:rFonts w:cs="Calibri"/>
            <w:szCs w:val="24"/>
          </w:rPr>
          <w:t xml:space="preserve"> (Chapters XX-XX)</w:t>
        </w:r>
      </w:ins>
      <w:ins w:id="1176" w:author="Robbie Parks" w:date="2019-05-13T19:03:00Z">
        <w:r w:rsidRPr="00DB2DBC">
          <w:rPr>
            <w:rFonts w:cs="Calibri"/>
            <w:szCs w:val="24"/>
          </w:rPr>
          <w:t>.</w:t>
        </w:r>
      </w:ins>
      <w:r w:rsidR="00DB7D32" w:rsidRPr="00DB2DBC">
        <w:br w:type="page"/>
      </w:r>
    </w:p>
    <w:p w14:paraId="45647AA7" w14:textId="4C3BB6E4" w:rsidR="000210D1" w:rsidRPr="00DB2DBC" w:rsidRDefault="0015376D" w:rsidP="0015376D">
      <w:pPr>
        <w:pStyle w:val="Heading1"/>
        <w:numPr>
          <w:ilvl w:val="0"/>
          <w:numId w:val="0"/>
        </w:numPr>
        <w:ind w:left="567" w:hanging="567"/>
      </w:pPr>
      <w:bookmarkStart w:id="1177" w:name="_Toc8390545"/>
      <w:r>
        <w:lastRenderedPageBreak/>
        <w:t>Works cited</w:t>
      </w:r>
      <w:bookmarkEnd w:id="1177"/>
    </w:p>
    <w:p w14:paraId="6C78C74B" w14:textId="0A3B5CE2" w:rsidR="005A0AA0" w:rsidRPr="005A0AA0" w:rsidRDefault="00A55581" w:rsidP="005A0AA0">
      <w:pPr>
        <w:widowControl w:val="0"/>
        <w:autoSpaceDE w:val="0"/>
        <w:autoSpaceDN w:val="0"/>
        <w:adjustRightInd w:val="0"/>
        <w:spacing w:line="240" w:lineRule="auto"/>
        <w:ind w:left="480" w:hanging="480"/>
        <w:rPr>
          <w:rFonts w:cs="Times New Roman"/>
          <w:noProof/>
          <w:lang w:val="en-US"/>
        </w:rPr>
      </w:pPr>
      <w:r w:rsidRPr="00DB2DBC">
        <w:rPr>
          <w:rFonts w:cs="Calibri"/>
          <w:b/>
          <w:szCs w:val="24"/>
        </w:rPr>
        <w:fldChar w:fldCharType="begin" w:fldLock="1"/>
      </w:r>
      <w:r w:rsidRPr="00DB2DBC">
        <w:rPr>
          <w:rFonts w:cs="Calibri"/>
          <w:b/>
          <w:szCs w:val="24"/>
        </w:rPr>
        <w:instrText xml:space="preserve">ADDIN Mendeley Bibliography CSL_BIBLIOGRAPHY </w:instrText>
      </w:r>
      <w:r w:rsidRPr="00DB2DBC">
        <w:rPr>
          <w:rFonts w:cs="Calibri"/>
          <w:b/>
          <w:szCs w:val="24"/>
        </w:rPr>
        <w:fldChar w:fldCharType="separate"/>
      </w:r>
      <w:r w:rsidR="005A0AA0" w:rsidRPr="005A0AA0">
        <w:rPr>
          <w:rFonts w:cs="Times New Roman"/>
          <w:noProof/>
          <w:lang w:val="en-US"/>
        </w:rPr>
        <w:t xml:space="preserve">Basu, R. (2009). High ambient temperature and mortality: A review of epidemiologic studies from 2001 to 2008. </w:t>
      </w:r>
      <w:r w:rsidR="005A0AA0" w:rsidRPr="005A0AA0">
        <w:rPr>
          <w:rFonts w:cs="Times New Roman"/>
          <w:i/>
          <w:iCs/>
          <w:noProof/>
          <w:lang w:val="en-US"/>
        </w:rPr>
        <w:t>Environmental Health: A Global Access Science Source</w:t>
      </w:r>
      <w:r w:rsidR="005A0AA0" w:rsidRPr="005A0AA0">
        <w:rPr>
          <w:rFonts w:cs="Times New Roman"/>
          <w:noProof/>
          <w:lang w:val="en-US"/>
        </w:rPr>
        <w:t xml:space="preserve">, </w:t>
      </w:r>
      <w:r w:rsidR="005A0AA0" w:rsidRPr="005A0AA0">
        <w:rPr>
          <w:rFonts w:cs="Times New Roman"/>
          <w:i/>
          <w:iCs/>
          <w:noProof/>
          <w:lang w:val="en-US"/>
        </w:rPr>
        <w:t>8</w:t>
      </w:r>
      <w:r w:rsidR="005A0AA0" w:rsidRPr="005A0AA0">
        <w:rPr>
          <w:rFonts w:cs="Times New Roman"/>
          <w:noProof/>
          <w:lang w:val="en-US"/>
        </w:rPr>
        <w:t>(1), 40. https://doi.org/10.1186/1476-069X-8-40</w:t>
      </w:r>
    </w:p>
    <w:p w14:paraId="7082756A"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Bennett, J. E., Tamura-Wicks, H., Parks, R. M., Burnett, R. T., Pope III, C. A., Bechle, M. J., … Ezzati, M. (2019). National and county life expectancy loss from particulate matter pollution in the USA (in press). </w:t>
      </w:r>
      <w:r w:rsidRPr="005A0AA0">
        <w:rPr>
          <w:rFonts w:cs="Times New Roman"/>
          <w:i/>
          <w:iCs/>
          <w:noProof/>
          <w:lang w:val="en-US"/>
        </w:rPr>
        <w:t>PLOS Medicine</w:t>
      </w:r>
      <w:r w:rsidRPr="005A0AA0">
        <w:rPr>
          <w:rFonts w:cs="Times New Roman"/>
          <w:noProof/>
          <w:lang w:val="en-US"/>
        </w:rPr>
        <w:t>.</w:t>
      </w:r>
    </w:p>
    <w:p w14:paraId="57DF565F"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Besag, J. (1974). Spatial interaction and the statistical snalysis of lattice systems. </w:t>
      </w:r>
      <w:r w:rsidRPr="005A0AA0">
        <w:rPr>
          <w:rFonts w:cs="Times New Roman"/>
          <w:i/>
          <w:iCs/>
          <w:noProof/>
          <w:lang w:val="en-US"/>
        </w:rPr>
        <w:t>Journal of the Royal Statistical Society: Series B (Statistical Methodology)</w:t>
      </w:r>
      <w:r w:rsidRPr="005A0AA0">
        <w:rPr>
          <w:rFonts w:cs="Times New Roman"/>
          <w:noProof/>
          <w:lang w:val="en-US"/>
        </w:rPr>
        <w:t>. https://doi.org/10.2307/2984812</w:t>
      </w:r>
    </w:p>
    <w:p w14:paraId="2E0165E3"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Burke, M., González, F., Baylis, P., Heft-Neal, S., Baysan, C., Basu, S., &amp; Hsiang, S. (2018). Higher temperatures increase suicide rates in the United States and Mexico. </w:t>
      </w:r>
      <w:r w:rsidRPr="005A0AA0">
        <w:rPr>
          <w:rFonts w:cs="Times New Roman"/>
          <w:i/>
          <w:iCs/>
          <w:noProof/>
          <w:lang w:val="en-US"/>
        </w:rPr>
        <w:t>Nature Climate Change</w:t>
      </w:r>
      <w:r w:rsidRPr="005A0AA0">
        <w:rPr>
          <w:rFonts w:cs="Times New Roman"/>
          <w:noProof/>
          <w:lang w:val="en-US"/>
        </w:rPr>
        <w:t>. https://doi.org/10.1038/s41558-018-0222-x</w:t>
      </w:r>
    </w:p>
    <w:p w14:paraId="06AE741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Gasparrini, A., Guo, Y., Hashizume, M., Lavigne, E., Zanobetti, A., Schwartz, J., … Armstrong, B. (2015). Mortality risk attributable to high and low ambient temperature: A multicountry observational study. </w:t>
      </w:r>
      <w:r w:rsidRPr="005A0AA0">
        <w:rPr>
          <w:rFonts w:cs="Times New Roman"/>
          <w:i/>
          <w:iCs/>
          <w:noProof/>
          <w:lang w:val="en-US"/>
        </w:rPr>
        <w:t>The Lancet</w:t>
      </w:r>
      <w:r w:rsidRPr="005A0AA0">
        <w:rPr>
          <w:rFonts w:cs="Times New Roman"/>
          <w:noProof/>
          <w:lang w:val="en-US"/>
        </w:rPr>
        <w:t xml:space="preserve">, </w:t>
      </w:r>
      <w:r w:rsidRPr="005A0AA0">
        <w:rPr>
          <w:rFonts w:cs="Times New Roman"/>
          <w:i/>
          <w:iCs/>
          <w:noProof/>
          <w:lang w:val="en-US"/>
        </w:rPr>
        <w:t>386</w:t>
      </w:r>
      <w:r w:rsidRPr="005A0AA0">
        <w:rPr>
          <w:rFonts w:cs="Times New Roman"/>
          <w:noProof/>
          <w:lang w:val="en-US"/>
        </w:rPr>
        <w:t>(9991), 369–375. https://doi.org/10.1016/S0140-6736(14)62114-0</w:t>
      </w:r>
    </w:p>
    <w:p w14:paraId="6DA903F3"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Gasparrini, A., Guo, Y., Sera, F., Vicedo-Cabrera, A. M., Huber, V., Tong, S., … Armstrong, B. (2017). Projections of temperature-related excess mortality under climate change scenarios. </w:t>
      </w:r>
      <w:r w:rsidRPr="005A0AA0">
        <w:rPr>
          <w:rFonts w:cs="Times New Roman"/>
          <w:i/>
          <w:iCs/>
          <w:noProof/>
          <w:lang w:val="en-US"/>
        </w:rPr>
        <w:t>The Lancet Planetary Health</w:t>
      </w:r>
      <w:r w:rsidRPr="005A0AA0">
        <w:rPr>
          <w:rFonts w:cs="Times New Roman"/>
          <w:noProof/>
          <w:lang w:val="en-US"/>
        </w:rPr>
        <w:t>. https://doi.org/10.1016/S2542-5196(17)30156-0</w:t>
      </w:r>
    </w:p>
    <w:p w14:paraId="080980CF"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Huang, C., Barnett, A. G., Wang, X., Vaneckova, P., Fitzgerald, G., &amp; Tong, S. (2011). Projecting future heat-related mortality under climate change scenarios: A systematic review. </w:t>
      </w:r>
      <w:r w:rsidRPr="005A0AA0">
        <w:rPr>
          <w:rFonts w:cs="Times New Roman"/>
          <w:i/>
          <w:iCs/>
          <w:noProof/>
          <w:lang w:val="en-US"/>
        </w:rPr>
        <w:t>Environmental Health Perspectives</w:t>
      </w:r>
      <w:r w:rsidRPr="005A0AA0">
        <w:rPr>
          <w:rFonts w:cs="Times New Roman"/>
          <w:noProof/>
          <w:lang w:val="en-US"/>
        </w:rPr>
        <w:t>. https://doi.org/10.1289/ehp.1103456</w:t>
      </w:r>
    </w:p>
    <w:p w14:paraId="6F9F3EAB"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IPCC. (2018). IPCC special report on the impacts of global warming of 1.5 °C - Summary for policy makers, (October 2018). Retrieved from http://www.ipcc.ch/report/sr15/</w:t>
      </w:r>
    </w:p>
    <w:p w14:paraId="4B340C2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Kontis, V., Bennett, J. E., Mathers, C. D., Li, G., Foreman, K., &amp; Ezzati, M. (2017). Future life expectancy in 35 industrialised countries: projections with a Bayesian model ensemble. </w:t>
      </w:r>
      <w:r w:rsidRPr="005A0AA0">
        <w:rPr>
          <w:rFonts w:cs="Times New Roman"/>
          <w:i/>
          <w:iCs/>
          <w:noProof/>
          <w:lang w:val="en-US"/>
        </w:rPr>
        <w:t>The Lancet</w:t>
      </w:r>
      <w:r w:rsidRPr="005A0AA0">
        <w:rPr>
          <w:rFonts w:cs="Times New Roman"/>
          <w:noProof/>
          <w:lang w:val="en-US"/>
        </w:rPr>
        <w:t>. https://doi.org/10.1016/S0140-6736(16)32381-9</w:t>
      </w:r>
    </w:p>
    <w:p w14:paraId="26C3DD1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Nguyen, J. L., Schwartz, J., &amp; Dockery, D. W. (2014). The relationship between indoor and outdoor temperature, apparent temperature, relative humidity, and absolute humidity. </w:t>
      </w:r>
      <w:r w:rsidRPr="005A0AA0">
        <w:rPr>
          <w:rFonts w:cs="Times New Roman"/>
          <w:i/>
          <w:iCs/>
          <w:noProof/>
          <w:lang w:val="en-US"/>
        </w:rPr>
        <w:t>Indoor Air</w:t>
      </w:r>
      <w:r w:rsidRPr="005A0AA0">
        <w:rPr>
          <w:rFonts w:cs="Times New Roman"/>
          <w:noProof/>
          <w:lang w:val="en-US"/>
        </w:rPr>
        <w:t xml:space="preserve">, </w:t>
      </w:r>
      <w:r w:rsidRPr="005A0AA0">
        <w:rPr>
          <w:rFonts w:cs="Times New Roman"/>
          <w:i/>
          <w:iCs/>
          <w:noProof/>
          <w:lang w:val="en-US"/>
        </w:rPr>
        <w:t>24</w:t>
      </w:r>
      <w:r w:rsidRPr="005A0AA0">
        <w:rPr>
          <w:rFonts w:cs="Times New Roman"/>
          <w:noProof/>
          <w:lang w:val="en-US"/>
        </w:rPr>
        <w:t>(1), 103–112. https://doi.org/10.1111/ina.12052</w:t>
      </w:r>
    </w:p>
    <w:p w14:paraId="43064EF1"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Parks, R. M., Bennett, J. E., Foreman, K. J., Toumi, R., &amp; Ezzati, M. (2018). National and </w:t>
      </w:r>
      <w:r w:rsidRPr="005A0AA0">
        <w:rPr>
          <w:rFonts w:cs="Times New Roman"/>
          <w:noProof/>
          <w:lang w:val="en-US"/>
        </w:rPr>
        <w:lastRenderedPageBreak/>
        <w:t xml:space="preserve">regional seasonal dynamics of all-cause and cause-specific mortality in the USA from 1980 to 2016. </w:t>
      </w:r>
      <w:r w:rsidRPr="005A0AA0">
        <w:rPr>
          <w:rFonts w:cs="Times New Roman"/>
          <w:i/>
          <w:iCs/>
          <w:noProof/>
          <w:lang w:val="en-US"/>
        </w:rPr>
        <w:t>ELife</w:t>
      </w:r>
      <w:r w:rsidRPr="005A0AA0">
        <w:rPr>
          <w:rFonts w:cs="Times New Roman"/>
          <w:noProof/>
          <w:lang w:val="en-US"/>
        </w:rPr>
        <w:t xml:space="preserve">, </w:t>
      </w:r>
      <w:r w:rsidRPr="005A0AA0">
        <w:rPr>
          <w:rFonts w:cs="Times New Roman"/>
          <w:i/>
          <w:iCs/>
          <w:noProof/>
          <w:lang w:val="en-US"/>
        </w:rPr>
        <w:t>7</w:t>
      </w:r>
      <w:r w:rsidRPr="005A0AA0">
        <w:rPr>
          <w:rFonts w:cs="Times New Roman"/>
          <w:noProof/>
          <w:lang w:val="en-US"/>
        </w:rPr>
        <w:t>. https://doi.org/10.7554/eLife.35500</w:t>
      </w:r>
    </w:p>
    <w:p w14:paraId="640F503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R Core Team. (2012). R: A language and environment for statistical computing. </w:t>
      </w:r>
      <w:r w:rsidRPr="005A0AA0">
        <w:rPr>
          <w:rFonts w:cs="Times New Roman"/>
          <w:i/>
          <w:iCs/>
          <w:noProof/>
          <w:lang w:val="en-US"/>
        </w:rPr>
        <w:t>R Foundation for Statistical Computing</w:t>
      </w:r>
      <w:r w:rsidRPr="005A0AA0">
        <w:rPr>
          <w:rFonts w:cs="Times New Roman"/>
          <w:noProof/>
          <w:lang w:val="en-US"/>
        </w:rPr>
        <w:t>. https://doi.org/ISBN 3-900051-07-0</w:t>
      </w:r>
    </w:p>
    <w:p w14:paraId="3A860216"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Rue, H., &amp; Held, L. (2005). </w:t>
      </w:r>
      <w:r w:rsidRPr="005A0AA0">
        <w:rPr>
          <w:rFonts w:cs="Times New Roman"/>
          <w:i/>
          <w:iCs/>
          <w:noProof/>
          <w:lang w:val="en-US"/>
        </w:rPr>
        <w:t>Gaussian Markov random fields. Theory and applications</w:t>
      </w:r>
      <w:r w:rsidRPr="005A0AA0">
        <w:rPr>
          <w:rFonts w:cs="Times New Roman"/>
          <w:noProof/>
          <w:lang w:val="en-US"/>
        </w:rPr>
        <w:t xml:space="preserve">. </w:t>
      </w:r>
      <w:r w:rsidRPr="005A0AA0">
        <w:rPr>
          <w:rFonts w:cs="Times New Roman"/>
          <w:i/>
          <w:iCs/>
          <w:noProof/>
          <w:lang w:val="en-US"/>
        </w:rPr>
        <w:t>Chapman &amp; Hall</w:t>
      </w:r>
      <w:r w:rsidRPr="005A0AA0">
        <w:rPr>
          <w:rFonts w:cs="Times New Roman"/>
          <w:noProof/>
          <w:lang w:val="en-US"/>
        </w:rPr>
        <w:t>. https://doi.org/10.1007/s00184-007-0162-3</w:t>
      </w:r>
    </w:p>
    <w:p w14:paraId="420ADC3C"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Rue, H., Martino, S., &amp; Chopin, N. (2009). Approximate Bayesian inference for latent Gaussian models by using integrated nested Laplace approximations. </w:t>
      </w:r>
      <w:r w:rsidRPr="005A0AA0">
        <w:rPr>
          <w:rFonts w:cs="Times New Roman"/>
          <w:i/>
          <w:iCs/>
          <w:noProof/>
          <w:lang w:val="en-US"/>
        </w:rPr>
        <w:t>Journal of the Royal Statistical Society. Series B: Statistical Methodology</w:t>
      </w:r>
      <w:r w:rsidRPr="005A0AA0">
        <w:rPr>
          <w:rFonts w:cs="Times New Roman"/>
          <w:noProof/>
          <w:lang w:val="en-US"/>
        </w:rPr>
        <w:t>. https://doi.org/10.1111/j.1467-9868.2008.00700.x</w:t>
      </w:r>
    </w:p>
    <w:p w14:paraId="35AFC642"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Shi, L., Kloog, I., Zanobetti, A., Liu, P., &amp; Schwartz, J. D. (2015). Impacts of temperature and its variability on mortality in New England. </w:t>
      </w:r>
      <w:r w:rsidRPr="005A0AA0">
        <w:rPr>
          <w:rFonts w:cs="Times New Roman"/>
          <w:i/>
          <w:iCs/>
          <w:noProof/>
          <w:lang w:val="en-US"/>
        </w:rPr>
        <w:t>Nature Climate Change</w:t>
      </w:r>
      <w:r w:rsidRPr="005A0AA0">
        <w:rPr>
          <w:rFonts w:cs="Times New Roman"/>
          <w:noProof/>
          <w:lang w:val="en-US"/>
        </w:rPr>
        <w:t xml:space="preserve">, </w:t>
      </w:r>
      <w:r w:rsidRPr="005A0AA0">
        <w:rPr>
          <w:rFonts w:cs="Times New Roman"/>
          <w:i/>
          <w:iCs/>
          <w:noProof/>
          <w:lang w:val="en-US"/>
        </w:rPr>
        <w:t>5</w:t>
      </w:r>
      <w:r w:rsidRPr="005A0AA0">
        <w:rPr>
          <w:rFonts w:cs="Times New Roman"/>
          <w:noProof/>
          <w:lang w:val="en-US"/>
        </w:rPr>
        <w:t>(11), 988–991. https://doi.org/10.1038/nclimate2704</w:t>
      </w:r>
    </w:p>
    <w:p w14:paraId="3355B15D" w14:textId="77777777" w:rsidR="005A0AA0" w:rsidRPr="005A0AA0" w:rsidRDefault="005A0AA0" w:rsidP="005A0AA0">
      <w:pPr>
        <w:widowControl w:val="0"/>
        <w:autoSpaceDE w:val="0"/>
        <w:autoSpaceDN w:val="0"/>
        <w:adjustRightInd w:val="0"/>
        <w:spacing w:line="240" w:lineRule="auto"/>
        <w:ind w:left="480" w:hanging="480"/>
        <w:rPr>
          <w:rFonts w:cs="Times New Roman"/>
          <w:noProof/>
          <w:lang w:val="en-US"/>
        </w:rPr>
      </w:pPr>
      <w:r w:rsidRPr="005A0AA0">
        <w:rPr>
          <w:rFonts w:cs="Times New Roman"/>
          <w:noProof/>
          <w:lang w:val="en-US"/>
        </w:rPr>
        <w:t xml:space="preserve">Spiegelhalter, D. J., Best, N. G., Carlin, B. P., &amp; Van Der Linde, A. (2002). Bayesian measures of model complexity and fit. </w:t>
      </w:r>
      <w:r w:rsidRPr="005A0AA0">
        <w:rPr>
          <w:rFonts w:cs="Times New Roman"/>
          <w:i/>
          <w:iCs/>
          <w:noProof/>
          <w:lang w:val="en-US"/>
        </w:rPr>
        <w:t>Journal of the Royal Statistical Society. Series B: Statistical Methodology</w:t>
      </w:r>
      <w:r w:rsidRPr="005A0AA0">
        <w:rPr>
          <w:rFonts w:cs="Times New Roman"/>
          <w:noProof/>
          <w:lang w:val="en-US"/>
        </w:rPr>
        <w:t xml:space="preserve">, </w:t>
      </w:r>
      <w:r w:rsidRPr="005A0AA0">
        <w:rPr>
          <w:rFonts w:cs="Times New Roman"/>
          <w:i/>
          <w:iCs/>
          <w:noProof/>
          <w:lang w:val="en-US"/>
        </w:rPr>
        <w:t>64</w:t>
      </w:r>
      <w:r w:rsidRPr="005A0AA0">
        <w:rPr>
          <w:rFonts w:cs="Times New Roman"/>
          <w:noProof/>
          <w:lang w:val="en-US"/>
        </w:rPr>
        <w:t>(4), 583–616. https://doi.org/10.1111/1467-9868.00353</w:t>
      </w:r>
    </w:p>
    <w:p w14:paraId="7981F906" w14:textId="77777777" w:rsidR="005A0AA0" w:rsidRPr="005A0AA0" w:rsidRDefault="005A0AA0" w:rsidP="005A0AA0">
      <w:pPr>
        <w:widowControl w:val="0"/>
        <w:autoSpaceDE w:val="0"/>
        <w:autoSpaceDN w:val="0"/>
        <w:adjustRightInd w:val="0"/>
        <w:spacing w:line="240" w:lineRule="auto"/>
        <w:ind w:left="480" w:hanging="480"/>
        <w:rPr>
          <w:rFonts w:cs="Times New Roman"/>
          <w:noProof/>
        </w:rPr>
      </w:pPr>
      <w:r w:rsidRPr="005A0AA0">
        <w:rPr>
          <w:rFonts w:cs="Times New Roman"/>
          <w:noProof/>
          <w:lang w:val="en-US"/>
        </w:rPr>
        <w:t xml:space="preserve">Ye, X., Wolff, R., Yu, W., Vaneckova, P., Pan, X., &amp; Tong, S. (2012). Ambient temperature and morbidity: a review of epidemiological evidence. </w:t>
      </w:r>
      <w:r w:rsidRPr="005A0AA0">
        <w:rPr>
          <w:rFonts w:cs="Times New Roman"/>
          <w:i/>
          <w:iCs/>
          <w:noProof/>
          <w:lang w:val="en-US"/>
        </w:rPr>
        <w:t>Environmental Health Perspectives</w:t>
      </w:r>
      <w:r w:rsidRPr="005A0AA0">
        <w:rPr>
          <w:rFonts w:cs="Times New Roman"/>
          <w:noProof/>
          <w:lang w:val="en-US"/>
        </w:rPr>
        <w:t xml:space="preserve">, </w:t>
      </w:r>
      <w:r w:rsidRPr="005A0AA0">
        <w:rPr>
          <w:rFonts w:cs="Times New Roman"/>
          <w:i/>
          <w:iCs/>
          <w:noProof/>
          <w:lang w:val="en-US"/>
        </w:rPr>
        <w:t>120</w:t>
      </w:r>
      <w:r w:rsidRPr="005A0AA0">
        <w:rPr>
          <w:rFonts w:cs="Times New Roman"/>
          <w:noProof/>
          <w:lang w:val="en-US"/>
        </w:rPr>
        <w:t>(1), 19–28. https://doi.org/10.1289/ehp.1003198</w:t>
      </w:r>
    </w:p>
    <w:p w14:paraId="14D0E6E5" w14:textId="614B8BD7" w:rsidR="009011C5" w:rsidRPr="00DB2DBC" w:rsidRDefault="00A55581" w:rsidP="005A0AA0">
      <w:pPr>
        <w:widowControl w:val="0"/>
        <w:autoSpaceDE w:val="0"/>
        <w:autoSpaceDN w:val="0"/>
        <w:adjustRightInd w:val="0"/>
        <w:spacing w:line="240" w:lineRule="auto"/>
        <w:ind w:left="480" w:hanging="480"/>
        <w:rPr>
          <w:rFonts w:cs="Calibri"/>
          <w:b/>
          <w:szCs w:val="24"/>
        </w:rPr>
      </w:pPr>
      <w:r w:rsidRPr="00DB2DBC">
        <w:rPr>
          <w:rFonts w:cs="Calibri"/>
          <w:b/>
          <w:szCs w:val="24"/>
        </w:rPr>
        <w:fldChar w:fldCharType="end"/>
      </w:r>
    </w:p>
    <w:sectPr w:rsidR="009011C5" w:rsidRPr="00DB2DBC" w:rsidSect="00BD69DB">
      <w:pgSz w:w="11900" w:h="16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575" w:author="Robbie Parks" w:date="2019-05-13T16:22:00Z" w:initials="RP">
    <w:p w14:paraId="587C66E7" w14:textId="7304A99B" w:rsidR="003005F3" w:rsidRDefault="003005F3">
      <w:pPr>
        <w:pStyle w:val="CommentText"/>
      </w:pPr>
      <w:r>
        <w:rPr>
          <w:rStyle w:val="CommentReference"/>
        </w:rPr>
        <w:annotationRef/>
      </w:r>
      <w:r>
        <w:rPr>
          <w:noProof/>
        </w:rPr>
        <w:t>Use language from paper Majid says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587C66E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587C66E7" w16cid:durableId="2084182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753E0C7" w14:textId="77777777" w:rsidR="00E57547" w:rsidRDefault="00E57547">
      <w:pPr>
        <w:spacing w:after="0" w:line="240" w:lineRule="auto"/>
      </w:pPr>
      <w:r>
        <w:separator/>
      </w:r>
    </w:p>
    <w:p w14:paraId="37E2EDB6" w14:textId="77777777" w:rsidR="00E57547" w:rsidRDefault="00E57547"/>
  </w:endnote>
  <w:endnote w:type="continuationSeparator" w:id="0">
    <w:p w14:paraId="2AC03DF6" w14:textId="77777777" w:rsidR="00E57547" w:rsidRDefault="00E57547">
      <w:pPr>
        <w:spacing w:after="0" w:line="240" w:lineRule="auto"/>
      </w:pPr>
      <w:r>
        <w:continuationSeparator/>
      </w:r>
    </w:p>
    <w:p w14:paraId="2C15D5F1" w14:textId="77777777" w:rsidR="00E57547" w:rsidRDefault="00E5754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Times">
    <w:panose1 w:val="00000500000000020000"/>
    <w:charset w:val="00"/>
    <w:family w:val="auto"/>
    <w:pitch w:val="variable"/>
    <w:sig w:usb0="E0002EFF" w:usb1="C000785B" w:usb2="00000009" w:usb3="00000000" w:csb0="000001FF" w:csb1="00000000"/>
  </w:font>
  <w:font w:name="Arial">
    <w:panose1 w:val="020B0604020202020204"/>
    <w:charset w:val="00"/>
    <w:family w:val="swiss"/>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330B805" w14:textId="77777777" w:rsidR="003005F3" w:rsidRDefault="003005F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1617777" w14:textId="77777777" w:rsidR="003005F3" w:rsidRDefault="003005F3" w:rsidP="00E95DD2">
    <w:pPr>
      <w:pStyle w:val="Footer"/>
      <w:ind w:right="360"/>
    </w:pPr>
  </w:p>
  <w:p w14:paraId="73395710" w14:textId="77777777" w:rsidR="003005F3" w:rsidRDefault="003005F3"/>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86DD2B1" w14:textId="77777777" w:rsidR="003005F3" w:rsidRDefault="003005F3" w:rsidP="000822D3">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9</w:t>
    </w:r>
    <w:r>
      <w:rPr>
        <w:rStyle w:val="PageNumber"/>
      </w:rPr>
      <w:fldChar w:fldCharType="end"/>
    </w:r>
  </w:p>
  <w:p w14:paraId="41BD5B8C" w14:textId="77777777" w:rsidR="003005F3" w:rsidRDefault="003005F3" w:rsidP="00E95DD2">
    <w:pPr>
      <w:pStyle w:val="Footer"/>
      <w:ind w:right="360"/>
    </w:pPr>
  </w:p>
  <w:p w14:paraId="5F428387" w14:textId="77777777" w:rsidR="003005F3" w:rsidRDefault="003005F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D6920DD" w14:textId="77777777" w:rsidR="00E57547" w:rsidRDefault="00E57547">
      <w:pPr>
        <w:spacing w:after="0" w:line="240" w:lineRule="auto"/>
      </w:pPr>
      <w:r>
        <w:separator/>
      </w:r>
    </w:p>
    <w:p w14:paraId="451EBABE" w14:textId="77777777" w:rsidR="00E57547" w:rsidRDefault="00E57547"/>
  </w:footnote>
  <w:footnote w:type="continuationSeparator" w:id="0">
    <w:p w14:paraId="541F975B" w14:textId="77777777" w:rsidR="00E57547" w:rsidRDefault="00E57547">
      <w:pPr>
        <w:spacing w:after="0" w:line="240" w:lineRule="auto"/>
      </w:pPr>
      <w:r>
        <w:continuationSeparator/>
      </w:r>
    </w:p>
    <w:p w14:paraId="5AFE5BCB" w14:textId="77777777" w:rsidR="00E57547" w:rsidRDefault="00E5754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0D7A10"/>
    <w:multiLevelType w:val="hybridMultilevel"/>
    <w:tmpl w:val="0F9054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1C143AE"/>
    <w:multiLevelType w:val="hybridMultilevel"/>
    <w:tmpl w:val="576AD78E"/>
    <w:lvl w:ilvl="0" w:tplc="EAF2E4D4">
      <w:start w:val="2"/>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4441A98"/>
    <w:multiLevelType w:val="hybridMultilevel"/>
    <w:tmpl w:val="8B3037FC"/>
    <w:lvl w:ilvl="0" w:tplc="09FE9E76">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89C60C2"/>
    <w:multiLevelType w:val="hybridMultilevel"/>
    <w:tmpl w:val="B9F6BBAE"/>
    <w:lvl w:ilvl="0" w:tplc="DFB6FE0C">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A137E2B"/>
    <w:multiLevelType w:val="hybridMultilevel"/>
    <w:tmpl w:val="F342EA66"/>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36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D3E1AB6"/>
    <w:multiLevelType w:val="hybridMultilevel"/>
    <w:tmpl w:val="E1CC0230"/>
    <w:lvl w:ilvl="0" w:tplc="04090001">
      <w:start w:val="1"/>
      <w:numFmt w:val="bullet"/>
      <w:lvlText w:val=""/>
      <w:lvlJc w:val="left"/>
      <w:pPr>
        <w:ind w:left="720" w:hanging="360"/>
      </w:pPr>
      <w:rPr>
        <w:rFonts w:ascii="Symbol" w:hAnsi="Symbol" w:hint="default"/>
      </w:rPr>
    </w:lvl>
    <w:lvl w:ilvl="1" w:tplc="18943CE2">
      <w:start w:val="1"/>
      <w:numFmt w:val="bullet"/>
      <w:lvlText w:val="o"/>
      <w:lvlJc w:val="left"/>
      <w:pPr>
        <w:ind w:left="357" w:hanging="357"/>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66451D"/>
    <w:multiLevelType w:val="hybridMultilevel"/>
    <w:tmpl w:val="85160596"/>
    <w:lvl w:ilvl="0" w:tplc="81AE852C">
      <w:numFmt w:val="bullet"/>
      <w:lvlText w:val="-"/>
      <w:lvlJc w:val="left"/>
      <w:pPr>
        <w:ind w:left="720" w:hanging="360"/>
      </w:pPr>
      <w:rPr>
        <w:rFonts w:ascii="Calibri" w:eastAsia="Calibri" w:hAnsi="Calibri"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1FBB02AC"/>
    <w:multiLevelType w:val="hybridMultilevel"/>
    <w:tmpl w:val="7B12D304"/>
    <w:lvl w:ilvl="0" w:tplc="4746DD90">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29440C1"/>
    <w:multiLevelType w:val="hybridMultilevel"/>
    <w:tmpl w:val="49F4ACB4"/>
    <w:lvl w:ilvl="0" w:tplc="79D8F1B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532924"/>
    <w:multiLevelType w:val="hybridMultilevel"/>
    <w:tmpl w:val="E04C5526"/>
    <w:lvl w:ilvl="0" w:tplc="18C222EA">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865955"/>
    <w:multiLevelType w:val="hybridMultilevel"/>
    <w:tmpl w:val="1F0C8A20"/>
    <w:lvl w:ilvl="0" w:tplc="2AA69C1A">
      <w:start w:val="4"/>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A59648A"/>
    <w:multiLevelType w:val="hybridMultilevel"/>
    <w:tmpl w:val="3EC8D172"/>
    <w:lvl w:ilvl="0" w:tplc="E8CEE36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A8E4D56"/>
    <w:multiLevelType w:val="hybridMultilevel"/>
    <w:tmpl w:val="8A22DA1E"/>
    <w:lvl w:ilvl="0" w:tplc="B6D0C15C">
      <w:start w:val="4"/>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A35FE3"/>
    <w:multiLevelType w:val="hybridMultilevel"/>
    <w:tmpl w:val="C99E2B62"/>
    <w:lvl w:ilvl="0" w:tplc="98989C18">
      <w:start w:val="4"/>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1973726"/>
    <w:multiLevelType w:val="hybridMultilevel"/>
    <w:tmpl w:val="F3ACB914"/>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35345424"/>
    <w:multiLevelType w:val="hybridMultilevel"/>
    <w:tmpl w:val="10862A26"/>
    <w:lvl w:ilvl="0" w:tplc="49B078E2">
      <w:numFmt w:val="bullet"/>
      <w:lvlText w:val="-"/>
      <w:lvlJc w:val="left"/>
      <w:pPr>
        <w:ind w:left="720" w:hanging="360"/>
      </w:pPr>
      <w:rPr>
        <w:rFonts w:ascii="Calibri Light" w:eastAsiaTheme="minorHAnsi" w:hAnsi="Calibri 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36255F2A"/>
    <w:multiLevelType w:val="hybridMultilevel"/>
    <w:tmpl w:val="C096C4AA"/>
    <w:lvl w:ilvl="0" w:tplc="B7909B70">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5A874CD"/>
    <w:multiLevelType w:val="hybridMultilevel"/>
    <w:tmpl w:val="ED486456"/>
    <w:lvl w:ilvl="0" w:tplc="4E2409C4">
      <w:start w:val="1"/>
      <w:numFmt w:val="decimal"/>
      <w:lvlText w:val="%1."/>
      <w:lvlJc w:val="left"/>
      <w:pPr>
        <w:ind w:left="720" w:hanging="360"/>
      </w:pPr>
      <w:rPr>
        <w:rFonts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CDF3F86"/>
    <w:multiLevelType w:val="hybridMultilevel"/>
    <w:tmpl w:val="91445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FAA6680"/>
    <w:multiLevelType w:val="hybridMultilevel"/>
    <w:tmpl w:val="D4DE0252"/>
    <w:lvl w:ilvl="0" w:tplc="06E8658A">
      <w:numFmt w:val="bullet"/>
      <w:lvlText w:val="-"/>
      <w:lvlJc w:val="left"/>
      <w:pPr>
        <w:ind w:left="720" w:hanging="360"/>
      </w:pPr>
      <w:rPr>
        <w:rFonts w:ascii="Calibri Light" w:eastAsiaTheme="minorHAnsi"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6DE59CC"/>
    <w:multiLevelType w:val="multilevel"/>
    <w:tmpl w:val="D744C844"/>
    <w:lvl w:ilvl="0">
      <w:start w:val="1"/>
      <w:numFmt w:val="decimal"/>
      <w:pStyle w:val="Heading1"/>
      <w:lvlText w:val="%1"/>
      <w:lvlJc w:val="left"/>
      <w:pPr>
        <w:ind w:left="3403" w:hanging="567"/>
      </w:pPr>
      <w:rPr>
        <w:rFonts w:hint="default"/>
      </w:rPr>
    </w:lvl>
    <w:lvl w:ilvl="1">
      <w:start w:val="1"/>
      <w:numFmt w:val="decimal"/>
      <w:pStyle w:val="Heading2"/>
      <w:lvlText w:val="%1.%2"/>
      <w:lvlJc w:val="left"/>
      <w:pPr>
        <w:ind w:left="567" w:hanging="567"/>
      </w:pPr>
      <w:rPr>
        <w:rFonts w:hint="default"/>
      </w:rPr>
    </w:lvl>
    <w:lvl w:ilvl="2">
      <w:start w:val="1"/>
      <w:numFmt w:val="decimal"/>
      <w:pStyle w:val="Heading3"/>
      <w:lvlText w:val="%1.%2.%3"/>
      <w:lvlJc w:val="left"/>
      <w:pPr>
        <w:ind w:left="567" w:hanging="567"/>
      </w:pPr>
      <w:rPr>
        <w:rFonts w:hint="default"/>
      </w:rPr>
    </w:lvl>
    <w:lvl w:ilvl="3">
      <w:start w:val="1"/>
      <w:numFmt w:val="decimal"/>
      <w:pStyle w:val="Heading4"/>
      <w:lvlText w:val="%1.%2.%3.%4"/>
      <w:lvlJc w:val="left"/>
      <w:pPr>
        <w:ind w:left="567" w:hanging="567"/>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47F3AF1"/>
    <w:multiLevelType w:val="hybridMultilevel"/>
    <w:tmpl w:val="E2FEE52A"/>
    <w:lvl w:ilvl="0" w:tplc="E13EA754">
      <w:numFmt w:val="bullet"/>
      <w:lvlText w:val="-"/>
      <w:lvlJc w:val="left"/>
      <w:pPr>
        <w:ind w:left="720" w:hanging="360"/>
      </w:pPr>
      <w:rPr>
        <w:rFonts w:ascii="Calibri" w:eastAsia="Calibri" w:hAnsi="Calibri" w:cs="Calibri" w:hint="default"/>
        <w:color w:val="auto"/>
        <w:sz w:val="22"/>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68537D6"/>
    <w:multiLevelType w:val="hybridMultilevel"/>
    <w:tmpl w:val="67B0306A"/>
    <w:lvl w:ilvl="0" w:tplc="B8728726">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C4A6E63"/>
    <w:multiLevelType w:val="hybridMultilevel"/>
    <w:tmpl w:val="20081E74"/>
    <w:lvl w:ilvl="0" w:tplc="C928B36E">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7EBA751B"/>
    <w:multiLevelType w:val="hybridMultilevel"/>
    <w:tmpl w:val="1F987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7"/>
  </w:num>
  <w:num w:numId="2">
    <w:abstractNumId w:val="32"/>
  </w:num>
  <w:num w:numId="3">
    <w:abstractNumId w:val="27"/>
  </w:num>
  <w:num w:numId="4">
    <w:abstractNumId w:val="31"/>
  </w:num>
  <w:num w:numId="5">
    <w:abstractNumId w:val="2"/>
  </w:num>
  <w:num w:numId="6">
    <w:abstractNumId w:val="6"/>
  </w:num>
  <w:num w:numId="7">
    <w:abstractNumId w:val="1"/>
  </w:num>
  <w:num w:numId="8">
    <w:abstractNumId w:val="20"/>
  </w:num>
  <w:num w:numId="9">
    <w:abstractNumId w:val="28"/>
  </w:num>
  <w:num w:numId="10">
    <w:abstractNumId w:val="19"/>
  </w:num>
  <w:num w:numId="11">
    <w:abstractNumId w:val="21"/>
  </w:num>
  <w:num w:numId="12">
    <w:abstractNumId w:val="18"/>
  </w:num>
  <w:num w:numId="13">
    <w:abstractNumId w:val="14"/>
  </w:num>
  <w:num w:numId="14">
    <w:abstractNumId w:val="9"/>
  </w:num>
  <w:num w:numId="15">
    <w:abstractNumId w:val="29"/>
  </w:num>
  <w:num w:numId="16">
    <w:abstractNumId w:val="34"/>
  </w:num>
  <w:num w:numId="17">
    <w:abstractNumId w:val="15"/>
  </w:num>
  <w:num w:numId="18">
    <w:abstractNumId w:val="13"/>
  </w:num>
  <w:num w:numId="19">
    <w:abstractNumId w:val="5"/>
  </w:num>
  <w:num w:numId="20">
    <w:abstractNumId w:val="16"/>
  </w:num>
  <w:num w:numId="21">
    <w:abstractNumId w:val="0"/>
  </w:num>
  <w:num w:numId="22">
    <w:abstractNumId w:val="3"/>
  </w:num>
  <w:num w:numId="23">
    <w:abstractNumId w:val="25"/>
  </w:num>
  <w:num w:numId="24">
    <w:abstractNumId w:val="12"/>
  </w:num>
  <w:num w:numId="25">
    <w:abstractNumId w:val="4"/>
  </w:num>
  <w:num w:numId="26">
    <w:abstractNumId w:val="33"/>
  </w:num>
  <w:num w:numId="27">
    <w:abstractNumId w:val="10"/>
  </w:num>
  <w:num w:numId="28">
    <w:abstractNumId w:val="30"/>
  </w:num>
  <w:num w:numId="29">
    <w:abstractNumId w:val="8"/>
  </w:num>
  <w:num w:numId="30">
    <w:abstractNumId w:val="11"/>
  </w:num>
  <w:num w:numId="31">
    <w:abstractNumId w:val="24"/>
  </w:num>
  <w:num w:numId="32">
    <w:abstractNumId w:val="22"/>
  </w:num>
  <w:num w:numId="33">
    <w:abstractNumId w:val="23"/>
  </w:num>
  <w:num w:numId="34">
    <w:abstractNumId w:val="26"/>
  </w:num>
  <w:num w:numId="35">
    <w:abstractNumId w:val="26"/>
  </w:num>
  <w:num w:numId="36">
    <w:abstractNumId w:val="26"/>
  </w:num>
  <w:num w:numId="37">
    <w:abstractNumId w:val="26"/>
  </w:num>
  <w:num w:numId="38">
    <w:abstractNumId w:val="26"/>
  </w:num>
  <w:num w:numId="39">
    <w:abstractNumId w:val="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034"/>
    <w:rsid w:val="0000025D"/>
    <w:rsid w:val="0000078D"/>
    <w:rsid w:val="0000090D"/>
    <w:rsid w:val="0000093C"/>
    <w:rsid w:val="00000AD4"/>
    <w:rsid w:val="00001736"/>
    <w:rsid w:val="0000176E"/>
    <w:rsid w:val="00001B71"/>
    <w:rsid w:val="000020EE"/>
    <w:rsid w:val="00002325"/>
    <w:rsid w:val="00002A6D"/>
    <w:rsid w:val="00002D30"/>
    <w:rsid w:val="00003799"/>
    <w:rsid w:val="00003A27"/>
    <w:rsid w:val="00003D82"/>
    <w:rsid w:val="0000416A"/>
    <w:rsid w:val="00004433"/>
    <w:rsid w:val="0000446B"/>
    <w:rsid w:val="00004888"/>
    <w:rsid w:val="00004A1E"/>
    <w:rsid w:val="00004B84"/>
    <w:rsid w:val="00004B85"/>
    <w:rsid w:val="00004F5B"/>
    <w:rsid w:val="00005365"/>
    <w:rsid w:val="00005524"/>
    <w:rsid w:val="00005DD1"/>
    <w:rsid w:val="000060C8"/>
    <w:rsid w:val="00006214"/>
    <w:rsid w:val="00006247"/>
    <w:rsid w:val="00006948"/>
    <w:rsid w:val="00007092"/>
    <w:rsid w:val="00007214"/>
    <w:rsid w:val="00007AED"/>
    <w:rsid w:val="000112A5"/>
    <w:rsid w:val="00011D62"/>
    <w:rsid w:val="00011F85"/>
    <w:rsid w:val="00011FB6"/>
    <w:rsid w:val="00012A43"/>
    <w:rsid w:val="00012A91"/>
    <w:rsid w:val="00012E7D"/>
    <w:rsid w:val="00012FB9"/>
    <w:rsid w:val="0001322E"/>
    <w:rsid w:val="00013577"/>
    <w:rsid w:val="000135F4"/>
    <w:rsid w:val="00013786"/>
    <w:rsid w:val="0001432A"/>
    <w:rsid w:val="000151B7"/>
    <w:rsid w:val="00015ADE"/>
    <w:rsid w:val="00015AFF"/>
    <w:rsid w:val="00015BA8"/>
    <w:rsid w:val="00016713"/>
    <w:rsid w:val="00016AEE"/>
    <w:rsid w:val="0001712A"/>
    <w:rsid w:val="000177DB"/>
    <w:rsid w:val="00020DF7"/>
    <w:rsid w:val="0002104A"/>
    <w:rsid w:val="000210D1"/>
    <w:rsid w:val="000211D7"/>
    <w:rsid w:val="000212F9"/>
    <w:rsid w:val="0002178B"/>
    <w:rsid w:val="00021BDE"/>
    <w:rsid w:val="00021ED4"/>
    <w:rsid w:val="00022CD2"/>
    <w:rsid w:val="000237D9"/>
    <w:rsid w:val="00023FB5"/>
    <w:rsid w:val="000246AA"/>
    <w:rsid w:val="00024798"/>
    <w:rsid w:val="000259CD"/>
    <w:rsid w:val="00025CAF"/>
    <w:rsid w:val="00025D22"/>
    <w:rsid w:val="000260BF"/>
    <w:rsid w:val="00026134"/>
    <w:rsid w:val="00026162"/>
    <w:rsid w:val="0002758A"/>
    <w:rsid w:val="00027630"/>
    <w:rsid w:val="0002782B"/>
    <w:rsid w:val="00027DFE"/>
    <w:rsid w:val="00027F75"/>
    <w:rsid w:val="000306D3"/>
    <w:rsid w:val="00030C36"/>
    <w:rsid w:val="00031324"/>
    <w:rsid w:val="00031D95"/>
    <w:rsid w:val="000331F8"/>
    <w:rsid w:val="0003365F"/>
    <w:rsid w:val="000338D0"/>
    <w:rsid w:val="00033DDF"/>
    <w:rsid w:val="000340B4"/>
    <w:rsid w:val="000343B2"/>
    <w:rsid w:val="00034610"/>
    <w:rsid w:val="00034AA3"/>
    <w:rsid w:val="00034AC0"/>
    <w:rsid w:val="00034CBF"/>
    <w:rsid w:val="00034F10"/>
    <w:rsid w:val="00035EBA"/>
    <w:rsid w:val="0003613B"/>
    <w:rsid w:val="0003657E"/>
    <w:rsid w:val="000365F5"/>
    <w:rsid w:val="000372D3"/>
    <w:rsid w:val="00040054"/>
    <w:rsid w:val="00040D6B"/>
    <w:rsid w:val="00040D7A"/>
    <w:rsid w:val="00040FE5"/>
    <w:rsid w:val="00041754"/>
    <w:rsid w:val="00042319"/>
    <w:rsid w:val="0004250C"/>
    <w:rsid w:val="00042FB2"/>
    <w:rsid w:val="0004316E"/>
    <w:rsid w:val="000437FD"/>
    <w:rsid w:val="00043D68"/>
    <w:rsid w:val="0004415B"/>
    <w:rsid w:val="00044630"/>
    <w:rsid w:val="00044D40"/>
    <w:rsid w:val="0004516A"/>
    <w:rsid w:val="00045246"/>
    <w:rsid w:val="000459EC"/>
    <w:rsid w:val="00045CC4"/>
    <w:rsid w:val="00045D18"/>
    <w:rsid w:val="00046318"/>
    <w:rsid w:val="00046637"/>
    <w:rsid w:val="00046C22"/>
    <w:rsid w:val="00046D2C"/>
    <w:rsid w:val="00047A51"/>
    <w:rsid w:val="00047AE4"/>
    <w:rsid w:val="00047F0E"/>
    <w:rsid w:val="00050593"/>
    <w:rsid w:val="00050D70"/>
    <w:rsid w:val="000512E4"/>
    <w:rsid w:val="00051433"/>
    <w:rsid w:val="00051708"/>
    <w:rsid w:val="0005183C"/>
    <w:rsid w:val="00051A12"/>
    <w:rsid w:val="0005309D"/>
    <w:rsid w:val="0005321C"/>
    <w:rsid w:val="00053283"/>
    <w:rsid w:val="000539C6"/>
    <w:rsid w:val="00054124"/>
    <w:rsid w:val="000541E2"/>
    <w:rsid w:val="000543FC"/>
    <w:rsid w:val="00054505"/>
    <w:rsid w:val="000545FB"/>
    <w:rsid w:val="000546DD"/>
    <w:rsid w:val="00054AB7"/>
    <w:rsid w:val="00055172"/>
    <w:rsid w:val="00055B65"/>
    <w:rsid w:val="00056C50"/>
    <w:rsid w:val="00056C5A"/>
    <w:rsid w:val="0005710E"/>
    <w:rsid w:val="000576ED"/>
    <w:rsid w:val="00060A2C"/>
    <w:rsid w:val="0006104B"/>
    <w:rsid w:val="000610B2"/>
    <w:rsid w:val="000618E8"/>
    <w:rsid w:val="00061A6B"/>
    <w:rsid w:val="00061AAA"/>
    <w:rsid w:val="00061C7F"/>
    <w:rsid w:val="00061E82"/>
    <w:rsid w:val="000620CC"/>
    <w:rsid w:val="000622B4"/>
    <w:rsid w:val="000625FB"/>
    <w:rsid w:val="000632BD"/>
    <w:rsid w:val="00063752"/>
    <w:rsid w:val="00064EEB"/>
    <w:rsid w:val="000651A2"/>
    <w:rsid w:val="00065A5E"/>
    <w:rsid w:val="00065E50"/>
    <w:rsid w:val="00066139"/>
    <w:rsid w:val="0006625F"/>
    <w:rsid w:val="000663B0"/>
    <w:rsid w:val="00066A3C"/>
    <w:rsid w:val="00066C53"/>
    <w:rsid w:val="00066D9C"/>
    <w:rsid w:val="00066E6A"/>
    <w:rsid w:val="00067038"/>
    <w:rsid w:val="00067319"/>
    <w:rsid w:val="00067984"/>
    <w:rsid w:val="00067A04"/>
    <w:rsid w:val="00067A14"/>
    <w:rsid w:val="000702D8"/>
    <w:rsid w:val="00070B2F"/>
    <w:rsid w:val="000711BB"/>
    <w:rsid w:val="00071951"/>
    <w:rsid w:val="00071CDF"/>
    <w:rsid w:val="00071F79"/>
    <w:rsid w:val="000732FB"/>
    <w:rsid w:val="00073748"/>
    <w:rsid w:val="00073ADC"/>
    <w:rsid w:val="00073B07"/>
    <w:rsid w:val="00073C2A"/>
    <w:rsid w:val="00073F1B"/>
    <w:rsid w:val="00074605"/>
    <w:rsid w:val="000752A7"/>
    <w:rsid w:val="00075501"/>
    <w:rsid w:val="00075CF0"/>
    <w:rsid w:val="00075E47"/>
    <w:rsid w:val="0007648C"/>
    <w:rsid w:val="00076514"/>
    <w:rsid w:val="000765BB"/>
    <w:rsid w:val="000771D9"/>
    <w:rsid w:val="00077731"/>
    <w:rsid w:val="00077792"/>
    <w:rsid w:val="00081296"/>
    <w:rsid w:val="000818D3"/>
    <w:rsid w:val="000819BC"/>
    <w:rsid w:val="00081B33"/>
    <w:rsid w:val="00082130"/>
    <w:rsid w:val="000822D3"/>
    <w:rsid w:val="000824C3"/>
    <w:rsid w:val="00082C81"/>
    <w:rsid w:val="0008315C"/>
    <w:rsid w:val="000836F6"/>
    <w:rsid w:val="00084154"/>
    <w:rsid w:val="0008437C"/>
    <w:rsid w:val="000844F7"/>
    <w:rsid w:val="0008455E"/>
    <w:rsid w:val="0008465F"/>
    <w:rsid w:val="00084691"/>
    <w:rsid w:val="00084968"/>
    <w:rsid w:val="000852B4"/>
    <w:rsid w:val="000852DD"/>
    <w:rsid w:val="00085345"/>
    <w:rsid w:val="000858BC"/>
    <w:rsid w:val="0008595D"/>
    <w:rsid w:val="000859FE"/>
    <w:rsid w:val="00085A4E"/>
    <w:rsid w:val="0008612A"/>
    <w:rsid w:val="00086317"/>
    <w:rsid w:val="000866BD"/>
    <w:rsid w:val="0008692A"/>
    <w:rsid w:val="00086C56"/>
    <w:rsid w:val="000877F6"/>
    <w:rsid w:val="000878C4"/>
    <w:rsid w:val="00087CF0"/>
    <w:rsid w:val="00087FCF"/>
    <w:rsid w:val="0009044F"/>
    <w:rsid w:val="0009095B"/>
    <w:rsid w:val="00090A3A"/>
    <w:rsid w:val="0009145D"/>
    <w:rsid w:val="00091562"/>
    <w:rsid w:val="00091721"/>
    <w:rsid w:val="00091B94"/>
    <w:rsid w:val="00091E48"/>
    <w:rsid w:val="00092224"/>
    <w:rsid w:val="00092347"/>
    <w:rsid w:val="000927E4"/>
    <w:rsid w:val="000929B0"/>
    <w:rsid w:val="00093100"/>
    <w:rsid w:val="000937AB"/>
    <w:rsid w:val="000938C0"/>
    <w:rsid w:val="00093C20"/>
    <w:rsid w:val="00093E1B"/>
    <w:rsid w:val="00093F25"/>
    <w:rsid w:val="000944CF"/>
    <w:rsid w:val="0009464D"/>
    <w:rsid w:val="00094689"/>
    <w:rsid w:val="00094BAA"/>
    <w:rsid w:val="00094F74"/>
    <w:rsid w:val="00095490"/>
    <w:rsid w:val="00095915"/>
    <w:rsid w:val="00095F25"/>
    <w:rsid w:val="000960AE"/>
    <w:rsid w:val="000962A3"/>
    <w:rsid w:val="0009701E"/>
    <w:rsid w:val="00097348"/>
    <w:rsid w:val="00097EE3"/>
    <w:rsid w:val="000A084D"/>
    <w:rsid w:val="000A0A5E"/>
    <w:rsid w:val="000A1061"/>
    <w:rsid w:val="000A1507"/>
    <w:rsid w:val="000A1F07"/>
    <w:rsid w:val="000A2462"/>
    <w:rsid w:val="000A2637"/>
    <w:rsid w:val="000A2D27"/>
    <w:rsid w:val="000A38D2"/>
    <w:rsid w:val="000A3A4D"/>
    <w:rsid w:val="000A476B"/>
    <w:rsid w:val="000A4BC4"/>
    <w:rsid w:val="000A573F"/>
    <w:rsid w:val="000A5ABC"/>
    <w:rsid w:val="000A6108"/>
    <w:rsid w:val="000A63A0"/>
    <w:rsid w:val="000A6B95"/>
    <w:rsid w:val="000A6BC8"/>
    <w:rsid w:val="000A6C26"/>
    <w:rsid w:val="000A7687"/>
    <w:rsid w:val="000A7A27"/>
    <w:rsid w:val="000B0766"/>
    <w:rsid w:val="000B0D4A"/>
    <w:rsid w:val="000B0D63"/>
    <w:rsid w:val="000B1593"/>
    <w:rsid w:val="000B16CE"/>
    <w:rsid w:val="000B1932"/>
    <w:rsid w:val="000B1E93"/>
    <w:rsid w:val="000B2BE8"/>
    <w:rsid w:val="000B360B"/>
    <w:rsid w:val="000B3932"/>
    <w:rsid w:val="000B3BFD"/>
    <w:rsid w:val="000B49C7"/>
    <w:rsid w:val="000B4B02"/>
    <w:rsid w:val="000B523F"/>
    <w:rsid w:val="000B57F2"/>
    <w:rsid w:val="000B5BB0"/>
    <w:rsid w:val="000B5D70"/>
    <w:rsid w:val="000B634E"/>
    <w:rsid w:val="000B6495"/>
    <w:rsid w:val="000B7055"/>
    <w:rsid w:val="000B73BC"/>
    <w:rsid w:val="000B7625"/>
    <w:rsid w:val="000B788B"/>
    <w:rsid w:val="000B78F2"/>
    <w:rsid w:val="000B7984"/>
    <w:rsid w:val="000B7A12"/>
    <w:rsid w:val="000B7F6A"/>
    <w:rsid w:val="000C0074"/>
    <w:rsid w:val="000C07D3"/>
    <w:rsid w:val="000C0FBF"/>
    <w:rsid w:val="000C2440"/>
    <w:rsid w:val="000C28E5"/>
    <w:rsid w:val="000C3193"/>
    <w:rsid w:val="000C36FE"/>
    <w:rsid w:val="000C3C3E"/>
    <w:rsid w:val="000C3F6D"/>
    <w:rsid w:val="000C46C9"/>
    <w:rsid w:val="000C4B52"/>
    <w:rsid w:val="000C6935"/>
    <w:rsid w:val="000C6B28"/>
    <w:rsid w:val="000C6F7C"/>
    <w:rsid w:val="000C7277"/>
    <w:rsid w:val="000C74A3"/>
    <w:rsid w:val="000C7603"/>
    <w:rsid w:val="000C76E6"/>
    <w:rsid w:val="000C791A"/>
    <w:rsid w:val="000C79CE"/>
    <w:rsid w:val="000C7E66"/>
    <w:rsid w:val="000D10D8"/>
    <w:rsid w:val="000D1253"/>
    <w:rsid w:val="000D2919"/>
    <w:rsid w:val="000D2AE0"/>
    <w:rsid w:val="000D2D7D"/>
    <w:rsid w:val="000D2FF0"/>
    <w:rsid w:val="000D3350"/>
    <w:rsid w:val="000D3380"/>
    <w:rsid w:val="000D4116"/>
    <w:rsid w:val="000D4E37"/>
    <w:rsid w:val="000D5E5E"/>
    <w:rsid w:val="000D6273"/>
    <w:rsid w:val="000D7491"/>
    <w:rsid w:val="000D7718"/>
    <w:rsid w:val="000E0A8A"/>
    <w:rsid w:val="000E0B58"/>
    <w:rsid w:val="000E0B8D"/>
    <w:rsid w:val="000E101C"/>
    <w:rsid w:val="000E1812"/>
    <w:rsid w:val="000E1B68"/>
    <w:rsid w:val="000E1DDA"/>
    <w:rsid w:val="000E2C6C"/>
    <w:rsid w:val="000E2FBB"/>
    <w:rsid w:val="000E4353"/>
    <w:rsid w:val="000E4726"/>
    <w:rsid w:val="000E48D7"/>
    <w:rsid w:val="000E49E0"/>
    <w:rsid w:val="000E4CA9"/>
    <w:rsid w:val="000E516D"/>
    <w:rsid w:val="000E5D27"/>
    <w:rsid w:val="000E5D3D"/>
    <w:rsid w:val="000E60FC"/>
    <w:rsid w:val="000E6236"/>
    <w:rsid w:val="000E7D26"/>
    <w:rsid w:val="000E7E05"/>
    <w:rsid w:val="000F0627"/>
    <w:rsid w:val="000F0913"/>
    <w:rsid w:val="000F09F9"/>
    <w:rsid w:val="000F0A29"/>
    <w:rsid w:val="000F0C79"/>
    <w:rsid w:val="000F0DE0"/>
    <w:rsid w:val="000F1035"/>
    <w:rsid w:val="000F1DF7"/>
    <w:rsid w:val="000F2B8C"/>
    <w:rsid w:val="000F3189"/>
    <w:rsid w:val="000F3D7A"/>
    <w:rsid w:val="000F44C0"/>
    <w:rsid w:val="000F45D9"/>
    <w:rsid w:val="000F4758"/>
    <w:rsid w:val="000F503A"/>
    <w:rsid w:val="000F52DC"/>
    <w:rsid w:val="000F58BA"/>
    <w:rsid w:val="000F5DC3"/>
    <w:rsid w:val="000F6677"/>
    <w:rsid w:val="000F71F5"/>
    <w:rsid w:val="000F7914"/>
    <w:rsid w:val="000F7D14"/>
    <w:rsid w:val="000F7F93"/>
    <w:rsid w:val="00100327"/>
    <w:rsid w:val="00100FF8"/>
    <w:rsid w:val="00101AAE"/>
    <w:rsid w:val="00101D5D"/>
    <w:rsid w:val="00102040"/>
    <w:rsid w:val="00102468"/>
    <w:rsid w:val="001029FC"/>
    <w:rsid w:val="00102EE5"/>
    <w:rsid w:val="001030DA"/>
    <w:rsid w:val="00103979"/>
    <w:rsid w:val="00103C5D"/>
    <w:rsid w:val="0010407A"/>
    <w:rsid w:val="0010422E"/>
    <w:rsid w:val="00104231"/>
    <w:rsid w:val="0010440D"/>
    <w:rsid w:val="00104620"/>
    <w:rsid w:val="001047DC"/>
    <w:rsid w:val="00105420"/>
    <w:rsid w:val="00105569"/>
    <w:rsid w:val="00105731"/>
    <w:rsid w:val="0010581C"/>
    <w:rsid w:val="00105AC2"/>
    <w:rsid w:val="001063E9"/>
    <w:rsid w:val="0010644A"/>
    <w:rsid w:val="00106628"/>
    <w:rsid w:val="00107845"/>
    <w:rsid w:val="00107AF7"/>
    <w:rsid w:val="00107C70"/>
    <w:rsid w:val="001104F6"/>
    <w:rsid w:val="00110568"/>
    <w:rsid w:val="0011072B"/>
    <w:rsid w:val="00111694"/>
    <w:rsid w:val="001117DA"/>
    <w:rsid w:val="00111FB4"/>
    <w:rsid w:val="00112077"/>
    <w:rsid w:val="00112085"/>
    <w:rsid w:val="001121F5"/>
    <w:rsid w:val="00112659"/>
    <w:rsid w:val="00112CB4"/>
    <w:rsid w:val="00112F7C"/>
    <w:rsid w:val="00113023"/>
    <w:rsid w:val="00113A4A"/>
    <w:rsid w:val="00113FD5"/>
    <w:rsid w:val="00114168"/>
    <w:rsid w:val="00114DE9"/>
    <w:rsid w:val="001154D8"/>
    <w:rsid w:val="00115798"/>
    <w:rsid w:val="00115D79"/>
    <w:rsid w:val="00115F35"/>
    <w:rsid w:val="00116252"/>
    <w:rsid w:val="0011649A"/>
    <w:rsid w:val="00116700"/>
    <w:rsid w:val="001167CB"/>
    <w:rsid w:val="001171AC"/>
    <w:rsid w:val="001174F6"/>
    <w:rsid w:val="0012007D"/>
    <w:rsid w:val="00120C95"/>
    <w:rsid w:val="00120CCC"/>
    <w:rsid w:val="00120F44"/>
    <w:rsid w:val="001212AB"/>
    <w:rsid w:val="001225E7"/>
    <w:rsid w:val="00122769"/>
    <w:rsid w:val="001232F8"/>
    <w:rsid w:val="00123742"/>
    <w:rsid w:val="00123D04"/>
    <w:rsid w:val="001242F1"/>
    <w:rsid w:val="00124496"/>
    <w:rsid w:val="00124537"/>
    <w:rsid w:val="00124625"/>
    <w:rsid w:val="00124F13"/>
    <w:rsid w:val="0012501B"/>
    <w:rsid w:val="00125BE3"/>
    <w:rsid w:val="001266B6"/>
    <w:rsid w:val="00126D97"/>
    <w:rsid w:val="00126FD8"/>
    <w:rsid w:val="001273E2"/>
    <w:rsid w:val="001273EA"/>
    <w:rsid w:val="001275A6"/>
    <w:rsid w:val="0012798D"/>
    <w:rsid w:val="001279A6"/>
    <w:rsid w:val="00130C47"/>
    <w:rsid w:val="00130EA5"/>
    <w:rsid w:val="00130F9A"/>
    <w:rsid w:val="00131404"/>
    <w:rsid w:val="00131442"/>
    <w:rsid w:val="0013173C"/>
    <w:rsid w:val="00131AC1"/>
    <w:rsid w:val="00131AE8"/>
    <w:rsid w:val="00131E22"/>
    <w:rsid w:val="00132C6C"/>
    <w:rsid w:val="0013308F"/>
    <w:rsid w:val="00133190"/>
    <w:rsid w:val="0013352F"/>
    <w:rsid w:val="00133794"/>
    <w:rsid w:val="001343C0"/>
    <w:rsid w:val="00134480"/>
    <w:rsid w:val="00134EDB"/>
    <w:rsid w:val="00135337"/>
    <w:rsid w:val="00135AB0"/>
    <w:rsid w:val="00136284"/>
    <w:rsid w:val="00136438"/>
    <w:rsid w:val="0013717B"/>
    <w:rsid w:val="001375E6"/>
    <w:rsid w:val="00137883"/>
    <w:rsid w:val="001402A7"/>
    <w:rsid w:val="00141129"/>
    <w:rsid w:val="00141C0D"/>
    <w:rsid w:val="00141D53"/>
    <w:rsid w:val="00141E26"/>
    <w:rsid w:val="001422A3"/>
    <w:rsid w:val="00142827"/>
    <w:rsid w:val="00143121"/>
    <w:rsid w:val="00143B44"/>
    <w:rsid w:val="00143E18"/>
    <w:rsid w:val="00144387"/>
    <w:rsid w:val="00144771"/>
    <w:rsid w:val="001455E1"/>
    <w:rsid w:val="00145784"/>
    <w:rsid w:val="00145E04"/>
    <w:rsid w:val="00145FEB"/>
    <w:rsid w:val="00146145"/>
    <w:rsid w:val="0014646A"/>
    <w:rsid w:val="00146A44"/>
    <w:rsid w:val="00146E70"/>
    <w:rsid w:val="00146F26"/>
    <w:rsid w:val="001477FE"/>
    <w:rsid w:val="001505CF"/>
    <w:rsid w:val="0015063D"/>
    <w:rsid w:val="001508C5"/>
    <w:rsid w:val="0015157D"/>
    <w:rsid w:val="00151901"/>
    <w:rsid w:val="00151950"/>
    <w:rsid w:val="001519F2"/>
    <w:rsid w:val="00151D3C"/>
    <w:rsid w:val="00152658"/>
    <w:rsid w:val="00152F5E"/>
    <w:rsid w:val="00152F99"/>
    <w:rsid w:val="0015376D"/>
    <w:rsid w:val="00153B94"/>
    <w:rsid w:val="00156613"/>
    <w:rsid w:val="00156760"/>
    <w:rsid w:val="00156958"/>
    <w:rsid w:val="00156FC7"/>
    <w:rsid w:val="0016077E"/>
    <w:rsid w:val="00160AE2"/>
    <w:rsid w:val="00160CE4"/>
    <w:rsid w:val="00161E98"/>
    <w:rsid w:val="00162988"/>
    <w:rsid w:val="00162A26"/>
    <w:rsid w:val="00162F13"/>
    <w:rsid w:val="00162F6E"/>
    <w:rsid w:val="00163713"/>
    <w:rsid w:val="0016379A"/>
    <w:rsid w:val="00163BF7"/>
    <w:rsid w:val="00164258"/>
    <w:rsid w:val="0016492F"/>
    <w:rsid w:val="00164930"/>
    <w:rsid w:val="00164A01"/>
    <w:rsid w:val="00164B0D"/>
    <w:rsid w:val="0016553B"/>
    <w:rsid w:val="00165B58"/>
    <w:rsid w:val="0016666B"/>
    <w:rsid w:val="00166756"/>
    <w:rsid w:val="001668BC"/>
    <w:rsid w:val="00166B66"/>
    <w:rsid w:val="00166F4A"/>
    <w:rsid w:val="0016714C"/>
    <w:rsid w:val="0016746F"/>
    <w:rsid w:val="00167719"/>
    <w:rsid w:val="00167A90"/>
    <w:rsid w:val="00167BAD"/>
    <w:rsid w:val="00167D6F"/>
    <w:rsid w:val="00167FBF"/>
    <w:rsid w:val="00170AE6"/>
    <w:rsid w:val="0017106C"/>
    <w:rsid w:val="00171799"/>
    <w:rsid w:val="00171B58"/>
    <w:rsid w:val="001734E9"/>
    <w:rsid w:val="00173BA7"/>
    <w:rsid w:val="0017431B"/>
    <w:rsid w:val="00174BA9"/>
    <w:rsid w:val="00174FAE"/>
    <w:rsid w:val="0017501B"/>
    <w:rsid w:val="001754B1"/>
    <w:rsid w:val="001761CA"/>
    <w:rsid w:val="00176529"/>
    <w:rsid w:val="00176845"/>
    <w:rsid w:val="0017687E"/>
    <w:rsid w:val="00176D12"/>
    <w:rsid w:val="00177445"/>
    <w:rsid w:val="0017784F"/>
    <w:rsid w:val="001800DA"/>
    <w:rsid w:val="001805FD"/>
    <w:rsid w:val="00180791"/>
    <w:rsid w:val="00180945"/>
    <w:rsid w:val="001810A3"/>
    <w:rsid w:val="0018191A"/>
    <w:rsid w:val="00181C14"/>
    <w:rsid w:val="00181FF7"/>
    <w:rsid w:val="00182207"/>
    <w:rsid w:val="001823FE"/>
    <w:rsid w:val="00182817"/>
    <w:rsid w:val="0018293F"/>
    <w:rsid w:val="00182A4C"/>
    <w:rsid w:val="00182B08"/>
    <w:rsid w:val="00182DA4"/>
    <w:rsid w:val="00182DA9"/>
    <w:rsid w:val="00183067"/>
    <w:rsid w:val="0018328F"/>
    <w:rsid w:val="00183545"/>
    <w:rsid w:val="001839BA"/>
    <w:rsid w:val="00184B83"/>
    <w:rsid w:val="00184DF3"/>
    <w:rsid w:val="00185708"/>
    <w:rsid w:val="00185879"/>
    <w:rsid w:val="00186906"/>
    <w:rsid w:val="001876DA"/>
    <w:rsid w:val="00187D66"/>
    <w:rsid w:val="00190108"/>
    <w:rsid w:val="001910F8"/>
    <w:rsid w:val="0019142A"/>
    <w:rsid w:val="00191434"/>
    <w:rsid w:val="001917D5"/>
    <w:rsid w:val="001918BF"/>
    <w:rsid w:val="00191937"/>
    <w:rsid w:val="00191A70"/>
    <w:rsid w:val="00191B6B"/>
    <w:rsid w:val="00192707"/>
    <w:rsid w:val="00192959"/>
    <w:rsid w:val="001935A7"/>
    <w:rsid w:val="00194696"/>
    <w:rsid w:val="00194A92"/>
    <w:rsid w:val="001955D1"/>
    <w:rsid w:val="00195693"/>
    <w:rsid w:val="001956B1"/>
    <w:rsid w:val="00196440"/>
    <w:rsid w:val="0019644B"/>
    <w:rsid w:val="001966DF"/>
    <w:rsid w:val="00196C4A"/>
    <w:rsid w:val="00196C5E"/>
    <w:rsid w:val="00196E66"/>
    <w:rsid w:val="0019766E"/>
    <w:rsid w:val="001A03A0"/>
    <w:rsid w:val="001A0466"/>
    <w:rsid w:val="001A0915"/>
    <w:rsid w:val="001A19F2"/>
    <w:rsid w:val="001A1BC4"/>
    <w:rsid w:val="001A1D01"/>
    <w:rsid w:val="001A1F00"/>
    <w:rsid w:val="001A251A"/>
    <w:rsid w:val="001A26A4"/>
    <w:rsid w:val="001A2A3D"/>
    <w:rsid w:val="001A2BB2"/>
    <w:rsid w:val="001A2C92"/>
    <w:rsid w:val="001A330C"/>
    <w:rsid w:val="001A3531"/>
    <w:rsid w:val="001A3594"/>
    <w:rsid w:val="001A35A6"/>
    <w:rsid w:val="001A3870"/>
    <w:rsid w:val="001A3A57"/>
    <w:rsid w:val="001A4AD3"/>
    <w:rsid w:val="001A4BDC"/>
    <w:rsid w:val="001A505D"/>
    <w:rsid w:val="001A545E"/>
    <w:rsid w:val="001A59CB"/>
    <w:rsid w:val="001A5AD8"/>
    <w:rsid w:val="001A6DAE"/>
    <w:rsid w:val="001A6EA2"/>
    <w:rsid w:val="001A74D3"/>
    <w:rsid w:val="001A7900"/>
    <w:rsid w:val="001B07C8"/>
    <w:rsid w:val="001B0FEB"/>
    <w:rsid w:val="001B1614"/>
    <w:rsid w:val="001B1822"/>
    <w:rsid w:val="001B1940"/>
    <w:rsid w:val="001B1DDB"/>
    <w:rsid w:val="001B225E"/>
    <w:rsid w:val="001B23D1"/>
    <w:rsid w:val="001B246F"/>
    <w:rsid w:val="001B25A0"/>
    <w:rsid w:val="001B2BE0"/>
    <w:rsid w:val="001B31F4"/>
    <w:rsid w:val="001B365D"/>
    <w:rsid w:val="001B4116"/>
    <w:rsid w:val="001B41BA"/>
    <w:rsid w:val="001B4AE9"/>
    <w:rsid w:val="001B50DF"/>
    <w:rsid w:val="001B5646"/>
    <w:rsid w:val="001B6834"/>
    <w:rsid w:val="001B713E"/>
    <w:rsid w:val="001B7549"/>
    <w:rsid w:val="001B7D9F"/>
    <w:rsid w:val="001B7FB3"/>
    <w:rsid w:val="001C1104"/>
    <w:rsid w:val="001C157D"/>
    <w:rsid w:val="001C1730"/>
    <w:rsid w:val="001C20DA"/>
    <w:rsid w:val="001C2178"/>
    <w:rsid w:val="001C22F7"/>
    <w:rsid w:val="001C250A"/>
    <w:rsid w:val="001C27D1"/>
    <w:rsid w:val="001C2D6F"/>
    <w:rsid w:val="001C3194"/>
    <w:rsid w:val="001C38C2"/>
    <w:rsid w:val="001C3AB4"/>
    <w:rsid w:val="001C3BF5"/>
    <w:rsid w:val="001C3E28"/>
    <w:rsid w:val="001C428C"/>
    <w:rsid w:val="001C4796"/>
    <w:rsid w:val="001C540F"/>
    <w:rsid w:val="001C6027"/>
    <w:rsid w:val="001C607E"/>
    <w:rsid w:val="001C608C"/>
    <w:rsid w:val="001C613C"/>
    <w:rsid w:val="001C61A2"/>
    <w:rsid w:val="001C629C"/>
    <w:rsid w:val="001C658C"/>
    <w:rsid w:val="001D01A6"/>
    <w:rsid w:val="001D09BA"/>
    <w:rsid w:val="001D0A2C"/>
    <w:rsid w:val="001D0B06"/>
    <w:rsid w:val="001D0D5E"/>
    <w:rsid w:val="001D1463"/>
    <w:rsid w:val="001D21BD"/>
    <w:rsid w:val="001D2501"/>
    <w:rsid w:val="001D26CC"/>
    <w:rsid w:val="001D2CA7"/>
    <w:rsid w:val="001D2D90"/>
    <w:rsid w:val="001D2E79"/>
    <w:rsid w:val="001D32FE"/>
    <w:rsid w:val="001D33CC"/>
    <w:rsid w:val="001D341F"/>
    <w:rsid w:val="001D36DD"/>
    <w:rsid w:val="001D38BB"/>
    <w:rsid w:val="001D450B"/>
    <w:rsid w:val="001D5083"/>
    <w:rsid w:val="001D52C0"/>
    <w:rsid w:val="001D54A6"/>
    <w:rsid w:val="001D57D9"/>
    <w:rsid w:val="001D5918"/>
    <w:rsid w:val="001D6E21"/>
    <w:rsid w:val="001D78E4"/>
    <w:rsid w:val="001D78FC"/>
    <w:rsid w:val="001D796F"/>
    <w:rsid w:val="001D7BA9"/>
    <w:rsid w:val="001E08EA"/>
    <w:rsid w:val="001E0A6C"/>
    <w:rsid w:val="001E0AF6"/>
    <w:rsid w:val="001E0F71"/>
    <w:rsid w:val="001E0FAC"/>
    <w:rsid w:val="001E107B"/>
    <w:rsid w:val="001E1299"/>
    <w:rsid w:val="001E13C8"/>
    <w:rsid w:val="001E184E"/>
    <w:rsid w:val="001E1FE9"/>
    <w:rsid w:val="001E298C"/>
    <w:rsid w:val="001E2DDB"/>
    <w:rsid w:val="001E3C37"/>
    <w:rsid w:val="001E432B"/>
    <w:rsid w:val="001E5C03"/>
    <w:rsid w:val="001E5CD7"/>
    <w:rsid w:val="001E611A"/>
    <w:rsid w:val="001E6476"/>
    <w:rsid w:val="001E67E6"/>
    <w:rsid w:val="001E6DF2"/>
    <w:rsid w:val="001E6FA9"/>
    <w:rsid w:val="001E738D"/>
    <w:rsid w:val="001E73A0"/>
    <w:rsid w:val="001E7732"/>
    <w:rsid w:val="001F0274"/>
    <w:rsid w:val="001F07A4"/>
    <w:rsid w:val="001F0FFF"/>
    <w:rsid w:val="001F1A3D"/>
    <w:rsid w:val="001F2807"/>
    <w:rsid w:val="001F2E3D"/>
    <w:rsid w:val="001F31FE"/>
    <w:rsid w:val="001F34DC"/>
    <w:rsid w:val="001F3665"/>
    <w:rsid w:val="001F37C4"/>
    <w:rsid w:val="001F3DD2"/>
    <w:rsid w:val="001F4153"/>
    <w:rsid w:val="001F45F1"/>
    <w:rsid w:val="001F475B"/>
    <w:rsid w:val="001F5256"/>
    <w:rsid w:val="001F5749"/>
    <w:rsid w:val="001F5A2E"/>
    <w:rsid w:val="001F5BBA"/>
    <w:rsid w:val="001F6AE2"/>
    <w:rsid w:val="001F6E49"/>
    <w:rsid w:val="001F704E"/>
    <w:rsid w:val="001F706F"/>
    <w:rsid w:val="001F7DDE"/>
    <w:rsid w:val="00200172"/>
    <w:rsid w:val="002001DE"/>
    <w:rsid w:val="0020052F"/>
    <w:rsid w:val="00201066"/>
    <w:rsid w:val="00201384"/>
    <w:rsid w:val="002016BA"/>
    <w:rsid w:val="00202290"/>
    <w:rsid w:val="002023E5"/>
    <w:rsid w:val="002029FE"/>
    <w:rsid w:val="00202BB9"/>
    <w:rsid w:val="002034C6"/>
    <w:rsid w:val="00203599"/>
    <w:rsid w:val="0020366C"/>
    <w:rsid w:val="002043AB"/>
    <w:rsid w:val="0020482E"/>
    <w:rsid w:val="0020487C"/>
    <w:rsid w:val="0020498A"/>
    <w:rsid w:val="0020532C"/>
    <w:rsid w:val="00205A33"/>
    <w:rsid w:val="00205AEF"/>
    <w:rsid w:val="00205E16"/>
    <w:rsid w:val="002061EF"/>
    <w:rsid w:val="00206A3E"/>
    <w:rsid w:val="00206EE5"/>
    <w:rsid w:val="00206FC5"/>
    <w:rsid w:val="00207323"/>
    <w:rsid w:val="00207B14"/>
    <w:rsid w:val="00207B39"/>
    <w:rsid w:val="00207F3E"/>
    <w:rsid w:val="00211767"/>
    <w:rsid w:val="00211D61"/>
    <w:rsid w:val="00211EE1"/>
    <w:rsid w:val="002126B3"/>
    <w:rsid w:val="00212B31"/>
    <w:rsid w:val="00212E11"/>
    <w:rsid w:val="0021306D"/>
    <w:rsid w:val="00213071"/>
    <w:rsid w:val="002136E5"/>
    <w:rsid w:val="00215948"/>
    <w:rsid w:val="0021595E"/>
    <w:rsid w:val="002166AE"/>
    <w:rsid w:val="00216745"/>
    <w:rsid w:val="002172DD"/>
    <w:rsid w:val="00217529"/>
    <w:rsid w:val="00217F61"/>
    <w:rsid w:val="0022038B"/>
    <w:rsid w:val="00220930"/>
    <w:rsid w:val="00220C4B"/>
    <w:rsid w:val="0022123F"/>
    <w:rsid w:val="00221A47"/>
    <w:rsid w:val="00221B4F"/>
    <w:rsid w:val="00222168"/>
    <w:rsid w:val="00222A32"/>
    <w:rsid w:val="002231AC"/>
    <w:rsid w:val="002231E5"/>
    <w:rsid w:val="00223D1E"/>
    <w:rsid w:val="00223D8A"/>
    <w:rsid w:val="00223DE5"/>
    <w:rsid w:val="0022423A"/>
    <w:rsid w:val="002242C8"/>
    <w:rsid w:val="00224423"/>
    <w:rsid w:val="00225657"/>
    <w:rsid w:val="00225DE3"/>
    <w:rsid w:val="00226602"/>
    <w:rsid w:val="00226B11"/>
    <w:rsid w:val="00226CEF"/>
    <w:rsid w:val="00226EB9"/>
    <w:rsid w:val="0022709B"/>
    <w:rsid w:val="00227BD9"/>
    <w:rsid w:val="00227D5B"/>
    <w:rsid w:val="0023102E"/>
    <w:rsid w:val="002322ED"/>
    <w:rsid w:val="00232690"/>
    <w:rsid w:val="00232BCF"/>
    <w:rsid w:val="00233082"/>
    <w:rsid w:val="00233194"/>
    <w:rsid w:val="0023343A"/>
    <w:rsid w:val="002339FB"/>
    <w:rsid w:val="00233A57"/>
    <w:rsid w:val="00233B26"/>
    <w:rsid w:val="00233C4D"/>
    <w:rsid w:val="00233C77"/>
    <w:rsid w:val="00234E19"/>
    <w:rsid w:val="00235035"/>
    <w:rsid w:val="002351FA"/>
    <w:rsid w:val="00235CE2"/>
    <w:rsid w:val="00236869"/>
    <w:rsid w:val="00236A4E"/>
    <w:rsid w:val="00236B5F"/>
    <w:rsid w:val="00236DC2"/>
    <w:rsid w:val="00237B6F"/>
    <w:rsid w:val="00237CA3"/>
    <w:rsid w:val="00237CD0"/>
    <w:rsid w:val="00237E47"/>
    <w:rsid w:val="00237FE7"/>
    <w:rsid w:val="0024077D"/>
    <w:rsid w:val="00240808"/>
    <w:rsid w:val="00240A26"/>
    <w:rsid w:val="00241289"/>
    <w:rsid w:val="002412E5"/>
    <w:rsid w:val="002414E9"/>
    <w:rsid w:val="0024175D"/>
    <w:rsid w:val="0024198F"/>
    <w:rsid w:val="00241E93"/>
    <w:rsid w:val="0024218D"/>
    <w:rsid w:val="00242774"/>
    <w:rsid w:val="00242AFB"/>
    <w:rsid w:val="00242F17"/>
    <w:rsid w:val="0024334B"/>
    <w:rsid w:val="00243549"/>
    <w:rsid w:val="00243E2C"/>
    <w:rsid w:val="00244BF6"/>
    <w:rsid w:val="002452E3"/>
    <w:rsid w:val="0024593C"/>
    <w:rsid w:val="00245E1D"/>
    <w:rsid w:val="002467E7"/>
    <w:rsid w:val="00246B2D"/>
    <w:rsid w:val="0025016C"/>
    <w:rsid w:val="00250629"/>
    <w:rsid w:val="002507E2"/>
    <w:rsid w:val="00250C33"/>
    <w:rsid w:val="00250D24"/>
    <w:rsid w:val="002510BD"/>
    <w:rsid w:val="00251C2E"/>
    <w:rsid w:val="00252185"/>
    <w:rsid w:val="002522D1"/>
    <w:rsid w:val="00252CB9"/>
    <w:rsid w:val="00252CFB"/>
    <w:rsid w:val="00252D7A"/>
    <w:rsid w:val="00253024"/>
    <w:rsid w:val="002530AE"/>
    <w:rsid w:val="0025351B"/>
    <w:rsid w:val="002541F6"/>
    <w:rsid w:val="0025422D"/>
    <w:rsid w:val="002545CA"/>
    <w:rsid w:val="002545FD"/>
    <w:rsid w:val="00254AB4"/>
    <w:rsid w:val="00254B2A"/>
    <w:rsid w:val="00254BA8"/>
    <w:rsid w:val="00255125"/>
    <w:rsid w:val="002554A9"/>
    <w:rsid w:val="002554C0"/>
    <w:rsid w:val="00255BC7"/>
    <w:rsid w:val="00255C69"/>
    <w:rsid w:val="00255CBF"/>
    <w:rsid w:val="00256107"/>
    <w:rsid w:val="0025677F"/>
    <w:rsid w:val="0025682D"/>
    <w:rsid w:val="00256CDF"/>
    <w:rsid w:val="0025712E"/>
    <w:rsid w:val="002574B3"/>
    <w:rsid w:val="00257B8E"/>
    <w:rsid w:val="0026033D"/>
    <w:rsid w:val="002603A4"/>
    <w:rsid w:val="0026048D"/>
    <w:rsid w:val="002607C1"/>
    <w:rsid w:val="00260B02"/>
    <w:rsid w:val="00261076"/>
    <w:rsid w:val="002611BE"/>
    <w:rsid w:val="002612C5"/>
    <w:rsid w:val="0026192C"/>
    <w:rsid w:val="002619D5"/>
    <w:rsid w:val="0026224F"/>
    <w:rsid w:val="0026244B"/>
    <w:rsid w:val="00262BC5"/>
    <w:rsid w:val="00263DC1"/>
    <w:rsid w:val="00263F7E"/>
    <w:rsid w:val="00264390"/>
    <w:rsid w:val="00264EA2"/>
    <w:rsid w:val="00264EE8"/>
    <w:rsid w:val="00265C2E"/>
    <w:rsid w:val="002663A6"/>
    <w:rsid w:val="002666E2"/>
    <w:rsid w:val="002667D3"/>
    <w:rsid w:val="002667EB"/>
    <w:rsid w:val="00266D3A"/>
    <w:rsid w:val="00266DF3"/>
    <w:rsid w:val="00266F8F"/>
    <w:rsid w:val="00267132"/>
    <w:rsid w:val="002673A2"/>
    <w:rsid w:val="0026791B"/>
    <w:rsid w:val="00267A9F"/>
    <w:rsid w:val="00267F5F"/>
    <w:rsid w:val="00271154"/>
    <w:rsid w:val="002713DB"/>
    <w:rsid w:val="002714B7"/>
    <w:rsid w:val="00273273"/>
    <w:rsid w:val="00273331"/>
    <w:rsid w:val="002733F3"/>
    <w:rsid w:val="0027356F"/>
    <w:rsid w:val="002736F5"/>
    <w:rsid w:val="00273B5F"/>
    <w:rsid w:val="00273ECA"/>
    <w:rsid w:val="00273F2D"/>
    <w:rsid w:val="00273FC0"/>
    <w:rsid w:val="00274110"/>
    <w:rsid w:val="00274193"/>
    <w:rsid w:val="00274521"/>
    <w:rsid w:val="00274FC3"/>
    <w:rsid w:val="00275019"/>
    <w:rsid w:val="002754D2"/>
    <w:rsid w:val="002769A4"/>
    <w:rsid w:val="00277143"/>
    <w:rsid w:val="002773C7"/>
    <w:rsid w:val="00277B9C"/>
    <w:rsid w:val="00277F16"/>
    <w:rsid w:val="002808F9"/>
    <w:rsid w:val="00280E5B"/>
    <w:rsid w:val="00281454"/>
    <w:rsid w:val="00281689"/>
    <w:rsid w:val="00281AB1"/>
    <w:rsid w:val="002823D0"/>
    <w:rsid w:val="00282769"/>
    <w:rsid w:val="002833DC"/>
    <w:rsid w:val="002836E4"/>
    <w:rsid w:val="0028373A"/>
    <w:rsid w:val="00283C48"/>
    <w:rsid w:val="00283E06"/>
    <w:rsid w:val="00283E4B"/>
    <w:rsid w:val="00283F75"/>
    <w:rsid w:val="002841AB"/>
    <w:rsid w:val="0028476C"/>
    <w:rsid w:val="00284C2E"/>
    <w:rsid w:val="00284EE0"/>
    <w:rsid w:val="0028518E"/>
    <w:rsid w:val="002855D6"/>
    <w:rsid w:val="00285791"/>
    <w:rsid w:val="0028623A"/>
    <w:rsid w:val="00286495"/>
    <w:rsid w:val="00287584"/>
    <w:rsid w:val="0029022A"/>
    <w:rsid w:val="00290E98"/>
    <w:rsid w:val="00291A9E"/>
    <w:rsid w:val="002920A8"/>
    <w:rsid w:val="002920F8"/>
    <w:rsid w:val="00292269"/>
    <w:rsid w:val="00292A75"/>
    <w:rsid w:val="00292F70"/>
    <w:rsid w:val="0029420D"/>
    <w:rsid w:val="00294C1D"/>
    <w:rsid w:val="002951F3"/>
    <w:rsid w:val="002953F0"/>
    <w:rsid w:val="00295451"/>
    <w:rsid w:val="00295725"/>
    <w:rsid w:val="00295F74"/>
    <w:rsid w:val="002964A1"/>
    <w:rsid w:val="00296A5E"/>
    <w:rsid w:val="002970B8"/>
    <w:rsid w:val="0029781C"/>
    <w:rsid w:val="00297C0C"/>
    <w:rsid w:val="002A056D"/>
    <w:rsid w:val="002A0C66"/>
    <w:rsid w:val="002A0CC7"/>
    <w:rsid w:val="002A0D68"/>
    <w:rsid w:val="002A17EC"/>
    <w:rsid w:val="002A1857"/>
    <w:rsid w:val="002A2B91"/>
    <w:rsid w:val="002A2B94"/>
    <w:rsid w:val="002A2FF6"/>
    <w:rsid w:val="002A3B40"/>
    <w:rsid w:val="002A4118"/>
    <w:rsid w:val="002A4698"/>
    <w:rsid w:val="002A4CEA"/>
    <w:rsid w:val="002A4CEB"/>
    <w:rsid w:val="002A4FB3"/>
    <w:rsid w:val="002A5534"/>
    <w:rsid w:val="002A58AD"/>
    <w:rsid w:val="002A58D9"/>
    <w:rsid w:val="002A5EB8"/>
    <w:rsid w:val="002A60A8"/>
    <w:rsid w:val="002A62E2"/>
    <w:rsid w:val="002A658E"/>
    <w:rsid w:val="002A6760"/>
    <w:rsid w:val="002A7720"/>
    <w:rsid w:val="002A772A"/>
    <w:rsid w:val="002A7A28"/>
    <w:rsid w:val="002A7A39"/>
    <w:rsid w:val="002B05FC"/>
    <w:rsid w:val="002B0B58"/>
    <w:rsid w:val="002B0C8A"/>
    <w:rsid w:val="002B1230"/>
    <w:rsid w:val="002B13CE"/>
    <w:rsid w:val="002B13F7"/>
    <w:rsid w:val="002B18D8"/>
    <w:rsid w:val="002B1916"/>
    <w:rsid w:val="002B1B6F"/>
    <w:rsid w:val="002B2162"/>
    <w:rsid w:val="002B2E37"/>
    <w:rsid w:val="002B3A4F"/>
    <w:rsid w:val="002B40EE"/>
    <w:rsid w:val="002B42BF"/>
    <w:rsid w:val="002B5051"/>
    <w:rsid w:val="002B5115"/>
    <w:rsid w:val="002B5412"/>
    <w:rsid w:val="002B5DCD"/>
    <w:rsid w:val="002B5DDD"/>
    <w:rsid w:val="002B5EE4"/>
    <w:rsid w:val="002B6BF0"/>
    <w:rsid w:val="002B7879"/>
    <w:rsid w:val="002B7F08"/>
    <w:rsid w:val="002C00F2"/>
    <w:rsid w:val="002C05EF"/>
    <w:rsid w:val="002C0846"/>
    <w:rsid w:val="002C1B3A"/>
    <w:rsid w:val="002C1DC8"/>
    <w:rsid w:val="002C2541"/>
    <w:rsid w:val="002C2980"/>
    <w:rsid w:val="002C2D96"/>
    <w:rsid w:val="002C30DF"/>
    <w:rsid w:val="002C3C82"/>
    <w:rsid w:val="002C4371"/>
    <w:rsid w:val="002C4C73"/>
    <w:rsid w:val="002C5118"/>
    <w:rsid w:val="002C5217"/>
    <w:rsid w:val="002C53DA"/>
    <w:rsid w:val="002C5765"/>
    <w:rsid w:val="002C5957"/>
    <w:rsid w:val="002C5BFE"/>
    <w:rsid w:val="002C6259"/>
    <w:rsid w:val="002C6B73"/>
    <w:rsid w:val="002C6DE0"/>
    <w:rsid w:val="002C7237"/>
    <w:rsid w:val="002C78AF"/>
    <w:rsid w:val="002C7B51"/>
    <w:rsid w:val="002C7D12"/>
    <w:rsid w:val="002C7D8D"/>
    <w:rsid w:val="002D00AF"/>
    <w:rsid w:val="002D05D2"/>
    <w:rsid w:val="002D0B32"/>
    <w:rsid w:val="002D1682"/>
    <w:rsid w:val="002D199D"/>
    <w:rsid w:val="002D1F5C"/>
    <w:rsid w:val="002D23EC"/>
    <w:rsid w:val="002D24E6"/>
    <w:rsid w:val="002D2A7C"/>
    <w:rsid w:val="002D30B2"/>
    <w:rsid w:val="002D3368"/>
    <w:rsid w:val="002D382A"/>
    <w:rsid w:val="002D45B8"/>
    <w:rsid w:val="002D4EED"/>
    <w:rsid w:val="002D5342"/>
    <w:rsid w:val="002D7AC2"/>
    <w:rsid w:val="002E0397"/>
    <w:rsid w:val="002E0FBB"/>
    <w:rsid w:val="002E2D77"/>
    <w:rsid w:val="002E33EC"/>
    <w:rsid w:val="002E3961"/>
    <w:rsid w:val="002E3F81"/>
    <w:rsid w:val="002E410B"/>
    <w:rsid w:val="002E44F0"/>
    <w:rsid w:val="002E4C60"/>
    <w:rsid w:val="002E4CDE"/>
    <w:rsid w:val="002E4DE2"/>
    <w:rsid w:val="002E4FAE"/>
    <w:rsid w:val="002E5598"/>
    <w:rsid w:val="002E5E3A"/>
    <w:rsid w:val="002E6923"/>
    <w:rsid w:val="002E6D98"/>
    <w:rsid w:val="002E78F3"/>
    <w:rsid w:val="002E7D09"/>
    <w:rsid w:val="002E7DC5"/>
    <w:rsid w:val="002F0552"/>
    <w:rsid w:val="002F11FA"/>
    <w:rsid w:val="002F14D2"/>
    <w:rsid w:val="002F1C5A"/>
    <w:rsid w:val="002F2478"/>
    <w:rsid w:val="002F2500"/>
    <w:rsid w:val="002F2B80"/>
    <w:rsid w:val="002F2E09"/>
    <w:rsid w:val="002F3941"/>
    <w:rsid w:val="002F39C9"/>
    <w:rsid w:val="002F3DCF"/>
    <w:rsid w:val="002F3F68"/>
    <w:rsid w:val="002F4658"/>
    <w:rsid w:val="002F47DF"/>
    <w:rsid w:val="002F4924"/>
    <w:rsid w:val="002F49F5"/>
    <w:rsid w:val="002F4A6E"/>
    <w:rsid w:val="002F4DC5"/>
    <w:rsid w:val="002F512B"/>
    <w:rsid w:val="002F5785"/>
    <w:rsid w:val="002F5B38"/>
    <w:rsid w:val="002F5B55"/>
    <w:rsid w:val="002F5FDC"/>
    <w:rsid w:val="002F6A0C"/>
    <w:rsid w:val="002F6BE8"/>
    <w:rsid w:val="002F6D34"/>
    <w:rsid w:val="002F7093"/>
    <w:rsid w:val="002F741D"/>
    <w:rsid w:val="002F753E"/>
    <w:rsid w:val="002F7B2E"/>
    <w:rsid w:val="00300099"/>
    <w:rsid w:val="00300282"/>
    <w:rsid w:val="003005F3"/>
    <w:rsid w:val="003007A1"/>
    <w:rsid w:val="0030088F"/>
    <w:rsid w:val="00300BF6"/>
    <w:rsid w:val="00300CD8"/>
    <w:rsid w:val="003015D6"/>
    <w:rsid w:val="003016FA"/>
    <w:rsid w:val="003018AC"/>
    <w:rsid w:val="00302714"/>
    <w:rsid w:val="003030BF"/>
    <w:rsid w:val="00303180"/>
    <w:rsid w:val="003037F3"/>
    <w:rsid w:val="003039B7"/>
    <w:rsid w:val="00303D5F"/>
    <w:rsid w:val="00304262"/>
    <w:rsid w:val="003043FC"/>
    <w:rsid w:val="00305856"/>
    <w:rsid w:val="0030587D"/>
    <w:rsid w:val="003061C2"/>
    <w:rsid w:val="00306427"/>
    <w:rsid w:val="00306685"/>
    <w:rsid w:val="00306763"/>
    <w:rsid w:val="003075B4"/>
    <w:rsid w:val="003077B0"/>
    <w:rsid w:val="0031009A"/>
    <w:rsid w:val="003108C5"/>
    <w:rsid w:val="00310C65"/>
    <w:rsid w:val="00310F46"/>
    <w:rsid w:val="003114C8"/>
    <w:rsid w:val="003116E1"/>
    <w:rsid w:val="00312743"/>
    <w:rsid w:val="0031275F"/>
    <w:rsid w:val="003128C2"/>
    <w:rsid w:val="00312C71"/>
    <w:rsid w:val="00312E9A"/>
    <w:rsid w:val="003141A2"/>
    <w:rsid w:val="0031463F"/>
    <w:rsid w:val="00314D20"/>
    <w:rsid w:val="00315F85"/>
    <w:rsid w:val="0031601F"/>
    <w:rsid w:val="003161F2"/>
    <w:rsid w:val="003165B1"/>
    <w:rsid w:val="00316A4C"/>
    <w:rsid w:val="00317024"/>
    <w:rsid w:val="003171DD"/>
    <w:rsid w:val="00317407"/>
    <w:rsid w:val="00317B47"/>
    <w:rsid w:val="00317BE3"/>
    <w:rsid w:val="0032000C"/>
    <w:rsid w:val="00320071"/>
    <w:rsid w:val="003201F2"/>
    <w:rsid w:val="00320953"/>
    <w:rsid w:val="00321373"/>
    <w:rsid w:val="00321590"/>
    <w:rsid w:val="00321DA9"/>
    <w:rsid w:val="00321F92"/>
    <w:rsid w:val="00322425"/>
    <w:rsid w:val="0032273D"/>
    <w:rsid w:val="00322794"/>
    <w:rsid w:val="00322B2B"/>
    <w:rsid w:val="003230DF"/>
    <w:rsid w:val="003231BD"/>
    <w:rsid w:val="0032398D"/>
    <w:rsid w:val="003239BA"/>
    <w:rsid w:val="00325606"/>
    <w:rsid w:val="003257F8"/>
    <w:rsid w:val="00325C23"/>
    <w:rsid w:val="003266EF"/>
    <w:rsid w:val="00326A41"/>
    <w:rsid w:val="0032795E"/>
    <w:rsid w:val="0032798B"/>
    <w:rsid w:val="00327BC0"/>
    <w:rsid w:val="00327C97"/>
    <w:rsid w:val="003301C2"/>
    <w:rsid w:val="0033044F"/>
    <w:rsid w:val="00331D01"/>
    <w:rsid w:val="00332383"/>
    <w:rsid w:val="0033298B"/>
    <w:rsid w:val="00332B7F"/>
    <w:rsid w:val="0033375D"/>
    <w:rsid w:val="003340AF"/>
    <w:rsid w:val="00334A02"/>
    <w:rsid w:val="00334A3C"/>
    <w:rsid w:val="00334AC8"/>
    <w:rsid w:val="00334F2A"/>
    <w:rsid w:val="00335B57"/>
    <w:rsid w:val="00335DEB"/>
    <w:rsid w:val="00336B3C"/>
    <w:rsid w:val="00336CBD"/>
    <w:rsid w:val="0034097B"/>
    <w:rsid w:val="003430C3"/>
    <w:rsid w:val="0034319C"/>
    <w:rsid w:val="00343980"/>
    <w:rsid w:val="00343EBC"/>
    <w:rsid w:val="00343FBE"/>
    <w:rsid w:val="00344C15"/>
    <w:rsid w:val="00345558"/>
    <w:rsid w:val="00345A02"/>
    <w:rsid w:val="00345B92"/>
    <w:rsid w:val="003462A6"/>
    <w:rsid w:val="003464A7"/>
    <w:rsid w:val="003467F3"/>
    <w:rsid w:val="003473B8"/>
    <w:rsid w:val="00347A19"/>
    <w:rsid w:val="00347B7D"/>
    <w:rsid w:val="00347C53"/>
    <w:rsid w:val="00347D81"/>
    <w:rsid w:val="00350B39"/>
    <w:rsid w:val="00351CE5"/>
    <w:rsid w:val="0035208F"/>
    <w:rsid w:val="00352A97"/>
    <w:rsid w:val="00352D62"/>
    <w:rsid w:val="003530D4"/>
    <w:rsid w:val="003536AD"/>
    <w:rsid w:val="00353D25"/>
    <w:rsid w:val="003542CE"/>
    <w:rsid w:val="00355CD3"/>
    <w:rsid w:val="00356025"/>
    <w:rsid w:val="0035659D"/>
    <w:rsid w:val="00357021"/>
    <w:rsid w:val="003570AB"/>
    <w:rsid w:val="00357A10"/>
    <w:rsid w:val="00357D07"/>
    <w:rsid w:val="00357D26"/>
    <w:rsid w:val="003606B2"/>
    <w:rsid w:val="00360A89"/>
    <w:rsid w:val="0036143F"/>
    <w:rsid w:val="00361EAF"/>
    <w:rsid w:val="003625E9"/>
    <w:rsid w:val="00362889"/>
    <w:rsid w:val="00363A45"/>
    <w:rsid w:val="00364E5E"/>
    <w:rsid w:val="00365F79"/>
    <w:rsid w:val="003665D8"/>
    <w:rsid w:val="0036664E"/>
    <w:rsid w:val="00367067"/>
    <w:rsid w:val="0036759F"/>
    <w:rsid w:val="003702FC"/>
    <w:rsid w:val="0037036F"/>
    <w:rsid w:val="00370374"/>
    <w:rsid w:val="0037073D"/>
    <w:rsid w:val="00370A14"/>
    <w:rsid w:val="00371937"/>
    <w:rsid w:val="00373407"/>
    <w:rsid w:val="00373ACD"/>
    <w:rsid w:val="00373E11"/>
    <w:rsid w:val="00374280"/>
    <w:rsid w:val="003745A6"/>
    <w:rsid w:val="003747E1"/>
    <w:rsid w:val="0037567B"/>
    <w:rsid w:val="00375E97"/>
    <w:rsid w:val="00375FB3"/>
    <w:rsid w:val="00376963"/>
    <w:rsid w:val="00376EFE"/>
    <w:rsid w:val="003770F7"/>
    <w:rsid w:val="003774B4"/>
    <w:rsid w:val="00377557"/>
    <w:rsid w:val="00377DAC"/>
    <w:rsid w:val="0038007B"/>
    <w:rsid w:val="003800D1"/>
    <w:rsid w:val="00380F48"/>
    <w:rsid w:val="00381436"/>
    <w:rsid w:val="0038144F"/>
    <w:rsid w:val="00381AC5"/>
    <w:rsid w:val="00381B16"/>
    <w:rsid w:val="00381C87"/>
    <w:rsid w:val="003822BB"/>
    <w:rsid w:val="00382B03"/>
    <w:rsid w:val="00382E72"/>
    <w:rsid w:val="003830D8"/>
    <w:rsid w:val="0038317B"/>
    <w:rsid w:val="003831E9"/>
    <w:rsid w:val="0038354E"/>
    <w:rsid w:val="00383774"/>
    <w:rsid w:val="003838A9"/>
    <w:rsid w:val="003841EC"/>
    <w:rsid w:val="00384336"/>
    <w:rsid w:val="00384AC9"/>
    <w:rsid w:val="00385306"/>
    <w:rsid w:val="00385D27"/>
    <w:rsid w:val="00385E81"/>
    <w:rsid w:val="00386251"/>
    <w:rsid w:val="00386C6E"/>
    <w:rsid w:val="00386F8B"/>
    <w:rsid w:val="00387075"/>
    <w:rsid w:val="003874DB"/>
    <w:rsid w:val="00387781"/>
    <w:rsid w:val="00387A9C"/>
    <w:rsid w:val="00387E9B"/>
    <w:rsid w:val="003906BD"/>
    <w:rsid w:val="00390950"/>
    <w:rsid w:val="0039106C"/>
    <w:rsid w:val="003914D2"/>
    <w:rsid w:val="00391807"/>
    <w:rsid w:val="00392540"/>
    <w:rsid w:val="0039293A"/>
    <w:rsid w:val="00392C44"/>
    <w:rsid w:val="00392CC0"/>
    <w:rsid w:val="0039313E"/>
    <w:rsid w:val="003932BF"/>
    <w:rsid w:val="0039358E"/>
    <w:rsid w:val="00393977"/>
    <w:rsid w:val="003939B4"/>
    <w:rsid w:val="00393C87"/>
    <w:rsid w:val="00394D30"/>
    <w:rsid w:val="00395597"/>
    <w:rsid w:val="00395BA5"/>
    <w:rsid w:val="00395C93"/>
    <w:rsid w:val="00395CB4"/>
    <w:rsid w:val="00396351"/>
    <w:rsid w:val="00396F6C"/>
    <w:rsid w:val="00396FA1"/>
    <w:rsid w:val="0039751B"/>
    <w:rsid w:val="0039796B"/>
    <w:rsid w:val="00397C1A"/>
    <w:rsid w:val="003A006B"/>
    <w:rsid w:val="003A02EB"/>
    <w:rsid w:val="003A0C6E"/>
    <w:rsid w:val="003A239F"/>
    <w:rsid w:val="003A2749"/>
    <w:rsid w:val="003A27A1"/>
    <w:rsid w:val="003A2C64"/>
    <w:rsid w:val="003A3A3F"/>
    <w:rsid w:val="003A3D1B"/>
    <w:rsid w:val="003A3DF2"/>
    <w:rsid w:val="003A4583"/>
    <w:rsid w:val="003A470E"/>
    <w:rsid w:val="003A4917"/>
    <w:rsid w:val="003A51F0"/>
    <w:rsid w:val="003A5243"/>
    <w:rsid w:val="003A52A5"/>
    <w:rsid w:val="003A52B4"/>
    <w:rsid w:val="003A53AB"/>
    <w:rsid w:val="003A5B07"/>
    <w:rsid w:val="003A6601"/>
    <w:rsid w:val="003A6630"/>
    <w:rsid w:val="003A6C42"/>
    <w:rsid w:val="003A6E74"/>
    <w:rsid w:val="003A7871"/>
    <w:rsid w:val="003A7C06"/>
    <w:rsid w:val="003A7C72"/>
    <w:rsid w:val="003B00DE"/>
    <w:rsid w:val="003B07E1"/>
    <w:rsid w:val="003B125A"/>
    <w:rsid w:val="003B1420"/>
    <w:rsid w:val="003B1470"/>
    <w:rsid w:val="003B1924"/>
    <w:rsid w:val="003B22D7"/>
    <w:rsid w:val="003B2473"/>
    <w:rsid w:val="003B2A22"/>
    <w:rsid w:val="003B3A5E"/>
    <w:rsid w:val="003B3F0C"/>
    <w:rsid w:val="003B456F"/>
    <w:rsid w:val="003B6079"/>
    <w:rsid w:val="003B6600"/>
    <w:rsid w:val="003B70E0"/>
    <w:rsid w:val="003B71FE"/>
    <w:rsid w:val="003C020A"/>
    <w:rsid w:val="003C0448"/>
    <w:rsid w:val="003C064C"/>
    <w:rsid w:val="003C1333"/>
    <w:rsid w:val="003C153C"/>
    <w:rsid w:val="003C1BE8"/>
    <w:rsid w:val="003C1C54"/>
    <w:rsid w:val="003C1E14"/>
    <w:rsid w:val="003C1EEF"/>
    <w:rsid w:val="003C214C"/>
    <w:rsid w:val="003C28C6"/>
    <w:rsid w:val="003C2D6E"/>
    <w:rsid w:val="003C32BB"/>
    <w:rsid w:val="003C34DC"/>
    <w:rsid w:val="003C363E"/>
    <w:rsid w:val="003C3D34"/>
    <w:rsid w:val="003C3DF4"/>
    <w:rsid w:val="003C46F0"/>
    <w:rsid w:val="003C4EC3"/>
    <w:rsid w:val="003C4FE4"/>
    <w:rsid w:val="003C52FC"/>
    <w:rsid w:val="003C6C93"/>
    <w:rsid w:val="003C6D28"/>
    <w:rsid w:val="003C7830"/>
    <w:rsid w:val="003C7D02"/>
    <w:rsid w:val="003C7DBA"/>
    <w:rsid w:val="003D09A9"/>
    <w:rsid w:val="003D0A6C"/>
    <w:rsid w:val="003D124D"/>
    <w:rsid w:val="003D1392"/>
    <w:rsid w:val="003D1FAC"/>
    <w:rsid w:val="003D20F2"/>
    <w:rsid w:val="003D33A5"/>
    <w:rsid w:val="003D3664"/>
    <w:rsid w:val="003D393F"/>
    <w:rsid w:val="003D4196"/>
    <w:rsid w:val="003D4267"/>
    <w:rsid w:val="003D4A66"/>
    <w:rsid w:val="003D4BCA"/>
    <w:rsid w:val="003D6226"/>
    <w:rsid w:val="003D64FC"/>
    <w:rsid w:val="003D6574"/>
    <w:rsid w:val="003D71A7"/>
    <w:rsid w:val="003E04D8"/>
    <w:rsid w:val="003E0964"/>
    <w:rsid w:val="003E0AD1"/>
    <w:rsid w:val="003E140C"/>
    <w:rsid w:val="003E1981"/>
    <w:rsid w:val="003E1BF7"/>
    <w:rsid w:val="003E1EF4"/>
    <w:rsid w:val="003E296F"/>
    <w:rsid w:val="003E2E6E"/>
    <w:rsid w:val="003E2F68"/>
    <w:rsid w:val="003E31E1"/>
    <w:rsid w:val="003E34D8"/>
    <w:rsid w:val="003E383D"/>
    <w:rsid w:val="003E45E6"/>
    <w:rsid w:val="003E46C5"/>
    <w:rsid w:val="003E481F"/>
    <w:rsid w:val="003E4B21"/>
    <w:rsid w:val="003E4C99"/>
    <w:rsid w:val="003E4EC1"/>
    <w:rsid w:val="003E5691"/>
    <w:rsid w:val="003E5865"/>
    <w:rsid w:val="003E60E5"/>
    <w:rsid w:val="003E664F"/>
    <w:rsid w:val="003E6ACD"/>
    <w:rsid w:val="003E78CA"/>
    <w:rsid w:val="003F04BC"/>
    <w:rsid w:val="003F197D"/>
    <w:rsid w:val="003F1BCE"/>
    <w:rsid w:val="003F1E76"/>
    <w:rsid w:val="003F20C6"/>
    <w:rsid w:val="003F22B3"/>
    <w:rsid w:val="003F25C7"/>
    <w:rsid w:val="003F2DE8"/>
    <w:rsid w:val="003F383A"/>
    <w:rsid w:val="003F485B"/>
    <w:rsid w:val="003F4B5A"/>
    <w:rsid w:val="003F4F8A"/>
    <w:rsid w:val="003F50A5"/>
    <w:rsid w:val="003F51DE"/>
    <w:rsid w:val="003F55E2"/>
    <w:rsid w:val="003F5651"/>
    <w:rsid w:val="003F56C9"/>
    <w:rsid w:val="003F57FF"/>
    <w:rsid w:val="003F5A68"/>
    <w:rsid w:val="003F5B03"/>
    <w:rsid w:val="003F5F47"/>
    <w:rsid w:val="003F66F7"/>
    <w:rsid w:val="003F6716"/>
    <w:rsid w:val="003F6983"/>
    <w:rsid w:val="003F7230"/>
    <w:rsid w:val="003F75AF"/>
    <w:rsid w:val="004000D5"/>
    <w:rsid w:val="004001DC"/>
    <w:rsid w:val="00400500"/>
    <w:rsid w:val="0040079C"/>
    <w:rsid w:val="00400851"/>
    <w:rsid w:val="00400B2E"/>
    <w:rsid w:val="00400C90"/>
    <w:rsid w:val="0040113C"/>
    <w:rsid w:val="004012E9"/>
    <w:rsid w:val="004012F6"/>
    <w:rsid w:val="004018CB"/>
    <w:rsid w:val="00401E00"/>
    <w:rsid w:val="0040243D"/>
    <w:rsid w:val="00402519"/>
    <w:rsid w:val="0040261A"/>
    <w:rsid w:val="00402D6F"/>
    <w:rsid w:val="00402F47"/>
    <w:rsid w:val="0040311B"/>
    <w:rsid w:val="004034C2"/>
    <w:rsid w:val="00403D93"/>
    <w:rsid w:val="00403E33"/>
    <w:rsid w:val="00403F05"/>
    <w:rsid w:val="0040449F"/>
    <w:rsid w:val="004048E4"/>
    <w:rsid w:val="00404B9B"/>
    <w:rsid w:val="004059E2"/>
    <w:rsid w:val="004060CF"/>
    <w:rsid w:val="0040623A"/>
    <w:rsid w:val="00406943"/>
    <w:rsid w:val="00406F06"/>
    <w:rsid w:val="0040727A"/>
    <w:rsid w:val="0040735E"/>
    <w:rsid w:val="00407514"/>
    <w:rsid w:val="004076C4"/>
    <w:rsid w:val="00407700"/>
    <w:rsid w:val="004077EB"/>
    <w:rsid w:val="00407942"/>
    <w:rsid w:val="00407DA9"/>
    <w:rsid w:val="004100F6"/>
    <w:rsid w:val="0041029D"/>
    <w:rsid w:val="00410654"/>
    <w:rsid w:val="00411019"/>
    <w:rsid w:val="0041265F"/>
    <w:rsid w:val="004126C5"/>
    <w:rsid w:val="0041272D"/>
    <w:rsid w:val="004127F2"/>
    <w:rsid w:val="00412AC5"/>
    <w:rsid w:val="00413062"/>
    <w:rsid w:val="00413129"/>
    <w:rsid w:val="0041370B"/>
    <w:rsid w:val="0041406A"/>
    <w:rsid w:val="00414224"/>
    <w:rsid w:val="004142B9"/>
    <w:rsid w:val="00414715"/>
    <w:rsid w:val="004150F8"/>
    <w:rsid w:val="0041557B"/>
    <w:rsid w:val="00415818"/>
    <w:rsid w:val="004163E8"/>
    <w:rsid w:val="00416493"/>
    <w:rsid w:val="004164D1"/>
    <w:rsid w:val="00416A32"/>
    <w:rsid w:val="00416B2F"/>
    <w:rsid w:val="00416BBA"/>
    <w:rsid w:val="004170F4"/>
    <w:rsid w:val="00417C35"/>
    <w:rsid w:val="00417CF6"/>
    <w:rsid w:val="00420632"/>
    <w:rsid w:val="00420EA0"/>
    <w:rsid w:val="00421109"/>
    <w:rsid w:val="00422A12"/>
    <w:rsid w:val="00422A89"/>
    <w:rsid w:val="00422D34"/>
    <w:rsid w:val="00423243"/>
    <w:rsid w:val="00423417"/>
    <w:rsid w:val="00423767"/>
    <w:rsid w:val="00423E10"/>
    <w:rsid w:val="0042400B"/>
    <w:rsid w:val="00424D01"/>
    <w:rsid w:val="00425A46"/>
    <w:rsid w:val="00425D77"/>
    <w:rsid w:val="00426492"/>
    <w:rsid w:val="004264D7"/>
    <w:rsid w:val="004264F4"/>
    <w:rsid w:val="00426BE3"/>
    <w:rsid w:val="00427798"/>
    <w:rsid w:val="00427C04"/>
    <w:rsid w:val="00427EA4"/>
    <w:rsid w:val="004303C5"/>
    <w:rsid w:val="00430952"/>
    <w:rsid w:val="00430B68"/>
    <w:rsid w:val="0043108A"/>
    <w:rsid w:val="004312AF"/>
    <w:rsid w:val="004313A3"/>
    <w:rsid w:val="004314DF"/>
    <w:rsid w:val="004315AD"/>
    <w:rsid w:val="00431B7A"/>
    <w:rsid w:val="00431E3F"/>
    <w:rsid w:val="00431E5E"/>
    <w:rsid w:val="00431EDB"/>
    <w:rsid w:val="00432150"/>
    <w:rsid w:val="0043227C"/>
    <w:rsid w:val="004337CB"/>
    <w:rsid w:val="00433CE6"/>
    <w:rsid w:val="00433EDB"/>
    <w:rsid w:val="004340F8"/>
    <w:rsid w:val="00434C0F"/>
    <w:rsid w:val="00434F33"/>
    <w:rsid w:val="00435FBB"/>
    <w:rsid w:val="0043664C"/>
    <w:rsid w:val="00436EFD"/>
    <w:rsid w:val="00436F7C"/>
    <w:rsid w:val="004400B3"/>
    <w:rsid w:val="00440177"/>
    <w:rsid w:val="0044079D"/>
    <w:rsid w:val="00441DFA"/>
    <w:rsid w:val="004421A6"/>
    <w:rsid w:val="0044298B"/>
    <w:rsid w:val="00442AF2"/>
    <w:rsid w:val="00442CC2"/>
    <w:rsid w:val="0044361D"/>
    <w:rsid w:val="00443903"/>
    <w:rsid w:val="00443992"/>
    <w:rsid w:val="00443AA8"/>
    <w:rsid w:val="00443EC4"/>
    <w:rsid w:val="00443FA3"/>
    <w:rsid w:val="00444D1A"/>
    <w:rsid w:val="00445372"/>
    <w:rsid w:val="004453B7"/>
    <w:rsid w:val="004455F1"/>
    <w:rsid w:val="004468EB"/>
    <w:rsid w:val="00446A46"/>
    <w:rsid w:val="00447A15"/>
    <w:rsid w:val="00447BDD"/>
    <w:rsid w:val="004501AA"/>
    <w:rsid w:val="004508FE"/>
    <w:rsid w:val="00450FA1"/>
    <w:rsid w:val="00451021"/>
    <w:rsid w:val="00451180"/>
    <w:rsid w:val="004515F7"/>
    <w:rsid w:val="004516FC"/>
    <w:rsid w:val="00451798"/>
    <w:rsid w:val="00451AE7"/>
    <w:rsid w:val="004520E6"/>
    <w:rsid w:val="00452C20"/>
    <w:rsid w:val="00452DCF"/>
    <w:rsid w:val="004535A5"/>
    <w:rsid w:val="004535DE"/>
    <w:rsid w:val="00453854"/>
    <w:rsid w:val="00453A9A"/>
    <w:rsid w:val="00453F29"/>
    <w:rsid w:val="004541C2"/>
    <w:rsid w:val="004556E7"/>
    <w:rsid w:val="0045595C"/>
    <w:rsid w:val="00455A7D"/>
    <w:rsid w:val="00455E44"/>
    <w:rsid w:val="00455EC1"/>
    <w:rsid w:val="004565A9"/>
    <w:rsid w:val="004566FC"/>
    <w:rsid w:val="00456A2B"/>
    <w:rsid w:val="00457AB4"/>
    <w:rsid w:val="00457B55"/>
    <w:rsid w:val="00457F80"/>
    <w:rsid w:val="0046002E"/>
    <w:rsid w:val="0046057D"/>
    <w:rsid w:val="00461014"/>
    <w:rsid w:val="00461017"/>
    <w:rsid w:val="004610E6"/>
    <w:rsid w:val="004613C7"/>
    <w:rsid w:val="00461551"/>
    <w:rsid w:val="00461892"/>
    <w:rsid w:val="0046233E"/>
    <w:rsid w:val="00462AFB"/>
    <w:rsid w:val="00462CD5"/>
    <w:rsid w:val="00463270"/>
    <w:rsid w:val="00463979"/>
    <w:rsid w:val="004639CE"/>
    <w:rsid w:val="00463A1C"/>
    <w:rsid w:val="004649B3"/>
    <w:rsid w:val="00464B7F"/>
    <w:rsid w:val="00465E77"/>
    <w:rsid w:val="004663B7"/>
    <w:rsid w:val="00466690"/>
    <w:rsid w:val="00466764"/>
    <w:rsid w:val="004668F4"/>
    <w:rsid w:val="00466E86"/>
    <w:rsid w:val="00467302"/>
    <w:rsid w:val="004674FA"/>
    <w:rsid w:val="004677BC"/>
    <w:rsid w:val="00467889"/>
    <w:rsid w:val="0046796B"/>
    <w:rsid w:val="00467F67"/>
    <w:rsid w:val="0047049F"/>
    <w:rsid w:val="00470703"/>
    <w:rsid w:val="00470A57"/>
    <w:rsid w:val="00471233"/>
    <w:rsid w:val="00471B7F"/>
    <w:rsid w:val="00472234"/>
    <w:rsid w:val="00472D21"/>
    <w:rsid w:val="004752C7"/>
    <w:rsid w:val="00475442"/>
    <w:rsid w:val="00475B09"/>
    <w:rsid w:val="00475DFF"/>
    <w:rsid w:val="00475FD8"/>
    <w:rsid w:val="0047610E"/>
    <w:rsid w:val="0047730B"/>
    <w:rsid w:val="0047730E"/>
    <w:rsid w:val="0048012C"/>
    <w:rsid w:val="004809EB"/>
    <w:rsid w:val="004814FB"/>
    <w:rsid w:val="004816FC"/>
    <w:rsid w:val="00481829"/>
    <w:rsid w:val="00482EF5"/>
    <w:rsid w:val="00483196"/>
    <w:rsid w:val="0048319E"/>
    <w:rsid w:val="00483BB3"/>
    <w:rsid w:val="004849F9"/>
    <w:rsid w:val="00484C13"/>
    <w:rsid w:val="0048517A"/>
    <w:rsid w:val="00485240"/>
    <w:rsid w:val="00485674"/>
    <w:rsid w:val="00485799"/>
    <w:rsid w:val="00485C5B"/>
    <w:rsid w:val="00486F73"/>
    <w:rsid w:val="00487A6E"/>
    <w:rsid w:val="004905A3"/>
    <w:rsid w:val="00490DD9"/>
    <w:rsid w:val="004910A6"/>
    <w:rsid w:val="004919B9"/>
    <w:rsid w:val="00492074"/>
    <w:rsid w:val="00492230"/>
    <w:rsid w:val="00492386"/>
    <w:rsid w:val="00492A0A"/>
    <w:rsid w:val="00492CC4"/>
    <w:rsid w:val="00492F3A"/>
    <w:rsid w:val="004947F8"/>
    <w:rsid w:val="0049494F"/>
    <w:rsid w:val="004949EC"/>
    <w:rsid w:val="00494A58"/>
    <w:rsid w:val="00494FE8"/>
    <w:rsid w:val="00495116"/>
    <w:rsid w:val="0049545B"/>
    <w:rsid w:val="00495DA8"/>
    <w:rsid w:val="004960CC"/>
    <w:rsid w:val="00496F72"/>
    <w:rsid w:val="00497030"/>
    <w:rsid w:val="004979A1"/>
    <w:rsid w:val="004A0178"/>
    <w:rsid w:val="004A01F7"/>
    <w:rsid w:val="004A04FD"/>
    <w:rsid w:val="004A11D9"/>
    <w:rsid w:val="004A1BC7"/>
    <w:rsid w:val="004A2303"/>
    <w:rsid w:val="004A2551"/>
    <w:rsid w:val="004A2708"/>
    <w:rsid w:val="004A3366"/>
    <w:rsid w:val="004A3EC4"/>
    <w:rsid w:val="004A4077"/>
    <w:rsid w:val="004A4120"/>
    <w:rsid w:val="004A4512"/>
    <w:rsid w:val="004A48F3"/>
    <w:rsid w:val="004A4EDE"/>
    <w:rsid w:val="004A5074"/>
    <w:rsid w:val="004A5313"/>
    <w:rsid w:val="004A5369"/>
    <w:rsid w:val="004A54AD"/>
    <w:rsid w:val="004A5D7D"/>
    <w:rsid w:val="004A5DE4"/>
    <w:rsid w:val="004A72F0"/>
    <w:rsid w:val="004B002E"/>
    <w:rsid w:val="004B031E"/>
    <w:rsid w:val="004B0A34"/>
    <w:rsid w:val="004B16A0"/>
    <w:rsid w:val="004B2216"/>
    <w:rsid w:val="004B26AB"/>
    <w:rsid w:val="004B2C0D"/>
    <w:rsid w:val="004B2E20"/>
    <w:rsid w:val="004B428D"/>
    <w:rsid w:val="004B46E5"/>
    <w:rsid w:val="004B4C65"/>
    <w:rsid w:val="004B5345"/>
    <w:rsid w:val="004B5D18"/>
    <w:rsid w:val="004B6281"/>
    <w:rsid w:val="004B66E9"/>
    <w:rsid w:val="004B6C03"/>
    <w:rsid w:val="004B711E"/>
    <w:rsid w:val="004B7471"/>
    <w:rsid w:val="004B7806"/>
    <w:rsid w:val="004B7BC9"/>
    <w:rsid w:val="004C0459"/>
    <w:rsid w:val="004C1C7A"/>
    <w:rsid w:val="004C2047"/>
    <w:rsid w:val="004C23BC"/>
    <w:rsid w:val="004C3449"/>
    <w:rsid w:val="004C3F52"/>
    <w:rsid w:val="004C40E0"/>
    <w:rsid w:val="004C44F5"/>
    <w:rsid w:val="004C4565"/>
    <w:rsid w:val="004C47D5"/>
    <w:rsid w:val="004C4884"/>
    <w:rsid w:val="004C5EE5"/>
    <w:rsid w:val="004C67C0"/>
    <w:rsid w:val="004C7A7D"/>
    <w:rsid w:val="004C7EE7"/>
    <w:rsid w:val="004D0195"/>
    <w:rsid w:val="004D0498"/>
    <w:rsid w:val="004D0519"/>
    <w:rsid w:val="004D0817"/>
    <w:rsid w:val="004D0D5D"/>
    <w:rsid w:val="004D1163"/>
    <w:rsid w:val="004D134D"/>
    <w:rsid w:val="004D1462"/>
    <w:rsid w:val="004D14C7"/>
    <w:rsid w:val="004D157A"/>
    <w:rsid w:val="004D2342"/>
    <w:rsid w:val="004D24FD"/>
    <w:rsid w:val="004D276E"/>
    <w:rsid w:val="004D280A"/>
    <w:rsid w:val="004D2983"/>
    <w:rsid w:val="004D2A65"/>
    <w:rsid w:val="004D2D51"/>
    <w:rsid w:val="004D3AAB"/>
    <w:rsid w:val="004D3C7F"/>
    <w:rsid w:val="004D3D27"/>
    <w:rsid w:val="004D4C88"/>
    <w:rsid w:val="004D4F68"/>
    <w:rsid w:val="004D5642"/>
    <w:rsid w:val="004D569C"/>
    <w:rsid w:val="004D583B"/>
    <w:rsid w:val="004D5AF5"/>
    <w:rsid w:val="004D5BA4"/>
    <w:rsid w:val="004D68DE"/>
    <w:rsid w:val="004D6D31"/>
    <w:rsid w:val="004D6DF0"/>
    <w:rsid w:val="004D6E2C"/>
    <w:rsid w:val="004D7526"/>
    <w:rsid w:val="004E1150"/>
    <w:rsid w:val="004E178A"/>
    <w:rsid w:val="004E2224"/>
    <w:rsid w:val="004E2671"/>
    <w:rsid w:val="004E2682"/>
    <w:rsid w:val="004E2756"/>
    <w:rsid w:val="004E2FEA"/>
    <w:rsid w:val="004E31A7"/>
    <w:rsid w:val="004E39EF"/>
    <w:rsid w:val="004E466E"/>
    <w:rsid w:val="004E46DC"/>
    <w:rsid w:val="004E4A8B"/>
    <w:rsid w:val="004E4F59"/>
    <w:rsid w:val="004E5FB1"/>
    <w:rsid w:val="004E697F"/>
    <w:rsid w:val="004E6C06"/>
    <w:rsid w:val="004E6D90"/>
    <w:rsid w:val="004E6E35"/>
    <w:rsid w:val="004E6FBB"/>
    <w:rsid w:val="004E78FE"/>
    <w:rsid w:val="004E7ADB"/>
    <w:rsid w:val="004E7DE8"/>
    <w:rsid w:val="004F0086"/>
    <w:rsid w:val="004F0554"/>
    <w:rsid w:val="004F0626"/>
    <w:rsid w:val="004F0DE5"/>
    <w:rsid w:val="004F17BD"/>
    <w:rsid w:val="004F1AB2"/>
    <w:rsid w:val="004F225A"/>
    <w:rsid w:val="004F23F4"/>
    <w:rsid w:val="004F2984"/>
    <w:rsid w:val="004F2DAF"/>
    <w:rsid w:val="004F3685"/>
    <w:rsid w:val="004F3C1E"/>
    <w:rsid w:val="004F404D"/>
    <w:rsid w:val="004F42B5"/>
    <w:rsid w:val="004F45CF"/>
    <w:rsid w:val="004F4B3C"/>
    <w:rsid w:val="004F5C2E"/>
    <w:rsid w:val="004F5DA8"/>
    <w:rsid w:val="004F60F9"/>
    <w:rsid w:val="004F688A"/>
    <w:rsid w:val="004F6928"/>
    <w:rsid w:val="004F6D96"/>
    <w:rsid w:val="004F757A"/>
    <w:rsid w:val="004F7B5D"/>
    <w:rsid w:val="004F7F15"/>
    <w:rsid w:val="004F7FD8"/>
    <w:rsid w:val="00500FC1"/>
    <w:rsid w:val="00500FC5"/>
    <w:rsid w:val="0050154B"/>
    <w:rsid w:val="005018D2"/>
    <w:rsid w:val="00501B0E"/>
    <w:rsid w:val="00501C21"/>
    <w:rsid w:val="00501DC4"/>
    <w:rsid w:val="00502274"/>
    <w:rsid w:val="005024A4"/>
    <w:rsid w:val="005024AE"/>
    <w:rsid w:val="005028B3"/>
    <w:rsid w:val="00502DC7"/>
    <w:rsid w:val="00503186"/>
    <w:rsid w:val="00503CC6"/>
    <w:rsid w:val="00503D85"/>
    <w:rsid w:val="00503DE0"/>
    <w:rsid w:val="005050EC"/>
    <w:rsid w:val="00505130"/>
    <w:rsid w:val="005056BA"/>
    <w:rsid w:val="00505DC2"/>
    <w:rsid w:val="00506016"/>
    <w:rsid w:val="00506AF4"/>
    <w:rsid w:val="00506B5C"/>
    <w:rsid w:val="00506E2A"/>
    <w:rsid w:val="00507118"/>
    <w:rsid w:val="005079C7"/>
    <w:rsid w:val="00507D53"/>
    <w:rsid w:val="00510463"/>
    <w:rsid w:val="00510CB5"/>
    <w:rsid w:val="00510FD2"/>
    <w:rsid w:val="0051105A"/>
    <w:rsid w:val="0051175E"/>
    <w:rsid w:val="0051208B"/>
    <w:rsid w:val="00512365"/>
    <w:rsid w:val="005125DB"/>
    <w:rsid w:val="00512708"/>
    <w:rsid w:val="00512FD2"/>
    <w:rsid w:val="005130C5"/>
    <w:rsid w:val="00513F0D"/>
    <w:rsid w:val="00514115"/>
    <w:rsid w:val="00514A85"/>
    <w:rsid w:val="00515B95"/>
    <w:rsid w:val="00515DBA"/>
    <w:rsid w:val="00516469"/>
    <w:rsid w:val="00516C02"/>
    <w:rsid w:val="005179F4"/>
    <w:rsid w:val="00517A53"/>
    <w:rsid w:val="00520742"/>
    <w:rsid w:val="005207BC"/>
    <w:rsid w:val="00520DBE"/>
    <w:rsid w:val="0052102A"/>
    <w:rsid w:val="005219D6"/>
    <w:rsid w:val="00521EEA"/>
    <w:rsid w:val="00522D90"/>
    <w:rsid w:val="005233DF"/>
    <w:rsid w:val="0052371C"/>
    <w:rsid w:val="00523846"/>
    <w:rsid w:val="00523A19"/>
    <w:rsid w:val="00523C75"/>
    <w:rsid w:val="005259CD"/>
    <w:rsid w:val="005259D2"/>
    <w:rsid w:val="00526044"/>
    <w:rsid w:val="0052629F"/>
    <w:rsid w:val="00527229"/>
    <w:rsid w:val="00530793"/>
    <w:rsid w:val="00530F84"/>
    <w:rsid w:val="005311F8"/>
    <w:rsid w:val="005323DD"/>
    <w:rsid w:val="00532DBA"/>
    <w:rsid w:val="00533129"/>
    <w:rsid w:val="0053325B"/>
    <w:rsid w:val="00533BA0"/>
    <w:rsid w:val="00534095"/>
    <w:rsid w:val="0053420F"/>
    <w:rsid w:val="0053484F"/>
    <w:rsid w:val="005348EC"/>
    <w:rsid w:val="0053508A"/>
    <w:rsid w:val="00535171"/>
    <w:rsid w:val="005357E1"/>
    <w:rsid w:val="00535822"/>
    <w:rsid w:val="00537211"/>
    <w:rsid w:val="00537542"/>
    <w:rsid w:val="00537C20"/>
    <w:rsid w:val="00540F81"/>
    <w:rsid w:val="00541571"/>
    <w:rsid w:val="00541587"/>
    <w:rsid w:val="0054215F"/>
    <w:rsid w:val="005424BC"/>
    <w:rsid w:val="00542702"/>
    <w:rsid w:val="00542862"/>
    <w:rsid w:val="00542DD5"/>
    <w:rsid w:val="00542FA8"/>
    <w:rsid w:val="005431BE"/>
    <w:rsid w:val="00543873"/>
    <w:rsid w:val="0054451F"/>
    <w:rsid w:val="00544668"/>
    <w:rsid w:val="0054480D"/>
    <w:rsid w:val="005450E2"/>
    <w:rsid w:val="005463CE"/>
    <w:rsid w:val="00546525"/>
    <w:rsid w:val="0054654F"/>
    <w:rsid w:val="005466F2"/>
    <w:rsid w:val="005472F1"/>
    <w:rsid w:val="0054746F"/>
    <w:rsid w:val="005476D3"/>
    <w:rsid w:val="00550361"/>
    <w:rsid w:val="0055068B"/>
    <w:rsid w:val="0055202C"/>
    <w:rsid w:val="00552160"/>
    <w:rsid w:val="00552A75"/>
    <w:rsid w:val="00552C1A"/>
    <w:rsid w:val="00552EF8"/>
    <w:rsid w:val="005534BB"/>
    <w:rsid w:val="00553692"/>
    <w:rsid w:val="005537B0"/>
    <w:rsid w:val="00553BFB"/>
    <w:rsid w:val="00553C8B"/>
    <w:rsid w:val="00554728"/>
    <w:rsid w:val="00554C35"/>
    <w:rsid w:val="00554C49"/>
    <w:rsid w:val="005553AF"/>
    <w:rsid w:val="0055543E"/>
    <w:rsid w:val="005559FE"/>
    <w:rsid w:val="00555ABC"/>
    <w:rsid w:val="00555B7A"/>
    <w:rsid w:val="0055622E"/>
    <w:rsid w:val="005568F2"/>
    <w:rsid w:val="00556BCB"/>
    <w:rsid w:val="00556DC9"/>
    <w:rsid w:val="005570AC"/>
    <w:rsid w:val="00557131"/>
    <w:rsid w:val="00557198"/>
    <w:rsid w:val="005571B3"/>
    <w:rsid w:val="00557309"/>
    <w:rsid w:val="0056020B"/>
    <w:rsid w:val="00560257"/>
    <w:rsid w:val="005602E4"/>
    <w:rsid w:val="0056051E"/>
    <w:rsid w:val="00560BE1"/>
    <w:rsid w:val="0056144B"/>
    <w:rsid w:val="005614DB"/>
    <w:rsid w:val="00561617"/>
    <w:rsid w:val="005617CC"/>
    <w:rsid w:val="00561C87"/>
    <w:rsid w:val="00561E45"/>
    <w:rsid w:val="005633D8"/>
    <w:rsid w:val="00563464"/>
    <w:rsid w:val="005635E1"/>
    <w:rsid w:val="00564075"/>
    <w:rsid w:val="005643F0"/>
    <w:rsid w:val="00564890"/>
    <w:rsid w:val="00564FC2"/>
    <w:rsid w:val="005651E1"/>
    <w:rsid w:val="00565748"/>
    <w:rsid w:val="00565B41"/>
    <w:rsid w:val="00565F67"/>
    <w:rsid w:val="00566B9F"/>
    <w:rsid w:val="00566BC9"/>
    <w:rsid w:val="005670CA"/>
    <w:rsid w:val="00567205"/>
    <w:rsid w:val="005678BB"/>
    <w:rsid w:val="00567A03"/>
    <w:rsid w:val="00570454"/>
    <w:rsid w:val="00570B10"/>
    <w:rsid w:val="00570FE0"/>
    <w:rsid w:val="00571673"/>
    <w:rsid w:val="0057228F"/>
    <w:rsid w:val="005724D4"/>
    <w:rsid w:val="00572C2D"/>
    <w:rsid w:val="00572CF4"/>
    <w:rsid w:val="005735F8"/>
    <w:rsid w:val="005738F2"/>
    <w:rsid w:val="00575F65"/>
    <w:rsid w:val="00576F95"/>
    <w:rsid w:val="005776AE"/>
    <w:rsid w:val="00577AB6"/>
    <w:rsid w:val="00577C4A"/>
    <w:rsid w:val="005801E7"/>
    <w:rsid w:val="00580A66"/>
    <w:rsid w:val="00581C63"/>
    <w:rsid w:val="00581EFD"/>
    <w:rsid w:val="00582102"/>
    <w:rsid w:val="0058211A"/>
    <w:rsid w:val="00582176"/>
    <w:rsid w:val="00582917"/>
    <w:rsid w:val="00582A2F"/>
    <w:rsid w:val="00582B8F"/>
    <w:rsid w:val="005832DA"/>
    <w:rsid w:val="0058338A"/>
    <w:rsid w:val="00583B1C"/>
    <w:rsid w:val="00584286"/>
    <w:rsid w:val="0058439A"/>
    <w:rsid w:val="00584476"/>
    <w:rsid w:val="00584D18"/>
    <w:rsid w:val="00584EF8"/>
    <w:rsid w:val="00585001"/>
    <w:rsid w:val="00585578"/>
    <w:rsid w:val="0058573C"/>
    <w:rsid w:val="005870DD"/>
    <w:rsid w:val="00587150"/>
    <w:rsid w:val="005874C3"/>
    <w:rsid w:val="00587B56"/>
    <w:rsid w:val="005907FC"/>
    <w:rsid w:val="005920BA"/>
    <w:rsid w:val="0059251A"/>
    <w:rsid w:val="00592D17"/>
    <w:rsid w:val="005932B1"/>
    <w:rsid w:val="00593592"/>
    <w:rsid w:val="00593BEC"/>
    <w:rsid w:val="00593EAA"/>
    <w:rsid w:val="0059424F"/>
    <w:rsid w:val="0059454C"/>
    <w:rsid w:val="0059496D"/>
    <w:rsid w:val="00594B8C"/>
    <w:rsid w:val="00594BC1"/>
    <w:rsid w:val="005950DE"/>
    <w:rsid w:val="00595227"/>
    <w:rsid w:val="00595DD1"/>
    <w:rsid w:val="00596525"/>
    <w:rsid w:val="005968A9"/>
    <w:rsid w:val="00597519"/>
    <w:rsid w:val="0059753D"/>
    <w:rsid w:val="005975FE"/>
    <w:rsid w:val="005976AB"/>
    <w:rsid w:val="00597FC9"/>
    <w:rsid w:val="005A074F"/>
    <w:rsid w:val="005A0AA0"/>
    <w:rsid w:val="005A0B27"/>
    <w:rsid w:val="005A0BE3"/>
    <w:rsid w:val="005A0E32"/>
    <w:rsid w:val="005A0FE5"/>
    <w:rsid w:val="005A2445"/>
    <w:rsid w:val="005A2455"/>
    <w:rsid w:val="005A3530"/>
    <w:rsid w:val="005A3B20"/>
    <w:rsid w:val="005A3FD0"/>
    <w:rsid w:val="005A490C"/>
    <w:rsid w:val="005A490F"/>
    <w:rsid w:val="005A4D99"/>
    <w:rsid w:val="005A5A7C"/>
    <w:rsid w:val="005A5D77"/>
    <w:rsid w:val="005A602B"/>
    <w:rsid w:val="005A6BA1"/>
    <w:rsid w:val="005A7068"/>
    <w:rsid w:val="005A7329"/>
    <w:rsid w:val="005A7A30"/>
    <w:rsid w:val="005B00A0"/>
    <w:rsid w:val="005B0307"/>
    <w:rsid w:val="005B03DF"/>
    <w:rsid w:val="005B0A2B"/>
    <w:rsid w:val="005B1617"/>
    <w:rsid w:val="005B1CF9"/>
    <w:rsid w:val="005B2272"/>
    <w:rsid w:val="005B25ED"/>
    <w:rsid w:val="005B2907"/>
    <w:rsid w:val="005B29CA"/>
    <w:rsid w:val="005B36C6"/>
    <w:rsid w:val="005B38BA"/>
    <w:rsid w:val="005B39FC"/>
    <w:rsid w:val="005B3E20"/>
    <w:rsid w:val="005B40DC"/>
    <w:rsid w:val="005B4903"/>
    <w:rsid w:val="005B4B00"/>
    <w:rsid w:val="005B4C36"/>
    <w:rsid w:val="005B4D47"/>
    <w:rsid w:val="005B4DFF"/>
    <w:rsid w:val="005B5156"/>
    <w:rsid w:val="005B5A84"/>
    <w:rsid w:val="005B69E7"/>
    <w:rsid w:val="005B71EA"/>
    <w:rsid w:val="005B744E"/>
    <w:rsid w:val="005B771B"/>
    <w:rsid w:val="005B7B1D"/>
    <w:rsid w:val="005B7CF3"/>
    <w:rsid w:val="005C036A"/>
    <w:rsid w:val="005C0433"/>
    <w:rsid w:val="005C20A3"/>
    <w:rsid w:val="005C2298"/>
    <w:rsid w:val="005C2E9C"/>
    <w:rsid w:val="005C36B2"/>
    <w:rsid w:val="005C3A71"/>
    <w:rsid w:val="005C41BF"/>
    <w:rsid w:val="005C42A2"/>
    <w:rsid w:val="005C42CF"/>
    <w:rsid w:val="005C46CD"/>
    <w:rsid w:val="005C4D0F"/>
    <w:rsid w:val="005C5137"/>
    <w:rsid w:val="005C543C"/>
    <w:rsid w:val="005C5540"/>
    <w:rsid w:val="005C5FCB"/>
    <w:rsid w:val="005C6B5D"/>
    <w:rsid w:val="005C6E29"/>
    <w:rsid w:val="005C6F3E"/>
    <w:rsid w:val="005C776A"/>
    <w:rsid w:val="005D0899"/>
    <w:rsid w:val="005D0CFD"/>
    <w:rsid w:val="005D0E66"/>
    <w:rsid w:val="005D0FB3"/>
    <w:rsid w:val="005D168F"/>
    <w:rsid w:val="005D1BEE"/>
    <w:rsid w:val="005D1ECF"/>
    <w:rsid w:val="005D1ED5"/>
    <w:rsid w:val="005D1FD7"/>
    <w:rsid w:val="005D2340"/>
    <w:rsid w:val="005D23BE"/>
    <w:rsid w:val="005D2669"/>
    <w:rsid w:val="005D2683"/>
    <w:rsid w:val="005D2DBB"/>
    <w:rsid w:val="005D379A"/>
    <w:rsid w:val="005D3960"/>
    <w:rsid w:val="005D3C07"/>
    <w:rsid w:val="005D4926"/>
    <w:rsid w:val="005D49A0"/>
    <w:rsid w:val="005D4A29"/>
    <w:rsid w:val="005D5BB7"/>
    <w:rsid w:val="005D5E40"/>
    <w:rsid w:val="005D73D0"/>
    <w:rsid w:val="005D75D9"/>
    <w:rsid w:val="005D7922"/>
    <w:rsid w:val="005D7A85"/>
    <w:rsid w:val="005E0155"/>
    <w:rsid w:val="005E02CF"/>
    <w:rsid w:val="005E04D7"/>
    <w:rsid w:val="005E08EA"/>
    <w:rsid w:val="005E09F6"/>
    <w:rsid w:val="005E0E67"/>
    <w:rsid w:val="005E2023"/>
    <w:rsid w:val="005E2481"/>
    <w:rsid w:val="005E2E4E"/>
    <w:rsid w:val="005E329F"/>
    <w:rsid w:val="005E32A5"/>
    <w:rsid w:val="005E3707"/>
    <w:rsid w:val="005E39E4"/>
    <w:rsid w:val="005E3D00"/>
    <w:rsid w:val="005E42DC"/>
    <w:rsid w:val="005E4E2B"/>
    <w:rsid w:val="005E540D"/>
    <w:rsid w:val="005E5557"/>
    <w:rsid w:val="005E5690"/>
    <w:rsid w:val="005E5900"/>
    <w:rsid w:val="005E5E57"/>
    <w:rsid w:val="005E6134"/>
    <w:rsid w:val="005E6499"/>
    <w:rsid w:val="005E65AD"/>
    <w:rsid w:val="005E69CF"/>
    <w:rsid w:val="005E7132"/>
    <w:rsid w:val="005E7205"/>
    <w:rsid w:val="005E752C"/>
    <w:rsid w:val="005E7BD1"/>
    <w:rsid w:val="005F0409"/>
    <w:rsid w:val="005F12EF"/>
    <w:rsid w:val="005F29BC"/>
    <w:rsid w:val="005F2A56"/>
    <w:rsid w:val="005F2B9B"/>
    <w:rsid w:val="005F2D13"/>
    <w:rsid w:val="005F2F32"/>
    <w:rsid w:val="005F2F3B"/>
    <w:rsid w:val="005F316A"/>
    <w:rsid w:val="005F3783"/>
    <w:rsid w:val="005F37D8"/>
    <w:rsid w:val="005F3838"/>
    <w:rsid w:val="005F3F6E"/>
    <w:rsid w:val="005F40AC"/>
    <w:rsid w:val="005F4556"/>
    <w:rsid w:val="005F513A"/>
    <w:rsid w:val="005F54DC"/>
    <w:rsid w:val="005F561D"/>
    <w:rsid w:val="005F62F0"/>
    <w:rsid w:val="005F6563"/>
    <w:rsid w:val="005F65A1"/>
    <w:rsid w:val="005F6DD5"/>
    <w:rsid w:val="005F7E2C"/>
    <w:rsid w:val="005F7E7A"/>
    <w:rsid w:val="006006C1"/>
    <w:rsid w:val="00600D04"/>
    <w:rsid w:val="0060130A"/>
    <w:rsid w:val="006021A0"/>
    <w:rsid w:val="00602B35"/>
    <w:rsid w:val="00602B6B"/>
    <w:rsid w:val="006031E7"/>
    <w:rsid w:val="00603B57"/>
    <w:rsid w:val="00603BCA"/>
    <w:rsid w:val="00603BD6"/>
    <w:rsid w:val="00603D58"/>
    <w:rsid w:val="006040FA"/>
    <w:rsid w:val="00604B53"/>
    <w:rsid w:val="0060525A"/>
    <w:rsid w:val="0060531B"/>
    <w:rsid w:val="006057BD"/>
    <w:rsid w:val="00605BD6"/>
    <w:rsid w:val="00605E1C"/>
    <w:rsid w:val="00606AED"/>
    <w:rsid w:val="0060743F"/>
    <w:rsid w:val="006076E9"/>
    <w:rsid w:val="006079C4"/>
    <w:rsid w:val="00607D56"/>
    <w:rsid w:val="00607D9C"/>
    <w:rsid w:val="00610A20"/>
    <w:rsid w:val="00610AD2"/>
    <w:rsid w:val="00611D3B"/>
    <w:rsid w:val="00611F5E"/>
    <w:rsid w:val="006124E6"/>
    <w:rsid w:val="006126B3"/>
    <w:rsid w:val="00612A70"/>
    <w:rsid w:val="00612AD9"/>
    <w:rsid w:val="00613905"/>
    <w:rsid w:val="00613A06"/>
    <w:rsid w:val="006149A4"/>
    <w:rsid w:val="006151EC"/>
    <w:rsid w:val="00615A63"/>
    <w:rsid w:val="00615B5E"/>
    <w:rsid w:val="00615CE7"/>
    <w:rsid w:val="00616990"/>
    <w:rsid w:val="00616EA9"/>
    <w:rsid w:val="00617238"/>
    <w:rsid w:val="00617630"/>
    <w:rsid w:val="0061798B"/>
    <w:rsid w:val="00617A22"/>
    <w:rsid w:val="00621409"/>
    <w:rsid w:val="00621CCD"/>
    <w:rsid w:val="00621E70"/>
    <w:rsid w:val="00621F7C"/>
    <w:rsid w:val="00622361"/>
    <w:rsid w:val="00622443"/>
    <w:rsid w:val="0062271A"/>
    <w:rsid w:val="006233AE"/>
    <w:rsid w:val="00623821"/>
    <w:rsid w:val="00624C72"/>
    <w:rsid w:val="00625055"/>
    <w:rsid w:val="00625138"/>
    <w:rsid w:val="00625474"/>
    <w:rsid w:val="006254C2"/>
    <w:rsid w:val="006257C3"/>
    <w:rsid w:val="00625B27"/>
    <w:rsid w:val="0062669D"/>
    <w:rsid w:val="00626906"/>
    <w:rsid w:val="006272ED"/>
    <w:rsid w:val="00627547"/>
    <w:rsid w:val="00630617"/>
    <w:rsid w:val="006306EA"/>
    <w:rsid w:val="00630AD8"/>
    <w:rsid w:val="00630BA9"/>
    <w:rsid w:val="00630D8F"/>
    <w:rsid w:val="00631143"/>
    <w:rsid w:val="00631B85"/>
    <w:rsid w:val="0063232C"/>
    <w:rsid w:val="00632709"/>
    <w:rsid w:val="0063378A"/>
    <w:rsid w:val="00633CBC"/>
    <w:rsid w:val="0063545F"/>
    <w:rsid w:val="006356EB"/>
    <w:rsid w:val="00635E4E"/>
    <w:rsid w:val="006366DA"/>
    <w:rsid w:val="00636B88"/>
    <w:rsid w:val="00636C9B"/>
    <w:rsid w:val="00636ED8"/>
    <w:rsid w:val="00636F5B"/>
    <w:rsid w:val="00637323"/>
    <w:rsid w:val="00637748"/>
    <w:rsid w:val="00637860"/>
    <w:rsid w:val="00637D21"/>
    <w:rsid w:val="006405F4"/>
    <w:rsid w:val="0064071F"/>
    <w:rsid w:val="00640B72"/>
    <w:rsid w:val="006411EA"/>
    <w:rsid w:val="00641AF0"/>
    <w:rsid w:val="00641B99"/>
    <w:rsid w:val="00641BA9"/>
    <w:rsid w:val="00641DBA"/>
    <w:rsid w:val="00641DCC"/>
    <w:rsid w:val="00642672"/>
    <w:rsid w:val="00643661"/>
    <w:rsid w:val="00643BB4"/>
    <w:rsid w:val="00643F95"/>
    <w:rsid w:val="00644247"/>
    <w:rsid w:val="00644267"/>
    <w:rsid w:val="00644452"/>
    <w:rsid w:val="0064457B"/>
    <w:rsid w:val="006449A0"/>
    <w:rsid w:val="006449B8"/>
    <w:rsid w:val="00644C34"/>
    <w:rsid w:val="0064533B"/>
    <w:rsid w:val="0064577E"/>
    <w:rsid w:val="00645955"/>
    <w:rsid w:val="00645C3A"/>
    <w:rsid w:val="0064674D"/>
    <w:rsid w:val="00647252"/>
    <w:rsid w:val="00647483"/>
    <w:rsid w:val="00647F0F"/>
    <w:rsid w:val="0065029D"/>
    <w:rsid w:val="00650702"/>
    <w:rsid w:val="006509E5"/>
    <w:rsid w:val="00650B40"/>
    <w:rsid w:val="00650CDF"/>
    <w:rsid w:val="00651062"/>
    <w:rsid w:val="00651564"/>
    <w:rsid w:val="00651B9C"/>
    <w:rsid w:val="00651E45"/>
    <w:rsid w:val="00651FB2"/>
    <w:rsid w:val="00652AC7"/>
    <w:rsid w:val="006542C5"/>
    <w:rsid w:val="00654562"/>
    <w:rsid w:val="00654669"/>
    <w:rsid w:val="006546F0"/>
    <w:rsid w:val="00655358"/>
    <w:rsid w:val="00655992"/>
    <w:rsid w:val="00656BB0"/>
    <w:rsid w:val="006573E5"/>
    <w:rsid w:val="00657B91"/>
    <w:rsid w:val="00657CEE"/>
    <w:rsid w:val="00660BE2"/>
    <w:rsid w:val="00660C7D"/>
    <w:rsid w:val="00660D5C"/>
    <w:rsid w:val="00660FA9"/>
    <w:rsid w:val="00661B1E"/>
    <w:rsid w:val="00661BB4"/>
    <w:rsid w:val="00662D9A"/>
    <w:rsid w:val="0066306F"/>
    <w:rsid w:val="006633AD"/>
    <w:rsid w:val="00663577"/>
    <w:rsid w:val="00663C77"/>
    <w:rsid w:val="00664723"/>
    <w:rsid w:val="00664921"/>
    <w:rsid w:val="00664C7F"/>
    <w:rsid w:val="006659E2"/>
    <w:rsid w:val="00665BF4"/>
    <w:rsid w:val="00666376"/>
    <w:rsid w:val="00666C07"/>
    <w:rsid w:val="006674CB"/>
    <w:rsid w:val="00667CB2"/>
    <w:rsid w:val="00670CE3"/>
    <w:rsid w:val="00670E5A"/>
    <w:rsid w:val="00670EC7"/>
    <w:rsid w:val="00671020"/>
    <w:rsid w:val="00671218"/>
    <w:rsid w:val="00671DC6"/>
    <w:rsid w:val="00671E7D"/>
    <w:rsid w:val="0067247B"/>
    <w:rsid w:val="00673042"/>
    <w:rsid w:val="00673416"/>
    <w:rsid w:val="00673480"/>
    <w:rsid w:val="00673F66"/>
    <w:rsid w:val="00674201"/>
    <w:rsid w:val="00674978"/>
    <w:rsid w:val="00674EF1"/>
    <w:rsid w:val="006750E0"/>
    <w:rsid w:val="00675196"/>
    <w:rsid w:val="00675CCF"/>
    <w:rsid w:val="00675F82"/>
    <w:rsid w:val="006761AB"/>
    <w:rsid w:val="0067689E"/>
    <w:rsid w:val="00676C74"/>
    <w:rsid w:val="00676F7E"/>
    <w:rsid w:val="006772E3"/>
    <w:rsid w:val="00677772"/>
    <w:rsid w:val="00680088"/>
    <w:rsid w:val="006800AB"/>
    <w:rsid w:val="00680A48"/>
    <w:rsid w:val="00680CEC"/>
    <w:rsid w:val="00680E5C"/>
    <w:rsid w:val="00680FBB"/>
    <w:rsid w:val="0068134B"/>
    <w:rsid w:val="00681D83"/>
    <w:rsid w:val="00681F09"/>
    <w:rsid w:val="006821D9"/>
    <w:rsid w:val="006824BA"/>
    <w:rsid w:val="0068274B"/>
    <w:rsid w:val="00682B4E"/>
    <w:rsid w:val="00682E09"/>
    <w:rsid w:val="00682E67"/>
    <w:rsid w:val="00682EB0"/>
    <w:rsid w:val="006831FA"/>
    <w:rsid w:val="006838D1"/>
    <w:rsid w:val="0068402E"/>
    <w:rsid w:val="00685186"/>
    <w:rsid w:val="00685249"/>
    <w:rsid w:val="00685383"/>
    <w:rsid w:val="006854A4"/>
    <w:rsid w:val="00686075"/>
    <w:rsid w:val="006864B0"/>
    <w:rsid w:val="00686509"/>
    <w:rsid w:val="0068682F"/>
    <w:rsid w:val="00686D32"/>
    <w:rsid w:val="006876F2"/>
    <w:rsid w:val="00687881"/>
    <w:rsid w:val="006879E3"/>
    <w:rsid w:val="00690396"/>
    <w:rsid w:val="006908B6"/>
    <w:rsid w:val="00690C8E"/>
    <w:rsid w:val="00690D62"/>
    <w:rsid w:val="00692653"/>
    <w:rsid w:val="006929D9"/>
    <w:rsid w:val="00692D95"/>
    <w:rsid w:val="00692E8C"/>
    <w:rsid w:val="006934E5"/>
    <w:rsid w:val="00693DBE"/>
    <w:rsid w:val="006941A5"/>
    <w:rsid w:val="00694955"/>
    <w:rsid w:val="006949A6"/>
    <w:rsid w:val="00694DC2"/>
    <w:rsid w:val="00695322"/>
    <w:rsid w:val="00696193"/>
    <w:rsid w:val="006965AD"/>
    <w:rsid w:val="00696668"/>
    <w:rsid w:val="00696DE6"/>
    <w:rsid w:val="0069733D"/>
    <w:rsid w:val="00697ADB"/>
    <w:rsid w:val="00697B34"/>
    <w:rsid w:val="006A0299"/>
    <w:rsid w:val="006A059D"/>
    <w:rsid w:val="006A09FB"/>
    <w:rsid w:val="006A0A4C"/>
    <w:rsid w:val="006A0E09"/>
    <w:rsid w:val="006A12F0"/>
    <w:rsid w:val="006A1340"/>
    <w:rsid w:val="006A1920"/>
    <w:rsid w:val="006A1F9B"/>
    <w:rsid w:val="006A2128"/>
    <w:rsid w:val="006A2185"/>
    <w:rsid w:val="006A291E"/>
    <w:rsid w:val="006A2979"/>
    <w:rsid w:val="006A3F6C"/>
    <w:rsid w:val="006A4710"/>
    <w:rsid w:val="006A473F"/>
    <w:rsid w:val="006A54B2"/>
    <w:rsid w:val="006A55CE"/>
    <w:rsid w:val="006A58EB"/>
    <w:rsid w:val="006A5B04"/>
    <w:rsid w:val="006A6877"/>
    <w:rsid w:val="006A6976"/>
    <w:rsid w:val="006A6C72"/>
    <w:rsid w:val="006A764E"/>
    <w:rsid w:val="006B02A3"/>
    <w:rsid w:val="006B0810"/>
    <w:rsid w:val="006B09B0"/>
    <w:rsid w:val="006B0E58"/>
    <w:rsid w:val="006B1293"/>
    <w:rsid w:val="006B1FDA"/>
    <w:rsid w:val="006B2EB8"/>
    <w:rsid w:val="006B3274"/>
    <w:rsid w:val="006B411B"/>
    <w:rsid w:val="006B46AE"/>
    <w:rsid w:val="006B5671"/>
    <w:rsid w:val="006B57D9"/>
    <w:rsid w:val="006B599C"/>
    <w:rsid w:val="006B5B17"/>
    <w:rsid w:val="006B6571"/>
    <w:rsid w:val="006B69F8"/>
    <w:rsid w:val="006B76BA"/>
    <w:rsid w:val="006C0078"/>
    <w:rsid w:val="006C022C"/>
    <w:rsid w:val="006C0235"/>
    <w:rsid w:val="006C049E"/>
    <w:rsid w:val="006C0A40"/>
    <w:rsid w:val="006C11D1"/>
    <w:rsid w:val="006C19F5"/>
    <w:rsid w:val="006C1DBA"/>
    <w:rsid w:val="006C2502"/>
    <w:rsid w:val="006C30B0"/>
    <w:rsid w:val="006C3AFE"/>
    <w:rsid w:val="006C3F3A"/>
    <w:rsid w:val="006C43A4"/>
    <w:rsid w:val="006C4D3F"/>
    <w:rsid w:val="006C50E6"/>
    <w:rsid w:val="006C518A"/>
    <w:rsid w:val="006C5870"/>
    <w:rsid w:val="006C58FE"/>
    <w:rsid w:val="006C6FE4"/>
    <w:rsid w:val="006C74C1"/>
    <w:rsid w:val="006C7884"/>
    <w:rsid w:val="006C7C0B"/>
    <w:rsid w:val="006C7D35"/>
    <w:rsid w:val="006C7FB4"/>
    <w:rsid w:val="006C7FE8"/>
    <w:rsid w:val="006D0222"/>
    <w:rsid w:val="006D0B0D"/>
    <w:rsid w:val="006D0BF8"/>
    <w:rsid w:val="006D0DFC"/>
    <w:rsid w:val="006D115E"/>
    <w:rsid w:val="006D1187"/>
    <w:rsid w:val="006D11B4"/>
    <w:rsid w:val="006D1A39"/>
    <w:rsid w:val="006D1CDB"/>
    <w:rsid w:val="006D1F52"/>
    <w:rsid w:val="006D2083"/>
    <w:rsid w:val="006D2412"/>
    <w:rsid w:val="006D2DB9"/>
    <w:rsid w:val="006D3143"/>
    <w:rsid w:val="006D3606"/>
    <w:rsid w:val="006D3D2A"/>
    <w:rsid w:val="006D410D"/>
    <w:rsid w:val="006D42B5"/>
    <w:rsid w:val="006D4390"/>
    <w:rsid w:val="006D4F52"/>
    <w:rsid w:val="006D5F1D"/>
    <w:rsid w:val="006D674F"/>
    <w:rsid w:val="006D69D2"/>
    <w:rsid w:val="006D73E1"/>
    <w:rsid w:val="006D7686"/>
    <w:rsid w:val="006D7A1E"/>
    <w:rsid w:val="006D7E94"/>
    <w:rsid w:val="006E0233"/>
    <w:rsid w:val="006E0C35"/>
    <w:rsid w:val="006E0EF2"/>
    <w:rsid w:val="006E1126"/>
    <w:rsid w:val="006E15AC"/>
    <w:rsid w:val="006E17A8"/>
    <w:rsid w:val="006E1DC4"/>
    <w:rsid w:val="006E247C"/>
    <w:rsid w:val="006E27C6"/>
    <w:rsid w:val="006E2954"/>
    <w:rsid w:val="006E3B14"/>
    <w:rsid w:val="006E4318"/>
    <w:rsid w:val="006E509D"/>
    <w:rsid w:val="006E5103"/>
    <w:rsid w:val="006E52CE"/>
    <w:rsid w:val="006E5494"/>
    <w:rsid w:val="006E59F6"/>
    <w:rsid w:val="006E5D25"/>
    <w:rsid w:val="006E6001"/>
    <w:rsid w:val="006E6019"/>
    <w:rsid w:val="006E6426"/>
    <w:rsid w:val="006E6609"/>
    <w:rsid w:val="006E6916"/>
    <w:rsid w:val="006E6A6C"/>
    <w:rsid w:val="006E730D"/>
    <w:rsid w:val="006F0ACA"/>
    <w:rsid w:val="006F0E88"/>
    <w:rsid w:val="006F1188"/>
    <w:rsid w:val="006F1EA9"/>
    <w:rsid w:val="006F2217"/>
    <w:rsid w:val="006F33E1"/>
    <w:rsid w:val="006F382C"/>
    <w:rsid w:val="006F3A6E"/>
    <w:rsid w:val="006F40D7"/>
    <w:rsid w:val="006F42D2"/>
    <w:rsid w:val="006F42DE"/>
    <w:rsid w:val="006F45BE"/>
    <w:rsid w:val="006F4861"/>
    <w:rsid w:val="006F4ACA"/>
    <w:rsid w:val="006F4CA6"/>
    <w:rsid w:val="006F56D4"/>
    <w:rsid w:val="006F59ED"/>
    <w:rsid w:val="006F5C3F"/>
    <w:rsid w:val="006F6970"/>
    <w:rsid w:val="006F6FBB"/>
    <w:rsid w:val="006F7396"/>
    <w:rsid w:val="006F763E"/>
    <w:rsid w:val="006F7C26"/>
    <w:rsid w:val="006F7FD4"/>
    <w:rsid w:val="006F7FE8"/>
    <w:rsid w:val="00701412"/>
    <w:rsid w:val="00702978"/>
    <w:rsid w:val="0070346F"/>
    <w:rsid w:val="00704082"/>
    <w:rsid w:val="00704188"/>
    <w:rsid w:val="0070469D"/>
    <w:rsid w:val="007048AF"/>
    <w:rsid w:val="007051C3"/>
    <w:rsid w:val="007059E2"/>
    <w:rsid w:val="00705A05"/>
    <w:rsid w:val="00705B84"/>
    <w:rsid w:val="00705C2B"/>
    <w:rsid w:val="007066FE"/>
    <w:rsid w:val="00706BFA"/>
    <w:rsid w:val="007077B2"/>
    <w:rsid w:val="00707847"/>
    <w:rsid w:val="00707A42"/>
    <w:rsid w:val="00707AA7"/>
    <w:rsid w:val="00707DD1"/>
    <w:rsid w:val="00707E3F"/>
    <w:rsid w:val="00710AF4"/>
    <w:rsid w:val="00711208"/>
    <w:rsid w:val="00711CE5"/>
    <w:rsid w:val="007128A0"/>
    <w:rsid w:val="00712E39"/>
    <w:rsid w:val="007137FD"/>
    <w:rsid w:val="00713D75"/>
    <w:rsid w:val="00713F87"/>
    <w:rsid w:val="0071475B"/>
    <w:rsid w:val="00714847"/>
    <w:rsid w:val="0071557B"/>
    <w:rsid w:val="007171E3"/>
    <w:rsid w:val="007175A1"/>
    <w:rsid w:val="007175CF"/>
    <w:rsid w:val="00720950"/>
    <w:rsid w:val="00721553"/>
    <w:rsid w:val="007217A9"/>
    <w:rsid w:val="00721865"/>
    <w:rsid w:val="00721ED8"/>
    <w:rsid w:val="007222F1"/>
    <w:rsid w:val="007223F0"/>
    <w:rsid w:val="00722510"/>
    <w:rsid w:val="007227A5"/>
    <w:rsid w:val="00722F8D"/>
    <w:rsid w:val="007233D6"/>
    <w:rsid w:val="007241C5"/>
    <w:rsid w:val="00724217"/>
    <w:rsid w:val="00724226"/>
    <w:rsid w:val="00724453"/>
    <w:rsid w:val="00724680"/>
    <w:rsid w:val="00724A04"/>
    <w:rsid w:val="00725241"/>
    <w:rsid w:val="00725E92"/>
    <w:rsid w:val="00726356"/>
    <w:rsid w:val="0072641F"/>
    <w:rsid w:val="0072754A"/>
    <w:rsid w:val="0072786D"/>
    <w:rsid w:val="00727AE8"/>
    <w:rsid w:val="00727E9B"/>
    <w:rsid w:val="00727EA3"/>
    <w:rsid w:val="00727EC8"/>
    <w:rsid w:val="007303B3"/>
    <w:rsid w:val="00730890"/>
    <w:rsid w:val="00730CB0"/>
    <w:rsid w:val="00730DC5"/>
    <w:rsid w:val="00731F11"/>
    <w:rsid w:val="007327E1"/>
    <w:rsid w:val="00732F98"/>
    <w:rsid w:val="0073341B"/>
    <w:rsid w:val="00733885"/>
    <w:rsid w:val="007343B8"/>
    <w:rsid w:val="0073460F"/>
    <w:rsid w:val="00734964"/>
    <w:rsid w:val="007358F1"/>
    <w:rsid w:val="00737174"/>
    <w:rsid w:val="00737A8B"/>
    <w:rsid w:val="00740128"/>
    <w:rsid w:val="00740150"/>
    <w:rsid w:val="00740505"/>
    <w:rsid w:val="0074088F"/>
    <w:rsid w:val="00741914"/>
    <w:rsid w:val="0074196C"/>
    <w:rsid w:val="00741A6F"/>
    <w:rsid w:val="00741F21"/>
    <w:rsid w:val="0074271E"/>
    <w:rsid w:val="007427CD"/>
    <w:rsid w:val="00742CEC"/>
    <w:rsid w:val="007434BC"/>
    <w:rsid w:val="00743D8E"/>
    <w:rsid w:val="00744113"/>
    <w:rsid w:val="00744401"/>
    <w:rsid w:val="00744801"/>
    <w:rsid w:val="00744815"/>
    <w:rsid w:val="00744B09"/>
    <w:rsid w:val="00744CD4"/>
    <w:rsid w:val="00745679"/>
    <w:rsid w:val="00746923"/>
    <w:rsid w:val="00746BF9"/>
    <w:rsid w:val="00746C62"/>
    <w:rsid w:val="00746EA2"/>
    <w:rsid w:val="00746F68"/>
    <w:rsid w:val="00746F92"/>
    <w:rsid w:val="007471B0"/>
    <w:rsid w:val="007504B4"/>
    <w:rsid w:val="00750B80"/>
    <w:rsid w:val="00750F22"/>
    <w:rsid w:val="00751171"/>
    <w:rsid w:val="00751EC0"/>
    <w:rsid w:val="00752183"/>
    <w:rsid w:val="00752388"/>
    <w:rsid w:val="0075299B"/>
    <w:rsid w:val="0075377F"/>
    <w:rsid w:val="0075393E"/>
    <w:rsid w:val="00753D15"/>
    <w:rsid w:val="00753EA7"/>
    <w:rsid w:val="007548DC"/>
    <w:rsid w:val="00755262"/>
    <w:rsid w:val="00755D3D"/>
    <w:rsid w:val="00756452"/>
    <w:rsid w:val="007564F3"/>
    <w:rsid w:val="00756618"/>
    <w:rsid w:val="00756E96"/>
    <w:rsid w:val="00757AB9"/>
    <w:rsid w:val="0076032C"/>
    <w:rsid w:val="00761180"/>
    <w:rsid w:val="007611D2"/>
    <w:rsid w:val="007617DF"/>
    <w:rsid w:val="00761A26"/>
    <w:rsid w:val="00761BD2"/>
    <w:rsid w:val="0076242E"/>
    <w:rsid w:val="00762863"/>
    <w:rsid w:val="00762ABB"/>
    <w:rsid w:val="007636FD"/>
    <w:rsid w:val="0076378F"/>
    <w:rsid w:val="00763825"/>
    <w:rsid w:val="007638F3"/>
    <w:rsid w:val="00764389"/>
    <w:rsid w:val="00764465"/>
    <w:rsid w:val="00764B5F"/>
    <w:rsid w:val="00764DF7"/>
    <w:rsid w:val="00764E00"/>
    <w:rsid w:val="007655FC"/>
    <w:rsid w:val="007657EB"/>
    <w:rsid w:val="00765FA9"/>
    <w:rsid w:val="00766649"/>
    <w:rsid w:val="00766684"/>
    <w:rsid w:val="0076704E"/>
    <w:rsid w:val="007700E1"/>
    <w:rsid w:val="00770A73"/>
    <w:rsid w:val="00771116"/>
    <w:rsid w:val="0077162C"/>
    <w:rsid w:val="007717CF"/>
    <w:rsid w:val="007717E3"/>
    <w:rsid w:val="00771920"/>
    <w:rsid w:val="007724C0"/>
    <w:rsid w:val="00772531"/>
    <w:rsid w:val="0077284C"/>
    <w:rsid w:val="00773EB5"/>
    <w:rsid w:val="00773FE1"/>
    <w:rsid w:val="007740AF"/>
    <w:rsid w:val="00774847"/>
    <w:rsid w:val="00775537"/>
    <w:rsid w:val="00776320"/>
    <w:rsid w:val="00776444"/>
    <w:rsid w:val="00776725"/>
    <w:rsid w:val="00777079"/>
    <w:rsid w:val="007777FF"/>
    <w:rsid w:val="00777AB6"/>
    <w:rsid w:val="00777D4D"/>
    <w:rsid w:val="00777DE6"/>
    <w:rsid w:val="00777F6B"/>
    <w:rsid w:val="0078079D"/>
    <w:rsid w:val="0078091F"/>
    <w:rsid w:val="00780977"/>
    <w:rsid w:val="00780B25"/>
    <w:rsid w:val="00780CC3"/>
    <w:rsid w:val="00780D35"/>
    <w:rsid w:val="0078103C"/>
    <w:rsid w:val="0078145E"/>
    <w:rsid w:val="007816AA"/>
    <w:rsid w:val="00781F13"/>
    <w:rsid w:val="00782319"/>
    <w:rsid w:val="00782442"/>
    <w:rsid w:val="00782C8F"/>
    <w:rsid w:val="00783591"/>
    <w:rsid w:val="007836E6"/>
    <w:rsid w:val="00784530"/>
    <w:rsid w:val="00784B82"/>
    <w:rsid w:val="00785965"/>
    <w:rsid w:val="00785C4C"/>
    <w:rsid w:val="007862FA"/>
    <w:rsid w:val="00786405"/>
    <w:rsid w:val="00786A3C"/>
    <w:rsid w:val="007871E0"/>
    <w:rsid w:val="00787227"/>
    <w:rsid w:val="00787EAD"/>
    <w:rsid w:val="00790249"/>
    <w:rsid w:val="007902A9"/>
    <w:rsid w:val="00790A95"/>
    <w:rsid w:val="00791079"/>
    <w:rsid w:val="007915F6"/>
    <w:rsid w:val="00791CF4"/>
    <w:rsid w:val="0079216D"/>
    <w:rsid w:val="00792201"/>
    <w:rsid w:val="00793F3A"/>
    <w:rsid w:val="0079450F"/>
    <w:rsid w:val="00795C52"/>
    <w:rsid w:val="00795E96"/>
    <w:rsid w:val="00796152"/>
    <w:rsid w:val="00796BF1"/>
    <w:rsid w:val="00797CAA"/>
    <w:rsid w:val="00797D2E"/>
    <w:rsid w:val="007A02F0"/>
    <w:rsid w:val="007A0E35"/>
    <w:rsid w:val="007A10DB"/>
    <w:rsid w:val="007A297A"/>
    <w:rsid w:val="007A322B"/>
    <w:rsid w:val="007A3650"/>
    <w:rsid w:val="007A3828"/>
    <w:rsid w:val="007A3C09"/>
    <w:rsid w:val="007A3C56"/>
    <w:rsid w:val="007A403F"/>
    <w:rsid w:val="007A4248"/>
    <w:rsid w:val="007A53AC"/>
    <w:rsid w:val="007A64A7"/>
    <w:rsid w:val="007A6DEA"/>
    <w:rsid w:val="007B0103"/>
    <w:rsid w:val="007B0511"/>
    <w:rsid w:val="007B0C32"/>
    <w:rsid w:val="007B184F"/>
    <w:rsid w:val="007B1CB4"/>
    <w:rsid w:val="007B210B"/>
    <w:rsid w:val="007B3375"/>
    <w:rsid w:val="007B6140"/>
    <w:rsid w:val="007B6604"/>
    <w:rsid w:val="007B6A95"/>
    <w:rsid w:val="007B6BA4"/>
    <w:rsid w:val="007B6E43"/>
    <w:rsid w:val="007B7613"/>
    <w:rsid w:val="007B7AFA"/>
    <w:rsid w:val="007B7B7F"/>
    <w:rsid w:val="007C014B"/>
    <w:rsid w:val="007C04E7"/>
    <w:rsid w:val="007C0AE5"/>
    <w:rsid w:val="007C0CC1"/>
    <w:rsid w:val="007C0D78"/>
    <w:rsid w:val="007C122F"/>
    <w:rsid w:val="007C1278"/>
    <w:rsid w:val="007C152D"/>
    <w:rsid w:val="007C190A"/>
    <w:rsid w:val="007C1AD6"/>
    <w:rsid w:val="007C1CA1"/>
    <w:rsid w:val="007C2505"/>
    <w:rsid w:val="007C262A"/>
    <w:rsid w:val="007C2DCB"/>
    <w:rsid w:val="007C2F38"/>
    <w:rsid w:val="007C39A5"/>
    <w:rsid w:val="007C427C"/>
    <w:rsid w:val="007C4D2B"/>
    <w:rsid w:val="007C5028"/>
    <w:rsid w:val="007C555C"/>
    <w:rsid w:val="007C5659"/>
    <w:rsid w:val="007C6648"/>
    <w:rsid w:val="007C6B03"/>
    <w:rsid w:val="007C6DE4"/>
    <w:rsid w:val="007C719B"/>
    <w:rsid w:val="007C72BF"/>
    <w:rsid w:val="007C7A04"/>
    <w:rsid w:val="007D0628"/>
    <w:rsid w:val="007D06E1"/>
    <w:rsid w:val="007D077E"/>
    <w:rsid w:val="007D1001"/>
    <w:rsid w:val="007D1718"/>
    <w:rsid w:val="007D1747"/>
    <w:rsid w:val="007D17AC"/>
    <w:rsid w:val="007D2337"/>
    <w:rsid w:val="007D2699"/>
    <w:rsid w:val="007D3014"/>
    <w:rsid w:val="007D3C6D"/>
    <w:rsid w:val="007D3E45"/>
    <w:rsid w:val="007D4511"/>
    <w:rsid w:val="007D45B6"/>
    <w:rsid w:val="007D4F64"/>
    <w:rsid w:val="007D5008"/>
    <w:rsid w:val="007D570D"/>
    <w:rsid w:val="007D5A16"/>
    <w:rsid w:val="007D5C88"/>
    <w:rsid w:val="007D68FF"/>
    <w:rsid w:val="007D6E3B"/>
    <w:rsid w:val="007D732F"/>
    <w:rsid w:val="007D7697"/>
    <w:rsid w:val="007D792D"/>
    <w:rsid w:val="007E01CF"/>
    <w:rsid w:val="007E021F"/>
    <w:rsid w:val="007E03BF"/>
    <w:rsid w:val="007E0C39"/>
    <w:rsid w:val="007E0CC0"/>
    <w:rsid w:val="007E103A"/>
    <w:rsid w:val="007E13E7"/>
    <w:rsid w:val="007E207D"/>
    <w:rsid w:val="007E25B1"/>
    <w:rsid w:val="007E275E"/>
    <w:rsid w:val="007E2980"/>
    <w:rsid w:val="007E2E1B"/>
    <w:rsid w:val="007E35BF"/>
    <w:rsid w:val="007E3E66"/>
    <w:rsid w:val="007E458C"/>
    <w:rsid w:val="007E471C"/>
    <w:rsid w:val="007E4C5E"/>
    <w:rsid w:val="007E4DC1"/>
    <w:rsid w:val="007E5158"/>
    <w:rsid w:val="007E5354"/>
    <w:rsid w:val="007E53D7"/>
    <w:rsid w:val="007E6AF7"/>
    <w:rsid w:val="007E7522"/>
    <w:rsid w:val="007E7656"/>
    <w:rsid w:val="007F13BB"/>
    <w:rsid w:val="007F14D4"/>
    <w:rsid w:val="007F16E4"/>
    <w:rsid w:val="007F1EBD"/>
    <w:rsid w:val="007F226A"/>
    <w:rsid w:val="007F2E1E"/>
    <w:rsid w:val="007F2ED8"/>
    <w:rsid w:val="007F35DF"/>
    <w:rsid w:val="007F370C"/>
    <w:rsid w:val="007F37B5"/>
    <w:rsid w:val="007F3A1D"/>
    <w:rsid w:val="007F3C3F"/>
    <w:rsid w:val="007F3DC5"/>
    <w:rsid w:val="007F56A0"/>
    <w:rsid w:val="007F6BBD"/>
    <w:rsid w:val="007F6CC7"/>
    <w:rsid w:val="007F71AA"/>
    <w:rsid w:val="007F73CD"/>
    <w:rsid w:val="007F763B"/>
    <w:rsid w:val="007F774A"/>
    <w:rsid w:val="008000BE"/>
    <w:rsid w:val="0080045E"/>
    <w:rsid w:val="008005B5"/>
    <w:rsid w:val="00800663"/>
    <w:rsid w:val="008008CC"/>
    <w:rsid w:val="00800C70"/>
    <w:rsid w:val="0080149D"/>
    <w:rsid w:val="00801DCF"/>
    <w:rsid w:val="0080289E"/>
    <w:rsid w:val="008028FD"/>
    <w:rsid w:val="00802A0B"/>
    <w:rsid w:val="00802B30"/>
    <w:rsid w:val="00802B74"/>
    <w:rsid w:val="00802E81"/>
    <w:rsid w:val="00805EF4"/>
    <w:rsid w:val="0080609A"/>
    <w:rsid w:val="00806870"/>
    <w:rsid w:val="008070E4"/>
    <w:rsid w:val="008071E5"/>
    <w:rsid w:val="00807267"/>
    <w:rsid w:val="00807CE5"/>
    <w:rsid w:val="00807DD4"/>
    <w:rsid w:val="00810FB6"/>
    <w:rsid w:val="0081140B"/>
    <w:rsid w:val="0081196C"/>
    <w:rsid w:val="00811E91"/>
    <w:rsid w:val="008125BE"/>
    <w:rsid w:val="008129EE"/>
    <w:rsid w:val="00812FFB"/>
    <w:rsid w:val="00813355"/>
    <w:rsid w:val="00813ABC"/>
    <w:rsid w:val="00813F6C"/>
    <w:rsid w:val="00814199"/>
    <w:rsid w:val="00814BEB"/>
    <w:rsid w:val="00815405"/>
    <w:rsid w:val="00815C28"/>
    <w:rsid w:val="00815D78"/>
    <w:rsid w:val="008161F7"/>
    <w:rsid w:val="00816655"/>
    <w:rsid w:val="00816F5A"/>
    <w:rsid w:val="008176FE"/>
    <w:rsid w:val="00820034"/>
    <w:rsid w:val="00820EF5"/>
    <w:rsid w:val="00820FB9"/>
    <w:rsid w:val="00821206"/>
    <w:rsid w:val="00821395"/>
    <w:rsid w:val="00821525"/>
    <w:rsid w:val="0082159D"/>
    <w:rsid w:val="00821718"/>
    <w:rsid w:val="00821A19"/>
    <w:rsid w:val="00821D05"/>
    <w:rsid w:val="00822192"/>
    <w:rsid w:val="008224C8"/>
    <w:rsid w:val="00822CD2"/>
    <w:rsid w:val="00822CEC"/>
    <w:rsid w:val="00822DBF"/>
    <w:rsid w:val="00822F41"/>
    <w:rsid w:val="0082355D"/>
    <w:rsid w:val="008237C8"/>
    <w:rsid w:val="008238A5"/>
    <w:rsid w:val="00823AEE"/>
    <w:rsid w:val="00823B30"/>
    <w:rsid w:val="00823EE6"/>
    <w:rsid w:val="00823F78"/>
    <w:rsid w:val="008240D7"/>
    <w:rsid w:val="00824136"/>
    <w:rsid w:val="008241A9"/>
    <w:rsid w:val="0082437F"/>
    <w:rsid w:val="00824AE3"/>
    <w:rsid w:val="00824BBB"/>
    <w:rsid w:val="00825040"/>
    <w:rsid w:val="008250CC"/>
    <w:rsid w:val="008257E2"/>
    <w:rsid w:val="00825D81"/>
    <w:rsid w:val="00825E91"/>
    <w:rsid w:val="0082697A"/>
    <w:rsid w:val="00826B3B"/>
    <w:rsid w:val="00826E56"/>
    <w:rsid w:val="008270B0"/>
    <w:rsid w:val="008272DF"/>
    <w:rsid w:val="00827379"/>
    <w:rsid w:val="00827784"/>
    <w:rsid w:val="00827D08"/>
    <w:rsid w:val="00830179"/>
    <w:rsid w:val="0083019B"/>
    <w:rsid w:val="00830252"/>
    <w:rsid w:val="008312D3"/>
    <w:rsid w:val="0083161F"/>
    <w:rsid w:val="00831E60"/>
    <w:rsid w:val="008327BB"/>
    <w:rsid w:val="00832F80"/>
    <w:rsid w:val="00833229"/>
    <w:rsid w:val="00833C20"/>
    <w:rsid w:val="00833E99"/>
    <w:rsid w:val="00833ED9"/>
    <w:rsid w:val="00833F58"/>
    <w:rsid w:val="00834571"/>
    <w:rsid w:val="0083543B"/>
    <w:rsid w:val="008357C3"/>
    <w:rsid w:val="00835A76"/>
    <w:rsid w:val="00835DC4"/>
    <w:rsid w:val="0083662C"/>
    <w:rsid w:val="00836756"/>
    <w:rsid w:val="008367FF"/>
    <w:rsid w:val="0083712C"/>
    <w:rsid w:val="00837D2C"/>
    <w:rsid w:val="0084056F"/>
    <w:rsid w:val="00840A45"/>
    <w:rsid w:val="0084153E"/>
    <w:rsid w:val="00841928"/>
    <w:rsid w:val="00841A73"/>
    <w:rsid w:val="00841DF8"/>
    <w:rsid w:val="00842606"/>
    <w:rsid w:val="008426AE"/>
    <w:rsid w:val="008427ED"/>
    <w:rsid w:val="008429F6"/>
    <w:rsid w:val="008432A9"/>
    <w:rsid w:val="008433DD"/>
    <w:rsid w:val="00843A73"/>
    <w:rsid w:val="00843F6D"/>
    <w:rsid w:val="00844253"/>
    <w:rsid w:val="00844300"/>
    <w:rsid w:val="0084454A"/>
    <w:rsid w:val="008446D6"/>
    <w:rsid w:val="00844E20"/>
    <w:rsid w:val="00845469"/>
    <w:rsid w:val="00845888"/>
    <w:rsid w:val="00845A19"/>
    <w:rsid w:val="00846033"/>
    <w:rsid w:val="008462CC"/>
    <w:rsid w:val="0084664E"/>
    <w:rsid w:val="00846DFD"/>
    <w:rsid w:val="0084714F"/>
    <w:rsid w:val="008474C9"/>
    <w:rsid w:val="00847914"/>
    <w:rsid w:val="0085055E"/>
    <w:rsid w:val="00850BD3"/>
    <w:rsid w:val="00850FD2"/>
    <w:rsid w:val="0085119B"/>
    <w:rsid w:val="00851625"/>
    <w:rsid w:val="00851793"/>
    <w:rsid w:val="00851F2B"/>
    <w:rsid w:val="008522E2"/>
    <w:rsid w:val="00852901"/>
    <w:rsid w:val="00852A9E"/>
    <w:rsid w:val="00853379"/>
    <w:rsid w:val="008537D1"/>
    <w:rsid w:val="008539F0"/>
    <w:rsid w:val="00853C02"/>
    <w:rsid w:val="008540FF"/>
    <w:rsid w:val="008544FE"/>
    <w:rsid w:val="00854507"/>
    <w:rsid w:val="00854D59"/>
    <w:rsid w:val="00855E08"/>
    <w:rsid w:val="00856817"/>
    <w:rsid w:val="00856C0B"/>
    <w:rsid w:val="00856CAF"/>
    <w:rsid w:val="00856E68"/>
    <w:rsid w:val="00857306"/>
    <w:rsid w:val="0085763C"/>
    <w:rsid w:val="008577E7"/>
    <w:rsid w:val="0086015E"/>
    <w:rsid w:val="0086053C"/>
    <w:rsid w:val="00860B2E"/>
    <w:rsid w:val="00860B3A"/>
    <w:rsid w:val="00860F96"/>
    <w:rsid w:val="008614A8"/>
    <w:rsid w:val="00861EA9"/>
    <w:rsid w:val="00861F51"/>
    <w:rsid w:val="008621C2"/>
    <w:rsid w:val="00862410"/>
    <w:rsid w:val="008625E9"/>
    <w:rsid w:val="008628CC"/>
    <w:rsid w:val="00862BAE"/>
    <w:rsid w:val="00863F15"/>
    <w:rsid w:val="008641E6"/>
    <w:rsid w:val="00864403"/>
    <w:rsid w:val="008646C7"/>
    <w:rsid w:val="00864B47"/>
    <w:rsid w:val="00865A38"/>
    <w:rsid w:val="00866C0A"/>
    <w:rsid w:val="008674CE"/>
    <w:rsid w:val="008708D3"/>
    <w:rsid w:val="00871797"/>
    <w:rsid w:val="00871CFE"/>
    <w:rsid w:val="00871D0F"/>
    <w:rsid w:val="0087208E"/>
    <w:rsid w:val="008721C3"/>
    <w:rsid w:val="008728F0"/>
    <w:rsid w:val="00873512"/>
    <w:rsid w:val="00873794"/>
    <w:rsid w:val="00873998"/>
    <w:rsid w:val="0087446B"/>
    <w:rsid w:val="00874745"/>
    <w:rsid w:val="008747D5"/>
    <w:rsid w:val="00874830"/>
    <w:rsid w:val="008757AF"/>
    <w:rsid w:val="008762B0"/>
    <w:rsid w:val="00877510"/>
    <w:rsid w:val="008778A6"/>
    <w:rsid w:val="00877DB0"/>
    <w:rsid w:val="008803AE"/>
    <w:rsid w:val="0088177A"/>
    <w:rsid w:val="00881841"/>
    <w:rsid w:val="00881B21"/>
    <w:rsid w:val="00883220"/>
    <w:rsid w:val="00883CAD"/>
    <w:rsid w:val="00883F1D"/>
    <w:rsid w:val="008842EF"/>
    <w:rsid w:val="008844BD"/>
    <w:rsid w:val="008848D0"/>
    <w:rsid w:val="00884922"/>
    <w:rsid w:val="00884DB1"/>
    <w:rsid w:val="00884F59"/>
    <w:rsid w:val="0088535B"/>
    <w:rsid w:val="008859FF"/>
    <w:rsid w:val="00885DE5"/>
    <w:rsid w:val="0088723B"/>
    <w:rsid w:val="00887A44"/>
    <w:rsid w:val="00887B86"/>
    <w:rsid w:val="008905E0"/>
    <w:rsid w:val="00890D96"/>
    <w:rsid w:val="008918C1"/>
    <w:rsid w:val="008918CE"/>
    <w:rsid w:val="00891D9B"/>
    <w:rsid w:val="00891E4E"/>
    <w:rsid w:val="00891FEC"/>
    <w:rsid w:val="008924C2"/>
    <w:rsid w:val="008929DF"/>
    <w:rsid w:val="00892B0F"/>
    <w:rsid w:val="008931AF"/>
    <w:rsid w:val="0089325A"/>
    <w:rsid w:val="00893889"/>
    <w:rsid w:val="00893E1D"/>
    <w:rsid w:val="008940D8"/>
    <w:rsid w:val="008943E5"/>
    <w:rsid w:val="0089458A"/>
    <w:rsid w:val="00894665"/>
    <w:rsid w:val="00895289"/>
    <w:rsid w:val="00895885"/>
    <w:rsid w:val="00895A19"/>
    <w:rsid w:val="008963A9"/>
    <w:rsid w:val="00896670"/>
    <w:rsid w:val="0089667E"/>
    <w:rsid w:val="0089689A"/>
    <w:rsid w:val="00896971"/>
    <w:rsid w:val="0089716D"/>
    <w:rsid w:val="008972FA"/>
    <w:rsid w:val="00897847"/>
    <w:rsid w:val="008979DD"/>
    <w:rsid w:val="00897C3E"/>
    <w:rsid w:val="008A0E70"/>
    <w:rsid w:val="008A167D"/>
    <w:rsid w:val="008A1E9B"/>
    <w:rsid w:val="008A218F"/>
    <w:rsid w:val="008A23F9"/>
    <w:rsid w:val="008A2BDC"/>
    <w:rsid w:val="008A2E1B"/>
    <w:rsid w:val="008A3AAD"/>
    <w:rsid w:val="008A4562"/>
    <w:rsid w:val="008A4638"/>
    <w:rsid w:val="008A4C60"/>
    <w:rsid w:val="008A4D52"/>
    <w:rsid w:val="008A53AA"/>
    <w:rsid w:val="008A5971"/>
    <w:rsid w:val="008A5B9F"/>
    <w:rsid w:val="008A6465"/>
    <w:rsid w:val="008A6535"/>
    <w:rsid w:val="008A6BE3"/>
    <w:rsid w:val="008A74DA"/>
    <w:rsid w:val="008A7B5B"/>
    <w:rsid w:val="008A7EE8"/>
    <w:rsid w:val="008A7FB4"/>
    <w:rsid w:val="008A7FD3"/>
    <w:rsid w:val="008B0475"/>
    <w:rsid w:val="008B0948"/>
    <w:rsid w:val="008B09D9"/>
    <w:rsid w:val="008B0A39"/>
    <w:rsid w:val="008B0CA5"/>
    <w:rsid w:val="008B0EE0"/>
    <w:rsid w:val="008B10DD"/>
    <w:rsid w:val="008B137E"/>
    <w:rsid w:val="008B1AD4"/>
    <w:rsid w:val="008B2746"/>
    <w:rsid w:val="008B34D1"/>
    <w:rsid w:val="008B471D"/>
    <w:rsid w:val="008B4B8A"/>
    <w:rsid w:val="008B4F1F"/>
    <w:rsid w:val="008B5845"/>
    <w:rsid w:val="008B5898"/>
    <w:rsid w:val="008B7008"/>
    <w:rsid w:val="008B716B"/>
    <w:rsid w:val="008B7C28"/>
    <w:rsid w:val="008B7DDD"/>
    <w:rsid w:val="008C041B"/>
    <w:rsid w:val="008C0549"/>
    <w:rsid w:val="008C0A87"/>
    <w:rsid w:val="008C1094"/>
    <w:rsid w:val="008C10E3"/>
    <w:rsid w:val="008C161B"/>
    <w:rsid w:val="008C168C"/>
    <w:rsid w:val="008C1878"/>
    <w:rsid w:val="008C19F6"/>
    <w:rsid w:val="008C1D95"/>
    <w:rsid w:val="008C2083"/>
    <w:rsid w:val="008C253D"/>
    <w:rsid w:val="008C3347"/>
    <w:rsid w:val="008C38DD"/>
    <w:rsid w:val="008C3BEE"/>
    <w:rsid w:val="008C4931"/>
    <w:rsid w:val="008C4B74"/>
    <w:rsid w:val="008C56CB"/>
    <w:rsid w:val="008C5C18"/>
    <w:rsid w:val="008C65D8"/>
    <w:rsid w:val="008C6682"/>
    <w:rsid w:val="008C782E"/>
    <w:rsid w:val="008C78DE"/>
    <w:rsid w:val="008C78E7"/>
    <w:rsid w:val="008C7EAE"/>
    <w:rsid w:val="008C7EE3"/>
    <w:rsid w:val="008C7F8C"/>
    <w:rsid w:val="008D0583"/>
    <w:rsid w:val="008D09DD"/>
    <w:rsid w:val="008D122B"/>
    <w:rsid w:val="008D16E3"/>
    <w:rsid w:val="008D19CA"/>
    <w:rsid w:val="008D1C1A"/>
    <w:rsid w:val="008D2724"/>
    <w:rsid w:val="008D33C0"/>
    <w:rsid w:val="008D3953"/>
    <w:rsid w:val="008D4144"/>
    <w:rsid w:val="008D4556"/>
    <w:rsid w:val="008D5215"/>
    <w:rsid w:val="008D56BA"/>
    <w:rsid w:val="008D5E33"/>
    <w:rsid w:val="008D6760"/>
    <w:rsid w:val="008D6C53"/>
    <w:rsid w:val="008D6E4F"/>
    <w:rsid w:val="008D7ED7"/>
    <w:rsid w:val="008D7FE8"/>
    <w:rsid w:val="008E075D"/>
    <w:rsid w:val="008E0D25"/>
    <w:rsid w:val="008E0D70"/>
    <w:rsid w:val="008E1A43"/>
    <w:rsid w:val="008E251A"/>
    <w:rsid w:val="008E2660"/>
    <w:rsid w:val="008E28FB"/>
    <w:rsid w:val="008E306C"/>
    <w:rsid w:val="008E3720"/>
    <w:rsid w:val="008E4099"/>
    <w:rsid w:val="008E4654"/>
    <w:rsid w:val="008E498C"/>
    <w:rsid w:val="008E54ED"/>
    <w:rsid w:val="008E57DC"/>
    <w:rsid w:val="008E5B4D"/>
    <w:rsid w:val="008E5F26"/>
    <w:rsid w:val="008E629A"/>
    <w:rsid w:val="008E64D8"/>
    <w:rsid w:val="008E65C3"/>
    <w:rsid w:val="008E7BA0"/>
    <w:rsid w:val="008F00AD"/>
    <w:rsid w:val="008F0D8A"/>
    <w:rsid w:val="008F167E"/>
    <w:rsid w:val="008F16FF"/>
    <w:rsid w:val="008F1F0C"/>
    <w:rsid w:val="008F2A19"/>
    <w:rsid w:val="008F2B9E"/>
    <w:rsid w:val="008F2E65"/>
    <w:rsid w:val="008F3178"/>
    <w:rsid w:val="008F3258"/>
    <w:rsid w:val="008F32CB"/>
    <w:rsid w:val="008F4011"/>
    <w:rsid w:val="008F43E0"/>
    <w:rsid w:val="008F49D2"/>
    <w:rsid w:val="008F59D7"/>
    <w:rsid w:val="008F5B74"/>
    <w:rsid w:val="008F5C6A"/>
    <w:rsid w:val="008F5D46"/>
    <w:rsid w:val="008F5F5B"/>
    <w:rsid w:val="008F6163"/>
    <w:rsid w:val="008F6D3D"/>
    <w:rsid w:val="008F6F54"/>
    <w:rsid w:val="008F785D"/>
    <w:rsid w:val="008F7B3F"/>
    <w:rsid w:val="008F7DAE"/>
    <w:rsid w:val="008F7DEA"/>
    <w:rsid w:val="009003BC"/>
    <w:rsid w:val="009008B3"/>
    <w:rsid w:val="00900959"/>
    <w:rsid w:val="00900DAF"/>
    <w:rsid w:val="00900E91"/>
    <w:rsid w:val="009011C5"/>
    <w:rsid w:val="009022C6"/>
    <w:rsid w:val="00902D49"/>
    <w:rsid w:val="009034A8"/>
    <w:rsid w:val="00903C59"/>
    <w:rsid w:val="00903CBF"/>
    <w:rsid w:val="00903EED"/>
    <w:rsid w:val="00903F16"/>
    <w:rsid w:val="00904546"/>
    <w:rsid w:val="00904705"/>
    <w:rsid w:val="00904ED0"/>
    <w:rsid w:val="00905058"/>
    <w:rsid w:val="00905D56"/>
    <w:rsid w:val="00905D8A"/>
    <w:rsid w:val="0090621A"/>
    <w:rsid w:val="00907133"/>
    <w:rsid w:val="0090768A"/>
    <w:rsid w:val="009077DC"/>
    <w:rsid w:val="00907F2E"/>
    <w:rsid w:val="0091006A"/>
    <w:rsid w:val="00910EDE"/>
    <w:rsid w:val="0091147F"/>
    <w:rsid w:val="00911D26"/>
    <w:rsid w:val="00911EE8"/>
    <w:rsid w:val="00912A3F"/>
    <w:rsid w:val="00912A6B"/>
    <w:rsid w:val="00912ED6"/>
    <w:rsid w:val="0091337B"/>
    <w:rsid w:val="009134D2"/>
    <w:rsid w:val="00913936"/>
    <w:rsid w:val="00913B26"/>
    <w:rsid w:val="00914228"/>
    <w:rsid w:val="00914307"/>
    <w:rsid w:val="00914898"/>
    <w:rsid w:val="00914974"/>
    <w:rsid w:val="0091513E"/>
    <w:rsid w:val="00915A1F"/>
    <w:rsid w:val="00915D61"/>
    <w:rsid w:val="00916D90"/>
    <w:rsid w:val="0091722D"/>
    <w:rsid w:val="009177FF"/>
    <w:rsid w:val="0091791E"/>
    <w:rsid w:val="0092032A"/>
    <w:rsid w:val="009204EE"/>
    <w:rsid w:val="0092067E"/>
    <w:rsid w:val="0092068A"/>
    <w:rsid w:val="00920765"/>
    <w:rsid w:val="00920FF1"/>
    <w:rsid w:val="0092112F"/>
    <w:rsid w:val="00921137"/>
    <w:rsid w:val="0092138F"/>
    <w:rsid w:val="00921867"/>
    <w:rsid w:val="00921D87"/>
    <w:rsid w:val="00923BD5"/>
    <w:rsid w:val="00923C48"/>
    <w:rsid w:val="009249E5"/>
    <w:rsid w:val="00924F11"/>
    <w:rsid w:val="0092685F"/>
    <w:rsid w:val="00926E51"/>
    <w:rsid w:val="00927161"/>
    <w:rsid w:val="00927B47"/>
    <w:rsid w:val="0093065C"/>
    <w:rsid w:val="00931744"/>
    <w:rsid w:val="00931AC8"/>
    <w:rsid w:val="00931E19"/>
    <w:rsid w:val="00932334"/>
    <w:rsid w:val="009325CE"/>
    <w:rsid w:val="009325E8"/>
    <w:rsid w:val="00932BD5"/>
    <w:rsid w:val="009336CA"/>
    <w:rsid w:val="00933B60"/>
    <w:rsid w:val="00933C2F"/>
    <w:rsid w:val="0093472F"/>
    <w:rsid w:val="009349DC"/>
    <w:rsid w:val="00935167"/>
    <w:rsid w:val="00935806"/>
    <w:rsid w:val="00936F1A"/>
    <w:rsid w:val="00937AF1"/>
    <w:rsid w:val="009407EE"/>
    <w:rsid w:val="009409FC"/>
    <w:rsid w:val="00941013"/>
    <w:rsid w:val="00941558"/>
    <w:rsid w:val="0094173C"/>
    <w:rsid w:val="009418CA"/>
    <w:rsid w:val="00941C54"/>
    <w:rsid w:val="00941F07"/>
    <w:rsid w:val="00942430"/>
    <w:rsid w:val="00942708"/>
    <w:rsid w:val="009431B8"/>
    <w:rsid w:val="0094330D"/>
    <w:rsid w:val="00943B03"/>
    <w:rsid w:val="00943F70"/>
    <w:rsid w:val="009443A5"/>
    <w:rsid w:val="009446D6"/>
    <w:rsid w:val="00944F8F"/>
    <w:rsid w:val="0094546B"/>
    <w:rsid w:val="009457A0"/>
    <w:rsid w:val="00945A70"/>
    <w:rsid w:val="00947439"/>
    <w:rsid w:val="00947DBC"/>
    <w:rsid w:val="00947F4D"/>
    <w:rsid w:val="00950024"/>
    <w:rsid w:val="00950641"/>
    <w:rsid w:val="009507BB"/>
    <w:rsid w:val="00950878"/>
    <w:rsid w:val="009509B0"/>
    <w:rsid w:val="00950D76"/>
    <w:rsid w:val="00950EDB"/>
    <w:rsid w:val="00950FA9"/>
    <w:rsid w:val="009510BF"/>
    <w:rsid w:val="009518D9"/>
    <w:rsid w:val="0095190C"/>
    <w:rsid w:val="0095278D"/>
    <w:rsid w:val="00952C48"/>
    <w:rsid w:val="00952D9C"/>
    <w:rsid w:val="0095310E"/>
    <w:rsid w:val="0095384A"/>
    <w:rsid w:val="00953D0A"/>
    <w:rsid w:val="00953E2D"/>
    <w:rsid w:val="00953FCA"/>
    <w:rsid w:val="0095400B"/>
    <w:rsid w:val="00954147"/>
    <w:rsid w:val="009542B2"/>
    <w:rsid w:val="0095438D"/>
    <w:rsid w:val="009545F7"/>
    <w:rsid w:val="00954695"/>
    <w:rsid w:val="00954922"/>
    <w:rsid w:val="00954B87"/>
    <w:rsid w:val="00954C98"/>
    <w:rsid w:val="00954E62"/>
    <w:rsid w:val="00955652"/>
    <w:rsid w:val="00955788"/>
    <w:rsid w:val="0095697F"/>
    <w:rsid w:val="00956D2B"/>
    <w:rsid w:val="009575DD"/>
    <w:rsid w:val="00957D9F"/>
    <w:rsid w:val="00957F97"/>
    <w:rsid w:val="009600D6"/>
    <w:rsid w:val="00960A20"/>
    <w:rsid w:val="009610FA"/>
    <w:rsid w:val="00961627"/>
    <w:rsid w:val="00961B3A"/>
    <w:rsid w:val="00961EDC"/>
    <w:rsid w:val="00961FCA"/>
    <w:rsid w:val="00962828"/>
    <w:rsid w:val="0096283C"/>
    <w:rsid w:val="00963CCF"/>
    <w:rsid w:val="00964224"/>
    <w:rsid w:val="00964BFC"/>
    <w:rsid w:val="00964E09"/>
    <w:rsid w:val="0096536C"/>
    <w:rsid w:val="00965693"/>
    <w:rsid w:val="009656CC"/>
    <w:rsid w:val="00965843"/>
    <w:rsid w:val="0096626C"/>
    <w:rsid w:val="00966723"/>
    <w:rsid w:val="00966962"/>
    <w:rsid w:val="00966A4D"/>
    <w:rsid w:val="009678D2"/>
    <w:rsid w:val="00967C24"/>
    <w:rsid w:val="00967DFD"/>
    <w:rsid w:val="00967F9B"/>
    <w:rsid w:val="00970C3F"/>
    <w:rsid w:val="00970F2B"/>
    <w:rsid w:val="00971006"/>
    <w:rsid w:val="009711C8"/>
    <w:rsid w:val="009718CA"/>
    <w:rsid w:val="00971906"/>
    <w:rsid w:val="00972D66"/>
    <w:rsid w:val="00972EEE"/>
    <w:rsid w:val="00973147"/>
    <w:rsid w:val="00974D98"/>
    <w:rsid w:val="00974DC6"/>
    <w:rsid w:val="0097561D"/>
    <w:rsid w:val="00975ED8"/>
    <w:rsid w:val="009760B3"/>
    <w:rsid w:val="00976958"/>
    <w:rsid w:val="00976CE7"/>
    <w:rsid w:val="00976F0A"/>
    <w:rsid w:val="00977303"/>
    <w:rsid w:val="009777B8"/>
    <w:rsid w:val="00977CEE"/>
    <w:rsid w:val="00977ED8"/>
    <w:rsid w:val="00980206"/>
    <w:rsid w:val="009804C2"/>
    <w:rsid w:val="0098094E"/>
    <w:rsid w:val="00980BDE"/>
    <w:rsid w:val="00980EBF"/>
    <w:rsid w:val="00981169"/>
    <w:rsid w:val="009819F4"/>
    <w:rsid w:val="00982720"/>
    <w:rsid w:val="00983055"/>
    <w:rsid w:val="00983C6F"/>
    <w:rsid w:val="00983CEE"/>
    <w:rsid w:val="00984328"/>
    <w:rsid w:val="009844E9"/>
    <w:rsid w:val="0098453F"/>
    <w:rsid w:val="00984FB6"/>
    <w:rsid w:val="0098558B"/>
    <w:rsid w:val="009859D1"/>
    <w:rsid w:val="00985A0D"/>
    <w:rsid w:val="0098603C"/>
    <w:rsid w:val="00986413"/>
    <w:rsid w:val="00986A1F"/>
    <w:rsid w:val="00986D79"/>
    <w:rsid w:val="009870FF"/>
    <w:rsid w:val="00987747"/>
    <w:rsid w:val="00987B41"/>
    <w:rsid w:val="00987F8E"/>
    <w:rsid w:val="00990906"/>
    <w:rsid w:val="00990B3E"/>
    <w:rsid w:val="009915AD"/>
    <w:rsid w:val="009917CE"/>
    <w:rsid w:val="0099199B"/>
    <w:rsid w:val="00991C6F"/>
    <w:rsid w:val="00991C78"/>
    <w:rsid w:val="00991D7B"/>
    <w:rsid w:val="00992F03"/>
    <w:rsid w:val="009932B5"/>
    <w:rsid w:val="00993B11"/>
    <w:rsid w:val="00993E8C"/>
    <w:rsid w:val="00993FB4"/>
    <w:rsid w:val="00994639"/>
    <w:rsid w:val="009948C2"/>
    <w:rsid w:val="00994B74"/>
    <w:rsid w:val="00994C54"/>
    <w:rsid w:val="00995292"/>
    <w:rsid w:val="009952E8"/>
    <w:rsid w:val="00995DC6"/>
    <w:rsid w:val="00995E5A"/>
    <w:rsid w:val="00996432"/>
    <w:rsid w:val="009967B2"/>
    <w:rsid w:val="00996A7C"/>
    <w:rsid w:val="00996D10"/>
    <w:rsid w:val="00997268"/>
    <w:rsid w:val="009972A7"/>
    <w:rsid w:val="0099753F"/>
    <w:rsid w:val="00997E51"/>
    <w:rsid w:val="00997FDB"/>
    <w:rsid w:val="009A08A6"/>
    <w:rsid w:val="009A096C"/>
    <w:rsid w:val="009A0CFD"/>
    <w:rsid w:val="009A106F"/>
    <w:rsid w:val="009A1883"/>
    <w:rsid w:val="009A2664"/>
    <w:rsid w:val="009A2C5E"/>
    <w:rsid w:val="009A2C92"/>
    <w:rsid w:val="009A358B"/>
    <w:rsid w:val="009A3622"/>
    <w:rsid w:val="009A36CE"/>
    <w:rsid w:val="009A3CE9"/>
    <w:rsid w:val="009A421A"/>
    <w:rsid w:val="009A442F"/>
    <w:rsid w:val="009A4603"/>
    <w:rsid w:val="009A475F"/>
    <w:rsid w:val="009A5347"/>
    <w:rsid w:val="009A55C2"/>
    <w:rsid w:val="009A5D28"/>
    <w:rsid w:val="009A65C4"/>
    <w:rsid w:val="009A6892"/>
    <w:rsid w:val="009A7090"/>
    <w:rsid w:val="009A75E8"/>
    <w:rsid w:val="009A7BAF"/>
    <w:rsid w:val="009B0615"/>
    <w:rsid w:val="009B09B1"/>
    <w:rsid w:val="009B1135"/>
    <w:rsid w:val="009B1940"/>
    <w:rsid w:val="009B1B70"/>
    <w:rsid w:val="009B275D"/>
    <w:rsid w:val="009B283A"/>
    <w:rsid w:val="009B2E74"/>
    <w:rsid w:val="009B2FC2"/>
    <w:rsid w:val="009B30D5"/>
    <w:rsid w:val="009B3166"/>
    <w:rsid w:val="009B4184"/>
    <w:rsid w:val="009B466C"/>
    <w:rsid w:val="009B4731"/>
    <w:rsid w:val="009B4781"/>
    <w:rsid w:val="009B5285"/>
    <w:rsid w:val="009B5576"/>
    <w:rsid w:val="009B58DF"/>
    <w:rsid w:val="009B5A29"/>
    <w:rsid w:val="009B63C4"/>
    <w:rsid w:val="009B67D6"/>
    <w:rsid w:val="009B7A5F"/>
    <w:rsid w:val="009B7CFC"/>
    <w:rsid w:val="009C03A9"/>
    <w:rsid w:val="009C0E80"/>
    <w:rsid w:val="009C1AC8"/>
    <w:rsid w:val="009C1C3C"/>
    <w:rsid w:val="009C1FDD"/>
    <w:rsid w:val="009C29A6"/>
    <w:rsid w:val="009C2CAA"/>
    <w:rsid w:val="009C2FC1"/>
    <w:rsid w:val="009C376E"/>
    <w:rsid w:val="009C377D"/>
    <w:rsid w:val="009C3975"/>
    <w:rsid w:val="009C3A6A"/>
    <w:rsid w:val="009C3D92"/>
    <w:rsid w:val="009C478E"/>
    <w:rsid w:val="009C4D03"/>
    <w:rsid w:val="009C52A5"/>
    <w:rsid w:val="009C5745"/>
    <w:rsid w:val="009C599D"/>
    <w:rsid w:val="009C6831"/>
    <w:rsid w:val="009C69F0"/>
    <w:rsid w:val="009C7269"/>
    <w:rsid w:val="009C7B7E"/>
    <w:rsid w:val="009C7D37"/>
    <w:rsid w:val="009D0078"/>
    <w:rsid w:val="009D0161"/>
    <w:rsid w:val="009D168A"/>
    <w:rsid w:val="009D1AA9"/>
    <w:rsid w:val="009D27BF"/>
    <w:rsid w:val="009D2BAD"/>
    <w:rsid w:val="009D2EAB"/>
    <w:rsid w:val="009D3641"/>
    <w:rsid w:val="009D48D2"/>
    <w:rsid w:val="009D4960"/>
    <w:rsid w:val="009D4C90"/>
    <w:rsid w:val="009D4D69"/>
    <w:rsid w:val="009D4F56"/>
    <w:rsid w:val="009D5647"/>
    <w:rsid w:val="009D5DAF"/>
    <w:rsid w:val="009D684E"/>
    <w:rsid w:val="009D6B29"/>
    <w:rsid w:val="009D6CBC"/>
    <w:rsid w:val="009D7528"/>
    <w:rsid w:val="009E0239"/>
    <w:rsid w:val="009E0276"/>
    <w:rsid w:val="009E03B2"/>
    <w:rsid w:val="009E0616"/>
    <w:rsid w:val="009E0C48"/>
    <w:rsid w:val="009E0D0F"/>
    <w:rsid w:val="009E17B8"/>
    <w:rsid w:val="009E25B4"/>
    <w:rsid w:val="009E2B09"/>
    <w:rsid w:val="009E2F13"/>
    <w:rsid w:val="009E3017"/>
    <w:rsid w:val="009E368F"/>
    <w:rsid w:val="009E450A"/>
    <w:rsid w:val="009E4AF1"/>
    <w:rsid w:val="009E4F95"/>
    <w:rsid w:val="009E5A84"/>
    <w:rsid w:val="009E66B1"/>
    <w:rsid w:val="009E67FC"/>
    <w:rsid w:val="009E687E"/>
    <w:rsid w:val="009F047B"/>
    <w:rsid w:val="009F0AD7"/>
    <w:rsid w:val="009F0CAE"/>
    <w:rsid w:val="009F0DCA"/>
    <w:rsid w:val="009F13D7"/>
    <w:rsid w:val="009F14CD"/>
    <w:rsid w:val="009F16DD"/>
    <w:rsid w:val="009F1B1D"/>
    <w:rsid w:val="009F23A7"/>
    <w:rsid w:val="009F2476"/>
    <w:rsid w:val="009F2EE3"/>
    <w:rsid w:val="009F2FE1"/>
    <w:rsid w:val="009F3F56"/>
    <w:rsid w:val="009F41F2"/>
    <w:rsid w:val="009F4257"/>
    <w:rsid w:val="009F48D4"/>
    <w:rsid w:val="009F4AEC"/>
    <w:rsid w:val="009F507F"/>
    <w:rsid w:val="009F6CDE"/>
    <w:rsid w:val="00A00400"/>
    <w:rsid w:val="00A005BB"/>
    <w:rsid w:val="00A00953"/>
    <w:rsid w:val="00A00C39"/>
    <w:rsid w:val="00A01638"/>
    <w:rsid w:val="00A0222A"/>
    <w:rsid w:val="00A0271F"/>
    <w:rsid w:val="00A02BF6"/>
    <w:rsid w:val="00A0357C"/>
    <w:rsid w:val="00A03DE2"/>
    <w:rsid w:val="00A03F69"/>
    <w:rsid w:val="00A0588B"/>
    <w:rsid w:val="00A05CD2"/>
    <w:rsid w:val="00A065F5"/>
    <w:rsid w:val="00A06C10"/>
    <w:rsid w:val="00A074A7"/>
    <w:rsid w:val="00A07AE1"/>
    <w:rsid w:val="00A100AA"/>
    <w:rsid w:val="00A10491"/>
    <w:rsid w:val="00A106AC"/>
    <w:rsid w:val="00A10A1E"/>
    <w:rsid w:val="00A10B0F"/>
    <w:rsid w:val="00A1135E"/>
    <w:rsid w:val="00A1179C"/>
    <w:rsid w:val="00A12097"/>
    <w:rsid w:val="00A124D6"/>
    <w:rsid w:val="00A12752"/>
    <w:rsid w:val="00A13233"/>
    <w:rsid w:val="00A13B66"/>
    <w:rsid w:val="00A13D22"/>
    <w:rsid w:val="00A14613"/>
    <w:rsid w:val="00A15623"/>
    <w:rsid w:val="00A15907"/>
    <w:rsid w:val="00A15987"/>
    <w:rsid w:val="00A166AF"/>
    <w:rsid w:val="00A1689D"/>
    <w:rsid w:val="00A16AC7"/>
    <w:rsid w:val="00A16CC0"/>
    <w:rsid w:val="00A20385"/>
    <w:rsid w:val="00A20445"/>
    <w:rsid w:val="00A20590"/>
    <w:rsid w:val="00A2095E"/>
    <w:rsid w:val="00A209D9"/>
    <w:rsid w:val="00A20EA3"/>
    <w:rsid w:val="00A20FE7"/>
    <w:rsid w:val="00A21428"/>
    <w:rsid w:val="00A217AF"/>
    <w:rsid w:val="00A21A00"/>
    <w:rsid w:val="00A21F2C"/>
    <w:rsid w:val="00A22685"/>
    <w:rsid w:val="00A227DA"/>
    <w:rsid w:val="00A228C2"/>
    <w:rsid w:val="00A232AE"/>
    <w:rsid w:val="00A237C7"/>
    <w:rsid w:val="00A239F9"/>
    <w:rsid w:val="00A245BF"/>
    <w:rsid w:val="00A24A94"/>
    <w:rsid w:val="00A24C5D"/>
    <w:rsid w:val="00A24CA7"/>
    <w:rsid w:val="00A25009"/>
    <w:rsid w:val="00A2504D"/>
    <w:rsid w:val="00A25209"/>
    <w:rsid w:val="00A25BFD"/>
    <w:rsid w:val="00A26BA2"/>
    <w:rsid w:val="00A26CC0"/>
    <w:rsid w:val="00A27067"/>
    <w:rsid w:val="00A27612"/>
    <w:rsid w:val="00A27A5F"/>
    <w:rsid w:val="00A27B9B"/>
    <w:rsid w:val="00A3002C"/>
    <w:rsid w:val="00A3071A"/>
    <w:rsid w:val="00A311CD"/>
    <w:rsid w:val="00A312C9"/>
    <w:rsid w:val="00A32762"/>
    <w:rsid w:val="00A32CA9"/>
    <w:rsid w:val="00A338E8"/>
    <w:rsid w:val="00A34256"/>
    <w:rsid w:val="00A343CC"/>
    <w:rsid w:val="00A346D0"/>
    <w:rsid w:val="00A349F7"/>
    <w:rsid w:val="00A35604"/>
    <w:rsid w:val="00A36240"/>
    <w:rsid w:val="00A36419"/>
    <w:rsid w:val="00A367DC"/>
    <w:rsid w:val="00A36D28"/>
    <w:rsid w:val="00A36DAB"/>
    <w:rsid w:val="00A36DB1"/>
    <w:rsid w:val="00A371CE"/>
    <w:rsid w:val="00A37307"/>
    <w:rsid w:val="00A377D4"/>
    <w:rsid w:val="00A37825"/>
    <w:rsid w:val="00A37A78"/>
    <w:rsid w:val="00A37F29"/>
    <w:rsid w:val="00A40086"/>
    <w:rsid w:val="00A40232"/>
    <w:rsid w:val="00A40BDE"/>
    <w:rsid w:val="00A41272"/>
    <w:rsid w:val="00A41592"/>
    <w:rsid w:val="00A416C4"/>
    <w:rsid w:val="00A41D0D"/>
    <w:rsid w:val="00A41FEF"/>
    <w:rsid w:val="00A42784"/>
    <w:rsid w:val="00A42A85"/>
    <w:rsid w:val="00A42B03"/>
    <w:rsid w:val="00A42B4B"/>
    <w:rsid w:val="00A43F3D"/>
    <w:rsid w:val="00A44872"/>
    <w:rsid w:val="00A44AC5"/>
    <w:rsid w:val="00A45386"/>
    <w:rsid w:val="00A45556"/>
    <w:rsid w:val="00A45EB6"/>
    <w:rsid w:val="00A45F99"/>
    <w:rsid w:val="00A46AD0"/>
    <w:rsid w:val="00A46B9A"/>
    <w:rsid w:val="00A46C19"/>
    <w:rsid w:val="00A46D68"/>
    <w:rsid w:val="00A473A1"/>
    <w:rsid w:val="00A50AE0"/>
    <w:rsid w:val="00A5104C"/>
    <w:rsid w:val="00A51149"/>
    <w:rsid w:val="00A51297"/>
    <w:rsid w:val="00A51CE1"/>
    <w:rsid w:val="00A51F57"/>
    <w:rsid w:val="00A51F98"/>
    <w:rsid w:val="00A52777"/>
    <w:rsid w:val="00A5317D"/>
    <w:rsid w:val="00A53399"/>
    <w:rsid w:val="00A53615"/>
    <w:rsid w:val="00A53C8C"/>
    <w:rsid w:val="00A53DBD"/>
    <w:rsid w:val="00A546D0"/>
    <w:rsid w:val="00A548DF"/>
    <w:rsid w:val="00A549A2"/>
    <w:rsid w:val="00A54D21"/>
    <w:rsid w:val="00A550AC"/>
    <w:rsid w:val="00A55581"/>
    <w:rsid w:val="00A556FB"/>
    <w:rsid w:val="00A55A47"/>
    <w:rsid w:val="00A56C70"/>
    <w:rsid w:val="00A57766"/>
    <w:rsid w:val="00A60195"/>
    <w:rsid w:val="00A6173D"/>
    <w:rsid w:val="00A61AB2"/>
    <w:rsid w:val="00A622BD"/>
    <w:rsid w:val="00A6293C"/>
    <w:rsid w:val="00A62F33"/>
    <w:rsid w:val="00A62F96"/>
    <w:rsid w:val="00A63000"/>
    <w:rsid w:val="00A63205"/>
    <w:rsid w:val="00A63208"/>
    <w:rsid w:val="00A63579"/>
    <w:rsid w:val="00A63990"/>
    <w:rsid w:val="00A63EF1"/>
    <w:rsid w:val="00A64073"/>
    <w:rsid w:val="00A64DDC"/>
    <w:rsid w:val="00A6523E"/>
    <w:rsid w:val="00A6538D"/>
    <w:rsid w:val="00A67760"/>
    <w:rsid w:val="00A67A47"/>
    <w:rsid w:val="00A707F3"/>
    <w:rsid w:val="00A7153A"/>
    <w:rsid w:val="00A71797"/>
    <w:rsid w:val="00A718C6"/>
    <w:rsid w:val="00A72352"/>
    <w:rsid w:val="00A72C7C"/>
    <w:rsid w:val="00A731CF"/>
    <w:rsid w:val="00A73AD6"/>
    <w:rsid w:val="00A741D2"/>
    <w:rsid w:val="00A743A3"/>
    <w:rsid w:val="00A743F3"/>
    <w:rsid w:val="00A75713"/>
    <w:rsid w:val="00A75CB6"/>
    <w:rsid w:val="00A75F06"/>
    <w:rsid w:val="00A75F26"/>
    <w:rsid w:val="00A75F9A"/>
    <w:rsid w:val="00A7650E"/>
    <w:rsid w:val="00A7691F"/>
    <w:rsid w:val="00A77F87"/>
    <w:rsid w:val="00A80822"/>
    <w:rsid w:val="00A8152E"/>
    <w:rsid w:val="00A821E1"/>
    <w:rsid w:val="00A825CE"/>
    <w:rsid w:val="00A82D5C"/>
    <w:rsid w:val="00A82F83"/>
    <w:rsid w:val="00A8302B"/>
    <w:rsid w:val="00A83200"/>
    <w:rsid w:val="00A834C0"/>
    <w:rsid w:val="00A83954"/>
    <w:rsid w:val="00A83E63"/>
    <w:rsid w:val="00A8418C"/>
    <w:rsid w:val="00A84C2D"/>
    <w:rsid w:val="00A84DE4"/>
    <w:rsid w:val="00A8542E"/>
    <w:rsid w:val="00A85AD2"/>
    <w:rsid w:val="00A85B06"/>
    <w:rsid w:val="00A860FB"/>
    <w:rsid w:val="00A86567"/>
    <w:rsid w:val="00A869BC"/>
    <w:rsid w:val="00A86D9D"/>
    <w:rsid w:val="00A8756A"/>
    <w:rsid w:val="00A87EFB"/>
    <w:rsid w:val="00A905D5"/>
    <w:rsid w:val="00A9066E"/>
    <w:rsid w:val="00A90F6A"/>
    <w:rsid w:val="00A9108C"/>
    <w:rsid w:val="00A91090"/>
    <w:rsid w:val="00A91254"/>
    <w:rsid w:val="00A91EA9"/>
    <w:rsid w:val="00A92649"/>
    <w:rsid w:val="00A92732"/>
    <w:rsid w:val="00A927F7"/>
    <w:rsid w:val="00A92AD0"/>
    <w:rsid w:val="00A92D38"/>
    <w:rsid w:val="00A92E54"/>
    <w:rsid w:val="00A93465"/>
    <w:rsid w:val="00A9373B"/>
    <w:rsid w:val="00A93F51"/>
    <w:rsid w:val="00A94197"/>
    <w:rsid w:val="00A94445"/>
    <w:rsid w:val="00A95C52"/>
    <w:rsid w:val="00A9605A"/>
    <w:rsid w:val="00A9615C"/>
    <w:rsid w:val="00A96777"/>
    <w:rsid w:val="00A96967"/>
    <w:rsid w:val="00AA0018"/>
    <w:rsid w:val="00AA0B3E"/>
    <w:rsid w:val="00AA142F"/>
    <w:rsid w:val="00AA16D4"/>
    <w:rsid w:val="00AA1780"/>
    <w:rsid w:val="00AA22B2"/>
    <w:rsid w:val="00AA2345"/>
    <w:rsid w:val="00AA236E"/>
    <w:rsid w:val="00AA2710"/>
    <w:rsid w:val="00AA2861"/>
    <w:rsid w:val="00AA352B"/>
    <w:rsid w:val="00AA353E"/>
    <w:rsid w:val="00AA371C"/>
    <w:rsid w:val="00AA4070"/>
    <w:rsid w:val="00AA4F34"/>
    <w:rsid w:val="00AA5128"/>
    <w:rsid w:val="00AA5746"/>
    <w:rsid w:val="00AA5BCB"/>
    <w:rsid w:val="00AA5EC2"/>
    <w:rsid w:val="00AA6064"/>
    <w:rsid w:val="00AA608B"/>
    <w:rsid w:val="00AA6776"/>
    <w:rsid w:val="00AA6C49"/>
    <w:rsid w:val="00AA6CF1"/>
    <w:rsid w:val="00AA7260"/>
    <w:rsid w:val="00AA7861"/>
    <w:rsid w:val="00AB0079"/>
    <w:rsid w:val="00AB01B6"/>
    <w:rsid w:val="00AB0869"/>
    <w:rsid w:val="00AB0D0D"/>
    <w:rsid w:val="00AB132A"/>
    <w:rsid w:val="00AB1978"/>
    <w:rsid w:val="00AB1C6F"/>
    <w:rsid w:val="00AB205D"/>
    <w:rsid w:val="00AB271D"/>
    <w:rsid w:val="00AB2990"/>
    <w:rsid w:val="00AB31F6"/>
    <w:rsid w:val="00AB343C"/>
    <w:rsid w:val="00AB3C5A"/>
    <w:rsid w:val="00AB3D4C"/>
    <w:rsid w:val="00AB4158"/>
    <w:rsid w:val="00AB4D73"/>
    <w:rsid w:val="00AB4E6A"/>
    <w:rsid w:val="00AB5221"/>
    <w:rsid w:val="00AB5512"/>
    <w:rsid w:val="00AB5D33"/>
    <w:rsid w:val="00AB6087"/>
    <w:rsid w:val="00AB61AE"/>
    <w:rsid w:val="00AB628E"/>
    <w:rsid w:val="00AB6679"/>
    <w:rsid w:val="00AB69B7"/>
    <w:rsid w:val="00AB76C0"/>
    <w:rsid w:val="00AB7FE9"/>
    <w:rsid w:val="00AC0065"/>
    <w:rsid w:val="00AC0413"/>
    <w:rsid w:val="00AC1A15"/>
    <w:rsid w:val="00AC1C99"/>
    <w:rsid w:val="00AC217E"/>
    <w:rsid w:val="00AC28E9"/>
    <w:rsid w:val="00AC2C8F"/>
    <w:rsid w:val="00AC2FDE"/>
    <w:rsid w:val="00AC30AB"/>
    <w:rsid w:val="00AC34B3"/>
    <w:rsid w:val="00AC3AA7"/>
    <w:rsid w:val="00AC3AED"/>
    <w:rsid w:val="00AC40A4"/>
    <w:rsid w:val="00AC4D0E"/>
    <w:rsid w:val="00AC5900"/>
    <w:rsid w:val="00AC5EFA"/>
    <w:rsid w:val="00AC6587"/>
    <w:rsid w:val="00AC6A7C"/>
    <w:rsid w:val="00AC6B2D"/>
    <w:rsid w:val="00AC6DC4"/>
    <w:rsid w:val="00AC73DC"/>
    <w:rsid w:val="00AC766E"/>
    <w:rsid w:val="00AC7B35"/>
    <w:rsid w:val="00AC7C12"/>
    <w:rsid w:val="00AD083D"/>
    <w:rsid w:val="00AD0EB8"/>
    <w:rsid w:val="00AD117A"/>
    <w:rsid w:val="00AD1745"/>
    <w:rsid w:val="00AD18FB"/>
    <w:rsid w:val="00AD19F6"/>
    <w:rsid w:val="00AD1E39"/>
    <w:rsid w:val="00AD2AF9"/>
    <w:rsid w:val="00AD2D64"/>
    <w:rsid w:val="00AD2DD2"/>
    <w:rsid w:val="00AD3106"/>
    <w:rsid w:val="00AD318F"/>
    <w:rsid w:val="00AD35AE"/>
    <w:rsid w:val="00AD38CC"/>
    <w:rsid w:val="00AD3B25"/>
    <w:rsid w:val="00AD3B38"/>
    <w:rsid w:val="00AD3B42"/>
    <w:rsid w:val="00AD45F1"/>
    <w:rsid w:val="00AD4712"/>
    <w:rsid w:val="00AD55FC"/>
    <w:rsid w:val="00AD58E6"/>
    <w:rsid w:val="00AD5F23"/>
    <w:rsid w:val="00AD60E9"/>
    <w:rsid w:val="00AD7B70"/>
    <w:rsid w:val="00AE004C"/>
    <w:rsid w:val="00AE00A1"/>
    <w:rsid w:val="00AE0241"/>
    <w:rsid w:val="00AE02C9"/>
    <w:rsid w:val="00AE03FB"/>
    <w:rsid w:val="00AE077A"/>
    <w:rsid w:val="00AE0D8C"/>
    <w:rsid w:val="00AE1239"/>
    <w:rsid w:val="00AE150C"/>
    <w:rsid w:val="00AE2912"/>
    <w:rsid w:val="00AE29AB"/>
    <w:rsid w:val="00AE3126"/>
    <w:rsid w:val="00AE3A7E"/>
    <w:rsid w:val="00AE3FDB"/>
    <w:rsid w:val="00AE4643"/>
    <w:rsid w:val="00AE4A62"/>
    <w:rsid w:val="00AE58AA"/>
    <w:rsid w:val="00AE5B81"/>
    <w:rsid w:val="00AE5FBB"/>
    <w:rsid w:val="00AE5FC3"/>
    <w:rsid w:val="00AE65ED"/>
    <w:rsid w:val="00AE66F2"/>
    <w:rsid w:val="00AE672A"/>
    <w:rsid w:val="00AE6F83"/>
    <w:rsid w:val="00AE7643"/>
    <w:rsid w:val="00AE77C7"/>
    <w:rsid w:val="00AE7877"/>
    <w:rsid w:val="00AE7D1A"/>
    <w:rsid w:val="00AF0B65"/>
    <w:rsid w:val="00AF0D43"/>
    <w:rsid w:val="00AF0F6F"/>
    <w:rsid w:val="00AF12F3"/>
    <w:rsid w:val="00AF191B"/>
    <w:rsid w:val="00AF1A23"/>
    <w:rsid w:val="00AF1A5E"/>
    <w:rsid w:val="00AF22B0"/>
    <w:rsid w:val="00AF2371"/>
    <w:rsid w:val="00AF2479"/>
    <w:rsid w:val="00AF294A"/>
    <w:rsid w:val="00AF31AB"/>
    <w:rsid w:val="00AF3536"/>
    <w:rsid w:val="00AF38FA"/>
    <w:rsid w:val="00AF3AE1"/>
    <w:rsid w:val="00AF4D2D"/>
    <w:rsid w:val="00AF50E6"/>
    <w:rsid w:val="00AF5734"/>
    <w:rsid w:val="00AF5B21"/>
    <w:rsid w:val="00AF5B75"/>
    <w:rsid w:val="00AF6034"/>
    <w:rsid w:val="00AF61F7"/>
    <w:rsid w:val="00AF629E"/>
    <w:rsid w:val="00AF664C"/>
    <w:rsid w:val="00AF7425"/>
    <w:rsid w:val="00AF7BAB"/>
    <w:rsid w:val="00AF7D87"/>
    <w:rsid w:val="00B001EE"/>
    <w:rsid w:val="00B00304"/>
    <w:rsid w:val="00B007A6"/>
    <w:rsid w:val="00B007F7"/>
    <w:rsid w:val="00B00E97"/>
    <w:rsid w:val="00B010F9"/>
    <w:rsid w:val="00B01264"/>
    <w:rsid w:val="00B01DD4"/>
    <w:rsid w:val="00B01E96"/>
    <w:rsid w:val="00B02388"/>
    <w:rsid w:val="00B02B03"/>
    <w:rsid w:val="00B03D59"/>
    <w:rsid w:val="00B03E2D"/>
    <w:rsid w:val="00B04655"/>
    <w:rsid w:val="00B04944"/>
    <w:rsid w:val="00B04FC2"/>
    <w:rsid w:val="00B050CA"/>
    <w:rsid w:val="00B0553D"/>
    <w:rsid w:val="00B05B88"/>
    <w:rsid w:val="00B05DC7"/>
    <w:rsid w:val="00B065F3"/>
    <w:rsid w:val="00B066A0"/>
    <w:rsid w:val="00B066BB"/>
    <w:rsid w:val="00B06C36"/>
    <w:rsid w:val="00B10752"/>
    <w:rsid w:val="00B10A8F"/>
    <w:rsid w:val="00B10A94"/>
    <w:rsid w:val="00B11556"/>
    <w:rsid w:val="00B11693"/>
    <w:rsid w:val="00B128A3"/>
    <w:rsid w:val="00B12F83"/>
    <w:rsid w:val="00B1372B"/>
    <w:rsid w:val="00B139B4"/>
    <w:rsid w:val="00B143C0"/>
    <w:rsid w:val="00B14672"/>
    <w:rsid w:val="00B14BE3"/>
    <w:rsid w:val="00B15041"/>
    <w:rsid w:val="00B152A1"/>
    <w:rsid w:val="00B152E4"/>
    <w:rsid w:val="00B15E8B"/>
    <w:rsid w:val="00B1657C"/>
    <w:rsid w:val="00B16699"/>
    <w:rsid w:val="00B166CB"/>
    <w:rsid w:val="00B16A51"/>
    <w:rsid w:val="00B16AC6"/>
    <w:rsid w:val="00B16D82"/>
    <w:rsid w:val="00B171D5"/>
    <w:rsid w:val="00B178D7"/>
    <w:rsid w:val="00B17AA3"/>
    <w:rsid w:val="00B17B1A"/>
    <w:rsid w:val="00B17BC6"/>
    <w:rsid w:val="00B203A9"/>
    <w:rsid w:val="00B2072A"/>
    <w:rsid w:val="00B207B8"/>
    <w:rsid w:val="00B20CE8"/>
    <w:rsid w:val="00B21495"/>
    <w:rsid w:val="00B218AD"/>
    <w:rsid w:val="00B21DE1"/>
    <w:rsid w:val="00B23634"/>
    <w:rsid w:val="00B23649"/>
    <w:rsid w:val="00B24751"/>
    <w:rsid w:val="00B2488E"/>
    <w:rsid w:val="00B2492A"/>
    <w:rsid w:val="00B24BE3"/>
    <w:rsid w:val="00B24D63"/>
    <w:rsid w:val="00B250EA"/>
    <w:rsid w:val="00B25106"/>
    <w:rsid w:val="00B2527A"/>
    <w:rsid w:val="00B2547D"/>
    <w:rsid w:val="00B25A1D"/>
    <w:rsid w:val="00B25CD1"/>
    <w:rsid w:val="00B25CD3"/>
    <w:rsid w:val="00B25DC5"/>
    <w:rsid w:val="00B26B68"/>
    <w:rsid w:val="00B27E2A"/>
    <w:rsid w:val="00B303DD"/>
    <w:rsid w:val="00B305F3"/>
    <w:rsid w:val="00B312AA"/>
    <w:rsid w:val="00B31621"/>
    <w:rsid w:val="00B3191E"/>
    <w:rsid w:val="00B31922"/>
    <w:rsid w:val="00B31D70"/>
    <w:rsid w:val="00B32A2C"/>
    <w:rsid w:val="00B32B39"/>
    <w:rsid w:val="00B3321D"/>
    <w:rsid w:val="00B3486D"/>
    <w:rsid w:val="00B35131"/>
    <w:rsid w:val="00B3541C"/>
    <w:rsid w:val="00B3596A"/>
    <w:rsid w:val="00B3696D"/>
    <w:rsid w:val="00B36FE7"/>
    <w:rsid w:val="00B37097"/>
    <w:rsid w:val="00B373B7"/>
    <w:rsid w:val="00B3785E"/>
    <w:rsid w:val="00B3788A"/>
    <w:rsid w:val="00B378EF"/>
    <w:rsid w:val="00B37939"/>
    <w:rsid w:val="00B37FFC"/>
    <w:rsid w:val="00B40020"/>
    <w:rsid w:val="00B40990"/>
    <w:rsid w:val="00B41689"/>
    <w:rsid w:val="00B41ED4"/>
    <w:rsid w:val="00B42638"/>
    <w:rsid w:val="00B42937"/>
    <w:rsid w:val="00B42DEC"/>
    <w:rsid w:val="00B43ED3"/>
    <w:rsid w:val="00B44D40"/>
    <w:rsid w:val="00B4508B"/>
    <w:rsid w:val="00B45714"/>
    <w:rsid w:val="00B45BDE"/>
    <w:rsid w:val="00B460D2"/>
    <w:rsid w:val="00B46D1D"/>
    <w:rsid w:val="00B46F83"/>
    <w:rsid w:val="00B4709F"/>
    <w:rsid w:val="00B4751E"/>
    <w:rsid w:val="00B50C1D"/>
    <w:rsid w:val="00B5122E"/>
    <w:rsid w:val="00B51788"/>
    <w:rsid w:val="00B517D3"/>
    <w:rsid w:val="00B51D75"/>
    <w:rsid w:val="00B52347"/>
    <w:rsid w:val="00B52390"/>
    <w:rsid w:val="00B523E1"/>
    <w:rsid w:val="00B52D47"/>
    <w:rsid w:val="00B53582"/>
    <w:rsid w:val="00B5373A"/>
    <w:rsid w:val="00B53ABA"/>
    <w:rsid w:val="00B542D1"/>
    <w:rsid w:val="00B54B23"/>
    <w:rsid w:val="00B54E6E"/>
    <w:rsid w:val="00B571B3"/>
    <w:rsid w:val="00B57D98"/>
    <w:rsid w:val="00B6015C"/>
    <w:rsid w:val="00B60ACD"/>
    <w:rsid w:val="00B61232"/>
    <w:rsid w:val="00B61943"/>
    <w:rsid w:val="00B629C2"/>
    <w:rsid w:val="00B62DD1"/>
    <w:rsid w:val="00B62E74"/>
    <w:rsid w:val="00B6332B"/>
    <w:rsid w:val="00B637BD"/>
    <w:rsid w:val="00B637F4"/>
    <w:rsid w:val="00B63CF9"/>
    <w:rsid w:val="00B6484F"/>
    <w:rsid w:val="00B6485E"/>
    <w:rsid w:val="00B648FB"/>
    <w:rsid w:val="00B654F3"/>
    <w:rsid w:val="00B65805"/>
    <w:rsid w:val="00B65A52"/>
    <w:rsid w:val="00B660D5"/>
    <w:rsid w:val="00B66C5A"/>
    <w:rsid w:val="00B66E0D"/>
    <w:rsid w:val="00B675A5"/>
    <w:rsid w:val="00B67A5E"/>
    <w:rsid w:val="00B67ADA"/>
    <w:rsid w:val="00B70782"/>
    <w:rsid w:val="00B70A66"/>
    <w:rsid w:val="00B70A74"/>
    <w:rsid w:val="00B70EE0"/>
    <w:rsid w:val="00B717BD"/>
    <w:rsid w:val="00B72725"/>
    <w:rsid w:val="00B72774"/>
    <w:rsid w:val="00B72B50"/>
    <w:rsid w:val="00B73102"/>
    <w:rsid w:val="00B732CB"/>
    <w:rsid w:val="00B736FA"/>
    <w:rsid w:val="00B7372D"/>
    <w:rsid w:val="00B7393E"/>
    <w:rsid w:val="00B74440"/>
    <w:rsid w:val="00B75359"/>
    <w:rsid w:val="00B75A60"/>
    <w:rsid w:val="00B75A9E"/>
    <w:rsid w:val="00B75C11"/>
    <w:rsid w:val="00B760B9"/>
    <w:rsid w:val="00B763CB"/>
    <w:rsid w:val="00B76A9C"/>
    <w:rsid w:val="00B76C21"/>
    <w:rsid w:val="00B80D4C"/>
    <w:rsid w:val="00B810F0"/>
    <w:rsid w:val="00B814B7"/>
    <w:rsid w:val="00B81BF6"/>
    <w:rsid w:val="00B8255E"/>
    <w:rsid w:val="00B82695"/>
    <w:rsid w:val="00B84D91"/>
    <w:rsid w:val="00B85166"/>
    <w:rsid w:val="00B8529A"/>
    <w:rsid w:val="00B85304"/>
    <w:rsid w:val="00B85526"/>
    <w:rsid w:val="00B85749"/>
    <w:rsid w:val="00B85D02"/>
    <w:rsid w:val="00B8677B"/>
    <w:rsid w:val="00B86EC8"/>
    <w:rsid w:val="00B874E5"/>
    <w:rsid w:val="00B87613"/>
    <w:rsid w:val="00B87638"/>
    <w:rsid w:val="00B87870"/>
    <w:rsid w:val="00B87AB1"/>
    <w:rsid w:val="00B91584"/>
    <w:rsid w:val="00B921DA"/>
    <w:rsid w:val="00B92E7C"/>
    <w:rsid w:val="00B93782"/>
    <w:rsid w:val="00B93D14"/>
    <w:rsid w:val="00B94549"/>
    <w:rsid w:val="00B9455F"/>
    <w:rsid w:val="00B945DA"/>
    <w:rsid w:val="00B950F6"/>
    <w:rsid w:val="00B95386"/>
    <w:rsid w:val="00B95A90"/>
    <w:rsid w:val="00B95EDC"/>
    <w:rsid w:val="00B963CF"/>
    <w:rsid w:val="00B9667E"/>
    <w:rsid w:val="00B9668E"/>
    <w:rsid w:val="00B967D1"/>
    <w:rsid w:val="00B96BA7"/>
    <w:rsid w:val="00B96FE9"/>
    <w:rsid w:val="00B97049"/>
    <w:rsid w:val="00B97771"/>
    <w:rsid w:val="00B978AC"/>
    <w:rsid w:val="00B97B5C"/>
    <w:rsid w:val="00BA004B"/>
    <w:rsid w:val="00BA1222"/>
    <w:rsid w:val="00BA156D"/>
    <w:rsid w:val="00BA15DC"/>
    <w:rsid w:val="00BA1AAB"/>
    <w:rsid w:val="00BA1EA5"/>
    <w:rsid w:val="00BA21C5"/>
    <w:rsid w:val="00BA2C5F"/>
    <w:rsid w:val="00BA3187"/>
    <w:rsid w:val="00BA3300"/>
    <w:rsid w:val="00BA3409"/>
    <w:rsid w:val="00BA3CCD"/>
    <w:rsid w:val="00BA40B0"/>
    <w:rsid w:val="00BA41C4"/>
    <w:rsid w:val="00BA44FE"/>
    <w:rsid w:val="00BA4BA0"/>
    <w:rsid w:val="00BA5A74"/>
    <w:rsid w:val="00BA6511"/>
    <w:rsid w:val="00BA6808"/>
    <w:rsid w:val="00BA697B"/>
    <w:rsid w:val="00BA6BAA"/>
    <w:rsid w:val="00BA6C66"/>
    <w:rsid w:val="00BA6CEE"/>
    <w:rsid w:val="00BA70D4"/>
    <w:rsid w:val="00BA717C"/>
    <w:rsid w:val="00BA7417"/>
    <w:rsid w:val="00BA7AAF"/>
    <w:rsid w:val="00BB0182"/>
    <w:rsid w:val="00BB050A"/>
    <w:rsid w:val="00BB0E8E"/>
    <w:rsid w:val="00BB11F8"/>
    <w:rsid w:val="00BB1453"/>
    <w:rsid w:val="00BB15BD"/>
    <w:rsid w:val="00BB1DF1"/>
    <w:rsid w:val="00BB1FD5"/>
    <w:rsid w:val="00BB2EFB"/>
    <w:rsid w:val="00BB30EA"/>
    <w:rsid w:val="00BB33AB"/>
    <w:rsid w:val="00BB36BA"/>
    <w:rsid w:val="00BB3FAB"/>
    <w:rsid w:val="00BB4546"/>
    <w:rsid w:val="00BB4651"/>
    <w:rsid w:val="00BB465E"/>
    <w:rsid w:val="00BB6621"/>
    <w:rsid w:val="00BB6664"/>
    <w:rsid w:val="00BB6AF6"/>
    <w:rsid w:val="00BB72D6"/>
    <w:rsid w:val="00BB739D"/>
    <w:rsid w:val="00BB7DC3"/>
    <w:rsid w:val="00BC0104"/>
    <w:rsid w:val="00BC0491"/>
    <w:rsid w:val="00BC0CCE"/>
    <w:rsid w:val="00BC0FB2"/>
    <w:rsid w:val="00BC1571"/>
    <w:rsid w:val="00BC1E2B"/>
    <w:rsid w:val="00BC1E9B"/>
    <w:rsid w:val="00BC2009"/>
    <w:rsid w:val="00BC23C2"/>
    <w:rsid w:val="00BC2412"/>
    <w:rsid w:val="00BC278B"/>
    <w:rsid w:val="00BC291C"/>
    <w:rsid w:val="00BC2A9E"/>
    <w:rsid w:val="00BC3125"/>
    <w:rsid w:val="00BC36A6"/>
    <w:rsid w:val="00BC3C87"/>
    <w:rsid w:val="00BC3F26"/>
    <w:rsid w:val="00BC4DCA"/>
    <w:rsid w:val="00BC51A4"/>
    <w:rsid w:val="00BC5609"/>
    <w:rsid w:val="00BC56DD"/>
    <w:rsid w:val="00BC59CA"/>
    <w:rsid w:val="00BC5E54"/>
    <w:rsid w:val="00BC5F9A"/>
    <w:rsid w:val="00BC64C6"/>
    <w:rsid w:val="00BC6569"/>
    <w:rsid w:val="00BC66F6"/>
    <w:rsid w:val="00BC670A"/>
    <w:rsid w:val="00BC6A5B"/>
    <w:rsid w:val="00BC6B2F"/>
    <w:rsid w:val="00BC7092"/>
    <w:rsid w:val="00BC7794"/>
    <w:rsid w:val="00BC7B0F"/>
    <w:rsid w:val="00BC7B29"/>
    <w:rsid w:val="00BC7CC1"/>
    <w:rsid w:val="00BD04EE"/>
    <w:rsid w:val="00BD09CB"/>
    <w:rsid w:val="00BD0A0B"/>
    <w:rsid w:val="00BD0F84"/>
    <w:rsid w:val="00BD1820"/>
    <w:rsid w:val="00BD19A7"/>
    <w:rsid w:val="00BD21EA"/>
    <w:rsid w:val="00BD2507"/>
    <w:rsid w:val="00BD3169"/>
    <w:rsid w:val="00BD32DD"/>
    <w:rsid w:val="00BD35C4"/>
    <w:rsid w:val="00BD383B"/>
    <w:rsid w:val="00BD3A13"/>
    <w:rsid w:val="00BD44D7"/>
    <w:rsid w:val="00BD463F"/>
    <w:rsid w:val="00BD46D9"/>
    <w:rsid w:val="00BD4A20"/>
    <w:rsid w:val="00BD4C5F"/>
    <w:rsid w:val="00BD57A3"/>
    <w:rsid w:val="00BD5F4B"/>
    <w:rsid w:val="00BD6258"/>
    <w:rsid w:val="00BD6267"/>
    <w:rsid w:val="00BD69DB"/>
    <w:rsid w:val="00BD719E"/>
    <w:rsid w:val="00BD74FB"/>
    <w:rsid w:val="00BD755B"/>
    <w:rsid w:val="00BD7716"/>
    <w:rsid w:val="00BD7A97"/>
    <w:rsid w:val="00BD7E94"/>
    <w:rsid w:val="00BE1BF6"/>
    <w:rsid w:val="00BE2BF1"/>
    <w:rsid w:val="00BE2C4F"/>
    <w:rsid w:val="00BE2D71"/>
    <w:rsid w:val="00BE31C6"/>
    <w:rsid w:val="00BE31F9"/>
    <w:rsid w:val="00BE36F9"/>
    <w:rsid w:val="00BE3EB4"/>
    <w:rsid w:val="00BE4125"/>
    <w:rsid w:val="00BE4178"/>
    <w:rsid w:val="00BE4278"/>
    <w:rsid w:val="00BE456B"/>
    <w:rsid w:val="00BE5840"/>
    <w:rsid w:val="00BE6302"/>
    <w:rsid w:val="00BE68D2"/>
    <w:rsid w:val="00BE72B4"/>
    <w:rsid w:val="00BE7C5B"/>
    <w:rsid w:val="00BE7CD9"/>
    <w:rsid w:val="00BE7DEE"/>
    <w:rsid w:val="00BE7FC5"/>
    <w:rsid w:val="00BE7FCD"/>
    <w:rsid w:val="00BF0B90"/>
    <w:rsid w:val="00BF10E7"/>
    <w:rsid w:val="00BF1591"/>
    <w:rsid w:val="00BF1D0A"/>
    <w:rsid w:val="00BF1D1B"/>
    <w:rsid w:val="00BF208F"/>
    <w:rsid w:val="00BF2101"/>
    <w:rsid w:val="00BF270B"/>
    <w:rsid w:val="00BF298E"/>
    <w:rsid w:val="00BF2AE2"/>
    <w:rsid w:val="00BF2C86"/>
    <w:rsid w:val="00BF34B4"/>
    <w:rsid w:val="00BF362D"/>
    <w:rsid w:val="00BF3F7F"/>
    <w:rsid w:val="00BF422A"/>
    <w:rsid w:val="00BF4B5E"/>
    <w:rsid w:val="00BF4F62"/>
    <w:rsid w:val="00BF599D"/>
    <w:rsid w:val="00BF5B8D"/>
    <w:rsid w:val="00BF5BB7"/>
    <w:rsid w:val="00BF61AB"/>
    <w:rsid w:val="00BF6980"/>
    <w:rsid w:val="00BF6FD8"/>
    <w:rsid w:val="00BF7398"/>
    <w:rsid w:val="00BF7A75"/>
    <w:rsid w:val="00BF7F64"/>
    <w:rsid w:val="00C00127"/>
    <w:rsid w:val="00C006A4"/>
    <w:rsid w:val="00C0099D"/>
    <w:rsid w:val="00C01144"/>
    <w:rsid w:val="00C019C7"/>
    <w:rsid w:val="00C01A1A"/>
    <w:rsid w:val="00C01F27"/>
    <w:rsid w:val="00C02149"/>
    <w:rsid w:val="00C023B9"/>
    <w:rsid w:val="00C027C0"/>
    <w:rsid w:val="00C02C51"/>
    <w:rsid w:val="00C02D4E"/>
    <w:rsid w:val="00C02E9D"/>
    <w:rsid w:val="00C031A2"/>
    <w:rsid w:val="00C0356A"/>
    <w:rsid w:val="00C042F3"/>
    <w:rsid w:val="00C04983"/>
    <w:rsid w:val="00C04ACB"/>
    <w:rsid w:val="00C05BF3"/>
    <w:rsid w:val="00C05C48"/>
    <w:rsid w:val="00C05D72"/>
    <w:rsid w:val="00C05E19"/>
    <w:rsid w:val="00C060D1"/>
    <w:rsid w:val="00C06A24"/>
    <w:rsid w:val="00C06CD4"/>
    <w:rsid w:val="00C06F32"/>
    <w:rsid w:val="00C07275"/>
    <w:rsid w:val="00C072F3"/>
    <w:rsid w:val="00C07469"/>
    <w:rsid w:val="00C0748B"/>
    <w:rsid w:val="00C1008E"/>
    <w:rsid w:val="00C102AF"/>
    <w:rsid w:val="00C104C9"/>
    <w:rsid w:val="00C10593"/>
    <w:rsid w:val="00C105AC"/>
    <w:rsid w:val="00C10614"/>
    <w:rsid w:val="00C112F9"/>
    <w:rsid w:val="00C11DF2"/>
    <w:rsid w:val="00C122D1"/>
    <w:rsid w:val="00C12588"/>
    <w:rsid w:val="00C125AA"/>
    <w:rsid w:val="00C12706"/>
    <w:rsid w:val="00C1445B"/>
    <w:rsid w:val="00C14E52"/>
    <w:rsid w:val="00C14E6E"/>
    <w:rsid w:val="00C1578A"/>
    <w:rsid w:val="00C162B9"/>
    <w:rsid w:val="00C16D1F"/>
    <w:rsid w:val="00C17AFC"/>
    <w:rsid w:val="00C2004E"/>
    <w:rsid w:val="00C200FC"/>
    <w:rsid w:val="00C204F6"/>
    <w:rsid w:val="00C20DA6"/>
    <w:rsid w:val="00C2345C"/>
    <w:rsid w:val="00C237E7"/>
    <w:rsid w:val="00C24546"/>
    <w:rsid w:val="00C245C9"/>
    <w:rsid w:val="00C248AC"/>
    <w:rsid w:val="00C24999"/>
    <w:rsid w:val="00C24BDD"/>
    <w:rsid w:val="00C24C00"/>
    <w:rsid w:val="00C24EC9"/>
    <w:rsid w:val="00C254BC"/>
    <w:rsid w:val="00C25541"/>
    <w:rsid w:val="00C25636"/>
    <w:rsid w:val="00C25AA4"/>
    <w:rsid w:val="00C26097"/>
    <w:rsid w:val="00C27011"/>
    <w:rsid w:val="00C270D0"/>
    <w:rsid w:val="00C276B2"/>
    <w:rsid w:val="00C278A0"/>
    <w:rsid w:val="00C278D5"/>
    <w:rsid w:val="00C3013A"/>
    <w:rsid w:val="00C30799"/>
    <w:rsid w:val="00C30C60"/>
    <w:rsid w:val="00C313C8"/>
    <w:rsid w:val="00C31AC3"/>
    <w:rsid w:val="00C32500"/>
    <w:rsid w:val="00C32E11"/>
    <w:rsid w:val="00C33FFB"/>
    <w:rsid w:val="00C3413F"/>
    <w:rsid w:val="00C345AC"/>
    <w:rsid w:val="00C34B7F"/>
    <w:rsid w:val="00C36066"/>
    <w:rsid w:val="00C36D90"/>
    <w:rsid w:val="00C3700C"/>
    <w:rsid w:val="00C37205"/>
    <w:rsid w:val="00C3740B"/>
    <w:rsid w:val="00C37A74"/>
    <w:rsid w:val="00C37DD0"/>
    <w:rsid w:val="00C40243"/>
    <w:rsid w:val="00C40303"/>
    <w:rsid w:val="00C40D5D"/>
    <w:rsid w:val="00C412F5"/>
    <w:rsid w:val="00C4198F"/>
    <w:rsid w:val="00C41B74"/>
    <w:rsid w:val="00C42985"/>
    <w:rsid w:val="00C42E57"/>
    <w:rsid w:val="00C42F21"/>
    <w:rsid w:val="00C43306"/>
    <w:rsid w:val="00C43486"/>
    <w:rsid w:val="00C4354B"/>
    <w:rsid w:val="00C436BA"/>
    <w:rsid w:val="00C43944"/>
    <w:rsid w:val="00C43BA2"/>
    <w:rsid w:val="00C43D46"/>
    <w:rsid w:val="00C4447B"/>
    <w:rsid w:val="00C44565"/>
    <w:rsid w:val="00C44658"/>
    <w:rsid w:val="00C451D9"/>
    <w:rsid w:val="00C45D6A"/>
    <w:rsid w:val="00C45EE7"/>
    <w:rsid w:val="00C46331"/>
    <w:rsid w:val="00C463FE"/>
    <w:rsid w:val="00C4665D"/>
    <w:rsid w:val="00C46876"/>
    <w:rsid w:val="00C46E04"/>
    <w:rsid w:val="00C47C10"/>
    <w:rsid w:val="00C50012"/>
    <w:rsid w:val="00C5006D"/>
    <w:rsid w:val="00C504FA"/>
    <w:rsid w:val="00C50974"/>
    <w:rsid w:val="00C50DB0"/>
    <w:rsid w:val="00C514EA"/>
    <w:rsid w:val="00C5158E"/>
    <w:rsid w:val="00C51B23"/>
    <w:rsid w:val="00C52535"/>
    <w:rsid w:val="00C52AF6"/>
    <w:rsid w:val="00C52BAE"/>
    <w:rsid w:val="00C52F46"/>
    <w:rsid w:val="00C52FAB"/>
    <w:rsid w:val="00C5308C"/>
    <w:rsid w:val="00C540BA"/>
    <w:rsid w:val="00C542A6"/>
    <w:rsid w:val="00C543EA"/>
    <w:rsid w:val="00C54AAA"/>
    <w:rsid w:val="00C54E3A"/>
    <w:rsid w:val="00C54F9D"/>
    <w:rsid w:val="00C55816"/>
    <w:rsid w:val="00C560E0"/>
    <w:rsid w:val="00C561BD"/>
    <w:rsid w:val="00C56BE2"/>
    <w:rsid w:val="00C56D00"/>
    <w:rsid w:val="00C5765A"/>
    <w:rsid w:val="00C57735"/>
    <w:rsid w:val="00C60B60"/>
    <w:rsid w:val="00C60DCB"/>
    <w:rsid w:val="00C61282"/>
    <w:rsid w:val="00C61364"/>
    <w:rsid w:val="00C61AC3"/>
    <w:rsid w:val="00C62299"/>
    <w:rsid w:val="00C6286B"/>
    <w:rsid w:val="00C62870"/>
    <w:rsid w:val="00C62954"/>
    <w:rsid w:val="00C631CC"/>
    <w:rsid w:val="00C644E7"/>
    <w:rsid w:val="00C64DDC"/>
    <w:rsid w:val="00C6599B"/>
    <w:rsid w:val="00C659B7"/>
    <w:rsid w:val="00C65E19"/>
    <w:rsid w:val="00C65E56"/>
    <w:rsid w:val="00C65FE5"/>
    <w:rsid w:val="00C66A15"/>
    <w:rsid w:val="00C66DA9"/>
    <w:rsid w:val="00C67D18"/>
    <w:rsid w:val="00C702C9"/>
    <w:rsid w:val="00C7031B"/>
    <w:rsid w:val="00C703B3"/>
    <w:rsid w:val="00C70422"/>
    <w:rsid w:val="00C7080D"/>
    <w:rsid w:val="00C71A61"/>
    <w:rsid w:val="00C72107"/>
    <w:rsid w:val="00C73948"/>
    <w:rsid w:val="00C757C4"/>
    <w:rsid w:val="00C75807"/>
    <w:rsid w:val="00C75C0F"/>
    <w:rsid w:val="00C75DC7"/>
    <w:rsid w:val="00C761D8"/>
    <w:rsid w:val="00C76F73"/>
    <w:rsid w:val="00C7717F"/>
    <w:rsid w:val="00C7793E"/>
    <w:rsid w:val="00C77FA7"/>
    <w:rsid w:val="00C80001"/>
    <w:rsid w:val="00C803DD"/>
    <w:rsid w:val="00C80BF0"/>
    <w:rsid w:val="00C8115D"/>
    <w:rsid w:val="00C81479"/>
    <w:rsid w:val="00C817A6"/>
    <w:rsid w:val="00C819E8"/>
    <w:rsid w:val="00C81D7C"/>
    <w:rsid w:val="00C81F79"/>
    <w:rsid w:val="00C82608"/>
    <w:rsid w:val="00C8294C"/>
    <w:rsid w:val="00C829B2"/>
    <w:rsid w:val="00C82BA6"/>
    <w:rsid w:val="00C82F14"/>
    <w:rsid w:val="00C830AB"/>
    <w:rsid w:val="00C8324B"/>
    <w:rsid w:val="00C83454"/>
    <w:rsid w:val="00C83850"/>
    <w:rsid w:val="00C8394A"/>
    <w:rsid w:val="00C83C83"/>
    <w:rsid w:val="00C84052"/>
    <w:rsid w:val="00C844E2"/>
    <w:rsid w:val="00C845EF"/>
    <w:rsid w:val="00C85200"/>
    <w:rsid w:val="00C8523D"/>
    <w:rsid w:val="00C8538C"/>
    <w:rsid w:val="00C85C3F"/>
    <w:rsid w:val="00C86036"/>
    <w:rsid w:val="00C86244"/>
    <w:rsid w:val="00C86276"/>
    <w:rsid w:val="00C865C4"/>
    <w:rsid w:val="00C8683B"/>
    <w:rsid w:val="00C86B36"/>
    <w:rsid w:val="00C86BC6"/>
    <w:rsid w:val="00C8708D"/>
    <w:rsid w:val="00C871CB"/>
    <w:rsid w:val="00C879D8"/>
    <w:rsid w:val="00C9146E"/>
    <w:rsid w:val="00C914F6"/>
    <w:rsid w:val="00C918AA"/>
    <w:rsid w:val="00C91A14"/>
    <w:rsid w:val="00C92E29"/>
    <w:rsid w:val="00C92E67"/>
    <w:rsid w:val="00C93B13"/>
    <w:rsid w:val="00C94035"/>
    <w:rsid w:val="00C94947"/>
    <w:rsid w:val="00C95829"/>
    <w:rsid w:val="00C95977"/>
    <w:rsid w:val="00C9672F"/>
    <w:rsid w:val="00C974B6"/>
    <w:rsid w:val="00C975B2"/>
    <w:rsid w:val="00C97974"/>
    <w:rsid w:val="00C97C64"/>
    <w:rsid w:val="00C97F59"/>
    <w:rsid w:val="00CA0247"/>
    <w:rsid w:val="00CA076E"/>
    <w:rsid w:val="00CA0B8B"/>
    <w:rsid w:val="00CA0FA0"/>
    <w:rsid w:val="00CA1682"/>
    <w:rsid w:val="00CA1ED0"/>
    <w:rsid w:val="00CA2FE9"/>
    <w:rsid w:val="00CA3319"/>
    <w:rsid w:val="00CA3B68"/>
    <w:rsid w:val="00CA3BFC"/>
    <w:rsid w:val="00CA4063"/>
    <w:rsid w:val="00CA4ACD"/>
    <w:rsid w:val="00CA729E"/>
    <w:rsid w:val="00CA73F8"/>
    <w:rsid w:val="00CA744E"/>
    <w:rsid w:val="00CA7E01"/>
    <w:rsid w:val="00CB0396"/>
    <w:rsid w:val="00CB05AB"/>
    <w:rsid w:val="00CB0637"/>
    <w:rsid w:val="00CB10A1"/>
    <w:rsid w:val="00CB1607"/>
    <w:rsid w:val="00CB1F90"/>
    <w:rsid w:val="00CB21DC"/>
    <w:rsid w:val="00CB3381"/>
    <w:rsid w:val="00CB4AEB"/>
    <w:rsid w:val="00CB5002"/>
    <w:rsid w:val="00CB54C6"/>
    <w:rsid w:val="00CB5551"/>
    <w:rsid w:val="00CB61C9"/>
    <w:rsid w:val="00CB63CB"/>
    <w:rsid w:val="00CB6A6A"/>
    <w:rsid w:val="00CB72A4"/>
    <w:rsid w:val="00CC00A7"/>
    <w:rsid w:val="00CC00E8"/>
    <w:rsid w:val="00CC012E"/>
    <w:rsid w:val="00CC019A"/>
    <w:rsid w:val="00CC01B1"/>
    <w:rsid w:val="00CC025F"/>
    <w:rsid w:val="00CC0316"/>
    <w:rsid w:val="00CC092F"/>
    <w:rsid w:val="00CC0B84"/>
    <w:rsid w:val="00CC0E7E"/>
    <w:rsid w:val="00CC12D8"/>
    <w:rsid w:val="00CC1FF3"/>
    <w:rsid w:val="00CC24C1"/>
    <w:rsid w:val="00CC2BEA"/>
    <w:rsid w:val="00CC34A2"/>
    <w:rsid w:val="00CC3B24"/>
    <w:rsid w:val="00CC449D"/>
    <w:rsid w:val="00CC4763"/>
    <w:rsid w:val="00CC47CE"/>
    <w:rsid w:val="00CC4EC2"/>
    <w:rsid w:val="00CC5323"/>
    <w:rsid w:val="00CC571C"/>
    <w:rsid w:val="00CC574F"/>
    <w:rsid w:val="00CC6021"/>
    <w:rsid w:val="00CC63A9"/>
    <w:rsid w:val="00CC6E2B"/>
    <w:rsid w:val="00CC7017"/>
    <w:rsid w:val="00CC7531"/>
    <w:rsid w:val="00CC7562"/>
    <w:rsid w:val="00CC7B7E"/>
    <w:rsid w:val="00CD05D1"/>
    <w:rsid w:val="00CD0710"/>
    <w:rsid w:val="00CD0816"/>
    <w:rsid w:val="00CD0A63"/>
    <w:rsid w:val="00CD1234"/>
    <w:rsid w:val="00CD1276"/>
    <w:rsid w:val="00CD1702"/>
    <w:rsid w:val="00CD196F"/>
    <w:rsid w:val="00CD1FD9"/>
    <w:rsid w:val="00CD2451"/>
    <w:rsid w:val="00CD285E"/>
    <w:rsid w:val="00CD2887"/>
    <w:rsid w:val="00CD307A"/>
    <w:rsid w:val="00CD3165"/>
    <w:rsid w:val="00CD37B1"/>
    <w:rsid w:val="00CD3864"/>
    <w:rsid w:val="00CD43D7"/>
    <w:rsid w:val="00CD43E4"/>
    <w:rsid w:val="00CD479A"/>
    <w:rsid w:val="00CD4D6B"/>
    <w:rsid w:val="00CD5104"/>
    <w:rsid w:val="00CD54F0"/>
    <w:rsid w:val="00CD5FB0"/>
    <w:rsid w:val="00CD6295"/>
    <w:rsid w:val="00CD6F26"/>
    <w:rsid w:val="00CD71F4"/>
    <w:rsid w:val="00CD7AD3"/>
    <w:rsid w:val="00CD7B98"/>
    <w:rsid w:val="00CD7E87"/>
    <w:rsid w:val="00CE0DE5"/>
    <w:rsid w:val="00CE15CB"/>
    <w:rsid w:val="00CE18A4"/>
    <w:rsid w:val="00CE1DCB"/>
    <w:rsid w:val="00CE2A58"/>
    <w:rsid w:val="00CE317B"/>
    <w:rsid w:val="00CE3780"/>
    <w:rsid w:val="00CE3A58"/>
    <w:rsid w:val="00CE3E2E"/>
    <w:rsid w:val="00CE3F4F"/>
    <w:rsid w:val="00CE4993"/>
    <w:rsid w:val="00CE4E17"/>
    <w:rsid w:val="00CE4FDC"/>
    <w:rsid w:val="00CE6961"/>
    <w:rsid w:val="00CE749C"/>
    <w:rsid w:val="00CE77F8"/>
    <w:rsid w:val="00CE7A14"/>
    <w:rsid w:val="00CE7FF4"/>
    <w:rsid w:val="00CF0736"/>
    <w:rsid w:val="00CF0FAB"/>
    <w:rsid w:val="00CF12F8"/>
    <w:rsid w:val="00CF138F"/>
    <w:rsid w:val="00CF279B"/>
    <w:rsid w:val="00CF2B2F"/>
    <w:rsid w:val="00CF2F84"/>
    <w:rsid w:val="00CF318B"/>
    <w:rsid w:val="00CF3383"/>
    <w:rsid w:val="00CF3447"/>
    <w:rsid w:val="00CF3A39"/>
    <w:rsid w:val="00CF3E79"/>
    <w:rsid w:val="00CF3EBF"/>
    <w:rsid w:val="00CF3EF6"/>
    <w:rsid w:val="00CF3F56"/>
    <w:rsid w:val="00CF3FEE"/>
    <w:rsid w:val="00CF446F"/>
    <w:rsid w:val="00CF5583"/>
    <w:rsid w:val="00CF6F13"/>
    <w:rsid w:val="00CF73B5"/>
    <w:rsid w:val="00CF7DDC"/>
    <w:rsid w:val="00D0002E"/>
    <w:rsid w:val="00D01623"/>
    <w:rsid w:val="00D02388"/>
    <w:rsid w:val="00D02BDF"/>
    <w:rsid w:val="00D03379"/>
    <w:rsid w:val="00D03516"/>
    <w:rsid w:val="00D03B39"/>
    <w:rsid w:val="00D03EE9"/>
    <w:rsid w:val="00D044D3"/>
    <w:rsid w:val="00D04A37"/>
    <w:rsid w:val="00D04F67"/>
    <w:rsid w:val="00D05369"/>
    <w:rsid w:val="00D05A03"/>
    <w:rsid w:val="00D05BDC"/>
    <w:rsid w:val="00D05C5B"/>
    <w:rsid w:val="00D06015"/>
    <w:rsid w:val="00D061C7"/>
    <w:rsid w:val="00D0651D"/>
    <w:rsid w:val="00D06E80"/>
    <w:rsid w:val="00D07B15"/>
    <w:rsid w:val="00D07DF2"/>
    <w:rsid w:val="00D07FBB"/>
    <w:rsid w:val="00D10A48"/>
    <w:rsid w:val="00D117B9"/>
    <w:rsid w:val="00D11B53"/>
    <w:rsid w:val="00D11D68"/>
    <w:rsid w:val="00D13768"/>
    <w:rsid w:val="00D13F35"/>
    <w:rsid w:val="00D143B3"/>
    <w:rsid w:val="00D145DC"/>
    <w:rsid w:val="00D1489B"/>
    <w:rsid w:val="00D14B71"/>
    <w:rsid w:val="00D14BD2"/>
    <w:rsid w:val="00D14F0C"/>
    <w:rsid w:val="00D154D9"/>
    <w:rsid w:val="00D163F5"/>
    <w:rsid w:val="00D164DE"/>
    <w:rsid w:val="00D16674"/>
    <w:rsid w:val="00D16B0F"/>
    <w:rsid w:val="00D16B2E"/>
    <w:rsid w:val="00D16F68"/>
    <w:rsid w:val="00D170C5"/>
    <w:rsid w:val="00D173DE"/>
    <w:rsid w:val="00D17922"/>
    <w:rsid w:val="00D2019E"/>
    <w:rsid w:val="00D20369"/>
    <w:rsid w:val="00D2069F"/>
    <w:rsid w:val="00D208C5"/>
    <w:rsid w:val="00D2130E"/>
    <w:rsid w:val="00D21683"/>
    <w:rsid w:val="00D21DED"/>
    <w:rsid w:val="00D225F7"/>
    <w:rsid w:val="00D22A57"/>
    <w:rsid w:val="00D22BA4"/>
    <w:rsid w:val="00D22F47"/>
    <w:rsid w:val="00D22FD3"/>
    <w:rsid w:val="00D23180"/>
    <w:rsid w:val="00D237A2"/>
    <w:rsid w:val="00D23C87"/>
    <w:rsid w:val="00D24CDA"/>
    <w:rsid w:val="00D24DC4"/>
    <w:rsid w:val="00D257FF"/>
    <w:rsid w:val="00D259CD"/>
    <w:rsid w:val="00D262C2"/>
    <w:rsid w:val="00D264C6"/>
    <w:rsid w:val="00D2681B"/>
    <w:rsid w:val="00D268A4"/>
    <w:rsid w:val="00D26D29"/>
    <w:rsid w:val="00D309F1"/>
    <w:rsid w:val="00D31674"/>
    <w:rsid w:val="00D31F7F"/>
    <w:rsid w:val="00D323B7"/>
    <w:rsid w:val="00D32C6C"/>
    <w:rsid w:val="00D341C5"/>
    <w:rsid w:val="00D341CD"/>
    <w:rsid w:val="00D343B3"/>
    <w:rsid w:val="00D34980"/>
    <w:rsid w:val="00D349E0"/>
    <w:rsid w:val="00D34A10"/>
    <w:rsid w:val="00D35368"/>
    <w:rsid w:val="00D359F1"/>
    <w:rsid w:val="00D35EF3"/>
    <w:rsid w:val="00D35FA1"/>
    <w:rsid w:val="00D3685B"/>
    <w:rsid w:val="00D3779F"/>
    <w:rsid w:val="00D3784D"/>
    <w:rsid w:val="00D37B7F"/>
    <w:rsid w:val="00D37EEA"/>
    <w:rsid w:val="00D409E3"/>
    <w:rsid w:val="00D41C09"/>
    <w:rsid w:val="00D422D0"/>
    <w:rsid w:val="00D424E6"/>
    <w:rsid w:val="00D426D7"/>
    <w:rsid w:val="00D435B3"/>
    <w:rsid w:val="00D438EF"/>
    <w:rsid w:val="00D43904"/>
    <w:rsid w:val="00D44595"/>
    <w:rsid w:val="00D44AA8"/>
    <w:rsid w:val="00D4519C"/>
    <w:rsid w:val="00D4552C"/>
    <w:rsid w:val="00D4690F"/>
    <w:rsid w:val="00D46DA8"/>
    <w:rsid w:val="00D47B6C"/>
    <w:rsid w:val="00D47D7C"/>
    <w:rsid w:val="00D502DF"/>
    <w:rsid w:val="00D50C17"/>
    <w:rsid w:val="00D50FCA"/>
    <w:rsid w:val="00D51553"/>
    <w:rsid w:val="00D52154"/>
    <w:rsid w:val="00D52369"/>
    <w:rsid w:val="00D52DE5"/>
    <w:rsid w:val="00D53010"/>
    <w:rsid w:val="00D531B7"/>
    <w:rsid w:val="00D531E9"/>
    <w:rsid w:val="00D535D4"/>
    <w:rsid w:val="00D53787"/>
    <w:rsid w:val="00D5380A"/>
    <w:rsid w:val="00D53AAC"/>
    <w:rsid w:val="00D5444E"/>
    <w:rsid w:val="00D546B6"/>
    <w:rsid w:val="00D54ADF"/>
    <w:rsid w:val="00D54C45"/>
    <w:rsid w:val="00D54C9F"/>
    <w:rsid w:val="00D5554F"/>
    <w:rsid w:val="00D55654"/>
    <w:rsid w:val="00D55EB9"/>
    <w:rsid w:val="00D56719"/>
    <w:rsid w:val="00D56CDF"/>
    <w:rsid w:val="00D57090"/>
    <w:rsid w:val="00D573C6"/>
    <w:rsid w:val="00D5792A"/>
    <w:rsid w:val="00D57972"/>
    <w:rsid w:val="00D57BB1"/>
    <w:rsid w:val="00D57D10"/>
    <w:rsid w:val="00D60234"/>
    <w:rsid w:val="00D6039E"/>
    <w:rsid w:val="00D60AC0"/>
    <w:rsid w:val="00D60F7C"/>
    <w:rsid w:val="00D61489"/>
    <w:rsid w:val="00D618BD"/>
    <w:rsid w:val="00D61C8B"/>
    <w:rsid w:val="00D625AD"/>
    <w:rsid w:val="00D63753"/>
    <w:rsid w:val="00D6392F"/>
    <w:rsid w:val="00D63B2B"/>
    <w:rsid w:val="00D63BA5"/>
    <w:rsid w:val="00D63F60"/>
    <w:rsid w:val="00D64639"/>
    <w:rsid w:val="00D64877"/>
    <w:rsid w:val="00D64956"/>
    <w:rsid w:val="00D64CF4"/>
    <w:rsid w:val="00D64D46"/>
    <w:rsid w:val="00D65CE2"/>
    <w:rsid w:val="00D65D3E"/>
    <w:rsid w:val="00D65F2D"/>
    <w:rsid w:val="00D6607E"/>
    <w:rsid w:val="00D66545"/>
    <w:rsid w:val="00D66DC2"/>
    <w:rsid w:val="00D6767B"/>
    <w:rsid w:val="00D6780A"/>
    <w:rsid w:val="00D67BBD"/>
    <w:rsid w:val="00D70CEF"/>
    <w:rsid w:val="00D71508"/>
    <w:rsid w:val="00D716D5"/>
    <w:rsid w:val="00D718E9"/>
    <w:rsid w:val="00D71F03"/>
    <w:rsid w:val="00D731B6"/>
    <w:rsid w:val="00D7327C"/>
    <w:rsid w:val="00D7364D"/>
    <w:rsid w:val="00D73FFD"/>
    <w:rsid w:val="00D741C8"/>
    <w:rsid w:val="00D74744"/>
    <w:rsid w:val="00D74BA2"/>
    <w:rsid w:val="00D74C29"/>
    <w:rsid w:val="00D74F32"/>
    <w:rsid w:val="00D7511D"/>
    <w:rsid w:val="00D75325"/>
    <w:rsid w:val="00D75978"/>
    <w:rsid w:val="00D75A68"/>
    <w:rsid w:val="00D76263"/>
    <w:rsid w:val="00D768F9"/>
    <w:rsid w:val="00D76DF7"/>
    <w:rsid w:val="00D77114"/>
    <w:rsid w:val="00D80F68"/>
    <w:rsid w:val="00D81892"/>
    <w:rsid w:val="00D81AFB"/>
    <w:rsid w:val="00D8274F"/>
    <w:rsid w:val="00D84009"/>
    <w:rsid w:val="00D84646"/>
    <w:rsid w:val="00D84AA4"/>
    <w:rsid w:val="00D8521F"/>
    <w:rsid w:val="00D85865"/>
    <w:rsid w:val="00D8591C"/>
    <w:rsid w:val="00D861CC"/>
    <w:rsid w:val="00D8629D"/>
    <w:rsid w:val="00D86395"/>
    <w:rsid w:val="00D865E0"/>
    <w:rsid w:val="00D86E85"/>
    <w:rsid w:val="00D86ECA"/>
    <w:rsid w:val="00D86FFA"/>
    <w:rsid w:val="00D9085D"/>
    <w:rsid w:val="00D91031"/>
    <w:rsid w:val="00D91CEC"/>
    <w:rsid w:val="00D92294"/>
    <w:rsid w:val="00D923AB"/>
    <w:rsid w:val="00D92672"/>
    <w:rsid w:val="00D929B7"/>
    <w:rsid w:val="00D92A88"/>
    <w:rsid w:val="00D92BAC"/>
    <w:rsid w:val="00D93B41"/>
    <w:rsid w:val="00D9409A"/>
    <w:rsid w:val="00D94585"/>
    <w:rsid w:val="00D94822"/>
    <w:rsid w:val="00D953B7"/>
    <w:rsid w:val="00D95BCB"/>
    <w:rsid w:val="00D960A5"/>
    <w:rsid w:val="00D96D1F"/>
    <w:rsid w:val="00D974FF"/>
    <w:rsid w:val="00D97AD2"/>
    <w:rsid w:val="00DA0B56"/>
    <w:rsid w:val="00DA0BBA"/>
    <w:rsid w:val="00DA1289"/>
    <w:rsid w:val="00DA1674"/>
    <w:rsid w:val="00DA17AC"/>
    <w:rsid w:val="00DA1AD3"/>
    <w:rsid w:val="00DA2010"/>
    <w:rsid w:val="00DA2819"/>
    <w:rsid w:val="00DA2BC8"/>
    <w:rsid w:val="00DA2D75"/>
    <w:rsid w:val="00DA2E44"/>
    <w:rsid w:val="00DA2E51"/>
    <w:rsid w:val="00DA31AD"/>
    <w:rsid w:val="00DA3755"/>
    <w:rsid w:val="00DA3946"/>
    <w:rsid w:val="00DA40DC"/>
    <w:rsid w:val="00DA49DA"/>
    <w:rsid w:val="00DA4BD6"/>
    <w:rsid w:val="00DA55D0"/>
    <w:rsid w:val="00DA60DB"/>
    <w:rsid w:val="00DA6133"/>
    <w:rsid w:val="00DA6394"/>
    <w:rsid w:val="00DA6B81"/>
    <w:rsid w:val="00DA7076"/>
    <w:rsid w:val="00DA7296"/>
    <w:rsid w:val="00DA755A"/>
    <w:rsid w:val="00DA7ED3"/>
    <w:rsid w:val="00DB093C"/>
    <w:rsid w:val="00DB0FE5"/>
    <w:rsid w:val="00DB1F30"/>
    <w:rsid w:val="00DB27D5"/>
    <w:rsid w:val="00DB2DBC"/>
    <w:rsid w:val="00DB300C"/>
    <w:rsid w:val="00DB344D"/>
    <w:rsid w:val="00DB38F4"/>
    <w:rsid w:val="00DB3ADC"/>
    <w:rsid w:val="00DB3F8D"/>
    <w:rsid w:val="00DB40B2"/>
    <w:rsid w:val="00DB410B"/>
    <w:rsid w:val="00DB45A4"/>
    <w:rsid w:val="00DB4B8F"/>
    <w:rsid w:val="00DB4E2D"/>
    <w:rsid w:val="00DB5757"/>
    <w:rsid w:val="00DB5A63"/>
    <w:rsid w:val="00DB5AD4"/>
    <w:rsid w:val="00DB5E41"/>
    <w:rsid w:val="00DB5FF6"/>
    <w:rsid w:val="00DB74D6"/>
    <w:rsid w:val="00DB7D32"/>
    <w:rsid w:val="00DB7EC3"/>
    <w:rsid w:val="00DB7F99"/>
    <w:rsid w:val="00DC0369"/>
    <w:rsid w:val="00DC0D53"/>
    <w:rsid w:val="00DC0D5E"/>
    <w:rsid w:val="00DC13CE"/>
    <w:rsid w:val="00DC1603"/>
    <w:rsid w:val="00DC161F"/>
    <w:rsid w:val="00DC1680"/>
    <w:rsid w:val="00DC16D6"/>
    <w:rsid w:val="00DC1A7E"/>
    <w:rsid w:val="00DC1B4B"/>
    <w:rsid w:val="00DC2765"/>
    <w:rsid w:val="00DC2BD1"/>
    <w:rsid w:val="00DC357B"/>
    <w:rsid w:val="00DC42C5"/>
    <w:rsid w:val="00DC4352"/>
    <w:rsid w:val="00DC445A"/>
    <w:rsid w:val="00DC4B04"/>
    <w:rsid w:val="00DC4B91"/>
    <w:rsid w:val="00DC4BBE"/>
    <w:rsid w:val="00DC54C0"/>
    <w:rsid w:val="00DC5FE3"/>
    <w:rsid w:val="00DC60BD"/>
    <w:rsid w:val="00DC6193"/>
    <w:rsid w:val="00DC662B"/>
    <w:rsid w:val="00DC6843"/>
    <w:rsid w:val="00DC7020"/>
    <w:rsid w:val="00DC792F"/>
    <w:rsid w:val="00DD0012"/>
    <w:rsid w:val="00DD077C"/>
    <w:rsid w:val="00DD0A79"/>
    <w:rsid w:val="00DD13AB"/>
    <w:rsid w:val="00DD1646"/>
    <w:rsid w:val="00DD1863"/>
    <w:rsid w:val="00DD1E47"/>
    <w:rsid w:val="00DD22F0"/>
    <w:rsid w:val="00DD2E2F"/>
    <w:rsid w:val="00DD303A"/>
    <w:rsid w:val="00DD3040"/>
    <w:rsid w:val="00DD39F1"/>
    <w:rsid w:val="00DD3CAB"/>
    <w:rsid w:val="00DD3D2F"/>
    <w:rsid w:val="00DD3F33"/>
    <w:rsid w:val="00DD4983"/>
    <w:rsid w:val="00DD4D2D"/>
    <w:rsid w:val="00DD5199"/>
    <w:rsid w:val="00DD5A3A"/>
    <w:rsid w:val="00DD5A48"/>
    <w:rsid w:val="00DD5BE8"/>
    <w:rsid w:val="00DD5CCC"/>
    <w:rsid w:val="00DD5EB5"/>
    <w:rsid w:val="00DD5ECA"/>
    <w:rsid w:val="00DD61A0"/>
    <w:rsid w:val="00DD65D3"/>
    <w:rsid w:val="00DD6798"/>
    <w:rsid w:val="00DD7554"/>
    <w:rsid w:val="00DD7C1C"/>
    <w:rsid w:val="00DD7CE7"/>
    <w:rsid w:val="00DE012E"/>
    <w:rsid w:val="00DE0877"/>
    <w:rsid w:val="00DE0CCC"/>
    <w:rsid w:val="00DE1306"/>
    <w:rsid w:val="00DE17CC"/>
    <w:rsid w:val="00DE2605"/>
    <w:rsid w:val="00DE3A15"/>
    <w:rsid w:val="00DE4009"/>
    <w:rsid w:val="00DE45FC"/>
    <w:rsid w:val="00DE46D0"/>
    <w:rsid w:val="00DE47D6"/>
    <w:rsid w:val="00DE484C"/>
    <w:rsid w:val="00DE4DC7"/>
    <w:rsid w:val="00DE4E1F"/>
    <w:rsid w:val="00DE4F34"/>
    <w:rsid w:val="00DE4FFF"/>
    <w:rsid w:val="00DE52C0"/>
    <w:rsid w:val="00DE5467"/>
    <w:rsid w:val="00DE5960"/>
    <w:rsid w:val="00DE5BBE"/>
    <w:rsid w:val="00DE5DA0"/>
    <w:rsid w:val="00DE5F29"/>
    <w:rsid w:val="00DE6702"/>
    <w:rsid w:val="00DE6A96"/>
    <w:rsid w:val="00DE6C99"/>
    <w:rsid w:val="00DE7A34"/>
    <w:rsid w:val="00DF072C"/>
    <w:rsid w:val="00DF0788"/>
    <w:rsid w:val="00DF0A76"/>
    <w:rsid w:val="00DF0F82"/>
    <w:rsid w:val="00DF12D1"/>
    <w:rsid w:val="00DF172D"/>
    <w:rsid w:val="00DF205B"/>
    <w:rsid w:val="00DF21C5"/>
    <w:rsid w:val="00DF278B"/>
    <w:rsid w:val="00DF3267"/>
    <w:rsid w:val="00DF37A3"/>
    <w:rsid w:val="00DF3912"/>
    <w:rsid w:val="00DF3D1B"/>
    <w:rsid w:val="00DF3FB6"/>
    <w:rsid w:val="00DF42F9"/>
    <w:rsid w:val="00DF44C4"/>
    <w:rsid w:val="00DF4A03"/>
    <w:rsid w:val="00DF4AD1"/>
    <w:rsid w:val="00DF5653"/>
    <w:rsid w:val="00DF5807"/>
    <w:rsid w:val="00DF5DBA"/>
    <w:rsid w:val="00DF61C8"/>
    <w:rsid w:val="00DF68E8"/>
    <w:rsid w:val="00DF782D"/>
    <w:rsid w:val="00DF7A45"/>
    <w:rsid w:val="00DF7E19"/>
    <w:rsid w:val="00E00271"/>
    <w:rsid w:val="00E00482"/>
    <w:rsid w:val="00E00827"/>
    <w:rsid w:val="00E00E96"/>
    <w:rsid w:val="00E013C3"/>
    <w:rsid w:val="00E01BC9"/>
    <w:rsid w:val="00E02007"/>
    <w:rsid w:val="00E0213E"/>
    <w:rsid w:val="00E0233E"/>
    <w:rsid w:val="00E026E6"/>
    <w:rsid w:val="00E0291A"/>
    <w:rsid w:val="00E035FE"/>
    <w:rsid w:val="00E03995"/>
    <w:rsid w:val="00E03FD5"/>
    <w:rsid w:val="00E04629"/>
    <w:rsid w:val="00E0474D"/>
    <w:rsid w:val="00E048E6"/>
    <w:rsid w:val="00E049D4"/>
    <w:rsid w:val="00E05089"/>
    <w:rsid w:val="00E051A3"/>
    <w:rsid w:val="00E063A2"/>
    <w:rsid w:val="00E0732C"/>
    <w:rsid w:val="00E07BAA"/>
    <w:rsid w:val="00E108B5"/>
    <w:rsid w:val="00E1091E"/>
    <w:rsid w:val="00E10B3F"/>
    <w:rsid w:val="00E113C4"/>
    <w:rsid w:val="00E1199D"/>
    <w:rsid w:val="00E12081"/>
    <w:rsid w:val="00E12AA0"/>
    <w:rsid w:val="00E12F28"/>
    <w:rsid w:val="00E13370"/>
    <w:rsid w:val="00E1365C"/>
    <w:rsid w:val="00E138BC"/>
    <w:rsid w:val="00E138DA"/>
    <w:rsid w:val="00E1416B"/>
    <w:rsid w:val="00E142C7"/>
    <w:rsid w:val="00E1484D"/>
    <w:rsid w:val="00E14A6E"/>
    <w:rsid w:val="00E151AE"/>
    <w:rsid w:val="00E15481"/>
    <w:rsid w:val="00E1580D"/>
    <w:rsid w:val="00E16723"/>
    <w:rsid w:val="00E16B3A"/>
    <w:rsid w:val="00E16C0A"/>
    <w:rsid w:val="00E17A66"/>
    <w:rsid w:val="00E17F7C"/>
    <w:rsid w:val="00E20E63"/>
    <w:rsid w:val="00E22191"/>
    <w:rsid w:val="00E22C3E"/>
    <w:rsid w:val="00E230B4"/>
    <w:rsid w:val="00E2436B"/>
    <w:rsid w:val="00E252C8"/>
    <w:rsid w:val="00E2536A"/>
    <w:rsid w:val="00E2599D"/>
    <w:rsid w:val="00E25EB0"/>
    <w:rsid w:val="00E26D38"/>
    <w:rsid w:val="00E2758D"/>
    <w:rsid w:val="00E278E4"/>
    <w:rsid w:val="00E27B55"/>
    <w:rsid w:val="00E31070"/>
    <w:rsid w:val="00E3109E"/>
    <w:rsid w:val="00E31122"/>
    <w:rsid w:val="00E3197A"/>
    <w:rsid w:val="00E32605"/>
    <w:rsid w:val="00E32A6B"/>
    <w:rsid w:val="00E32A71"/>
    <w:rsid w:val="00E332CB"/>
    <w:rsid w:val="00E3399E"/>
    <w:rsid w:val="00E33C91"/>
    <w:rsid w:val="00E346FE"/>
    <w:rsid w:val="00E34969"/>
    <w:rsid w:val="00E34B73"/>
    <w:rsid w:val="00E34FAC"/>
    <w:rsid w:val="00E34FC6"/>
    <w:rsid w:val="00E3514E"/>
    <w:rsid w:val="00E3536A"/>
    <w:rsid w:val="00E35B0F"/>
    <w:rsid w:val="00E35BE5"/>
    <w:rsid w:val="00E35C59"/>
    <w:rsid w:val="00E35DE4"/>
    <w:rsid w:val="00E35F7E"/>
    <w:rsid w:val="00E35FDF"/>
    <w:rsid w:val="00E366F8"/>
    <w:rsid w:val="00E36A60"/>
    <w:rsid w:val="00E36F12"/>
    <w:rsid w:val="00E3795D"/>
    <w:rsid w:val="00E37AE4"/>
    <w:rsid w:val="00E37D3B"/>
    <w:rsid w:val="00E40183"/>
    <w:rsid w:val="00E4031A"/>
    <w:rsid w:val="00E4095A"/>
    <w:rsid w:val="00E40A77"/>
    <w:rsid w:val="00E41099"/>
    <w:rsid w:val="00E4111A"/>
    <w:rsid w:val="00E41432"/>
    <w:rsid w:val="00E41A2D"/>
    <w:rsid w:val="00E41AD0"/>
    <w:rsid w:val="00E426B8"/>
    <w:rsid w:val="00E42A6B"/>
    <w:rsid w:val="00E42E99"/>
    <w:rsid w:val="00E42FFD"/>
    <w:rsid w:val="00E433AE"/>
    <w:rsid w:val="00E43775"/>
    <w:rsid w:val="00E4405F"/>
    <w:rsid w:val="00E448B4"/>
    <w:rsid w:val="00E45550"/>
    <w:rsid w:val="00E4570B"/>
    <w:rsid w:val="00E45FED"/>
    <w:rsid w:val="00E47949"/>
    <w:rsid w:val="00E47B89"/>
    <w:rsid w:val="00E507B1"/>
    <w:rsid w:val="00E50CDD"/>
    <w:rsid w:val="00E50E8E"/>
    <w:rsid w:val="00E5114C"/>
    <w:rsid w:val="00E52409"/>
    <w:rsid w:val="00E531D1"/>
    <w:rsid w:val="00E531ED"/>
    <w:rsid w:val="00E53260"/>
    <w:rsid w:val="00E53E2B"/>
    <w:rsid w:val="00E54236"/>
    <w:rsid w:val="00E543B7"/>
    <w:rsid w:val="00E54738"/>
    <w:rsid w:val="00E5509B"/>
    <w:rsid w:val="00E55B0A"/>
    <w:rsid w:val="00E56B82"/>
    <w:rsid w:val="00E57547"/>
    <w:rsid w:val="00E57986"/>
    <w:rsid w:val="00E57A6F"/>
    <w:rsid w:val="00E603F3"/>
    <w:rsid w:val="00E6053A"/>
    <w:rsid w:val="00E60F2F"/>
    <w:rsid w:val="00E61186"/>
    <w:rsid w:val="00E6163E"/>
    <w:rsid w:val="00E6231C"/>
    <w:rsid w:val="00E6236E"/>
    <w:rsid w:val="00E62AEB"/>
    <w:rsid w:val="00E62B75"/>
    <w:rsid w:val="00E63EAE"/>
    <w:rsid w:val="00E63F26"/>
    <w:rsid w:val="00E6459A"/>
    <w:rsid w:val="00E6481D"/>
    <w:rsid w:val="00E6509B"/>
    <w:rsid w:val="00E65190"/>
    <w:rsid w:val="00E6538E"/>
    <w:rsid w:val="00E65497"/>
    <w:rsid w:val="00E6565B"/>
    <w:rsid w:val="00E656E7"/>
    <w:rsid w:val="00E657A2"/>
    <w:rsid w:val="00E65935"/>
    <w:rsid w:val="00E65B73"/>
    <w:rsid w:val="00E6609F"/>
    <w:rsid w:val="00E662AD"/>
    <w:rsid w:val="00E6665F"/>
    <w:rsid w:val="00E6672F"/>
    <w:rsid w:val="00E667E4"/>
    <w:rsid w:val="00E66B37"/>
    <w:rsid w:val="00E66D74"/>
    <w:rsid w:val="00E66DA7"/>
    <w:rsid w:val="00E67249"/>
    <w:rsid w:val="00E672F7"/>
    <w:rsid w:val="00E67D7F"/>
    <w:rsid w:val="00E67EC2"/>
    <w:rsid w:val="00E705DB"/>
    <w:rsid w:val="00E7061A"/>
    <w:rsid w:val="00E70DAC"/>
    <w:rsid w:val="00E70EB0"/>
    <w:rsid w:val="00E70F0A"/>
    <w:rsid w:val="00E71147"/>
    <w:rsid w:val="00E712AF"/>
    <w:rsid w:val="00E714A7"/>
    <w:rsid w:val="00E724ED"/>
    <w:rsid w:val="00E726CD"/>
    <w:rsid w:val="00E72CB5"/>
    <w:rsid w:val="00E72E60"/>
    <w:rsid w:val="00E73C21"/>
    <w:rsid w:val="00E744E2"/>
    <w:rsid w:val="00E74BD9"/>
    <w:rsid w:val="00E74CC1"/>
    <w:rsid w:val="00E7505A"/>
    <w:rsid w:val="00E75548"/>
    <w:rsid w:val="00E75CC4"/>
    <w:rsid w:val="00E7622A"/>
    <w:rsid w:val="00E762F6"/>
    <w:rsid w:val="00E76992"/>
    <w:rsid w:val="00E76F70"/>
    <w:rsid w:val="00E800B4"/>
    <w:rsid w:val="00E8041A"/>
    <w:rsid w:val="00E80659"/>
    <w:rsid w:val="00E806D9"/>
    <w:rsid w:val="00E80A85"/>
    <w:rsid w:val="00E80BC8"/>
    <w:rsid w:val="00E80CBE"/>
    <w:rsid w:val="00E81098"/>
    <w:rsid w:val="00E810DC"/>
    <w:rsid w:val="00E81250"/>
    <w:rsid w:val="00E8140D"/>
    <w:rsid w:val="00E81934"/>
    <w:rsid w:val="00E81EF7"/>
    <w:rsid w:val="00E81F84"/>
    <w:rsid w:val="00E82151"/>
    <w:rsid w:val="00E82275"/>
    <w:rsid w:val="00E827DA"/>
    <w:rsid w:val="00E82AC6"/>
    <w:rsid w:val="00E82BDA"/>
    <w:rsid w:val="00E82FE9"/>
    <w:rsid w:val="00E839B1"/>
    <w:rsid w:val="00E842D8"/>
    <w:rsid w:val="00E849C3"/>
    <w:rsid w:val="00E850CA"/>
    <w:rsid w:val="00E85586"/>
    <w:rsid w:val="00E85A6C"/>
    <w:rsid w:val="00E85B65"/>
    <w:rsid w:val="00E85CDA"/>
    <w:rsid w:val="00E86386"/>
    <w:rsid w:val="00E869B6"/>
    <w:rsid w:val="00E86D28"/>
    <w:rsid w:val="00E86F1B"/>
    <w:rsid w:val="00E87566"/>
    <w:rsid w:val="00E878C3"/>
    <w:rsid w:val="00E879D2"/>
    <w:rsid w:val="00E908B1"/>
    <w:rsid w:val="00E9186D"/>
    <w:rsid w:val="00E91D66"/>
    <w:rsid w:val="00E91DA9"/>
    <w:rsid w:val="00E91F13"/>
    <w:rsid w:val="00E92CD8"/>
    <w:rsid w:val="00E9307E"/>
    <w:rsid w:val="00E93304"/>
    <w:rsid w:val="00E93C65"/>
    <w:rsid w:val="00E94333"/>
    <w:rsid w:val="00E94570"/>
    <w:rsid w:val="00E948ED"/>
    <w:rsid w:val="00E94C80"/>
    <w:rsid w:val="00E95D65"/>
    <w:rsid w:val="00E95DD2"/>
    <w:rsid w:val="00E95EB2"/>
    <w:rsid w:val="00E95FA5"/>
    <w:rsid w:val="00E96717"/>
    <w:rsid w:val="00E9677A"/>
    <w:rsid w:val="00E968BB"/>
    <w:rsid w:val="00E974B1"/>
    <w:rsid w:val="00E97B3B"/>
    <w:rsid w:val="00EA01A1"/>
    <w:rsid w:val="00EA0603"/>
    <w:rsid w:val="00EA0822"/>
    <w:rsid w:val="00EA0BC2"/>
    <w:rsid w:val="00EA1027"/>
    <w:rsid w:val="00EA1C1C"/>
    <w:rsid w:val="00EA205D"/>
    <w:rsid w:val="00EA25D4"/>
    <w:rsid w:val="00EA2AAE"/>
    <w:rsid w:val="00EA358A"/>
    <w:rsid w:val="00EA377C"/>
    <w:rsid w:val="00EA40AE"/>
    <w:rsid w:val="00EA41FA"/>
    <w:rsid w:val="00EA579D"/>
    <w:rsid w:val="00EA5E43"/>
    <w:rsid w:val="00EA675E"/>
    <w:rsid w:val="00EA7FF3"/>
    <w:rsid w:val="00EB0A87"/>
    <w:rsid w:val="00EB0D86"/>
    <w:rsid w:val="00EB0FEC"/>
    <w:rsid w:val="00EB1BB4"/>
    <w:rsid w:val="00EB2856"/>
    <w:rsid w:val="00EB2987"/>
    <w:rsid w:val="00EB2B0D"/>
    <w:rsid w:val="00EB2B16"/>
    <w:rsid w:val="00EB2F43"/>
    <w:rsid w:val="00EB35EF"/>
    <w:rsid w:val="00EB36BD"/>
    <w:rsid w:val="00EB3940"/>
    <w:rsid w:val="00EB3BDB"/>
    <w:rsid w:val="00EB5198"/>
    <w:rsid w:val="00EB51C1"/>
    <w:rsid w:val="00EB539F"/>
    <w:rsid w:val="00EB6477"/>
    <w:rsid w:val="00EB679A"/>
    <w:rsid w:val="00EB79A2"/>
    <w:rsid w:val="00EB7B88"/>
    <w:rsid w:val="00EC0228"/>
    <w:rsid w:val="00EC0DF1"/>
    <w:rsid w:val="00EC0E6A"/>
    <w:rsid w:val="00EC1069"/>
    <w:rsid w:val="00EC11E9"/>
    <w:rsid w:val="00EC128A"/>
    <w:rsid w:val="00EC218D"/>
    <w:rsid w:val="00EC29E7"/>
    <w:rsid w:val="00EC2A0B"/>
    <w:rsid w:val="00EC32A6"/>
    <w:rsid w:val="00EC33E7"/>
    <w:rsid w:val="00EC401C"/>
    <w:rsid w:val="00EC51F2"/>
    <w:rsid w:val="00EC5ABC"/>
    <w:rsid w:val="00EC5C23"/>
    <w:rsid w:val="00EC6075"/>
    <w:rsid w:val="00EC67E6"/>
    <w:rsid w:val="00EC687A"/>
    <w:rsid w:val="00EC70D0"/>
    <w:rsid w:val="00EC796D"/>
    <w:rsid w:val="00EC7E2F"/>
    <w:rsid w:val="00ED00C3"/>
    <w:rsid w:val="00ED021C"/>
    <w:rsid w:val="00ED0268"/>
    <w:rsid w:val="00ED0A11"/>
    <w:rsid w:val="00ED0AAC"/>
    <w:rsid w:val="00ED11F7"/>
    <w:rsid w:val="00ED1AB8"/>
    <w:rsid w:val="00ED27AF"/>
    <w:rsid w:val="00ED27C3"/>
    <w:rsid w:val="00ED3577"/>
    <w:rsid w:val="00ED3EB5"/>
    <w:rsid w:val="00ED4579"/>
    <w:rsid w:val="00ED543C"/>
    <w:rsid w:val="00ED5C2A"/>
    <w:rsid w:val="00ED60D0"/>
    <w:rsid w:val="00ED6525"/>
    <w:rsid w:val="00ED673A"/>
    <w:rsid w:val="00ED6BFF"/>
    <w:rsid w:val="00ED6CCE"/>
    <w:rsid w:val="00ED6F45"/>
    <w:rsid w:val="00ED78C0"/>
    <w:rsid w:val="00ED7B5F"/>
    <w:rsid w:val="00ED7C0F"/>
    <w:rsid w:val="00ED7F13"/>
    <w:rsid w:val="00EE0993"/>
    <w:rsid w:val="00EE0CA6"/>
    <w:rsid w:val="00EE0D6A"/>
    <w:rsid w:val="00EE14D8"/>
    <w:rsid w:val="00EE19FF"/>
    <w:rsid w:val="00EE2073"/>
    <w:rsid w:val="00EE286A"/>
    <w:rsid w:val="00EE2AA4"/>
    <w:rsid w:val="00EE3B3A"/>
    <w:rsid w:val="00EE3C62"/>
    <w:rsid w:val="00EE41FE"/>
    <w:rsid w:val="00EE455B"/>
    <w:rsid w:val="00EE524F"/>
    <w:rsid w:val="00EE549A"/>
    <w:rsid w:val="00EE58B8"/>
    <w:rsid w:val="00EE5F55"/>
    <w:rsid w:val="00EE60B0"/>
    <w:rsid w:val="00EE6438"/>
    <w:rsid w:val="00EE6B7E"/>
    <w:rsid w:val="00EE6FFE"/>
    <w:rsid w:val="00EE7C1C"/>
    <w:rsid w:val="00EF0BC4"/>
    <w:rsid w:val="00EF0C40"/>
    <w:rsid w:val="00EF0DEC"/>
    <w:rsid w:val="00EF12B4"/>
    <w:rsid w:val="00EF16B2"/>
    <w:rsid w:val="00EF1878"/>
    <w:rsid w:val="00EF21EF"/>
    <w:rsid w:val="00EF3762"/>
    <w:rsid w:val="00EF380E"/>
    <w:rsid w:val="00EF3A8C"/>
    <w:rsid w:val="00EF4421"/>
    <w:rsid w:val="00EF483A"/>
    <w:rsid w:val="00EF513E"/>
    <w:rsid w:val="00EF5A5E"/>
    <w:rsid w:val="00EF6207"/>
    <w:rsid w:val="00EF6735"/>
    <w:rsid w:val="00EF6837"/>
    <w:rsid w:val="00EF68CB"/>
    <w:rsid w:val="00EF713D"/>
    <w:rsid w:val="00F00CDC"/>
    <w:rsid w:val="00F01090"/>
    <w:rsid w:val="00F01229"/>
    <w:rsid w:val="00F01639"/>
    <w:rsid w:val="00F01B41"/>
    <w:rsid w:val="00F01CF2"/>
    <w:rsid w:val="00F01EAC"/>
    <w:rsid w:val="00F01EC6"/>
    <w:rsid w:val="00F0245A"/>
    <w:rsid w:val="00F026F6"/>
    <w:rsid w:val="00F02E11"/>
    <w:rsid w:val="00F03638"/>
    <w:rsid w:val="00F03662"/>
    <w:rsid w:val="00F03BCA"/>
    <w:rsid w:val="00F04537"/>
    <w:rsid w:val="00F04656"/>
    <w:rsid w:val="00F04BD6"/>
    <w:rsid w:val="00F04E91"/>
    <w:rsid w:val="00F054CB"/>
    <w:rsid w:val="00F056CD"/>
    <w:rsid w:val="00F05C8A"/>
    <w:rsid w:val="00F0641C"/>
    <w:rsid w:val="00F06BF0"/>
    <w:rsid w:val="00F06D0F"/>
    <w:rsid w:val="00F06DD3"/>
    <w:rsid w:val="00F07326"/>
    <w:rsid w:val="00F07D09"/>
    <w:rsid w:val="00F07D5B"/>
    <w:rsid w:val="00F07EFE"/>
    <w:rsid w:val="00F1003F"/>
    <w:rsid w:val="00F1050B"/>
    <w:rsid w:val="00F118A0"/>
    <w:rsid w:val="00F1194C"/>
    <w:rsid w:val="00F11F55"/>
    <w:rsid w:val="00F12AE7"/>
    <w:rsid w:val="00F12F85"/>
    <w:rsid w:val="00F1327E"/>
    <w:rsid w:val="00F1367B"/>
    <w:rsid w:val="00F14350"/>
    <w:rsid w:val="00F147B2"/>
    <w:rsid w:val="00F14AA0"/>
    <w:rsid w:val="00F15120"/>
    <w:rsid w:val="00F16542"/>
    <w:rsid w:val="00F169F5"/>
    <w:rsid w:val="00F16C63"/>
    <w:rsid w:val="00F17433"/>
    <w:rsid w:val="00F174D0"/>
    <w:rsid w:val="00F17760"/>
    <w:rsid w:val="00F17B5E"/>
    <w:rsid w:val="00F17BC9"/>
    <w:rsid w:val="00F17E52"/>
    <w:rsid w:val="00F20232"/>
    <w:rsid w:val="00F203BF"/>
    <w:rsid w:val="00F2109F"/>
    <w:rsid w:val="00F21C0D"/>
    <w:rsid w:val="00F21E10"/>
    <w:rsid w:val="00F22A3A"/>
    <w:rsid w:val="00F25F43"/>
    <w:rsid w:val="00F26092"/>
    <w:rsid w:val="00F30299"/>
    <w:rsid w:val="00F3070E"/>
    <w:rsid w:val="00F30D29"/>
    <w:rsid w:val="00F31B02"/>
    <w:rsid w:val="00F32757"/>
    <w:rsid w:val="00F33271"/>
    <w:rsid w:val="00F33746"/>
    <w:rsid w:val="00F33EEA"/>
    <w:rsid w:val="00F33FB4"/>
    <w:rsid w:val="00F346BC"/>
    <w:rsid w:val="00F3493A"/>
    <w:rsid w:val="00F34E66"/>
    <w:rsid w:val="00F34F28"/>
    <w:rsid w:val="00F350D3"/>
    <w:rsid w:val="00F36364"/>
    <w:rsid w:val="00F36A19"/>
    <w:rsid w:val="00F36CA5"/>
    <w:rsid w:val="00F36ED3"/>
    <w:rsid w:val="00F375F4"/>
    <w:rsid w:val="00F3760D"/>
    <w:rsid w:val="00F40311"/>
    <w:rsid w:val="00F40764"/>
    <w:rsid w:val="00F40934"/>
    <w:rsid w:val="00F40DF4"/>
    <w:rsid w:val="00F40EEC"/>
    <w:rsid w:val="00F416F9"/>
    <w:rsid w:val="00F418DA"/>
    <w:rsid w:val="00F43484"/>
    <w:rsid w:val="00F436EF"/>
    <w:rsid w:val="00F43908"/>
    <w:rsid w:val="00F43D5F"/>
    <w:rsid w:val="00F43E84"/>
    <w:rsid w:val="00F442AD"/>
    <w:rsid w:val="00F44E3D"/>
    <w:rsid w:val="00F45088"/>
    <w:rsid w:val="00F45468"/>
    <w:rsid w:val="00F45701"/>
    <w:rsid w:val="00F462A1"/>
    <w:rsid w:val="00F46347"/>
    <w:rsid w:val="00F46744"/>
    <w:rsid w:val="00F46897"/>
    <w:rsid w:val="00F46980"/>
    <w:rsid w:val="00F46CA9"/>
    <w:rsid w:val="00F46E29"/>
    <w:rsid w:val="00F47108"/>
    <w:rsid w:val="00F47B5D"/>
    <w:rsid w:val="00F50715"/>
    <w:rsid w:val="00F5214C"/>
    <w:rsid w:val="00F5249C"/>
    <w:rsid w:val="00F52CE2"/>
    <w:rsid w:val="00F52EDB"/>
    <w:rsid w:val="00F535F1"/>
    <w:rsid w:val="00F536DD"/>
    <w:rsid w:val="00F54B6B"/>
    <w:rsid w:val="00F54CCF"/>
    <w:rsid w:val="00F54FCB"/>
    <w:rsid w:val="00F552E0"/>
    <w:rsid w:val="00F5537A"/>
    <w:rsid w:val="00F5548B"/>
    <w:rsid w:val="00F55A45"/>
    <w:rsid w:val="00F55B6B"/>
    <w:rsid w:val="00F55BE3"/>
    <w:rsid w:val="00F55F35"/>
    <w:rsid w:val="00F56146"/>
    <w:rsid w:val="00F56464"/>
    <w:rsid w:val="00F566A2"/>
    <w:rsid w:val="00F566AF"/>
    <w:rsid w:val="00F57AE3"/>
    <w:rsid w:val="00F57C98"/>
    <w:rsid w:val="00F6045C"/>
    <w:rsid w:val="00F605C3"/>
    <w:rsid w:val="00F605D8"/>
    <w:rsid w:val="00F60666"/>
    <w:rsid w:val="00F60855"/>
    <w:rsid w:val="00F60976"/>
    <w:rsid w:val="00F61312"/>
    <w:rsid w:val="00F61ACB"/>
    <w:rsid w:val="00F61D07"/>
    <w:rsid w:val="00F6229A"/>
    <w:rsid w:val="00F62450"/>
    <w:rsid w:val="00F62C99"/>
    <w:rsid w:val="00F636D9"/>
    <w:rsid w:val="00F637B4"/>
    <w:rsid w:val="00F63B6B"/>
    <w:rsid w:val="00F63E43"/>
    <w:rsid w:val="00F644F2"/>
    <w:rsid w:val="00F646E8"/>
    <w:rsid w:val="00F64B49"/>
    <w:rsid w:val="00F64D54"/>
    <w:rsid w:val="00F6506E"/>
    <w:rsid w:val="00F65391"/>
    <w:rsid w:val="00F6552A"/>
    <w:rsid w:val="00F65593"/>
    <w:rsid w:val="00F65BF4"/>
    <w:rsid w:val="00F666B9"/>
    <w:rsid w:val="00F667B5"/>
    <w:rsid w:val="00F67345"/>
    <w:rsid w:val="00F701B5"/>
    <w:rsid w:val="00F70241"/>
    <w:rsid w:val="00F7024E"/>
    <w:rsid w:val="00F70D7E"/>
    <w:rsid w:val="00F7128C"/>
    <w:rsid w:val="00F713D6"/>
    <w:rsid w:val="00F715A1"/>
    <w:rsid w:val="00F71DB4"/>
    <w:rsid w:val="00F71E17"/>
    <w:rsid w:val="00F7362C"/>
    <w:rsid w:val="00F73CE1"/>
    <w:rsid w:val="00F73E4A"/>
    <w:rsid w:val="00F742C5"/>
    <w:rsid w:val="00F74BD7"/>
    <w:rsid w:val="00F74DF5"/>
    <w:rsid w:val="00F754F0"/>
    <w:rsid w:val="00F757BD"/>
    <w:rsid w:val="00F757CA"/>
    <w:rsid w:val="00F75AAC"/>
    <w:rsid w:val="00F75C15"/>
    <w:rsid w:val="00F76044"/>
    <w:rsid w:val="00F76382"/>
    <w:rsid w:val="00F7656F"/>
    <w:rsid w:val="00F76728"/>
    <w:rsid w:val="00F77030"/>
    <w:rsid w:val="00F77637"/>
    <w:rsid w:val="00F7792F"/>
    <w:rsid w:val="00F77F68"/>
    <w:rsid w:val="00F80435"/>
    <w:rsid w:val="00F806D3"/>
    <w:rsid w:val="00F80A73"/>
    <w:rsid w:val="00F81935"/>
    <w:rsid w:val="00F81982"/>
    <w:rsid w:val="00F81C32"/>
    <w:rsid w:val="00F81DAD"/>
    <w:rsid w:val="00F81F0E"/>
    <w:rsid w:val="00F81F94"/>
    <w:rsid w:val="00F829C0"/>
    <w:rsid w:val="00F82E14"/>
    <w:rsid w:val="00F82FB0"/>
    <w:rsid w:val="00F8318B"/>
    <w:rsid w:val="00F83395"/>
    <w:rsid w:val="00F841AA"/>
    <w:rsid w:val="00F84425"/>
    <w:rsid w:val="00F84954"/>
    <w:rsid w:val="00F84D0C"/>
    <w:rsid w:val="00F84EF9"/>
    <w:rsid w:val="00F85632"/>
    <w:rsid w:val="00F85F86"/>
    <w:rsid w:val="00F8696F"/>
    <w:rsid w:val="00F874F1"/>
    <w:rsid w:val="00F87BFE"/>
    <w:rsid w:val="00F87C18"/>
    <w:rsid w:val="00F90541"/>
    <w:rsid w:val="00F90714"/>
    <w:rsid w:val="00F90E96"/>
    <w:rsid w:val="00F91320"/>
    <w:rsid w:val="00F91FAF"/>
    <w:rsid w:val="00F92F33"/>
    <w:rsid w:val="00F93C04"/>
    <w:rsid w:val="00F94441"/>
    <w:rsid w:val="00F94929"/>
    <w:rsid w:val="00F95995"/>
    <w:rsid w:val="00F959FB"/>
    <w:rsid w:val="00F95B9D"/>
    <w:rsid w:val="00F961B7"/>
    <w:rsid w:val="00F96250"/>
    <w:rsid w:val="00F96654"/>
    <w:rsid w:val="00F96A01"/>
    <w:rsid w:val="00F96B80"/>
    <w:rsid w:val="00F9787B"/>
    <w:rsid w:val="00F97BC9"/>
    <w:rsid w:val="00FA0302"/>
    <w:rsid w:val="00FA044A"/>
    <w:rsid w:val="00FA047F"/>
    <w:rsid w:val="00FA0C2D"/>
    <w:rsid w:val="00FA1DA9"/>
    <w:rsid w:val="00FA1E49"/>
    <w:rsid w:val="00FA1EBA"/>
    <w:rsid w:val="00FA24AD"/>
    <w:rsid w:val="00FA26FA"/>
    <w:rsid w:val="00FA292F"/>
    <w:rsid w:val="00FA3045"/>
    <w:rsid w:val="00FA37A6"/>
    <w:rsid w:val="00FA3A34"/>
    <w:rsid w:val="00FA5554"/>
    <w:rsid w:val="00FA5998"/>
    <w:rsid w:val="00FA60A0"/>
    <w:rsid w:val="00FA6273"/>
    <w:rsid w:val="00FA65A5"/>
    <w:rsid w:val="00FA6908"/>
    <w:rsid w:val="00FA7532"/>
    <w:rsid w:val="00FA76AD"/>
    <w:rsid w:val="00FA786F"/>
    <w:rsid w:val="00FA7E6A"/>
    <w:rsid w:val="00FA7FB9"/>
    <w:rsid w:val="00FB049C"/>
    <w:rsid w:val="00FB162A"/>
    <w:rsid w:val="00FB1D81"/>
    <w:rsid w:val="00FB1F23"/>
    <w:rsid w:val="00FB223F"/>
    <w:rsid w:val="00FB2858"/>
    <w:rsid w:val="00FB288D"/>
    <w:rsid w:val="00FB2E5C"/>
    <w:rsid w:val="00FB32C1"/>
    <w:rsid w:val="00FB3395"/>
    <w:rsid w:val="00FB3EDB"/>
    <w:rsid w:val="00FB4352"/>
    <w:rsid w:val="00FB44F4"/>
    <w:rsid w:val="00FB460B"/>
    <w:rsid w:val="00FB57BD"/>
    <w:rsid w:val="00FB6151"/>
    <w:rsid w:val="00FB6570"/>
    <w:rsid w:val="00FB6FA0"/>
    <w:rsid w:val="00FB70D6"/>
    <w:rsid w:val="00FB7527"/>
    <w:rsid w:val="00FB78EA"/>
    <w:rsid w:val="00FB7B33"/>
    <w:rsid w:val="00FB7E3F"/>
    <w:rsid w:val="00FC0667"/>
    <w:rsid w:val="00FC1054"/>
    <w:rsid w:val="00FC12B5"/>
    <w:rsid w:val="00FC154E"/>
    <w:rsid w:val="00FC1658"/>
    <w:rsid w:val="00FC16DF"/>
    <w:rsid w:val="00FC2187"/>
    <w:rsid w:val="00FC24DD"/>
    <w:rsid w:val="00FC2A1E"/>
    <w:rsid w:val="00FC385E"/>
    <w:rsid w:val="00FC3D02"/>
    <w:rsid w:val="00FC440F"/>
    <w:rsid w:val="00FC4872"/>
    <w:rsid w:val="00FC4DF3"/>
    <w:rsid w:val="00FC4E71"/>
    <w:rsid w:val="00FC5106"/>
    <w:rsid w:val="00FC5299"/>
    <w:rsid w:val="00FC58FF"/>
    <w:rsid w:val="00FC5D6E"/>
    <w:rsid w:val="00FC6F21"/>
    <w:rsid w:val="00FC6F4E"/>
    <w:rsid w:val="00FC72BC"/>
    <w:rsid w:val="00FC7AAB"/>
    <w:rsid w:val="00FC7E71"/>
    <w:rsid w:val="00FC7EF3"/>
    <w:rsid w:val="00FD09A9"/>
    <w:rsid w:val="00FD1650"/>
    <w:rsid w:val="00FD1D75"/>
    <w:rsid w:val="00FD1EA9"/>
    <w:rsid w:val="00FD20DA"/>
    <w:rsid w:val="00FD2234"/>
    <w:rsid w:val="00FD2858"/>
    <w:rsid w:val="00FD2A0C"/>
    <w:rsid w:val="00FD2C45"/>
    <w:rsid w:val="00FD2F61"/>
    <w:rsid w:val="00FD35F4"/>
    <w:rsid w:val="00FD52FA"/>
    <w:rsid w:val="00FD57DC"/>
    <w:rsid w:val="00FD616E"/>
    <w:rsid w:val="00FD7A7A"/>
    <w:rsid w:val="00FE079B"/>
    <w:rsid w:val="00FE1193"/>
    <w:rsid w:val="00FE1327"/>
    <w:rsid w:val="00FE15DD"/>
    <w:rsid w:val="00FE30FF"/>
    <w:rsid w:val="00FE321B"/>
    <w:rsid w:val="00FE352C"/>
    <w:rsid w:val="00FE4001"/>
    <w:rsid w:val="00FE46A6"/>
    <w:rsid w:val="00FE4975"/>
    <w:rsid w:val="00FE4B63"/>
    <w:rsid w:val="00FE4B6E"/>
    <w:rsid w:val="00FE4DDF"/>
    <w:rsid w:val="00FE4EA8"/>
    <w:rsid w:val="00FE50CE"/>
    <w:rsid w:val="00FE541A"/>
    <w:rsid w:val="00FE59B8"/>
    <w:rsid w:val="00FE5ABC"/>
    <w:rsid w:val="00FE5FE6"/>
    <w:rsid w:val="00FE6843"/>
    <w:rsid w:val="00FE6A4B"/>
    <w:rsid w:val="00FE6F44"/>
    <w:rsid w:val="00FE7F57"/>
    <w:rsid w:val="00FF07B0"/>
    <w:rsid w:val="00FF0F6E"/>
    <w:rsid w:val="00FF1578"/>
    <w:rsid w:val="00FF1634"/>
    <w:rsid w:val="00FF222E"/>
    <w:rsid w:val="00FF2D89"/>
    <w:rsid w:val="00FF3A97"/>
    <w:rsid w:val="00FF4470"/>
    <w:rsid w:val="00FF479A"/>
    <w:rsid w:val="00FF48D3"/>
    <w:rsid w:val="00FF57A3"/>
    <w:rsid w:val="00FF5B78"/>
    <w:rsid w:val="00FF5CF2"/>
    <w:rsid w:val="00FF698D"/>
    <w:rsid w:val="00FF7529"/>
    <w:rsid w:val="00FF7A80"/>
    <w:rsid w:val="00FF7AA1"/>
    <w:rsid w:val="00FF7EA4"/>
    <w:rsid w:val="56D10C38"/>
    <w:rsid w:val="666497D6"/>
    <w:rsid w:val="711782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672F7"/>
    <w:pPr>
      <w:spacing w:after="360" w:line="480" w:lineRule="auto"/>
      <w:jc w:val="both"/>
    </w:pPr>
    <w:rPr>
      <w:rFonts w:ascii="Times New Roman" w:eastAsiaTheme="minorEastAsia" w:hAnsi="Times New Roman"/>
      <w:szCs w:val="22"/>
      <w:lang w:val="en-GB" w:eastAsia="zh-CN"/>
    </w:rPr>
  </w:style>
  <w:style w:type="paragraph" w:styleId="Heading1">
    <w:name w:val="heading 1"/>
    <w:basedOn w:val="Normal"/>
    <w:next w:val="Normal"/>
    <w:link w:val="Heading1Char"/>
    <w:uiPriority w:val="9"/>
    <w:qFormat/>
    <w:rsid w:val="00BD69DB"/>
    <w:pPr>
      <w:keepNext/>
      <w:keepLines/>
      <w:numPr>
        <w:numId w:val="38"/>
      </w:numPr>
      <w:spacing w:before="320" w:after="480" w:line="240" w:lineRule="auto"/>
      <w:ind w:left="567"/>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E672F7"/>
    <w:pPr>
      <w:keepNext/>
      <w:keepLines/>
      <w:numPr>
        <w:ilvl w:val="1"/>
        <w:numId w:val="38"/>
      </w:numPr>
      <w:spacing w:before="240" w:after="12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E672F7"/>
    <w:pPr>
      <w:keepNext/>
      <w:keepLines/>
      <w:numPr>
        <w:ilvl w:val="2"/>
        <w:numId w:val="38"/>
      </w:numPr>
      <w:spacing w:before="120" w:after="400" w:line="240" w:lineRule="auto"/>
      <w:outlineLvl w:val="2"/>
    </w:pPr>
    <w:rPr>
      <w:rFonts w:eastAsiaTheme="majorEastAsia" w:cstheme="majorBidi"/>
      <w:i/>
      <w:szCs w:val="24"/>
    </w:rPr>
  </w:style>
  <w:style w:type="paragraph" w:styleId="Heading4">
    <w:name w:val="heading 4"/>
    <w:basedOn w:val="Normal"/>
    <w:next w:val="Normal"/>
    <w:link w:val="Heading4Char"/>
    <w:uiPriority w:val="9"/>
    <w:unhideWhenUsed/>
    <w:qFormat/>
    <w:rsid w:val="00E672F7"/>
    <w:pPr>
      <w:keepNext/>
      <w:keepLines/>
      <w:numPr>
        <w:ilvl w:val="3"/>
        <w:numId w:val="38"/>
      </w:numPr>
      <w:spacing w:before="120" w:after="120"/>
      <w:outlineLvl w:val="3"/>
    </w:pPr>
    <w:rPr>
      <w:rFonts w:eastAsiaTheme="majorEastAsia" w:cstheme="majorBidi"/>
      <w:i/>
      <w:iCs/>
    </w:rPr>
  </w:style>
  <w:style w:type="paragraph" w:styleId="Heading5">
    <w:name w:val="heading 5"/>
    <w:basedOn w:val="Normal"/>
    <w:next w:val="Normal"/>
    <w:link w:val="Heading5Char"/>
    <w:uiPriority w:val="9"/>
    <w:unhideWhenUsed/>
    <w:qFormat/>
    <w:rsid w:val="00E672F7"/>
    <w:pPr>
      <w:keepNext/>
      <w:keepLines/>
      <w:spacing w:before="120" w:after="120"/>
      <w:outlineLvl w:val="4"/>
    </w:pPr>
    <w:rPr>
      <w:rFonts w:eastAsiaTheme="majorEastAsia" w:cstheme="majorBidi"/>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E672F7"/>
    <w:rPr>
      <w:rFonts w:cs="Times New Roman"/>
    </w:rPr>
  </w:style>
  <w:style w:type="paragraph" w:customStyle="1" w:styleId="EndNoteBibliography">
    <w:name w:val="EndNote Bibliography"/>
    <w:basedOn w:val="Normal"/>
    <w:rsid w:val="00E672F7"/>
    <w:pPr>
      <w:spacing w:line="240" w:lineRule="auto"/>
    </w:pPr>
    <w:rPr>
      <w:rFonts w:cs="Times New Roman"/>
    </w:rPr>
  </w:style>
  <w:style w:type="paragraph" w:styleId="CommentText">
    <w:name w:val="annotation text"/>
    <w:basedOn w:val="Normal"/>
    <w:link w:val="CommentTextChar"/>
    <w:uiPriority w:val="99"/>
    <w:unhideWhenUsed/>
    <w:rsid w:val="00E672F7"/>
    <w:pPr>
      <w:spacing w:after="160" w:line="240" w:lineRule="auto"/>
      <w:jc w:val="left"/>
    </w:pPr>
    <w:rPr>
      <w:rFonts w:asciiTheme="minorHAnsi" w:hAnsiTheme="minorHAnsi"/>
      <w:sz w:val="20"/>
      <w:szCs w:val="20"/>
    </w:rPr>
  </w:style>
  <w:style w:type="character" w:customStyle="1" w:styleId="CommentTextChar">
    <w:name w:val="Comment Text Char"/>
    <w:basedOn w:val="DefaultParagraphFont"/>
    <w:link w:val="CommentText"/>
    <w:uiPriority w:val="99"/>
    <w:rsid w:val="00E672F7"/>
    <w:rPr>
      <w:rFonts w:eastAsiaTheme="minorEastAsia"/>
      <w:sz w:val="20"/>
      <w:szCs w:val="20"/>
      <w:lang w:val="en-GB" w:eastAsia="zh-CN"/>
    </w:rPr>
  </w:style>
  <w:style w:type="paragraph" w:styleId="Footer">
    <w:name w:val="footer"/>
    <w:basedOn w:val="Normal"/>
    <w:link w:val="FooterChar"/>
    <w:uiPriority w:val="99"/>
    <w:unhideWhenUsed/>
    <w:rsid w:val="00E672F7"/>
    <w:pPr>
      <w:tabs>
        <w:tab w:val="center" w:pos="4680"/>
        <w:tab w:val="right" w:pos="9360"/>
      </w:tabs>
      <w:spacing w:line="240" w:lineRule="auto"/>
    </w:pPr>
  </w:style>
  <w:style w:type="character" w:customStyle="1" w:styleId="FooterChar">
    <w:name w:val="Footer Char"/>
    <w:basedOn w:val="DefaultParagraphFont"/>
    <w:link w:val="Footer"/>
    <w:uiPriority w:val="99"/>
    <w:rsid w:val="00E672F7"/>
    <w:rPr>
      <w:rFonts w:ascii="Times New Roman" w:eastAsiaTheme="minorEastAsia" w:hAnsi="Times New Roman"/>
      <w:szCs w:val="22"/>
      <w:lang w:val="en-GB" w:eastAsia="zh-CN"/>
    </w:rPr>
  </w:style>
  <w:style w:type="character" w:styleId="PageNumber">
    <w:name w:val="page number"/>
    <w:basedOn w:val="DefaultParagraphFont"/>
    <w:uiPriority w:val="99"/>
    <w:semiHidden/>
    <w:unhideWhenUsed/>
    <w:rsid w:val="00E672F7"/>
  </w:style>
  <w:style w:type="paragraph" w:styleId="Caption">
    <w:name w:val="caption"/>
    <w:basedOn w:val="Normal"/>
    <w:next w:val="Normal"/>
    <w:uiPriority w:val="35"/>
    <w:unhideWhenUsed/>
    <w:qFormat/>
    <w:rsid w:val="00E672F7"/>
    <w:pPr>
      <w:spacing w:after="0" w:line="240" w:lineRule="auto"/>
    </w:pPr>
    <w:rPr>
      <w:iCs/>
      <w:szCs w:val="18"/>
    </w:rPr>
  </w:style>
  <w:style w:type="character" w:styleId="CommentReference">
    <w:name w:val="annotation reference"/>
    <w:basedOn w:val="DefaultParagraphFont"/>
    <w:uiPriority w:val="99"/>
    <w:semiHidden/>
    <w:unhideWhenUsed/>
    <w:rsid w:val="00E672F7"/>
    <w:rPr>
      <w:sz w:val="16"/>
      <w:szCs w:val="16"/>
    </w:rPr>
  </w:style>
  <w:style w:type="paragraph" w:styleId="CommentSubject">
    <w:name w:val="annotation subject"/>
    <w:basedOn w:val="CommentText"/>
    <w:next w:val="CommentText"/>
    <w:link w:val="CommentSubjectChar"/>
    <w:uiPriority w:val="99"/>
    <w:semiHidden/>
    <w:unhideWhenUsed/>
    <w:rsid w:val="00E672F7"/>
    <w:pPr>
      <w:spacing w:after="360"/>
      <w:jc w:val="both"/>
    </w:pPr>
    <w:rPr>
      <w:rFonts w:ascii="Times New Roman" w:hAnsi="Times New Roman"/>
      <w:b/>
      <w:bCs/>
    </w:rPr>
  </w:style>
  <w:style w:type="character" w:customStyle="1" w:styleId="CommentSubjectChar">
    <w:name w:val="Comment Subject Char"/>
    <w:basedOn w:val="CommentTextChar"/>
    <w:link w:val="CommentSubject"/>
    <w:uiPriority w:val="99"/>
    <w:semiHidden/>
    <w:rsid w:val="00E672F7"/>
    <w:rPr>
      <w:rFonts w:ascii="Times New Roman" w:eastAsiaTheme="minorEastAsia" w:hAnsi="Times New Roman"/>
      <w:b/>
      <w:bCs/>
      <w:sz w:val="20"/>
      <w:szCs w:val="20"/>
      <w:lang w:val="en-GB" w:eastAsia="zh-CN"/>
    </w:rPr>
  </w:style>
  <w:style w:type="paragraph" w:styleId="BalloonText">
    <w:name w:val="Balloon Text"/>
    <w:basedOn w:val="Normal"/>
    <w:link w:val="BalloonTextChar"/>
    <w:uiPriority w:val="99"/>
    <w:semiHidden/>
    <w:unhideWhenUsed/>
    <w:rsid w:val="00E672F7"/>
    <w:pPr>
      <w:spacing w:line="240" w:lineRule="auto"/>
    </w:pPr>
    <w:rPr>
      <w:rFonts w:ascii="Microsoft YaHei UI" w:eastAsia="Microsoft YaHei UI"/>
      <w:sz w:val="18"/>
      <w:szCs w:val="18"/>
    </w:rPr>
  </w:style>
  <w:style w:type="character" w:customStyle="1" w:styleId="BalloonTextChar">
    <w:name w:val="Balloon Text Char"/>
    <w:basedOn w:val="DefaultParagraphFont"/>
    <w:link w:val="BalloonText"/>
    <w:uiPriority w:val="99"/>
    <w:semiHidden/>
    <w:rsid w:val="00E672F7"/>
    <w:rPr>
      <w:rFonts w:ascii="Microsoft YaHei UI" w:eastAsia="Microsoft YaHei UI" w:hAnsi="Times New Roman"/>
      <w:sz w:val="18"/>
      <w:szCs w:val="18"/>
      <w:lang w:val="en-GB" w:eastAsia="zh-CN"/>
    </w:rPr>
  </w:style>
  <w:style w:type="paragraph" w:customStyle="1" w:styleId="EndNoteBibliographyTitle">
    <w:name w:val="EndNote Bibliography Title"/>
    <w:basedOn w:val="Normal"/>
    <w:rsid w:val="00E672F7"/>
    <w:pPr>
      <w:jc w:val="center"/>
    </w:pPr>
    <w:rPr>
      <w:rFonts w:cs="Times New Roman"/>
    </w:rPr>
  </w:style>
  <w:style w:type="paragraph" w:styleId="ListParagraph">
    <w:name w:val="List Paragraph"/>
    <w:basedOn w:val="Normal"/>
    <w:uiPriority w:val="34"/>
    <w:qFormat/>
    <w:rsid w:val="00E672F7"/>
    <w:pPr>
      <w:ind w:left="720"/>
      <w:contextualSpacing/>
    </w:pPr>
  </w:style>
  <w:style w:type="paragraph" w:customStyle="1" w:styleId="p1">
    <w:name w:val="p1"/>
    <w:basedOn w:val="Normal"/>
    <w:rsid w:val="00E672F7"/>
    <w:pPr>
      <w:spacing w:after="0" w:line="240" w:lineRule="auto"/>
    </w:pPr>
    <w:rPr>
      <w:rFonts w:ascii="Times" w:eastAsiaTheme="minorHAnsi" w:hAnsi="Times"/>
      <w:color w:val="181A18"/>
      <w:sz w:val="26"/>
      <w:szCs w:val="26"/>
      <w:lang w:eastAsia="en-GB"/>
    </w:rPr>
  </w:style>
  <w:style w:type="table" w:styleId="TableGrid">
    <w:name w:val="Table Grid"/>
    <w:basedOn w:val="TableNormal"/>
    <w:uiPriority w:val="3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E672F7"/>
    <w:pPr>
      <w:spacing w:after="0" w:line="240" w:lineRule="auto"/>
    </w:pPr>
    <w:rPr>
      <w:rFonts w:cs="Times New Roman"/>
      <w:szCs w:val="24"/>
    </w:rPr>
  </w:style>
  <w:style w:type="character" w:customStyle="1" w:styleId="DocumentMapChar">
    <w:name w:val="Document Map Char"/>
    <w:basedOn w:val="DefaultParagraphFont"/>
    <w:link w:val="DocumentMap"/>
    <w:uiPriority w:val="99"/>
    <w:semiHidden/>
    <w:rsid w:val="00E672F7"/>
    <w:rPr>
      <w:rFonts w:ascii="Times New Roman" w:eastAsiaTheme="minorEastAsia" w:hAnsi="Times New Roman" w:cs="Times New Roman"/>
      <w:lang w:val="en-GB" w:eastAsia="zh-CN"/>
    </w:rPr>
  </w:style>
  <w:style w:type="paragraph" w:styleId="Header">
    <w:name w:val="header"/>
    <w:basedOn w:val="Normal"/>
    <w:link w:val="HeaderChar"/>
    <w:uiPriority w:val="99"/>
    <w:unhideWhenUsed/>
    <w:rsid w:val="00E672F7"/>
    <w:pPr>
      <w:tabs>
        <w:tab w:val="center" w:pos="4680"/>
        <w:tab w:val="right" w:pos="9360"/>
      </w:tabs>
      <w:spacing w:line="240" w:lineRule="auto"/>
    </w:pPr>
  </w:style>
  <w:style w:type="character" w:customStyle="1" w:styleId="HeaderChar">
    <w:name w:val="Header Char"/>
    <w:basedOn w:val="DefaultParagraphFont"/>
    <w:link w:val="Header"/>
    <w:uiPriority w:val="99"/>
    <w:rsid w:val="00E672F7"/>
    <w:rPr>
      <w:rFonts w:ascii="Times New Roman" w:eastAsiaTheme="minorEastAsia" w:hAnsi="Times New Roman"/>
      <w:szCs w:val="22"/>
      <w:lang w:val="en-GB" w:eastAsia="zh-CN"/>
    </w:rPr>
  </w:style>
  <w:style w:type="character" w:styleId="Hyperlink">
    <w:name w:val="Hyperlink"/>
    <w:basedOn w:val="DefaultParagraphFont"/>
    <w:uiPriority w:val="99"/>
    <w:unhideWhenUsed/>
    <w:rsid w:val="00E672F7"/>
    <w:rPr>
      <w:color w:val="0563C1" w:themeColor="hyperlink"/>
      <w:u w:val="single"/>
    </w:rPr>
  </w:style>
  <w:style w:type="character" w:styleId="FollowedHyperlink">
    <w:name w:val="FollowedHyperlink"/>
    <w:basedOn w:val="DefaultParagraphFont"/>
    <w:uiPriority w:val="99"/>
    <w:semiHidden/>
    <w:unhideWhenUsed/>
    <w:rsid w:val="00E672F7"/>
    <w:rPr>
      <w:color w:val="954F72" w:themeColor="followedHyperlink"/>
      <w:u w:val="single"/>
    </w:rPr>
  </w:style>
  <w:style w:type="character" w:customStyle="1" w:styleId="Heading3Char">
    <w:name w:val="Heading 3 Char"/>
    <w:basedOn w:val="DefaultParagraphFont"/>
    <w:link w:val="Heading3"/>
    <w:uiPriority w:val="9"/>
    <w:rsid w:val="00E672F7"/>
    <w:rPr>
      <w:rFonts w:ascii="Times New Roman" w:eastAsiaTheme="majorEastAsia" w:hAnsi="Times New Roman" w:cstheme="majorBidi"/>
      <w:i/>
      <w:lang w:val="en-GB" w:eastAsia="zh-CN"/>
    </w:rPr>
  </w:style>
  <w:style w:type="character" w:styleId="LineNumber">
    <w:name w:val="line number"/>
    <w:basedOn w:val="DefaultParagraphFont"/>
    <w:uiPriority w:val="99"/>
    <w:semiHidden/>
    <w:unhideWhenUsed/>
    <w:rsid w:val="00E672F7"/>
  </w:style>
  <w:style w:type="paragraph" w:styleId="NormalWeb">
    <w:name w:val="Normal (Web)"/>
    <w:basedOn w:val="Normal"/>
    <w:uiPriority w:val="99"/>
    <w:unhideWhenUsed/>
    <w:rsid w:val="00E672F7"/>
    <w:pPr>
      <w:spacing w:before="100" w:beforeAutospacing="1" w:after="100" w:afterAutospacing="1" w:line="240" w:lineRule="auto"/>
      <w:jc w:val="left"/>
    </w:pPr>
    <w:rPr>
      <w:rFonts w:cs="Times New Roman"/>
      <w:szCs w:val="24"/>
    </w:rPr>
  </w:style>
  <w:style w:type="character" w:customStyle="1" w:styleId="apple-converted-space">
    <w:name w:val="apple-converted-space"/>
    <w:basedOn w:val="DefaultParagraphFont"/>
    <w:rsid w:val="00E672F7"/>
  </w:style>
  <w:style w:type="paragraph" w:customStyle="1" w:styleId="SMSubheading">
    <w:name w:val="SM Subheading"/>
    <w:basedOn w:val="Normal"/>
    <w:link w:val="SMSubheadingChar"/>
    <w:qFormat/>
    <w:rsid w:val="00E672F7"/>
    <w:pPr>
      <w:spacing w:after="0" w:line="240" w:lineRule="auto"/>
    </w:pPr>
    <w:rPr>
      <w:rFonts w:eastAsia="Times New Roman"/>
      <w:szCs w:val="20"/>
      <w:u w:val="words"/>
      <w:lang w:val="en-US"/>
    </w:rPr>
  </w:style>
  <w:style w:type="character" w:customStyle="1" w:styleId="SMSubheadingChar">
    <w:name w:val="SM Subheading Char"/>
    <w:basedOn w:val="DefaultParagraphFont"/>
    <w:link w:val="SMSubheading"/>
    <w:rsid w:val="00E672F7"/>
    <w:rPr>
      <w:rFonts w:ascii="Times New Roman" w:eastAsia="Times New Roman" w:hAnsi="Times New Roman"/>
      <w:szCs w:val="20"/>
      <w:u w:val="words"/>
      <w:lang w:eastAsia="zh-CN"/>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E672F7"/>
    <w:pPr>
      <w:keepLines w:val="0"/>
    </w:pPr>
    <w:rPr>
      <w:rFonts w:eastAsia="Times New Roman" w:cs="Times New Roman"/>
      <w:b w:val="0"/>
      <w:bCs/>
      <w:kern w:val="32"/>
      <w:sz w:val="24"/>
      <w:szCs w:val="24"/>
      <w:lang w:val="en-US"/>
    </w:rPr>
  </w:style>
  <w:style w:type="character" w:customStyle="1" w:styleId="Heading1Char">
    <w:name w:val="Heading 1 Char"/>
    <w:basedOn w:val="DefaultParagraphFont"/>
    <w:link w:val="Heading1"/>
    <w:uiPriority w:val="9"/>
    <w:rsid w:val="00BD69DB"/>
    <w:rPr>
      <w:rFonts w:ascii="Times New Roman" w:eastAsiaTheme="majorEastAsia" w:hAnsi="Times New Roman" w:cstheme="majorBidi"/>
      <w:b/>
      <w:sz w:val="32"/>
      <w:szCs w:val="32"/>
      <w:lang w:val="en-GB" w:eastAsia="zh-CN"/>
    </w:rPr>
  </w:style>
  <w:style w:type="character" w:customStyle="1" w:styleId="Heading2Char">
    <w:name w:val="Heading 2 Char"/>
    <w:basedOn w:val="DefaultParagraphFont"/>
    <w:link w:val="Heading2"/>
    <w:uiPriority w:val="9"/>
    <w:rsid w:val="00E672F7"/>
    <w:rPr>
      <w:rFonts w:ascii="Times New Roman" w:eastAsiaTheme="majorEastAsia" w:hAnsi="Times New Roman" w:cstheme="majorBidi"/>
      <w:szCs w:val="26"/>
      <w:lang w:val="en-GB" w:eastAsia="zh-CN"/>
    </w:rPr>
  </w:style>
  <w:style w:type="character" w:customStyle="1" w:styleId="Heading4Char">
    <w:name w:val="Heading 4 Char"/>
    <w:basedOn w:val="DefaultParagraphFont"/>
    <w:link w:val="Heading4"/>
    <w:uiPriority w:val="9"/>
    <w:rsid w:val="00E672F7"/>
    <w:rPr>
      <w:rFonts w:ascii="Times New Roman" w:eastAsiaTheme="majorEastAsia" w:hAnsi="Times New Roman" w:cstheme="majorBidi"/>
      <w:i/>
      <w:iCs/>
      <w:szCs w:val="22"/>
      <w:lang w:val="en-GB" w:eastAsia="zh-CN"/>
    </w:rPr>
  </w:style>
  <w:style w:type="paragraph" w:styleId="TOCHeading">
    <w:name w:val="TOC Heading"/>
    <w:basedOn w:val="Heading1"/>
    <w:next w:val="Normal"/>
    <w:uiPriority w:val="39"/>
    <w:unhideWhenUsed/>
    <w:qFormat/>
    <w:rsid w:val="00E672F7"/>
    <w:pPr>
      <w:numPr>
        <w:numId w:val="0"/>
      </w:numPr>
      <w:spacing w:before="240" w:after="0" w:line="259" w:lineRule="auto"/>
      <w:jc w:val="left"/>
      <w:outlineLvl w:val="9"/>
    </w:pPr>
    <w:rPr>
      <w:rFonts w:asciiTheme="majorHAnsi" w:hAnsiTheme="majorHAnsi"/>
      <w:b w:val="0"/>
      <w:color w:val="2F5496" w:themeColor="accent1" w:themeShade="BF"/>
      <w:lang w:val="en-US" w:eastAsia="en-US"/>
    </w:rPr>
  </w:style>
  <w:style w:type="paragraph" w:styleId="TOC1">
    <w:name w:val="toc 1"/>
    <w:basedOn w:val="Normal"/>
    <w:next w:val="Normal"/>
    <w:autoRedefine/>
    <w:uiPriority w:val="39"/>
    <w:unhideWhenUsed/>
    <w:rsid w:val="00E672F7"/>
    <w:pPr>
      <w:spacing w:before="120" w:after="0"/>
      <w:jc w:val="left"/>
    </w:pPr>
    <w:rPr>
      <w:rFonts w:asciiTheme="minorHAnsi" w:hAnsiTheme="minorHAnsi"/>
      <w:b/>
      <w:bCs/>
      <w:i/>
      <w:iCs/>
      <w:szCs w:val="24"/>
    </w:rPr>
  </w:style>
  <w:style w:type="paragraph" w:styleId="TOC2">
    <w:name w:val="toc 2"/>
    <w:basedOn w:val="Normal"/>
    <w:next w:val="Normal"/>
    <w:autoRedefine/>
    <w:uiPriority w:val="39"/>
    <w:unhideWhenUsed/>
    <w:rsid w:val="00E672F7"/>
    <w:pPr>
      <w:spacing w:before="120" w:after="0"/>
      <w:ind w:left="240"/>
      <w:jc w:val="left"/>
    </w:pPr>
    <w:rPr>
      <w:rFonts w:asciiTheme="minorHAnsi" w:hAnsiTheme="minorHAnsi"/>
      <w:b/>
      <w:bCs/>
      <w:sz w:val="22"/>
    </w:rPr>
  </w:style>
  <w:style w:type="paragraph" w:styleId="TOC3">
    <w:name w:val="toc 3"/>
    <w:basedOn w:val="Normal"/>
    <w:next w:val="Normal"/>
    <w:autoRedefine/>
    <w:uiPriority w:val="39"/>
    <w:unhideWhenUsed/>
    <w:rsid w:val="00E672F7"/>
    <w:pPr>
      <w:spacing w:after="0"/>
      <w:ind w:left="480"/>
      <w:jc w:val="left"/>
    </w:pPr>
    <w:rPr>
      <w:rFonts w:asciiTheme="minorHAnsi" w:hAnsiTheme="minorHAnsi"/>
      <w:sz w:val="20"/>
      <w:szCs w:val="20"/>
    </w:rPr>
  </w:style>
  <w:style w:type="paragraph" w:styleId="TOC4">
    <w:name w:val="toc 4"/>
    <w:basedOn w:val="Normal"/>
    <w:next w:val="Normal"/>
    <w:autoRedefine/>
    <w:uiPriority w:val="39"/>
    <w:unhideWhenUsed/>
    <w:rsid w:val="00E672F7"/>
    <w:pPr>
      <w:spacing w:after="0"/>
      <w:ind w:left="720"/>
      <w:jc w:val="left"/>
    </w:pPr>
    <w:rPr>
      <w:rFonts w:asciiTheme="minorHAnsi" w:hAnsiTheme="minorHAnsi"/>
      <w:sz w:val="20"/>
      <w:szCs w:val="20"/>
    </w:rPr>
  </w:style>
  <w:style w:type="paragraph" w:styleId="TOC5">
    <w:name w:val="toc 5"/>
    <w:basedOn w:val="Normal"/>
    <w:next w:val="Normal"/>
    <w:autoRedefine/>
    <w:uiPriority w:val="39"/>
    <w:unhideWhenUsed/>
    <w:rsid w:val="00E672F7"/>
    <w:pPr>
      <w:spacing w:after="0"/>
      <w:ind w:left="960"/>
      <w:jc w:val="left"/>
    </w:pPr>
    <w:rPr>
      <w:rFonts w:asciiTheme="minorHAnsi" w:hAnsiTheme="minorHAnsi"/>
      <w:sz w:val="20"/>
      <w:szCs w:val="20"/>
    </w:rPr>
  </w:style>
  <w:style w:type="paragraph" w:styleId="TOC6">
    <w:name w:val="toc 6"/>
    <w:basedOn w:val="Normal"/>
    <w:next w:val="Normal"/>
    <w:autoRedefine/>
    <w:uiPriority w:val="39"/>
    <w:unhideWhenUsed/>
    <w:rsid w:val="00E672F7"/>
    <w:pPr>
      <w:spacing w:after="0"/>
      <w:ind w:left="1200"/>
      <w:jc w:val="left"/>
    </w:pPr>
    <w:rPr>
      <w:rFonts w:asciiTheme="minorHAnsi" w:hAnsiTheme="minorHAnsi"/>
      <w:sz w:val="20"/>
      <w:szCs w:val="20"/>
    </w:rPr>
  </w:style>
  <w:style w:type="paragraph" w:styleId="TOC7">
    <w:name w:val="toc 7"/>
    <w:basedOn w:val="Normal"/>
    <w:next w:val="Normal"/>
    <w:autoRedefine/>
    <w:uiPriority w:val="39"/>
    <w:unhideWhenUsed/>
    <w:rsid w:val="00E672F7"/>
    <w:pPr>
      <w:spacing w:after="0"/>
      <w:ind w:left="1440"/>
      <w:jc w:val="left"/>
    </w:pPr>
    <w:rPr>
      <w:rFonts w:asciiTheme="minorHAnsi" w:hAnsiTheme="minorHAnsi"/>
      <w:sz w:val="20"/>
      <w:szCs w:val="20"/>
    </w:rPr>
  </w:style>
  <w:style w:type="paragraph" w:styleId="TOC8">
    <w:name w:val="toc 8"/>
    <w:basedOn w:val="Normal"/>
    <w:next w:val="Normal"/>
    <w:autoRedefine/>
    <w:uiPriority w:val="39"/>
    <w:unhideWhenUsed/>
    <w:rsid w:val="00E672F7"/>
    <w:pPr>
      <w:spacing w:after="0"/>
      <w:ind w:left="1680"/>
      <w:jc w:val="left"/>
    </w:pPr>
    <w:rPr>
      <w:rFonts w:asciiTheme="minorHAnsi" w:hAnsiTheme="minorHAnsi"/>
      <w:sz w:val="20"/>
      <w:szCs w:val="20"/>
    </w:rPr>
  </w:style>
  <w:style w:type="paragraph" w:styleId="TOC9">
    <w:name w:val="toc 9"/>
    <w:basedOn w:val="Normal"/>
    <w:next w:val="Normal"/>
    <w:autoRedefine/>
    <w:uiPriority w:val="39"/>
    <w:unhideWhenUsed/>
    <w:rsid w:val="00E672F7"/>
    <w:pPr>
      <w:spacing w:after="0"/>
      <w:ind w:left="1920"/>
      <w:jc w:val="left"/>
    </w:pPr>
    <w:rPr>
      <w:rFonts w:asciiTheme="minorHAnsi" w:hAnsiTheme="minorHAnsi"/>
      <w:sz w:val="20"/>
      <w:szCs w:val="20"/>
    </w:rPr>
  </w:style>
  <w:style w:type="character" w:styleId="PlaceholderText">
    <w:name w:val="Placeholder Text"/>
    <w:basedOn w:val="DefaultParagraphFont"/>
    <w:uiPriority w:val="99"/>
    <w:semiHidden/>
    <w:rsid w:val="00E672F7"/>
    <w:rPr>
      <w:color w:val="808080"/>
    </w:rPr>
  </w:style>
  <w:style w:type="paragraph" w:styleId="FootnoteText">
    <w:name w:val="footnote text"/>
    <w:basedOn w:val="Normal"/>
    <w:link w:val="FootnoteTextChar"/>
    <w:uiPriority w:val="99"/>
    <w:semiHidden/>
    <w:unhideWhenUsed/>
    <w:rsid w:val="00E672F7"/>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672F7"/>
    <w:rPr>
      <w:rFonts w:ascii="Times New Roman" w:eastAsiaTheme="minorEastAsia" w:hAnsi="Times New Roman"/>
      <w:sz w:val="20"/>
      <w:szCs w:val="20"/>
      <w:lang w:val="en-GB" w:eastAsia="zh-CN"/>
    </w:rPr>
  </w:style>
  <w:style w:type="character" w:styleId="FootnoteReference">
    <w:name w:val="footnote reference"/>
    <w:basedOn w:val="DefaultParagraphFont"/>
    <w:uiPriority w:val="99"/>
    <w:semiHidden/>
    <w:unhideWhenUsed/>
    <w:rsid w:val="00E672F7"/>
    <w:rPr>
      <w:vertAlign w:val="superscript"/>
    </w:rPr>
  </w:style>
  <w:style w:type="character" w:styleId="UnresolvedMention">
    <w:name w:val="Unresolved Mention"/>
    <w:basedOn w:val="DefaultParagraphFont"/>
    <w:uiPriority w:val="99"/>
    <w:rsid w:val="00E672F7"/>
    <w:rPr>
      <w:color w:val="605E5C"/>
      <w:shd w:val="clear" w:color="auto" w:fill="E1DFDD"/>
    </w:rPr>
  </w:style>
  <w:style w:type="paragraph" w:styleId="TableofFigures">
    <w:name w:val="table of figures"/>
    <w:basedOn w:val="Normal"/>
    <w:next w:val="Normal"/>
    <w:uiPriority w:val="99"/>
    <w:unhideWhenUsed/>
    <w:rsid w:val="00E672F7"/>
    <w:pPr>
      <w:spacing w:after="0"/>
    </w:pPr>
  </w:style>
  <w:style w:type="character" w:styleId="EndnoteReference">
    <w:name w:val="endnote reference"/>
    <w:basedOn w:val="DefaultParagraphFont"/>
    <w:uiPriority w:val="99"/>
    <w:semiHidden/>
    <w:unhideWhenUsed/>
    <w:rsid w:val="00E672F7"/>
    <w:rPr>
      <w:vertAlign w:val="superscript"/>
    </w:rPr>
  </w:style>
  <w:style w:type="table" w:styleId="GridTable1Light">
    <w:name w:val="Grid Table 1 Light"/>
    <w:basedOn w:val="TableNormal"/>
    <w:uiPriority w:val="46"/>
    <w:rsid w:val="00687881"/>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BodyText">
    <w:name w:val="Body Text"/>
    <w:basedOn w:val="Normal"/>
    <w:link w:val="BodyTextChar"/>
    <w:rsid w:val="00E672F7"/>
    <w:pPr>
      <w:spacing w:after="240" w:line="240" w:lineRule="atLeast"/>
      <w:ind w:firstLine="720"/>
    </w:pPr>
    <w:rPr>
      <w:rFonts w:ascii="Arial" w:eastAsia="MS Mincho" w:hAnsi="Arial"/>
      <w:color w:val="000000" w:themeColor="text1"/>
      <w:kern w:val="18"/>
      <w:szCs w:val="20"/>
    </w:rPr>
  </w:style>
  <w:style w:type="character" w:customStyle="1" w:styleId="BodyTextChar">
    <w:name w:val="Body Text Char"/>
    <w:basedOn w:val="DefaultParagraphFont"/>
    <w:link w:val="BodyText"/>
    <w:rsid w:val="00E672F7"/>
    <w:rPr>
      <w:rFonts w:ascii="Arial" w:eastAsia="MS Mincho" w:hAnsi="Arial"/>
      <w:color w:val="000000" w:themeColor="text1"/>
      <w:kern w:val="18"/>
      <w:szCs w:val="20"/>
      <w:lang w:val="en-GB" w:eastAsia="zh-CN"/>
    </w:rPr>
  </w:style>
  <w:style w:type="paragraph" w:styleId="EndnoteText">
    <w:name w:val="endnote text"/>
    <w:basedOn w:val="Normal"/>
    <w:link w:val="EndnoteTextChar"/>
    <w:uiPriority w:val="99"/>
    <w:semiHidden/>
    <w:unhideWhenUsed/>
    <w:rsid w:val="00E672F7"/>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672F7"/>
    <w:rPr>
      <w:rFonts w:ascii="Times New Roman" w:eastAsiaTheme="minorEastAsia" w:hAnsi="Times New Roman"/>
      <w:sz w:val="20"/>
      <w:szCs w:val="20"/>
      <w:lang w:val="en-GB" w:eastAsia="zh-CN"/>
    </w:rPr>
  </w:style>
  <w:style w:type="character" w:customStyle="1" w:styleId="Heading5Char">
    <w:name w:val="Heading 5 Char"/>
    <w:basedOn w:val="DefaultParagraphFont"/>
    <w:link w:val="Heading5"/>
    <w:uiPriority w:val="9"/>
    <w:rsid w:val="00E672F7"/>
    <w:rPr>
      <w:rFonts w:ascii="Times New Roman" w:eastAsiaTheme="majorEastAsia" w:hAnsi="Times New Roman" w:cstheme="majorBidi"/>
      <w:i/>
      <w:szCs w:val="22"/>
      <w:lang w:val="en-GB" w:eastAsia="zh-CN"/>
    </w:rPr>
  </w:style>
  <w:style w:type="character" w:customStyle="1" w:styleId="Mention1">
    <w:name w:val="Mention1"/>
    <w:basedOn w:val="DefaultParagraphFont"/>
    <w:uiPriority w:val="99"/>
    <w:semiHidden/>
    <w:unhideWhenUsed/>
    <w:rsid w:val="00E672F7"/>
    <w:rPr>
      <w:color w:val="2B579A"/>
      <w:shd w:val="clear" w:color="auto" w:fill="E6E6E6"/>
    </w:rPr>
  </w:style>
  <w:style w:type="character" w:customStyle="1" w:styleId="Mention2">
    <w:name w:val="Mention2"/>
    <w:basedOn w:val="DefaultParagraphFont"/>
    <w:uiPriority w:val="99"/>
    <w:semiHidden/>
    <w:unhideWhenUsed/>
    <w:rsid w:val="00E672F7"/>
    <w:rPr>
      <w:color w:val="2B579A"/>
      <w:shd w:val="clear" w:color="auto" w:fill="E6E6E6"/>
    </w:rPr>
  </w:style>
  <w:style w:type="paragraph" w:styleId="NoSpacing">
    <w:name w:val="No Spacing"/>
    <w:uiPriority w:val="1"/>
    <w:qFormat/>
    <w:rsid w:val="00E672F7"/>
    <w:rPr>
      <w:rFonts w:eastAsiaTheme="minorEastAsia"/>
      <w:sz w:val="22"/>
      <w:szCs w:val="22"/>
      <w:lang w:val="en-GB" w:eastAsia="zh-CN"/>
    </w:rPr>
  </w:style>
  <w:style w:type="table" w:styleId="PlainTable3">
    <w:name w:val="Plain Table 3"/>
    <w:basedOn w:val="TableNormal"/>
    <w:uiPriority w:val="43"/>
    <w:rsid w:val="00E672F7"/>
    <w:rPr>
      <w:rFonts w:eastAsiaTheme="minorEastAsia"/>
      <w:sz w:val="22"/>
      <w:szCs w:val="22"/>
      <w:lang w:val="en-GB" w:eastAsia="zh-CN"/>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customStyle="1" w:styleId="Style1">
    <w:name w:val="Style1"/>
    <w:basedOn w:val="Normal"/>
    <w:next w:val="Normal"/>
    <w:link w:val="Style1Char"/>
    <w:qFormat/>
    <w:rsid w:val="00E672F7"/>
    <w:pPr>
      <w:spacing w:after="0"/>
      <w:outlineLvl w:val="0"/>
    </w:pPr>
    <w:rPr>
      <w:rFonts w:cs="Times New Roman"/>
      <w:szCs w:val="24"/>
      <w:lang w:eastAsia="en-US"/>
    </w:rPr>
  </w:style>
  <w:style w:type="character" w:customStyle="1" w:styleId="Style1Char">
    <w:name w:val="Style1 Char"/>
    <w:basedOn w:val="DefaultParagraphFont"/>
    <w:link w:val="Style1"/>
    <w:rsid w:val="00E672F7"/>
    <w:rPr>
      <w:rFonts w:ascii="Times New Roman" w:eastAsiaTheme="minorEastAsia" w:hAnsi="Times New Roman" w:cs="Times New Roman"/>
      <w:lang w:val="en-GB"/>
    </w:rPr>
  </w:style>
  <w:style w:type="paragraph" w:styleId="Subtitle">
    <w:name w:val="Subtitle"/>
    <w:basedOn w:val="Normal"/>
    <w:next w:val="Normal"/>
    <w:link w:val="SubtitleChar"/>
    <w:uiPriority w:val="11"/>
    <w:qFormat/>
    <w:rsid w:val="00E672F7"/>
    <w:pPr>
      <w:numPr>
        <w:ilvl w:val="1"/>
      </w:numPr>
      <w:spacing w:line="240" w:lineRule="auto"/>
      <w:jc w:val="center"/>
    </w:pPr>
    <w:rPr>
      <w:sz w:val="32"/>
    </w:rPr>
  </w:style>
  <w:style w:type="character" w:customStyle="1" w:styleId="SubtitleChar">
    <w:name w:val="Subtitle Char"/>
    <w:basedOn w:val="DefaultParagraphFont"/>
    <w:link w:val="Subtitle"/>
    <w:uiPriority w:val="11"/>
    <w:rsid w:val="00E672F7"/>
    <w:rPr>
      <w:rFonts w:ascii="Times New Roman" w:eastAsiaTheme="minorEastAsia" w:hAnsi="Times New Roman"/>
      <w:sz w:val="32"/>
      <w:szCs w:val="22"/>
      <w:lang w:val="en-GB" w:eastAsia="zh-CN"/>
    </w:rPr>
  </w:style>
  <w:style w:type="table" w:customStyle="1" w:styleId="TableGrid1">
    <w:name w:val="Table Grid1"/>
    <w:basedOn w:val="TableNormal"/>
    <w:next w:val="TableGrid"/>
    <w:uiPriority w:val="59"/>
    <w:rsid w:val="00E672F7"/>
    <w:rPr>
      <w:rFonts w:eastAsia="Calibri"/>
      <w:sz w:val="22"/>
      <w:szCs w:val="22"/>
      <w:lang w:val="en-GB"/>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E672F7"/>
    <w:rPr>
      <w:rFonts w:eastAsiaTheme="minorEastAsia"/>
      <w:sz w:val="22"/>
      <w:szCs w:val="22"/>
      <w:lang w:val="en-GB" w:eastAsia="zh-C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E672F7"/>
    <w:pPr>
      <w:spacing w:line="240" w:lineRule="auto"/>
      <w:contextualSpacing/>
    </w:pPr>
    <w:rPr>
      <w:rFonts w:eastAsiaTheme="majorEastAsia" w:cstheme="majorBidi"/>
      <w:b/>
      <w:spacing w:val="-10"/>
      <w:kern w:val="28"/>
      <w:sz w:val="40"/>
      <w:szCs w:val="56"/>
    </w:rPr>
  </w:style>
  <w:style w:type="character" w:customStyle="1" w:styleId="TitleChar">
    <w:name w:val="Title Char"/>
    <w:basedOn w:val="DefaultParagraphFont"/>
    <w:link w:val="Title"/>
    <w:uiPriority w:val="10"/>
    <w:rsid w:val="00E672F7"/>
    <w:rPr>
      <w:rFonts w:ascii="Times New Roman" w:eastAsiaTheme="majorEastAsia" w:hAnsi="Times New Roman" w:cstheme="majorBidi"/>
      <w:b/>
      <w:spacing w:val="-10"/>
      <w:kern w:val="28"/>
      <w:sz w:val="40"/>
      <w:szCs w:val="56"/>
      <w:lang w:val="en-GB" w:eastAsia="zh-CN"/>
    </w:rPr>
  </w:style>
  <w:style w:type="paragraph" w:customStyle="1" w:styleId="a">
    <w:name w:val="公式"/>
    <w:basedOn w:val="Normal"/>
    <w:link w:val="Char"/>
    <w:qFormat/>
    <w:rsid w:val="00E672F7"/>
    <w:pPr>
      <w:widowControl w:val="0"/>
      <w:spacing w:beforeLines="50" w:afterLines="50" w:after="0" w:line="360" w:lineRule="auto"/>
      <w:jc w:val="center"/>
    </w:pPr>
    <w:rPr>
      <w:kern w:val="2"/>
    </w:rPr>
  </w:style>
  <w:style w:type="character" w:customStyle="1" w:styleId="Char">
    <w:name w:val="公式 Char"/>
    <w:basedOn w:val="DefaultParagraphFont"/>
    <w:link w:val="a"/>
    <w:rsid w:val="00E672F7"/>
    <w:rPr>
      <w:rFonts w:ascii="Times New Roman" w:eastAsiaTheme="minorEastAsia" w:hAnsi="Times New Roman"/>
      <w:kern w:val="2"/>
      <w:szCs w:val="22"/>
      <w:lang w:val="en-GB"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0619479">
      <w:bodyDiv w:val="1"/>
      <w:marLeft w:val="0"/>
      <w:marRight w:val="0"/>
      <w:marTop w:val="0"/>
      <w:marBottom w:val="0"/>
      <w:divBdr>
        <w:top w:val="none" w:sz="0" w:space="0" w:color="auto"/>
        <w:left w:val="none" w:sz="0" w:space="0" w:color="auto"/>
        <w:bottom w:val="none" w:sz="0" w:space="0" w:color="auto"/>
        <w:right w:val="none" w:sz="0" w:space="0" w:color="auto"/>
      </w:divBdr>
    </w:div>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46318803">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082785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55526147">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1039546569">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196698511">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432822610">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69821318">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34963113">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emf"/><Relationship Id="rId5" Type="http://schemas.openxmlformats.org/officeDocument/2006/relationships/webSettings" Target="webSettings.xml"/><Relationship Id="rId15" Type="http://schemas.openxmlformats.org/officeDocument/2006/relationships/image" Target="media/image3.emf"/><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2.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393331A6-9FAA-C644-9041-6AEDB0D3F1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23180</Words>
  <Characters>132127</Characters>
  <Application>Microsoft Office Word</Application>
  <DocSecurity>0</DocSecurity>
  <Lines>1101</Lines>
  <Paragraphs>309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2</cp:revision>
  <cp:lastPrinted>2019-05-14T09:28:00Z</cp:lastPrinted>
  <dcterms:created xsi:type="dcterms:W3CDTF">2019-05-15T08:11:00Z</dcterms:created>
  <dcterms:modified xsi:type="dcterms:W3CDTF">2019-05-15T08:11:00Z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http://www.zotero.org/styles/the-lancet</vt:lpwstr>
  </property>
  <property fmtid="{D5CDD505-2E9C-101B-9397-08002B2CF9AE}" pid="19" name="Mendeley Recent Style Name 8_1">
    <vt:lpwstr>The Lancet</vt:lpwstr>
  </property>
  <property fmtid="{D5CDD505-2E9C-101B-9397-08002B2CF9AE}" pid="20" name="Mendeley Recent Style Id 9_1">
    <vt:lpwstr>http://www.zotero.org/styles/the-new-england-journal-of-medicine</vt:lpwstr>
  </property>
  <property fmtid="{D5CDD505-2E9C-101B-9397-08002B2CF9AE}" pid="21" name="Mendeley Recent Style Name 9_1">
    <vt:lpwstr>The New England Journal of Medicine</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http://www.zotero.org/styles/apa</vt:lpwstr>
  </property>
</Properties>
</file>