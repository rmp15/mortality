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FB0418" w14:textId="77777777" w:rsidR="00D2478A" w:rsidRPr="00D133E4" w:rsidRDefault="00D2478A" w:rsidP="00D2478A">
      <w:pPr>
        <w:pStyle w:val="Heading1"/>
      </w:pPr>
      <w:bookmarkStart w:id="0" w:name="_Ref10375439"/>
      <w:bookmarkStart w:id="1" w:name="_Toc10814708"/>
      <w:bookmarkStart w:id="2" w:name="_Ref9523699"/>
      <w:r w:rsidRPr="00D133E4">
        <w:t>Anomalous temperature and seasonality of natural mortality</w:t>
      </w:r>
      <w:bookmarkEnd w:id="0"/>
      <w:bookmarkEnd w:id="1"/>
    </w:p>
    <w:p w14:paraId="33D8E61C" w14:textId="77777777" w:rsidR="00D2478A" w:rsidRPr="00F64CB3" w:rsidRDefault="00D2478A" w:rsidP="00D2478A">
      <w:pPr>
        <w:pStyle w:val="Heading2"/>
      </w:pPr>
      <w:bookmarkStart w:id="3" w:name="_Toc10814709"/>
      <w:commentRangeStart w:id="4"/>
      <w:r w:rsidRPr="00F64CB3">
        <w:t>Overview</w:t>
      </w:r>
      <w:bookmarkEnd w:id="3"/>
      <w:commentRangeEnd w:id="4"/>
      <w:r w:rsidR="00BD47CB">
        <w:rPr>
          <w:rStyle w:val="CommentReference"/>
          <w:rFonts w:asciiTheme="minorHAnsi" w:eastAsiaTheme="minorEastAsia" w:hAnsiTheme="minorHAnsi" w:cstheme="minorBidi"/>
        </w:rPr>
        <w:commentReference w:id="4"/>
      </w:r>
    </w:p>
    <w:p w14:paraId="67A3511B" w14:textId="77777777" w:rsidR="00BD47CB" w:rsidRDefault="00D2478A" w:rsidP="00D2478A">
      <w:pPr>
        <w:ind w:firstLine="567"/>
        <w:rPr>
          <w:szCs w:val="24"/>
        </w:rPr>
      </w:pPr>
      <w:r>
        <w:rPr>
          <w:rFonts w:cs="Calibri"/>
          <w:szCs w:val="24"/>
        </w:rPr>
        <w:t xml:space="preserve">The relationship between daily temperature and deaths from </w:t>
      </w:r>
      <w:commentRangeStart w:id="5"/>
      <w:r>
        <w:rPr>
          <w:rFonts w:cs="Calibri"/>
          <w:szCs w:val="24"/>
        </w:rPr>
        <w:t xml:space="preserve">natural causes </w:t>
      </w:r>
      <w:r w:rsidRPr="00F64CB3">
        <w:rPr>
          <w:rFonts w:cs="Calibri"/>
          <w:szCs w:val="24"/>
        </w:rPr>
        <w:t xml:space="preserve">(i.e., </w:t>
      </w:r>
      <w:r w:rsidRPr="00F64CB3">
        <w:rPr>
          <w:szCs w:val="24"/>
        </w:rPr>
        <w:t>excluding injuries</w:t>
      </w:r>
      <w:r w:rsidRPr="00F64CB3">
        <w:rPr>
          <w:rFonts w:cs="Calibri"/>
          <w:szCs w:val="24"/>
        </w:rPr>
        <w:t>)</w:t>
      </w:r>
      <w:commentRangeEnd w:id="5"/>
      <w:r w:rsidR="00BD47CB">
        <w:rPr>
          <w:rStyle w:val="CommentReference"/>
          <w:rFonts w:asciiTheme="minorHAnsi" w:hAnsiTheme="minorHAnsi"/>
        </w:rPr>
        <w:commentReference w:id="5"/>
      </w:r>
      <w:r>
        <w:rPr>
          <w:rFonts w:cs="Calibri"/>
          <w:szCs w:val="24"/>
        </w:rPr>
        <w:t xml:space="preserve"> is well-established, especially for cardiorespiratory diseases</w:t>
      </w:r>
      <w:r w:rsidRPr="00F64CB3">
        <w:rPr>
          <w:rFonts w:cs="Calibri"/>
          <w:szCs w:val="24"/>
        </w:rPr>
        <w:t>.</w:t>
      </w:r>
      <w:r>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Health","id":"ITEM-6","issued":{"date-parts":[["2008"]]},"title":"Heat stress and public health: A critical review","type":"article-journal"},"uris":["http://www.mendeley.com/documents/?uuid=9621807d-c221-41a7-b6a5-d30c77021a65"]},{"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2–7,125&lt;/sup&gt;","plainTextFormattedCitation":"2–7,125","previouslyFormattedCitation":"&lt;sup&gt;2–7,125&lt;/sup&gt;"},"properties":{"noteIndex":0},"schema":"https://github.com/citation-style-language/schema/raw/master/csl-citation.json"}</w:instrText>
      </w:r>
      <w:r>
        <w:rPr>
          <w:szCs w:val="24"/>
        </w:rPr>
        <w:fldChar w:fldCharType="separate"/>
      </w:r>
      <w:r w:rsidRPr="00676F0B">
        <w:rPr>
          <w:noProof/>
          <w:szCs w:val="24"/>
          <w:vertAlign w:val="superscript"/>
        </w:rPr>
        <w:t>2–7,125</w:t>
      </w:r>
      <w:r>
        <w:rPr>
          <w:szCs w:val="24"/>
        </w:rPr>
        <w:fldChar w:fldCharType="end"/>
      </w:r>
      <w:r>
        <w:rPr>
          <w:rFonts w:cs="Calibri"/>
          <w:szCs w:val="24"/>
        </w:rPr>
        <w:t xml:space="preserve"> </w:t>
      </w:r>
      <w:commentRangeStart w:id="6"/>
      <w:r>
        <w:rPr>
          <w:rFonts w:cs="Calibri"/>
          <w:szCs w:val="24"/>
        </w:rPr>
        <w:t>T</w:t>
      </w:r>
      <w:r w:rsidRPr="00F64CB3">
        <w:rPr>
          <w:rFonts w:cs="Calibri"/>
          <w:szCs w:val="24"/>
        </w:rPr>
        <w:t xml:space="preserve">here is </w:t>
      </w:r>
      <w:r>
        <w:rPr>
          <w:rFonts w:cs="Calibri"/>
          <w:szCs w:val="24"/>
        </w:rPr>
        <w:t xml:space="preserve">however </w:t>
      </w:r>
      <w:r w:rsidRPr="00F64CB3">
        <w:rPr>
          <w:rFonts w:cs="Calibri"/>
          <w:szCs w:val="24"/>
        </w:rPr>
        <w:t xml:space="preserve">limited analysis on how monthly deviations of temperature from long-term norms will impact </w:t>
      </w:r>
      <w:r w:rsidRPr="00F64CB3">
        <w:rPr>
          <w:szCs w:val="24"/>
        </w:rPr>
        <w:t>deat</w:t>
      </w:r>
      <w:r>
        <w:rPr>
          <w:szCs w:val="24"/>
        </w:rPr>
        <w:t xml:space="preserve">hs </w:t>
      </w:r>
      <w:r w:rsidRPr="00F64CB3">
        <w:rPr>
          <w:szCs w:val="24"/>
        </w:rPr>
        <w:t xml:space="preserve">in a consistent way across </w:t>
      </w:r>
      <w:r>
        <w:rPr>
          <w:szCs w:val="24"/>
        </w:rPr>
        <w:t xml:space="preserve">different causes </w:t>
      </w:r>
      <w:r w:rsidRPr="00F64CB3">
        <w:rPr>
          <w:szCs w:val="24"/>
        </w:rPr>
        <w:t xml:space="preserve">of </w:t>
      </w:r>
      <w:r>
        <w:rPr>
          <w:szCs w:val="24"/>
        </w:rPr>
        <w:t xml:space="preserve">natural </w:t>
      </w:r>
      <w:r w:rsidRPr="00F64CB3">
        <w:rPr>
          <w:szCs w:val="24"/>
        </w:rPr>
        <w:t>death</w:t>
      </w:r>
      <w:r>
        <w:rPr>
          <w:szCs w:val="24"/>
        </w:rPr>
        <w:t>,</w:t>
      </w:r>
      <w:r w:rsidRPr="00F64CB3">
        <w:rPr>
          <w:szCs w:val="24"/>
        </w:rPr>
        <w:t xml:space="preserve"> demographic subgroups of the population</w:t>
      </w:r>
      <w:r>
        <w:rPr>
          <w:szCs w:val="24"/>
        </w:rPr>
        <w:t xml:space="preserve"> and </w:t>
      </w:r>
      <w:commentRangeStart w:id="7"/>
      <w:r>
        <w:rPr>
          <w:szCs w:val="24"/>
        </w:rPr>
        <w:t>over space</w:t>
      </w:r>
      <w:commentRangeEnd w:id="7"/>
      <w:r w:rsidR="00BD47CB">
        <w:rPr>
          <w:rStyle w:val="CommentReference"/>
          <w:rFonts w:asciiTheme="minorHAnsi" w:hAnsiTheme="minorHAnsi"/>
        </w:rPr>
        <w:commentReference w:id="7"/>
      </w:r>
      <w:r w:rsidRPr="00F64CB3">
        <w:rPr>
          <w:szCs w:val="24"/>
        </w:rPr>
        <w:t xml:space="preserve">. </w:t>
      </w:r>
      <w:commentRangeEnd w:id="6"/>
      <w:r w:rsidR="00BD47CB">
        <w:rPr>
          <w:rStyle w:val="CommentReference"/>
          <w:rFonts w:asciiTheme="minorHAnsi" w:hAnsiTheme="minorHAnsi"/>
        </w:rPr>
        <w:commentReference w:id="6"/>
      </w:r>
    </w:p>
    <w:p w14:paraId="23008E66" w14:textId="056AB0E2" w:rsidR="00D2478A" w:rsidRPr="00F64CB3" w:rsidRDefault="00D2478A" w:rsidP="00D2478A">
      <w:pPr>
        <w:ind w:firstLine="567"/>
        <w:rPr>
          <w:rFonts w:cs="Calibri"/>
          <w:szCs w:val="24"/>
        </w:rPr>
      </w:pPr>
      <w:r>
        <w:rPr>
          <w:rFonts w:cs="Calibri"/>
          <w:szCs w:val="24"/>
        </w:rPr>
        <w:t>Us</w:t>
      </w:r>
      <w:commentRangeStart w:id="8"/>
      <w:r>
        <w:rPr>
          <w:rFonts w:cs="Calibri"/>
          <w:szCs w:val="24"/>
        </w:rPr>
        <w:t>ing</w:t>
      </w:r>
      <w:r w:rsidRPr="00F64CB3">
        <w:rPr>
          <w:rFonts w:cs="Calibri"/>
          <w:szCs w:val="24"/>
        </w:rPr>
        <w:t xml:space="preserve"> data on deaths from natural causes and temperature over a 37-year period (1980-2016) in the entire contiguous United States</w:t>
      </w:r>
      <w:r>
        <w:rPr>
          <w:rFonts w:cs="Calibri"/>
          <w:szCs w:val="24"/>
        </w:rPr>
        <w:t xml:space="preserve"> (see Chapter </w:t>
      </w:r>
      <w:r w:rsidRPr="00F64CB3">
        <w:rPr>
          <w:rFonts w:cs="Calibri"/>
          <w:szCs w:val="24"/>
        </w:rPr>
        <w:fldChar w:fldCharType="begin"/>
      </w:r>
      <w:r w:rsidRPr="00F64CB3">
        <w:rPr>
          <w:rFonts w:cs="Calibri"/>
          <w:szCs w:val="24"/>
        </w:rPr>
        <w:instrText xml:space="preserve"> REF _Ref9523732 \r \h </w:instrText>
      </w:r>
      <w:r w:rsidRPr="00F64CB3">
        <w:rPr>
          <w:rFonts w:cs="Calibri"/>
          <w:szCs w:val="24"/>
        </w:rPr>
      </w:r>
      <w:r w:rsidRPr="00F64CB3">
        <w:rPr>
          <w:rFonts w:cs="Calibri"/>
          <w:szCs w:val="24"/>
        </w:rPr>
        <w:fldChar w:fldCharType="separate"/>
      </w:r>
      <w:r w:rsidRPr="00F64CB3">
        <w:rPr>
          <w:rFonts w:cs="Calibri"/>
          <w:szCs w:val="24"/>
        </w:rPr>
        <w:t>3</w:t>
      </w:r>
      <w:r w:rsidRPr="00F64CB3">
        <w:rPr>
          <w:rFonts w:cs="Calibri"/>
          <w:szCs w:val="24"/>
        </w:rPr>
        <w:fldChar w:fldCharType="end"/>
      </w:r>
      <w:r>
        <w:rPr>
          <w:rFonts w:cs="Calibri"/>
          <w:szCs w:val="24"/>
        </w:rPr>
        <w:t>),</w:t>
      </w:r>
      <w:r w:rsidRPr="00F64CB3">
        <w:rPr>
          <w:rFonts w:cs="Calibri"/>
          <w:szCs w:val="24"/>
        </w:rPr>
        <w:t xml:space="preserve"> I formulated a Bayesian </w:t>
      </w:r>
      <w:proofErr w:type="spellStart"/>
      <w:r w:rsidRPr="00F64CB3">
        <w:rPr>
          <w:rFonts w:cs="Calibri"/>
          <w:szCs w:val="24"/>
        </w:rPr>
        <w:t>spatio</w:t>
      </w:r>
      <w:proofErr w:type="spellEnd"/>
      <w:r w:rsidRPr="00F64CB3">
        <w:rPr>
          <w:rFonts w:cs="Calibri"/>
          <w:szCs w:val="24"/>
        </w:rPr>
        <w:t>-temporal model</w:t>
      </w:r>
      <w:r>
        <w:rPr>
          <w:rFonts w:cs="Calibri"/>
          <w:szCs w:val="24"/>
        </w:rPr>
        <w:t xml:space="preserve"> (see Chapter </w:t>
      </w:r>
      <w:r w:rsidRPr="00F64CB3">
        <w:rPr>
          <w:rFonts w:cs="Calibri"/>
          <w:szCs w:val="24"/>
        </w:rPr>
        <w:fldChar w:fldCharType="begin"/>
      </w:r>
      <w:r w:rsidRPr="00F64CB3">
        <w:rPr>
          <w:rFonts w:cs="Calibri"/>
          <w:szCs w:val="24"/>
        </w:rPr>
        <w:instrText xml:space="preserve"> REF _Ref9523747 \r \h </w:instrText>
      </w:r>
      <w:r w:rsidRPr="00F64CB3">
        <w:rPr>
          <w:rFonts w:cs="Calibri"/>
          <w:szCs w:val="24"/>
        </w:rPr>
      </w:r>
      <w:r w:rsidRPr="00F64CB3">
        <w:rPr>
          <w:rFonts w:cs="Calibri"/>
          <w:szCs w:val="24"/>
        </w:rPr>
        <w:fldChar w:fldCharType="separate"/>
      </w:r>
      <w:r w:rsidRPr="00F64CB3">
        <w:rPr>
          <w:rFonts w:cs="Calibri"/>
          <w:szCs w:val="24"/>
        </w:rPr>
        <w:t>5</w:t>
      </w:r>
      <w:r w:rsidRPr="00F64CB3">
        <w:rPr>
          <w:rFonts w:cs="Calibri"/>
          <w:szCs w:val="24"/>
        </w:rPr>
        <w:fldChar w:fldCharType="end"/>
      </w:r>
      <w:r>
        <w:rPr>
          <w:rFonts w:cs="Calibri"/>
          <w:szCs w:val="24"/>
        </w:rPr>
        <w:t>)</w:t>
      </w:r>
      <w:r w:rsidRPr="00F64CB3">
        <w:rPr>
          <w:rFonts w:cs="Calibri"/>
          <w:szCs w:val="24"/>
        </w:rPr>
        <w:t xml:space="preserve"> to estimate how anomalous temperatures affect deaths from a mutually exclusive and collectively exhaustive set of cardiovascular and respiratory diseases as well as cancers, by age group and sex. </w:t>
      </w:r>
      <w:commentRangeEnd w:id="8"/>
      <w:r w:rsidR="00BD47CB">
        <w:rPr>
          <w:rStyle w:val="CommentReference"/>
          <w:rFonts w:asciiTheme="minorHAnsi" w:hAnsiTheme="minorHAnsi"/>
        </w:rPr>
        <w:commentReference w:id="8"/>
      </w:r>
      <w:commentRangeStart w:id="9"/>
      <w:r w:rsidRPr="00F64CB3">
        <w:rPr>
          <w:rFonts w:cs="Calibri"/>
          <w:szCs w:val="24"/>
        </w:rPr>
        <w:t>I found that a 1°C anomalously warm year would be associated with an estimated 4</w:t>
      </w:r>
      <w:r>
        <w:rPr>
          <w:rFonts w:cs="Calibri"/>
          <w:szCs w:val="24"/>
        </w:rPr>
        <w:t>,</w:t>
      </w:r>
      <w:r w:rsidRPr="00F64CB3">
        <w:rPr>
          <w:rFonts w:cs="Calibri"/>
          <w:szCs w:val="24"/>
        </w:rPr>
        <w:t>369 (95% credible interval 4</w:t>
      </w:r>
      <w:r>
        <w:rPr>
          <w:rFonts w:cs="Calibri"/>
          <w:szCs w:val="24"/>
        </w:rPr>
        <w:t>,</w:t>
      </w:r>
      <w:r w:rsidRPr="00F64CB3">
        <w:rPr>
          <w:rFonts w:cs="Calibri"/>
          <w:szCs w:val="24"/>
        </w:rPr>
        <w:t>024</w:t>
      </w:r>
      <w:r>
        <w:rPr>
          <w:rFonts w:cs="Calibri"/>
          <w:szCs w:val="24"/>
        </w:rPr>
        <w:t xml:space="preserve">, </w:t>
      </w:r>
      <w:r w:rsidRPr="00F64CB3">
        <w:rPr>
          <w:rFonts w:cs="Calibri"/>
          <w:szCs w:val="24"/>
        </w:rPr>
        <w:t>4</w:t>
      </w:r>
      <w:r>
        <w:rPr>
          <w:rFonts w:cs="Calibri"/>
          <w:szCs w:val="24"/>
        </w:rPr>
        <w:t>,</w:t>
      </w:r>
      <w:r w:rsidRPr="00F64CB3">
        <w:rPr>
          <w:rFonts w:cs="Calibri"/>
          <w:szCs w:val="24"/>
        </w:rPr>
        <w:t>706) fewer cardiorespiratory deaths in the contiguous United States</w:t>
      </w:r>
      <w:r>
        <w:rPr>
          <w:rFonts w:cs="Calibri"/>
          <w:szCs w:val="24"/>
        </w:rPr>
        <w:t>, 0.4% of total cardiorespiratory deaths in 2016</w:t>
      </w:r>
      <w:r w:rsidRPr="00F64CB3">
        <w:rPr>
          <w:rFonts w:cs="Calibri"/>
          <w:szCs w:val="24"/>
        </w:rPr>
        <w:t xml:space="preserve">. The reduction in deaths would be concentrated in </w:t>
      </w:r>
      <w:r>
        <w:rPr>
          <w:rFonts w:cs="Calibri"/>
          <w:szCs w:val="24"/>
        </w:rPr>
        <w:t xml:space="preserve">those </w:t>
      </w:r>
      <w:r w:rsidRPr="00F64CB3">
        <w:rPr>
          <w:rFonts w:cs="Calibri"/>
          <w:szCs w:val="24"/>
        </w:rPr>
        <w:t xml:space="preserve">55 years and over, and would </w:t>
      </w:r>
      <w:r>
        <w:rPr>
          <w:rFonts w:cs="Calibri"/>
          <w:szCs w:val="24"/>
        </w:rPr>
        <w:t>decrease in all but summer months</w:t>
      </w:r>
      <w:r w:rsidRPr="00F64CB3">
        <w:rPr>
          <w:rFonts w:cs="Calibri"/>
          <w:szCs w:val="24"/>
        </w:rPr>
        <w:t xml:space="preserve">. The greatest </w:t>
      </w:r>
      <w:r>
        <w:rPr>
          <w:rFonts w:cs="Calibri"/>
          <w:szCs w:val="24"/>
        </w:rPr>
        <w:t>percentage reduction for cardiorespiratory deaths</w:t>
      </w:r>
      <w:r w:rsidRPr="00F64CB3">
        <w:rPr>
          <w:rFonts w:cs="Calibri"/>
          <w:szCs w:val="24"/>
        </w:rPr>
        <w:t xml:space="preserve"> in January would be in Louisiana (</w:t>
      </w:r>
      <w:r>
        <w:rPr>
          <w:rFonts w:cs="Calibri"/>
          <w:szCs w:val="24"/>
        </w:rPr>
        <w:t>-</w:t>
      </w:r>
      <w:r w:rsidRPr="00F64CB3">
        <w:rPr>
          <w:rFonts w:cs="Calibri"/>
          <w:szCs w:val="24"/>
        </w:rPr>
        <w:t>1.5%</w:t>
      </w:r>
      <w:r>
        <w:rPr>
          <w:rFonts w:cs="Calibri"/>
          <w:szCs w:val="24"/>
        </w:rPr>
        <w:t xml:space="preserve"> </w:t>
      </w:r>
      <w:r w:rsidRPr="00F64CB3">
        <w:t>(-1.2%, -1.9%)</w:t>
      </w:r>
      <w:r>
        <w:t xml:space="preserve">) </w:t>
      </w:r>
      <w:r w:rsidRPr="00F64CB3">
        <w:rPr>
          <w:rFonts w:cs="Calibri"/>
          <w:szCs w:val="24"/>
        </w:rPr>
        <w:t>for males and Washington (</w:t>
      </w:r>
      <w:r>
        <w:rPr>
          <w:rFonts w:cs="Calibri"/>
          <w:szCs w:val="24"/>
        </w:rPr>
        <w:t>-</w:t>
      </w:r>
      <w:r w:rsidRPr="00F64CB3">
        <w:rPr>
          <w:rFonts w:cs="Calibri"/>
          <w:szCs w:val="24"/>
        </w:rPr>
        <w:t>1.3%</w:t>
      </w:r>
      <w:r>
        <w:rPr>
          <w:rFonts w:cs="Calibri"/>
          <w:szCs w:val="24"/>
        </w:rPr>
        <w:t xml:space="preserve"> </w:t>
      </w:r>
      <w:r w:rsidRPr="00F64CB3">
        <w:t>(-1.0%, -1.7%)</w:t>
      </w:r>
      <w:r w:rsidRPr="00F64CB3">
        <w:rPr>
          <w:rFonts w:cs="Calibri"/>
          <w:szCs w:val="24"/>
        </w:rPr>
        <w:t>) for females</w:t>
      </w:r>
      <w:r>
        <w:rPr>
          <w:rFonts w:cs="Calibri"/>
          <w:szCs w:val="24"/>
        </w:rPr>
        <w:t>. T</w:t>
      </w:r>
      <w:r w:rsidRPr="00F64CB3">
        <w:rPr>
          <w:rFonts w:cs="Calibri"/>
          <w:szCs w:val="24"/>
        </w:rPr>
        <w:t xml:space="preserve">he greatest percentage increase in cardiorespiratory deaths in July </w:t>
      </w:r>
      <w:r>
        <w:rPr>
          <w:rFonts w:cs="Calibri"/>
          <w:szCs w:val="24"/>
        </w:rPr>
        <w:t xml:space="preserve">would be </w:t>
      </w:r>
      <w:r w:rsidRPr="00F64CB3">
        <w:rPr>
          <w:rFonts w:cs="Calibri"/>
          <w:szCs w:val="24"/>
        </w:rPr>
        <w:t>in New Mexico (1.1%</w:t>
      </w:r>
      <w:r>
        <w:rPr>
          <w:rFonts w:cs="Calibri"/>
          <w:szCs w:val="24"/>
        </w:rPr>
        <w:t xml:space="preserve"> </w:t>
      </w:r>
      <w:r w:rsidRPr="00F64CB3">
        <w:t>(0.5%, 1.7%)</w:t>
      </w:r>
      <w:r>
        <w:t>)</w:t>
      </w:r>
      <w:r w:rsidRPr="00F64CB3">
        <w:t xml:space="preserve"> </w:t>
      </w:r>
      <w:r>
        <w:rPr>
          <w:rFonts w:cs="Calibri"/>
          <w:szCs w:val="24"/>
        </w:rPr>
        <w:t xml:space="preserve">for males </w:t>
      </w:r>
      <w:r w:rsidRPr="00F64CB3">
        <w:rPr>
          <w:rFonts w:cs="Calibri"/>
          <w:szCs w:val="24"/>
        </w:rPr>
        <w:t xml:space="preserve">and Utah </w:t>
      </w:r>
      <w:r>
        <w:rPr>
          <w:rFonts w:cs="Calibri"/>
          <w:szCs w:val="24"/>
        </w:rPr>
        <w:t>(</w:t>
      </w:r>
      <w:r w:rsidRPr="00F64CB3">
        <w:t>1.2% (0.6%, 1.7%)</w:t>
      </w:r>
      <w:r>
        <w:t>)</w:t>
      </w:r>
      <w:r w:rsidRPr="00F64CB3">
        <w:t xml:space="preserve"> </w:t>
      </w:r>
      <w:r w:rsidRPr="00F64CB3">
        <w:rPr>
          <w:rFonts w:cs="Calibri"/>
          <w:szCs w:val="24"/>
        </w:rPr>
        <w:t xml:space="preserve">for females. Deaths from cancers show no association with anomalous temperature. The findings indicate that </w:t>
      </w:r>
      <w:r>
        <w:rPr>
          <w:rFonts w:cs="Calibri"/>
          <w:szCs w:val="24"/>
        </w:rPr>
        <w:t xml:space="preserve">as temperatures increase, </w:t>
      </w:r>
      <w:r w:rsidRPr="00F64CB3">
        <w:rPr>
          <w:rFonts w:cs="Calibri"/>
          <w:szCs w:val="24"/>
        </w:rPr>
        <w:t xml:space="preserve">the overall number of deaths from </w:t>
      </w:r>
      <w:r>
        <w:rPr>
          <w:rFonts w:cs="Calibri"/>
          <w:szCs w:val="24"/>
        </w:rPr>
        <w:t>cardiorespiratory</w:t>
      </w:r>
      <w:r w:rsidRPr="00F64CB3">
        <w:rPr>
          <w:rFonts w:cs="Calibri"/>
          <w:szCs w:val="24"/>
        </w:rPr>
        <w:t xml:space="preserve"> </w:t>
      </w:r>
      <w:r>
        <w:rPr>
          <w:rFonts w:cs="Calibri"/>
          <w:szCs w:val="24"/>
        </w:rPr>
        <w:t>diseases will decrease in older age groups, but will remain a significant burden in the United States</w:t>
      </w:r>
      <w:r w:rsidRPr="00F64CB3">
        <w:rPr>
          <w:rFonts w:cs="Calibri"/>
          <w:szCs w:val="24"/>
        </w:rPr>
        <w:t>.</w:t>
      </w:r>
      <w:commentRangeEnd w:id="9"/>
      <w:r w:rsidR="00BD47CB">
        <w:rPr>
          <w:rStyle w:val="CommentReference"/>
          <w:rFonts w:asciiTheme="minorHAnsi" w:hAnsiTheme="minorHAnsi"/>
        </w:rPr>
        <w:commentReference w:id="9"/>
      </w:r>
    </w:p>
    <w:p w14:paraId="6763AACE" w14:textId="77777777" w:rsidR="00D2478A" w:rsidRDefault="00D2478A" w:rsidP="00D2478A">
      <w:pPr>
        <w:spacing w:after="160" w:line="259" w:lineRule="auto"/>
        <w:jc w:val="left"/>
        <w:rPr>
          <w:rFonts w:eastAsiaTheme="majorEastAsia" w:cstheme="majorBidi"/>
          <w:szCs w:val="26"/>
        </w:rPr>
      </w:pPr>
      <w:commentRangeStart w:id="10"/>
      <w:r>
        <w:lastRenderedPageBreak/>
        <w:br w:type="page"/>
      </w:r>
      <w:commentRangeEnd w:id="10"/>
      <w:r w:rsidR="00BD47CB">
        <w:rPr>
          <w:rStyle w:val="CommentReference"/>
          <w:rFonts w:asciiTheme="minorHAnsi" w:hAnsiTheme="minorHAnsi"/>
        </w:rPr>
        <w:commentReference w:id="10"/>
      </w:r>
    </w:p>
    <w:p w14:paraId="759C932C" w14:textId="77777777" w:rsidR="00D2478A" w:rsidRPr="00F64CB3" w:rsidRDefault="00D2478A" w:rsidP="00D2478A">
      <w:pPr>
        <w:pStyle w:val="Heading2"/>
      </w:pPr>
      <w:bookmarkStart w:id="11" w:name="_Toc10814710"/>
      <w:r w:rsidRPr="00F64CB3">
        <w:lastRenderedPageBreak/>
        <w:t>Introduction</w:t>
      </w:r>
      <w:bookmarkEnd w:id="11"/>
    </w:p>
    <w:p w14:paraId="12C7063C" w14:textId="5C1471D7" w:rsidR="00D2478A" w:rsidRPr="00F64CB3" w:rsidRDefault="00D2478A" w:rsidP="00D2478A">
      <w:pPr>
        <w:ind w:firstLine="720"/>
      </w:pPr>
      <w:r>
        <w:t>There</w:t>
      </w:r>
      <w:commentRangeStart w:id="12"/>
      <w:r>
        <w:t xml:space="preserve"> are </w:t>
      </w:r>
      <w:r w:rsidRPr="00F64CB3">
        <w:t>well-established association</w:t>
      </w:r>
      <w:r>
        <w:t>s between daily temperature and deaths from some natural causes, mainly cardiorespiratory diseases</w:t>
      </w:r>
      <w:r w:rsidRPr="00F64CB3">
        <w:t>.</w:t>
      </w:r>
      <w:r>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evidence.","type":"article-journal","volume":"120"},"uris":["http://www.mendeley.com/documents/?uuid=f019dc8d-900c-43aa-962b-b66d8768a4af"]},{"id":"ITEM-5","itemData":{"DOI":"10.1093/epirev/mxf007","ISBN":"0193-936X","ISSN":"0193936X","PMID":"12762092","abstract":"%Z %+ %^","author":[{"dropping-particle":"","family":"Basu","given":"R","non-dropping-particle":"","parse-names":false,"suffix":""},{"dropping-particle":"","family":"Samet","given":"Jonathan M.","non-dropping-particle":"","parse-names":false,"suffix":""}],"container-title":"Epidemiologic Reviews","id":"ITEM-5","issue":"2","issued":{"date-parts":[["2002"]]},"page":"190-202","title":"Relation between elevated ambient temperature and mortality: A review of the epidemiologic evidence","type":"article","volume":"24"},"uris":["http://www.mendeley.com/documents/?uuid=8c8cd126-6856-41d0-9232-6508902ee696"]},{"id":"ITEM-6","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Health","id":"ITEM-6","issued":{"date-parts":[["2008"]]},"title":"Heat stress and public health: A critical review","type":"article-journal"},"uris":["http://www.mendeley.com/documents/?uuid=9621807d-c221-41a7-b6a5-d30c77021a65"]},{"id":"ITEM-7","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Environment","id":"ITEM-7","issued":{"date-parts":[["2017"]]},"page":"241-254","title":"Impact of ambient temperature on morbidity and mortality: An overview of reviews","type":"article-journal","volume":"586"},"uris":["http://www.mendeley.com/documents/?uuid=ec8f9b0b-9e5a-4af2-97b8-252be22410de"]}],"mendeley":{"formattedCitation":"&lt;sup&gt;2–7,125&lt;/sup&gt;","plainTextFormattedCitation":"2–7,125","previouslyFormattedCitation":"&lt;sup&gt;2–7,125&lt;/sup&gt;"},"properties":{"noteIndex":0},"schema":"https://github.com/citation-style-language/schema/raw/master/csl-citation.json"}</w:instrText>
      </w:r>
      <w:r>
        <w:rPr>
          <w:szCs w:val="24"/>
        </w:rPr>
        <w:fldChar w:fldCharType="separate"/>
      </w:r>
      <w:r w:rsidRPr="00676F0B">
        <w:rPr>
          <w:noProof/>
          <w:szCs w:val="24"/>
          <w:vertAlign w:val="superscript"/>
        </w:rPr>
        <w:t>2–7,125</w:t>
      </w:r>
      <w:r>
        <w:rPr>
          <w:szCs w:val="24"/>
        </w:rPr>
        <w:fldChar w:fldCharType="end"/>
      </w:r>
      <w:commentRangeEnd w:id="12"/>
      <w:r w:rsidR="00BD47CB">
        <w:rPr>
          <w:rStyle w:val="CommentReference"/>
          <w:rFonts w:asciiTheme="minorHAnsi" w:hAnsiTheme="minorHAnsi"/>
        </w:rPr>
        <w:commentReference w:id="12"/>
      </w:r>
      <w:r w:rsidRPr="00F64CB3">
        <w:rPr>
          <w:szCs w:val="24"/>
        </w:rPr>
        <w:t xml:space="preserve"> Cardiorespiratory diseases made up 40% of all deaths in the United States in 2016 and therefore</w:t>
      </w:r>
      <w:r>
        <w:rPr>
          <w:szCs w:val="24"/>
        </w:rPr>
        <w:t xml:space="preserve"> remain</w:t>
      </w:r>
      <w:r w:rsidRPr="00F64CB3">
        <w:rPr>
          <w:szCs w:val="24"/>
        </w:rPr>
        <w:t xml:space="preserve"> significant to public health policy and planning (</w:t>
      </w:r>
      <w:r w:rsidRPr="00F64CB3">
        <w:t xml:space="preserve">see </w:t>
      </w:r>
      <w:r>
        <w:t xml:space="preserve">Section </w:t>
      </w:r>
      <w:r w:rsidRPr="00F64CB3">
        <w:fldChar w:fldCharType="begin"/>
      </w:r>
      <w:r w:rsidRPr="00F64CB3">
        <w:instrText xml:space="preserve"> REF _Ref10103948 \r \h </w:instrText>
      </w:r>
      <w:r w:rsidRPr="00F64CB3">
        <w:fldChar w:fldCharType="separate"/>
      </w:r>
      <w:r w:rsidRPr="00F64CB3">
        <w:t>3.2.7</w:t>
      </w:r>
      <w:r w:rsidRPr="00F64CB3">
        <w:fldChar w:fldCharType="end"/>
      </w:r>
      <w:r w:rsidRPr="00F64CB3">
        <w:t xml:space="preserve">). </w:t>
      </w:r>
      <w:r>
        <w:t>A</w:t>
      </w:r>
      <w:commentRangeStart w:id="13"/>
      <w:r>
        <w:t>s cold weather is linked to increased stress on the circulatory system as well as decreased immune system capability,</w:t>
      </w:r>
      <w:r w:rsidRPr="00F64CB3">
        <w:rPr>
          <w:szCs w:val="24"/>
        </w:rPr>
        <w:fldChar w:fldCharType="begin" w:fldLock="1"/>
      </w:r>
      <w:r>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98,130&lt;/sup&gt;","plainTextFormattedCitation":"98,130","previouslyFormattedCitation":"&lt;sup&gt;98,130&lt;/sup&gt;"},"properties":{"noteIndex":0},"schema":"https://github.com/citation-style-language/schema/raw/master/csl-citation.json"}</w:instrText>
      </w:r>
      <w:r w:rsidRPr="00F64CB3">
        <w:rPr>
          <w:szCs w:val="24"/>
        </w:rPr>
        <w:fldChar w:fldCharType="separate"/>
      </w:r>
      <w:r w:rsidRPr="00676F0B">
        <w:rPr>
          <w:noProof/>
          <w:szCs w:val="24"/>
          <w:vertAlign w:val="superscript"/>
        </w:rPr>
        <w:t>98,130</w:t>
      </w:r>
      <w:r w:rsidRPr="00F64CB3">
        <w:rPr>
          <w:szCs w:val="24"/>
        </w:rPr>
        <w:fldChar w:fldCharType="end"/>
      </w:r>
      <w:r>
        <w:rPr>
          <w:szCs w:val="24"/>
        </w:rPr>
        <w:t xml:space="preserve"> </w:t>
      </w:r>
      <w:r w:rsidRPr="00F64CB3">
        <w:rPr>
          <w:szCs w:val="24"/>
        </w:rPr>
        <w:t xml:space="preserve">some studies predict </w:t>
      </w:r>
      <w:r>
        <w:rPr>
          <w:szCs w:val="24"/>
        </w:rPr>
        <w:t>a</w:t>
      </w:r>
      <w:r w:rsidRPr="00F64CB3">
        <w:rPr>
          <w:szCs w:val="24"/>
        </w:rPr>
        <w:t xml:space="preserve"> decrease in cardiorespiratory disease deaths </w:t>
      </w:r>
      <w:r>
        <w:rPr>
          <w:szCs w:val="24"/>
        </w:rPr>
        <w:t xml:space="preserve">in winter </w:t>
      </w:r>
      <w:commentRangeStart w:id="14"/>
      <w:r>
        <w:rPr>
          <w:szCs w:val="24"/>
        </w:rPr>
        <w:t>months</w:t>
      </w:r>
      <w:commentRangeEnd w:id="14"/>
      <w:r w:rsidR="003E35B8">
        <w:rPr>
          <w:rStyle w:val="CommentReference"/>
          <w:rFonts w:asciiTheme="minorHAnsi" w:hAnsiTheme="minorHAnsi"/>
        </w:rPr>
        <w:commentReference w:id="14"/>
      </w:r>
      <w:r>
        <w:rPr>
          <w:szCs w:val="24"/>
        </w:rPr>
        <w:t xml:space="preserve"> </w:t>
      </w:r>
      <w:r w:rsidRPr="00F64CB3">
        <w:rPr>
          <w:szCs w:val="24"/>
        </w:rPr>
        <w:t xml:space="preserve">due to </w:t>
      </w:r>
      <w:r>
        <w:rPr>
          <w:szCs w:val="24"/>
        </w:rPr>
        <w:t>higher temperatures expected as the climate changes.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78–80,105&lt;/sup&gt;","plainTextFormattedCitation":"78–80,105","previouslyFormattedCitation":"&lt;sup&gt;78–80,105&lt;/sup&gt;"},"properties":{"noteIndex":0},"schema":"https://github.com/citation-style-language/schema/raw/master/csl-citation.json"}</w:instrText>
      </w:r>
      <w:r w:rsidRPr="00F64CB3">
        <w:rPr>
          <w:szCs w:val="24"/>
        </w:rPr>
        <w:fldChar w:fldCharType="separate"/>
      </w:r>
      <w:r w:rsidRPr="00676F0B">
        <w:rPr>
          <w:noProof/>
          <w:szCs w:val="24"/>
          <w:vertAlign w:val="superscript"/>
        </w:rPr>
        <w:t>78–80,105</w:t>
      </w:r>
      <w:r w:rsidRPr="00F64CB3">
        <w:rPr>
          <w:szCs w:val="24"/>
        </w:rPr>
        <w:fldChar w:fldCharType="end"/>
      </w:r>
      <w:commentRangeEnd w:id="13"/>
      <w:r w:rsidR="00BD47CB">
        <w:rPr>
          <w:rStyle w:val="CommentReference"/>
          <w:rFonts w:asciiTheme="minorHAnsi" w:hAnsiTheme="minorHAnsi"/>
        </w:rPr>
        <w:commentReference w:id="13"/>
      </w:r>
      <w:r w:rsidRPr="00F64CB3">
        <w:rPr>
          <w:szCs w:val="24"/>
        </w:rPr>
        <w:t xml:space="preserve"> </w:t>
      </w:r>
      <w:commentRangeStart w:id="15"/>
      <w:r>
        <w:rPr>
          <w:szCs w:val="24"/>
        </w:rPr>
        <w:t xml:space="preserve">Others </w:t>
      </w:r>
      <w:r w:rsidRPr="00F64CB3">
        <w:rPr>
          <w:szCs w:val="24"/>
        </w:rPr>
        <w:t xml:space="preserve">argue </w:t>
      </w:r>
      <w:r>
        <w:rPr>
          <w:szCs w:val="24"/>
        </w:rPr>
        <w:t>that this may not be true due to a weakening association of excess winter mortality with temperature,</w:t>
      </w:r>
      <w:r w:rsidRPr="00F64CB3">
        <w:rPr>
          <w:szCs w:val="24"/>
        </w:rPr>
        <w:fldChar w:fldCharType="begin" w:fldLock="1"/>
      </w:r>
      <w:r>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266,267&lt;/sup&gt;","plainTextFormattedCitation":"266,267","previouslyFormattedCitation":"&lt;sup&gt;266,267&lt;/sup&gt;"},"properties":{"noteIndex":0},"schema":"https://github.com/citation-style-language/schema/raw/master/csl-citation.json"}</w:instrText>
      </w:r>
      <w:r w:rsidRPr="00F64CB3">
        <w:rPr>
          <w:szCs w:val="24"/>
        </w:rPr>
        <w:fldChar w:fldCharType="separate"/>
      </w:r>
      <w:r w:rsidRPr="00676F0B">
        <w:rPr>
          <w:noProof/>
          <w:szCs w:val="24"/>
          <w:vertAlign w:val="superscript"/>
        </w:rPr>
        <w:t>266,267</w:t>
      </w:r>
      <w:r w:rsidRPr="00F64CB3">
        <w:rPr>
          <w:szCs w:val="24"/>
        </w:rPr>
        <w:fldChar w:fldCharType="end"/>
      </w:r>
      <w:r>
        <w:rPr>
          <w:szCs w:val="24"/>
        </w:rPr>
        <w:t xml:space="preserve"> though methods in these studies have been criticised as negating seasonal biases and therefore coming to an incorrect conclusion</w:t>
      </w:r>
      <w:r w:rsidRPr="00F64CB3">
        <w:rPr>
          <w:szCs w:val="24"/>
        </w:rPr>
        <w:t>.</w:t>
      </w:r>
      <w:r>
        <w:rPr>
          <w:szCs w:val="24"/>
        </w:rPr>
        <w:fldChar w:fldCharType="begin" w:fldLock="1"/>
      </w:r>
      <w:r>
        <w:rPr>
          <w:szCs w:val="24"/>
        </w:rPr>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id":"ITEM-2","itemData":{"author":[{"dropping-particle":"","family":"Hajat","given":"Shakoor","non-dropping-particle":"","parse-names":false,"suffix":""},{"dropping-particle":"","family":"Kovats","given":"Sari","non-dropping-particle":"","parse-names":false,"suffix":""}],"container-title":"Nature Climate Change","id":"ITEM-2","issued":{"date-parts":[["2014"]]},"title":"A note of caution about the excess winter deaths measure","type":"article-journal"},"uris":["http://www.mendeley.com/documents/?uuid=dc73ae7b-f3c1-4ac0-93b3-6ccf5ee2332a"]}],"mendeley":{"formattedCitation":"&lt;sup&gt;80,81&lt;/sup&gt;","plainTextFormattedCitation":"80,81","previouslyFormattedCitation":"&lt;sup&gt;80,81&lt;/sup&gt;"},"properties":{"noteIndex":0},"schema":"https://github.com/citation-style-language/schema/raw/master/csl-citation.json"}</w:instrText>
      </w:r>
      <w:r>
        <w:rPr>
          <w:szCs w:val="24"/>
        </w:rPr>
        <w:fldChar w:fldCharType="separate"/>
      </w:r>
      <w:r w:rsidRPr="00676F0B">
        <w:rPr>
          <w:noProof/>
          <w:szCs w:val="24"/>
          <w:vertAlign w:val="superscript"/>
        </w:rPr>
        <w:t>80,81</w:t>
      </w:r>
      <w:r>
        <w:rPr>
          <w:szCs w:val="24"/>
        </w:rPr>
        <w:fldChar w:fldCharType="end"/>
      </w:r>
      <w:commentRangeEnd w:id="15"/>
      <w:r w:rsidR="00BD47CB">
        <w:rPr>
          <w:rStyle w:val="CommentReference"/>
          <w:rFonts w:asciiTheme="minorHAnsi" w:hAnsiTheme="minorHAnsi"/>
        </w:rPr>
        <w:commentReference w:id="15"/>
      </w:r>
      <w:r>
        <w:rPr>
          <w:szCs w:val="24"/>
        </w:rPr>
        <w:t xml:space="preserve"> </w:t>
      </w:r>
      <w:r w:rsidRPr="00F64CB3">
        <w:rPr>
          <w:szCs w:val="24"/>
        </w:rPr>
        <w:t>Deaths from cancers</w:t>
      </w:r>
      <w:r>
        <w:rPr>
          <w:szCs w:val="24"/>
        </w:rPr>
        <w:t xml:space="preserve"> also</w:t>
      </w:r>
      <w:r w:rsidRPr="00F64CB3">
        <w:rPr>
          <w:szCs w:val="24"/>
        </w:rPr>
        <w:t xml:space="preserve"> make up a </w:t>
      </w:r>
      <w:r>
        <w:rPr>
          <w:szCs w:val="24"/>
        </w:rPr>
        <w:t>considerable</w:t>
      </w:r>
      <w:r w:rsidRPr="00F64CB3">
        <w:rPr>
          <w:szCs w:val="24"/>
        </w:rPr>
        <w:t xml:space="preserve"> proportion of deaths in the United States</w:t>
      </w:r>
      <w:r>
        <w:rPr>
          <w:szCs w:val="24"/>
        </w:rPr>
        <w:t xml:space="preserve"> </w:t>
      </w:r>
      <w:r w:rsidRPr="004605CD">
        <w:rPr>
          <w:szCs w:val="24"/>
        </w:rPr>
        <w:t>(23%</w:t>
      </w:r>
      <w:r>
        <w:rPr>
          <w:szCs w:val="24"/>
        </w:rPr>
        <w:t xml:space="preserve"> of all deaths in 2016) </w:t>
      </w:r>
      <w:r w:rsidRPr="00F64CB3">
        <w:rPr>
          <w:szCs w:val="24"/>
        </w:rPr>
        <w:t>(</w:t>
      </w:r>
      <w:r w:rsidRPr="00F64CB3">
        <w:t xml:space="preserve">see </w:t>
      </w:r>
      <w:r>
        <w:t xml:space="preserve">Section </w:t>
      </w:r>
      <w:r w:rsidRPr="00F64CB3">
        <w:fldChar w:fldCharType="begin"/>
      </w:r>
      <w:r w:rsidRPr="00F64CB3">
        <w:instrText xml:space="preserve"> REF _Ref10103948 \r \h </w:instrText>
      </w:r>
      <w:r w:rsidRPr="00F64CB3">
        <w:fldChar w:fldCharType="separate"/>
      </w:r>
      <w:r w:rsidRPr="00F64CB3">
        <w:t>3.2.7</w:t>
      </w:r>
      <w:r w:rsidRPr="00F64CB3">
        <w:fldChar w:fldCharType="end"/>
      </w:r>
      <w:r w:rsidRPr="00F64CB3">
        <w:t>)</w:t>
      </w:r>
      <w:r>
        <w:rPr>
          <w:szCs w:val="24"/>
        </w:rPr>
        <w:t xml:space="preserve">. However, only a few </w:t>
      </w:r>
      <w:commentRangeStart w:id="16"/>
      <w:del w:id="17" w:author="Ezzati, Majid" w:date="2019-06-07T21:15:00Z">
        <w:r w:rsidDel="003E35B8">
          <w:rPr>
            <w:szCs w:val="24"/>
          </w:rPr>
          <w:delText xml:space="preserve">limited </w:delText>
        </w:r>
      </w:del>
      <w:commentRangeEnd w:id="16"/>
      <w:r w:rsidR="003E35B8">
        <w:rPr>
          <w:rStyle w:val="CommentReference"/>
          <w:rFonts w:asciiTheme="minorHAnsi" w:hAnsiTheme="minorHAnsi"/>
        </w:rPr>
        <w:commentReference w:id="16"/>
      </w:r>
      <w:r>
        <w:rPr>
          <w:szCs w:val="24"/>
        </w:rPr>
        <w:t>studies have examined an association between temperature and deaths from cancers,</w:t>
      </w:r>
      <w:r>
        <w:rPr>
          <w:szCs w:val="24"/>
        </w:rPr>
        <w:fldChar w:fldCharType="begin" w:fldLock="1"/>
      </w:r>
      <w:r>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States","type":"article-journal"},"uris":["http://www.mendeley.com/documents/?uuid=8c14f555-1b1e-4177-bf7a-b04f4674ce24"]},{"id":"ITEM-2","itemData":{"DOI":"10.1080/00039899709602881","ISSN":"00039896","abstract":"In this study, the authors investigated regional differences in lung cancer mortality in Japan, and, based on data acquired between 1970 and 1990 for 47 Japanese prefectures, estimated the relationship between regional lung cancer mortality and air pollution and/or temperature. Investigators used data for nitrogen dioxide, sulfur dioxide, motor vehicle density, tobacco expenditure, and temperature as independent variables for age-adjusted lung cancer death rates. The age-adjusted lung cancer death rates were higher in the southern geographical block of Japan (i.e., approximately 1.2-fold in males and 1.1-fold in females) and in the northern block (approximately 1.2-fold in males) than in the central block. The regional differences in the age-adjusted lung cancer death rates were explained by nitrogen dioxide and temperature. Temperature caused a greater effect (regression coefficients) of nitrogen dioxide on the age-adjusted lung cancer death rates than did nitrogen dioxide alone in the southern block (i.e., approximately 1.3-fold in males and 1.2-fold in females). These results provide the first evidence of a possible synergistic interaction between air pollution and high temperature on lung cancer mortality.","author":[{"dropping-particle":"","family":"Choi","given":"Kwang Soo","non-dropping-particle":"","parse-names":false,"suffix":""},{"dropping-particle":"","family":"Inoue","given":"Shoichi","non-dropping-particle":"","parse-names":false,"suffix":""},{"dropping-particle":"","family":"Shinozaki","given":"Reiko","non-dropping-particle":"","parse-names":false,"suffix":""}],"container-title":"Archives of Environmental Health","id":"ITEM-2","issued":{"date-parts":[["1997"]]},"title":"Air pollution, temperature, and regional differences in lung cancer mortality in japan","type":"article-journal"},"uris":["http://www.mendeley.com/documents/?uuid=2a3dc44b-f11f-4bde-9d39-e0f745821611"]},{"id":"ITEM-3","itemData":{"DOI":"10.1016/S0277-9536(99)00301-9","ISSN":"02779536","abstract":"This study is the first attempt to investigate mortality seasonality and weather-mortality relationships in Hong Kong from 1980 to 1994. Monthly mortality data from all causes of death, neoplasm, circulatory and respiratory diseases were obtained from the Census and Statistics Department and the weather data were obtained from the Hong Kong Observatory. Regression analyses and ANOVA were employed. Significant winter pe</w:instrText>
      </w:r>
      <w:r>
        <w:rPr>
          <w:rFonts w:hint="eastAsia"/>
          <w:szCs w:val="24"/>
        </w:rPr>
        <w:instrText>aks in sex specific and total deaths from all causes, circulatory and respiratory diseases were ascertained. Cancer mortality, however, was not seasonal. Mortality seasonality only existed in age groups 45-64 and ≥65. For the impact of weather on mortalit</w:instrText>
      </w:r>
      <w:r>
        <w:rPr>
          <w:szCs w:val="24"/>
        </w:rPr>
        <w:instrText xml:space="preserve">y, no significant relationship between weather variables and cancer mortality was observed. A significant negative association between minimum temperature and a positive relationship between cloud and deaths were found. This suggests that colder and cloudy conditions may heighten mortality. Wind was discovered to have a negative association with mortality. This finding revealed that the stressful effect of wind on mortality was negligible. There was no apparent sex difference. Deaths from the younger age </w:instrText>
      </w:r>
      <w:r>
        <w:rPr>
          <w:rFonts w:hint="eastAsia"/>
          <w:szCs w:val="24"/>
        </w:rPr>
        <w:instrText>groups (0-24 yr old) were not weather related. Weak weather connection with mortality for age group 25-44 was discovered, with Adj r2 values ranging from 0.05 to 0.07. The elderly (age ≥65) were more vulnerable to weather stress and strong weather-mortali</w:instrText>
      </w:r>
      <w:r>
        <w:rPr>
          <w:szCs w:val="24"/>
        </w:rPr>
        <w:instrText>ty relationship was uncovered, with Adj r2 values from 0.36 to 0.66. These results are important information for formulating public health policies. Copyright (C) 1999 Elsevier Science Ltd.","author":[{"dropping-particle":"","family":"Yan","given":"Yuk Yee","non-dropping-particle":"","parse-names":false,"suffix":""}],"container-title":"Social Science and Medicine","id":"ITEM-3","issued":{"date-parts":[["2000"]]},"title":"The influence of weather on human mortality in Hong Kong","type":"article-journal"},"uris":["http://www.mendeley.com/documents/?uuid=ff34ac70-05e9-4a70-b08c-6c7541b9bb7c"]},{"id":"ITEM-4","itemData":{"abstract":"Recent time-series epidemiological studies have reported significant associations between daily air pollution and mortality. These studies typically report a short-term excess increase in deaths as the fractional increase of total (nonaccidental) deaths per unit of air pollutant. The relative risk (RR) calculated for the total population in these studies, however, may underestimate the risk for the most sensitive subpopulation(s) at risk. In this study, race, gender, and cause-specific counts of daily mortality in Cook County, Illinois (which encompasses the city of Chicago) during 1985-1990 were analyzed to determine if there was any heterogeneity in air pollution/weather/mortality associations across these various population subcategories. Seasonal cross-correlations between mortality and environmental variables first were examined to identify appropriate lag structures. Of the pollution variables considered - particulate matter less than 10?m (PM10), ozone, carbon monoxide, sulfur dioxide, and visual range-derived extinction coefficient - both PM10 and ozone showed significant associations with same-day and next-day mortality. The Poisson regression models employed included seasonal cycles (sine/cosine series), square and linear terms of lagged temperature, trend line, day-of-week dummy variables, and the average of the same day's and previous day's PM10 or ozone. The RR for total nonaccidental mortality per 100?g/m3 increase in PM10 was 1.05 (95% CI: 1.03-1.08). The respiratory (RR = 1.14; 95% CI: 1.04-1.25) and cancer (RR = 1.12; 95% CI: 1.06-1.18) categories showed higher estimates than the circulatory category (RR = 1.03; 95% CI: 0.98-1.07), while the residual of the total from these three categories showed no association with PM10 (RR = 1.01; 95% CI: 0.95-1.08). Among the race- and gender-specific categories, black (African-American) females showed the highest RRs for the total (RR = 1.11; 95% CI: 1.03-1.21), respiratory (RR = 1.31; 95% CI: 0.98-1.75), and cancer (RR = 1.25; 95% CI: 1.07-1.46) mortality categories. Neither ozone nor hot temperature showed such cause-specificity in mortality associations. Cold temperature lagged by two days was a significant predictor of circulatory and respiratory mortality. This study suggests the importance of race- and gender-specific analysis. The greater mortality risk to Chicago's black women from exposure to urban air pollution indicated by this finding should be tested in other metropolitan areas.","author":[{"dropping-particle":"","family":"Ito","given":"K","non-dropping-particle":"","parse-names":false,"suffix":""},{"dropping-particle":"","family":"Thurston","given":"G D","non-dropping-particle":"","parse-names":false,"suffix":""}],"container-title":"Journal of Exposure Analysis &amp; Environmental Epidemiology","id":"ITEM-4","issued":{"date-parts":[["1996"]]},"title":"Daily PM10/mortality associations: an investigations of at-risk subpopulations","type":"article-journal"},"uris":["http://www.mendeley.com/documents/?uuid=539545e0-16fd-4572-b628-6c7b8a079f81"]},{"id":"ITEM-5","itemData":{"DOI":"10.1097/01.ede.0000208477.36665.34","ISSN":"10443983","abstract":"BACKGROUND: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A.","non-dropping-particle":"","parse-names":false,"suffix":""}],"container-title":"Epidemiology","id":"ITEM-5","issued":{"date-parts":[["2006"]]},"title":"Vulnerability to heat-related mortality: A multicity, population-based, case-crossover analysis","type":"article-journal"},"uris":["http://www.mendeley.com/documents/?uuid=99176b54-b460-4f5f-b38f-037e389eda32"]}],"mendeley":{"formattedCitation":"&lt;sup&gt;123,137–140&lt;/sup&gt;","plainTextFormattedCitation":"123,137–140","previouslyFormattedCitation":"&lt;sup&gt;123,137–140&lt;/sup&gt;"},"properties":{"noteIndex":0},"schema":"https://github.com/citation-style-language/schema/raw/master/csl-citation.json"}</w:instrText>
      </w:r>
      <w:r>
        <w:rPr>
          <w:szCs w:val="24"/>
        </w:rPr>
        <w:fldChar w:fldCharType="separate"/>
      </w:r>
      <w:r w:rsidRPr="00676F0B">
        <w:rPr>
          <w:noProof/>
          <w:szCs w:val="24"/>
          <w:vertAlign w:val="superscript"/>
        </w:rPr>
        <w:t>123,137–140</w:t>
      </w:r>
      <w:r>
        <w:rPr>
          <w:szCs w:val="24"/>
        </w:rPr>
        <w:fldChar w:fldCharType="end"/>
      </w:r>
      <w:r>
        <w:rPr>
          <w:szCs w:val="24"/>
        </w:rPr>
        <w:t xml:space="preserve"> though seasonality in cancer death rates exists for older age groups.</w:t>
      </w:r>
      <w:r>
        <w:rPr>
          <w:szCs w:val="24"/>
        </w:rPr>
        <w:fldChar w:fldCharType="begin" w:fldLock="1"/>
      </w:r>
      <w:r>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w:instrText>
      </w:r>
      <w:r>
        <w:rPr>
          <w:rFonts w:hint="eastAsia"/>
          <w:szCs w:val="24"/>
        </w:rPr>
        <w:instrText>nal climatic regions. Death rates in men and women ≥ 45 years peaked in December to February and were lowest in June to August, driven by cardiorespiratory diseases and injuries. In these ages, percent difference in death rates between peak and minimum mo</w:instrText>
      </w:r>
      <w:r>
        <w:rPr>
          <w:szCs w:val="24"/>
        </w:rPr>
        <w:instrText>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38&lt;/sup&gt;","plainTextFormattedCitation":"38","previouslyFormattedCitation":"&lt;sup&gt;38&lt;/sup&gt;"},"properties":{"noteIndex":0},"schema":"https://github.com/citation-style-language/schema/raw/master/csl-citation.json"}</w:instrText>
      </w:r>
      <w:r>
        <w:rPr>
          <w:szCs w:val="24"/>
        </w:rPr>
        <w:fldChar w:fldCharType="separate"/>
      </w:r>
      <w:r w:rsidRPr="00026187">
        <w:rPr>
          <w:noProof/>
          <w:szCs w:val="24"/>
          <w:vertAlign w:val="superscript"/>
        </w:rPr>
        <w:t>38</w:t>
      </w:r>
      <w:r>
        <w:rPr>
          <w:szCs w:val="24"/>
        </w:rPr>
        <w:fldChar w:fldCharType="end"/>
      </w:r>
      <w:r w:rsidRPr="00F64CB3">
        <w:rPr>
          <w:szCs w:val="24"/>
        </w:rPr>
        <w:t xml:space="preserve"> </w:t>
      </w:r>
      <w:r>
        <w:rPr>
          <w:szCs w:val="24"/>
        </w:rPr>
        <w:t>My</w:t>
      </w:r>
      <w:r w:rsidRPr="00F64CB3">
        <w:rPr>
          <w:szCs w:val="24"/>
        </w:rPr>
        <w:t xml:space="preserve"> aim was to evaluate how deaths from various chronic diseases, including deaths from cardiorespiratory disease and cancer</w:t>
      </w:r>
      <w:r>
        <w:rPr>
          <w:szCs w:val="24"/>
        </w:rPr>
        <w:t>s</w:t>
      </w:r>
      <w:r w:rsidRPr="00F64CB3">
        <w:rPr>
          <w:szCs w:val="24"/>
        </w:rPr>
        <w:t xml:space="preserve">, </w:t>
      </w:r>
      <w:commentRangeStart w:id="18"/>
      <w:r w:rsidRPr="00F64CB3">
        <w:rPr>
          <w:szCs w:val="24"/>
        </w:rPr>
        <w:t xml:space="preserve">may be affected by changes in temperature that could arise in </w:t>
      </w:r>
      <w:r>
        <w:rPr>
          <w:szCs w:val="24"/>
        </w:rPr>
        <w:t xml:space="preserve">the United States </w:t>
      </w:r>
      <w:r w:rsidRPr="00F64CB3">
        <w:rPr>
          <w:szCs w:val="24"/>
        </w:rPr>
        <w:t>as a result of global climate change.</w:t>
      </w:r>
      <w:commentRangeEnd w:id="18"/>
      <w:r w:rsidR="003E35B8">
        <w:rPr>
          <w:rStyle w:val="CommentReference"/>
          <w:rFonts w:asciiTheme="minorHAnsi" w:hAnsiTheme="minorHAnsi"/>
        </w:rPr>
        <w:commentReference w:id="18"/>
      </w:r>
    </w:p>
    <w:p w14:paraId="7846DA06" w14:textId="77777777" w:rsidR="00D2478A" w:rsidRPr="00F64CB3" w:rsidRDefault="00D2478A" w:rsidP="00D2478A">
      <w:pPr>
        <w:pStyle w:val="Heading2"/>
      </w:pPr>
      <w:bookmarkStart w:id="19" w:name="_Toc10814711"/>
      <w:r w:rsidRPr="00F64CB3">
        <w:t>Data</w:t>
      </w:r>
      <w:bookmarkEnd w:id="19"/>
    </w:p>
    <w:p w14:paraId="51271B27" w14:textId="7FDB3517" w:rsidR="00D2478A" w:rsidRPr="00A44531" w:rsidRDefault="00D2478A" w:rsidP="00D2478A">
      <w:pPr>
        <w:ind w:firstLine="567"/>
        <w:rPr>
          <w:rStyle w:val="apple-style-span"/>
          <w:rFonts w:cstheme="minorBidi"/>
          <w:szCs w:val="24"/>
        </w:rPr>
      </w:pPr>
      <w:r w:rsidRPr="00F64CB3">
        <w:rPr>
          <w:rStyle w:val="apple-style-span"/>
          <w:szCs w:val="24"/>
        </w:rPr>
        <w:t xml:space="preserve">Full details of the data processing choices I made can be found in Chapter </w:t>
      </w:r>
      <w:r w:rsidRPr="00F64CB3">
        <w:rPr>
          <w:rFonts w:cs="Calibri"/>
          <w:szCs w:val="24"/>
        </w:rPr>
        <w:fldChar w:fldCharType="begin"/>
      </w:r>
      <w:r w:rsidRPr="00F64CB3">
        <w:rPr>
          <w:rFonts w:cs="Calibri"/>
          <w:szCs w:val="24"/>
        </w:rPr>
        <w:instrText xml:space="preserve"> REF _Ref9523732 \r \h </w:instrText>
      </w:r>
      <w:r w:rsidRPr="00F64CB3">
        <w:rPr>
          <w:rFonts w:cs="Calibri"/>
          <w:szCs w:val="24"/>
        </w:rPr>
      </w:r>
      <w:r w:rsidRPr="00F64CB3">
        <w:rPr>
          <w:rFonts w:cs="Calibri"/>
          <w:szCs w:val="24"/>
        </w:rPr>
        <w:fldChar w:fldCharType="separate"/>
      </w:r>
      <w:r w:rsidRPr="00F64CB3">
        <w:rPr>
          <w:rFonts w:cs="Calibri"/>
          <w:szCs w:val="24"/>
        </w:rPr>
        <w:t>3</w:t>
      </w:r>
      <w:r w:rsidRPr="00F64CB3">
        <w:rPr>
          <w:rFonts w:cs="Calibri"/>
          <w:szCs w:val="24"/>
        </w:rPr>
        <w:fldChar w:fldCharType="end"/>
      </w:r>
      <w:r w:rsidRPr="00F64CB3">
        <w:rPr>
          <w:rStyle w:val="apple-style-span"/>
          <w:szCs w:val="24"/>
        </w:rPr>
        <w:t xml:space="preserve">. Here, </w:t>
      </w:r>
      <w:r w:rsidRPr="00F64CB3">
        <w:rPr>
          <w:rFonts w:cs="Calibri"/>
          <w:color w:val="000000" w:themeColor="text1"/>
          <w:szCs w:val="24"/>
        </w:rPr>
        <w:t>I used vital registration data on all 79,689,529</w:t>
      </w:r>
      <w:commentRangeStart w:id="20"/>
      <w:r w:rsidRPr="00F64CB3">
        <w:rPr>
          <w:rFonts w:cs="Calibri"/>
          <w:color w:val="000000" w:themeColor="text1"/>
          <w:szCs w:val="24"/>
        </w:rPr>
        <w:t xml:space="preserve"> natural deaths</w:t>
      </w:r>
      <w:commentRangeEnd w:id="20"/>
      <w:r w:rsidR="003E35B8">
        <w:rPr>
          <w:rStyle w:val="CommentReference"/>
          <w:rFonts w:asciiTheme="minorHAnsi" w:hAnsiTheme="minorHAnsi"/>
        </w:rPr>
        <w:commentReference w:id="20"/>
      </w:r>
      <w:r>
        <w:rPr>
          <w:rFonts w:cs="Calibri"/>
          <w:color w:val="000000" w:themeColor="text1"/>
          <w:szCs w:val="24"/>
        </w:rPr>
        <w:t xml:space="preserve"> </w:t>
      </w:r>
      <w:r w:rsidRPr="00F64CB3">
        <w:rPr>
          <w:rFonts w:cs="Calibri"/>
          <w:color w:val="000000" w:themeColor="text1"/>
          <w:szCs w:val="24"/>
        </w:rPr>
        <w:t xml:space="preserve">in the contiguous United States from 1980 to 2016 </w:t>
      </w:r>
      <w:r w:rsidRPr="00F64CB3">
        <w:rPr>
          <w:rStyle w:val="apple-style-span"/>
          <w:szCs w:val="24"/>
        </w:rPr>
        <w:t xml:space="preserve">along with population records to calculate monthly death rates for each type of </w:t>
      </w:r>
      <w:r>
        <w:rPr>
          <w:rStyle w:val="apple-style-span"/>
          <w:szCs w:val="24"/>
        </w:rPr>
        <w:t>natural death</w:t>
      </w:r>
      <w:r w:rsidRPr="00F64CB3">
        <w:rPr>
          <w:rStyle w:val="apple-style-span"/>
          <w:szCs w:val="24"/>
        </w:rPr>
        <w:t>, age group, sex and state combination</w:t>
      </w:r>
      <w:r w:rsidRPr="00F64CB3">
        <w:rPr>
          <w:rFonts w:cs="Calibri"/>
          <w:color w:val="000000" w:themeColor="text1"/>
          <w:szCs w:val="24"/>
        </w:rPr>
        <w:t>. Of this, 41,105,009</w:t>
      </w:r>
      <w:r>
        <w:rPr>
          <w:rFonts w:cs="Calibri"/>
          <w:color w:val="000000" w:themeColor="text1"/>
          <w:szCs w:val="24"/>
        </w:rPr>
        <w:t xml:space="preserve"> (52%)</w:t>
      </w:r>
      <w:r w:rsidRPr="00F64CB3">
        <w:rPr>
          <w:rFonts w:cs="Calibri"/>
          <w:color w:val="000000" w:themeColor="text1"/>
          <w:szCs w:val="24"/>
        </w:rPr>
        <w:t xml:space="preserve"> were deaths from cardiorespiratory diseases</w:t>
      </w:r>
      <w:r>
        <w:rPr>
          <w:rFonts w:cs="Calibri"/>
          <w:color w:val="000000" w:themeColor="text1"/>
          <w:szCs w:val="24"/>
        </w:rPr>
        <w:t xml:space="preserve"> and </w:t>
      </w:r>
      <w:r w:rsidRPr="00F64CB3">
        <w:rPr>
          <w:rFonts w:cs="Calibri"/>
          <w:color w:val="000000" w:themeColor="text1"/>
          <w:szCs w:val="24"/>
        </w:rPr>
        <w:t>19,862,760</w:t>
      </w:r>
      <w:r>
        <w:rPr>
          <w:rFonts w:cs="Calibri"/>
          <w:color w:val="000000" w:themeColor="text1"/>
          <w:szCs w:val="24"/>
        </w:rPr>
        <w:t xml:space="preserve"> (25%)</w:t>
      </w:r>
      <w:r w:rsidRPr="00F64CB3">
        <w:rPr>
          <w:rFonts w:cs="Calibri"/>
          <w:color w:val="000000" w:themeColor="text1"/>
          <w:szCs w:val="24"/>
        </w:rPr>
        <w:t xml:space="preserve"> were deaths from cancers</w:t>
      </w:r>
      <w:r>
        <w:rPr>
          <w:rFonts w:cs="Calibri"/>
          <w:color w:val="000000" w:themeColor="text1"/>
          <w:szCs w:val="24"/>
        </w:rPr>
        <w:t xml:space="preserve">. </w:t>
      </w:r>
      <w:r w:rsidRPr="00F64CB3">
        <w:rPr>
          <w:rFonts w:cs="Calibri"/>
          <w:color w:val="000000" w:themeColor="text1"/>
          <w:szCs w:val="24"/>
        </w:rPr>
        <w:t xml:space="preserve">For each cardiorespiratory death, </w:t>
      </w:r>
      <w:commentRangeStart w:id="21"/>
      <w:r w:rsidRPr="00F64CB3">
        <w:rPr>
          <w:rFonts w:cs="Calibri"/>
          <w:color w:val="000000" w:themeColor="text1"/>
          <w:szCs w:val="24"/>
        </w:rPr>
        <w:t xml:space="preserve">I mapped each ICD-9 and ICD-10 code to three cardiovascular </w:t>
      </w:r>
      <w:r w:rsidRPr="00F64CB3">
        <w:rPr>
          <w:rFonts w:cs="Calibri"/>
          <w:color w:val="000000" w:themeColor="text1"/>
          <w:szCs w:val="24"/>
        </w:rPr>
        <w:lastRenderedPageBreak/>
        <w:t>(ischaemic heart disease, cerebrovascular disease, other cardiovascular diseases) and three respiratory (chronic obstructive pulmonary disease (COPD), respiratory infections, other respiratory infections) types of cardiorespiratory deaths (</w:t>
      </w:r>
      <w:r w:rsidRPr="00F64CB3">
        <w:rPr>
          <w:rFonts w:cs="Calibri"/>
          <w:color w:val="000000" w:themeColor="text1"/>
          <w:szCs w:val="24"/>
        </w:rPr>
        <w:fldChar w:fldCharType="begin"/>
      </w:r>
      <w:r w:rsidRPr="00F64CB3">
        <w:rPr>
          <w:rFonts w:cs="Calibri"/>
          <w:color w:val="000000" w:themeColor="text1"/>
          <w:szCs w:val="24"/>
        </w:rPr>
        <w:instrText xml:space="preserve"> REF _Ref10041890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Table 11</w:t>
      </w:r>
      <w:r w:rsidRPr="00F64CB3">
        <w:rPr>
          <w:rFonts w:cs="Calibri"/>
          <w:color w:val="000000" w:themeColor="text1"/>
          <w:szCs w:val="24"/>
        </w:rPr>
        <w:fldChar w:fldCharType="end"/>
      </w:r>
      <w:r w:rsidRPr="00F64CB3">
        <w:rPr>
          <w:rFonts w:cs="Calibri"/>
          <w:color w:val="000000" w:themeColor="text1"/>
          <w:szCs w:val="24"/>
        </w:rPr>
        <w:t>).</w:t>
      </w:r>
      <w:commentRangeEnd w:id="21"/>
      <w:r w:rsidR="003E35B8">
        <w:rPr>
          <w:rStyle w:val="CommentReference"/>
          <w:rFonts w:asciiTheme="minorHAnsi" w:hAnsiTheme="minorHAnsi"/>
        </w:rPr>
        <w:commentReference w:id="21"/>
      </w:r>
      <w:r w:rsidRPr="00F64CB3">
        <w:rPr>
          <w:rFonts w:cs="Calibri"/>
          <w:color w:val="000000" w:themeColor="text1"/>
          <w:szCs w:val="24"/>
        </w:rPr>
        <w:t xml:space="preserve"> Other cardiovascular diseases included rheumatic, hypertensive and inflammatory heart diseases.</w:t>
      </w:r>
      <w:r>
        <w:rPr>
          <w:rFonts w:cs="Calibri"/>
          <w:color w:val="000000" w:themeColor="text1"/>
          <w:szCs w:val="24"/>
        </w:rPr>
        <w:t xml:space="preserve"> Other respiratory diseases </w:t>
      </w:r>
      <w:r w:rsidRPr="00F64CB3">
        <w:rPr>
          <w:rFonts w:cs="Calibri"/>
          <w:color w:val="000000" w:themeColor="text1"/>
          <w:szCs w:val="24"/>
        </w:rPr>
        <w:t>include</w:t>
      </w:r>
      <w:r>
        <w:rPr>
          <w:rFonts w:cs="Calibri"/>
          <w:color w:val="000000" w:themeColor="text1"/>
          <w:szCs w:val="24"/>
        </w:rPr>
        <w:t>d</w:t>
      </w:r>
      <w:r w:rsidRPr="00F64CB3">
        <w:rPr>
          <w:rFonts w:cs="Calibri"/>
          <w:color w:val="000000" w:themeColor="text1"/>
          <w:szCs w:val="24"/>
        </w:rPr>
        <w:t xml:space="preserve"> asthma and </w:t>
      </w:r>
      <w:commentRangeStart w:id="22"/>
      <w:r w:rsidRPr="00F64CB3">
        <w:rPr>
          <w:rFonts w:cs="Calibri"/>
          <w:color w:val="000000" w:themeColor="text1"/>
          <w:szCs w:val="24"/>
        </w:rPr>
        <w:t>otitis media</w:t>
      </w:r>
      <w:commentRangeEnd w:id="22"/>
      <w:r w:rsidR="003E35B8">
        <w:rPr>
          <w:rStyle w:val="CommentReference"/>
          <w:rFonts w:asciiTheme="minorHAnsi" w:hAnsiTheme="minorHAnsi"/>
        </w:rPr>
        <w:commentReference w:id="22"/>
      </w:r>
      <w:r w:rsidRPr="00F64CB3">
        <w:rPr>
          <w:rFonts w:cs="Calibri"/>
          <w:color w:val="000000" w:themeColor="text1"/>
          <w:szCs w:val="24"/>
        </w:rPr>
        <w:t>. I did not further subdivide cancer deaths</w:t>
      </w:r>
      <w:ins w:id="23" w:author="Ezzati, Majid" w:date="2019-06-07T21:23:00Z">
        <w:r w:rsidR="003E35B8">
          <w:rPr>
            <w:rFonts w:cs="Calibri"/>
            <w:color w:val="000000" w:themeColor="text1"/>
            <w:szCs w:val="24"/>
          </w:rPr>
          <w:t xml:space="preserve"> because [[[evidence on being temp related / hypothesised pathways]]]</w:t>
        </w:r>
      </w:ins>
      <w:r w:rsidRPr="00F64CB3">
        <w:rPr>
          <w:rFonts w:cs="Calibri"/>
          <w:color w:val="000000" w:themeColor="text1"/>
          <w:szCs w:val="24"/>
        </w:rPr>
        <w:t>.</w:t>
      </w:r>
      <w:r w:rsidRPr="00F64CB3">
        <w:rPr>
          <w:rStyle w:val="apple-style-span"/>
          <w:szCs w:val="24"/>
        </w:rPr>
        <w:t xml:space="preserve"> </w:t>
      </w:r>
      <w:r w:rsidRPr="00F64CB3">
        <w:rPr>
          <w:szCs w:val="24"/>
        </w:rPr>
        <w:t>The remainder of deaths were from causes other than cancers, cardiorespiratory diseases and injuries</w:t>
      </w:r>
      <w:r>
        <w:rPr>
          <w:szCs w:val="24"/>
        </w:rPr>
        <w:t xml:space="preserve">, described in more detail in Section </w:t>
      </w:r>
      <w:r w:rsidRPr="00F64CB3">
        <w:fldChar w:fldCharType="begin"/>
      </w:r>
      <w:r w:rsidRPr="00F64CB3">
        <w:instrText xml:space="preserve"> REF _Ref10103948 \r \h </w:instrText>
      </w:r>
      <w:r w:rsidRPr="00F64CB3">
        <w:fldChar w:fldCharType="separate"/>
      </w:r>
      <w:r w:rsidRPr="00F64CB3">
        <w:t>3.2.7</w:t>
      </w:r>
      <w:r w:rsidRPr="00F64CB3">
        <w:fldChar w:fldCharType="end"/>
      </w:r>
      <w:r>
        <w:rPr>
          <w:szCs w:val="24"/>
        </w:rPr>
        <w:t xml:space="preserve">. </w:t>
      </w:r>
      <w:r w:rsidRPr="00F64CB3">
        <w:rPr>
          <w:szCs w:val="24"/>
        </w:rPr>
        <w:t xml:space="preserve">The composition of this group of causes of death varied by age group and sex. Therefore, I did not include </w:t>
      </w:r>
      <w:del w:id="24" w:author="Ezzati, Majid" w:date="2019-06-07T21:24:00Z">
        <w:r w:rsidRPr="00F64CB3" w:rsidDel="003E35B8">
          <w:rPr>
            <w:szCs w:val="24"/>
          </w:rPr>
          <w:delText>the results in further calcula</w:delText>
        </w:r>
        <w:commentRangeStart w:id="25"/>
        <w:r w:rsidRPr="00F64CB3" w:rsidDel="003E35B8">
          <w:rPr>
            <w:szCs w:val="24"/>
          </w:rPr>
          <w:delText>tions</w:delText>
        </w:r>
      </w:del>
      <w:ins w:id="26" w:author="Ezzati, Majid" w:date="2019-06-07T21:24:00Z">
        <w:r w:rsidR="003E35B8">
          <w:rPr>
            <w:szCs w:val="24"/>
          </w:rPr>
          <w:t>them in …</w:t>
        </w:r>
        <w:commentRangeEnd w:id="25"/>
        <w:r w:rsidR="003E35B8">
          <w:rPr>
            <w:rStyle w:val="CommentReference"/>
            <w:rFonts w:asciiTheme="minorHAnsi" w:hAnsiTheme="minorHAnsi"/>
          </w:rPr>
          <w:commentReference w:id="25"/>
        </w:r>
      </w:ins>
      <w:r>
        <w:rPr>
          <w:szCs w:val="24"/>
        </w:rPr>
        <w:t xml:space="preserve">. </w:t>
      </w:r>
      <w:r w:rsidRPr="00F64CB3">
        <w:rPr>
          <w:rStyle w:val="apple-style-span"/>
          <w:szCs w:val="24"/>
        </w:rPr>
        <w:t>I obtained monthly population-weighted temperat</w:t>
      </w:r>
      <w:commentRangeStart w:id="27"/>
      <w:r w:rsidRPr="00F64CB3">
        <w:rPr>
          <w:rStyle w:val="apple-style-span"/>
          <w:szCs w:val="24"/>
        </w:rPr>
        <w:t>ure from ERA-Interim.</w:t>
      </w:r>
      <w:r w:rsidRPr="00F64CB3">
        <w:rPr>
          <w:rStyle w:val="apple-style-span"/>
          <w:szCs w:val="24"/>
        </w:rPr>
        <w:fldChar w:fldCharType="begin" w:fldLock="1"/>
      </w:r>
      <w:r>
        <w:rPr>
          <w:rStyle w:val="apple-style-span"/>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209&lt;/sup&gt;","plainTextFormattedCitation":"209","previouslyFormattedCitation":"&lt;sup&gt;209&lt;/sup&gt;"},"properties":{"noteIndex":0},"schema":"https://github.com/citation-style-language/schema/raw/master/csl-citation.json"}</w:instrText>
      </w:r>
      <w:r w:rsidRPr="00F64CB3">
        <w:rPr>
          <w:rStyle w:val="apple-style-span"/>
          <w:szCs w:val="24"/>
        </w:rPr>
        <w:fldChar w:fldCharType="separate"/>
      </w:r>
      <w:r w:rsidRPr="00676F0B">
        <w:rPr>
          <w:rStyle w:val="apple-style-span"/>
          <w:noProof/>
          <w:szCs w:val="24"/>
          <w:vertAlign w:val="superscript"/>
        </w:rPr>
        <w:t>209</w:t>
      </w:r>
      <w:r w:rsidRPr="00F64CB3">
        <w:rPr>
          <w:rStyle w:val="apple-style-span"/>
          <w:szCs w:val="24"/>
        </w:rPr>
        <w:fldChar w:fldCharType="end"/>
      </w:r>
      <w:r w:rsidRPr="00F64CB3">
        <w:rPr>
          <w:rStyle w:val="apple-style-span"/>
          <w:szCs w:val="24"/>
        </w:rPr>
        <w:t xml:space="preserve"> </w:t>
      </w:r>
      <w:commentRangeEnd w:id="27"/>
      <w:r w:rsidR="003E35B8">
        <w:rPr>
          <w:rStyle w:val="CommentReference"/>
          <w:rFonts w:asciiTheme="minorHAnsi" w:hAnsiTheme="minorHAnsi"/>
        </w:rPr>
        <w:commentReference w:id="27"/>
      </w:r>
    </w:p>
    <w:p w14:paraId="6449947D" w14:textId="77777777" w:rsidR="00D2478A" w:rsidRPr="00F64CB3" w:rsidRDefault="00D2478A" w:rsidP="00D2478A">
      <w:pPr>
        <w:spacing w:after="160" w:line="259" w:lineRule="auto"/>
        <w:jc w:val="left"/>
        <w:rPr>
          <w:rStyle w:val="apple-style-span"/>
          <w:szCs w:val="24"/>
        </w:rPr>
      </w:pPr>
      <w:r w:rsidRPr="00F64CB3">
        <w:rPr>
          <w:rStyle w:val="apple-style-span"/>
          <w:szCs w:val="24"/>
        </w:rPr>
        <w:br w:type="page"/>
      </w:r>
    </w:p>
    <w:p w14:paraId="75D259C5" w14:textId="77777777" w:rsidR="00D2478A" w:rsidRPr="00F64CB3" w:rsidRDefault="00D2478A" w:rsidP="00D2478A">
      <w:pPr>
        <w:ind w:firstLine="720"/>
        <w:rPr>
          <w:rStyle w:val="apple-style-span"/>
          <w:szCs w:val="24"/>
        </w:rPr>
      </w:pP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D2478A" w:rsidRPr="00F64CB3" w14:paraId="57A4396C" w14:textId="77777777" w:rsidTr="00BD47CB">
        <w:trPr>
          <w:trHeight w:val="320"/>
        </w:trPr>
        <w:tc>
          <w:tcPr>
            <w:tcW w:w="2941" w:type="dxa"/>
            <w:shd w:val="clear" w:color="auto" w:fill="auto"/>
            <w:noWrap/>
            <w:vAlign w:val="bottom"/>
            <w:hideMark/>
          </w:tcPr>
          <w:p w14:paraId="21CADD05" w14:textId="77777777" w:rsidR="00D2478A" w:rsidRPr="00F64CB3" w:rsidRDefault="00D2478A" w:rsidP="00BD47CB">
            <w:pPr>
              <w:spacing w:line="240" w:lineRule="auto"/>
              <w:jc w:val="center"/>
              <w:rPr>
                <w:b/>
                <w:bCs/>
                <w:color w:val="000000"/>
              </w:rPr>
            </w:pPr>
            <w:r w:rsidRPr="00F64CB3">
              <w:rPr>
                <w:b/>
                <w:bCs/>
                <w:color w:val="000000"/>
              </w:rPr>
              <w:t>Chronic disease</w:t>
            </w:r>
          </w:p>
        </w:tc>
        <w:tc>
          <w:tcPr>
            <w:tcW w:w="2927" w:type="dxa"/>
            <w:shd w:val="clear" w:color="auto" w:fill="auto"/>
            <w:noWrap/>
            <w:vAlign w:val="bottom"/>
            <w:hideMark/>
          </w:tcPr>
          <w:p w14:paraId="7E8DC56E" w14:textId="77777777" w:rsidR="00D2478A" w:rsidRPr="00F64CB3" w:rsidRDefault="00D2478A" w:rsidP="00BD47CB">
            <w:pPr>
              <w:spacing w:line="240" w:lineRule="auto"/>
              <w:jc w:val="center"/>
              <w:rPr>
                <w:b/>
                <w:bCs/>
                <w:color w:val="000000"/>
              </w:rPr>
            </w:pPr>
            <w:r w:rsidRPr="00F64CB3">
              <w:rPr>
                <w:b/>
                <w:bCs/>
                <w:color w:val="000000"/>
              </w:rPr>
              <w:t>ICD-9</w:t>
            </w:r>
          </w:p>
        </w:tc>
        <w:tc>
          <w:tcPr>
            <w:tcW w:w="4662" w:type="dxa"/>
            <w:shd w:val="clear" w:color="auto" w:fill="auto"/>
            <w:noWrap/>
            <w:vAlign w:val="bottom"/>
            <w:hideMark/>
          </w:tcPr>
          <w:p w14:paraId="1FDC0B24" w14:textId="77777777" w:rsidR="00D2478A" w:rsidRPr="00F64CB3" w:rsidRDefault="00D2478A" w:rsidP="00BD47CB">
            <w:pPr>
              <w:spacing w:line="240" w:lineRule="auto"/>
              <w:jc w:val="center"/>
              <w:rPr>
                <w:b/>
                <w:bCs/>
                <w:color w:val="000000"/>
              </w:rPr>
            </w:pPr>
            <w:r w:rsidRPr="00F64CB3">
              <w:rPr>
                <w:b/>
                <w:bCs/>
                <w:color w:val="000000"/>
              </w:rPr>
              <w:t>ICD-10</w:t>
            </w:r>
          </w:p>
        </w:tc>
      </w:tr>
      <w:tr w:rsidR="00D2478A" w:rsidRPr="00F64CB3" w14:paraId="6F81EE69" w14:textId="77777777" w:rsidTr="00BD47CB">
        <w:trPr>
          <w:trHeight w:val="851"/>
        </w:trPr>
        <w:tc>
          <w:tcPr>
            <w:tcW w:w="2941" w:type="dxa"/>
            <w:shd w:val="clear" w:color="auto" w:fill="auto"/>
            <w:noWrap/>
            <w:vAlign w:val="center"/>
            <w:hideMark/>
          </w:tcPr>
          <w:p w14:paraId="523BB9CD" w14:textId="77777777" w:rsidR="00D2478A" w:rsidRPr="00F64CB3" w:rsidRDefault="00D2478A" w:rsidP="00BD47CB">
            <w:pPr>
              <w:spacing w:line="240" w:lineRule="auto"/>
              <w:rPr>
                <w:color w:val="000000"/>
              </w:rPr>
            </w:pPr>
            <w:commentRangeStart w:id="28"/>
            <w:r w:rsidRPr="00F64CB3">
              <w:rPr>
                <w:color w:val="000000"/>
              </w:rPr>
              <w:t>Cardiorespiratory</w:t>
            </w:r>
          </w:p>
        </w:tc>
        <w:tc>
          <w:tcPr>
            <w:tcW w:w="2927" w:type="dxa"/>
            <w:shd w:val="clear" w:color="auto" w:fill="auto"/>
            <w:noWrap/>
            <w:vAlign w:val="center"/>
            <w:hideMark/>
          </w:tcPr>
          <w:p w14:paraId="5853D7F2" w14:textId="77777777" w:rsidR="00D2478A" w:rsidRPr="00F64CB3" w:rsidRDefault="00D2478A" w:rsidP="00BD47CB">
            <w:pPr>
              <w:spacing w:line="240" w:lineRule="auto"/>
              <w:jc w:val="center"/>
              <w:rPr>
                <w:color w:val="000000"/>
              </w:rPr>
            </w:pPr>
            <w:r w:rsidRPr="00F64CB3">
              <w:rPr>
                <w:color w:val="000000"/>
              </w:rPr>
              <w:t>381-382, 390-519</w:t>
            </w:r>
          </w:p>
        </w:tc>
        <w:tc>
          <w:tcPr>
            <w:tcW w:w="4662" w:type="dxa"/>
            <w:shd w:val="clear" w:color="auto" w:fill="auto"/>
            <w:noWrap/>
            <w:vAlign w:val="center"/>
            <w:hideMark/>
          </w:tcPr>
          <w:p w14:paraId="23903D07" w14:textId="77777777" w:rsidR="00D2478A" w:rsidRPr="00F64CB3" w:rsidRDefault="00D2478A" w:rsidP="00BD47CB">
            <w:pPr>
              <w:spacing w:line="240" w:lineRule="auto"/>
              <w:jc w:val="center"/>
              <w:rPr>
                <w:color w:val="000000"/>
              </w:rPr>
            </w:pPr>
            <w:r w:rsidRPr="00F64CB3">
              <w:rPr>
                <w:color w:val="000000"/>
              </w:rPr>
              <w:t>H65-H66, I00-J99</w:t>
            </w:r>
          </w:p>
        </w:tc>
      </w:tr>
      <w:tr w:rsidR="00D2478A" w:rsidRPr="00F64CB3" w14:paraId="430DF521" w14:textId="77777777" w:rsidTr="00BD47CB">
        <w:trPr>
          <w:trHeight w:val="851"/>
        </w:trPr>
        <w:tc>
          <w:tcPr>
            <w:tcW w:w="2941" w:type="dxa"/>
            <w:shd w:val="clear" w:color="auto" w:fill="auto"/>
            <w:noWrap/>
            <w:vAlign w:val="center"/>
            <w:hideMark/>
          </w:tcPr>
          <w:p w14:paraId="66A42D2D" w14:textId="77777777" w:rsidR="00D2478A" w:rsidRPr="00F64CB3" w:rsidRDefault="00D2478A" w:rsidP="00BD47CB">
            <w:pPr>
              <w:spacing w:line="240" w:lineRule="auto"/>
              <w:jc w:val="center"/>
              <w:rPr>
                <w:color w:val="000000"/>
              </w:rPr>
            </w:pPr>
            <w:r w:rsidRPr="00F64CB3">
              <w:rPr>
                <w:color w:val="000000"/>
              </w:rPr>
              <w:t>Cardiovascular diseases</w:t>
            </w:r>
          </w:p>
        </w:tc>
        <w:tc>
          <w:tcPr>
            <w:tcW w:w="2927" w:type="dxa"/>
            <w:shd w:val="clear" w:color="auto" w:fill="auto"/>
            <w:noWrap/>
            <w:vAlign w:val="center"/>
            <w:hideMark/>
          </w:tcPr>
          <w:p w14:paraId="4365FB14" w14:textId="77777777" w:rsidR="00D2478A" w:rsidRPr="00F64CB3" w:rsidRDefault="00D2478A" w:rsidP="00BD47CB">
            <w:pPr>
              <w:spacing w:line="240" w:lineRule="auto"/>
              <w:jc w:val="center"/>
              <w:rPr>
                <w:color w:val="000000"/>
              </w:rPr>
            </w:pPr>
            <w:r w:rsidRPr="00F64CB3">
              <w:rPr>
                <w:color w:val="000000"/>
              </w:rPr>
              <w:t>390-459</w:t>
            </w:r>
          </w:p>
        </w:tc>
        <w:tc>
          <w:tcPr>
            <w:tcW w:w="4662" w:type="dxa"/>
            <w:shd w:val="clear" w:color="auto" w:fill="auto"/>
            <w:noWrap/>
            <w:vAlign w:val="center"/>
            <w:hideMark/>
          </w:tcPr>
          <w:p w14:paraId="3A5DFF0A" w14:textId="77777777" w:rsidR="00D2478A" w:rsidRPr="00F64CB3" w:rsidRDefault="00D2478A" w:rsidP="00BD47CB">
            <w:pPr>
              <w:spacing w:line="240" w:lineRule="auto"/>
              <w:jc w:val="center"/>
              <w:rPr>
                <w:color w:val="000000"/>
              </w:rPr>
            </w:pPr>
            <w:r w:rsidRPr="00F64CB3">
              <w:rPr>
                <w:color w:val="000000"/>
              </w:rPr>
              <w:t>I00-I99</w:t>
            </w:r>
          </w:p>
        </w:tc>
      </w:tr>
      <w:tr w:rsidR="00D2478A" w:rsidRPr="00F64CB3" w14:paraId="1961AA53" w14:textId="77777777" w:rsidTr="00BD47CB">
        <w:trPr>
          <w:trHeight w:val="851"/>
        </w:trPr>
        <w:tc>
          <w:tcPr>
            <w:tcW w:w="2941" w:type="dxa"/>
            <w:shd w:val="clear" w:color="auto" w:fill="auto"/>
            <w:noWrap/>
            <w:vAlign w:val="center"/>
            <w:hideMark/>
          </w:tcPr>
          <w:p w14:paraId="0981CC4E" w14:textId="77777777" w:rsidR="00D2478A" w:rsidRPr="00F64CB3" w:rsidRDefault="00D2478A" w:rsidP="00BD47CB">
            <w:pPr>
              <w:spacing w:line="240" w:lineRule="auto"/>
              <w:jc w:val="right"/>
              <w:rPr>
                <w:color w:val="000000"/>
              </w:rPr>
            </w:pPr>
            <w:r w:rsidRPr="00F64CB3">
              <w:rPr>
                <w:color w:val="000000"/>
              </w:rPr>
              <w:t>Ischaemic heart disease</w:t>
            </w:r>
          </w:p>
        </w:tc>
        <w:tc>
          <w:tcPr>
            <w:tcW w:w="2927" w:type="dxa"/>
            <w:shd w:val="clear" w:color="auto" w:fill="auto"/>
            <w:noWrap/>
            <w:vAlign w:val="center"/>
            <w:hideMark/>
          </w:tcPr>
          <w:p w14:paraId="53879398" w14:textId="77777777" w:rsidR="00D2478A" w:rsidRPr="00F64CB3" w:rsidRDefault="00D2478A" w:rsidP="00BD47CB">
            <w:pPr>
              <w:spacing w:line="240" w:lineRule="auto"/>
              <w:jc w:val="center"/>
              <w:rPr>
                <w:color w:val="000000"/>
              </w:rPr>
            </w:pPr>
            <w:r w:rsidRPr="00F64CB3">
              <w:rPr>
                <w:color w:val="000000"/>
              </w:rPr>
              <w:t>410-414</w:t>
            </w:r>
          </w:p>
        </w:tc>
        <w:tc>
          <w:tcPr>
            <w:tcW w:w="4662" w:type="dxa"/>
            <w:shd w:val="clear" w:color="auto" w:fill="auto"/>
            <w:noWrap/>
            <w:vAlign w:val="center"/>
            <w:hideMark/>
          </w:tcPr>
          <w:p w14:paraId="1335FE18" w14:textId="77777777" w:rsidR="00D2478A" w:rsidRPr="00F64CB3" w:rsidRDefault="00D2478A" w:rsidP="00BD47CB">
            <w:pPr>
              <w:spacing w:line="240" w:lineRule="auto"/>
              <w:jc w:val="center"/>
              <w:rPr>
                <w:color w:val="000000"/>
              </w:rPr>
            </w:pPr>
            <w:r w:rsidRPr="00F64CB3">
              <w:rPr>
                <w:color w:val="000000"/>
              </w:rPr>
              <w:t>I20-I25</w:t>
            </w:r>
          </w:p>
        </w:tc>
      </w:tr>
      <w:tr w:rsidR="00D2478A" w:rsidRPr="00F64CB3" w14:paraId="005DAC57" w14:textId="77777777" w:rsidTr="00BD47CB">
        <w:trPr>
          <w:trHeight w:val="851"/>
        </w:trPr>
        <w:tc>
          <w:tcPr>
            <w:tcW w:w="2941" w:type="dxa"/>
            <w:shd w:val="clear" w:color="auto" w:fill="auto"/>
            <w:noWrap/>
            <w:vAlign w:val="center"/>
            <w:hideMark/>
          </w:tcPr>
          <w:p w14:paraId="52CFF031" w14:textId="77777777" w:rsidR="00D2478A" w:rsidRPr="00F64CB3" w:rsidRDefault="00D2478A" w:rsidP="00BD47CB">
            <w:pPr>
              <w:spacing w:line="240" w:lineRule="auto"/>
              <w:jc w:val="right"/>
              <w:rPr>
                <w:color w:val="000000"/>
              </w:rPr>
            </w:pPr>
            <w:r w:rsidRPr="00F64CB3">
              <w:rPr>
                <w:color w:val="000000"/>
              </w:rPr>
              <w:t>Cerebrovascular disease</w:t>
            </w:r>
          </w:p>
        </w:tc>
        <w:tc>
          <w:tcPr>
            <w:tcW w:w="2927" w:type="dxa"/>
            <w:shd w:val="clear" w:color="auto" w:fill="auto"/>
            <w:noWrap/>
            <w:vAlign w:val="center"/>
            <w:hideMark/>
          </w:tcPr>
          <w:p w14:paraId="0E3E70EE" w14:textId="77777777" w:rsidR="00D2478A" w:rsidRPr="00F64CB3" w:rsidRDefault="00D2478A" w:rsidP="00BD47CB">
            <w:pPr>
              <w:spacing w:line="240" w:lineRule="auto"/>
              <w:jc w:val="center"/>
              <w:rPr>
                <w:color w:val="000000"/>
              </w:rPr>
            </w:pPr>
            <w:r w:rsidRPr="00F64CB3">
              <w:rPr>
                <w:color w:val="000000"/>
              </w:rPr>
              <w:t>430-438</w:t>
            </w:r>
          </w:p>
        </w:tc>
        <w:tc>
          <w:tcPr>
            <w:tcW w:w="4662" w:type="dxa"/>
            <w:shd w:val="clear" w:color="auto" w:fill="auto"/>
            <w:noWrap/>
            <w:vAlign w:val="center"/>
            <w:hideMark/>
          </w:tcPr>
          <w:p w14:paraId="0C7F07DF" w14:textId="77777777" w:rsidR="00D2478A" w:rsidRPr="00F64CB3" w:rsidRDefault="00D2478A" w:rsidP="00BD47CB">
            <w:pPr>
              <w:spacing w:line="240" w:lineRule="auto"/>
              <w:jc w:val="center"/>
              <w:rPr>
                <w:color w:val="000000"/>
              </w:rPr>
            </w:pPr>
            <w:r w:rsidRPr="00F64CB3">
              <w:rPr>
                <w:color w:val="000000"/>
              </w:rPr>
              <w:t>I60-I69</w:t>
            </w:r>
          </w:p>
        </w:tc>
      </w:tr>
      <w:tr w:rsidR="00D2478A" w:rsidRPr="00F64CB3" w14:paraId="4024D7F1" w14:textId="77777777" w:rsidTr="00BD47CB">
        <w:trPr>
          <w:trHeight w:val="851"/>
        </w:trPr>
        <w:tc>
          <w:tcPr>
            <w:tcW w:w="2941" w:type="dxa"/>
            <w:shd w:val="clear" w:color="auto" w:fill="auto"/>
            <w:noWrap/>
            <w:vAlign w:val="center"/>
            <w:hideMark/>
          </w:tcPr>
          <w:p w14:paraId="24A92D2B" w14:textId="77777777" w:rsidR="00D2478A" w:rsidRPr="00F64CB3" w:rsidRDefault="00D2478A" w:rsidP="00BD47CB">
            <w:pPr>
              <w:spacing w:line="240" w:lineRule="auto"/>
              <w:jc w:val="right"/>
              <w:rPr>
                <w:color w:val="000000"/>
              </w:rPr>
            </w:pPr>
            <w:r w:rsidRPr="00F64CB3">
              <w:rPr>
                <w:color w:val="000000"/>
              </w:rPr>
              <w:t>Other cardiovascular diseases</w:t>
            </w:r>
          </w:p>
        </w:tc>
        <w:tc>
          <w:tcPr>
            <w:tcW w:w="2927" w:type="dxa"/>
            <w:shd w:val="clear" w:color="auto" w:fill="auto"/>
            <w:noWrap/>
            <w:vAlign w:val="center"/>
            <w:hideMark/>
          </w:tcPr>
          <w:p w14:paraId="0936A0DE" w14:textId="77777777" w:rsidR="00D2478A" w:rsidRPr="00F64CB3" w:rsidRDefault="00D2478A" w:rsidP="00BD47CB">
            <w:pPr>
              <w:spacing w:line="240" w:lineRule="auto"/>
              <w:jc w:val="center"/>
              <w:rPr>
                <w:color w:val="000000"/>
              </w:rPr>
            </w:pPr>
            <w:r w:rsidRPr="00F64CB3">
              <w:rPr>
                <w:color w:val="000000"/>
              </w:rPr>
              <w:t>390-409, 415-429, 439-459</w:t>
            </w:r>
          </w:p>
        </w:tc>
        <w:tc>
          <w:tcPr>
            <w:tcW w:w="4662" w:type="dxa"/>
            <w:shd w:val="clear" w:color="auto" w:fill="auto"/>
            <w:noWrap/>
            <w:vAlign w:val="center"/>
            <w:hideMark/>
          </w:tcPr>
          <w:p w14:paraId="0FC62923" w14:textId="77777777" w:rsidR="00D2478A" w:rsidRPr="00F64CB3" w:rsidRDefault="00D2478A" w:rsidP="00BD47CB">
            <w:pPr>
              <w:spacing w:line="240" w:lineRule="auto"/>
              <w:jc w:val="center"/>
              <w:rPr>
                <w:color w:val="000000"/>
              </w:rPr>
            </w:pPr>
            <w:r w:rsidRPr="00F64CB3">
              <w:rPr>
                <w:color w:val="000000"/>
              </w:rPr>
              <w:t>I00-I19, I26-I59, I70-I99</w:t>
            </w:r>
          </w:p>
        </w:tc>
      </w:tr>
      <w:tr w:rsidR="00D2478A" w:rsidRPr="00F64CB3" w14:paraId="29E51E65" w14:textId="77777777" w:rsidTr="00BD47CB">
        <w:trPr>
          <w:trHeight w:val="851"/>
        </w:trPr>
        <w:tc>
          <w:tcPr>
            <w:tcW w:w="2941" w:type="dxa"/>
            <w:shd w:val="clear" w:color="auto" w:fill="auto"/>
            <w:noWrap/>
            <w:vAlign w:val="center"/>
            <w:hideMark/>
          </w:tcPr>
          <w:p w14:paraId="607D032D" w14:textId="77777777" w:rsidR="00D2478A" w:rsidRPr="00F64CB3" w:rsidRDefault="00D2478A" w:rsidP="00BD47CB">
            <w:pPr>
              <w:spacing w:line="240" w:lineRule="auto"/>
              <w:jc w:val="center"/>
              <w:rPr>
                <w:color w:val="000000"/>
              </w:rPr>
            </w:pPr>
            <w:r w:rsidRPr="00F64CB3">
              <w:rPr>
                <w:color w:val="000000"/>
              </w:rPr>
              <w:t>Respiratory diseases</w:t>
            </w:r>
          </w:p>
        </w:tc>
        <w:tc>
          <w:tcPr>
            <w:tcW w:w="2927" w:type="dxa"/>
            <w:shd w:val="clear" w:color="auto" w:fill="auto"/>
            <w:noWrap/>
            <w:vAlign w:val="center"/>
            <w:hideMark/>
          </w:tcPr>
          <w:p w14:paraId="36EFD241" w14:textId="77777777" w:rsidR="00D2478A" w:rsidRPr="00F64CB3" w:rsidRDefault="00D2478A" w:rsidP="00BD47CB">
            <w:pPr>
              <w:spacing w:line="240" w:lineRule="auto"/>
              <w:jc w:val="center"/>
              <w:rPr>
                <w:color w:val="000000"/>
              </w:rPr>
            </w:pPr>
            <w:r w:rsidRPr="00F64CB3">
              <w:rPr>
                <w:color w:val="000000"/>
              </w:rPr>
              <w:t>381-382, 460-519</w:t>
            </w:r>
          </w:p>
        </w:tc>
        <w:tc>
          <w:tcPr>
            <w:tcW w:w="4662" w:type="dxa"/>
            <w:shd w:val="clear" w:color="auto" w:fill="auto"/>
            <w:noWrap/>
            <w:vAlign w:val="center"/>
            <w:hideMark/>
          </w:tcPr>
          <w:p w14:paraId="2961D996" w14:textId="77777777" w:rsidR="00D2478A" w:rsidRPr="00F64CB3" w:rsidRDefault="00D2478A" w:rsidP="00BD47CB">
            <w:pPr>
              <w:spacing w:line="240" w:lineRule="auto"/>
              <w:jc w:val="center"/>
              <w:rPr>
                <w:color w:val="000000"/>
              </w:rPr>
            </w:pPr>
            <w:r w:rsidRPr="00F64CB3">
              <w:rPr>
                <w:color w:val="000000"/>
              </w:rPr>
              <w:t>H65-H66, J00-J99</w:t>
            </w:r>
          </w:p>
        </w:tc>
      </w:tr>
      <w:tr w:rsidR="00D2478A" w:rsidRPr="00F64CB3" w14:paraId="0D716C39" w14:textId="77777777" w:rsidTr="00BD47CB">
        <w:trPr>
          <w:trHeight w:val="851"/>
        </w:trPr>
        <w:tc>
          <w:tcPr>
            <w:tcW w:w="2941" w:type="dxa"/>
            <w:shd w:val="clear" w:color="auto" w:fill="auto"/>
            <w:noWrap/>
            <w:vAlign w:val="center"/>
            <w:hideMark/>
          </w:tcPr>
          <w:p w14:paraId="55CBC66E" w14:textId="77777777" w:rsidR="00D2478A" w:rsidRPr="00F64CB3" w:rsidRDefault="00D2478A" w:rsidP="00BD47CB">
            <w:pPr>
              <w:spacing w:line="240" w:lineRule="auto"/>
              <w:jc w:val="right"/>
              <w:rPr>
                <w:color w:val="000000"/>
              </w:rPr>
            </w:pPr>
            <w:r w:rsidRPr="00F64CB3">
              <w:rPr>
                <w:color w:val="000000"/>
              </w:rPr>
              <w:t>COPD</w:t>
            </w:r>
          </w:p>
        </w:tc>
        <w:tc>
          <w:tcPr>
            <w:tcW w:w="2927" w:type="dxa"/>
            <w:shd w:val="clear" w:color="auto" w:fill="auto"/>
            <w:noWrap/>
            <w:vAlign w:val="center"/>
            <w:hideMark/>
          </w:tcPr>
          <w:p w14:paraId="05885D94" w14:textId="77777777" w:rsidR="00D2478A" w:rsidRPr="00F64CB3" w:rsidRDefault="00D2478A" w:rsidP="00BD47CB">
            <w:pPr>
              <w:spacing w:line="240" w:lineRule="auto"/>
              <w:jc w:val="center"/>
              <w:rPr>
                <w:color w:val="000000"/>
              </w:rPr>
            </w:pPr>
            <w:r w:rsidRPr="00F64CB3">
              <w:rPr>
                <w:color w:val="000000"/>
              </w:rPr>
              <w:t>490-492, 495-496</w:t>
            </w:r>
          </w:p>
        </w:tc>
        <w:tc>
          <w:tcPr>
            <w:tcW w:w="4662" w:type="dxa"/>
            <w:shd w:val="clear" w:color="auto" w:fill="auto"/>
            <w:noWrap/>
            <w:vAlign w:val="center"/>
            <w:hideMark/>
          </w:tcPr>
          <w:p w14:paraId="5B7AB4A8" w14:textId="77777777" w:rsidR="00D2478A" w:rsidRPr="00F64CB3" w:rsidRDefault="00D2478A" w:rsidP="00BD47CB">
            <w:pPr>
              <w:spacing w:line="240" w:lineRule="auto"/>
              <w:jc w:val="center"/>
              <w:rPr>
                <w:color w:val="000000"/>
              </w:rPr>
            </w:pPr>
            <w:r w:rsidRPr="00F64CB3">
              <w:rPr>
                <w:color w:val="000000"/>
              </w:rPr>
              <w:t>J40-J44</w:t>
            </w:r>
          </w:p>
        </w:tc>
      </w:tr>
      <w:tr w:rsidR="00D2478A" w:rsidRPr="00F64CB3" w14:paraId="669B6C8C" w14:textId="77777777" w:rsidTr="00BD47CB">
        <w:trPr>
          <w:trHeight w:val="851"/>
        </w:trPr>
        <w:tc>
          <w:tcPr>
            <w:tcW w:w="2941" w:type="dxa"/>
            <w:shd w:val="clear" w:color="auto" w:fill="auto"/>
            <w:noWrap/>
            <w:vAlign w:val="center"/>
            <w:hideMark/>
          </w:tcPr>
          <w:p w14:paraId="53517C5B" w14:textId="77777777" w:rsidR="00D2478A" w:rsidRPr="00F64CB3" w:rsidRDefault="00D2478A" w:rsidP="00BD47CB">
            <w:pPr>
              <w:spacing w:line="240" w:lineRule="auto"/>
              <w:jc w:val="right"/>
              <w:rPr>
                <w:color w:val="000000"/>
              </w:rPr>
            </w:pPr>
            <w:r w:rsidRPr="00F64CB3">
              <w:rPr>
                <w:color w:val="000000"/>
              </w:rPr>
              <w:t>Respiratory infections</w:t>
            </w:r>
          </w:p>
        </w:tc>
        <w:tc>
          <w:tcPr>
            <w:tcW w:w="2927" w:type="dxa"/>
            <w:shd w:val="clear" w:color="auto" w:fill="auto"/>
            <w:noWrap/>
            <w:vAlign w:val="center"/>
            <w:hideMark/>
          </w:tcPr>
          <w:p w14:paraId="781C8AFE" w14:textId="77777777" w:rsidR="00D2478A" w:rsidRPr="00F64CB3" w:rsidRDefault="00D2478A" w:rsidP="00BD47CB">
            <w:pPr>
              <w:spacing w:line="240" w:lineRule="auto"/>
              <w:jc w:val="center"/>
              <w:rPr>
                <w:color w:val="000000"/>
              </w:rPr>
            </w:pPr>
            <w:r w:rsidRPr="00F64CB3">
              <w:rPr>
                <w:color w:val="000000"/>
              </w:rPr>
              <w:t>381-382, 460-466, 480-487</w:t>
            </w:r>
          </w:p>
        </w:tc>
        <w:tc>
          <w:tcPr>
            <w:tcW w:w="4662" w:type="dxa"/>
            <w:shd w:val="clear" w:color="auto" w:fill="auto"/>
            <w:noWrap/>
            <w:vAlign w:val="center"/>
            <w:hideMark/>
          </w:tcPr>
          <w:p w14:paraId="7A0D2D9A" w14:textId="77777777" w:rsidR="00D2478A" w:rsidRPr="00F64CB3" w:rsidRDefault="00D2478A" w:rsidP="00BD47CB">
            <w:pPr>
              <w:keepNext/>
              <w:spacing w:line="240" w:lineRule="auto"/>
              <w:jc w:val="center"/>
              <w:rPr>
                <w:color w:val="000000"/>
              </w:rPr>
            </w:pPr>
            <w:r w:rsidRPr="00F64CB3">
              <w:rPr>
                <w:color w:val="000000"/>
              </w:rPr>
              <w:t>J00-J6, J9-J18, J20-J22</w:t>
            </w:r>
          </w:p>
        </w:tc>
      </w:tr>
      <w:tr w:rsidR="00D2478A" w:rsidRPr="00F64CB3" w14:paraId="042E09B8" w14:textId="77777777" w:rsidTr="00BD47CB">
        <w:trPr>
          <w:trHeight w:val="851"/>
        </w:trPr>
        <w:tc>
          <w:tcPr>
            <w:tcW w:w="2941" w:type="dxa"/>
            <w:shd w:val="clear" w:color="auto" w:fill="auto"/>
            <w:noWrap/>
            <w:vAlign w:val="center"/>
          </w:tcPr>
          <w:p w14:paraId="73A01D95" w14:textId="77777777" w:rsidR="00D2478A" w:rsidRPr="00F64CB3" w:rsidRDefault="00D2478A" w:rsidP="00BD47CB">
            <w:pPr>
              <w:spacing w:line="240" w:lineRule="auto"/>
              <w:jc w:val="right"/>
              <w:rPr>
                <w:color w:val="000000"/>
              </w:rPr>
            </w:pPr>
            <w:r w:rsidRPr="00F64CB3">
              <w:rPr>
                <w:color w:val="000000"/>
              </w:rPr>
              <w:t>Other respiratory diseases</w:t>
            </w:r>
          </w:p>
        </w:tc>
        <w:tc>
          <w:tcPr>
            <w:tcW w:w="2927" w:type="dxa"/>
            <w:shd w:val="clear" w:color="auto" w:fill="auto"/>
            <w:noWrap/>
            <w:vAlign w:val="center"/>
          </w:tcPr>
          <w:p w14:paraId="609BDE74" w14:textId="77777777" w:rsidR="00D2478A" w:rsidRPr="00F64CB3" w:rsidRDefault="00D2478A" w:rsidP="00BD47CB">
            <w:pPr>
              <w:spacing w:line="240" w:lineRule="auto"/>
              <w:jc w:val="center"/>
              <w:rPr>
                <w:color w:val="000000"/>
              </w:rPr>
            </w:pPr>
            <w:r w:rsidRPr="00F64CB3">
              <w:rPr>
                <w:color w:val="000000"/>
              </w:rPr>
              <w:t>467-479, 488-489, 493-494, 497-519</w:t>
            </w:r>
          </w:p>
        </w:tc>
        <w:tc>
          <w:tcPr>
            <w:tcW w:w="4662" w:type="dxa"/>
            <w:shd w:val="clear" w:color="auto" w:fill="auto"/>
            <w:noWrap/>
            <w:vAlign w:val="center"/>
          </w:tcPr>
          <w:p w14:paraId="56B1F5C2" w14:textId="77777777" w:rsidR="00D2478A" w:rsidRPr="00F64CB3" w:rsidRDefault="00D2478A" w:rsidP="00BD47CB">
            <w:pPr>
              <w:keepNext/>
              <w:spacing w:line="240" w:lineRule="auto"/>
              <w:jc w:val="center"/>
              <w:rPr>
                <w:color w:val="000000"/>
              </w:rPr>
            </w:pPr>
            <w:r w:rsidRPr="00F64CB3">
              <w:rPr>
                <w:color w:val="000000"/>
              </w:rPr>
              <w:t>H65-H66, J7-J8, J19, J23-J39, J45-J99</w:t>
            </w:r>
          </w:p>
        </w:tc>
      </w:tr>
      <w:tr w:rsidR="00D2478A" w:rsidRPr="00F64CB3" w14:paraId="3F0D7DC0" w14:textId="77777777" w:rsidTr="00BD47CB">
        <w:trPr>
          <w:trHeight w:val="851"/>
        </w:trPr>
        <w:tc>
          <w:tcPr>
            <w:tcW w:w="2941" w:type="dxa"/>
            <w:shd w:val="clear" w:color="auto" w:fill="auto"/>
            <w:noWrap/>
            <w:vAlign w:val="center"/>
          </w:tcPr>
          <w:p w14:paraId="75377D15" w14:textId="77777777" w:rsidR="00D2478A" w:rsidRPr="00F64CB3" w:rsidRDefault="00D2478A" w:rsidP="00BD47CB">
            <w:pPr>
              <w:spacing w:line="240" w:lineRule="auto"/>
              <w:jc w:val="left"/>
              <w:rPr>
                <w:color w:val="000000"/>
              </w:rPr>
            </w:pPr>
            <w:r w:rsidRPr="00F64CB3">
              <w:rPr>
                <w:color w:val="000000"/>
              </w:rPr>
              <w:t>Cancers</w:t>
            </w:r>
          </w:p>
        </w:tc>
        <w:tc>
          <w:tcPr>
            <w:tcW w:w="2927" w:type="dxa"/>
            <w:shd w:val="clear" w:color="auto" w:fill="auto"/>
            <w:noWrap/>
            <w:vAlign w:val="center"/>
          </w:tcPr>
          <w:p w14:paraId="6CC67308" w14:textId="77777777" w:rsidR="00D2478A" w:rsidRPr="00F64CB3" w:rsidRDefault="00D2478A" w:rsidP="00BD47CB">
            <w:pPr>
              <w:spacing w:line="240" w:lineRule="auto"/>
              <w:jc w:val="center"/>
              <w:rPr>
                <w:color w:val="000000"/>
              </w:rPr>
            </w:pPr>
            <w:r w:rsidRPr="00F64CB3">
              <w:rPr>
                <w:color w:val="000000"/>
              </w:rPr>
              <w:t>140-239</w:t>
            </w:r>
          </w:p>
        </w:tc>
        <w:tc>
          <w:tcPr>
            <w:tcW w:w="4662" w:type="dxa"/>
            <w:shd w:val="clear" w:color="auto" w:fill="auto"/>
            <w:noWrap/>
            <w:vAlign w:val="center"/>
          </w:tcPr>
          <w:p w14:paraId="1437E309" w14:textId="77777777" w:rsidR="00D2478A" w:rsidRPr="00F64CB3" w:rsidRDefault="00D2478A" w:rsidP="00BD47CB">
            <w:pPr>
              <w:keepNext/>
              <w:spacing w:line="240" w:lineRule="auto"/>
              <w:jc w:val="center"/>
              <w:rPr>
                <w:color w:val="000000"/>
              </w:rPr>
            </w:pPr>
            <w:r w:rsidRPr="00F64CB3">
              <w:rPr>
                <w:color w:val="000000"/>
              </w:rPr>
              <w:t>C00-C99, D00-D48</w:t>
            </w:r>
          </w:p>
        </w:tc>
      </w:tr>
    </w:tbl>
    <w:p w14:paraId="039E1269" w14:textId="77777777" w:rsidR="00D2478A" w:rsidRPr="00F64CB3" w:rsidRDefault="00D2478A" w:rsidP="00D2478A">
      <w:pPr>
        <w:pStyle w:val="Caption"/>
        <w:framePr w:hSpace="180" w:wrap="around" w:vAnchor="page" w:hAnchor="page" w:x="1813" w:y="12649"/>
      </w:pPr>
      <w:bookmarkStart w:id="29" w:name="_Ref10041890"/>
      <w:bookmarkStart w:id="30" w:name="_Toc10810842"/>
      <w:r w:rsidRPr="00F64CB3">
        <w:rPr>
          <w:b/>
        </w:rPr>
        <w:t xml:space="preserve">Table </w:t>
      </w:r>
      <w:r w:rsidRPr="00F64CB3">
        <w:rPr>
          <w:b/>
        </w:rPr>
        <w:fldChar w:fldCharType="begin"/>
      </w:r>
      <w:r w:rsidRPr="00F64CB3">
        <w:rPr>
          <w:b/>
        </w:rPr>
        <w:instrText xml:space="preserve"> SEQ Table \* ARABIC </w:instrText>
      </w:r>
      <w:r w:rsidRPr="00F64CB3">
        <w:rPr>
          <w:b/>
        </w:rPr>
        <w:fldChar w:fldCharType="separate"/>
      </w:r>
      <w:r w:rsidRPr="00D133E4">
        <w:rPr>
          <w:b/>
        </w:rPr>
        <w:t>11</w:t>
      </w:r>
      <w:r w:rsidRPr="00F64CB3">
        <w:rPr>
          <w:b/>
        </w:rPr>
        <w:fldChar w:fldCharType="end"/>
      </w:r>
      <w:bookmarkEnd w:id="29"/>
      <w:r w:rsidRPr="00F64CB3">
        <w:t>. Chronic disease groups used in the analysis with ICD-9 and ICD-10 codes.</w:t>
      </w:r>
      <w:bookmarkEnd w:id="30"/>
    </w:p>
    <w:p w14:paraId="6234E995" w14:textId="77777777" w:rsidR="00D2478A" w:rsidRPr="00F64CB3" w:rsidRDefault="00D2478A" w:rsidP="00D2478A">
      <w:pPr>
        <w:spacing w:after="160" w:line="259" w:lineRule="auto"/>
        <w:jc w:val="left"/>
        <w:rPr>
          <w:rFonts w:eastAsiaTheme="majorEastAsia" w:cstheme="majorBidi"/>
          <w:i/>
          <w:szCs w:val="24"/>
        </w:rPr>
      </w:pPr>
      <w:r w:rsidRPr="00F64CB3">
        <w:br w:type="page"/>
      </w:r>
    </w:p>
    <w:commentRangeEnd w:id="28"/>
    <w:p w14:paraId="22F1F61D" w14:textId="77777777" w:rsidR="00D2478A" w:rsidRPr="00F64CB3" w:rsidRDefault="00AF4F7E" w:rsidP="00D2478A">
      <w:pPr>
        <w:ind w:firstLine="720"/>
        <w:rPr>
          <w:szCs w:val="24"/>
        </w:rPr>
        <w:sectPr w:rsidR="00D2478A" w:rsidRPr="00F64CB3" w:rsidSect="00BD47CB">
          <w:footerReference w:type="even" r:id="rId10"/>
          <w:footerReference w:type="default" r:id="rId11"/>
          <w:pgSz w:w="11900" w:h="16840"/>
          <w:pgMar w:top="1440" w:right="1440" w:bottom="1440" w:left="1440" w:header="720" w:footer="720" w:gutter="0"/>
          <w:cols w:space="720"/>
          <w:docGrid w:linePitch="360"/>
        </w:sectPr>
      </w:pPr>
      <w:r>
        <w:rPr>
          <w:rStyle w:val="CommentReference"/>
          <w:rFonts w:asciiTheme="minorHAnsi" w:hAnsiTheme="minorHAnsi"/>
        </w:rPr>
        <w:lastRenderedPageBreak/>
        <w:commentReference w:id="28"/>
      </w:r>
    </w:p>
    <w:p w14:paraId="377B691D" w14:textId="77777777" w:rsidR="00D2478A" w:rsidRPr="00F64CB3" w:rsidRDefault="00D2478A" w:rsidP="00D2478A">
      <w:pPr>
        <w:pStyle w:val="Heading2"/>
      </w:pPr>
      <w:bookmarkStart w:id="31" w:name="_Toc7509895"/>
      <w:bookmarkStart w:id="32" w:name="_Toc10814712"/>
      <w:r w:rsidRPr="00F64CB3">
        <w:lastRenderedPageBreak/>
        <w:t>Statistical methods</w:t>
      </w:r>
      <w:bookmarkEnd w:id="31"/>
      <w:bookmarkEnd w:id="32"/>
    </w:p>
    <w:p w14:paraId="147C4851" w14:textId="77777777" w:rsidR="00D2478A" w:rsidRDefault="00D2478A" w:rsidP="00D2478A">
      <w:pPr>
        <w:ind w:firstLine="567"/>
        <w:rPr>
          <w:szCs w:val="24"/>
        </w:rPr>
      </w:pPr>
      <w:r w:rsidRPr="00B21AC0">
        <w:rPr>
          <w:szCs w:val="24"/>
        </w:rPr>
        <w:t xml:space="preserve">I analysed the association of monthly death rates with anomalous temperature using a Bayesian </w:t>
      </w:r>
      <w:proofErr w:type="spellStart"/>
      <w:r w:rsidRPr="00B21AC0">
        <w:rPr>
          <w:szCs w:val="24"/>
        </w:rPr>
        <w:t>spatio</w:t>
      </w:r>
      <w:proofErr w:type="spellEnd"/>
      <w:r w:rsidRPr="00B21AC0">
        <w:rPr>
          <w:szCs w:val="24"/>
        </w:rPr>
        <w:t xml:space="preserve">-temporal model, </w:t>
      </w:r>
      <w:r>
        <w:rPr>
          <w:szCs w:val="24"/>
        </w:rPr>
        <w:t xml:space="preserve">fully </w:t>
      </w:r>
      <w:r w:rsidRPr="00B21AC0">
        <w:rPr>
          <w:szCs w:val="24"/>
        </w:rPr>
        <w:t xml:space="preserve">described in Chapter </w:t>
      </w:r>
      <w:r w:rsidRPr="00B21AC0">
        <w:rPr>
          <w:szCs w:val="24"/>
        </w:rPr>
        <w:fldChar w:fldCharType="begin"/>
      </w:r>
      <w:r w:rsidRPr="00B21AC0">
        <w:rPr>
          <w:szCs w:val="24"/>
        </w:rPr>
        <w:instrText xml:space="preserve"> REF _Ref10064069 \r \h </w:instrText>
      </w:r>
      <w:r w:rsidRPr="00D133E4">
        <w:rPr>
          <w:szCs w:val="24"/>
        </w:rPr>
        <w:instrText xml:space="preserve"> \* MERGEFORMAT </w:instrText>
      </w:r>
      <w:r w:rsidRPr="00B21AC0">
        <w:rPr>
          <w:szCs w:val="24"/>
        </w:rPr>
      </w:r>
      <w:r w:rsidRPr="00B21AC0">
        <w:rPr>
          <w:szCs w:val="24"/>
        </w:rPr>
        <w:fldChar w:fldCharType="separate"/>
      </w:r>
      <w:r w:rsidRPr="00B21AC0">
        <w:rPr>
          <w:szCs w:val="24"/>
        </w:rPr>
        <w:t>5</w:t>
      </w:r>
      <w:r w:rsidRPr="00B21AC0">
        <w:rPr>
          <w:szCs w:val="24"/>
        </w:rPr>
        <w:fldChar w:fldCharType="end"/>
      </w:r>
      <w:r>
        <w:rPr>
          <w:szCs w:val="24"/>
        </w:rPr>
        <w:t xml:space="preserve"> and described in brief in Section </w:t>
      </w:r>
      <w:r>
        <w:rPr>
          <w:szCs w:val="24"/>
        </w:rPr>
        <w:fldChar w:fldCharType="begin"/>
      </w:r>
      <w:r>
        <w:rPr>
          <w:szCs w:val="24"/>
        </w:rPr>
        <w:instrText xml:space="preserve"> REF _Ref10722455 \r </w:instrText>
      </w:r>
      <w:r>
        <w:rPr>
          <w:szCs w:val="24"/>
        </w:rPr>
        <w:fldChar w:fldCharType="separate"/>
      </w:r>
      <w:r>
        <w:rPr>
          <w:szCs w:val="24"/>
        </w:rPr>
        <w:t>6.4</w:t>
      </w:r>
      <w:r>
        <w:rPr>
          <w:szCs w:val="24"/>
        </w:rPr>
        <w:fldChar w:fldCharType="end"/>
      </w:r>
      <w:r w:rsidRPr="00B21AC0">
        <w:rPr>
          <w:szCs w:val="24"/>
        </w:rPr>
        <w:t xml:space="preserve">. </w:t>
      </w:r>
      <w:r>
        <w:rPr>
          <w:szCs w:val="24"/>
        </w:rPr>
        <w:t>I used</w:t>
      </w:r>
      <w:r w:rsidRPr="00D133E4">
        <w:t xml:space="preserve"> </w:t>
      </w:r>
      <w:r>
        <w:t>the resultant risk estimates (</w:t>
      </w:r>
      <w:r w:rsidRPr="00284CF7">
        <w:fldChar w:fldCharType="begin"/>
      </w:r>
      <w:r w:rsidRPr="00284CF7">
        <w:instrText xml:space="preserve"> REF _Ref10306720 </w:instrText>
      </w:r>
      <w:r w:rsidRPr="00D133E4">
        <w:instrText xml:space="preserve"> \* MERGEFORMAT </w:instrText>
      </w:r>
      <w:r w:rsidRPr="00284CF7">
        <w:fldChar w:fldCharType="separate"/>
      </w:r>
      <w:r w:rsidRPr="00D133E4">
        <w:t xml:space="preserve">Figure </w:t>
      </w:r>
      <w:r w:rsidRPr="00D133E4">
        <w:rPr>
          <w:noProof/>
        </w:rPr>
        <w:t>52</w:t>
      </w:r>
      <w:r w:rsidRPr="00284CF7">
        <w:fldChar w:fldCharType="end"/>
      </w:r>
      <w:r w:rsidRPr="00284CF7">
        <w:t>-</w:t>
      </w:r>
      <w:r w:rsidRPr="00284CF7">
        <w:fldChar w:fldCharType="begin"/>
      </w:r>
      <w:r w:rsidRPr="00284CF7">
        <w:instrText xml:space="preserve"> REF _Ref10723658 </w:instrText>
      </w:r>
      <w:r w:rsidRPr="00D133E4">
        <w:instrText xml:space="preserve"> \* MERGEFORMAT </w:instrText>
      </w:r>
      <w:r w:rsidRPr="00284CF7">
        <w:fldChar w:fldCharType="separate"/>
      </w:r>
      <w:r w:rsidRPr="00D133E4">
        <w:t xml:space="preserve">Figure </w:t>
      </w:r>
      <w:r w:rsidRPr="00D133E4">
        <w:rPr>
          <w:noProof/>
        </w:rPr>
        <w:t>57</w:t>
      </w:r>
      <w:r w:rsidRPr="00284CF7">
        <w:fldChar w:fldCharType="end"/>
      </w:r>
      <w:r>
        <w:t xml:space="preserve">) to calculate additional deaths </w:t>
      </w:r>
      <w:r w:rsidRPr="00BC729A">
        <w:rPr>
          <w:szCs w:val="24"/>
        </w:rPr>
        <w:t>if each month in each state were +1</w:t>
      </w:r>
      <w:r w:rsidRPr="00BC729A">
        <w:rPr>
          <w:bCs/>
          <w:szCs w:val="24"/>
        </w:rPr>
        <w:t>°</w:t>
      </w:r>
      <w:r w:rsidRPr="00BC729A">
        <w:rPr>
          <w:szCs w:val="24"/>
        </w:rPr>
        <w:t>C above its long-term norm</w:t>
      </w:r>
      <w:r>
        <w:rPr>
          <w:szCs w:val="24"/>
        </w:rPr>
        <w:t xml:space="preserve">, </w:t>
      </w:r>
      <w:r>
        <w:t>an equivalent calculation of</w:t>
      </w:r>
      <w:r w:rsidRPr="0065001C">
        <w:rPr>
          <w:szCs w:val="24"/>
        </w:rPr>
        <w:t xml:space="preserve"> </w:t>
      </w:r>
      <w:r>
        <w:rPr>
          <w:szCs w:val="24"/>
        </w:rPr>
        <w:t xml:space="preserve">Section </w:t>
      </w:r>
      <w:r>
        <w:rPr>
          <w:szCs w:val="24"/>
        </w:rPr>
        <w:fldChar w:fldCharType="begin"/>
      </w:r>
      <w:r>
        <w:rPr>
          <w:szCs w:val="24"/>
        </w:rPr>
        <w:instrText xml:space="preserve"> REF _Ref10722455 \r </w:instrText>
      </w:r>
      <w:r>
        <w:rPr>
          <w:szCs w:val="24"/>
        </w:rPr>
        <w:fldChar w:fldCharType="separate"/>
      </w:r>
      <w:r>
        <w:rPr>
          <w:szCs w:val="24"/>
        </w:rPr>
        <w:t>6.4</w:t>
      </w:r>
      <w:r>
        <w:rPr>
          <w:szCs w:val="24"/>
        </w:rPr>
        <w:fldChar w:fldCharType="end"/>
      </w:r>
      <w:r>
        <w:rPr>
          <w:szCs w:val="24"/>
        </w:rPr>
        <w:t xml:space="preserve">. </w:t>
      </w:r>
      <w:r w:rsidRPr="00F64CB3">
        <w:rPr>
          <w:szCs w:val="24"/>
        </w:rPr>
        <w:t xml:space="preserve">I found no association between proportional change in deaths for </w:t>
      </w:r>
      <w:r>
        <w:rPr>
          <w:szCs w:val="24"/>
        </w:rPr>
        <w:t>cancers</w:t>
      </w:r>
      <w:r w:rsidRPr="00F64CB3">
        <w:rPr>
          <w:szCs w:val="24"/>
        </w:rPr>
        <w:t xml:space="preserve"> and anomalous temperature (</w:t>
      </w:r>
      <w:r w:rsidRPr="00BE0C17">
        <w:rPr>
          <w:szCs w:val="24"/>
        </w:rPr>
        <w:fldChar w:fldCharType="begin"/>
      </w:r>
      <w:r w:rsidRPr="00BE0C17">
        <w:rPr>
          <w:szCs w:val="24"/>
        </w:rPr>
        <w:instrText xml:space="preserve"> REF _Ref10539962 </w:instrText>
      </w:r>
      <w:r w:rsidRPr="00D133E4">
        <w:rPr>
          <w:szCs w:val="24"/>
        </w:rPr>
        <w:instrText xml:space="preserve"> \* MERGEFORMAT </w:instrText>
      </w:r>
      <w:r w:rsidRPr="00BE0C17">
        <w:rPr>
          <w:szCs w:val="24"/>
        </w:rPr>
        <w:fldChar w:fldCharType="separate"/>
      </w:r>
      <w:r w:rsidRPr="00D133E4">
        <w:t xml:space="preserve">Figure </w:t>
      </w:r>
      <w:r w:rsidRPr="00D133E4">
        <w:rPr>
          <w:noProof/>
        </w:rPr>
        <w:t>58</w:t>
      </w:r>
      <w:r w:rsidRPr="00BE0C17">
        <w:rPr>
          <w:szCs w:val="24"/>
        </w:rPr>
        <w:fldChar w:fldCharType="end"/>
      </w:r>
      <w:r w:rsidRPr="00F64CB3">
        <w:rPr>
          <w:szCs w:val="24"/>
        </w:rPr>
        <w:t>). I therefore did not include the results in further calculations</w:t>
      </w:r>
      <w:r>
        <w:rPr>
          <w:szCs w:val="24"/>
        </w:rPr>
        <w:t>.</w:t>
      </w:r>
    </w:p>
    <w:p w14:paraId="7EEF098A" w14:textId="77777777" w:rsidR="00D2478A" w:rsidRPr="00F64CB3" w:rsidRDefault="00D2478A" w:rsidP="00D2478A">
      <w:pPr>
        <w:ind w:firstLine="567"/>
        <w:sectPr w:rsidR="00D2478A" w:rsidRPr="00F64CB3" w:rsidSect="00BD47CB">
          <w:type w:val="continuous"/>
          <w:pgSz w:w="11900" w:h="16840"/>
          <w:pgMar w:top="1440" w:right="1440" w:bottom="1440" w:left="1440" w:header="720" w:footer="720" w:gutter="0"/>
          <w:cols w:space="720"/>
          <w:docGrid w:linePitch="360"/>
        </w:sectPr>
      </w:pPr>
      <w:commentRangeStart w:id="33"/>
      <w:r w:rsidRPr="004978E0">
        <w:rPr>
          <w:szCs w:val="24"/>
        </w:rPr>
        <w:t>I</w:t>
      </w:r>
      <w:r w:rsidRPr="00F64CB3">
        <w:rPr>
          <w:szCs w:val="24"/>
        </w:rPr>
        <w:t xml:space="preserve"> also ran a model where each state was given a separate temperature anomaly coefficient </w:t>
      </w:r>
      <w:r>
        <w:rPr>
          <w:szCs w:val="24"/>
        </w:rPr>
        <w:t xml:space="preserve">to examine spatial variation in percentage change in deaths </w:t>
      </w:r>
      <w:r w:rsidRPr="00BC729A">
        <w:rPr>
          <w:szCs w:val="24"/>
        </w:rPr>
        <w:t>if each month in each state were +1</w:t>
      </w:r>
      <w:r w:rsidRPr="00BC729A">
        <w:rPr>
          <w:bCs/>
          <w:szCs w:val="24"/>
        </w:rPr>
        <w:t>°</w:t>
      </w:r>
      <w:r w:rsidRPr="00BC729A">
        <w:rPr>
          <w:szCs w:val="24"/>
        </w:rPr>
        <w:t>C above its long-term norm</w:t>
      </w:r>
      <w:r>
        <w:rPr>
          <w:szCs w:val="24"/>
        </w:rPr>
        <w:t xml:space="preserve"> </w:t>
      </w:r>
      <w:r w:rsidRPr="00F64CB3">
        <w:rPr>
          <w:szCs w:val="24"/>
        </w:rPr>
        <w:t>(</w:t>
      </w:r>
      <w:r w:rsidRPr="00F64CB3">
        <w:fldChar w:fldCharType="begin"/>
      </w:r>
      <w:r w:rsidRPr="00F64CB3">
        <w:instrText xml:space="preserve"> REF _Ref5829385 \h  \* MERGEFORMAT </w:instrText>
      </w:r>
      <w:r w:rsidRPr="00F64CB3">
        <w:fldChar w:fldCharType="separate"/>
      </w:r>
      <w:r w:rsidRPr="00D133E4">
        <w:t>Equation 9</w:t>
      </w:r>
      <w:r w:rsidRPr="00F64CB3">
        <w:fldChar w:fldCharType="end"/>
      </w:r>
      <w:r w:rsidRPr="00F64CB3">
        <w:rPr>
          <w:b/>
        </w:rPr>
        <w:t xml:space="preserve"> </w:t>
      </w:r>
      <w:r w:rsidRPr="00F64CB3">
        <w:rPr>
          <w:szCs w:val="24"/>
        </w:rPr>
        <w:t xml:space="preserve">in Chapter </w:t>
      </w:r>
      <w:r w:rsidRPr="00F64CB3">
        <w:fldChar w:fldCharType="begin"/>
      </w:r>
      <w:r w:rsidRPr="00F64CB3">
        <w:instrText xml:space="preserve"> REF _Ref10061590 \r \h </w:instrText>
      </w:r>
      <w:r w:rsidRPr="00F64CB3">
        <w:fldChar w:fldCharType="separate"/>
      </w:r>
      <w:r w:rsidRPr="00F64CB3">
        <w:t>5</w:t>
      </w:r>
      <w:r w:rsidRPr="00F64CB3">
        <w:fldChar w:fldCharType="end"/>
      </w:r>
      <w:r w:rsidRPr="00F64CB3">
        <w:rPr>
          <w:szCs w:val="24"/>
        </w:rPr>
        <w:t>), In this model, I used all cardiorespiratory diseases together as my dataset</w:t>
      </w:r>
      <w:r>
        <w:rPr>
          <w:szCs w:val="24"/>
        </w:rPr>
        <w:t>, as small number issue arose when breaking down deaths by type of cardiorespiratory disease, age group, sex and state</w:t>
      </w:r>
      <w:r w:rsidRPr="00F64CB3">
        <w:rPr>
          <w:szCs w:val="24"/>
        </w:rPr>
        <w:t xml:space="preserve">. </w:t>
      </w:r>
      <w:commentRangeEnd w:id="33"/>
      <w:r w:rsidR="00AF4F7E">
        <w:rPr>
          <w:rStyle w:val="CommentReference"/>
          <w:rFonts w:asciiTheme="minorHAnsi" w:hAnsiTheme="minorHAnsi"/>
        </w:rPr>
        <w:commentReference w:id="33"/>
      </w:r>
    </w:p>
    <w:p w14:paraId="334DE33A" w14:textId="77777777" w:rsidR="00D2478A" w:rsidRPr="00F64CB3" w:rsidRDefault="00D2478A" w:rsidP="00D2478A">
      <w:pPr>
        <w:sectPr w:rsidR="00D2478A" w:rsidRPr="00F64CB3" w:rsidSect="00BD47CB">
          <w:pgSz w:w="16840" w:h="11900" w:orient="landscape"/>
          <w:pgMar w:top="720" w:right="720" w:bottom="720" w:left="720" w:header="720" w:footer="720" w:gutter="0"/>
          <w:cols w:space="720"/>
          <w:docGrid w:linePitch="360"/>
        </w:sectPr>
      </w:pPr>
      <w:commentRangeStart w:id="34"/>
      <w:r w:rsidRPr="00D133E4">
        <w:rPr>
          <w:noProof/>
          <w:lang w:eastAsia="en-GB"/>
        </w:rPr>
        <w:lastRenderedPageBreak/>
        <w:drawing>
          <wp:anchor distT="0" distB="0" distL="114300" distR="114300" simplePos="0" relativeHeight="251671552" behindDoc="0" locked="0" layoutInCell="1" allowOverlap="1" wp14:anchorId="4CBFBE55" wp14:editId="72F59A51">
            <wp:simplePos x="0" y="0"/>
            <wp:positionH relativeFrom="column">
              <wp:posOffset>228600</wp:posOffset>
            </wp:positionH>
            <wp:positionV relativeFrom="paragraph">
              <wp:posOffset>0</wp:posOffset>
            </wp:positionV>
            <wp:extent cx="8862695" cy="6269990"/>
            <wp:effectExtent l="0" t="0" r="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862695" cy="6269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noProof/>
          <w:lang w:eastAsia="en-GB"/>
        </w:rPr>
        <mc:AlternateContent>
          <mc:Choice Requires="wps">
            <w:drawing>
              <wp:anchor distT="0" distB="0" distL="114300" distR="114300" simplePos="0" relativeHeight="251672576" behindDoc="0" locked="0" layoutInCell="1" allowOverlap="1" wp14:anchorId="532E14A7" wp14:editId="29DB34FE">
                <wp:simplePos x="0" y="0"/>
                <wp:positionH relativeFrom="column">
                  <wp:posOffset>0</wp:posOffset>
                </wp:positionH>
                <wp:positionV relativeFrom="paragraph">
                  <wp:posOffset>6418580</wp:posOffset>
                </wp:positionV>
                <wp:extent cx="9387840" cy="635"/>
                <wp:effectExtent l="0" t="0" r="0" b="5080"/>
                <wp:wrapNone/>
                <wp:docPr id="108" name="Text Box 108"/>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194CE07C" w14:textId="77777777" w:rsidR="00BD47CB" w:rsidRPr="00AC2AD1" w:rsidRDefault="00BD47CB" w:rsidP="00D2478A">
                            <w:pPr>
                              <w:suppressLineNumbers/>
                              <w:spacing w:line="240" w:lineRule="auto"/>
                              <w:rPr>
                                <w:rFonts w:cs="Calibri"/>
                                <w:noProof/>
                              </w:rPr>
                            </w:pPr>
                            <w:bookmarkStart w:id="35" w:name="_Ref10062924"/>
                            <w:bookmarkStart w:id="36" w:name="_Toc10372568"/>
                            <w:bookmarkStart w:id="37" w:name="_Toc10475423"/>
                            <w:bookmarkStart w:id="38" w:name="_Toc10810817"/>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46</w:t>
                            </w:r>
                            <w:r w:rsidRPr="00C1349F">
                              <w:rPr>
                                <w:b/>
                              </w:rPr>
                              <w:fldChar w:fldCharType="end"/>
                            </w:r>
                            <w:bookmarkEnd w:id="35"/>
                            <w:r>
                              <w:t>.</w:t>
                            </w:r>
                            <w:r w:rsidRPr="00C1349F">
                              <w:t xml:space="preserve"> </w:t>
                            </w:r>
                            <w:r w:rsidRPr="00A7229F">
                              <w:t xml:space="preserve">Number of deaths by </w:t>
                            </w:r>
                            <w:r>
                              <w:t>natural cause</w:t>
                            </w:r>
                            <w:r w:rsidRPr="00A7229F">
                              <w:t xml:space="preserve">, sex and age group in the contiguous </w:t>
                            </w:r>
                            <w:r>
                              <w:t>United States</w:t>
                            </w:r>
                            <w:r w:rsidRPr="00A7229F">
                              <w:t xml:space="preserve"> for 1980-2016.</w:t>
                            </w:r>
                            <w:bookmarkEnd w:id="36"/>
                            <w:bookmarkEnd w:id="37"/>
                            <w:bookmarkEnd w:id="38"/>
                            <w:r w:rsidRPr="00C1349F" w:rsidDel="00A51F9C">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2E14A7" id="_x0000_t202" coordsize="21600,21600" o:spt="202" path="m,l,21600r21600,l21600,xe">
                <v:stroke joinstyle="miter"/>
                <v:path gradientshapeok="t" o:connecttype="rect"/>
              </v:shapetype>
              <v:shape id="Text Box 108" o:spid="_x0000_s1026" type="#_x0000_t202" style="position:absolute;left:0;text-align:left;margin-left:0;margin-top:505.4pt;width:739.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" stroked="f">
                <v:textbox style="mso-fit-shape-to-text:t" inset="0,0,0,0">
                  <w:txbxContent>
                    <w:p w14:paraId="194CE07C" w14:textId="77777777" w:rsidR="00BD47CB" w:rsidRPr="00AC2AD1" w:rsidRDefault="00BD47CB" w:rsidP="00D2478A">
                      <w:pPr>
                        <w:suppressLineNumbers/>
                        <w:spacing w:line="240" w:lineRule="auto"/>
                        <w:rPr>
                          <w:rFonts w:cs="Calibri"/>
                          <w:noProof/>
                        </w:rPr>
                      </w:pPr>
                      <w:bookmarkStart w:id="39" w:name="_Ref10062924"/>
                      <w:bookmarkStart w:id="40" w:name="_Toc10372568"/>
                      <w:bookmarkStart w:id="41" w:name="_Toc10475423"/>
                      <w:bookmarkStart w:id="42" w:name="_Toc10810817"/>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46</w:t>
                      </w:r>
                      <w:r w:rsidRPr="00C1349F">
                        <w:rPr>
                          <w:b/>
                        </w:rPr>
                        <w:fldChar w:fldCharType="end"/>
                      </w:r>
                      <w:bookmarkEnd w:id="39"/>
                      <w:r>
                        <w:t>.</w:t>
                      </w:r>
                      <w:r w:rsidRPr="00C1349F">
                        <w:t xml:space="preserve"> </w:t>
                      </w:r>
                      <w:r w:rsidRPr="00A7229F">
                        <w:t xml:space="preserve">Number of deaths by </w:t>
                      </w:r>
                      <w:r>
                        <w:t>natural cause</w:t>
                      </w:r>
                      <w:r w:rsidRPr="00A7229F">
                        <w:t xml:space="preserve">, sex and age group in the contiguous </w:t>
                      </w:r>
                      <w:r>
                        <w:t>United States</w:t>
                      </w:r>
                      <w:r w:rsidRPr="00A7229F">
                        <w:t xml:space="preserve"> for 1980-2016.</w:t>
                      </w:r>
                      <w:bookmarkEnd w:id="40"/>
                      <w:bookmarkEnd w:id="41"/>
                      <w:bookmarkEnd w:id="42"/>
                      <w:r w:rsidRPr="00C1349F" w:rsidDel="00A51F9C">
                        <w:rPr>
                          <w:b/>
                        </w:rPr>
                        <w:t xml:space="preserve"> </w:t>
                      </w:r>
                    </w:p>
                  </w:txbxContent>
                </v:textbox>
              </v:shape>
            </w:pict>
          </mc:Fallback>
        </mc:AlternateContent>
      </w:r>
      <w:commentRangeEnd w:id="34"/>
      <w:r w:rsidR="00AF4F7E">
        <w:rPr>
          <w:rStyle w:val="CommentReference"/>
          <w:rFonts w:asciiTheme="minorHAnsi" w:hAnsiTheme="minorHAnsi"/>
        </w:rPr>
        <w:commentReference w:id="34"/>
      </w:r>
    </w:p>
    <w:p w14:paraId="4E12F7B8" w14:textId="77777777" w:rsidR="00D2478A" w:rsidRPr="00F64CB3" w:rsidRDefault="00D2478A" w:rsidP="00D2478A">
      <w:pPr>
        <w:pStyle w:val="Heading2"/>
      </w:pPr>
      <w:bookmarkStart w:id="43" w:name="_Ref10724847"/>
      <w:bookmarkStart w:id="44" w:name="_Toc10814713"/>
      <w:commentRangeStart w:id="45"/>
      <w:r w:rsidRPr="00F64CB3">
        <w:lastRenderedPageBreak/>
        <w:t>Results</w:t>
      </w:r>
      <w:bookmarkEnd w:id="43"/>
      <w:bookmarkEnd w:id="44"/>
      <w:commentRangeEnd w:id="45"/>
      <w:r w:rsidR="00AF4F7E">
        <w:rPr>
          <w:rStyle w:val="CommentReference"/>
          <w:rFonts w:asciiTheme="minorHAnsi" w:eastAsiaTheme="minorEastAsia" w:hAnsiTheme="minorHAnsi" w:cstheme="minorBidi"/>
        </w:rPr>
        <w:commentReference w:id="45"/>
      </w:r>
    </w:p>
    <w:p w14:paraId="48B62AE8" w14:textId="0E6476E7" w:rsidR="00D2478A" w:rsidRPr="00F64CB3" w:rsidRDefault="00937346" w:rsidP="00D2478A">
      <w:pPr>
        <w:ind w:firstLine="720"/>
        <w:rPr>
          <w:rFonts w:cs="Calibri"/>
          <w:color w:val="000000" w:themeColor="text1"/>
          <w:szCs w:val="24"/>
        </w:rPr>
      </w:pPr>
      <w:ins w:id="46" w:author="Ezzati, Majid" w:date="2019-06-07T21:28:00Z">
        <w:r>
          <w:rPr>
            <w:szCs w:val="24"/>
          </w:rPr>
          <w:t>F</w:t>
        </w:r>
        <w:r>
          <w:rPr>
            <w:szCs w:val="24"/>
          </w:rPr>
          <w:t>rom</w:t>
        </w:r>
        <w:r w:rsidRPr="00F64CB3">
          <w:rPr>
            <w:szCs w:val="24"/>
          </w:rPr>
          <w:t>1980 to 2016</w:t>
        </w:r>
      </w:ins>
      <w:r w:rsidR="00D2478A" w:rsidRPr="00F64CB3">
        <w:rPr>
          <w:szCs w:val="24"/>
        </w:rPr>
        <w:t xml:space="preserve">20,070,797 boys and men and 21,034,212 girls and women died from cardiorespiratory diseases in the contiguous United States </w:t>
      </w:r>
      <w:del w:id="47" w:author="Ezzati, Majid" w:date="2019-06-07T21:28:00Z">
        <w:r w:rsidR="00D2478A" w:rsidRPr="00F64CB3" w:rsidDel="00937346">
          <w:rPr>
            <w:szCs w:val="24"/>
          </w:rPr>
          <w:delText>during 1980 to 2016</w:delText>
        </w:r>
      </w:del>
      <w:r w:rsidR="00D2478A" w:rsidRPr="00F64CB3">
        <w:rPr>
          <w:szCs w:val="24"/>
        </w:rPr>
        <w:t xml:space="preserve">. </w:t>
      </w:r>
      <w:del w:id="48" w:author="Ezzati, Majid" w:date="2019-06-07T21:28:00Z">
        <w:r w:rsidR="00D2478A" w:rsidRPr="00F64CB3" w:rsidDel="00937346">
          <w:rPr>
            <w:szCs w:val="24"/>
          </w:rPr>
          <w:delText xml:space="preserve">This </w:delText>
        </w:r>
      </w:del>
      <w:ins w:id="49" w:author="Ezzati, Majid" w:date="2019-06-07T21:28:00Z">
        <w:r w:rsidRPr="00F64CB3">
          <w:rPr>
            <w:szCs w:val="24"/>
          </w:rPr>
          <w:t>Th</w:t>
        </w:r>
        <w:r>
          <w:rPr>
            <w:szCs w:val="24"/>
          </w:rPr>
          <w:t>ese deaths</w:t>
        </w:r>
        <w:r w:rsidRPr="00F64CB3">
          <w:rPr>
            <w:szCs w:val="24"/>
          </w:rPr>
          <w:t xml:space="preserve"> </w:t>
        </w:r>
      </w:ins>
      <w:r w:rsidR="00D2478A" w:rsidRPr="00F64CB3">
        <w:rPr>
          <w:szCs w:val="24"/>
        </w:rPr>
        <w:t>accounted for 46.3% and 49.9% of all male and female deaths respectively (</w:t>
      </w:r>
      <w:r w:rsidR="00D2478A" w:rsidRPr="00F64CB3">
        <w:rPr>
          <w:szCs w:val="24"/>
        </w:rPr>
        <w:fldChar w:fldCharType="begin"/>
      </w:r>
      <w:r w:rsidR="00D2478A" w:rsidRPr="00F64CB3">
        <w:rPr>
          <w:szCs w:val="24"/>
        </w:rPr>
        <w:instrText xml:space="preserve"> REF _Ref8494853 \h  \* MERGEFORMAT </w:instrText>
      </w:r>
      <w:r w:rsidR="00D2478A" w:rsidRPr="00F64CB3">
        <w:rPr>
          <w:szCs w:val="24"/>
        </w:rPr>
      </w:r>
      <w:r w:rsidR="00D2478A" w:rsidRPr="00F64CB3">
        <w:rPr>
          <w:szCs w:val="24"/>
        </w:rPr>
        <w:fldChar w:fldCharType="separate"/>
      </w:r>
      <w:r w:rsidR="00D2478A" w:rsidRPr="00D133E4">
        <w:t>Figure 2</w:t>
      </w:r>
      <w:r w:rsidR="00D2478A" w:rsidRPr="00F64CB3">
        <w:rPr>
          <w:szCs w:val="24"/>
        </w:rPr>
        <w:fldChar w:fldCharType="end"/>
      </w:r>
      <w:r w:rsidR="00D2478A" w:rsidRPr="00F64CB3">
        <w:rPr>
          <w:szCs w:val="24"/>
        </w:rPr>
        <w:t xml:space="preserve"> in Chapter </w:t>
      </w:r>
      <w:r w:rsidR="00D2478A" w:rsidRPr="00F64CB3">
        <w:rPr>
          <w:szCs w:val="24"/>
        </w:rPr>
        <w:fldChar w:fldCharType="begin"/>
      </w:r>
      <w:r w:rsidR="00D2478A" w:rsidRPr="00F64CB3">
        <w:rPr>
          <w:szCs w:val="24"/>
        </w:rPr>
        <w:instrText xml:space="preserve"> REF _Ref10034651 \r \h </w:instrText>
      </w:r>
      <w:r w:rsidR="00D2478A" w:rsidRPr="00F64CB3">
        <w:rPr>
          <w:szCs w:val="24"/>
        </w:rPr>
      </w:r>
      <w:r w:rsidR="00D2478A" w:rsidRPr="00F64CB3">
        <w:rPr>
          <w:szCs w:val="24"/>
        </w:rPr>
        <w:fldChar w:fldCharType="separate"/>
      </w:r>
      <w:r w:rsidR="00D2478A" w:rsidRPr="00F64CB3">
        <w:rPr>
          <w:szCs w:val="24"/>
        </w:rPr>
        <w:t>3</w:t>
      </w:r>
      <w:r w:rsidR="00D2478A" w:rsidRPr="00F64CB3">
        <w:rPr>
          <w:szCs w:val="24"/>
        </w:rPr>
        <w:fldChar w:fldCharType="end"/>
      </w:r>
      <w:r w:rsidR="00D2478A" w:rsidRPr="00F64CB3">
        <w:rPr>
          <w:szCs w:val="24"/>
        </w:rPr>
        <w:t>).</w:t>
      </w:r>
      <w:r w:rsidR="00D2478A" w:rsidRPr="00F64CB3">
        <w:rPr>
          <w:rFonts w:cs="Calibri"/>
          <w:color w:val="000000" w:themeColor="text1"/>
          <w:szCs w:val="24"/>
        </w:rPr>
        <w:t xml:space="preserve"> 77.1% of male cardiorespiratory disease deaths and 88.7% of female cardiorespiratory disease deaths were in those aged 65 years and over (</w:t>
      </w:r>
      <w:r w:rsidR="00D2478A" w:rsidRPr="00F64CB3">
        <w:rPr>
          <w:rFonts w:cs="Calibri"/>
          <w:color w:val="000000" w:themeColor="text1"/>
          <w:szCs w:val="24"/>
        </w:rPr>
        <w:fldChar w:fldCharType="begin"/>
      </w:r>
      <w:r w:rsidR="00D2478A" w:rsidRPr="00F64CB3">
        <w:rPr>
          <w:rFonts w:cs="Calibri"/>
          <w:color w:val="000000" w:themeColor="text1"/>
          <w:szCs w:val="24"/>
        </w:rPr>
        <w:instrText xml:space="preserve"> REF _Ref10062924 \h  \* MERGEFORMAT </w:instrText>
      </w:r>
      <w:r w:rsidR="00D2478A" w:rsidRPr="00F64CB3">
        <w:rPr>
          <w:rFonts w:cs="Calibri"/>
          <w:color w:val="000000" w:themeColor="text1"/>
          <w:szCs w:val="24"/>
        </w:rPr>
      </w:r>
      <w:r w:rsidR="00D2478A" w:rsidRPr="00F64CB3">
        <w:rPr>
          <w:rFonts w:cs="Calibri"/>
          <w:color w:val="000000" w:themeColor="text1"/>
          <w:szCs w:val="24"/>
        </w:rPr>
        <w:fldChar w:fldCharType="separate"/>
      </w:r>
      <w:r w:rsidR="00D2478A" w:rsidRPr="00D133E4">
        <w:t>Figure 46</w:t>
      </w:r>
      <w:r w:rsidR="00D2478A" w:rsidRPr="00F64CB3">
        <w:rPr>
          <w:rFonts w:cs="Calibri"/>
          <w:color w:val="000000" w:themeColor="text1"/>
          <w:szCs w:val="24"/>
        </w:rPr>
        <w:fldChar w:fldCharType="end"/>
      </w:r>
      <w:r w:rsidR="00D2478A" w:rsidRPr="00F64CB3">
        <w:rPr>
          <w:rFonts w:cs="Calibri"/>
          <w:color w:val="000000" w:themeColor="text1"/>
          <w:szCs w:val="24"/>
        </w:rPr>
        <w:t xml:space="preserve">). For females, 42.7% of </w:t>
      </w:r>
      <w:del w:id="50" w:author="Ezzati, Majid" w:date="2019-06-07T21:28:00Z">
        <w:r w:rsidR="00D2478A" w:rsidRPr="00F64CB3" w:rsidDel="00937346">
          <w:rPr>
            <w:rFonts w:cs="Calibri"/>
            <w:color w:val="000000" w:themeColor="text1"/>
            <w:szCs w:val="24"/>
          </w:rPr>
          <w:delText xml:space="preserve">female </w:delText>
        </w:r>
      </w:del>
      <w:r w:rsidR="00D2478A" w:rsidRPr="00F64CB3">
        <w:rPr>
          <w:rFonts w:cs="Calibri"/>
          <w:color w:val="000000" w:themeColor="text1"/>
          <w:szCs w:val="24"/>
        </w:rPr>
        <w:t>cardiorespiratory disease deaths were in those aged 85 years and over (</w:t>
      </w:r>
      <w:r w:rsidR="00D2478A" w:rsidRPr="00F64CB3">
        <w:rPr>
          <w:rFonts w:cs="Calibri"/>
          <w:color w:val="000000" w:themeColor="text1"/>
          <w:szCs w:val="24"/>
        </w:rPr>
        <w:fldChar w:fldCharType="begin"/>
      </w:r>
      <w:r w:rsidR="00D2478A" w:rsidRPr="00F64CB3">
        <w:rPr>
          <w:rFonts w:cs="Calibri"/>
          <w:color w:val="000000" w:themeColor="text1"/>
          <w:szCs w:val="24"/>
        </w:rPr>
        <w:instrText xml:space="preserve"> REF _Ref10062924 \h  \* MERGEFORMAT </w:instrText>
      </w:r>
      <w:r w:rsidR="00D2478A" w:rsidRPr="00F64CB3">
        <w:rPr>
          <w:rFonts w:cs="Calibri"/>
          <w:color w:val="000000" w:themeColor="text1"/>
          <w:szCs w:val="24"/>
        </w:rPr>
      </w:r>
      <w:r w:rsidR="00D2478A" w:rsidRPr="00F64CB3">
        <w:rPr>
          <w:rFonts w:cs="Calibri"/>
          <w:color w:val="000000" w:themeColor="text1"/>
          <w:szCs w:val="24"/>
        </w:rPr>
        <w:fldChar w:fldCharType="separate"/>
      </w:r>
      <w:r w:rsidR="00D2478A" w:rsidRPr="00D133E4">
        <w:t>Figure 46</w:t>
      </w:r>
      <w:r w:rsidR="00D2478A" w:rsidRPr="00F64CB3">
        <w:rPr>
          <w:rFonts w:cs="Calibri"/>
          <w:color w:val="000000" w:themeColor="text1"/>
          <w:szCs w:val="24"/>
        </w:rPr>
        <w:fldChar w:fldCharType="end"/>
      </w:r>
      <w:r w:rsidR="00D2478A" w:rsidRPr="00F64CB3">
        <w:rPr>
          <w:rFonts w:cs="Calibri"/>
          <w:color w:val="000000" w:themeColor="text1"/>
          <w:szCs w:val="24"/>
        </w:rPr>
        <w:t>).</w:t>
      </w:r>
    </w:p>
    <w:p w14:paraId="0F98D0B0" w14:textId="16566B98" w:rsidR="00D2478A" w:rsidRPr="00F64CB3" w:rsidDel="009F3F00" w:rsidRDefault="00D2478A" w:rsidP="00D2478A">
      <w:pPr>
        <w:ind w:firstLine="720"/>
        <w:rPr>
          <w:del w:id="51" w:author="Ezzati, Majid" w:date="2019-06-07T21:41:00Z"/>
          <w:rFonts w:cs="Calibri"/>
          <w:color w:val="000000" w:themeColor="text1"/>
          <w:szCs w:val="24"/>
        </w:rPr>
      </w:pPr>
      <w:del w:id="52" w:author="Ezzati, Majid" w:date="2019-06-07T21:28:00Z">
        <w:r w:rsidRPr="00F64CB3" w:rsidDel="008C4F9C">
          <w:rPr>
            <w:rFonts w:cs="Calibri"/>
            <w:color w:val="000000" w:themeColor="text1"/>
            <w:szCs w:val="24"/>
          </w:rPr>
          <w:delText>Deaths from i</w:delText>
        </w:r>
      </w:del>
      <w:ins w:id="53" w:author="Ezzati, Majid" w:date="2019-06-07T21:28:00Z">
        <w:r w:rsidR="008C4F9C">
          <w:rPr>
            <w:rFonts w:cs="Calibri"/>
            <w:color w:val="000000" w:themeColor="text1"/>
            <w:szCs w:val="24"/>
          </w:rPr>
          <w:t>I</w:t>
        </w:r>
      </w:ins>
      <w:r w:rsidRPr="00F64CB3">
        <w:rPr>
          <w:rFonts w:cs="Calibri"/>
          <w:color w:val="000000" w:themeColor="text1"/>
          <w:szCs w:val="24"/>
        </w:rPr>
        <w:t>schaemic heart disease</w:t>
      </w:r>
      <w:ins w:id="54" w:author="Ezzati, Majid" w:date="2019-06-07T21:31:00Z">
        <w:r w:rsidR="002627A4">
          <w:rPr>
            <w:rFonts w:cs="Calibri"/>
            <w:color w:val="000000" w:themeColor="text1"/>
            <w:szCs w:val="24"/>
          </w:rPr>
          <w:t xml:space="preserve"> (</w:t>
        </w:r>
        <w:commentRangeStart w:id="55"/>
        <w:r w:rsidR="002627A4">
          <w:rPr>
            <w:rFonts w:cs="Calibri"/>
            <w:color w:val="000000" w:themeColor="text1"/>
            <w:szCs w:val="24"/>
          </w:rPr>
          <w:t>IHD)</w:t>
        </w:r>
      </w:ins>
      <w:r w:rsidRPr="00F64CB3">
        <w:rPr>
          <w:rFonts w:cs="Calibri"/>
          <w:color w:val="000000" w:themeColor="text1"/>
          <w:szCs w:val="24"/>
        </w:rPr>
        <w:t xml:space="preserve"> </w:t>
      </w:r>
      <w:commentRangeEnd w:id="55"/>
      <w:r w:rsidR="002627A4">
        <w:rPr>
          <w:rStyle w:val="CommentReference"/>
          <w:rFonts w:asciiTheme="minorHAnsi" w:hAnsiTheme="minorHAnsi"/>
        </w:rPr>
        <w:commentReference w:id="55"/>
      </w:r>
      <w:r w:rsidRPr="00F64CB3">
        <w:rPr>
          <w:rFonts w:cs="Calibri"/>
          <w:color w:val="000000" w:themeColor="text1"/>
          <w:szCs w:val="24"/>
        </w:rPr>
        <w:t>accounted for 45.3% of cardiorespiratory disease deaths in males and 38.7% in females (</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46</w:t>
      </w:r>
      <w:r w:rsidRPr="00F64CB3">
        <w:rPr>
          <w:rFonts w:cs="Calibri"/>
          <w:color w:val="000000" w:themeColor="text1"/>
          <w:szCs w:val="24"/>
        </w:rPr>
        <w:fldChar w:fldCharType="end"/>
      </w:r>
      <w:r w:rsidRPr="00F64CB3">
        <w:rPr>
          <w:rFonts w:cs="Calibri"/>
          <w:color w:val="000000" w:themeColor="text1"/>
          <w:szCs w:val="24"/>
        </w:rPr>
        <w:t xml:space="preserve">). </w:t>
      </w:r>
      <w:del w:id="56" w:author="Ezzati, Majid" w:date="2019-06-07T21:29:00Z">
        <w:r w:rsidRPr="00F64CB3" w:rsidDel="008C4F9C">
          <w:rPr>
            <w:rFonts w:cs="Calibri"/>
            <w:color w:val="000000" w:themeColor="text1"/>
            <w:szCs w:val="24"/>
          </w:rPr>
          <w:delText xml:space="preserve">Males </w:delText>
        </w:r>
      </w:del>
      <w:ins w:id="57" w:author="Ezzati, Majid" w:date="2019-06-07T21:29:00Z">
        <w:r w:rsidR="008C4F9C">
          <w:rPr>
            <w:rFonts w:cs="Calibri"/>
            <w:color w:val="000000" w:themeColor="text1"/>
            <w:szCs w:val="24"/>
          </w:rPr>
          <w:t>Men</w:t>
        </w:r>
        <w:r w:rsidR="008C4F9C" w:rsidRPr="00F64CB3">
          <w:rPr>
            <w:rFonts w:cs="Calibri"/>
            <w:color w:val="000000" w:themeColor="text1"/>
            <w:szCs w:val="24"/>
          </w:rPr>
          <w:t xml:space="preserve"> </w:t>
        </w:r>
      </w:ins>
      <w:r w:rsidRPr="00F64CB3">
        <w:rPr>
          <w:rFonts w:cs="Calibri"/>
          <w:color w:val="000000" w:themeColor="text1"/>
          <w:szCs w:val="24"/>
        </w:rPr>
        <w:t xml:space="preserve">25 years and </w:t>
      </w:r>
      <w:del w:id="58" w:author="Ezzati, Majid" w:date="2019-06-07T21:29:00Z">
        <w:r w:rsidRPr="00F64CB3" w:rsidDel="008C4F9C">
          <w:rPr>
            <w:rFonts w:cs="Calibri"/>
            <w:color w:val="000000" w:themeColor="text1"/>
            <w:szCs w:val="24"/>
          </w:rPr>
          <w:delText xml:space="preserve">above </w:delText>
        </w:r>
      </w:del>
      <w:commentRangeStart w:id="59"/>
      <w:ins w:id="60" w:author="Ezzati, Majid" w:date="2019-06-07T21:29:00Z">
        <w:r w:rsidR="008C4F9C">
          <w:rPr>
            <w:rFonts w:cs="Calibri"/>
            <w:color w:val="000000" w:themeColor="text1"/>
            <w:szCs w:val="24"/>
          </w:rPr>
          <w:t>older</w:t>
        </w:r>
        <w:commentRangeEnd w:id="59"/>
        <w:r w:rsidR="008C4F9C">
          <w:rPr>
            <w:rStyle w:val="CommentReference"/>
            <w:rFonts w:asciiTheme="minorHAnsi" w:hAnsiTheme="minorHAnsi"/>
          </w:rPr>
          <w:commentReference w:id="59"/>
        </w:r>
        <w:r w:rsidR="008C4F9C" w:rsidRPr="00F64CB3">
          <w:rPr>
            <w:rFonts w:cs="Calibri"/>
            <w:color w:val="000000" w:themeColor="text1"/>
            <w:szCs w:val="24"/>
          </w:rPr>
          <w:t xml:space="preserve"> </w:t>
        </w:r>
      </w:ins>
      <w:r w:rsidRPr="00F64CB3">
        <w:rPr>
          <w:rFonts w:cs="Calibri"/>
          <w:color w:val="000000" w:themeColor="text1"/>
          <w:szCs w:val="24"/>
        </w:rPr>
        <w:t xml:space="preserve">and </w:t>
      </w:r>
      <w:del w:id="61" w:author="Ezzati, Majid" w:date="2019-06-07T21:40:00Z">
        <w:r w:rsidRPr="00F64CB3" w:rsidDel="009F3F00">
          <w:rPr>
            <w:rFonts w:cs="Calibri"/>
            <w:color w:val="000000" w:themeColor="text1"/>
            <w:szCs w:val="24"/>
          </w:rPr>
          <w:delText xml:space="preserve">females </w:delText>
        </w:r>
      </w:del>
      <w:ins w:id="62" w:author="Ezzati, Majid" w:date="2019-06-07T21:40:00Z">
        <w:r w:rsidR="009F3F00">
          <w:rPr>
            <w:rFonts w:cs="Calibri"/>
            <w:color w:val="000000" w:themeColor="text1"/>
            <w:szCs w:val="24"/>
          </w:rPr>
          <w:t>women</w:t>
        </w:r>
        <w:r w:rsidR="009F3F00" w:rsidRPr="00F64CB3">
          <w:rPr>
            <w:rFonts w:cs="Calibri"/>
            <w:color w:val="000000" w:themeColor="text1"/>
            <w:szCs w:val="24"/>
          </w:rPr>
          <w:t xml:space="preserve"> </w:t>
        </w:r>
      </w:ins>
      <w:r w:rsidRPr="00F64CB3">
        <w:rPr>
          <w:rFonts w:cs="Calibri"/>
          <w:color w:val="000000" w:themeColor="text1"/>
          <w:szCs w:val="24"/>
        </w:rPr>
        <w:t xml:space="preserve">35 years and above died from ischaemic heart disease more than any other cardiorespiratory disease. </w:t>
      </w:r>
      <w:del w:id="63" w:author="Ezzati, Majid" w:date="2019-06-07T21:41:00Z">
        <w:r w:rsidRPr="00F64CB3" w:rsidDel="009F3F00">
          <w:rPr>
            <w:rFonts w:cs="Calibri"/>
            <w:color w:val="000000" w:themeColor="text1"/>
            <w:szCs w:val="24"/>
          </w:rPr>
          <w:delText>The largest single proportion of ischaemic disease of total cardiorespiratory deaths was in 45 to 54 year old men (52.1%)</w:delText>
        </w:r>
        <w:r w:rsidDel="009F3F00">
          <w:rPr>
            <w:rFonts w:cs="Calibri"/>
            <w:color w:val="000000" w:themeColor="text1"/>
            <w:szCs w:val="24"/>
          </w:rPr>
          <w:delText xml:space="preserve"> </w:delText>
        </w:r>
        <w:r w:rsidRPr="00F64CB3" w:rsidDel="009F3F00">
          <w:rPr>
            <w:rFonts w:cs="Calibri"/>
            <w:color w:val="000000" w:themeColor="text1"/>
            <w:szCs w:val="24"/>
          </w:rPr>
          <w:delText>(</w:delText>
        </w:r>
        <w:r w:rsidRPr="00F64CB3" w:rsidDel="009F3F00">
          <w:rPr>
            <w:rFonts w:cs="Calibri"/>
            <w:color w:val="000000" w:themeColor="text1"/>
            <w:szCs w:val="24"/>
          </w:rPr>
          <w:fldChar w:fldCharType="begin"/>
        </w:r>
        <w:r w:rsidRPr="00F64CB3" w:rsidDel="009F3F00">
          <w:rPr>
            <w:rFonts w:cs="Calibri"/>
            <w:color w:val="000000" w:themeColor="text1"/>
            <w:szCs w:val="24"/>
          </w:rPr>
          <w:delInstrText xml:space="preserve"> REF _Ref10062924 \h  \* MERGEFORMAT </w:delInstrText>
        </w:r>
        <w:r w:rsidRPr="00F64CB3" w:rsidDel="009F3F00">
          <w:rPr>
            <w:rFonts w:cs="Calibri"/>
            <w:color w:val="000000" w:themeColor="text1"/>
            <w:szCs w:val="24"/>
          </w:rPr>
        </w:r>
        <w:r w:rsidRPr="00F64CB3" w:rsidDel="009F3F00">
          <w:rPr>
            <w:rFonts w:cs="Calibri"/>
            <w:color w:val="000000" w:themeColor="text1"/>
            <w:szCs w:val="24"/>
          </w:rPr>
          <w:fldChar w:fldCharType="separate"/>
        </w:r>
        <w:r w:rsidRPr="00BC729A" w:rsidDel="009F3F00">
          <w:delText>Figure 46</w:delText>
        </w:r>
        <w:r w:rsidRPr="00F64CB3" w:rsidDel="009F3F00">
          <w:rPr>
            <w:rFonts w:cs="Calibri"/>
            <w:color w:val="000000" w:themeColor="text1"/>
            <w:szCs w:val="24"/>
          </w:rPr>
          <w:fldChar w:fldCharType="end"/>
        </w:r>
        <w:r w:rsidRPr="00F64CB3" w:rsidDel="009F3F00">
          <w:rPr>
            <w:rFonts w:cs="Calibri"/>
            <w:color w:val="000000" w:themeColor="text1"/>
            <w:szCs w:val="24"/>
          </w:rPr>
          <w:delText xml:space="preserve">). </w:delText>
        </w:r>
      </w:del>
      <w:r w:rsidRPr="00F64CB3">
        <w:rPr>
          <w:rFonts w:cs="Calibri"/>
          <w:color w:val="000000" w:themeColor="text1"/>
          <w:szCs w:val="24"/>
        </w:rPr>
        <w:t>Below 25 years of age, respiratory infections were the largest single cause of cardiorespiratory disease death in both males and females</w:t>
      </w:r>
      <w:r>
        <w:rPr>
          <w:rFonts w:cs="Calibri"/>
          <w:color w:val="000000" w:themeColor="text1"/>
          <w:szCs w:val="24"/>
        </w:rPr>
        <w:t xml:space="preserve"> </w:t>
      </w:r>
      <w:r w:rsidRPr="00F64CB3">
        <w:rPr>
          <w:rFonts w:cs="Calibri"/>
          <w:color w:val="000000" w:themeColor="text1"/>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_Ref10062924 \h  \* MERGEFORMAT </w:instrText>
      </w:r>
      <w:r w:rsidRPr="00F64CB3">
        <w:rPr>
          <w:rFonts w:cs="Calibri"/>
          <w:color w:val="000000" w:themeColor="text1"/>
          <w:szCs w:val="24"/>
        </w:rPr>
      </w:r>
      <w:r w:rsidRPr="00F64CB3">
        <w:rPr>
          <w:rFonts w:cs="Calibri"/>
          <w:color w:val="000000" w:themeColor="text1"/>
          <w:szCs w:val="24"/>
        </w:rPr>
        <w:fldChar w:fldCharType="separate"/>
      </w:r>
      <w:r w:rsidRPr="00BC729A">
        <w:t>Figure 46</w:t>
      </w:r>
      <w:r w:rsidRPr="00F64CB3">
        <w:rPr>
          <w:rFonts w:cs="Calibri"/>
          <w:color w:val="000000" w:themeColor="text1"/>
          <w:szCs w:val="24"/>
        </w:rPr>
        <w:fldChar w:fldCharType="end"/>
      </w:r>
      <w:r w:rsidRPr="00F64CB3">
        <w:rPr>
          <w:rFonts w:cs="Calibri"/>
          <w:color w:val="000000" w:themeColor="text1"/>
          <w:szCs w:val="24"/>
        </w:rPr>
        <w:t>).</w:t>
      </w:r>
    </w:p>
    <w:p w14:paraId="748AB192" w14:textId="17634642" w:rsidR="00D2478A" w:rsidRPr="00F64CB3" w:rsidRDefault="00D2478A" w:rsidP="00D2478A">
      <w:pPr>
        <w:ind w:firstLine="720"/>
        <w:rPr>
          <w:rFonts w:cs="Calibri"/>
          <w:color w:val="000000" w:themeColor="text1"/>
          <w:szCs w:val="24"/>
        </w:rPr>
      </w:pPr>
      <w:commentRangeStart w:id="64"/>
      <w:r w:rsidRPr="00F64CB3">
        <w:rPr>
          <w:rFonts w:cs="Calibri"/>
          <w:color w:val="000000" w:themeColor="text1"/>
          <w:szCs w:val="24"/>
        </w:rPr>
        <w:t xml:space="preserve">As </w:t>
      </w:r>
      <w:del w:id="65" w:author="Ezzati, Majid" w:date="2019-06-07T21:41:00Z">
        <w:r w:rsidRPr="00F64CB3" w:rsidDel="009F3F00">
          <w:rPr>
            <w:rFonts w:cs="Calibri"/>
            <w:color w:val="000000" w:themeColor="text1"/>
            <w:szCs w:val="24"/>
          </w:rPr>
          <w:delText>previously demonstrated</w:delText>
        </w:r>
      </w:del>
      <w:ins w:id="66" w:author="Ezzati, Majid" w:date="2019-06-07T21:41:00Z">
        <w:r w:rsidR="009F3F00">
          <w:rPr>
            <w:rFonts w:cs="Calibri"/>
            <w:color w:val="000000" w:themeColor="text1"/>
            <w:szCs w:val="24"/>
          </w:rPr>
          <w:t>seen</w:t>
        </w:r>
      </w:ins>
      <w:r w:rsidRPr="00F64CB3">
        <w:rPr>
          <w:rFonts w:cs="Calibri"/>
          <w:color w:val="000000" w:themeColor="text1"/>
          <w:szCs w:val="24"/>
        </w:rPr>
        <w:t xml:space="preserve"> in Chapter </w:t>
      </w:r>
      <w:r w:rsidRPr="00F64CB3">
        <w:rPr>
          <w:rFonts w:cs="Calibri"/>
          <w:color w:val="000000" w:themeColor="text1"/>
          <w:szCs w:val="24"/>
        </w:rPr>
        <w:fldChar w:fldCharType="begin"/>
      </w:r>
      <w:r w:rsidRPr="00F64CB3">
        <w:rPr>
          <w:rFonts w:cs="Calibri"/>
          <w:color w:val="000000" w:themeColor="text1"/>
          <w:szCs w:val="24"/>
        </w:rPr>
        <w:instrText xml:space="preserve"> REF _Ref10034826 \r \h </w:instrText>
      </w:r>
      <w:r w:rsidRPr="00F64CB3">
        <w:rPr>
          <w:rFonts w:cs="Calibri"/>
          <w:color w:val="000000" w:themeColor="text1"/>
          <w:szCs w:val="24"/>
        </w:rPr>
      </w:r>
      <w:r w:rsidRPr="00F64CB3">
        <w:rPr>
          <w:rFonts w:cs="Calibri"/>
          <w:color w:val="000000" w:themeColor="text1"/>
          <w:szCs w:val="24"/>
        </w:rPr>
        <w:fldChar w:fldCharType="separate"/>
      </w:r>
      <w:r w:rsidRPr="00F64CB3">
        <w:rPr>
          <w:rFonts w:cs="Calibri"/>
          <w:color w:val="000000" w:themeColor="text1"/>
          <w:szCs w:val="24"/>
        </w:rPr>
        <w:t>4</w:t>
      </w:r>
      <w:r w:rsidRPr="00F64CB3">
        <w:rPr>
          <w:rFonts w:cs="Calibri"/>
          <w:color w:val="000000" w:themeColor="text1"/>
          <w:szCs w:val="24"/>
        </w:rPr>
        <w:fldChar w:fldCharType="end"/>
      </w:r>
      <w:r w:rsidRPr="00F64CB3">
        <w:rPr>
          <w:rFonts w:cs="Calibri"/>
          <w:color w:val="000000" w:themeColor="text1"/>
          <w:szCs w:val="24"/>
        </w:rPr>
        <w:t>, t</w:t>
      </w:r>
      <w:commentRangeStart w:id="67"/>
      <w:r w:rsidRPr="00F64CB3">
        <w:rPr>
          <w:rFonts w:cs="Calibri"/>
          <w:color w:val="000000" w:themeColor="text1"/>
          <w:szCs w:val="24"/>
        </w:rPr>
        <w:t xml:space="preserve">here has been a constant seasonality </w:t>
      </w:r>
      <w:commentRangeEnd w:id="67"/>
      <w:r w:rsidR="009F3F00">
        <w:rPr>
          <w:rStyle w:val="CommentReference"/>
          <w:rFonts w:asciiTheme="minorHAnsi" w:hAnsiTheme="minorHAnsi"/>
        </w:rPr>
        <w:commentReference w:id="67"/>
      </w:r>
      <w:r w:rsidRPr="00F64CB3">
        <w:rPr>
          <w:rFonts w:cs="Calibri"/>
          <w:color w:val="000000" w:themeColor="text1"/>
          <w:szCs w:val="24"/>
        </w:rPr>
        <w:t>over time in cardiorespiratory deaths for most age groups in both sexes (</w:t>
      </w:r>
      <w:r w:rsidRPr="00F64CB3">
        <w:rPr>
          <w:rFonts w:cs="Calibri"/>
          <w:color w:val="000000" w:themeColor="text1"/>
          <w:szCs w:val="24"/>
        </w:rPr>
        <w:fldChar w:fldCharType="begin"/>
      </w:r>
      <w:r w:rsidRPr="00F64CB3">
        <w:rPr>
          <w:rFonts w:cs="Calibri"/>
          <w:color w:val="000000" w:themeColor="text1"/>
          <w:szCs w:val="24"/>
        </w:rPr>
        <w:instrText xml:space="preserve"> REF _Ref10060868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17</w:t>
      </w:r>
      <w:r w:rsidRPr="00F64CB3">
        <w:rPr>
          <w:rFonts w:cs="Calibri"/>
          <w:color w:val="000000" w:themeColor="text1"/>
          <w:szCs w:val="24"/>
        </w:rPr>
        <w:fldChar w:fldCharType="end"/>
      </w:r>
      <w:r w:rsidRPr="00F64CB3">
        <w:rPr>
          <w:rFonts w:cs="Calibri"/>
          <w:color w:val="000000" w:themeColor="text1"/>
          <w:szCs w:val="24"/>
        </w:rPr>
        <w:t xml:space="preserve"> and </w:t>
      </w:r>
      <w:r w:rsidRPr="00F64CB3">
        <w:rPr>
          <w:rFonts w:cs="Calibri"/>
          <w:color w:val="000000" w:themeColor="text1"/>
          <w:szCs w:val="24"/>
        </w:rPr>
        <w:fldChar w:fldCharType="begin"/>
      </w:r>
      <w:r w:rsidRPr="00F64CB3">
        <w:rPr>
          <w:rFonts w:cs="Calibri"/>
          <w:color w:val="000000" w:themeColor="text1"/>
          <w:szCs w:val="24"/>
        </w:rPr>
        <w:instrText xml:space="preserve"> REF _Ref10060879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18</w:t>
      </w:r>
      <w:r w:rsidRPr="00F64CB3">
        <w:rPr>
          <w:rFonts w:cs="Calibri"/>
          <w:color w:val="000000" w:themeColor="text1"/>
          <w:szCs w:val="24"/>
        </w:rPr>
        <w:fldChar w:fldCharType="end"/>
      </w:r>
      <w:r w:rsidRPr="00F64CB3">
        <w:rPr>
          <w:rFonts w:cs="Calibri"/>
          <w:color w:val="000000" w:themeColor="text1"/>
          <w:szCs w:val="24"/>
        </w:rPr>
        <w:t xml:space="preserve">). For each of the six types of cardiorespiratory disease death, there were more </w:t>
      </w:r>
      <w:r>
        <w:rPr>
          <w:rFonts w:cs="Calibri"/>
          <w:color w:val="000000" w:themeColor="text1"/>
          <w:szCs w:val="24"/>
        </w:rPr>
        <w:t xml:space="preserve">total </w:t>
      </w:r>
      <w:r w:rsidRPr="00F64CB3">
        <w:rPr>
          <w:rFonts w:cs="Calibri"/>
          <w:color w:val="000000" w:themeColor="text1"/>
          <w:szCs w:val="24"/>
        </w:rPr>
        <w:t>deaths in the winter than in the summer (</w:t>
      </w:r>
      <w:r w:rsidRPr="00F64CB3">
        <w:rPr>
          <w:rFonts w:cs="Calibri"/>
          <w:color w:val="000000" w:themeColor="text1"/>
          <w:szCs w:val="24"/>
        </w:rPr>
        <w:fldChar w:fldCharType="begin"/>
      </w:r>
      <w:r w:rsidRPr="00F64CB3">
        <w:rPr>
          <w:rFonts w:cs="Calibri"/>
          <w:color w:val="000000" w:themeColor="text1"/>
          <w:szCs w:val="24"/>
        </w:rPr>
        <w:instrText xml:space="preserve"> REF _Ref10060913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47</w:t>
      </w:r>
      <w:r w:rsidRPr="00F64CB3">
        <w:rPr>
          <w:rFonts w:cs="Calibri"/>
          <w:color w:val="000000" w:themeColor="text1"/>
          <w:szCs w:val="24"/>
        </w:rPr>
        <w:fldChar w:fldCharType="end"/>
      </w:r>
      <w:r w:rsidRPr="00F64CB3">
        <w:rPr>
          <w:rFonts w:cs="Calibri"/>
          <w:color w:val="000000" w:themeColor="text1"/>
          <w:szCs w:val="24"/>
        </w:rPr>
        <w:t>).</w:t>
      </w:r>
      <w:commentRangeEnd w:id="64"/>
      <w:r w:rsidR="009F3F00">
        <w:rPr>
          <w:rStyle w:val="CommentReference"/>
          <w:rFonts w:asciiTheme="minorHAnsi" w:hAnsiTheme="minorHAnsi"/>
        </w:rPr>
        <w:commentReference w:id="64"/>
      </w:r>
    </w:p>
    <w:p w14:paraId="07CB32BE" w14:textId="1471A698" w:rsidR="00D2478A" w:rsidRPr="00F64CB3" w:rsidRDefault="00D2478A" w:rsidP="00D2478A">
      <w:pPr>
        <w:ind w:firstLine="720"/>
        <w:rPr>
          <w:rFonts w:cs="Calibri"/>
          <w:color w:val="000000" w:themeColor="text1"/>
          <w:szCs w:val="24"/>
        </w:rPr>
      </w:pPr>
      <w:r w:rsidRPr="00F64CB3">
        <w:rPr>
          <w:rFonts w:cs="Calibri"/>
          <w:color w:val="000000" w:themeColor="text1"/>
          <w:szCs w:val="24"/>
        </w:rPr>
        <w:t xml:space="preserve">There was a decline in age-standardised death rates of four out of six types of cardiorespiratory disease (ischaemic heart disease, cerebrovascular disease and respiratory infections) for both men and women from 1980 to 2016. </w:t>
      </w:r>
      <w:commentRangeStart w:id="68"/>
      <w:r w:rsidRPr="00F64CB3">
        <w:rPr>
          <w:rFonts w:cs="Calibri"/>
          <w:color w:val="000000" w:themeColor="text1"/>
          <w:szCs w:val="24"/>
        </w:rPr>
        <w:t xml:space="preserve">The largest decline over time was for ischaemic heart disease deaths, which declined by over 50% for both men and women from </w:t>
      </w:r>
      <w:r w:rsidRPr="00F64CB3">
        <w:rPr>
          <w:rFonts w:cs="Calibri"/>
          <w:color w:val="000000" w:themeColor="text1"/>
          <w:szCs w:val="24"/>
        </w:rPr>
        <w:lastRenderedPageBreak/>
        <w:t>1980 to 2016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rFonts w:cs="Calibri"/>
          <w:color w:val="000000" w:themeColor="text1"/>
          <w:szCs w:val="24"/>
        </w:rPr>
        <w:t>), driving the overall reduction in cardiorespiratory deaths (</w:t>
      </w:r>
      <w:r w:rsidRPr="00F64CB3">
        <w:rPr>
          <w:rFonts w:cs="Calibri"/>
          <w:color w:val="000000" w:themeColor="text1"/>
          <w:szCs w:val="24"/>
        </w:rPr>
        <w:fldChar w:fldCharType="begin"/>
      </w:r>
      <w:r w:rsidRPr="00F64CB3">
        <w:rPr>
          <w:rFonts w:cs="Calibri"/>
          <w:color w:val="000000" w:themeColor="text1"/>
          <w:szCs w:val="24"/>
        </w:rPr>
        <w:instrText xml:space="preserve"> REF _Ref8494853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2</w:t>
      </w:r>
      <w:r w:rsidRPr="00F64CB3">
        <w:rPr>
          <w:rFonts w:cs="Calibri"/>
          <w:color w:val="000000" w:themeColor="text1"/>
          <w:szCs w:val="24"/>
        </w:rPr>
        <w:fldChar w:fldCharType="end"/>
      </w:r>
      <w:r w:rsidRPr="00F64CB3">
        <w:rPr>
          <w:rFonts w:cs="Calibri"/>
          <w:color w:val="000000" w:themeColor="text1"/>
          <w:szCs w:val="24"/>
        </w:rPr>
        <w:t xml:space="preserve"> in Chapter </w:t>
      </w:r>
      <w:r w:rsidRPr="00F64CB3">
        <w:rPr>
          <w:rFonts w:cs="Calibri"/>
          <w:color w:val="000000" w:themeColor="text1"/>
          <w:szCs w:val="24"/>
        </w:rPr>
        <w:fldChar w:fldCharType="begin"/>
      </w:r>
      <w:r w:rsidRPr="00F64CB3">
        <w:rPr>
          <w:rFonts w:cs="Calibri"/>
          <w:color w:val="000000" w:themeColor="text1"/>
          <w:szCs w:val="24"/>
        </w:rPr>
        <w:instrText xml:space="preserve"> REF _Ref10034651 \r \h </w:instrText>
      </w:r>
      <w:r w:rsidRPr="00F64CB3">
        <w:rPr>
          <w:rFonts w:cs="Calibri"/>
          <w:color w:val="000000" w:themeColor="text1"/>
          <w:szCs w:val="24"/>
        </w:rPr>
      </w:r>
      <w:r w:rsidRPr="00F64CB3">
        <w:rPr>
          <w:rFonts w:cs="Calibri"/>
          <w:color w:val="000000" w:themeColor="text1"/>
          <w:szCs w:val="24"/>
        </w:rPr>
        <w:fldChar w:fldCharType="separate"/>
      </w:r>
      <w:r w:rsidRPr="00F64CB3">
        <w:rPr>
          <w:rFonts w:cs="Calibri"/>
          <w:color w:val="000000" w:themeColor="text1"/>
          <w:szCs w:val="24"/>
        </w:rPr>
        <w:t>3</w:t>
      </w:r>
      <w:r w:rsidRPr="00F64CB3">
        <w:rPr>
          <w:rFonts w:cs="Calibri"/>
          <w:color w:val="000000" w:themeColor="text1"/>
          <w:szCs w:val="24"/>
        </w:rPr>
        <w:fldChar w:fldCharType="end"/>
      </w:r>
      <w:r w:rsidRPr="00F64CB3">
        <w:rPr>
          <w:rFonts w:cs="Calibri"/>
          <w:color w:val="000000" w:themeColor="text1"/>
          <w:szCs w:val="24"/>
        </w:rPr>
        <w:t>).</w:t>
      </w:r>
      <w:commentRangeEnd w:id="68"/>
      <w:r w:rsidR="009F3F00">
        <w:rPr>
          <w:rStyle w:val="CommentReference"/>
          <w:rFonts w:asciiTheme="minorHAnsi" w:hAnsiTheme="minorHAnsi"/>
        </w:rPr>
        <w:commentReference w:id="68"/>
      </w:r>
      <w:r w:rsidRPr="00F64CB3">
        <w:rPr>
          <w:rFonts w:cs="Calibri"/>
          <w:color w:val="000000" w:themeColor="text1"/>
          <w:szCs w:val="24"/>
        </w:rPr>
        <w:t xml:space="preserve"> C</w:t>
      </w:r>
      <w:commentRangeStart w:id="69"/>
      <w:r w:rsidRPr="00F64CB3">
        <w:rPr>
          <w:rFonts w:cs="Calibri"/>
          <w:color w:val="000000" w:themeColor="text1"/>
          <w:szCs w:val="24"/>
        </w:rPr>
        <w:t xml:space="preserve">OPD deaths in males, while increasing from the 1980s until the late 1990s, have steadily decreased since then. </w:t>
      </w:r>
      <w:commentRangeEnd w:id="69"/>
      <w:r w:rsidR="00944BA6">
        <w:rPr>
          <w:rStyle w:val="CommentReference"/>
          <w:rFonts w:asciiTheme="minorHAnsi" w:hAnsiTheme="minorHAnsi"/>
        </w:rPr>
        <w:commentReference w:id="69"/>
      </w:r>
      <w:r w:rsidRPr="00F64CB3">
        <w:rPr>
          <w:rFonts w:cs="Calibri"/>
          <w:color w:val="000000" w:themeColor="text1"/>
          <w:szCs w:val="24"/>
        </w:rPr>
        <w:t>T</w:t>
      </w:r>
      <w:r>
        <w:rPr>
          <w:rFonts w:cs="Calibri"/>
          <w:color w:val="000000" w:themeColor="text1"/>
          <w:szCs w:val="24"/>
        </w:rPr>
        <w:t xml:space="preserve">his </w:t>
      </w:r>
      <w:r w:rsidRPr="00F64CB3">
        <w:rPr>
          <w:rFonts w:cs="Calibri"/>
          <w:color w:val="000000" w:themeColor="text1"/>
          <w:szCs w:val="24"/>
        </w:rPr>
        <w:t xml:space="preserve">contrasts with </w:t>
      </w:r>
      <w:r>
        <w:rPr>
          <w:rFonts w:cs="Calibri"/>
          <w:color w:val="000000" w:themeColor="text1"/>
          <w:szCs w:val="24"/>
        </w:rPr>
        <w:t>COPD death rates</w:t>
      </w:r>
      <w:r w:rsidRPr="00F64CB3">
        <w:rPr>
          <w:rFonts w:cs="Calibri"/>
          <w:color w:val="000000" w:themeColor="text1"/>
          <w:szCs w:val="24"/>
        </w:rPr>
        <w:t xml:space="preserve"> of females, which have been increasing since the 1980s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rFonts w:cs="Calibri"/>
          <w:color w:val="000000" w:themeColor="text1"/>
          <w:szCs w:val="24"/>
        </w:rPr>
        <w:t xml:space="preserve">). </w:t>
      </w:r>
      <w:r>
        <w:rPr>
          <w:rFonts w:cs="Calibri"/>
          <w:color w:val="000000" w:themeColor="text1"/>
          <w:szCs w:val="24"/>
        </w:rPr>
        <w:t>A</w:t>
      </w:r>
      <w:r w:rsidRPr="00F64CB3">
        <w:rPr>
          <w:rFonts w:cs="Calibri"/>
          <w:color w:val="000000" w:themeColor="text1"/>
          <w:szCs w:val="24"/>
        </w:rPr>
        <w:t xml:space="preserve">ge-standardised death rates </w:t>
      </w:r>
      <w:r>
        <w:rPr>
          <w:rFonts w:cs="Calibri"/>
          <w:color w:val="000000" w:themeColor="text1"/>
          <w:szCs w:val="24"/>
        </w:rPr>
        <w:t>from o</w:t>
      </w:r>
      <w:r w:rsidRPr="00F64CB3">
        <w:rPr>
          <w:rFonts w:cs="Calibri"/>
          <w:color w:val="000000" w:themeColor="text1"/>
          <w:szCs w:val="24"/>
        </w:rPr>
        <w:t>ther respiratory disease</w:t>
      </w:r>
      <w:r>
        <w:rPr>
          <w:rFonts w:cs="Calibri"/>
          <w:color w:val="000000" w:themeColor="text1"/>
          <w:szCs w:val="24"/>
        </w:rPr>
        <w:t>s have</w:t>
      </w:r>
      <w:r w:rsidRPr="00F64CB3">
        <w:rPr>
          <w:rFonts w:cs="Calibri"/>
          <w:color w:val="000000" w:themeColor="text1"/>
          <w:szCs w:val="24"/>
        </w:rPr>
        <w:t xml:space="preserve"> also increased over the time period</w:t>
      </w:r>
      <w:r>
        <w:rPr>
          <w:rFonts w:cs="Calibri"/>
          <w:color w:val="000000" w:themeColor="text1"/>
          <w:szCs w:val="24"/>
        </w:rPr>
        <w:t xml:space="preserve"> </w:t>
      </w:r>
      <w:r w:rsidRPr="00F64CB3">
        <w:rPr>
          <w:rFonts w:cs="Calibri"/>
          <w:color w:val="000000" w:themeColor="text1"/>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BC729A">
        <w:t>Figure 48</w:t>
      </w:r>
      <w:r w:rsidRPr="00F64CB3">
        <w:rPr>
          <w:rFonts w:cs="Calibri"/>
          <w:color w:val="000000" w:themeColor="text1"/>
          <w:szCs w:val="24"/>
        </w:rPr>
        <w:fldChar w:fldCharType="end"/>
      </w:r>
      <w:r w:rsidRPr="00F64CB3">
        <w:rPr>
          <w:rFonts w:cs="Calibri"/>
          <w:color w:val="000000" w:themeColor="text1"/>
          <w:szCs w:val="24"/>
        </w:rPr>
        <w:t xml:space="preserve">). There is a </w:t>
      </w:r>
      <w:r>
        <w:rPr>
          <w:rFonts w:cs="Calibri"/>
          <w:color w:val="000000" w:themeColor="text1"/>
          <w:szCs w:val="24"/>
        </w:rPr>
        <w:t xml:space="preserve">discontinuity </w:t>
      </w:r>
      <w:r w:rsidRPr="00F64CB3">
        <w:rPr>
          <w:rFonts w:cs="Calibri"/>
          <w:color w:val="000000" w:themeColor="text1"/>
          <w:szCs w:val="24"/>
        </w:rPr>
        <w:t xml:space="preserve">in age-standardised death rates in other cardiovascular diseases due to the change from the ICD-9 to ICD-10 coding </w:t>
      </w:r>
      <w:r>
        <w:rPr>
          <w:rFonts w:cs="Calibri"/>
          <w:color w:val="000000" w:themeColor="text1"/>
          <w:szCs w:val="24"/>
        </w:rPr>
        <w:t>in the United States</w:t>
      </w:r>
      <w:r w:rsidRPr="00F64CB3">
        <w:rPr>
          <w:rFonts w:cs="Calibri"/>
          <w:color w:val="000000" w:themeColor="text1"/>
          <w:szCs w:val="24"/>
        </w:rPr>
        <w:t xml:space="preserve"> in 1999, when </w:t>
      </w:r>
      <w:del w:id="70" w:author="Ezzati, Majid" w:date="2019-06-07T21:47:00Z">
        <w:r w:rsidRPr="00F64CB3" w:rsidDel="00944BA6">
          <w:rPr>
            <w:rFonts w:cs="Calibri"/>
            <w:color w:val="000000" w:themeColor="text1"/>
            <w:szCs w:val="24"/>
          </w:rPr>
          <w:delText xml:space="preserve">more causes of </w:delText>
        </w:r>
      </w:del>
      <w:ins w:id="71" w:author="Ezzati, Majid" w:date="2019-06-07T21:47:00Z">
        <w:r w:rsidR="00944BA6">
          <w:rPr>
            <w:rFonts w:cs="Calibri"/>
            <w:color w:val="000000" w:themeColor="text1"/>
            <w:szCs w:val="24"/>
          </w:rPr>
          <w:t xml:space="preserve">some </w:t>
        </w:r>
      </w:ins>
      <w:r w:rsidRPr="00F64CB3">
        <w:rPr>
          <w:rFonts w:cs="Calibri"/>
          <w:color w:val="000000" w:themeColor="text1"/>
          <w:szCs w:val="24"/>
        </w:rPr>
        <w:t>death</w:t>
      </w:r>
      <w:ins w:id="72" w:author="Ezzati, Majid" w:date="2019-06-07T21:47:00Z">
        <w:r w:rsidR="00944BA6">
          <w:rPr>
            <w:rFonts w:cs="Calibri"/>
            <w:color w:val="000000" w:themeColor="text1"/>
            <w:szCs w:val="24"/>
          </w:rPr>
          <w:t>s</w:t>
        </w:r>
      </w:ins>
      <w:r w:rsidRPr="00F64CB3">
        <w:rPr>
          <w:rFonts w:cs="Calibri"/>
          <w:color w:val="000000" w:themeColor="text1"/>
          <w:szCs w:val="24"/>
        </w:rPr>
        <w:t xml:space="preserve"> </w:t>
      </w:r>
      <w:del w:id="73" w:author="Ezzati, Majid" w:date="2019-06-07T21:47:00Z">
        <w:r w:rsidRPr="00F64CB3" w:rsidDel="00944BA6">
          <w:rPr>
            <w:rFonts w:cs="Calibri"/>
            <w:color w:val="000000" w:themeColor="text1"/>
            <w:szCs w:val="24"/>
          </w:rPr>
          <w:delText>fr</w:delText>
        </w:r>
      </w:del>
      <w:del w:id="74" w:author="Ezzati, Majid" w:date="2019-06-07T21:48:00Z">
        <w:r w:rsidRPr="00F64CB3" w:rsidDel="00944BA6">
          <w:rPr>
            <w:rFonts w:cs="Calibri"/>
            <w:color w:val="000000" w:themeColor="text1"/>
            <w:szCs w:val="24"/>
          </w:rPr>
          <w:delText xml:space="preserve">om </w:delText>
        </w:r>
      </w:del>
      <w:ins w:id="75" w:author="Ezzati, Majid" w:date="2019-06-07T21:48:00Z">
        <w:r w:rsidR="00944BA6">
          <w:rPr>
            <w:rFonts w:cs="Calibri"/>
            <w:color w:val="000000" w:themeColor="text1"/>
            <w:szCs w:val="24"/>
          </w:rPr>
          <w:t xml:space="preserve">in </w:t>
        </w:r>
      </w:ins>
      <w:r w:rsidRPr="00F64CB3">
        <w:rPr>
          <w:rFonts w:cs="Calibri"/>
          <w:color w:val="000000" w:themeColor="text1"/>
          <w:szCs w:val="24"/>
        </w:rPr>
        <w:t>th</w:t>
      </w:r>
      <w:r>
        <w:rPr>
          <w:rFonts w:cs="Calibri"/>
          <w:color w:val="000000" w:themeColor="text1"/>
          <w:szCs w:val="24"/>
        </w:rPr>
        <w:t>is</w:t>
      </w:r>
      <w:r w:rsidRPr="00F64CB3">
        <w:rPr>
          <w:rFonts w:cs="Calibri"/>
          <w:color w:val="000000" w:themeColor="text1"/>
          <w:szCs w:val="24"/>
        </w:rPr>
        <w:t xml:space="preserve"> group</w:t>
      </w:r>
      <w:del w:id="76" w:author="Ezzati, Majid" w:date="2019-06-07T21:47:00Z">
        <w:r w:rsidRPr="00F64CB3" w:rsidDel="00944BA6">
          <w:rPr>
            <w:rFonts w:cs="Calibri"/>
            <w:color w:val="000000" w:themeColor="text1"/>
            <w:szCs w:val="24"/>
          </w:rPr>
          <w:delText>ing</w:delText>
        </w:r>
      </w:del>
      <w:r w:rsidRPr="00F64CB3">
        <w:rPr>
          <w:rFonts w:cs="Calibri"/>
          <w:color w:val="000000" w:themeColor="text1"/>
          <w:szCs w:val="24"/>
        </w:rPr>
        <w:t xml:space="preserve"> were </w:t>
      </w:r>
      <w:commentRangeStart w:id="77"/>
      <w:r w:rsidRPr="00F64CB3">
        <w:rPr>
          <w:rFonts w:cs="Calibri"/>
          <w:color w:val="000000" w:themeColor="text1"/>
          <w:szCs w:val="24"/>
        </w:rPr>
        <w:t>assigned to ischaemic heart disease</w:t>
      </w:r>
      <w:commentRangeEnd w:id="77"/>
      <w:r w:rsidR="00944BA6">
        <w:rPr>
          <w:rStyle w:val="CommentReference"/>
          <w:rFonts w:asciiTheme="minorHAnsi" w:hAnsiTheme="minorHAnsi"/>
        </w:rPr>
        <w:commentReference w:id="77"/>
      </w:r>
      <w:r w:rsidRPr="00F64CB3">
        <w:rPr>
          <w:rFonts w:cs="Calibri"/>
          <w:color w:val="000000" w:themeColor="text1"/>
          <w:szCs w:val="24"/>
        </w:rPr>
        <w:t xml:space="preserve"> (</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rFonts w:cs="Calibri"/>
          <w:color w:val="000000" w:themeColor="text1"/>
          <w:szCs w:val="24"/>
        </w:rPr>
        <w:t>).</w:t>
      </w:r>
    </w:p>
    <w:p w14:paraId="19664A83" w14:textId="20DD8D9E" w:rsidR="00D2478A" w:rsidRPr="00F64CB3" w:rsidRDefault="00D2478A" w:rsidP="00D2478A">
      <w:pPr>
        <w:sectPr w:rsidR="00D2478A" w:rsidRPr="00F64CB3" w:rsidSect="00BD47CB">
          <w:pgSz w:w="11900" w:h="16840"/>
          <w:pgMar w:top="1440" w:right="1440" w:bottom="1440" w:left="1440" w:header="720" w:footer="720" w:gutter="0"/>
          <w:cols w:space="720"/>
          <w:docGrid w:linePitch="360"/>
        </w:sectPr>
      </w:pPr>
      <w:r w:rsidRPr="00F64CB3">
        <w:tab/>
      </w:r>
      <w:commentRangeStart w:id="78"/>
      <w:del w:id="79" w:author="Ezzati, Majid" w:date="2019-06-07T21:48:00Z">
        <w:r w:rsidDel="00944BA6">
          <w:rPr>
            <w:szCs w:val="24"/>
          </w:rPr>
          <w:delText>For</w:delText>
        </w:r>
        <w:r w:rsidRPr="00F64CB3" w:rsidDel="00944BA6">
          <w:rPr>
            <w:szCs w:val="24"/>
          </w:rPr>
          <w:delText xml:space="preserve"> cancers</w:delText>
        </w:r>
      </w:del>
      <w:commentRangeEnd w:id="78"/>
      <w:r w:rsidR="00944BA6">
        <w:rPr>
          <w:rStyle w:val="CommentReference"/>
          <w:rFonts w:asciiTheme="minorHAnsi" w:hAnsiTheme="minorHAnsi"/>
        </w:rPr>
        <w:commentReference w:id="78"/>
      </w:r>
      <w:del w:id="80" w:author="Ezzati, Majid" w:date="2019-06-07T21:48:00Z">
        <w:r w:rsidRPr="00F64CB3" w:rsidDel="00944BA6">
          <w:rPr>
            <w:szCs w:val="24"/>
          </w:rPr>
          <w:delText>,</w:delText>
        </w:r>
      </w:del>
      <w:ins w:id="81" w:author="Ezzati, Majid" w:date="2019-06-07T21:48:00Z">
        <w:r w:rsidR="00944BA6">
          <w:rPr>
            <w:szCs w:val="24"/>
          </w:rPr>
          <w:t xml:space="preserve">The number of cancer </w:t>
        </w:r>
        <w:proofErr w:type="spellStart"/>
        <w:r w:rsidR="00944BA6">
          <w:rPr>
            <w:szCs w:val="24"/>
          </w:rPr>
          <w:t>deahts</w:t>
        </w:r>
        <w:proofErr w:type="spellEnd"/>
        <w:r w:rsidR="00944BA6">
          <w:rPr>
            <w:szCs w:val="24"/>
          </w:rPr>
          <w:t xml:space="preserve"> was …</w:t>
        </w:r>
      </w:ins>
      <w:r w:rsidRPr="00F64CB3">
        <w:rPr>
          <w:szCs w:val="24"/>
        </w:rPr>
        <w:t xml:space="preserve"> </w:t>
      </w:r>
      <w:r w:rsidRPr="00D133E4">
        <w:rPr>
          <w:szCs w:val="24"/>
        </w:rPr>
        <w:t xml:space="preserve">10,428,202 </w:t>
      </w:r>
      <w:r w:rsidRPr="00F64CB3">
        <w:rPr>
          <w:szCs w:val="24"/>
        </w:rPr>
        <w:t xml:space="preserve">boys and men and </w:t>
      </w:r>
      <w:r w:rsidRPr="00D133E4">
        <w:rPr>
          <w:szCs w:val="24"/>
        </w:rPr>
        <w:t xml:space="preserve">9,434,558 </w:t>
      </w:r>
      <w:r w:rsidRPr="00F64CB3">
        <w:rPr>
          <w:szCs w:val="24"/>
        </w:rPr>
        <w:t>girls and women died in the contiguous United States (</w:t>
      </w:r>
      <w:r w:rsidRPr="00F64CB3">
        <w:rPr>
          <w:szCs w:val="24"/>
        </w:rPr>
        <w:fldChar w:fldCharType="begin"/>
      </w:r>
      <w:r w:rsidRPr="00F64CB3">
        <w:rPr>
          <w:szCs w:val="24"/>
        </w:rPr>
        <w:instrText xml:space="preserve"> REF _Ref8494853 \h  \* MERGEFORMAT </w:instrText>
      </w:r>
      <w:r w:rsidRPr="00F64CB3">
        <w:rPr>
          <w:szCs w:val="24"/>
        </w:rPr>
      </w:r>
      <w:r w:rsidRPr="00F64CB3">
        <w:rPr>
          <w:szCs w:val="24"/>
        </w:rPr>
        <w:fldChar w:fldCharType="separate"/>
      </w:r>
      <w:r w:rsidRPr="00D133E4">
        <w:t>Figure 2</w:t>
      </w:r>
      <w:r w:rsidRPr="00F64CB3">
        <w:rPr>
          <w:szCs w:val="24"/>
        </w:rPr>
        <w:fldChar w:fldCharType="end"/>
      </w:r>
      <w:r w:rsidRPr="00F64CB3">
        <w:rPr>
          <w:szCs w:val="24"/>
        </w:rPr>
        <w:t xml:space="preserve"> in Chapter </w:t>
      </w:r>
      <w:r w:rsidRPr="00F64CB3">
        <w:rPr>
          <w:szCs w:val="24"/>
        </w:rPr>
        <w:fldChar w:fldCharType="begin"/>
      </w:r>
      <w:r w:rsidRPr="00F64CB3">
        <w:rPr>
          <w:szCs w:val="24"/>
        </w:rPr>
        <w:instrText xml:space="preserve"> REF _Ref10034651 \r \h </w:instrText>
      </w:r>
      <w:r w:rsidRPr="00F64CB3">
        <w:rPr>
          <w:szCs w:val="24"/>
        </w:rPr>
      </w:r>
      <w:r w:rsidRPr="00F64CB3">
        <w:rPr>
          <w:szCs w:val="24"/>
        </w:rPr>
        <w:fldChar w:fldCharType="separate"/>
      </w:r>
      <w:r w:rsidRPr="00F64CB3">
        <w:rPr>
          <w:szCs w:val="24"/>
        </w:rPr>
        <w:t>3</w:t>
      </w:r>
      <w:r w:rsidRPr="00F64CB3">
        <w:rPr>
          <w:szCs w:val="24"/>
        </w:rPr>
        <w:fldChar w:fldCharType="end"/>
      </w:r>
      <w:r w:rsidRPr="00F64CB3">
        <w:rPr>
          <w:szCs w:val="24"/>
        </w:rPr>
        <w:t>). There were slightly more deaths from cancer</w:t>
      </w:r>
      <w:r>
        <w:rPr>
          <w:szCs w:val="24"/>
        </w:rPr>
        <w:t>s</w:t>
      </w:r>
      <w:r w:rsidRPr="00F64CB3">
        <w:rPr>
          <w:szCs w:val="24"/>
        </w:rPr>
        <w:t xml:space="preserve"> </w:t>
      </w:r>
      <w:del w:id="82" w:author="Ezzati, Majid" w:date="2019-06-07T21:49:00Z">
        <w:r w:rsidRPr="00F64CB3" w:rsidDel="0077646D">
          <w:rPr>
            <w:szCs w:val="24"/>
          </w:rPr>
          <w:delText xml:space="preserve">overall </w:delText>
        </w:r>
      </w:del>
      <w:r w:rsidRPr="00F64CB3">
        <w:rPr>
          <w:szCs w:val="24"/>
        </w:rPr>
        <w:t xml:space="preserve">in </w:t>
      </w:r>
      <w:del w:id="83" w:author="Ezzati, Majid" w:date="2019-06-07T21:49:00Z">
        <w:r w:rsidRPr="00F64CB3" w:rsidDel="0077646D">
          <w:rPr>
            <w:szCs w:val="24"/>
          </w:rPr>
          <w:delText xml:space="preserve">the </w:delText>
        </w:r>
      </w:del>
      <w:r w:rsidRPr="00F64CB3">
        <w:rPr>
          <w:szCs w:val="24"/>
        </w:rPr>
        <w:t xml:space="preserve">winter than in </w:t>
      </w:r>
      <w:del w:id="84" w:author="Ezzati, Majid" w:date="2019-06-07T21:49:00Z">
        <w:r w:rsidRPr="00F64CB3" w:rsidDel="0077646D">
          <w:rPr>
            <w:szCs w:val="24"/>
          </w:rPr>
          <w:delText xml:space="preserve">the </w:delText>
        </w:r>
      </w:del>
      <w:r w:rsidRPr="00F64CB3">
        <w:rPr>
          <w:szCs w:val="24"/>
        </w:rPr>
        <w:t>summer</w:t>
      </w:r>
      <w:r>
        <w:rPr>
          <w:szCs w:val="24"/>
        </w:rPr>
        <w:t xml:space="preserve"> </w:t>
      </w:r>
      <w:r w:rsidRPr="00F64CB3">
        <w:rPr>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_Ref10060913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47</w:t>
      </w:r>
      <w:r w:rsidRPr="00F64CB3">
        <w:rPr>
          <w:rFonts w:cs="Calibri"/>
          <w:color w:val="000000" w:themeColor="text1"/>
          <w:szCs w:val="24"/>
        </w:rPr>
        <w:fldChar w:fldCharType="end"/>
      </w:r>
      <w:r w:rsidRPr="00F64CB3">
        <w:rPr>
          <w:szCs w:val="24"/>
        </w:rPr>
        <w:t>)</w:t>
      </w:r>
      <w:r>
        <w:rPr>
          <w:szCs w:val="24"/>
        </w:rPr>
        <w:t xml:space="preserve">, </w:t>
      </w:r>
      <w:commentRangeStart w:id="85"/>
      <w:r>
        <w:rPr>
          <w:szCs w:val="24"/>
        </w:rPr>
        <w:t>which explains the s</w:t>
      </w:r>
      <w:r w:rsidRPr="00F64CB3">
        <w:rPr>
          <w:szCs w:val="24"/>
        </w:rPr>
        <w:t xml:space="preserve">easonality in cancer deaths </w:t>
      </w:r>
      <w:r>
        <w:rPr>
          <w:szCs w:val="24"/>
        </w:rPr>
        <w:t xml:space="preserve">that </w:t>
      </w:r>
      <w:r w:rsidRPr="00F64CB3">
        <w:rPr>
          <w:szCs w:val="24"/>
        </w:rPr>
        <w:t xml:space="preserve">was evident in those 55 years and older </w:t>
      </w:r>
      <w:commentRangeEnd w:id="85"/>
      <w:r w:rsidR="0077646D">
        <w:rPr>
          <w:rStyle w:val="CommentReference"/>
          <w:rFonts w:asciiTheme="minorHAnsi" w:hAnsiTheme="minorHAnsi"/>
        </w:rPr>
        <w:commentReference w:id="85"/>
      </w:r>
      <w:r w:rsidRPr="00F64CB3">
        <w:rPr>
          <w:szCs w:val="24"/>
        </w:rPr>
        <w:t>(</w:t>
      </w:r>
      <w:r w:rsidRPr="00F64CB3">
        <w:rPr>
          <w:szCs w:val="24"/>
        </w:rPr>
        <w:fldChar w:fldCharType="begin"/>
      </w:r>
      <w:r w:rsidRPr="00F64CB3">
        <w:rPr>
          <w:szCs w:val="24"/>
        </w:rPr>
        <w:instrText xml:space="preserve"> REF _Ref6066458 \h  \* MERGEFORMAT </w:instrText>
      </w:r>
      <w:r w:rsidRPr="00F64CB3">
        <w:rPr>
          <w:szCs w:val="24"/>
        </w:rPr>
      </w:r>
      <w:r w:rsidRPr="00F64CB3">
        <w:rPr>
          <w:szCs w:val="24"/>
        </w:rPr>
        <w:fldChar w:fldCharType="separate"/>
      </w:r>
      <w:r w:rsidRPr="00D133E4">
        <w:t>Figure 15</w:t>
      </w:r>
      <w:r w:rsidRPr="00F64CB3">
        <w:rPr>
          <w:szCs w:val="24"/>
        </w:rPr>
        <w:fldChar w:fldCharType="end"/>
      </w:r>
      <w:r w:rsidRPr="00F64CB3">
        <w:rPr>
          <w:szCs w:val="24"/>
        </w:rPr>
        <w:t xml:space="preserve"> and </w:t>
      </w:r>
      <w:r w:rsidRPr="00F64CB3">
        <w:rPr>
          <w:szCs w:val="24"/>
        </w:rPr>
        <w:fldChar w:fldCharType="begin"/>
      </w:r>
      <w:r w:rsidRPr="00F64CB3">
        <w:rPr>
          <w:szCs w:val="24"/>
        </w:rPr>
        <w:instrText xml:space="preserve"> REF _Ref6155648 \h  \* MERGEFORMAT </w:instrText>
      </w:r>
      <w:r w:rsidRPr="00F64CB3">
        <w:rPr>
          <w:szCs w:val="24"/>
        </w:rPr>
      </w:r>
      <w:r w:rsidRPr="00F64CB3">
        <w:rPr>
          <w:szCs w:val="24"/>
        </w:rPr>
        <w:fldChar w:fldCharType="separate"/>
      </w:r>
      <w:r w:rsidRPr="00D133E4">
        <w:t>Figure 16</w:t>
      </w:r>
      <w:r w:rsidRPr="00F64CB3">
        <w:rPr>
          <w:szCs w:val="24"/>
        </w:rPr>
        <w:fldChar w:fldCharType="end"/>
      </w:r>
      <w:r w:rsidRPr="00F64CB3">
        <w:rPr>
          <w:szCs w:val="24"/>
        </w:rPr>
        <w:t xml:space="preserve"> in Chapter </w:t>
      </w:r>
      <w:r w:rsidRPr="00F64CB3">
        <w:rPr>
          <w:szCs w:val="24"/>
        </w:rPr>
        <w:fldChar w:fldCharType="begin"/>
      </w:r>
      <w:r w:rsidRPr="00F64CB3">
        <w:rPr>
          <w:szCs w:val="24"/>
        </w:rPr>
        <w:instrText xml:space="preserve"> REF _Ref10034826 \r \h </w:instrText>
      </w:r>
      <w:r w:rsidRPr="00F64CB3">
        <w:rPr>
          <w:szCs w:val="24"/>
        </w:rPr>
      </w:r>
      <w:r w:rsidRPr="00F64CB3">
        <w:rPr>
          <w:szCs w:val="24"/>
        </w:rPr>
        <w:fldChar w:fldCharType="separate"/>
      </w:r>
      <w:r w:rsidRPr="00F64CB3">
        <w:rPr>
          <w:szCs w:val="24"/>
        </w:rPr>
        <w:t>4</w:t>
      </w:r>
      <w:r w:rsidRPr="00F64CB3">
        <w:rPr>
          <w:szCs w:val="24"/>
        </w:rPr>
        <w:fldChar w:fldCharType="end"/>
      </w:r>
      <w:r w:rsidRPr="00F64CB3">
        <w:rPr>
          <w:szCs w:val="24"/>
        </w:rPr>
        <w:t xml:space="preserve">). </w:t>
      </w:r>
      <w:commentRangeStart w:id="86"/>
      <w:r>
        <w:rPr>
          <w:szCs w:val="24"/>
        </w:rPr>
        <w:t xml:space="preserve">Further details of cancer deaths can be found in Section </w:t>
      </w:r>
      <w:r>
        <w:rPr>
          <w:szCs w:val="24"/>
        </w:rPr>
        <w:fldChar w:fldCharType="begin"/>
      </w:r>
      <w:r>
        <w:rPr>
          <w:szCs w:val="24"/>
        </w:rPr>
        <w:instrText xml:space="preserve"> REF _Ref10726646 \r </w:instrText>
      </w:r>
      <w:r>
        <w:rPr>
          <w:szCs w:val="24"/>
        </w:rPr>
        <w:fldChar w:fldCharType="separate"/>
      </w:r>
      <w:r>
        <w:rPr>
          <w:szCs w:val="24"/>
        </w:rPr>
        <w:t>3.2.7</w:t>
      </w:r>
      <w:r>
        <w:rPr>
          <w:szCs w:val="24"/>
        </w:rPr>
        <w:fldChar w:fldCharType="end"/>
      </w:r>
      <w:r w:rsidRPr="00F64CB3">
        <w:rPr>
          <w:szCs w:val="24"/>
        </w:rPr>
        <w:t xml:space="preserve">. </w:t>
      </w:r>
      <w:commentRangeEnd w:id="86"/>
      <w:r w:rsidR="0077646D">
        <w:rPr>
          <w:rStyle w:val="CommentReference"/>
          <w:rFonts w:asciiTheme="minorHAnsi" w:hAnsiTheme="minorHAnsi"/>
        </w:rPr>
        <w:commentReference w:id="86"/>
      </w:r>
      <w:ins w:id="87" w:author="Ezzati, Majid" w:date="2019-06-07T21:49:00Z">
        <w:r w:rsidR="0077646D" w:rsidRPr="00F64CB3" w:rsidDel="0077646D">
          <w:rPr>
            <w:szCs w:val="24"/>
          </w:rPr>
          <w:t xml:space="preserve"> </w:t>
        </w:r>
      </w:ins>
      <w:del w:id="88" w:author="Ezzati, Majid" w:date="2019-06-07T21:49:00Z">
        <w:r w:rsidRPr="00F64CB3" w:rsidDel="0077646D">
          <w:rPr>
            <w:szCs w:val="24"/>
          </w:rPr>
          <w:delText>Over time, d</w:delText>
        </w:r>
      </w:del>
      <w:ins w:id="89" w:author="Ezzati, Majid" w:date="2019-06-07T21:49:00Z">
        <w:r w:rsidR="0077646D">
          <w:rPr>
            <w:szCs w:val="24"/>
          </w:rPr>
          <w:t>D</w:t>
        </w:r>
      </w:ins>
      <w:r w:rsidRPr="00F64CB3">
        <w:rPr>
          <w:szCs w:val="24"/>
        </w:rPr>
        <w:t>eath rates from cancers have decreased</w:t>
      </w:r>
      <w:commentRangeStart w:id="90"/>
      <w:r w:rsidRPr="00F64CB3">
        <w:rPr>
          <w:szCs w:val="24"/>
        </w:rPr>
        <w:t xml:space="preserve"> </w:t>
      </w:r>
      <w:del w:id="91" w:author="Ezzati, Majid" w:date="2019-06-07T21:50:00Z">
        <w:r w:rsidRPr="00F64CB3" w:rsidDel="0077646D">
          <w:rPr>
            <w:szCs w:val="24"/>
          </w:rPr>
          <w:delText>overall</w:delText>
        </w:r>
      </w:del>
      <w:commentRangeEnd w:id="90"/>
      <w:r w:rsidR="0077646D">
        <w:rPr>
          <w:rStyle w:val="CommentReference"/>
          <w:rFonts w:asciiTheme="minorHAnsi" w:hAnsiTheme="minorHAnsi"/>
        </w:rPr>
        <w:commentReference w:id="90"/>
      </w:r>
      <w:del w:id="92" w:author="Ezzati, Majid" w:date="2019-06-07T21:50:00Z">
        <w:r w:rsidRPr="00F64CB3" w:rsidDel="0077646D">
          <w:rPr>
            <w:szCs w:val="24"/>
          </w:rPr>
          <w:delText xml:space="preserve"> </w:delText>
        </w:r>
      </w:del>
      <w:ins w:id="93" w:author="Ezzati, Majid" w:date="2019-06-07T21:50:00Z">
        <w:r w:rsidR="0077646D">
          <w:rPr>
            <w:szCs w:val="24"/>
          </w:rPr>
          <w:t>over time</w:t>
        </w:r>
        <w:r w:rsidR="0077646D" w:rsidRPr="00F64CB3">
          <w:rPr>
            <w:szCs w:val="24"/>
          </w:rPr>
          <w:t xml:space="preserve"> </w:t>
        </w:r>
      </w:ins>
      <w:r w:rsidRPr="00F64CB3">
        <w:rPr>
          <w:szCs w:val="24"/>
        </w:rPr>
        <w:t>(</w:t>
      </w:r>
      <w:r w:rsidRPr="00F64CB3">
        <w:rPr>
          <w:rFonts w:cs="Calibri"/>
          <w:color w:val="000000" w:themeColor="text1"/>
          <w:szCs w:val="24"/>
        </w:rPr>
        <w:fldChar w:fldCharType="begin"/>
      </w:r>
      <w:r w:rsidRPr="00F64CB3">
        <w:rPr>
          <w:rFonts w:cs="Calibri"/>
          <w:color w:val="000000" w:themeColor="text1"/>
          <w:szCs w:val="24"/>
        </w:rPr>
        <w:instrText xml:space="preserve"> REF _Ref7773738 \h  \* MERGEFORMAT </w:instrText>
      </w:r>
      <w:r w:rsidRPr="00F64CB3">
        <w:rPr>
          <w:rFonts w:cs="Calibri"/>
          <w:color w:val="000000" w:themeColor="text1"/>
          <w:szCs w:val="24"/>
        </w:rPr>
      </w:r>
      <w:r w:rsidRPr="00F64CB3">
        <w:rPr>
          <w:rFonts w:cs="Calibri"/>
          <w:color w:val="000000" w:themeColor="text1"/>
          <w:szCs w:val="24"/>
        </w:rPr>
        <w:fldChar w:fldCharType="separate"/>
      </w:r>
      <w:r w:rsidRPr="00D133E4">
        <w:t>Figure 48</w:t>
      </w:r>
      <w:r w:rsidRPr="00F64CB3">
        <w:rPr>
          <w:rFonts w:cs="Calibri"/>
          <w:color w:val="000000" w:themeColor="text1"/>
          <w:szCs w:val="24"/>
        </w:rPr>
        <w:fldChar w:fldCharType="end"/>
      </w:r>
      <w:r w:rsidRPr="00F64CB3">
        <w:rPr>
          <w:szCs w:val="24"/>
        </w:rPr>
        <w:t>).</w:t>
      </w:r>
    </w:p>
    <w:p w14:paraId="044552DE" w14:textId="77777777" w:rsidR="00D2478A" w:rsidRPr="00F64CB3" w:rsidRDefault="00D2478A" w:rsidP="00D2478A">
      <w:pPr>
        <w:spacing w:after="160" w:line="259" w:lineRule="auto"/>
        <w:jc w:val="left"/>
      </w:pPr>
      <w:r w:rsidRPr="00D133E4">
        <w:rPr>
          <w:noProof/>
          <w:lang w:eastAsia="en-GB"/>
        </w:rPr>
        <w:lastRenderedPageBreak/>
        <w:drawing>
          <wp:anchor distT="0" distB="0" distL="114300" distR="114300" simplePos="0" relativeHeight="251667456" behindDoc="0" locked="0" layoutInCell="1" allowOverlap="1" wp14:anchorId="598CC472" wp14:editId="085930E5">
            <wp:simplePos x="0" y="0"/>
            <wp:positionH relativeFrom="column">
              <wp:posOffset>235334</wp:posOffset>
            </wp:positionH>
            <wp:positionV relativeFrom="paragraph">
              <wp:posOffset>0</wp:posOffset>
            </wp:positionV>
            <wp:extent cx="8862288" cy="6269990"/>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8862288" cy="6269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noProof/>
          <w:lang w:eastAsia="en-GB"/>
        </w:rPr>
        <mc:AlternateContent>
          <mc:Choice Requires="wps">
            <w:drawing>
              <wp:anchor distT="0" distB="0" distL="114300" distR="114300" simplePos="0" relativeHeight="251668480" behindDoc="0" locked="0" layoutInCell="1" allowOverlap="1" wp14:anchorId="60B56EBF" wp14:editId="2B668003">
                <wp:simplePos x="0" y="0"/>
                <wp:positionH relativeFrom="column">
                  <wp:posOffset>0</wp:posOffset>
                </wp:positionH>
                <wp:positionV relativeFrom="paragraph">
                  <wp:posOffset>6418580</wp:posOffset>
                </wp:positionV>
                <wp:extent cx="9387840" cy="635"/>
                <wp:effectExtent l="0" t="0" r="0" b="5080"/>
                <wp:wrapNone/>
                <wp:docPr id="98" name="Text Box 98"/>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5C930431" w14:textId="77777777" w:rsidR="00BD47CB" w:rsidRPr="00AC2AD1" w:rsidRDefault="00BD47CB" w:rsidP="00D2478A">
                            <w:pPr>
                              <w:suppressLineNumbers/>
                              <w:spacing w:line="240" w:lineRule="auto"/>
                              <w:rPr>
                                <w:rFonts w:cs="Calibri"/>
                                <w:noProof/>
                              </w:rPr>
                            </w:pPr>
                            <w:bookmarkStart w:id="94" w:name="_Ref10060913"/>
                            <w:bookmarkStart w:id="95" w:name="_Toc10372569"/>
                            <w:bookmarkStart w:id="96" w:name="_Toc10475424"/>
                            <w:bookmarkStart w:id="97" w:name="_Toc10810818"/>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47</w:t>
                            </w:r>
                            <w:r w:rsidRPr="00C1349F">
                              <w:rPr>
                                <w:b/>
                              </w:rPr>
                              <w:fldChar w:fldCharType="end"/>
                            </w:r>
                            <w:bookmarkEnd w:id="94"/>
                            <w:r>
                              <w:t>.</w:t>
                            </w:r>
                            <w:r w:rsidRPr="00C1349F">
                              <w:t xml:space="preserve"> </w:t>
                            </w:r>
                            <w:r w:rsidRPr="00A7229F">
                              <w:t xml:space="preserve">Number of deaths by </w:t>
                            </w:r>
                            <w:r>
                              <w:t>natural cause</w:t>
                            </w:r>
                            <w:r w:rsidRPr="00A7229F">
                              <w:t xml:space="preserve">, </w:t>
                            </w:r>
                            <w:r>
                              <w:t xml:space="preserve">month, </w:t>
                            </w:r>
                            <w:r w:rsidRPr="00A7229F">
                              <w:t xml:space="preserve">sex and age group in the contiguous </w:t>
                            </w:r>
                            <w:r>
                              <w:t>United States</w:t>
                            </w:r>
                            <w:r w:rsidRPr="00A7229F">
                              <w:t xml:space="preserve"> for 1980-2016.</w:t>
                            </w:r>
                            <w:bookmarkEnd w:id="95"/>
                            <w:bookmarkEnd w:id="96"/>
                            <w:bookmarkEnd w:id="97"/>
                            <w:r w:rsidRPr="00C1349F" w:rsidDel="00DD0DFB">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56EBF" id="Text Box 98" o:spid="_x0000_s1027" type="#_x0000_t202" style="position:absolute;margin-left:0;margin-top:505.4pt;width:739.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" stroked="f">
                <v:textbox style="mso-fit-shape-to-text:t" inset="0,0,0,0">
                  <w:txbxContent>
                    <w:p w14:paraId="5C930431" w14:textId="77777777" w:rsidR="00BD47CB" w:rsidRPr="00AC2AD1" w:rsidRDefault="00BD47CB" w:rsidP="00D2478A">
                      <w:pPr>
                        <w:suppressLineNumbers/>
                        <w:spacing w:line="240" w:lineRule="auto"/>
                        <w:rPr>
                          <w:rFonts w:cs="Calibri"/>
                          <w:noProof/>
                        </w:rPr>
                      </w:pPr>
                      <w:bookmarkStart w:id="98" w:name="_Ref10060913"/>
                      <w:bookmarkStart w:id="99" w:name="_Toc10372569"/>
                      <w:bookmarkStart w:id="100" w:name="_Toc10475424"/>
                      <w:bookmarkStart w:id="101" w:name="_Toc10810818"/>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47</w:t>
                      </w:r>
                      <w:r w:rsidRPr="00C1349F">
                        <w:rPr>
                          <w:b/>
                        </w:rPr>
                        <w:fldChar w:fldCharType="end"/>
                      </w:r>
                      <w:bookmarkEnd w:id="98"/>
                      <w:r>
                        <w:t>.</w:t>
                      </w:r>
                      <w:r w:rsidRPr="00C1349F">
                        <w:t xml:space="preserve"> </w:t>
                      </w:r>
                      <w:r w:rsidRPr="00A7229F">
                        <w:t xml:space="preserve">Number of deaths by </w:t>
                      </w:r>
                      <w:r>
                        <w:t>natural cause</w:t>
                      </w:r>
                      <w:r w:rsidRPr="00A7229F">
                        <w:t xml:space="preserve">, </w:t>
                      </w:r>
                      <w:r>
                        <w:t xml:space="preserve">month, </w:t>
                      </w:r>
                      <w:r w:rsidRPr="00A7229F">
                        <w:t xml:space="preserve">sex and age group in the contiguous </w:t>
                      </w:r>
                      <w:r>
                        <w:t>United States</w:t>
                      </w:r>
                      <w:r w:rsidRPr="00A7229F">
                        <w:t xml:space="preserve"> for 1980-2016.</w:t>
                      </w:r>
                      <w:bookmarkEnd w:id="99"/>
                      <w:bookmarkEnd w:id="100"/>
                      <w:bookmarkEnd w:id="101"/>
                      <w:r w:rsidRPr="00C1349F" w:rsidDel="00DD0DFB">
                        <w:rPr>
                          <w:b/>
                        </w:rPr>
                        <w:t xml:space="preserve"> </w:t>
                      </w:r>
                    </w:p>
                  </w:txbxContent>
                </v:textbox>
              </v:shape>
            </w:pict>
          </mc:Fallback>
        </mc:AlternateContent>
      </w:r>
      <w:r w:rsidRPr="00F64CB3">
        <w:br w:type="page"/>
      </w:r>
    </w:p>
    <w:p w14:paraId="7288C8DD" w14:textId="77777777" w:rsidR="00D2478A" w:rsidRPr="00F64CB3" w:rsidRDefault="00D2478A" w:rsidP="00D2478A">
      <w:r w:rsidRPr="00D133E4">
        <w:rPr>
          <w:noProof/>
          <w:lang w:eastAsia="en-GB"/>
        </w:rPr>
        <w:lastRenderedPageBreak/>
        <w:drawing>
          <wp:anchor distT="0" distB="0" distL="114300" distR="114300" simplePos="0" relativeHeight="251669504" behindDoc="0" locked="0" layoutInCell="1" allowOverlap="1" wp14:anchorId="1649B8C7" wp14:editId="25425AEC">
            <wp:simplePos x="0" y="0"/>
            <wp:positionH relativeFrom="column">
              <wp:posOffset>13063</wp:posOffset>
            </wp:positionH>
            <wp:positionV relativeFrom="paragraph">
              <wp:posOffset>0</wp:posOffset>
            </wp:positionV>
            <wp:extent cx="9474199" cy="6702912"/>
            <wp:effectExtent l="0" t="0" r="0" b="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4">
                      <a:extLst>
                        <a:ext uri="{28A0092B-C50C-407E-A947-70E740481C1C}">
                          <a14:useLocalDpi xmlns:a14="http://schemas.microsoft.com/office/drawing/2010/main" val="0"/>
                        </a:ext>
                      </a:extLst>
                    </a:blip>
                    <a:stretch>
                      <a:fillRect/>
                    </a:stretch>
                  </pic:blipFill>
                  <pic:spPr bwMode="auto">
                    <a:xfrm>
                      <a:off x="0" y="0"/>
                      <a:ext cx="9474199"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noProof/>
          <w:lang w:eastAsia="en-GB"/>
        </w:rPr>
        <mc:AlternateContent>
          <mc:Choice Requires="wps">
            <w:drawing>
              <wp:anchor distT="0" distB="0" distL="114300" distR="114300" simplePos="0" relativeHeight="251670528" behindDoc="0" locked="0" layoutInCell="1" allowOverlap="1" wp14:anchorId="7DA6E526" wp14:editId="06B1E5B5">
                <wp:simplePos x="0" y="0"/>
                <wp:positionH relativeFrom="column">
                  <wp:posOffset>0</wp:posOffset>
                </wp:positionH>
                <wp:positionV relativeFrom="paragraph">
                  <wp:posOffset>6443345</wp:posOffset>
                </wp:positionV>
                <wp:extent cx="9387840" cy="236483"/>
                <wp:effectExtent l="0" t="0" r="0" b="5080"/>
                <wp:wrapNone/>
                <wp:docPr id="56" name="Text Box 56"/>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25F55852" w14:textId="77777777" w:rsidR="00BD47CB" w:rsidRDefault="00BD47CB" w:rsidP="00D2478A">
                            <w:pPr>
                              <w:suppressLineNumbers/>
                              <w:rPr>
                                <w:rFonts w:cs="Calibri"/>
                                <w:color w:val="000000" w:themeColor="text1"/>
                                <w:szCs w:val="24"/>
                              </w:rPr>
                            </w:pPr>
                            <w:bookmarkStart w:id="102" w:name="_Ref7773738"/>
                            <w:bookmarkStart w:id="103" w:name="_Toc10372570"/>
                            <w:bookmarkStart w:id="104" w:name="_Toc10475425"/>
                            <w:bookmarkStart w:id="105" w:name="_Toc10810819"/>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48</w:t>
                            </w:r>
                            <w:r w:rsidRPr="00015B75">
                              <w:rPr>
                                <w:b/>
                              </w:rPr>
                              <w:fldChar w:fldCharType="end"/>
                            </w:r>
                            <w:bookmarkEnd w:id="102"/>
                            <w:r w:rsidRPr="00015B75">
                              <w:t>. National age-standardised death rates from 1980 to 2016, by</w:t>
                            </w:r>
                            <w:r>
                              <w:t xml:space="preserve"> sex,</w:t>
                            </w:r>
                            <w:r w:rsidRPr="00015B75">
                              <w:t xml:space="preserve"> cardiorespiratory disease and mo</w:t>
                            </w:r>
                            <w:r w:rsidRPr="00015B75">
                              <w:rPr>
                                <w:rFonts w:cs="Calibri"/>
                                <w:color w:val="000000" w:themeColor="text1"/>
                                <w:szCs w:val="24"/>
                              </w:rPr>
                              <w:t>nth</w:t>
                            </w:r>
                            <w:bookmarkEnd w:id="103"/>
                            <w:bookmarkEnd w:id="104"/>
                            <w:bookmarkEnd w:id="105"/>
                          </w:p>
                          <w:p w14:paraId="504A1063" w14:textId="77777777" w:rsidR="00BD47CB" w:rsidRPr="00AC2AD1" w:rsidRDefault="00BD47CB" w:rsidP="00D2478A">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6E526" id="Text Box 56" o:spid="_x0000_s1028" type="#_x0000_t202" style="position:absolute;left:0;text-align:left;margin-left:0;margin-top:507.35pt;width:739.2pt;height:18.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" stroked="f">
                <v:textbox inset="0,0,0,0">
                  <w:txbxContent>
                    <w:p w14:paraId="25F55852" w14:textId="77777777" w:rsidR="00BD47CB" w:rsidRDefault="00BD47CB" w:rsidP="00D2478A">
                      <w:pPr>
                        <w:suppressLineNumbers/>
                        <w:rPr>
                          <w:rFonts w:cs="Calibri"/>
                          <w:color w:val="000000" w:themeColor="text1"/>
                          <w:szCs w:val="24"/>
                        </w:rPr>
                      </w:pPr>
                      <w:bookmarkStart w:id="106" w:name="_Ref7773738"/>
                      <w:bookmarkStart w:id="107" w:name="_Toc10372570"/>
                      <w:bookmarkStart w:id="108" w:name="_Toc10475425"/>
                      <w:bookmarkStart w:id="109" w:name="_Toc10810819"/>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48</w:t>
                      </w:r>
                      <w:r w:rsidRPr="00015B75">
                        <w:rPr>
                          <w:b/>
                        </w:rPr>
                        <w:fldChar w:fldCharType="end"/>
                      </w:r>
                      <w:bookmarkEnd w:id="106"/>
                      <w:r w:rsidRPr="00015B75">
                        <w:t>. National age-standardised death rates from 1980 to 2016, by</w:t>
                      </w:r>
                      <w:r>
                        <w:t xml:space="preserve"> sex,</w:t>
                      </w:r>
                      <w:r w:rsidRPr="00015B75">
                        <w:t xml:space="preserve"> cardiorespiratory disease and mo</w:t>
                      </w:r>
                      <w:r w:rsidRPr="00015B75">
                        <w:rPr>
                          <w:rFonts w:cs="Calibri"/>
                          <w:color w:val="000000" w:themeColor="text1"/>
                          <w:szCs w:val="24"/>
                        </w:rPr>
                        <w:t>nth</w:t>
                      </w:r>
                      <w:bookmarkEnd w:id="107"/>
                      <w:bookmarkEnd w:id="108"/>
                      <w:bookmarkEnd w:id="109"/>
                    </w:p>
                    <w:p w14:paraId="504A1063" w14:textId="77777777" w:rsidR="00BD47CB" w:rsidRPr="00AC2AD1" w:rsidRDefault="00BD47CB" w:rsidP="00D2478A">
                      <w:pPr>
                        <w:suppressLineNumbers/>
                        <w:spacing w:line="240" w:lineRule="auto"/>
                        <w:rPr>
                          <w:rFonts w:cs="Calibri"/>
                          <w:noProof/>
                        </w:rPr>
                      </w:pPr>
                    </w:p>
                  </w:txbxContent>
                </v:textbox>
              </v:shape>
            </w:pict>
          </mc:Fallback>
        </mc:AlternateContent>
      </w:r>
    </w:p>
    <w:p w14:paraId="048ECBA9" w14:textId="77777777" w:rsidR="00D2478A" w:rsidRPr="00F64CB3" w:rsidRDefault="00D2478A" w:rsidP="00D2478A">
      <w:pPr>
        <w:sectPr w:rsidR="00D2478A" w:rsidRPr="00F64CB3" w:rsidSect="00BD47CB">
          <w:pgSz w:w="16840" w:h="11900" w:orient="landscape"/>
          <w:pgMar w:top="720" w:right="720" w:bottom="720" w:left="720" w:header="720" w:footer="720" w:gutter="0"/>
          <w:cols w:space="720"/>
          <w:docGrid w:linePitch="360"/>
        </w:sectPr>
      </w:pPr>
    </w:p>
    <w:p w14:paraId="3EFA839E" w14:textId="2328FDC0" w:rsidR="002135F8" w:rsidRDefault="002135F8" w:rsidP="00D2478A">
      <w:pPr>
        <w:rPr>
          <w:ins w:id="110" w:author="Ezzati, Majid" w:date="2019-06-07T22:08:00Z"/>
        </w:rPr>
      </w:pPr>
      <w:ins w:id="111" w:author="Ezzati, Majid" w:date="2019-06-07T22:08:00Z">
        <w:r>
          <w:lastRenderedPageBreak/>
          <w:t>[[[start from rate ratios here, which are output of model. then to deaths]]]</w:t>
        </w:r>
      </w:ins>
      <w:r w:rsidR="00D2478A" w:rsidRPr="00F64CB3">
        <w:tab/>
      </w:r>
    </w:p>
    <w:p w14:paraId="7527D228" w14:textId="222086D9" w:rsidR="00D2478A" w:rsidRPr="002135F8" w:rsidRDefault="00D2478A" w:rsidP="00D2478A">
      <w:r w:rsidRPr="00F64CB3">
        <w:t>I estimated that there would be 4,369 (4,024, 4,706) fewer cardiorespiratory disease deaths, equivalent to 0.4% of all cardiorespiratory deaths in 2016, in a year in which each month in each state were +1°C above its long-term norm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Deaths from all </w:t>
      </w:r>
      <w:del w:id="112" w:author="Ezzati, Majid" w:date="2019-06-07T22:09:00Z">
        <w:r w:rsidRPr="00F64CB3" w:rsidDel="002135F8">
          <w:delText xml:space="preserve">types of </w:delText>
        </w:r>
      </w:del>
      <w:r w:rsidRPr="00F64CB3">
        <w:t>cardiovascular disease</w:t>
      </w:r>
      <w:ins w:id="113" w:author="Ezzati, Majid" w:date="2019-06-07T22:09:00Z">
        <w:r w:rsidR="002135F8">
          <w:t>s</w:t>
        </w:r>
      </w:ins>
      <w:r w:rsidRPr="00F64CB3">
        <w:t xml:space="preserve"> (ischaemic heart disease, cerebrovascular disease and other cardiovascular diseases) and respiratory disease (COPD, respiratory infections and other respiratory diseases) would be predicted to </w:t>
      </w:r>
      <w:r>
        <w:t>decrease</w:t>
      </w:r>
      <w:r w:rsidRPr="00F64CB3">
        <w:t xml:space="preserve">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The biggest reduction of deaths would be from ischaemic heart disease (1,883 (1,706, 2,058)) followed by other cardiovascular diseases (1,039 (835, 1,243)). </w:t>
      </w:r>
      <w:r w:rsidRPr="00F64CB3">
        <w:rPr>
          <w:rFonts w:cs="Calibri"/>
          <w:szCs w:val="24"/>
        </w:rPr>
        <w:t>55% of the reduction in deaths would occur in males and 45% in females</w:t>
      </w:r>
      <w:r>
        <w:rPr>
          <w:rFonts w:cs="Calibri"/>
          <w:szCs w:val="24"/>
        </w:rPr>
        <w:t xml:space="preserve"> </w:t>
      </w:r>
      <w:r w:rsidRPr="00F64CB3">
        <w:t>(</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w:t>
      </w:r>
      <w:r w:rsidRPr="00F64CB3">
        <w:rPr>
          <w:rFonts w:cs="Calibri"/>
          <w:szCs w:val="24"/>
        </w:rPr>
        <w:t>.</w:t>
      </w:r>
      <w:commentRangeStart w:id="114"/>
      <w:r>
        <w:rPr>
          <w:rFonts w:cs="Calibri"/>
          <w:szCs w:val="24"/>
        </w:rPr>
        <w:t xml:space="preserve"> T</w:t>
      </w:r>
      <w:r w:rsidRPr="00F64CB3">
        <w:rPr>
          <w:rFonts w:cs="Calibri"/>
          <w:szCs w:val="24"/>
        </w:rPr>
        <w:t xml:space="preserve">here would be decreases in all months across all cardiorespiratory diseases, with the exception of the summer months (June, July and August), </w:t>
      </w:r>
      <w:del w:id="115" w:author="Ezzati, Majid" w:date="2019-06-07T22:09:00Z">
        <w:r w:rsidRPr="00F64CB3" w:rsidDel="002135F8">
          <w:rPr>
            <w:rFonts w:cs="Calibri"/>
            <w:szCs w:val="24"/>
          </w:rPr>
          <w:delText xml:space="preserve">where </w:delText>
        </w:r>
      </w:del>
      <w:ins w:id="116" w:author="Ezzati, Majid" w:date="2019-06-07T22:09:00Z">
        <w:r w:rsidR="002135F8" w:rsidRPr="00F64CB3">
          <w:rPr>
            <w:rFonts w:cs="Calibri"/>
            <w:szCs w:val="24"/>
          </w:rPr>
          <w:t>whe</w:t>
        </w:r>
        <w:r w:rsidR="002135F8">
          <w:rPr>
            <w:rFonts w:cs="Calibri"/>
            <w:szCs w:val="24"/>
          </w:rPr>
          <w:t>n</w:t>
        </w:r>
        <w:r w:rsidR="002135F8" w:rsidRPr="00F64CB3">
          <w:rPr>
            <w:rFonts w:cs="Calibri"/>
            <w:szCs w:val="24"/>
          </w:rPr>
          <w:t xml:space="preserve"> </w:t>
        </w:r>
      </w:ins>
      <w:r w:rsidRPr="00F64CB3">
        <w:rPr>
          <w:rFonts w:cs="Calibri"/>
          <w:szCs w:val="24"/>
        </w:rPr>
        <w:t>there would be the greatest single increase in July for other cardiovascular diseases for both males (76 (41, 112)) and females (103 (62, 144)).</w:t>
      </w:r>
      <w:commentRangeEnd w:id="114"/>
      <w:r w:rsidR="002135F8">
        <w:rPr>
          <w:rStyle w:val="CommentReference"/>
          <w:rFonts w:asciiTheme="minorHAnsi" w:hAnsiTheme="minorHAnsi"/>
        </w:rPr>
        <w:commentReference w:id="114"/>
      </w:r>
      <w:r w:rsidRPr="00F64CB3">
        <w:rPr>
          <w:rFonts w:cs="Calibri"/>
          <w:szCs w:val="24"/>
        </w:rPr>
        <w:t xml:space="preserve"> The biggest reductions would occur in the coldest months (November, December, January and February)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w:t>
      </w:r>
      <w:commentRangeStart w:id="117"/>
      <w:r w:rsidRPr="00F64CB3">
        <w:t>81% of the total reduction in deaths would be from cardiovascular disease</w:t>
      </w:r>
      <w:r>
        <w:t>s</w:t>
      </w:r>
      <w:r w:rsidRPr="00F64CB3">
        <w:t xml:space="preserve">, with the rest in respiratory diseases </w:t>
      </w:r>
      <w:r w:rsidRPr="00F64CB3">
        <w:rPr>
          <w:rFonts w:cs="Calibri"/>
          <w:szCs w:val="24"/>
        </w:rPr>
        <w:t>(</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xml:space="preserve">). </w:t>
      </w:r>
      <w:commentRangeEnd w:id="117"/>
      <w:r w:rsidR="002135F8">
        <w:rPr>
          <w:rStyle w:val="CommentReference"/>
          <w:rFonts w:asciiTheme="minorHAnsi" w:hAnsiTheme="minorHAnsi"/>
        </w:rPr>
        <w:commentReference w:id="117"/>
      </w:r>
      <w:commentRangeStart w:id="118"/>
      <w:r w:rsidRPr="00F64CB3">
        <w:rPr>
          <w:rFonts w:cs="Calibri"/>
          <w:szCs w:val="24"/>
        </w:rPr>
        <w:t>4,236 deaths (97%) of overall reduction would come from those aged 55 years and over.</w:t>
      </w:r>
      <w:commentRangeEnd w:id="118"/>
      <w:r w:rsidR="002135F8">
        <w:rPr>
          <w:rStyle w:val="CommentReference"/>
          <w:rFonts w:asciiTheme="minorHAnsi" w:hAnsiTheme="minorHAnsi"/>
        </w:rPr>
        <w:commentReference w:id="118"/>
      </w:r>
    </w:p>
    <w:p w14:paraId="13B6387A" w14:textId="77777777" w:rsidR="00D2478A" w:rsidRPr="00F64CB3" w:rsidRDefault="00D2478A" w:rsidP="00D2478A">
      <w:r w:rsidRPr="00F64CB3">
        <w:rPr>
          <w:rFonts w:cs="Calibri"/>
          <w:szCs w:val="24"/>
        </w:rPr>
        <w:tab/>
        <w:t xml:space="preserve">Proportionally, deaths from ischaemic heart disease are predicted to </w:t>
      </w:r>
      <w:r>
        <w:rPr>
          <w:rFonts w:cs="Calibri"/>
          <w:szCs w:val="24"/>
        </w:rPr>
        <w:t xml:space="preserve">show the most </w:t>
      </w:r>
      <w:r w:rsidRPr="00F64CB3">
        <w:rPr>
          <w:rFonts w:cs="Calibri"/>
          <w:szCs w:val="24"/>
        </w:rPr>
        <w:t>consistent</w:t>
      </w:r>
      <w:r>
        <w:rPr>
          <w:rFonts w:cs="Calibri"/>
          <w:szCs w:val="24"/>
        </w:rPr>
        <w:t xml:space="preserve"> decrease in older age groups, </w:t>
      </w:r>
      <w:r w:rsidRPr="00F64CB3">
        <w:rPr>
          <w:rFonts w:cs="Calibri"/>
          <w:szCs w:val="24"/>
        </w:rPr>
        <w:t>with proportional changes in deaths for those 55 years greater than 0.5% in males and 0.2% in females</w:t>
      </w:r>
      <w:r>
        <w:rPr>
          <w:rFonts w:cs="Calibri"/>
          <w:szCs w:val="24"/>
        </w:rPr>
        <w:t xml:space="preserve"> </w:t>
      </w:r>
      <w:r w:rsidRPr="00F64CB3">
        <w:t>in a year in which each month in each state were +1°C above its long-term norm</w:t>
      </w:r>
      <w:r w:rsidRPr="00F64CB3">
        <w:rPr>
          <w:rFonts w:cs="Calibri"/>
          <w:szCs w:val="24"/>
        </w:rPr>
        <w:t xml:space="preserve">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w:t>
      </w:r>
      <w:r w:rsidRPr="00F64CB3">
        <w:rPr>
          <w:rFonts w:cs="Calibri"/>
          <w:szCs w:val="24"/>
        </w:rPr>
        <w:t>. Younger age groups generally possess a large range of uncertainty in all types of cardiorespiratory disease death due to the small numbers of deaths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 xml:space="preserve">). The largest single </w:t>
      </w:r>
      <w:r>
        <w:t xml:space="preserve">age group </w:t>
      </w:r>
      <w:r w:rsidRPr="00F64CB3">
        <w:t>decrease was that of respiratory infections in males 85 and over, (1.0% (0.7%, 1.3%))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w:t>
      </w:r>
      <w:r>
        <w:t xml:space="preserve"> With few exceptions (e.g., those aged 15-</w:t>
      </w:r>
      <w:r>
        <w:lastRenderedPageBreak/>
        <w:t>24 years in deaths from other respiratory diseases ) t</w:t>
      </w:r>
      <w:r w:rsidRPr="00F64CB3">
        <w:t xml:space="preserve">he scale </w:t>
      </w:r>
      <w:r>
        <w:t xml:space="preserve">and sign </w:t>
      </w:r>
      <w:r w:rsidRPr="00F64CB3">
        <w:t>of the percent changes were similar in both males and females across ages and cardiorespiratory diseases (</w:t>
      </w:r>
      <w:r w:rsidRPr="00F64CB3">
        <w:fldChar w:fldCharType="begin"/>
      </w:r>
      <w:r w:rsidRPr="00F64CB3">
        <w:instrText xml:space="preserve"> REF _Ref10062004 \h  \* MERGEFORMAT </w:instrText>
      </w:r>
      <w:r w:rsidRPr="00F64CB3">
        <w:fldChar w:fldCharType="separate"/>
      </w:r>
      <w:r w:rsidRPr="00D133E4">
        <w:t>Figure 50</w:t>
      </w:r>
      <w:r w:rsidRPr="00F64CB3">
        <w:fldChar w:fldCharType="end"/>
      </w:r>
      <w:r w:rsidRPr="00F64CB3">
        <w:t>).</w:t>
      </w:r>
    </w:p>
    <w:p w14:paraId="50A1622E" w14:textId="20106812" w:rsidR="00D2478A" w:rsidRPr="00F64CB3" w:rsidRDefault="00D2478A" w:rsidP="00D2478A">
      <w:pPr>
        <w:ind w:firstLine="720"/>
      </w:pPr>
      <w:r w:rsidRPr="00F64CB3">
        <w:t>There were variations in association between proportional change in deaths for all ages combined across months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w:t>
      </w:r>
      <w:commentRangeStart w:id="119"/>
      <w:r w:rsidRPr="00F64CB3">
        <w:t xml:space="preserve">In comparison to percent change in injury deaths </w:t>
      </w:r>
      <w:r w:rsidRPr="00F64CB3">
        <w:rPr>
          <w:rFonts w:cs="Calibri"/>
          <w:szCs w:val="24"/>
        </w:rPr>
        <w:t>(</w:t>
      </w:r>
      <w:r w:rsidRPr="00F64CB3">
        <w:rPr>
          <w:rFonts w:cs="Calibri"/>
          <w:szCs w:val="24"/>
        </w:rPr>
        <w:fldChar w:fldCharType="begin"/>
      </w:r>
      <w:r w:rsidRPr="00F64CB3">
        <w:rPr>
          <w:rFonts w:cs="Calibri"/>
          <w:szCs w:val="24"/>
        </w:rPr>
        <w:instrText xml:space="preserve"> REF _Ref7182774 \h  \* MERGEFORMAT </w:instrText>
      </w:r>
      <w:r w:rsidRPr="00F64CB3">
        <w:rPr>
          <w:rFonts w:cs="Calibri"/>
          <w:szCs w:val="24"/>
        </w:rPr>
      </w:r>
      <w:r w:rsidRPr="00F64CB3">
        <w:rPr>
          <w:rFonts w:cs="Calibri"/>
          <w:szCs w:val="24"/>
        </w:rPr>
        <w:fldChar w:fldCharType="separate"/>
      </w:r>
      <w:r w:rsidRPr="00D133E4">
        <w:t>Figure 39</w:t>
      </w:r>
      <w:r w:rsidRPr="00F64CB3">
        <w:rPr>
          <w:rFonts w:cs="Calibri"/>
          <w:szCs w:val="24"/>
        </w:rPr>
        <w:fldChar w:fldCharType="end"/>
      </w:r>
      <w:r w:rsidRPr="00F64CB3">
        <w:rPr>
          <w:rFonts w:cs="Calibri"/>
          <w:szCs w:val="24"/>
        </w:rPr>
        <w:t xml:space="preserve"> in Chapter </w:t>
      </w:r>
      <w:r w:rsidRPr="00F64CB3">
        <w:rPr>
          <w:rFonts w:cs="Calibri"/>
          <w:szCs w:val="24"/>
        </w:rPr>
        <w:fldChar w:fldCharType="begin"/>
      </w:r>
      <w:r w:rsidRPr="00F64CB3">
        <w:rPr>
          <w:rFonts w:cs="Calibri"/>
          <w:szCs w:val="24"/>
        </w:rPr>
        <w:instrText xml:space="preserve"> REF _Ref10308033 \r \h </w:instrText>
      </w:r>
      <w:r w:rsidRPr="00F64CB3">
        <w:rPr>
          <w:rFonts w:cs="Calibri"/>
          <w:szCs w:val="24"/>
        </w:rPr>
      </w:r>
      <w:r w:rsidRPr="00F64CB3">
        <w:rPr>
          <w:rFonts w:cs="Calibri"/>
          <w:szCs w:val="24"/>
        </w:rPr>
        <w:fldChar w:fldCharType="separate"/>
      </w:r>
      <w:r w:rsidRPr="00F64CB3">
        <w:rPr>
          <w:rFonts w:cs="Calibri"/>
          <w:szCs w:val="24"/>
        </w:rPr>
        <w:t>6</w:t>
      </w:r>
      <w:r w:rsidRPr="00F64CB3">
        <w:rPr>
          <w:rFonts w:cs="Calibri"/>
          <w:szCs w:val="24"/>
        </w:rPr>
        <w:fldChar w:fldCharType="end"/>
      </w:r>
      <w:r w:rsidRPr="00F64CB3">
        <w:rPr>
          <w:rFonts w:cs="Calibri"/>
          <w:szCs w:val="24"/>
        </w:rPr>
        <w:t xml:space="preserve">), </w:t>
      </w:r>
      <w:r>
        <w:rPr>
          <w:rFonts w:cs="Calibri"/>
          <w:szCs w:val="24"/>
        </w:rPr>
        <w:t>the</w:t>
      </w:r>
      <w:r w:rsidRPr="00F64CB3">
        <w:rPr>
          <w:rFonts w:cs="Calibri"/>
          <w:szCs w:val="24"/>
        </w:rPr>
        <w:t xml:space="preserve"> largest decrease </w:t>
      </w:r>
      <w:r>
        <w:rPr>
          <w:rFonts w:cs="Calibri"/>
          <w:szCs w:val="24"/>
        </w:rPr>
        <w:t xml:space="preserve">was </w:t>
      </w:r>
      <w:r w:rsidRPr="00F64CB3">
        <w:rPr>
          <w:rFonts w:cs="Calibri"/>
          <w:szCs w:val="24"/>
        </w:rPr>
        <w:t xml:space="preserve">in winter months </w:t>
      </w:r>
      <w:r>
        <w:rPr>
          <w:rFonts w:cs="Calibri"/>
          <w:szCs w:val="24"/>
        </w:rPr>
        <w:t>compared</w:t>
      </w:r>
      <w:r w:rsidRPr="00F64CB3">
        <w:rPr>
          <w:rFonts w:cs="Calibri"/>
          <w:szCs w:val="24"/>
        </w:rPr>
        <w:t xml:space="preserve"> with increases </w:t>
      </w:r>
      <w:r>
        <w:rPr>
          <w:rFonts w:cs="Calibri"/>
          <w:szCs w:val="24"/>
        </w:rPr>
        <w:t xml:space="preserve">or relatively slight decreases </w:t>
      </w:r>
      <w:r w:rsidRPr="00F64CB3">
        <w:rPr>
          <w:rFonts w:cs="Calibri"/>
          <w:szCs w:val="24"/>
        </w:rPr>
        <w:t xml:space="preserve">in the summer </w:t>
      </w:r>
      <w:r w:rsidRPr="00F64CB3">
        <w:t>(</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commentRangeEnd w:id="119"/>
      <w:r w:rsidR="002135F8">
        <w:rPr>
          <w:rStyle w:val="CommentReference"/>
          <w:rFonts w:asciiTheme="minorHAnsi" w:hAnsiTheme="minorHAnsi"/>
        </w:rPr>
        <w:commentReference w:id="119"/>
      </w:r>
      <w:r w:rsidRPr="00F64CB3">
        <w:t>). The main exceptions were for COPD in females and other respiratory diseases in both sexes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though low absolute numbers of other respiratory disease deaths led to the large uncertainty in the </w:t>
      </w:r>
      <w:del w:id="120" w:author="Ezzati, Majid" w:date="2019-06-07T22:18:00Z">
        <w:r w:rsidRPr="00F64CB3" w:rsidDel="00EC3C30">
          <w:delText xml:space="preserve">values </w:delText>
        </w:r>
      </w:del>
      <w:ins w:id="121" w:author="Ezzati, Majid" w:date="2019-06-07T22:18:00Z">
        <w:r w:rsidR="00EC3C30">
          <w:t>estimated rate ratios ….</w:t>
        </w:r>
        <w:r w:rsidR="00EC3C30" w:rsidRPr="00F64CB3">
          <w:t xml:space="preserve"> </w:t>
        </w:r>
      </w:ins>
      <w:r w:rsidRPr="00F64CB3">
        <w:t>(</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The largest single </w:t>
      </w:r>
      <w:r>
        <w:t xml:space="preserve">monthly </w:t>
      </w:r>
      <w:r w:rsidRPr="00F64CB3">
        <w:t>increase was for other cardiorespiratory diseases for females in July (0.7% (0.4%,1.0%), with the largest single decrease for ischaemic heart disease for males in December (1.1% (0.9%, 1.2%).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w:t>
      </w:r>
    </w:p>
    <w:p w14:paraId="5A4071F3" w14:textId="77777777" w:rsidR="00D2478A" w:rsidRPr="00F64CB3" w:rsidRDefault="00D2478A" w:rsidP="00D2478A">
      <w:pPr>
        <w:spacing w:line="240" w:lineRule="auto"/>
      </w:pPr>
    </w:p>
    <w:p w14:paraId="75605F0D" w14:textId="77777777" w:rsidR="00D2478A" w:rsidRPr="00F64CB3" w:rsidRDefault="00D2478A" w:rsidP="00D2478A">
      <w:pPr>
        <w:spacing w:line="240" w:lineRule="auto"/>
        <w:sectPr w:rsidR="00D2478A" w:rsidRPr="00F64CB3" w:rsidSect="00BD47CB">
          <w:pgSz w:w="11900" w:h="16840"/>
          <w:pgMar w:top="1440" w:right="1440" w:bottom="1440" w:left="1440" w:header="720" w:footer="720" w:gutter="0"/>
          <w:cols w:space="720"/>
          <w:docGrid w:linePitch="360"/>
        </w:sectPr>
      </w:pPr>
    </w:p>
    <w:p w14:paraId="0D2B6585" w14:textId="77777777" w:rsidR="00D2478A" w:rsidRPr="00F64CB3" w:rsidRDefault="00D2478A" w:rsidP="00D2478A">
      <w:pPr>
        <w:spacing w:line="240" w:lineRule="auto"/>
        <w:rPr>
          <w:strike/>
        </w:rPr>
      </w:pPr>
      <w:r w:rsidRPr="00D133E4">
        <w:rPr>
          <w:strike/>
          <w:noProof/>
          <w:lang w:eastAsia="en-GB"/>
        </w:rPr>
        <w:lastRenderedPageBreak/>
        <w:drawing>
          <wp:anchor distT="0" distB="0" distL="114300" distR="114300" simplePos="0" relativeHeight="251663360" behindDoc="0" locked="0" layoutInCell="1" allowOverlap="1" wp14:anchorId="71C610D1" wp14:editId="56800761">
            <wp:simplePos x="0" y="0"/>
            <wp:positionH relativeFrom="column">
              <wp:posOffset>414997</wp:posOffset>
            </wp:positionH>
            <wp:positionV relativeFrom="paragraph">
              <wp:posOffset>49</wp:posOffset>
            </wp:positionV>
            <wp:extent cx="8960676" cy="6339598"/>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5">
                      <a:extLst>
                        <a:ext uri="{28A0092B-C50C-407E-A947-70E740481C1C}">
                          <a14:useLocalDpi xmlns:a14="http://schemas.microsoft.com/office/drawing/2010/main" val="0"/>
                        </a:ext>
                      </a:extLst>
                    </a:blip>
                    <a:stretch>
                      <a:fillRect/>
                    </a:stretch>
                  </pic:blipFill>
                  <pic:spPr bwMode="auto">
                    <a:xfrm>
                      <a:off x="0" y="0"/>
                      <a:ext cx="8960676" cy="63395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33E4">
        <w:rPr>
          <w:strike/>
          <w:noProof/>
          <w:lang w:eastAsia="en-GB"/>
        </w:rPr>
        <mc:AlternateContent>
          <mc:Choice Requires="wps">
            <w:drawing>
              <wp:anchor distT="0" distB="0" distL="114300" distR="114300" simplePos="0" relativeHeight="251664384" behindDoc="0" locked="0" layoutInCell="1" allowOverlap="1" wp14:anchorId="08A7EBFC" wp14:editId="2D14CA8F">
                <wp:simplePos x="0" y="0"/>
                <wp:positionH relativeFrom="column">
                  <wp:posOffset>0</wp:posOffset>
                </wp:positionH>
                <wp:positionV relativeFrom="paragraph">
                  <wp:posOffset>6413500</wp:posOffset>
                </wp:positionV>
                <wp:extent cx="9387840" cy="596265"/>
                <wp:effectExtent l="0" t="0" r="0" b="635"/>
                <wp:wrapNone/>
                <wp:docPr id="59" name="Text Box 5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3B470FAF" w14:textId="77777777" w:rsidR="00BD47CB" w:rsidRPr="004605CD" w:rsidRDefault="00BD47CB" w:rsidP="00D2478A">
                            <w:pPr>
                              <w:spacing w:line="240" w:lineRule="auto"/>
                              <w:rPr>
                                <w:rFonts w:cs="Times New Roman (Body CS)"/>
                                <w:vanish/>
                              </w:rPr>
                            </w:pPr>
                            <w:bookmarkStart w:id="122" w:name="_Ref7982969"/>
                            <w:bookmarkStart w:id="123" w:name="_Toc10475426"/>
                            <w:bookmarkStart w:id="124" w:name="_Toc10810820"/>
                            <w:bookmarkStart w:id="125" w:name="_Toc10372571"/>
                            <w:r w:rsidRPr="004605CD">
                              <w:rPr>
                                <w:b/>
                              </w:rPr>
                              <w:t xml:space="preserve">Figure </w:t>
                            </w:r>
                            <w:r w:rsidRPr="004605CD">
                              <w:rPr>
                                <w:b/>
                              </w:rPr>
                              <w:fldChar w:fldCharType="begin"/>
                            </w:r>
                            <w:r w:rsidRPr="004605CD">
                              <w:rPr>
                                <w:b/>
                              </w:rPr>
                              <w:instrText xml:space="preserve"> SEQ Figure \* ARABIC </w:instrText>
                            </w:r>
                            <w:r w:rsidRPr="004605CD">
                              <w:rPr>
                                <w:b/>
                              </w:rPr>
                              <w:fldChar w:fldCharType="separate"/>
                            </w:r>
                            <w:r w:rsidRPr="004605CD">
                              <w:rPr>
                                <w:b/>
                                <w:noProof/>
                              </w:rPr>
                              <w:t>49</w:t>
                            </w:r>
                            <w:r w:rsidRPr="004605CD">
                              <w:rPr>
                                <w:b/>
                              </w:rPr>
                              <w:fldChar w:fldCharType="end"/>
                            </w:r>
                            <w:bookmarkEnd w:id="122"/>
                            <w:r w:rsidRPr="004605CD">
                              <w:t>. Additional annual cardiorespiratory disease deaths for the 2016 US population in year in which each month was +</w:t>
                            </w:r>
                            <w:r w:rsidRPr="004605CD">
                              <w:rPr>
                                <w:rFonts w:ascii="Helvetica" w:eastAsia="Times New Roman" w:hAnsi="Helvetica"/>
                                <w:bCs/>
                                <w:color w:val="222222"/>
                                <w:sz w:val="21"/>
                                <w:szCs w:val="21"/>
                                <w:shd w:val="clear" w:color="auto" w:fill="FFFFFF"/>
                              </w:rPr>
                              <w:t>1</w:t>
                            </w:r>
                            <w:r w:rsidRPr="004605CD">
                              <w:rPr>
                                <w:bCs/>
                              </w:rPr>
                              <w:t>°C</w:t>
                            </w:r>
                            <w:r w:rsidRPr="004605CD">
                              <w:t xml:space="preserve"> compared with 1980-2009 norm temperatures.</w:t>
                            </w:r>
                            <w:bookmarkEnd w:id="123"/>
                            <w:bookmarkEnd w:id="124"/>
                            <w:r w:rsidRPr="004605CD">
                              <w:rPr>
                                <w:rFonts w:cs="Times New Roman (Body CS)"/>
                                <w:vanish/>
                              </w:rPr>
                              <w:t xml:space="preserve"> </w:t>
                            </w:r>
                          </w:p>
                          <w:p w14:paraId="30318F55" w14:textId="77777777" w:rsidR="00BD47CB" w:rsidRPr="00AC2AD1" w:rsidRDefault="00BD47CB" w:rsidP="00D2478A">
                            <w:pPr>
                              <w:suppressLineNumbers/>
                              <w:spacing w:line="240" w:lineRule="auto"/>
                              <w:rPr>
                                <w:rFonts w:cs="Calibri"/>
                                <w:noProof/>
                              </w:rPr>
                            </w:pPr>
                            <w:r w:rsidRPr="004605CD">
                              <w:t xml:space="preserve"> The top row shows breakdown by type of cardiorespiratory disease, sex and age group. The bottom row shows the break down by cardiorespiratory disease, sex and month. Black dots represent net changes in deaths for each set of bars.</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7EBFC" id="Text Box 59" o:spid="_x0000_s1029" type="#_x0000_t202" style="position:absolute;left:0;text-align:left;margin-left:0;margin-top:505pt;width:739.2pt;height:46.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" stroked="f">
                <v:textbox inset="0,0,0,0">
                  <w:txbxContent>
                    <w:p w14:paraId="3B470FAF" w14:textId="77777777" w:rsidR="00BD47CB" w:rsidRPr="004605CD" w:rsidRDefault="00BD47CB" w:rsidP="00D2478A">
                      <w:pPr>
                        <w:spacing w:line="240" w:lineRule="auto"/>
                        <w:rPr>
                          <w:rFonts w:cs="Times New Roman (Body CS)"/>
                          <w:vanish/>
                        </w:rPr>
                      </w:pPr>
                      <w:bookmarkStart w:id="126" w:name="_Ref7982969"/>
                      <w:bookmarkStart w:id="127" w:name="_Toc10475426"/>
                      <w:bookmarkStart w:id="128" w:name="_Toc10810820"/>
                      <w:bookmarkStart w:id="129" w:name="_Toc10372571"/>
                      <w:r w:rsidRPr="004605CD">
                        <w:rPr>
                          <w:b/>
                        </w:rPr>
                        <w:t xml:space="preserve">Figure </w:t>
                      </w:r>
                      <w:r w:rsidRPr="004605CD">
                        <w:rPr>
                          <w:b/>
                        </w:rPr>
                        <w:fldChar w:fldCharType="begin"/>
                      </w:r>
                      <w:r w:rsidRPr="004605CD">
                        <w:rPr>
                          <w:b/>
                        </w:rPr>
                        <w:instrText xml:space="preserve"> SEQ Figure \* ARABIC </w:instrText>
                      </w:r>
                      <w:r w:rsidRPr="004605CD">
                        <w:rPr>
                          <w:b/>
                        </w:rPr>
                        <w:fldChar w:fldCharType="separate"/>
                      </w:r>
                      <w:r w:rsidRPr="004605CD">
                        <w:rPr>
                          <w:b/>
                          <w:noProof/>
                        </w:rPr>
                        <w:t>49</w:t>
                      </w:r>
                      <w:r w:rsidRPr="004605CD">
                        <w:rPr>
                          <w:b/>
                        </w:rPr>
                        <w:fldChar w:fldCharType="end"/>
                      </w:r>
                      <w:bookmarkEnd w:id="126"/>
                      <w:r w:rsidRPr="004605CD">
                        <w:t>. Additional annual cardiorespiratory disease deaths for the 2016 US population in year in which each month was +</w:t>
                      </w:r>
                      <w:r w:rsidRPr="004605CD">
                        <w:rPr>
                          <w:rFonts w:ascii="Helvetica" w:eastAsia="Times New Roman" w:hAnsi="Helvetica"/>
                          <w:bCs/>
                          <w:color w:val="222222"/>
                          <w:sz w:val="21"/>
                          <w:szCs w:val="21"/>
                          <w:shd w:val="clear" w:color="auto" w:fill="FFFFFF"/>
                        </w:rPr>
                        <w:t>1</w:t>
                      </w:r>
                      <w:r w:rsidRPr="004605CD">
                        <w:rPr>
                          <w:bCs/>
                        </w:rPr>
                        <w:t>°C</w:t>
                      </w:r>
                      <w:r w:rsidRPr="004605CD">
                        <w:t xml:space="preserve"> compared with 1980-2009 norm temperatures.</w:t>
                      </w:r>
                      <w:bookmarkEnd w:id="127"/>
                      <w:bookmarkEnd w:id="128"/>
                      <w:r w:rsidRPr="004605CD">
                        <w:rPr>
                          <w:rFonts w:cs="Times New Roman (Body CS)"/>
                          <w:vanish/>
                        </w:rPr>
                        <w:t xml:space="preserve"> </w:t>
                      </w:r>
                    </w:p>
                    <w:p w14:paraId="30318F55" w14:textId="77777777" w:rsidR="00BD47CB" w:rsidRPr="00AC2AD1" w:rsidRDefault="00BD47CB" w:rsidP="00D2478A">
                      <w:pPr>
                        <w:suppressLineNumbers/>
                        <w:spacing w:line="240" w:lineRule="auto"/>
                        <w:rPr>
                          <w:rFonts w:cs="Calibri"/>
                          <w:noProof/>
                        </w:rPr>
                      </w:pPr>
                      <w:r w:rsidRPr="004605CD">
                        <w:t xml:space="preserve"> The top row shows breakdown by type of cardiorespiratory disease, sex and age group. The bottom row shows the break down by cardiorespiratory disease, sex and month. Black dots represent net changes in deaths for each set of bars.</w:t>
                      </w:r>
                      <w:bookmarkEnd w:id="129"/>
                    </w:p>
                  </w:txbxContent>
                </v:textbox>
              </v:shape>
            </w:pict>
          </mc:Fallback>
        </mc:AlternateContent>
      </w:r>
    </w:p>
    <w:p w14:paraId="54E25317" w14:textId="77777777" w:rsidR="00D2478A" w:rsidRPr="00F64CB3" w:rsidRDefault="00D2478A" w:rsidP="00D2478A">
      <w:pPr>
        <w:spacing w:after="0" w:line="240" w:lineRule="auto"/>
        <w:jc w:val="left"/>
        <w:rPr>
          <w:rFonts w:cs="Calibri"/>
          <w:strike/>
          <w:szCs w:val="24"/>
        </w:rPr>
        <w:sectPr w:rsidR="00D2478A" w:rsidRPr="00F64CB3" w:rsidSect="00BD47CB">
          <w:pgSz w:w="16840" w:h="11900" w:orient="landscape"/>
          <w:pgMar w:top="720" w:right="720" w:bottom="720" w:left="720" w:header="720" w:footer="720" w:gutter="0"/>
          <w:cols w:space="720"/>
          <w:docGrid w:linePitch="360"/>
        </w:sectPr>
      </w:pPr>
    </w:p>
    <w:p w14:paraId="099A86E7" w14:textId="77777777" w:rsidR="00D2478A" w:rsidRPr="00F64CB3" w:rsidRDefault="00D2478A" w:rsidP="00D2478A">
      <w:pPr>
        <w:suppressLineNumbers/>
        <w:jc w:val="center"/>
        <w:rPr>
          <w:strike/>
        </w:rPr>
      </w:pPr>
      <w:r w:rsidRPr="00D133E4">
        <w:rPr>
          <w:noProof/>
          <w:lang w:eastAsia="en-GB"/>
        </w:rPr>
        <w:lastRenderedPageBreak/>
        <mc:AlternateContent>
          <mc:Choice Requires="wps">
            <w:drawing>
              <wp:anchor distT="0" distB="0" distL="114300" distR="114300" simplePos="0" relativeHeight="251661312" behindDoc="0" locked="0" layoutInCell="1" allowOverlap="1" wp14:anchorId="11ABA9A4" wp14:editId="0197BC51">
                <wp:simplePos x="0" y="0"/>
                <wp:positionH relativeFrom="column">
                  <wp:posOffset>97057</wp:posOffset>
                </wp:positionH>
                <wp:positionV relativeFrom="paragraph">
                  <wp:posOffset>6316980</wp:posOffset>
                </wp:positionV>
                <wp:extent cx="9387840" cy="378373"/>
                <wp:effectExtent l="0" t="0" r="0" b="3175"/>
                <wp:wrapNone/>
                <wp:docPr id="66" name="Text Box 66"/>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5AC49117" w14:textId="77777777" w:rsidR="00BD47CB" w:rsidRPr="00AC2AD1" w:rsidRDefault="00BD47CB" w:rsidP="00D2478A">
                            <w:pPr>
                              <w:suppressLineNumbers/>
                              <w:spacing w:line="240" w:lineRule="auto"/>
                              <w:rPr>
                                <w:rFonts w:cs="Calibri"/>
                                <w:noProof/>
                              </w:rPr>
                            </w:pPr>
                            <w:bookmarkStart w:id="130" w:name="_Ref10062004"/>
                            <w:bookmarkStart w:id="131" w:name="_Toc10372572"/>
                            <w:bookmarkStart w:id="132" w:name="_Toc10475427"/>
                            <w:bookmarkStart w:id="133" w:name="_Toc1081082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50</w:t>
                            </w:r>
                            <w:r w:rsidRPr="00F80C3C">
                              <w:rPr>
                                <w:b/>
                              </w:rPr>
                              <w:fldChar w:fldCharType="end"/>
                            </w:r>
                            <w:bookmarkEnd w:id="130"/>
                            <w:r w:rsidRPr="00F80C3C">
                              <w:t>. Percent change in death rates in year in which each month was +1°C compared with 1980-2009 norm temperatures by cardiorespiratory disease, sex and age group summarised across months</w:t>
                            </w:r>
                            <w:r>
                              <w:t>.</w:t>
                            </w:r>
                            <w:bookmarkEnd w:id="131"/>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ABA9A4" id="Text Box 66" o:spid="_x0000_s1030" type="#_x0000_t202" style="position:absolute;left:0;text-align:left;margin-left:7.65pt;margin-top:497.4pt;width:739.2pt;height:2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" stroked="f">
                <v:textbox inset="0,0,0,0">
                  <w:txbxContent>
                    <w:p w14:paraId="5AC49117" w14:textId="77777777" w:rsidR="00BD47CB" w:rsidRPr="00AC2AD1" w:rsidRDefault="00BD47CB" w:rsidP="00D2478A">
                      <w:pPr>
                        <w:suppressLineNumbers/>
                        <w:spacing w:line="240" w:lineRule="auto"/>
                        <w:rPr>
                          <w:rFonts w:cs="Calibri"/>
                          <w:noProof/>
                        </w:rPr>
                      </w:pPr>
                      <w:bookmarkStart w:id="134" w:name="_Ref10062004"/>
                      <w:bookmarkStart w:id="135" w:name="_Toc10372572"/>
                      <w:bookmarkStart w:id="136" w:name="_Toc10475427"/>
                      <w:bookmarkStart w:id="137" w:name="_Toc1081082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50</w:t>
                      </w:r>
                      <w:r w:rsidRPr="00F80C3C">
                        <w:rPr>
                          <w:b/>
                        </w:rPr>
                        <w:fldChar w:fldCharType="end"/>
                      </w:r>
                      <w:bookmarkEnd w:id="134"/>
                      <w:r w:rsidRPr="00F80C3C">
                        <w:t>. Percent change in death rates in year in which each month was +1°C compared with 1980-2009 norm temperatures by cardiorespiratory disease, sex and age group summarised across months</w:t>
                      </w:r>
                      <w:r>
                        <w:t>.</w:t>
                      </w:r>
                      <w:bookmarkEnd w:id="135"/>
                      <w:bookmarkEnd w:id="136"/>
                      <w:bookmarkEnd w:id="137"/>
                    </w:p>
                  </w:txbxContent>
                </v:textbox>
              </v:shape>
            </w:pict>
          </mc:Fallback>
        </mc:AlternateContent>
      </w:r>
      <w:r w:rsidRPr="00D133E4">
        <w:rPr>
          <w:strike/>
          <w:noProof/>
          <w:lang w:eastAsia="en-GB"/>
        </w:rPr>
        <w:drawing>
          <wp:inline distT="0" distB="0" distL="0" distR="0" wp14:anchorId="35202AB2" wp14:editId="2E12BC24">
            <wp:extent cx="9138769" cy="646559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6">
                      <a:extLst>
                        <a:ext uri="{28A0092B-C50C-407E-A947-70E740481C1C}">
                          <a14:useLocalDpi xmlns:a14="http://schemas.microsoft.com/office/drawing/2010/main" val="0"/>
                        </a:ext>
                      </a:extLst>
                    </a:blip>
                    <a:stretch>
                      <a:fillRect/>
                    </a:stretch>
                  </pic:blipFill>
                  <pic:spPr bwMode="auto">
                    <a:xfrm>
                      <a:off x="0" y="0"/>
                      <a:ext cx="9138769" cy="6465598"/>
                    </a:xfrm>
                    <a:prstGeom prst="rect">
                      <a:avLst/>
                    </a:prstGeom>
                    <a:ln>
                      <a:noFill/>
                    </a:ln>
                    <a:extLst>
                      <a:ext uri="{53640926-AAD7-44D8-BBD7-CCE9431645EC}">
                        <a14:shadowObscured xmlns:a14="http://schemas.microsoft.com/office/drawing/2010/main"/>
                      </a:ext>
                    </a:extLst>
                  </pic:spPr>
                </pic:pic>
              </a:graphicData>
            </a:graphic>
          </wp:inline>
        </w:drawing>
      </w:r>
    </w:p>
    <w:p w14:paraId="083614D4" w14:textId="77777777" w:rsidR="00D2478A" w:rsidRPr="00F64CB3" w:rsidRDefault="00D2478A" w:rsidP="00D2478A">
      <w:pPr>
        <w:suppressLineNumbers/>
        <w:spacing w:line="240" w:lineRule="auto"/>
        <w:jc w:val="left"/>
        <w:sectPr w:rsidR="00D2478A" w:rsidRPr="00F64CB3" w:rsidSect="00BD47CB">
          <w:type w:val="continuous"/>
          <w:pgSz w:w="16840" w:h="11900" w:orient="landscape"/>
          <w:pgMar w:top="720" w:right="720" w:bottom="720" w:left="720" w:header="720" w:footer="720" w:gutter="0"/>
          <w:cols w:space="720"/>
          <w:docGrid w:linePitch="360"/>
        </w:sectPr>
      </w:pPr>
    </w:p>
    <w:p w14:paraId="1DC9B261" w14:textId="77777777" w:rsidR="00D2478A" w:rsidRPr="00F64CB3" w:rsidRDefault="00D2478A" w:rsidP="00D2478A">
      <w:pPr>
        <w:suppressLineNumbers/>
        <w:spacing w:line="240" w:lineRule="auto"/>
        <w:jc w:val="center"/>
        <w:rPr>
          <w:strike/>
        </w:rPr>
      </w:pPr>
      <w:r w:rsidRPr="00D133E4">
        <w:rPr>
          <w:noProof/>
          <w:lang w:eastAsia="en-GB"/>
        </w:rPr>
        <w:lastRenderedPageBreak/>
        <mc:AlternateContent>
          <mc:Choice Requires="wps">
            <w:drawing>
              <wp:anchor distT="0" distB="0" distL="114300" distR="114300" simplePos="0" relativeHeight="251662336" behindDoc="0" locked="0" layoutInCell="1" allowOverlap="1" wp14:anchorId="1FC88F61" wp14:editId="6C313358">
                <wp:simplePos x="0" y="0"/>
                <wp:positionH relativeFrom="column">
                  <wp:posOffset>172194</wp:posOffset>
                </wp:positionH>
                <wp:positionV relativeFrom="paragraph">
                  <wp:posOffset>6340475</wp:posOffset>
                </wp:positionV>
                <wp:extent cx="9387840" cy="378373"/>
                <wp:effectExtent l="0" t="0" r="0" b="3175"/>
                <wp:wrapNone/>
                <wp:docPr id="67" name="Text Box 67"/>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6CDBCE25" w14:textId="77777777" w:rsidR="00BD47CB" w:rsidRPr="00AC2AD1" w:rsidRDefault="00BD47CB" w:rsidP="00D2478A">
                            <w:pPr>
                              <w:suppressLineNumbers/>
                              <w:spacing w:line="240" w:lineRule="auto"/>
                              <w:rPr>
                                <w:rFonts w:cs="Calibri"/>
                                <w:noProof/>
                              </w:rPr>
                            </w:pPr>
                            <w:bookmarkStart w:id="138" w:name="_Ref7980183"/>
                            <w:bookmarkStart w:id="139" w:name="_Toc10372573"/>
                            <w:bookmarkStart w:id="140" w:name="_Toc10475428"/>
                            <w:bookmarkStart w:id="141" w:name="_Toc10810822"/>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51</w:t>
                            </w:r>
                            <w:r w:rsidRPr="00F80C3C">
                              <w:rPr>
                                <w:b/>
                              </w:rPr>
                              <w:fldChar w:fldCharType="end"/>
                            </w:r>
                            <w:bookmarkEnd w:id="138"/>
                            <w:r w:rsidRPr="00F80C3C">
                              <w:t>. Percent change in death rates in year in which each month was +1°C compared with 1980-2009 norm temperatures by cardiorespiratory disease</w:t>
                            </w:r>
                            <w:r>
                              <w:t>,</w:t>
                            </w:r>
                            <w:r w:rsidRPr="00F80C3C">
                              <w:t xml:space="preserve"> sex and month summarised across age</w:t>
                            </w:r>
                            <w:r>
                              <w:t>.</w:t>
                            </w:r>
                            <w:bookmarkEnd w:id="139"/>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C88F61" id="Text Box 67" o:spid="_x0000_s1031" type="#_x0000_t202" style="position:absolute;left:0;text-align:left;margin-left:13.55pt;margin-top:499.25pt;width:739.2pt;height:2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" stroked="f">
                <v:textbox inset="0,0,0,0">
                  <w:txbxContent>
                    <w:p w14:paraId="6CDBCE25" w14:textId="77777777" w:rsidR="00BD47CB" w:rsidRPr="00AC2AD1" w:rsidRDefault="00BD47CB" w:rsidP="00D2478A">
                      <w:pPr>
                        <w:suppressLineNumbers/>
                        <w:spacing w:line="240" w:lineRule="auto"/>
                        <w:rPr>
                          <w:rFonts w:cs="Calibri"/>
                          <w:noProof/>
                        </w:rPr>
                      </w:pPr>
                      <w:bookmarkStart w:id="142" w:name="_Ref7980183"/>
                      <w:bookmarkStart w:id="143" w:name="_Toc10372573"/>
                      <w:bookmarkStart w:id="144" w:name="_Toc10475428"/>
                      <w:bookmarkStart w:id="145" w:name="_Toc10810822"/>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51</w:t>
                      </w:r>
                      <w:r w:rsidRPr="00F80C3C">
                        <w:rPr>
                          <w:b/>
                        </w:rPr>
                        <w:fldChar w:fldCharType="end"/>
                      </w:r>
                      <w:bookmarkEnd w:id="142"/>
                      <w:r w:rsidRPr="00F80C3C">
                        <w:t>. Percent change in death rates in year in which each month was +1°C compared with 1980-2009 norm temperatures by cardiorespiratory disease</w:t>
                      </w:r>
                      <w:r>
                        <w:t>,</w:t>
                      </w:r>
                      <w:r w:rsidRPr="00F80C3C">
                        <w:t xml:space="preserve"> sex and month summarised across age</w:t>
                      </w:r>
                      <w:r>
                        <w:t>.</w:t>
                      </w:r>
                      <w:bookmarkEnd w:id="143"/>
                      <w:bookmarkEnd w:id="144"/>
                      <w:bookmarkEnd w:id="145"/>
                    </w:p>
                  </w:txbxContent>
                </v:textbox>
              </v:shape>
            </w:pict>
          </mc:Fallback>
        </mc:AlternateContent>
      </w:r>
      <w:r w:rsidRPr="00D133E4">
        <w:rPr>
          <w:strike/>
          <w:noProof/>
          <w:lang w:eastAsia="en-GB"/>
        </w:rPr>
        <w:drawing>
          <wp:inline distT="0" distB="0" distL="0" distR="0" wp14:anchorId="368BBAE2" wp14:editId="298D2E5E">
            <wp:extent cx="9138769" cy="646559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69" cy="6465597"/>
                    </a:xfrm>
                    <a:prstGeom prst="rect">
                      <a:avLst/>
                    </a:prstGeom>
                  </pic:spPr>
                </pic:pic>
              </a:graphicData>
            </a:graphic>
          </wp:inline>
        </w:drawing>
      </w:r>
    </w:p>
    <w:p w14:paraId="5DCCF0E7" w14:textId="77777777" w:rsidR="00D2478A" w:rsidRPr="00F64CB3" w:rsidRDefault="00D2478A" w:rsidP="00D2478A">
      <w:pPr>
        <w:suppressLineNumbers/>
        <w:spacing w:line="240" w:lineRule="auto"/>
        <w:jc w:val="left"/>
        <w:sectPr w:rsidR="00D2478A" w:rsidRPr="00F64CB3" w:rsidSect="00BD47CB">
          <w:type w:val="continuous"/>
          <w:pgSz w:w="16840" w:h="11900" w:orient="landscape"/>
          <w:pgMar w:top="720" w:right="720" w:bottom="720" w:left="720" w:header="720" w:footer="720" w:gutter="0"/>
          <w:cols w:space="720"/>
          <w:docGrid w:linePitch="360"/>
        </w:sectPr>
      </w:pPr>
    </w:p>
    <w:p w14:paraId="1A42BA91" w14:textId="77777777" w:rsidR="00D2478A" w:rsidRPr="00F64CB3" w:rsidRDefault="00D2478A" w:rsidP="00D2478A">
      <w:pPr>
        <w:ind w:firstLine="720"/>
        <w:rPr>
          <w:rFonts w:cs="Calibri"/>
          <w:strike/>
          <w:szCs w:val="24"/>
        </w:rPr>
        <w:sectPr w:rsidR="00D2478A" w:rsidRPr="00F64CB3" w:rsidSect="00BD47CB">
          <w:type w:val="continuous"/>
          <w:pgSz w:w="16840" w:h="11900" w:orient="landscape"/>
          <w:pgMar w:top="720" w:right="720" w:bottom="720" w:left="720" w:header="720" w:footer="720" w:gutter="0"/>
          <w:cols w:space="720"/>
          <w:docGrid w:linePitch="360"/>
        </w:sectPr>
      </w:pPr>
      <w:bookmarkStart w:id="146" w:name="_Toc7509897"/>
      <w:commentRangeStart w:id="147"/>
      <w:commentRangeStart w:id="148"/>
      <w:r w:rsidRPr="00D133E4">
        <w:rPr>
          <w:strike/>
          <w:noProof/>
          <w:lang w:eastAsia="en-GB"/>
        </w:rPr>
        <w:lastRenderedPageBreak/>
        <w:drawing>
          <wp:anchor distT="0" distB="0" distL="114300" distR="114300" simplePos="0" relativeHeight="251673600" behindDoc="0" locked="0" layoutInCell="1" allowOverlap="1" wp14:anchorId="2838A3D1" wp14:editId="1FF15056">
            <wp:simplePos x="0" y="0"/>
            <wp:positionH relativeFrom="column">
              <wp:posOffset>7046</wp:posOffset>
            </wp:positionH>
            <wp:positionV relativeFrom="paragraph">
              <wp:posOffset>49</wp:posOffset>
            </wp:positionV>
            <wp:extent cx="9530056" cy="6742430"/>
            <wp:effectExtent l="0" t="0" r="0" b="0"/>
            <wp:wrapTopAndBottom/>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Pr="00D133E4">
        <w:rPr>
          <w:strike/>
          <w:noProof/>
          <w:lang w:eastAsia="en-GB"/>
        </w:rPr>
        <mc:AlternateContent>
          <mc:Choice Requires="wps">
            <w:drawing>
              <wp:anchor distT="0" distB="0" distL="114300" distR="114300" simplePos="0" relativeHeight="251674624" behindDoc="0" locked="0" layoutInCell="1" allowOverlap="1" wp14:anchorId="07A3AAB1" wp14:editId="2CD80BAA">
                <wp:simplePos x="0" y="0"/>
                <wp:positionH relativeFrom="column">
                  <wp:posOffset>0</wp:posOffset>
                </wp:positionH>
                <wp:positionV relativeFrom="paragraph">
                  <wp:posOffset>6330841</wp:posOffset>
                </wp:positionV>
                <wp:extent cx="9373870" cy="38417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21969B0E" w14:textId="77777777" w:rsidR="00BD47CB" w:rsidRPr="003A0C00" w:rsidRDefault="00BD47CB" w:rsidP="00D2478A">
                            <w:pPr>
                              <w:spacing w:line="240" w:lineRule="auto"/>
                              <w:rPr>
                                <w:rFonts w:cs="Calibri"/>
                                <w:b/>
                                <w:noProof/>
                              </w:rPr>
                            </w:pPr>
                            <w:bookmarkStart w:id="149" w:name="_Ref10306720"/>
                            <w:bookmarkStart w:id="150" w:name="_Toc10372574"/>
                            <w:bookmarkStart w:id="151" w:name="_Toc10475429"/>
                            <w:bookmarkStart w:id="152" w:name="_Toc1081082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52</w:t>
                            </w:r>
                            <w:r w:rsidRPr="003A0C00">
                              <w:rPr>
                                <w:b/>
                              </w:rPr>
                              <w:fldChar w:fldCharType="end"/>
                            </w:r>
                            <w:bookmarkEnd w:id="149"/>
                            <w:r>
                              <w:t>. Excess relative risk</w:t>
                            </w:r>
                            <w:r w:rsidRPr="000A5E83">
                              <w:t xml:space="preserve"> in </w:t>
                            </w:r>
                            <w:r>
                              <w:t xml:space="preserve">ischaemic heart disease </w:t>
                            </w:r>
                            <w:r w:rsidRPr="000A5E83">
                              <w:t xml:space="preserve">death rates in year in which each month was +1°C compared with 1980-2009 norm temperatures by </w:t>
                            </w:r>
                            <w:r>
                              <w:t>month</w:t>
                            </w:r>
                            <w:r w:rsidRPr="000A5E83">
                              <w:t>, sex and age group.</w:t>
                            </w:r>
                            <w:bookmarkEnd w:id="150"/>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3AAB1" id="Text Box 55" o:spid="_x0000_s1032" type="#_x0000_t202" style="position:absolute;left:0;text-align:left;margin-left:0;margin-top:498.5pt;width:738.1pt;height:30.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" stroked="f">
                <v:textbox inset="0,0,0,0">
                  <w:txbxContent>
                    <w:p w14:paraId="21969B0E" w14:textId="77777777" w:rsidR="00BD47CB" w:rsidRPr="003A0C00" w:rsidRDefault="00BD47CB" w:rsidP="00D2478A">
                      <w:pPr>
                        <w:spacing w:line="240" w:lineRule="auto"/>
                        <w:rPr>
                          <w:rFonts w:cs="Calibri"/>
                          <w:b/>
                          <w:noProof/>
                        </w:rPr>
                      </w:pPr>
                      <w:bookmarkStart w:id="153" w:name="_Ref10306720"/>
                      <w:bookmarkStart w:id="154" w:name="_Toc10372574"/>
                      <w:bookmarkStart w:id="155" w:name="_Toc10475429"/>
                      <w:bookmarkStart w:id="156" w:name="_Toc1081082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52</w:t>
                      </w:r>
                      <w:r w:rsidRPr="003A0C00">
                        <w:rPr>
                          <w:b/>
                        </w:rPr>
                        <w:fldChar w:fldCharType="end"/>
                      </w:r>
                      <w:bookmarkEnd w:id="153"/>
                      <w:r>
                        <w:t>. Excess relative risk</w:t>
                      </w:r>
                      <w:r w:rsidRPr="000A5E83">
                        <w:t xml:space="preserve"> in </w:t>
                      </w:r>
                      <w:r>
                        <w:t xml:space="preserve">ischaemic heart disease </w:t>
                      </w:r>
                      <w:r w:rsidRPr="000A5E83">
                        <w:t xml:space="preserve">death rates in year in which each month was +1°C compared with 1980-2009 norm temperatures by </w:t>
                      </w:r>
                      <w:r>
                        <w:t>month</w:t>
                      </w:r>
                      <w:r w:rsidRPr="000A5E83">
                        <w:t>, sex and age group.</w:t>
                      </w:r>
                      <w:bookmarkEnd w:id="154"/>
                      <w:bookmarkEnd w:id="155"/>
                      <w:bookmarkEnd w:id="156"/>
                    </w:p>
                  </w:txbxContent>
                </v:textbox>
              </v:shape>
            </w:pict>
          </mc:Fallback>
        </mc:AlternateContent>
      </w:r>
      <w:commentRangeEnd w:id="147"/>
      <w:r w:rsidR="002135F8">
        <w:rPr>
          <w:rStyle w:val="CommentReference"/>
          <w:rFonts w:asciiTheme="minorHAnsi" w:hAnsiTheme="minorHAnsi"/>
        </w:rPr>
        <w:commentReference w:id="147"/>
      </w:r>
      <w:commentRangeEnd w:id="148"/>
      <w:r w:rsidR="00EC3C30">
        <w:rPr>
          <w:rStyle w:val="CommentReference"/>
          <w:rFonts w:asciiTheme="minorHAnsi" w:hAnsiTheme="minorHAnsi"/>
        </w:rPr>
        <w:commentReference w:id="148"/>
      </w:r>
    </w:p>
    <w:p w14:paraId="0CFC0EB1" w14:textId="77777777" w:rsidR="00D2478A" w:rsidRPr="00F64CB3" w:rsidRDefault="00D2478A" w:rsidP="00D2478A">
      <w:pPr>
        <w:ind w:firstLine="720"/>
        <w:rPr>
          <w:rFonts w:cs="Calibri"/>
          <w:strike/>
          <w:szCs w:val="24"/>
        </w:rPr>
        <w:sectPr w:rsidR="00D2478A" w:rsidRPr="00F64CB3" w:rsidSect="00BD47CB">
          <w:type w:val="continuous"/>
          <w:pgSz w:w="16840" w:h="11900" w:orient="landscape"/>
          <w:pgMar w:top="720" w:right="720" w:bottom="720" w:left="720" w:header="720" w:footer="720" w:gutter="0"/>
          <w:cols w:space="720"/>
          <w:docGrid w:linePitch="360"/>
        </w:sectPr>
      </w:pPr>
      <w:r w:rsidRPr="00D133E4">
        <w:rPr>
          <w:rFonts w:cs="Calibri"/>
          <w:strike/>
          <w:noProof/>
          <w:szCs w:val="24"/>
          <w:lang w:eastAsia="en-GB"/>
        </w:rPr>
        <w:lastRenderedPageBreak/>
        <w:drawing>
          <wp:anchor distT="0" distB="0" distL="114300" distR="114300" simplePos="0" relativeHeight="251675648" behindDoc="0" locked="0" layoutInCell="1" allowOverlap="1" wp14:anchorId="7744378B" wp14:editId="0F13D7F2">
            <wp:simplePos x="0" y="0"/>
            <wp:positionH relativeFrom="column">
              <wp:posOffset>7046</wp:posOffset>
            </wp:positionH>
            <wp:positionV relativeFrom="paragraph">
              <wp:posOffset>49</wp:posOffset>
            </wp:positionV>
            <wp:extent cx="9530056" cy="6742430"/>
            <wp:effectExtent l="0" t="0" r="0" b="0"/>
            <wp:wrapTopAndBottom/>
            <wp:docPr id="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lang w:eastAsia="en-GB"/>
        </w:rPr>
        <mc:AlternateContent>
          <mc:Choice Requires="wps">
            <w:drawing>
              <wp:anchor distT="0" distB="0" distL="114300" distR="114300" simplePos="0" relativeHeight="251676672" behindDoc="0" locked="0" layoutInCell="1" allowOverlap="1" wp14:anchorId="0750098D" wp14:editId="248B2743">
                <wp:simplePos x="0" y="0"/>
                <wp:positionH relativeFrom="column">
                  <wp:posOffset>78828</wp:posOffset>
                </wp:positionH>
                <wp:positionV relativeFrom="paragraph">
                  <wp:posOffset>6416567</wp:posOffset>
                </wp:positionV>
                <wp:extent cx="9373870" cy="4572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58E8F8EB" w14:textId="77777777" w:rsidR="00BD47CB" w:rsidRPr="003A0C00" w:rsidRDefault="00BD47CB" w:rsidP="00D2478A">
                            <w:pPr>
                              <w:spacing w:line="240" w:lineRule="auto"/>
                              <w:rPr>
                                <w:rFonts w:cs="Calibri"/>
                                <w:b/>
                                <w:noProof/>
                              </w:rPr>
                            </w:pPr>
                            <w:bookmarkStart w:id="157" w:name="_Toc10372575"/>
                            <w:bookmarkStart w:id="158" w:name="_Toc10475430"/>
                            <w:bookmarkStart w:id="159" w:name="_Toc1081082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53</w:t>
                            </w:r>
                            <w:r w:rsidRPr="003A0C00">
                              <w:rPr>
                                <w:b/>
                              </w:rPr>
                              <w:fldChar w:fldCharType="end"/>
                            </w:r>
                            <w:r>
                              <w:t>. Excess relative risk</w:t>
                            </w:r>
                            <w:r w:rsidRPr="000A5E83">
                              <w:t xml:space="preserve"> in </w:t>
                            </w:r>
                            <w:r>
                              <w:t xml:space="preserve">cerebrovascular disease </w:t>
                            </w:r>
                            <w:r w:rsidRPr="000A5E83">
                              <w:t xml:space="preserve">death rates in year in which each month was +1°C compared with 1980-2009 norm temperatures by </w:t>
                            </w:r>
                            <w:r>
                              <w:t>month</w:t>
                            </w:r>
                            <w:r w:rsidRPr="000A5E83">
                              <w:t>, sex and age group.</w:t>
                            </w:r>
                            <w:bookmarkEnd w:id="157"/>
                            <w:bookmarkEnd w:id="158"/>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0098D" id="Text Box 81" o:spid="_x0000_s1033" type="#_x0000_t202" style="position:absolute;left:0;text-align:left;margin-left:6.2pt;margin-top:505.25pt;width:738.1pt;height:3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" fillcolor="white [3201]" stroked="f" strokeweight="1pt">
                <v:textbox inset="0,0,0,0">
                  <w:txbxContent>
                    <w:p w14:paraId="58E8F8EB" w14:textId="77777777" w:rsidR="00BD47CB" w:rsidRPr="003A0C00" w:rsidRDefault="00BD47CB" w:rsidP="00D2478A">
                      <w:pPr>
                        <w:spacing w:line="240" w:lineRule="auto"/>
                        <w:rPr>
                          <w:rFonts w:cs="Calibri"/>
                          <w:b/>
                          <w:noProof/>
                        </w:rPr>
                      </w:pPr>
                      <w:bookmarkStart w:id="160" w:name="_Toc10372575"/>
                      <w:bookmarkStart w:id="161" w:name="_Toc10475430"/>
                      <w:bookmarkStart w:id="162" w:name="_Toc1081082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53</w:t>
                      </w:r>
                      <w:r w:rsidRPr="003A0C00">
                        <w:rPr>
                          <w:b/>
                        </w:rPr>
                        <w:fldChar w:fldCharType="end"/>
                      </w:r>
                      <w:r>
                        <w:t>. Excess relative risk</w:t>
                      </w:r>
                      <w:r w:rsidRPr="000A5E83">
                        <w:t xml:space="preserve"> in </w:t>
                      </w:r>
                      <w:r>
                        <w:t xml:space="preserve">cerebrovascular disease </w:t>
                      </w:r>
                      <w:r w:rsidRPr="000A5E83">
                        <w:t xml:space="preserve">death rates in year in which each month was +1°C compared with 1980-2009 norm temperatures by </w:t>
                      </w:r>
                      <w:r>
                        <w:t>month</w:t>
                      </w:r>
                      <w:r w:rsidRPr="000A5E83">
                        <w:t>, sex and age group.</w:t>
                      </w:r>
                      <w:bookmarkEnd w:id="160"/>
                      <w:bookmarkEnd w:id="161"/>
                      <w:bookmarkEnd w:id="162"/>
                    </w:p>
                  </w:txbxContent>
                </v:textbox>
              </v:shape>
            </w:pict>
          </mc:Fallback>
        </mc:AlternateContent>
      </w:r>
    </w:p>
    <w:p w14:paraId="3CCC50C0" w14:textId="77777777" w:rsidR="00D2478A" w:rsidRPr="00F64CB3" w:rsidRDefault="00D2478A" w:rsidP="00D2478A">
      <w:pPr>
        <w:spacing w:after="0" w:line="240" w:lineRule="auto"/>
        <w:jc w:val="left"/>
        <w:rPr>
          <w:rFonts w:cs="Calibri"/>
          <w:strike/>
          <w:szCs w:val="24"/>
        </w:rPr>
      </w:pPr>
      <w:r w:rsidRPr="00D133E4">
        <w:rPr>
          <w:rFonts w:cs="Calibri"/>
          <w:strike/>
          <w:noProof/>
          <w:szCs w:val="24"/>
          <w:lang w:eastAsia="en-GB"/>
        </w:rPr>
        <w:lastRenderedPageBreak/>
        <mc:AlternateContent>
          <mc:Choice Requires="wps">
            <w:drawing>
              <wp:anchor distT="0" distB="0" distL="114300" distR="114300" simplePos="0" relativeHeight="251660288" behindDoc="0" locked="0" layoutInCell="1" allowOverlap="1" wp14:anchorId="096E024B" wp14:editId="5C5ABFA0">
                <wp:simplePos x="0" y="0"/>
                <wp:positionH relativeFrom="column">
                  <wp:posOffset>12700</wp:posOffset>
                </wp:positionH>
                <wp:positionV relativeFrom="paragraph">
                  <wp:posOffset>6409690</wp:posOffset>
                </wp:positionV>
                <wp:extent cx="9373870" cy="431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9373870" cy="431800"/>
                        </a:xfrm>
                        <a:prstGeom prst="rect">
                          <a:avLst/>
                        </a:prstGeom>
                        <a:solidFill>
                          <a:prstClr val="white"/>
                        </a:solidFill>
                        <a:ln>
                          <a:noFill/>
                        </a:ln>
                      </wps:spPr>
                      <wps:txbx>
                        <w:txbxContent>
                          <w:p w14:paraId="77F94169" w14:textId="77777777" w:rsidR="00BD47CB" w:rsidRPr="00752547" w:rsidRDefault="00BD47CB" w:rsidP="00D2478A">
                            <w:pPr>
                              <w:spacing w:line="240" w:lineRule="auto"/>
                              <w:rPr>
                                <w:rFonts w:cs="Calibri"/>
                                <w:b/>
                                <w:noProof/>
                              </w:rPr>
                            </w:pPr>
                            <w:bookmarkStart w:id="163" w:name="_Ref10385889"/>
                            <w:bookmarkStart w:id="164" w:name="_Toc10372576"/>
                            <w:bookmarkStart w:id="165" w:name="_Toc10475431"/>
                            <w:bookmarkStart w:id="166" w:name="_Toc1081082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54</w:t>
                            </w:r>
                            <w:r w:rsidRPr="00752547">
                              <w:rPr>
                                <w:b/>
                              </w:rPr>
                              <w:fldChar w:fldCharType="end"/>
                            </w:r>
                            <w:bookmarkEnd w:id="163"/>
                            <w:r w:rsidRPr="00752547">
                              <w:t xml:space="preserve">. </w:t>
                            </w:r>
                            <w:r>
                              <w:t>Excess relative risk</w:t>
                            </w:r>
                            <w:r w:rsidRPr="000A5E83">
                              <w:t xml:space="preserve"> </w:t>
                            </w:r>
                            <w:r w:rsidRPr="00752547">
                              <w:t xml:space="preserve">in </w:t>
                            </w:r>
                            <w:r>
                              <w:t>other cardiovascular disease</w:t>
                            </w:r>
                            <w:r w:rsidRPr="00752547">
                              <w:t xml:space="preserve"> death rates in year in which each month was +1°C compared with 1980-2009 norm temperatures by month, sex and age group</w:t>
                            </w:r>
                            <w:r>
                              <w:t>.</w:t>
                            </w:r>
                            <w:bookmarkEnd w:id="164"/>
                            <w:bookmarkEnd w:id="165"/>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6E024B" id="Text Box 102" o:spid="_x0000_s1034" type="#_x0000_t202" style="position:absolute;margin-left:1pt;margin-top:504.7pt;width:738.1pt;height: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" stroked="f">
                <v:textbox inset="0,0,0,0">
                  <w:txbxContent>
                    <w:p w14:paraId="77F94169" w14:textId="77777777" w:rsidR="00BD47CB" w:rsidRPr="00752547" w:rsidRDefault="00BD47CB" w:rsidP="00D2478A">
                      <w:pPr>
                        <w:spacing w:line="240" w:lineRule="auto"/>
                        <w:rPr>
                          <w:rFonts w:cs="Calibri"/>
                          <w:b/>
                          <w:noProof/>
                        </w:rPr>
                      </w:pPr>
                      <w:bookmarkStart w:id="167" w:name="_Ref10385889"/>
                      <w:bookmarkStart w:id="168" w:name="_Toc10372576"/>
                      <w:bookmarkStart w:id="169" w:name="_Toc10475431"/>
                      <w:bookmarkStart w:id="170" w:name="_Toc1081082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54</w:t>
                      </w:r>
                      <w:r w:rsidRPr="00752547">
                        <w:rPr>
                          <w:b/>
                        </w:rPr>
                        <w:fldChar w:fldCharType="end"/>
                      </w:r>
                      <w:bookmarkEnd w:id="167"/>
                      <w:r w:rsidRPr="00752547">
                        <w:t xml:space="preserve">. </w:t>
                      </w:r>
                      <w:r>
                        <w:t>Excess relative risk</w:t>
                      </w:r>
                      <w:r w:rsidRPr="000A5E83">
                        <w:t xml:space="preserve"> </w:t>
                      </w:r>
                      <w:r w:rsidRPr="00752547">
                        <w:t xml:space="preserve">in </w:t>
                      </w:r>
                      <w:r>
                        <w:t>other cardiovascular disease</w:t>
                      </w:r>
                      <w:r w:rsidRPr="00752547">
                        <w:t xml:space="preserve"> death rates in year in which each month was +1°C compared with 1980-2009 norm temperatures by month, sex and age group</w:t>
                      </w:r>
                      <w:r>
                        <w:t>.</w:t>
                      </w:r>
                      <w:bookmarkEnd w:id="168"/>
                      <w:bookmarkEnd w:id="169"/>
                      <w:bookmarkEnd w:id="170"/>
                    </w:p>
                  </w:txbxContent>
                </v:textbox>
              </v:shape>
            </w:pict>
          </mc:Fallback>
        </mc:AlternateContent>
      </w:r>
      <w:r w:rsidRPr="00F64CB3">
        <w:rPr>
          <w:rFonts w:cs="Calibri"/>
          <w:strike/>
          <w:szCs w:val="24"/>
        </w:rPr>
        <w:br w:type="page"/>
      </w:r>
      <w:r w:rsidRPr="00D133E4">
        <w:rPr>
          <w:rFonts w:cs="Calibri"/>
          <w:strike/>
          <w:noProof/>
          <w:szCs w:val="24"/>
          <w:lang w:eastAsia="en-GB"/>
        </w:rPr>
        <w:drawing>
          <wp:anchor distT="0" distB="0" distL="114300" distR="114300" simplePos="0" relativeHeight="251659264" behindDoc="0" locked="0" layoutInCell="1" allowOverlap="1" wp14:anchorId="207648CD" wp14:editId="74D3949F">
            <wp:simplePos x="0" y="0"/>
            <wp:positionH relativeFrom="column">
              <wp:posOffset>7034</wp:posOffset>
            </wp:positionH>
            <wp:positionV relativeFrom="paragraph">
              <wp:posOffset>49</wp:posOffset>
            </wp:positionV>
            <wp:extent cx="9530056" cy="6742430"/>
            <wp:effectExtent l="0" t="0" r="0" b="0"/>
            <wp:wrapTopAndBottom/>
            <wp:docPr id="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2B54A" w14:textId="77777777" w:rsidR="00D2478A" w:rsidRPr="00F64CB3" w:rsidRDefault="00D2478A" w:rsidP="00D2478A">
      <w:pPr>
        <w:ind w:firstLine="720"/>
        <w:rPr>
          <w:rFonts w:cs="Calibri"/>
          <w:strike/>
          <w:szCs w:val="24"/>
        </w:rPr>
        <w:sectPr w:rsidR="00D2478A" w:rsidRPr="00F64CB3" w:rsidSect="00BD47CB">
          <w:type w:val="continuous"/>
          <w:pgSz w:w="16840" w:h="11900" w:orient="landscape"/>
          <w:pgMar w:top="720" w:right="720" w:bottom="720" w:left="720" w:header="720" w:footer="720" w:gutter="0"/>
          <w:cols w:space="720"/>
          <w:docGrid w:linePitch="360"/>
        </w:sectPr>
      </w:pPr>
      <w:r w:rsidRPr="00D133E4">
        <w:rPr>
          <w:rFonts w:cs="Calibri"/>
          <w:strike/>
          <w:noProof/>
          <w:szCs w:val="24"/>
          <w:lang w:eastAsia="en-GB"/>
        </w:rPr>
        <w:lastRenderedPageBreak/>
        <w:drawing>
          <wp:anchor distT="0" distB="0" distL="114300" distR="114300" simplePos="0" relativeHeight="251677696" behindDoc="0" locked="0" layoutInCell="1" allowOverlap="1" wp14:anchorId="73F981C8" wp14:editId="45F4D6C2">
            <wp:simplePos x="0" y="0"/>
            <wp:positionH relativeFrom="column">
              <wp:posOffset>63317</wp:posOffset>
            </wp:positionH>
            <wp:positionV relativeFrom="paragraph">
              <wp:posOffset>49</wp:posOffset>
            </wp:positionV>
            <wp:extent cx="9530056" cy="6742430"/>
            <wp:effectExtent l="0" t="0" r="0" b="0"/>
            <wp:wrapTopAndBottom/>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lang w:eastAsia="en-GB"/>
        </w:rPr>
        <mc:AlternateContent>
          <mc:Choice Requires="wps">
            <w:drawing>
              <wp:anchor distT="0" distB="0" distL="114300" distR="114300" simplePos="0" relativeHeight="251678720" behindDoc="0" locked="0" layoutInCell="1" allowOverlap="1" wp14:anchorId="5CDFA91E" wp14:editId="0B67B92C">
                <wp:simplePos x="0" y="0"/>
                <wp:positionH relativeFrom="column">
                  <wp:posOffset>0</wp:posOffset>
                </wp:positionH>
                <wp:positionV relativeFrom="paragraph">
                  <wp:posOffset>6456571</wp:posOffset>
                </wp:positionV>
                <wp:extent cx="9373870" cy="3937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6D7FCFF5" w14:textId="77777777" w:rsidR="00BD47CB" w:rsidRPr="003A0C00" w:rsidRDefault="00BD47CB" w:rsidP="00D2478A">
                            <w:pPr>
                              <w:spacing w:line="240" w:lineRule="auto"/>
                              <w:rPr>
                                <w:rFonts w:cs="Calibri"/>
                                <w:b/>
                                <w:noProof/>
                              </w:rPr>
                            </w:pPr>
                            <w:bookmarkStart w:id="171" w:name="_Toc10372578"/>
                            <w:bookmarkStart w:id="172" w:name="_Toc10475432"/>
                            <w:bookmarkStart w:id="173" w:name="_Toc1081082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55</w:t>
                            </w:r>
                            <w:r w:rsidRPr="003A0C00">
                              <w:rPr>
                                <w:b/>
                              </w:rPr>
                              <w:fldChar w:fldCharType="end"/>
                            </w:r>
                            <w:r>
                              <w:t>. Excess relative risk</w:t>
                            </w:r>
                            <w:r w:rsidRPr="000A5E83">
                              <w:t xml:space="preserve"> in </w:t>
                            </w:r>
                            <w:r>
                              <w:t xml:space="preserve">COPD </w:t>
                            </w:r>
                            <w:r w:rsidRPr="000A5E83">
                              <w:t xml:space="preserve">death rates in year in which each month was +1°C compared with 1980-2009 norm temperatures by </w:t>
                            </w:r>
                            <w:r>
                              <w:t>month</w:t>
                            </w:r>
                            <w:r w:rsidRPr="000A5E83">
                              <w:t>, sex and age group.</w:t>
                            </w:r>
                            <w:bookmarkEnd w:id="171"/>
                            <w:bookmarkEnd w:id="172"/>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FA91E" id="Text Box 104" o:spid="_x0000_s1035" type="#_x0000_t202" style="position:absolute;left:0;text-align:left;margin-left:0;margin-top:508.4pt;width:738.1pt;height:3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" stroked="f">
                <v:textbox inset="0,0,0,0">
                  <w:txbxContent>
                    <w:p w14:paraId="6D7FCFF5" w14:textId="77777777" w:rsidR="00BD47CB" w:rsidRPr="003A0C00" w:rsidRDefault="00BD47CB" w:rsidP="00D2478A">
                      <w:pPr>
                        <w:spacing w:line="240" w:lineRule="auto"/>
                        <w:rPr>
                          <w:rFonts w:cs="Calibri"/>
                          <w:b/>
                          <w:noProof/>
                        </w:rPr>
                      </w:pPr>
                      <w:bookmarkStart w:id="174" w:name="_Toc10372578"/>
                      <w:bookmarkStart w:id="175" w:name="_Toc10475432"/>
                      <w:bookmarkStart w:id="176" w:name="_Toc1081082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55</w:t>
                      </w:r>
                      <w:r w:rsidRPr="003A0C00">
                        <w:rPr>
                          <w:b/>
                        </w:rPr>
                        <w:fldChar w:fldCharType="end"/>
                      </w:r>
                      <w:r>
                        <w:t>. Excess relative risk</w:t>
                      </w:r>
                      <w:r w:rsidRPr="000A5E83">
                        <w:t xml:space="preserve"> in </w:t>
                      </w:r>
                      <w:r>
                        <w:t xml:space="preserve">COPD </w:t>
                      </w:r>
                      <w:r w:rsidRPr="000A5E83">
                        <w:t xml:space="preserve">death rates in year in which each month was +1°C compared with 1980-2009 norm temperatures by </w:t>
                      </w:r>
                      <w:r>
                        <w:t>month</w:t>
                      </w:r>
                      <w:r w:rsidRPr="000A5E83">
                        <w:t>, sex and age group.</w:t>
                      </w:r>
                      <w:bookmarkEnd w:id="174"/>
                      <w:bookmarkEnd w:id="175"/>
                      <w:bookmarkEnd w:id="176"/>
                    </w:p>
                  </w:txbxContent>
                </v:textbox>
              </v:shape>
            </w:pict>
          </mc:Fallback>
        </mc:AlternateContent>
      </w:r>
    </w:p>
    <w:p w14:paraId="6B317BB2" w14:textId="77777777" w:rsidR="00D2478A" w:rsidRPr="00F64CB3" w:rsidRDefault="00D2478A" w:rsidP="00D2478A">
      <w:pPr>
        <w:spacing w:after="0" w:line="240" w:lineRule="auto"/>
        <w:jc w:val="left"/>
        <w:rPr>
          <w:rFonts w:cs="Calibri"/>
          <w:strike/>
          <w:szCs w:val="24"/>
        </w:rPr>
        <w:sectPr w:rsidR="00D2478A" w:rsidRPr="00F64CB3" w:rsidSect="00BD47CB">
          <w:type w:val="continuous"/>
          <w:pgSz w:w="16840" w:h="11900" w:orient="landscape"/>
          <w:pgMar w:top="720" w:right="720" w:bottom="720" w:left="720" w:header="720" w:footer="720" w:gutter="0"/>
          <w:cols w:space="720"/>
          <w:docGrid w:linePitch="360"/>
        </w:sectPr>
      </w:pPr>
      <w:r w:rsidRPr="00F64CB3">
        <w:rPr>
          <w:rFonts w:cs="Calibri"/>
          <w:strike/>
          <w:szCs w:val="24"/>
        </w:rPr>
        <w:lastRenderedPageBreak/>
        <w:br w:type="page"/>
      </w:r>
      <w:r w:rsidRPr="00D133E4">
        <w:rPr>
          <w:rFonts w:cs="Calibri"/>
          <w:strike/>
          <w:noProof/>
          <w:szCs w:val="24"/>
          <w:lang w:eastAsia="en-GB"/>
        </w:rPr>
        <w:drawing>
          <wp:anchor distT="0" distB="0" distL="114300" distR="114300" simplePos="0" relativeHeight="251679744" behindDoc="0" locked="0" layoutInCell="1" allowOverlap="1" wp14:anchorId="25377539" wp14:editId="5B98D3F0">
            <wp:simplePos x="0" y="0"/>
            <wp:positionH relativeFrom="column">
              <wp:posOffset>49403</wp:posOffset>
            </wp:positionH>
            <wp:positionV relativeFrom="paragraph">
              <wp:posOffset>49</wp:posOffset>
            </wp:positionV>
            <wp:extent cx="9270668" cy="6558915"/>
            <wp:effectExtent l="0" t="0" r="0" b="0"/>
            <wp:wrapTopAndBottom/>
            <wp:docPr id="13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lang w:eastAsia="en-GB"/>
        </w:rPr>
        <mc:AlternateContent>
          <mc:Choice Requires="wps">
            <w:drawing>
              <wp:anchor distT="0" distB="0" distL="114300" distR="114300" simplePos="0" relativeHeight="251680768" behindDoc="0" locked="0" layoutInCell="1" allowOverlap="1" wp14:anchorId="11077BED" wp14:editId="6729EF7D">
                <wp:simplePos x="0" y="0"/>
                <wp:positionH relativeFrom="column">
                  <wp:posOffset>0</wp:posOffset>
                </wp:positionH>
                <wp:positionV relativeFrom="paragraph">
                  <wp:posOffset>6470759</wp:posOffset>
                </wp:positionV>
                <wp:extent cx="9373870" cy="353060"/>
                <wp:effectExtent l="0" t="0" r="0" b="2540"/>
                <wp:wrapNone/>
                <wp:docPr id="105" name="Text Box 105"/>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22A32EA1" w14:textId="77777777" w:rsidR="00BD47CB" w:rsidRPr="003A0C00" w:rsidRDefault="00BD47CB" w:rsidP="00D2478A">
                            <w:pPr>
                              <w:spacing w:line="240" w:lineRule="auto"/>
                              <w:rPr>
                                <w:rFonts w:cs="Calibri"/>
                                <w:b/>
                                <w:noProof/>
                              </w:rPr>
                            </w:pPr>
                            <w:bookmarkStart w:id="177" w:name="_Ref10551285"/>
                            <w:bookmarkStart w:id="178" w:name="_Toc10372579"/>
                            <w:bookmarkStart w:id="179" w:name="_Toc10475433"/>
                            <w:bookmarkStart w:id="180" w:name="_Toc1081082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56</w:t>
                            </w:r>
                            <w:r w:rsidRPr="003A0C00">
                              <w:rPr>
                                <w:b/>
                              </w:rPr>
                              <w:fldChar w:fldCharType="end"/>
                            </w:r>
                            <w:bookmarkEnd w:id="177"/>
                            <w:r>
                              <w:t>. Excess relative risk</w:t>
                            </w:r>
                            <w:r w:rsidRPr="000A5E83">
                              <w:t xml:space="preserve"> in </w:t>
                            </w:r>
                            <w:r>
                              <w:t xml:space="preserve">respiratory infection </w:t>
                            </w:r>
                            <w:r w:rsidRPr="000A5E83">
                              <w:t xml:space="preserve">death rates in year in which each month was +1°C compared with 1980-2009 norm temperatures by </w:t>
                            </w:r>
                            <w:r>
                              <w:t>month</w:t>
                            </w:r>
                            <w:r w:rsidRPr="000A5E83">
                              <w:t>, sex and age group.</w:t>
                            </w:r>
                            <w:bookmarkEnd w:id="178"/>
                            <w:bookmarkEnd w:id="179"/>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077BED" id="Text Box 105" o:spid="_x0000_s1036" type="#_x0000_t202" style="position:absolute;margin-left:0;margin-top:509.5pt;width:738.1pt;height:27.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" stroked="f">
                <v:textbox inset="0,0,0,0">
                  <w:txbxContent>
                    <w:p w14:paraId="22A32EA1" w14:textId="77777777" w:rsidR="00BD47CB" w:rsidRPr="003A0C00" w:rsidRDefault="00BD47CB" w:rsidP="00D2478A">
                      <w:pPr>
                        <w:spacing w:line="240" w:lineRule="auto"/>
                        <w:rPr>
                          <w:rFonts w:cs="Calibri"/>
                          <w:b/>
                          <w:noProof/>
                        </w:rPr>
                      </w:pPr>
                      <w:bookmarkStart w:id="181" w:name="_Ref10551285"/>
                      <w:bookmarkStart w:id="182" w:name="_Toc10372579"/>
                      <w:bookmarkStart w:id="183" w:name="_Toc10475433"/>
                      <w:bookmarkStart w:id="184" w:name="_Toc1081082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56</w:t>
                      </w:r>
                      <w:r w:rsidRPr="003A0C00">
                        <w:rPr>
                          <w:b/>
                        </w:rPr>
                        <w:fldChar w:fldCharType="end"/>
                      </w:r>
                      <w:bookmarkEnd w:id="181"/>
                      <w:r>
                        <w:t>. Excess relative risk</w:t>
                      </w:r>
                      <w:r w:rsidRPr="000A5E83">
                        <w:t xml:space="preserve"> in </w:t>
                      </w:r>
                      <w:r>
                        <w:t xml:space="preserve">respiratory infection </w:t>
                      </w:r>
                      <w:r w:rsidRPr="000A5E83">
                        <w:t xml:space="preserve">death rates in year in which each month was +1°C compared with 1980-2009 norm temperatures by </w:t>
                      </w:r>
                      <w:r>
                        <w:t>month</w:t>
                      </w:r>
                      <w:r w:rsidRPr="000A5E83">
                        <w:t>, sex and age group.</w:t>
                      </w:r>
                      <w:bookmarkEnd w:id="182"/>
                      <w:bookmarkEnd w:id="183"/>
                      <w:bookmarkEnd w:id="184"/>
                    </w:p>
                  </w:txbxContent>
                </v:textbox>
              </v:shape>
            </w:pict>
          </mc:Fallback>
        </mc:AlternateContent>
      </w:r>
    </w:p>
    <w:p w14:paraId="6463551F" w14:textId="77777777" w:rsidR="00D2478A" w:rsidRPr="00F64CB3" w:rsidRDefault="00D2478A" w:rsidP="00D2478A">
      <w:pPr>
        <w:ind w:firstLine="720"/>
        <w:rPr>
          <w:rFonts w:cs="Calibri"/>
          <w:strike/>
          <w:szCs w:val="24"/>
        </w:rPr>
        <w:sectPr w:rsidR="00D2478A" w:rsidRPr="00F64CB3" w:rsidSect="00BD47CB">
          <w:type w:val="continuous"/>
          <w:pgSz w:w="16840" w:h="11900" w:orient="landscape"/>
          <w:pgMar w:top="720" w:right="720" w:bottom="720" w:left="720" w:header="720" w:footer="720" w:gutter="0"/>
          <w:cols w:space="720"/>
          <w:docGrid w:linePitch="360"/>
        </w:sectPr>
      </w:pPr>
      <w:r w:rsidRPr="00D133E4">
        <w:rPr>
          <w:rFonts w:cs="Calibri"/>
          <w:strike/>
          <w:noProof/>
          <w:szCs w:val="24"/>
          <w:lang w:eastAsia="en-GB"/>
        </w:rPr>
        <w:lastRenderedPageBreak/>
        <w:drawing>
          <wp:anchor distT="0" distB="0" distL="114300" distR="114300" simplePos="0" relativeHeight="251681792" behindDoc="0" locked="0" layoutInCell="1" allowOverlap="1" wp14:anchorId="4ED577AF" wp14:editId="6E5D5647">
            <wp:simplePos x="0" y="0"/>
            <wp:positionH relativeFrom="column">
              <wp:posOffset>7177</wp:posOffset>
            </wp:positionH>
            <wp:positionV relativeFrom="paragraph">
              <wp:posOffset>49</wp:posOffset>
            </wp:positionV>
            <wp:extent cx="9529158" cy="6741795"/>
            <wp:effectExtent l="0" t="0" r="0" b="0"/>
            <wp:wrapTopAndBottom/>
            <wp:docPr id="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rFonts w:cs="Calibri"/>
          <w:strike/>
          <w:noProof/>
          <w:szCs w:val="24"/>
          <w:lang w:eastAsia="en-GB"/>
        </w:rPr>
        <mc:AlternateContent>
          <mc:Choice Requires="wps">
            <w:drawing>
              <wp:anchor distT="0" distB="0" distL="114300" distR="114300" simplePos="0" relativeHeight="251682816" behindDoc="0" locked="0" layoutInCell="1" allowOverlap="1" wp14:anchorId="0DC3DC9B" wp14:editId="2DF2CEB2">
                <wp:simplePos x="0" y="0"/>
                <wp:positionH relativeFrom="column">
                  <wp:posOffset>0</wp:posOffset>
                </wp:positionH>
                <wp:positionV relativeFrom="paragraph">
                  <wp:posOffset>6439426</wp:posOffset>
                </wp:positionV>
                <wp:extent cx="9373870" cy="368935"/>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6C3BB76D" w14:textId="77777777" w:rsidR="00BD47CB" w:rsidRPr="00752547" w:rsidRDefault="00BD47CB" w:rsidP="00D2478A">
                            <w:pPr>
                              <w:spacing w:line="240" w:lineRule="auto"/>
                              <w:rPr>
                                <w:rFonts w:cs="Calibri"/>
                                <w:b/>
                                <w:noProof/>
                              </w:rPr>
                            </w:pPr>
                            <w:bookmarkStart w:id="185" w:name="_Ref10723658"/>
                            <w:bookmarkStart w:id="186" w:name="_Toc10372580"/>
                            <w:bookmarkStart w:id="187" w:name="_Toc10475434"/>
                            <w:bookmarkStart w:id="188" w:name="_Toc1081082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57</w:t>
                            </w:r>
                            <w:r w:rsidRPr="00752547">
                              <w:rPr>
                                <w:b/>
                              </w:rPr>
                              <w:fldChar w:fldCharType="end"/>
                            </w:r>
                            <w:bookmarkEnd w:id="185"/>
                            <w:r w:rsidRPr="00752547">
                              <w:t xml:space="preserve">. </w:t>
                            </w:r>
                            <w:r>
                              <w:t>Excess relative risk</w:t>
                            </w:r>
                            <w:r w:rsidRPr="000A5E83">
                              <w:t xml:space="preserve"> </w:t>
                            </w:r>
                            <w:r w:rsidRPr="00752547">
                              <w:t xml:space="preserve">in other </w:t>
                            </w:r>
                            <w:r>
                              <w:t>respiratory disease</w:t>
                            </w:r>
                            <w:r w:rsidRPr="00752547">
                              <w:t xml:space="preserve"> death rates in year in which each month was +1°C compared with 1980-2009 norm temperatures by month, sex and age group.</w:t>
                            </w:r>
                            <w:bookmarkEnd w:id="186"/>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C3DC9B" id="Text Box 106" o:spid="_x0000_s1037" type="#_x0000_t202" style="position:absolute;left:0;text-align:left;margin-left:0;margin-top:507.05pt;width:738.1pt;height:29.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" stroked="f">
                <v:textbox inset="0,0,0,0">
                  <w:txbxContent>
                    <w:p w14:paraId="6C3BB76D" w14:textId="77777777" w:rsidR="00BD47CB" w:rsidRPr="00752547" w:rsidRDefault="00BD47CB" w:rsidP="00D2478A">
                      <w:pPr>
                        <w:spacing w:line="240" w:lineRule="auto"/>
                        <w:rPr>
                          <w:rFonts w:cs="Calibri"/>
                          <w:b/>
                          <w:noProof/>
                        </w:rPr>
                      </w:pPr>
                      <w:bookmarkStart w:id="189" w:name="_Ref10723658"/>
                      <w:bookmarkStart w:id="190" w:name="_Toc10372580"/>
                      <w:bookmarkStart w:id="191" w:name="_Toc10475434"/>
                      <w:bookmarkStart w:id="192" w:name="_Toc1081082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57</w:t>
                      </w:r>
                      <w:r w:rsidRPr="00752547">
                        <w:rPr>
                          <w:b/>
                        </w:rPr>
                        <w:fldChar w:fldCharType="end"/>
                      </w:r>
                      <w:bookmarkEnd w:id="189"/>
                      <w:r w:rsidRPr="00752547">
                        <w:t xml:space="preserve">. </w:t>
                      </w:r>
                      <w:r>
                        <w:t>Excess relative risk</w:t>
                      </w:r>
                      <w:r w:rsidRPr="000A5E83">
                        <w:t xml:space="preserve"> </w:t>
                      </w:r>
                      <w:r w:rsidRPr="00752547">
                        <w:t xml:space="preserve">in other </w:t>
                      </w:r>
                      <w:r>
                        <w:t>respiratory disease</w:t>
                      </w:r>
                      <w:r w:rsidRPr="00752547">
                        <w:t xml:space="preserve"> death rates in year in which each month was +1°C compared with 1980-2009 norm temperatures by month, sex and age group.</w:t>
                      </w:r>
                      <w:bookmarkEnd w:id="190"/>
                      <w:bookmarkEnd w:id="191"/>
                      <w:bookmarkEnd w:id="192"/>
                    </w:p>
                  </w:txbxContent>
                </v:textbox>
              </v:shape>
            </w:pict>
          </mc:Fallback>
        </mc:AlternateContent>
      </w:r>
    </w:p>
    <w:p w14:paraId="51C57109" w14:textId="77777777" w:rsidR="00D2478A" w:rsidRPr="00F64CB3" w:rsidRDefault="00D2478A" w:rsidP="00D2478A">
      <w:pPr>
        <w:sectPr w:rsidR="00D2478A" w:rsidRPr="00F64CB3" w:rsidSect="00BD47CB">
          <w:type w:val="continuous"/>
          <w:pgSz w:w="16840" w:h="11900" w:orient="landscape"/>
          <w:pgMar w:top="720" w:right="720" w:bottom="720" w:left="720" w:header="720" w:footer="720" w:gutter="0"/>
          <w:cols w:space="720"/>
          <w:docGrid w:linePitch="360"/>
        </w:sectPr>
      </w:pPr>
      <w:r w:rsidRPr="00D133E4">
        <w:rPr>
          <w:noProof/>
          <w:lang w:eastAsia="en-GB"/>
        </w:rPr>
        <w:lastRenderedPageBreak/>
        <w:drawing>
          <wp:anchor distT="0" distB="0" distL="114300" distR="114300" simplePos="0" relativeHeight="251683840" behindDoc="0" locked="0" layoutInCell="1" allowOverlap="1" wp14:anchorId="56F058D5" wp14:editId="5D8CB8DF">
            <wp:simplePos x="0" y="0"/>
            <wp:positionH relativeFrom="column">
              <wp:posOffset>6985</wp:posOffset>
            </wp:positionH>
            <wp:positionV relativeFrom="paragraph">
              <wp:posOffset>0</wp:posOffset>
            </wp:positionV>
            <wp:extent cx="9530056" cy="6742430"/>
            <wp:effectExtent l="0" t="0" r="0" b="0"/>
            <wp:wrapTopAndBottom/>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3E4">
        <w:rPr>
          <w:noProof/>
          <w:lang w:eastAsia="en-GB"/>
        </w:rPr>
        <mc:AlternateContent>
          <mc:Choice Requires="wps">
            <w:drawing>
              <wp:anchor distT="0" distB="0" distL="114300" distR="114300" simplePos="0" relativeHeight="251684864" behindDoc="0" locked="0" layoutInCell="1" allowOverlap="1" wp14:anchorId="7A9D2683" wp14:editId="79DB782E">
                <wp:simplePos x="0" y="0"/>
                <wp:positionH relativeFrom="column">
                  <wp:posOffset>152400</wp:posOffset>
                </wp:positionH>
                <wp:positionV relativeFrom="paragraph">
                  <wp:posOffset>6527800</wp:posOffset>
                </wp:positionV>
                <wp:extent cx="9373870" cy="368935"/>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66A91A16" w14:textId="77777777" w:rsidR="00BD47CB" w:rsidRPr="00752547" w:rsidRDefault="00BD47CB" w:rsidP="00D2478A">
                            <w:pPr>
                              <w:spacing w:line="240" w:lineRule="auto"/>
                              <w:rPr>
                                <w:rFonts w:cs="Calibri"/>
                                <w:b/>
                                <w:noProof/>
                              </w:rPr>
                            </w:pPr>
                            <w:bookmarkStart w:id="193" w:name="_Ref10539962"/>
                            <w:bookmarkStart w:id="194" w:name="_Toc10372581"/>
                            <w:bookmarkStart w:id="195" w:name="_Toc10475435"/>
                            <w:bookmarkStart w:id="196" w:name="_Toc1081082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58</w:t>
                            </w:r>
                            <w:r w:rsidRPr="00752547">
                              <w:rPr>
                                <w:b/>
                              </w:rPr>
                              <w:fldChar w:fldCharType="end"/>
                            </w:r>
                            <w:bookmarkEnd w:id="193"/>
                            <w:r w:rsidRPr="00752547">
                              <w:t xml:space="preserve">. </w:t>
                            </w:r>
                            <w:r>
                              <w:t>Excess relative risk</w:t>
                            </w:r>
                            <w:r w:rsidRPr="000A5E83">
                              <w:t xml:space="preserve"> </w:t>
                            </w:r>
                            <w:r w:rsidRPr="00752547">
                              <w:t xml:space="preserve">in </w:t>
                            </w:r>
                            <w:r>
                              <w:t>cancer</w:t>
                            </w:r>
                            <w:r w:rsidRPr="00752547">
                              <w:t xml:space="preserve"> death rates in year in which each month was +1°C compared with 1980-2009 norm temperatures by month, sex and age group.</w:t>
                            </w:r>
                            <w:bookmarkEnd w:id="194"/>
                            <w:bookmarkEnd w:id="195"/>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9D2683" id="Text Box 142" o:spid="_x0000_s1038" type="#_x0000_t202" style="position:absolute;left:0;text-align:left;margin-left:12pt;margin-top:514pt;width:738.1pt;height:29.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" stroked="f">
                <v:textbox inset="0,0,0,0">
                  <w:txbxContent>
                    <w:p w14:paraId="66A91A16" w14:textId="77777777" w:rsidR="00BD47CB" w:rsidRPr="00752547" w:rsidRDefault="00BD47CB" w:rsidP="00D2478A">
                      <w:pPr>
                        <w:spacing w:line="240" w:lineRule="auto"/>
                        <w:rPr>
                          <w:rFonts w:cs="Calibri"/>
                          <w:b/>
                          <w:noProof/>
                        </w:rPr>
                      </w:pPr>
                      <w:bookmarkStart w:id="197" w:name="_Ref10539962"/>
                      <w:bookmarkStart w:id="198" w:name="_Toc10372581"/>
                      <w:bookmarkStart w:id="199" w:name="_Toc10475435"/>
                      <w:bookmarkStart w:id="200" w:name="_Toc1081082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58</w:t>
                      </w:r>
                      <w:r w:rsidRPr="00752547">
                        <w:rPr>
                          <w:b/>
                        </w:rPr>
                        <w:fldChar w:fldCharType="end"/>
                      </w:r>
                      <w:bookmarkEnd w:id="197"/>
                      <w:r w:rsidRPr="00752547">
                        <w:t xml:space="preserve">. </w:t>
                      </w:r>
                      <w:r>
                        <w:t>Excess relative risk</w:t>
                      </w:r>
                      <w:r w:rsidRPr="000A5E83">
                        <w:t xml:space="preserve"> </w:t>
                      </w:r>
                      <w:r w:rsidRPr="00752547">
                        <w:t xml:space="preserve">in </w:t>
                      </w:r>
                      <w:r>
                        <w:t>cancer</w:t>
                      </w:r>
                      <w:r w:rsidRPr="00752547">
                        <w:t xml:space="preserve"> death rates in year in which each month was +1°C compared with 1980-2009 norm temperatures by month, sex and age group.</w:t>
                      </w:r>
                      <w:bookmarkEnd w:id="198"/>
                      <w:bookmarkEnd w:id="199"/>
                      <w:bookmarkEnd w:id="200"/>
                    </w:p>
                  </w:txbxContent>
                </v:textbox>
              </v:shape>
            </w:pict>
          </mc:Fallback>
        </mc:AlternateContent>
      </w:r>
    </w:p>
    <w:p w14:paraId="1E8E39E4" w14:textId="77777777" w:rsidR="00D2478A" w:rsidRPr="00F64CB3" w:rsidRDefault="00D2478A" w:rsidP="00D2478A">
      <w:pPr>
        <w:ind w:firstLine="720"/>
        <w:sectPr w:rsidR="00D2478A" w:rsidRPr="00F64CB3" w:rsidSect="00BD47CB">
          <w:pgSz w:w="11900" w:h="16840"/>
          <w:pgMar w:top="1440" w:right="1440" w:bottom="1440" w:left="1440" w:header="720" w:footer="720" w:gutter="0"/>
          <w:cols w:space="720"/>
          <w:docGrid w:linePitch="360"/>
        </w:sectPr>
      </w:pPr>
      <w:r>
        <w:lastRenderedPageBreak/>
        <w:t>P</w:t>
      </w:r>
      <w:r w:rsidRPr="00F64CB3">
        <w:t>ercentage change in death</w:t>
      </w:r>
      <w:r>
        <w:t xml:space="preserve"> rates </w:t>
      </w:r>
      <w:r w:rsidRPr="00F64CB3">
        <w:t>in a year in which each month in each state were +1°C above its long-term norm</w:t>
      </w:r>
      <w:r w:rsidRPr="00F64CB3" w:rsidDel="003F057B">
        <w:t xml:space="preserve"> </w:t>
      </w:r>
      <w:r>
        <w:t xml:space="preserve">varied </w:t>
      </w:r>
      <w:r w:rsidRPr="00F64CB3">
        <w:t xml:space="preserve">by state </w:t>
      </w:r>
      <w:r>
        <w:t>and</w:t>
      </w:r>
      <w:r w:rsidRPr="00F64CB3">
        <w:t xml:space="preserve"> month</w:t>
      </w:r>
      <w:r>
        <w:t xml:space="preserve"> </w:t>
      </w:r>
      <w:r w:rsidRPr="00F64CB3">
        <w:t>in both male</w:t>
      </w:r>
      <w:r>
        <w:t>s</w:t>
      </w:r>
      <w:r w:rsidRPr="00F64CB3">
        <w:t xml:space="preserve"> and females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xml:space="preserve"> and </w:t>
      </w:r>
      <w:commentRangeStart w:id="201"/>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commentRangeEnd w:id="201"/>
      <w:r w:rsidR="00EC3C30">
        <w:rPr>
          <w:rStyle w:val="CommentReference"/>
          <w:rFonts w:asciiTheme="minorHAnsi" w:hAnsiTheme="minorHAnsi"/>
        </w:rPr>
        <w:commentReference w:id="201"/>
      </w:r>
      <w:r w:rsidRPr="00F64CB3">
        <w:t xml:space="preserve">). </w:t>
      </w:r>
      <w:r>
        <w:t xml:space="preserve">In </w:t>
      </w:r>
      <w:r w:rsidRPr="00F64CB3">
        <w:t xml:space="preserve">January, an illustrative month for the impacts of anomalous temperature in winter months, </w:t>
      </w:r>
      <w:r>
        <w:t xml:space="preserve">there were </w:t>
      </w:r>
      <w:r w:rsidRPr="00F64CB3">
        <w:t>decrease</w:t>
      </w:r>
      <w:r>
        <w:t>s in percentage change in death rates</w:t>
      </w:r>
      <w:r w:rsidRPr="00F64CB3">
        <w:t xml:space="preserve"> across the </w:t>
      </w:r>
      <w:r>
        <w:t xml:space="preserve">entire contiguous United States </w:t>
      </w:r>
      <w:r w:rsidRPr="00F64CB3">
        <w:t>(</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xml:space="preserve"> and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w:t>
      </w:r>
      <w:r>
        <w:t>. These decreases</w:t>
      </w:r>
      <w:r w:rsidRPr="00F64CB3">
        <w:t xml:space="preserve"> </w:t>
      </w:r>
      <w:r>
        <w:t>ranged from</w:t>
      </w:r>
      <w:r w:rsidRPr="00F64CB3">
        <w:t xml:space="preserve"> -1.5% (-1.2%, -1.9%) (Louisiana) to -0.2% (-0.1%, -0.4%) (New Mexico) in males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and -1.3% (-1.0%, -1.7%) (Washington) to -0.1% (-0.5%, 0.3%) (Arizona) in females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w:t>
      </w:r>
      <w:r>
        <w:t xml:space="preserve"> In July, </w:t>
      </w:r>
      <w:r w:rsidRPr="00F64CB3">
        <w:t xml:space="preserve">an illustrative month for the impact of anomalous temperature in summer months, </w:t>
      </w:r>
      <w:r>
        <w:t>there were</w:t>
      </w:r>
      <w:r w:rsidRPr="00F64CB3">
        <w:t xml:space="preserve"> increase</w:t>
      </w:r>
      <w:r>
        <w:t xml:space="preserve">s </w:t>
      </w:r>
      <w:r w:rsidRPr="00F64CB3">
        <w:t>in 4</w:t>
      </w:r>
      <w:r>
        <w:t>7</w:t>
      </w:r>
      <w:r w:rsidRPr="00F64CB3">
        <w:t xml:space="preserve"> out of the 4</w:t>
      </w:r>
      <w:r>
        <w:t>8</w:t>
      </w:r>
      <w:r w:rsidRPr="00F64CB3">
        <w:t xml:space="preserve"> contiguous states </w:t>
      </w:r>
      <w:r>
        <w:t xml:space="preserve">with </w:t>
      </w:r>
      <w:r w:rsidRPr="00F64CB3">
        <w:t>District of Columbia for males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and all states for females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 xml:space="preserve">). The biggest increase in July for males </w:t>
      </w:r>
      <w:r>
        <w:t>was</w:t>
      </w:r>
      <w:r w:rsidRPr="00F64CB3">
        <w:t xml:space="preserve"> in New Mexico, at 1.1% (0.5%, 1.7%) (</w:t>
      </w:r>
      <w:r w:rsidRPr="00F64CB3">
        <w:fldChar w:fldCharType="begin"/>
      </w:r>
      <w:r w:rsidRPr="00F64CB3">
        <w:instrText xml:space="preserve"> REF _Ref10065141 \h  \* MERGEFORMAT </w:instrText>
      </w:r>
      <w:r w:rsidRPr="00F64CB3">
        <w:fldChar w:fldCharType="separate"/>
      </w:r>
      <w:r w:rsidRPr="00D133E4">
        <w:t>Figure 59</w:t>
      </w:r>
      <w:r w:rsidRPr="00F64CB3">
        <w:fldChar w:fldCharType="end"/>
      </w:r>
      <w:r w:rsidRPr="00F64CB3">
        <w:t>) and in Utah, at 1.2% (0.6%, 1.7%) for females (</w:t>
      </w:r>
      <w:r w:rsidRPr="00F64CB3">
        <w:fldChar w:fldCharType="begin"/>
      </w:r>
      <w:r w:rsidRPr="00F64CB3">
        <w:instrText xml:space="preserve"> REF _Ref10065151 \h  \* MERGEFORMAT </w:instrText>
      </w:r>
      <w:r w:rsidRPr="00F64CB3">
        <w:fldChar w:fldCharType="separate"/>
      </w:r>
      <w:r w:rsidRPr="00D133E4">
        <w:t>Figure 60</w:t>
      </w:r>
      <w:r w:rsidRPr="00F64CB3">
        <w:fldChar w:fldCharType="end"/>
      </w:r>
      <w:r w:rsidRPr="00F64CB3">
        <w:t xml:space="preserve">). </w:t>
      </w:r>
      <w:commentRangeStart w:id="202"/>
      <w:r w:rsidRPr="00F64CB3">
        <w:t xml:space="preserve">The months other than January and July </w:t>
      </w:r>
      <w:r>
        <w:t>showed</w:t>
      </w:r>
      <w:r w:rsidRPr="00F64CB3">
        <w:t xml:space="preserve"> more </w:t>
      </w:r>
      <w:r>
        <w:t>variation</w:t>
      </w:r>
      <w:r w:rsidRPr="00F64CB3">
        <w:t xml:space="preserve"> between states, though broadly consistent with national monthly</w:t>
      </w:r>
      <w:r>
        <w:t xml:space="preserve"> percentage change in deaths</w:t>
      </w:r>
      <w:r w:rsidRPr="00F64CB3">
        <w:t xml:space="preserve"> from the majority of cardiorespiratory disease death</w:t>
      </w:r>
      <w:r>
        <w:t>s</w:t>
      </w:r>
      <w:r w:rsidRPr="00F64CB3">
        <w:t xml:space="preserve"> in </w:t>
      </w:r>
      <w:r w:rsidRPr="00F64CB3">
        <w:fldChar w:fldCharType="begin"/>
      </w:r>
      <w:r w:rsidRPr="00F64CB3">
        <w:instrText xml:space="preserve"> REF _Ref7980183 \h  \* MERGEFORMAT </w:instrText>
      </w:r>
      <w:r w:rsidRPr="00F64CB3">
        <w:fldChar w:fldCharType="separate"/>
      </w:r>
      <w:r w:rsidRPr="00D133E4">
        <w:t>Figure 51</w:t>
      </w:r>
      <w:r w:rsidRPr="00F64CB3">
        <w:fldChar w:fldCharType="end"/>
      </w:r>
      <w:r w:rsidRPr="00F64CB3">
        <w:t xml:space="preserve">. </w:t>
      </w:r>
      <w:commentRangeEnd w:id="202"/>
      <w:r w:rsidR="00EC3C30">
        <w:rPr>
          <w:rStyle w:val="CommentReference"/>
          <w:rFonts w:asciiTheme="minorHAnsi" w:hAnsiTheme="minorHAnsi"/>
        </w:rPr>
        <w:commentReference w:id="202"/>
      </w:r>
    </w:p>
    <w:p w14:paraId="514FAE94" w14:textId="77777777" w:rsidR="00D2478A" w:rsidRPr="00F64CB3" w:rsidRDefault="00D2478A" w:rsidP="00D2478A">
      <w:pPr>
        <w:spacing w:after="0" w:line="240" w:lineRule="auto"/>
        <w:jc w:val="left"/>
      </w:pPr>
      <w:r w:rsidRPr="00D133E4">
        <w:rPr>
          <w:noProof/>
          <w:lang w:eastAsia="en-GB"/>
        </w:rPr>
        <w:lastRenderedPageBreak/>
        <mc:AlternateContent>
          <mc:Choice Requires="wps">
            <w:drawing>
              <wp:anchor distT="0" distB="0" distL="114300" distR="114300" simplePos="0" relativeHeight="251665408" behindDoc="0" locked="0" layoutInCell="1" allowOverlap="1" wp14:anchorId="739E8201" wp14:editId="22EE65F6">
                <wp:simplePos x="0" y="0"/>
                <wp:positionH relativeFrom="column">
                  <wp:posOffset>6985</wp:posOffset>
                </wp:positionH>
                <wp:positionV relativeFrom="paragraph">
                  <wp:posOffset>6501228</wp:posOffset>
                </wp:positionV>
                <wp:extent cx="9387840" cy="378373"/>
                <wp:effectExtent l="0" t="0" r="0" b="3175"/>
                <wp:wrapNone/>
                <wp:docPr id="70" name="Text Box 70"/>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317F1586" w14:textId="77777777" w:rsidR="00BD47CB" w:rsidRPr="00AC2AD1" w:rsidRDefault="00BD47CB" w:rsidP="00D2478A">
                            <w:pPr>
                              <w:suppressLineNumbers/>
                              <w:spacing w:line="240" w:lineRule="auto"/>
                              <w:rPr>
                                <w:rFonts w:cs="Calibri"/>
                                <w:noProof/>
                              </w:rPr>
                            </w:pPr>
                            <w:bookmarkStart w:id="203" w:name="_Ref10065141"/>
                            <w:bookmarkStart w:id="204" w:name="_Toc10372585"/>
                            <w:bookmarkStart w:id="205" w:name="_Toc10475436"/>
                            <w:bookmarkStart w:id="206" w:name="_Toc1081083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59</w:t>
                            </w:r>
                            <w:r w:rsidRPr="00F80C3C">
                              <w:rPr>
                                <w:b/>
                              </w:rPr>
                              <w:fldChar w:fldCharType="end"/>
                            </w:r>
                            <w:bookmarkEnd w:id="203"/>
                            <w:r w:rsidRPr="00F80C3C">
                              <w:t>. Percent change in death rates</w:t>
                            </w:r>
                            <w:r>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204"/>
                            <w:bookmarkEnd w:id="205"/>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9E8201" id="Text Box 70" o:spid="_x0000_s1039" type="#_x0000_t202" style="position:absolute;margin-left:.55pt;margin-top:511.9pt;width:739.2pt;height:2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" stroked="f">
                <v:textbox inset="0,0,0,0">
                  <w:txbxContent>
                    <w:p w14:paraId="317F1586" w14:textId="77777777" w:rsidR="00BD47CB" w:rsidRPr="00AC2AD1" w:rsidRDefault="00BD47CB" w:rsidP="00D2478A">
                      <w:pPr>
                        <w:suppressLineNumbers/>
                        <w:spacing w:line="240" w:lineRule="auto"/>
                        <w:rPr>
                          <w:rFonts w:cs="Calibri"/>
                          <w:noProof/>
                        </w:rPr>
                      </w:pPr>
                      <w:bookmarkStart w:id="207" w:name="_Ref10065141"/>
                      <w:bookmarkStart w:id="208" w:name="_Toc10372585"/>
                      <w:bookmarkStart w:id="209" w:name="_Toc10475436"/>
                      <w:bookmarkStart w:id="210" w:name="_Toc1081083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59</w:t>
                      </w:r>
                      <w:r w:rsidRPr="00F80C3C">
                        <w:rPr>
                          <w:b/>
                        </w:rPr>
                        <w:fldChar w:fldCharType="end"/>
                      </w:r>
                      <w:bookmarkEnd w:id="207"/>
                      <w:r w:rsidRPr="00F80C3C">
                        <w:t>. Percent change in death rates</w:t>
                      </w:r>
                      <w:r>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208"/>
                      <w:bookmarkEnd w:id="209"/>
                      <w:bookmarkEnd w:id="210"/>
                    </w:p>
                  </w:txbxContent>
                </v:textbox>
              </v:shape>
            </w:pict>
          </mc:Fallback>
        </mc:AlternateContent>
      </w:r>
      <w:r w:rsidRPr="00D133E4">
        <w:rPr>
          <w:noProof/>
          <w:lang w:eastAsia="en-GB"/>
        </w:rPr>
        <w:drawing>
          <wp:inline distT="0" distB="0" distL="0" distR="0" wp14:anchorId="2ECA631D" wp14:editId="254913B9">
            <wp:extent cx="9388475" cy="66421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2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78E939EE" w14:textId="77777777" w:rsidR="00D2478A" w:rsidRPr="00F64CB3" w:rsidRDefault="00D2478A" w:rsidP="00D2478A">
      <w:pPr>
        <w:spacing w:after="0" w:line="240" w:lineRule="auto"/>
        <w:jc w:val="left"/>
        <w:sectPr w:rsidR="00D2478A" w:rsidRPr="00F64CB3" w:rsidSect="00BD47CB">
          <w:pgSz w:w="16840" w:h="11900" w:orient="landscape"/>
          <w:pgMar w:top="720" w:right="720" w:bottom="720" w:left="720" w:header="720" w:footer="720" w:gutter="0"/>
          <w:cols w:space="720"/>
          <w:docGrid w:linePitch="360"/>
        </w:sectPr>
      </w:pPr>
      <w:r w:rsidRPr="00D133E4">
        <w:rPr>
          <w:noProof/>
          <w:lang w:eastAsia="en-GB"/>
        </w:rPr>
        <w:lastRenderedPageBreak/>
        <mc:AlternateContent>
          <mc:Choice Requires="wps">
            <w:drawing>
              <wp:anchor distT="0" distB="0" distL="114300" distR="114300" simplePos="0" relativeHeight="251666432" behindDoc="0" locked="0" layoutInCell="1" allowOverlap="1" wp14:anchorId="7F865EEB" wp14:editId="60F45ED8">
                <wp:simplePos x="0" y="0"/>
                <wp:positionH relativeFrom="column">
                  <wp:posOffset>6985</wp:posOffset>
                </wp:positionH>
                <wp:positionV relativeFrom="paragraph">
                  <wp:posOffset>6529607</wp:posOffset>
                </wp:positionV>
                <wp:extent cx="9387840" cy="378373"/>
                <wp:effectExtent l="0" t="0" r="0" b="3175"/>
                <wp:wrapNone/>
                <wp:docPr id="71" name="Text Box 71"/>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2FB74F49" w14:textId="77777777" w:rsidR="00BD47CB" w:rsidRPr="00AC2AD1" w:rsidRDefault="00BD47CB" w:rsidP="00D2478A">
                            <w:pPr>
                              <w:suppressLineNumbers/>
                              <w:spacing w:line="240" w:lineRule="auto"/>
                              <w:rPr>
                                <w:rFonts w:cs="Calibri"/>
                                <w:noProof/>
                              </w:rPr>
                            </w:pPr>
                            <w:bookmarkStart w:id="211" w:name="_Ref10065151"/>
                            <w:bookmarkStart w:id="212" w:name="_Toc10372586"/>
                            <w:bookmarkStart w:id="213" w:name="_Toc10475437"/>
                            <w:bookmarkStart w:id="214" w:name="_Toc1081083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60</w:t>
                            </w:r>
                            <w:r w:rsidRPr="00F80C3C">
                              <w:rPr>
                                <w:b/>
                              </w:rPr>
                              <w:fldChar w:fldCharType="end"/>
                            </w:r>
                            <w:bookmarkEnd w:id="211"/>
                            <w:r w:rsidRPr="00F80C3C">
                              <w:t>. Percent change in death rates</w:t>
                            </w:r>
                            <w:r>
                              <w:t xml:space="preserve"> for females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212"/>
                            <w:bookmarkEnd w:id="213"/>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865EEB" id="Text Box 71" o:spid="_x0000_s1040" type="#_x0000_t202" style="position:absolute;margin-left:.55pt;margin-top:514.15pt;width:739.2pt;height:29.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" stroked="f">
                <v:textbox inset="0,0,0,0">
                  <w:txbxContent>
                    <w:p w14:paraId="2FB74F49" w14:textId="77777777" w:rsidR="00BD47CB" w:rsidRPr="00AC2AD1" w:rsidRDefault="00BD47CB" w:rsidP="00D2478A">
                      <w:pPr>
                        <w:suppressLineNumbers/>
                        <w:spacing w:line="240" w:lineRule="auto"/>
                        <w:rPr>
                          <w:rFonts w:cs="Calibri"/>
                          <w:noProof/>
                        </w:rPr>
                      </w:pPr>
                      <w:bookmarkStart w:id="215" w:name="_Ref10065151"/>
                      <w:bookmarkStart w:id="216" w:name="_Toc10372586"/>
                      <w:bookmarkStart w:id="217" w:name="_Toc10475437"/>
                      <w:bookmarkStart w:id="218" w:name="_Toc10810831"/>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60</w:t>
                      </w:r>
                      <w:r w:rsidRPr="00F80C3C">
                        <w:rPr>
                          <w:b/>
                        </w:rPr>
                        <w:fldChar w:fldCharType="end"/>
                      </w:r>
                      <w:bookmarkEnd w:id="215"/>
                      <w:r w:rsidRPr="00F80C3C">
                        <w:t>. Percent change in death rates</w:t>
                      </w:r>
                      <w:r>
                        <w:t xml:space="preserve"> for females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bookmarkEnd w:id="216"/>
                      <w:bookmarkEnd w:id="217"/>
                      <w:bookmarkEnd w:id="218"/>
                    </w:p>
                  </w:txbxContent>
                </v:textbox>
              </v:shape>
            </w:pict>
          </mc:Fallback>
        </mc:AlternateContent>
      </w:r>
      <w:r w:rsidRPr="00D133E4">
        <w:rPr>
          <w:noProof/>
          <w:lang w:eastAsia="en-GB"/>
        </w:rPr>
        <w:drawing>
          <wp:inline distT="0" distB="0" distL="0" distR="0" wp14:anchorId="19E77FE1" wp14:editId="6121946E">
            <wp:extent cx="9388475" cy="66421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2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6605B52" w14:textId="77777777" w:rsidR="00D2478A" w:rsidRPr="00F64CB3" w:rsidRDefault="00D2478A" w:rsidP="00D2478A">
      <w:pPr>
        <w:pStyle w:val="Heading2"/>
      </w:pPr>
      <w:bookmarkStart w:id="219" w:name="_Toc10381297"/>
      <w:bookmarkStart w:id="220" w:name="_Toc10381298"/>
      <w:bookmarkStart w:id="221" w:name="_Toc10381299"/>
      <w:bookmarkStart w:id="222" w:name="_Toc10381300"/>
      <w:bookmarkStart w:id="223" w:name="_Toc10381301"/>
      <w:bookmarkStart w:id="224" w:name="_Toc10381302"/>
      <w:bookmarkStart w:id="225" w:name="_Toc10381303"/>
      <w:bookmarkStart w:id="226" w:name="_Toc10381304"/>
      <w:bookmarkStart w:id="227" w:name="_Toc10381305"/>
      <w:bookmarkStart w:id="228" w:name="_Toc10814714"/>
      <w:bookmarkEnd w:id="2"/>
      <w:bookmarkEnd w:id="146"/>
      <w:bookmarkEnd w:id="219"/>
      <w:bookmarkEnd w:id="220"/>
      <w:bookmarkEnd w:id="221"/>
      <w:bookmarkEnd w:id="222"/>
      <w:bookmarkEnd w:id="223"/>
      <w:bookmarkEnd w:id="224"/>
      <w:bookmarkEnd w:id="225"/>
      <w:bookmarkEnd w:id="226"/>
      <w:r w:rsidRPr="00F64CB3">
        <w:lastRenderedPageBreak/>
        <w:t>Discussion</w:t>
      </w:r>
      <w:bookmarkEnd w:id="227"/>
      <w:bookmarkEnd w:id="228"/>
      <w:r w:rsidRPr="00F64CB3">
        <w:t xml:space="preserve"> </w:t>
      </w:r>
    </w:p>
    <w:p w14:paraId="599C1601" w14:textId="3514AD31" w:rsidR="00D2478A" w:rsidRPr="00F64CB3" w:rsidRDefault="000A3387" w:rsidP="00D2478A">
      <w:pPr>
        <w:ind w:firstLine="567"/>
      </w:pPr>
      <w:ins w:id="229" w:author="Ezzati, Majid" w:date="2019-06-07T22:21:00Z">
        <w:r>
          <w:t xml:space="preserve">[[[1-2 sentences summary? See </w:t>
        </w:r>
      </w:ins>
      <w:ins w:id="230" w:author="Ezzati, Majid" w:date="2019-06-07T22:22:00Z">
        <w:r>
          <w:t xml:space="preserve">injury chapter and follow]]] </w:t>
        </w:r>
      </w:ins>
      <w:r w:rsidR="00D2478A" w:rsidRPr="00F64CB3">
        <w:t xml:space="preserve">Most previous studies have examined how deaths from </w:t>
      </w:r>
      <w:commentRangeStart w:id="231"/>
      <w:r w:rsidR="00D2478A" w:rsidRPr="00F64CB3">
        <w:t xml:space="preserve">natural </w:t>
      </w:r>
      <w:commentRangeEnd w:id="231"/>
      <w:r>
        <w:rPr>
          <w:rStyle w:val="CommentReference"/>
          <w:rFonts w:asciiTheme="minorHAnsi" w:hAnsiTheme="minorHAnsi"/>
        </w:rPr>
        <w:commentReference w:id="231"/>
      </w:r>
      <w:r w:rsidR="00D2478A" w:rsidRPr="00F64CB3">
        <w:t>causes</w:t>
      </w:r>
      <w:r w:rsidR="00D2478A" w:rsidRPr="00F64CB3">
        <w:rPr>
          <w:szCs w:val="24"/>
        </w:rPr>
        <w:fldChar w:fldCharType="begin" w:fldLock="1"/>
      </w:r>
      <w:r w:rsidR="00D2478A">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w:instrText>
      </w:r>
      <w:r w:rsidR="00D2478A">
        <w:rPr>
          <w:rFonts w:hint="eastAsia"/>
          <w:szCs w:val="24"/>
        </w:rPr>
        <w:instrText>dibility interval ≤ 0.60% to 5.72%) in the Mediterranean region and 1.84% (0.06% to 3.64%) in the north-continental region. Stronger associations were found between heat and mortality from respiratory diseases, and with mortality in the elderly. Conclusio</w:instrText>
      </w:r>
      <w:r w:rsidR="00D2478A">
        <w:rPr>
          <w:szCs w:val="24"/>
        </w:rPr>
        <w:instrText>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2,3,5–7,87,88,98,100–103,105,106,119–124&lt;/sup&gt;","plainTextFormattedCitation":"2,3,5–7,87,88,98,100–103,105,106,119–124","previouslyFormattedCitation":"&lt;sup&gt;2,3,5–7,87,88,98,100–103,105,106,119–124&lt;/sup&gt;"},"properties":{"noteIndex":0},"schema":"https://github.com/citation-style-language/schema/raw/master/csl-citation.json"}</w:instrText>
      </w:r>
      <w:r w:rsidR="00D2478A" w:rsidRPr="00F64CB3">
        <w:rPr>
          <w:szCs w:val="24"/>
        </w:rPr>
        <w:fldChar w:fldCharType="separate"/>
      </w:r>
      <w:r w:rsidR="00D2478A" w:rsidRPr="00676F0B">
        <w:rPr>
          <w:noProof/>
          <w:szCs w:val="24"/>
          <w:vertAlign w:val="superscript"/>
        </w:rPr>
        <w:t>2,3,5–7,87,88,98,100–103,105,106,119–124</w:t>
      </w:r>
      <w:r w:rsidR="00D2478A" w:rsidRPr="00F64CB3">
        <w:rPr>
          <w:szCs w:val="24"/>
        </w:rPr>
        <w:fldChar w:fldCharType="end"/>
      </w:r>
      <w:r w:rsidR="00D2478A" w:rsidRPr="00F64CB3">
        <w:t xml:space="preserve"> and cardiorespiratory disease deaths</w:t>
      </w:r>
      <w:r w:rsidR="00D2478A" w:rsidRPr="00F64CB3">
        <w:rPr>
          <w:color w:val="000000" w:themeColor="text1"/>
          <w:szCs w:val="24"/>
        </w:rPr>
        <w:fldChar w:fldCharType="begin" w:fldLock="1"/>
      </w:r>
      <w:r w:rsidR="00D2478A">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w:instrText>
      </w:r>
      <w:r w:rsidR="00D2478A">
        <w:rPr>
          <w:rFonts w:hint="eastAsia"/>
          <w:color w:val="000000" w:themeColor="text1"/>
          <w:szCs w:val="24"/>
        </w:rPr>
        <w:instrText>erall change in all natural mortality associated with a 1°C increase in maximum apparent temperature above the city-specific threshold was 3.12% (95% credibility interval ≤ 0.60% to 5.72%) in the Mediterranean region and 1.84% (0.06% to 3.64%) in the nort</w:instrText>
      </w:r>
      <w:r w:rsidR="00D2478A">
        <w:rPr>
          <w:color w:val="000000" w:themeColor="text1"/>
          <w:szCs w:val="24"/>
        </w:rPr>
        <w:instrTex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3,5–7,87,88,107,113,115,122–128&lt;/sup&gt;","plainTextFormattedCitation":"3,5–7,87,88,107,113,115,122–128","previouslyFormattedCitation":"&lt;sup&gt;3,5–7,87,88,107,113,115,122–128&lt;/sup&gt;"},"properties":{"noteIndex":0},"schema":"https://github.com/citation-style-language/schema/raw/master/csl-citation.json"}</w:instrText>
      </w:r>
      <w:r w:rsidR="00D2478A" w:rsidRPr="00F64CB3">
        <w:rPr>
          <w:color w:val="000000" w:themeColor="text1"/>
          <w:szCs w:val="24"/>
        </w:rPr>
        <w:fldChar w:fldCharType="separate"/>
      </w:r>
      <w:r w:rsidR="00D2478A" w:rsidRPr="00676F0B">
        <w:rPr>
          <w:noProof/>
          <w:color w:val="000000" w:themeColor="text1"/>
          <w:szCs w:val="24"/>
          <w:vertAlign w:val="superscript"/>
        </w:rPr>
        <w:t>3,5–7,87,88,107,113,115,122–128</w:t>
      </w:r>
      <w:r w:rsidR="00D2478A" w:rsidRPr="00F64CB3">
        <w:rPr>
          <w:color w:val="000000" w:themeColor="text1"/>
          <w:szCs w:val="24"/>
        </w:rPr>
        <w:fldChar w:fldCharType="end"/>
      </w:r>
      <w:r w:rsidR="00D2478A" w:rsidRPr="00F64CB3">
        <w:t xml:space="preserve"> are associated with daily temperature. While not directly comparable, m</w:t>
      </w:r>
      <w:commentRangeStart w:id="232"/>
      <w:r w:rsidR="00D2478A" w:rsidRPr="00F64CB3">
        <w:t>y results align well when comparing to a similar study which associated seasonal average temperatures to mortality.</w:t>
      </w:r>
      <w:commentRangeEnd w:id="232"/>
      <w:r>
        <w:rPr>
          <w:rStyle w:val="CommentReference"/>
          <w:rFonts w:asciiTheme="minorHAnsi" w:hAnsiTheme="minorHAnsi"/>
        </w:rPr>
        <w:commentReference w:id="232"/>
      </w:r>
      <w:commentRangeStart w:id="233"/>
      <w:r w:rsidR="00D2478A" w:rsidRPr="00F64CB3">
        <w:t xml:space="preserve"> </w:t>
      </w:r>
      <w:r w:rsidR="00D2478A">
        <w:t>A</w:t>
      </w:r>
      <w:r w:rsidR="00D2478A" w:rsidRPr="00F64CB3">
        <w:t xml:space="preserve"> study in the United States of the New England Medicare population (men and women 65 years and over) estimated that 1°C higher summer average temperatures would result in a 1.0% (0.6%, 1.5%) higher all cause death rate.</w:t>
      </w:r>
      <w:r w:rsidR="00D2478A" w:rsidRPr="00F64CB3">
        <w:fldChar w:fldCharType="begin" w:fldLock="1"/>
      </w:r>
      <w:r w:rsidR="00D2478A">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105&lt;/sup&gt;","plainTextFormattedCitation":"105","previouslyFormattedCitation":"&lt;sup&gt;105&lt;/sup&gt;"},"properties":{"noteIndex":0},"schema":"https://github.com/citation-style-language/schema/raw/master/csl-citation.json"}</w:instrText>
      </w:r>
      <w:r w:rsidR="00D2478A" w:rsidRPr="00F64CB3">
        <w:fldChar w:fldCharType="separate"/>
      </w:r>
      <w:r w:rsidR="00D2478A" w:rsidRPr="00676F0B">
        <w:rPr>
          <w:noProof/>
          <w:vertAlign w:val="superscript"/>
        </w:rPr>
        <w:t>105</w:t>
      </w:r>
      <w:r w:rsidR="00D2478A" w:rsidRPr="00F64CB3">
        <w:fldChar w:fldCharType="end"/>
      </w:r>
      <w:r w:rsidR="00D2478A" w:rsidRPr="00F64CB3">
        <w:t xml:space="preserve"> This compares with my findings in July of a 0.5-0.9% increase in females and 0.2-0.3% increase in males in age groups 65 and over for ischaemic heart disease deaths (</w:t>
      </w:r>
      <w:r w:rsidR="00D2478A" w:rsidRPr="00F64CB3">
        <w:fldChar w:fldCharType="begin"/>
      </w:r>
      <w:r w:rsidR="00D2478A" w:rsidRPr="00F64CB3">
        <w:instrText xml:space="preserve"> REF _Ref10306720 \h  \* MERGEFORMAT </w:instrText>
      </w:r>
      <w:r w:rsidR="00D2478A" w:rsidRPr="00F64CB3">
        <w:fldChar w:fldCharType="separate"/>
      </w:r>
      <w:r w:rsidR="00D2478A" w:rsidRPr="00D133E4">
        <w:t>Figure 52</w:t>
      </w:r>
      <w:r w:rsidR="00D2478A" w:rsidRPr="00F64CB3">
        <w:fldChar w:fldCharType="end"/>
      </w:r>
      <w:r w:rsidR="00D2478A" w:rsidRPr="00F64CB3">
        <w:t>), and 0.7-0.9% in females and 0.2-0.6% in males for other cardiovascular disease deaths (</w:t>
      </w:r>
      <w:r w:rsidR="00D2478A" w:rsidRPr="00F64CB3">
        <w:fldChar w:fldCharType="begin"/>
      </w:r>
      <w:r w:rsidR="00D2478A" w:rsidRPr="00F64CB3">
        <w:instrText xml:space="preserve"> REF _Ref10385889 \h  \* MERGEFORMAT </w:instrText>
      </w:r>
      <w:r w:rsidR="00D2478A" w:rsidRPr="00F64CB3">
        <w:fldChar w:fldCharType="separate"/>
      </w:r>
      <w:r w:rsidR="00D2478A" w:rsidRPr="00D133E4">
        <w:t>Figure 54</w:t>
      </w:r>
      <w:r w:rsidR="00D2478A" w:rsidRPr="00F64CB3">
        <w:fldChar w:fldCharType="end"/>
      </w:r>
      <w:r w:rsidR="00D2478A" w:rsidRPr="00F64CB3">
        <w:t>). The same New England study predicted a</w:t>
      </w:r>
      <w:del w:id="234" w:author="Ezzati, Majid" w:date="2019-06-07T22:41:00Z">
        <w:r w:rsidR="00D2478A" w:rsidRPr="00F64CB3" w:rsidDel="00D232BD">
          <w:delText>t</w:delText>
        </w:r>
      </w:del>
      <w:r w:rsidR="00D2478A" w:rsidRPr="00F64CB3">
        <w:t xml:space="preserve"> 0.6% (0.3%, 0.9%) decrease in mortality in winter months for a 1°C higher average temperature.</w:t>
      </w:r>
      <w:r w:rsidR="00D2478A" w:rsidRPr="00F64CB3">
        <w:fldChar w:fldCharType="begin" w:fldLock="1"/>
      </w:r>
      <w:r w:rsidR="00D2478A">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105&lt;/sup&gt;","plainTextFormattedCitation":"105","previouslyFormattedCitation":"&lt;sup&gt;105&lt;/sup&gt;"},"properties":{"noteIndex":0},"schema":"https://github.com/citation-style-language/schema/raw/master/csl-citation.json"}</w:instrText>
      </w:r>
      <w:r w:rsidR="00D2478A" w:rsidRPr="00F64CB3">
        <w:fldChar w:fldCharType="separate"/>
      </w:r>
      <w:r w:rsidR="00D2478A" w:rsidRPr="00676F0B">
        <w:rPr>
          <w:noProof/>
          <w:vertAlign w:val="superscript"/>
        </w:rPr>
        <w:t>105</w:t>
      </w:r>
      <w:r w:rsidR="00D2478A" w:rsidRPr="00F64CB3">
        <w:fldChar w:fldCharType="end"/>
      </w:r>
      <w:r w:rsidR="00D2478A" w:rsidRPr="00F64CB3">
        <w:t xml:space="preserve"> This compares with my findings in January of a 0.5-0.6% decrease in females and 0.8-1.0% decrease in males in age groups 65 and over for ischaemic heart disease deaths (</w:t>
      </w:r>
      <w:r w:rsidR="00D2478A" w:rsidRPr="00F64CB3">
        <w:fldChar w:fldCharType="begin"/>
      </w:r>
      <w:r w:rsidR="00D2478A" w:rsidRPr="00F64CB3">
        <w:instrText xml:space="preserve"> REF _Ref10306720 \h  \* MERGEFORMAT </w:instrText>
      </w:r>
      <w:r w:rsidR="00D2478A" w:rsidRPr="00F64CB3">
        <w:fldChar w:fldCharType="separate"/>
      </w:r>
      <w:r w:rsidR="00D2478A" w:rsidRPr="00D133E4">
        <w:t>Figure 52</w:t>
      </w:r>
      <w:r w:rsidR="00D2478A" w:rsidRPr="00F64CB3">
        <w:fldChar w:fldCharType="end"/>
      </w:r>
      <w:r w:rsidR="00D2478A" w:rsidRPr="00F64CB3">
        <w:t>), and 0.4-0.7% in females and 1.0-1.1% in males for other cardiovascular disease deaths (</w:t>
      </w:r>
      <w:r w:rsidR="00D2478A" w:rsidRPr="00F64CB3">
        <w:fldChar w:fldCharType="begin"/>
      </w:r>
      <w:r w:rsidR="00D2478A" w:rsidRPr="00F64CB3">
        <w:instrText xml:space="preserve"> REF _Ref10385889 \h  \* MERGEFORMAT </w:instrText>
      </w:r>
      <w:r w:rsidR="00D2478A" w:rsidRPr="00F64CB3">
        <w:fldChar w:fldCharType="separate"/>
      </w:r>
      <w:r w:rsidR="00D2478A" w:rsidRPr="00D133E4">
        <w:t>Figure 54</w:t>
      </w:r>
      <w:r w:rsidR="00D2478A" w:rsidRPr="00F64CB3">
        <w:fldChar w:fldCharType="end"/>
      </w:r>
      <w:r w:rsidR="00D2478A" w:rsidRPr="00F64CB3">
        <w:t xml:space="preserve">). </w:t>
      </w:r>
      <w:commentRangeStart w:id="235"/>
      <w:r w:rsidR="00D2478A" w:rsidRPr="00F64CB3">
        <w:t>My subnational results for cardiorespiratory deaths (</w:t>
      </w:r>
      <w:r w:rsidR="00D2478A" w:rsidRPr="00F64CB3">
        <w:fldChar w:fldCharType="begin"/>
      </w:r>
      <w:r w:rsidR="00D2478A" w:rsidRPr="00F64CB3">
        <w:instrText xml:space="preserve"> REF _Ref10065141 \h </w:instrText>
      </w:r>
      <w:r w:rsidR="00D2478A" w:rsidRPr="00D133E4">
        <w:instrText xml:space="preserve"> \* MERGEFORMAT </w:instrText>
      </w:r>
      <w:r w:rsidR="00D2478A" w:rsidRPr="00F64CB3">
        <w:fldChar w:fldCharType="separate"/>
      </w:r>
      <w:r w:rsidR="00D2478A" w:rsidRPr="00D133E4">
        <w:t>Figure 59</w:t>
      </w:r>
      <w:r w:rsidR="00D2478A" w:rsidRPr="00F64CB3">
        <w:fldChar w:fldCharType="end"/>
      </w:r>
      <w:r w:rsidR="00D2478A" w:rsidRPr="00F64CB3">
        <w:t xml:space="preserve"> and </w:t>
      </w:r>
      <w:r w:rsidR="00D2478A" w:rsidRPr="00F64CB3">
        <w:fldChar w:fldCharType="begin"/>
      </w:r>
      <w:r w:rsidR="00D2478A" w:rsidRPr="00F64CB3">
        <w:instrText xml:space="preserve"> REF _Ref10065151 \h </w:instrText>
      </w:r>
      <w:r w:rsidR="00D2478A" w:rsidRPr="00D133E4">
        <w:instrText xml:space="preserve"> \* MERGEFORMAT </w:instrText>
      </w:r>
      <w:r w:rsidR="00D2478A" w:rsidRPr="00F64CB3">
        <w:fldChar w:fldCharType="separate"/>
      </w:r>
      <w:r w:rsidR="00D2478A" w:rsidRPr="00D133E4">
        <w:t>Figure 60</w:t>
      </w:r>
      <w:r w:rsidR="00D2478A" w:rsidRPr="00F64CB3">
        <w:fldChar w:fldCharType="end"/>
      </w:r>
      <w:r w:rsidR="00D2478A" w:rsidRPr="00F64CB3">
        <w:t>) show that this result is broadly consistent across the contiguous United States.</w:t>
      </w:r>
      <w:commentRangeEnd w:id="235"/>
      <w:r w:rsidR="00D232BD">
        <w:rPr>
          <w:rStyle w:val="CommentReference"/>
          <w:rFonts w:asciiTheme="minorHAnsi" w:hAnsiTheme="minorHAnsi"/>
        </w:rPr>
        <w:commentReference w:id="235"/>
      </w:r>
      <w:commentRangeEnd w:id="233"/>
      <w:r w:rsidR="00D232BD">
        <w:rPr>
          <w:rStyle w:val="CommentReference"/>
          <w:rFonts w:asciiTheme="minorHAnsi" w:hAnsiTheme="minorHAnsi"/>
        </w:rPr>
        <w:commentReference w:id="233"/>
      </w:r>
    </w:p>
    <w:p w14:paraId="54050D90" w14:textId="5588BFCC" w:rsidR="00D2478A" w:rsidRPr="00F64CB3" w:rsidRDefault="00D2478A" w:rsidP="00D2478A">
      <w:pPr>
        <w:ind w:firstLine="567"/>
        <w:rPr>
          <w:szCs w:val="24"/>
        </w:rPr>
      </w:pPr>
      <w:r>
        <w:t xml:space="preserve">There are plausible explanations for my results. </w:t>
      </w:r>
      <w:r w:rsidRPr="00F64CB3">
        <w:t>Cardiovascular deaths are higher in the winter than the summer (</w:t>
      </w:r>
      <w:r w:rsidRPr="00F64CB3">
        <w:fldChar w:fldCharType="begin"/>
      </w:r>
      <w:r w:rsidRPr="00F64CB3">
        <w:instrText xml:space="preserve"> REF _Ref10060913 \h </w:instrText>
      </w:r>
      <w:r w:rsidRPr="00D133E4">
        <w:instrText xml:space="preserve"> \* MERGEFORMAT </w:instrText>
      </w:r>
      <w:r w:rsidRPr="00F64CB3">
        <w:fldChar w:fldCharType="separate"/>
      </w:r>
      <w:r w:rsidRPr="00D133E4">
        <w:t>Figure 47</w:t>
      </w:r>
      <w:r w:rsidRPr="00F64CB3">
        <w:fldChar w:fldCharType="end"/>
      </w:r>
      <w:r w:rsidRPr="00F64CB3">
        <w:t xml:space="preserve">). This is </w:t>
      </w:r>
      <w:r>
        <w:t xml:space="preserve">partially </w:t>
      </w:r>
      <w:r w:rsidRPr="00F64CB3">
        <w:t xml:space="preserve">explained by blood pressure being inversely </w:t>
      </w:r>
      <w:del w:id="236" w:author="Ezzati, Majid" w:date="2019-06-07T22:42:00Z">
        <w:r w:rsidRPr="00F64CB3" w:rsidDel="00D232BD">
          <w:delText xml:space="preserve">proportional </w:delText>
        </w:r>
      </w:del>
      <w:ins w:id="237" w:author="Ezzati, Majid" w:date="2019-06-07T22:42:00Z">
        <w:r w:rsidR="00D232BD">
          <w:t>associated with</w:t>
        </w:r>
      </w:ins>
      <w:del w:id="238" w:author="Ezzati, Majid" w:date="2019-06-07T22:42:00Z">
        <w:r w:rsidRPr="00F64CB3" w:rsidDel="00D232BD">
          <w:delText>to</w:delText>
        </w:r>
      </w:del>
      <w:r w:rsidRPr="00F64CB3">
        <w:t xml:space="preserve"> temperature.</w:t>
      </w:r>
      <w:r w:rsidRPr="00F64CB3">
        <w:fldChar w:fldCharType="begin" w:fldLock="1"/>
      </w:r>
      <w: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130&lt;/sup&gt;","plainTextFormattedCitation":"130","previouslyFormattedCitation":"&lt;sup&gt;130&lt;/sup&gt;"},"properties":{"noteIndex":0},"schema":"https://github.com/citation-style-language/schema/raw/master/csl-citation.json"}</w:instrText>
      </w:r>
      <w:r w:rsidRPr="00F64CB3">
        <w:fldChar w:fldCharType="separate"/>
      </w:r>
      <w:r w:rsidRPr="00676F0B">
        <w:rPr>
          <w:noProof/>
          <w:vertAlign w:val="superscript"/>
        </w:rPr>
        <w:t>130</w:t>
      </w:r>
      <w:r w:rsidRPr="00F64CB3">
        <w:fldChar w:fldCharType="end"/>
      </w:r>
      <w:r w:rsidRPr="00F64CB3">
        <w:t xml:space="preserve"> </w:t>
      </w:r>
      <w:commentRangeStart w:id="239"/>
      <w:r w:rsidRPr="00F64CB3">
        <w:t>Average temperatures</w:t>
      </w:r>
      <w:commentRangeEnd w:id="239"/>
      <w:r w:rsidR="00D232BD">
        <w:rPr>
          <w:rStyle w:val="CommentReference"/>
          <w:rFonts w:asciiTheme="minorHAnsi" w:hAnsiTheme="minorHAnsi"/>
        </w:rPr>
        <w:commentReference w:id="239"/>
      </w:r>
      <w:r w:rsidRPr="00F64CB3">
        <w:t xml:space="preserve"> in winter months therefore result in generally higher blood pressure, placing strain on the heart and damaging vessel walls.</w:t>
      </w:r>
      <w:r w:rsidRPr="00F64CB3">
        <w:fldChar w:fldCharType="begin" w:fldLock="1"/>
      </w:r>
      <w: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mendeley":{"formattedCitation":"&lt;sup&gt;130&lt;/sup&gt;","plainTextFormattedCitation":"130","previouslyFormattedCitation":"&lt;sup&gt;130&lt;/sup&gt;"},"properties":{"noteIndex":0},"schema":"https://github.com/citation-style-language/schema/raw/master/csl-citation.json"}</w:instrText>
      </w:r>
      <w:r w:rsidRPr="00F64CB3">
        <w:fldChar w:fldCharType="separate"/>
      </w:r>
      <w:r w:rsidRPr="00676F0B">
        <w:rPr>
          <w:noProof/>
          <w:vertAlign w:val="superscript"/>
        </w:rPr>
        <w:t>130</w:t>
      </w:r>
      <w:r w:rsidRPr="00F64CB3">
        <w:fldChar w:fldCharType="end"/>
      </w:r>
      <w:r w:rsidRPr="00F64CB3">
        <w:t xml:space="preserve"> The lower norm temperatures in winter months can also lead to increased blood clotting and thrombosis.</w:t>
      </w:r>
      <w:r w:rsidRPr="00F64CB3">
        <w:rPr>
          <w:szCs w:val="24"/>
        </w:rPr>
        <w:fldChar w:fldCharType="begin" w:fldLock="1"/>
      </w:r>
      <w:r>
        <w:rPr>
          <w:szCs w:val="24"/>
        </w:rPr>
        <w:instrText>ADDIN CSL_CITATION {"citationItems":[{"id":"ITEM-1","itemData":{"DOI":"10.1136/bmj.309.6961.1029","ISSN":"14685833","abstract":"Research provides convincing evidence that temperature is one factor that affects cardiovascular mortality.  This applies to both indoor and outdoor temperature.","author":[{"dropping-particle":"","family":"Wilmshurst","given":"P.","non-dropping-particle":"","parse-names":false,"suffix":""}],"container-title":"BMJ","id":"ITEM-1","issued":{"date-parts":[["1994"]]},"title":"Temperature and cardiovascular mortality","type":"article-magazine"},"uris":["http://www.mendeley.com/documents/?uuid=308f3ebd-8a2f-4170-8168-d955c0c5c72d"]},{"id":"ITEM-2","itemData":{"DOI":"S0140673696123382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Group","given":"","non-dropping-particle":"","parse-names":false,"suffix":""}],"container-title":"Lancet","id":"ITEM-2","issued":{"date-parts":[["1997"]]},"page":"1341-46","title":"Cold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98,130&lt;/sup&gt;","plainTextFormattedCitation":"98,130","previouslyFormattedCitation":"&lt;sup&gt;98,130&lt;/sup&gt;"},"properties":{"noteIndex":0},"schema":"https://github.com/citation-style-language/schema/raw/master/csl-citation.json"}</w:instrText>
      </w:r>
      <w:r w:rsidRPr="00F64CB3">
        <w:rPr>
          <w:szCs w:val="24"/>
        </w:rPr>
        <w:fldChar w:fldCharType="separate"/>
      </w:r>
      <w:r w:rsidRPr="00676F0B">
        <w:rPr>
          <w:noProof/>
          <w:szCs w:val="24"/>
          <w:vertAlign w:val="superscript"/>
        </w:rPr>
        <w:t>98,130</w:t>
      </w:r>
      <w:r w:rsidRPr="00F64CB3">
        <w:rPr>
          <w:szCs w:val="24"/>
        </w:rPr>
        <w:fldChar w:fldCharType="end"/>
      </w:r>
      <w:r w:rsidRPr="00F64CB3">
        <w:rPr>
          <w:szCs w:val="24"/>
        </w:rPr>
        <w:t xml:space="preserve"> This increases the risk of </w:t>
      </w:r>
      <w:del w:id="240" w:author="Ezzati, Majid" w:date="2019-06-07T22:43:00Z">
        <w:r w:rsidRPr="00F64CB3" w:rsidDel="00D232BD">
          <w:rPr>
            <w:szCs w:val="24"/>
          </w:rPr>
          <w:delText xml:space="preserve">cardiovascular diseases </w:delText>
        </w:r>
        <w:r w:rsidRPr="00F64CB3" w:rsidDel="00D232BD">
          <w:rPr>
            <w:szCs w:val="24"/>
          </w:rPr>
          <w:lastRenderedPageBreak/>
          <w:delText xml:space="preserve">such as </w:delText>
        </w:r>
      </w:del>
      <w:r w:rsidRPr="00F64CB3">
        <w:rPr>
          <w:szCs w:val="24"/>
        </w:rPr>
        <w:t>ischaemic heart disease and cerebrovascular disease.</w:t>
      </w:r>
      <w:r w:rsidRPr="00F64CB3">
        <w:rPr>
          <w:szCs w:val="24"/>
        </w:rPr>
        <w:fldChar w:fldCharType="begin" w:fldLock="1"/>
      </w:r>
      <w:r>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lt;/sup&gt;","plainTextFormattedCitation":"98","previouslyFormattedCitation":"&lt;sup&gt;98&lt;/sup&gt;"},"properties":{"noteIndex":0},"schema":"https://github.com/citation-style-language/schema/raw/master/csl-citation.json"}</w:instrText>
      </w:r>
      <w:r w:rsidRPr="00F64CB3">
        <w:rPr>
          <w:szCs w:val="24"/>
        </w:rPr>
        <w:fldChar w:fldCharType="separate"/>
      </w:r>
      <w:r w:rsidRPr="00676F0B">
        <w:rPr>
          <w:noProof/>
          <w:szCs w:val="24"/>
          <w:vertAlign w:val="superscript"/>
        </w:rPr>
        <w:t>98</w:t>
      </w:r>
      <w:r w:rsidRPr="00F64CB3">
        <w:rPr>
          <w:szCs w:val="24"/>
        </w:rPr>
        <w:fldChar w:fldCharType="end"/>
      </w:r>
      <w:r w:rsidRPr="00F64CB3">
        <w:t xml:space="preserve"> Warm anomalies in winter months will therefore reduce risk of </w:t>
      </w:r>
      <w:ins w:id="241" w:author="Ezzati, Majid" w:date="2019-06-07T22:43:00Z">
        <w:r w:rsidR="00D232BD">
          <w:t xml:space="preserve">dying from </w:t>
        </w:r>
      </w:ins>
      <w:r w:rsidRPr="00F64CB3">
        <w:t xml:space="preserve">these causes </w:t>
      </w:r>
      <w:del w:id="242" w:author="Ezzati, Majid" w:date="2019-06-07T22:43:00Z">
        <w:r w:rsidRPr="00F64CB3" w:rsidDel="00D232BD">
          <w:delText xml:space="preserve">of death, leading to a reduction in deaths </w:delText>
        </w:r>
      </w:del>
      <w:r w:rsidRPr="00F64CB3">
        <w:t>(</w:t>
      </w:r>
      <w:r w:rsidRPr="00F64CB3">
        <w:fldChar w:fldCharType="begin"/>
      </w:r>
      <w:r w:rsidRPr="00F64CB3">
        <w:instrText xml:space="preserve"> REF _Ref7982969 \h </w:instrText>
      </w:r>
      <w:r w:rsidRPr="00D133E4">
        <w:instrText xml:space="preserve"> \* MERGEFORMAT </w:instrText>
      </w:r>
      <w:r w:rsidRPr="00F64CB3">
        <w:fldChar w:fldCharType="separate"/>
      </w:r>
      <w:r w:rsidRPr="00D133E4">
        <w:t>Figure 49</w:t>
      </w:r>
      <w:r w:rsidRPr="00F64CB3">
        <w:fldChar w:fldCharType="end"/>
      </w:r>
      <w:r w:rsidRPr="00F64CB3">
        <w:t>). That warmer temperature</w:t>
      </w:r>
      <w:r>
        <w:t>s</w:t>
      </w:r>
      <w:r w:rsidRPr="00F64CB3">
        <w:t xml:space="preserve"> in summer months </w:t>
      </w:r>
      <w:proofErr w:type="spellStart"/>
      <w:r w:rsidRPr="00F64CB3">
        <w:t>increase</w:t>
      </w:r>
      <w:proofErr w:type="spellEnd"/>
      <w:r w:rsidRPr="00F64CB3">
        <w:t xml:space="preserve"> risk of death in cardiovascular diseases is thought to be due to the reduction of plasma volume by release of platelets and red blood cells into the blood stream and the loss of water and salt through sweating.</w:t>
      </w:r>
      <w:r w:rsidRPr="00F64CB3">
        <w:rPr>
          <w:szCs w:val="24"/>
        </w:rPr>
        <w:fldChar w:fldCharType="begin" w:fldLock="1"/>
      </w:r>
      <w:r>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132&lt;/sup&gt;","plainTextFormattedCitation":"132","previouslyFormattedCitation":"&lt;sup&gt;132&lt;/sup&gt;"},"properties":{"noteIndex":0},"schema":"https://github.com/citation-style-language/schema/raw/master/csl-citation.json"}</w:instrText>
      </w:r>
      <w:r w:rsidRPr="00F64CB3">
        <w:rPr>
          <w:szCs w:val="24"/>
        </w:rPr>
        <w:fldChar w:fldCharType="separate"/>
      </w:r>
      <w:r w:rsidRPr="00676F0B">
        <w:rPr>
          <w:noProof/>
          <w:szCs w:val="24"/>
          <w:vertAlign w:val="superscript"/>
        </w:rPr>
        <w:t>132</w:t>
      </w:r>
      <w:r w:rsidRPr="00F64CB3">
        <w:rPr>
          <w:szCs w:val="24"/>
        </w:rPr>
        <w:fldChar w:fldCharType="end"/>
      </w:r>
      <w:r w:rsidRPr="00F64CB3">
        <w:rPr>
          <w:szCs w:val="24"/>
        </w:rPr>
        <w:t xml:space="preserve"> This</w:t>
      </w:r>
      <w:r w:rsidRPr="00F64CB3">
        <w:t xml:space="preserve"> puts strain on the circulatory system by increasing sticking of platelets to artery walls which leads to blockages and sudden decrease in blood pressure and can lead to death</w:t>
      </w:r>
      <w:r w:rsidRPr="00F64CB3">
        <w:rPr>
          <w:szCs w:val="24"/>
        </w:rPr>
        <w:t>.</w:t>
      </w:r>
      <w:r w:rsidRPr="00F64CB3">
        <w:rPr>
          <w:szCs w:val="24"/>
        </w:rPr>
        <w:fldChar w:fldCharType="begin" w:fldLock="1"/>
      </w:r>
      <w:r>
        <w:rPr>
          <w:szCs w:val="24"/>
        </w:rPr>
        <w:instrText>ADDIN CSL_CITATION {"citationItems":[{"id":"ITEM-1","itemData":{"DOI":"10.1016/0002-9343(86)90348-7","ISSN":"00029343","abstract":"Recorded deaths from coronary and cerebral thrombosis rise markedly in heat waves. In a British heat wave with little or no distortion due to air-conditioning, outside temperatures of 34.6°C (maximum) and 20.8°C (minimum) were followed by peak mortalities from coronary and cerebral thrombosis one to two days later. Experimental exposure of volunteers to moving air at 41°C for six hours caused core temperature to rise 0.84°C, weight to fall 1.83 kg with sweating despite access to water, heart rate to increase 32 beats per minute, and arterial pressure to fall, particularly on standing. The red blood cell count increased 9 percent, and blood viscosity increased 24 percent, mostly after the first hour. The platelet count rose 18 percent, and the platelet volume fell, mostly in the first hour. The plasma cholesterol level increased 14 percent without a change in distribution among lipoprotein fractions. The changes seem able to explain the increased mortality from arterial thrombosis in hot weather. © 1986.","author":[{"dropping-particle":"","family":"Keatinge","given":"William R.","non-dropping-particle":"","parse-names":false,"suffix":""},{"dropping-particle":"","family":"Coleshaw","given":"Susan R.K.","non-dropping-particle":"","parse-names":false,"suffix":""},{"dropping-particle":"","family":"Easton","given":"John C.","non-dropping-particle":"","parse-names":false,"suffix":""},{"dropping-particle":"","family":"Cotter","given":"Finbar","non-dropping-particle":"","parse-names":false,"suffix":""},{"dropping-particle":"","family":"Mattock","given":"Martin B.","non-dropping-particle":"","parse-names":false,"suffix":""},{"dropping-particle":"","family":"Chelliah","given":"Ramani","non-dropping-particle":"","parse-names":false,"suffix":""}],"container-title":"The American Journal of Medicine","id":"ITEM-1","issued":{"date-parts":[["1986"]]},"title":"Increased platelet and red cell counts, blood viscosity, and plasma cholesterol levels during heat stress, and mortality from coronary and cerebral thrombosis","type":"article-journal"},"uris":["http://www.mendeley.com/documents/?uuid=87ad0f1b-aafc-410e-826c-8f0b0d0772c5"]}],"mendeley":{"formattedCitation":"&lt;sup&gt;132&lt;/sup&gt;","plainTextFormattedCitation":"132","previouslyFormattedCitation":"&lt;sup&gt;132&lt;/sup&gt;"},"properties":{"noteIndex":0},"schema":"https://github.com/citation-style-language/schema/raw/master/csl-citation.json"}</w:instrText>
      </w:r>
      <w:r w:rsidRPr="00F64CB3">
        <w:rPr>
          <w:szCs w:val="24"/>
        </w:rPr>
        <w:fldChar w:fldCharType="separate"/>
      </w:r>
      <w:r w:rsidRPr="00676F0B">
        <w:rPr>
          <w:noProof/>
          <w:szCs w:val="24"/>
          <w:vertAlign w:val="superscript"/>
        </w:rPr>
        <w:t>132</w:t>
      </w:r>
      <w:r w:rsidRPr="00F64CB3">
        <w:rPr>
          <w:szCs w:val="24"/>
        </w:rPr>
        <w:fldChar w:fldCharType="end"/>
      </w:r>
      <w:r w:rsidRPr="00F64CB3">
        <w:rPr>
          <w:szCs w:val="24"/>
        </w:rPr>
        <w:t xml:space="preserve"> Further increases away from long-term norms increase strain on the circulatory system and risk of death from cardiovascular diseases. This helps to explain why more deaths are expected from </w:t>
      </w:r>
      <w:r>
        <w:rPr>
          <w:szCs w:val="24"/>
        </w:rPr>
        <w:t>cardiovascular</w:t>
      </w:r>
      <w:r w:rsidRPr="00F64CB3">
        <w:rPr>
          <w:szCs w:val="24"/>
        </w:rPr>
        <w:t xml:space="preserve"> diseases in anomalously warm summer months </w:t>
      </w:r>
      <w:r w:rsidRPr="00F64CB3">
        <w:t>(</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w:t>
      </w:r>
      <w:r w:rsidRPr="00F64CB3">
        <w:rPr>
          <w:szCs w:val="24"/>
        </w:rPr>
        <w:t xml:space="preserve">. </w:t>
      </w:r>
    </w:p>
    <w:p w14:paraId="60E6280D" w14:textId="4726FF02" w:rsidR="00D2478A" w:rsidRPr="00F64CB3" w:rsidRDefault="00D2478A" w:rsidP="00D2478A">
      <w:pPr>
        <w:ind w:firstLine="567"/>
      </w:pPr>
      <w:r w:rsidRPr="00F64CB3">
        <w:rPr>
          <w:szCs w:val="24"/>
        </w:rPr>
        <w:t xml:space="preserve">Respiratory disease deaths are also relatively higher in winter than at other times in the year in the United States </w:t>
      </w:r>
      <w:r w:rsidRPr="00F64CB3">
        <w:t>(</w:t>
      </w:r>
      <w:r w:rsidRPr="00F64CB3">
        <w:fldChar w:fldCharType="begin"/>
      </w:r>
      <w:r w:rsidRPr="00F64CB3">
        <w:instrText xml:space="preserve"> REF _Ref10060913 \h  \* MERGEFORMAT </w:instrText>
      </w:r>
      <w:r w:rsidRPr="00F64CB3">
        <w:fldChar w:fldCharType="separate"/>
      </w:r>
      <w:r w:rsidRPr="00D133E4">
        <w:t>Figure 47</w:t>
      </w:r>
      <w:r w:rsidRPr="00F64CB3">
        <w:fldChar w:fldCharType="end"/>
      </w:r>
      <w:r w:rsidRPr="00F64CB3">
        <w:t>). Colder temperatures are associated with suppression of immune system, which facilitates respiratory infections taking hold in humans.</w:t>
      </w:r>
      <w:r w:rsidRPr="00F64CB3">
        <w:rPr>
          <w:szCs w:val="24"/>
        </w:rPr>
        <w:fldChar w:fldCharType="begin" w:fldLock="1"/>
      </w:r>
      <w:r>
        <w:rPr>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mendeley":{"formattedCitation":"&lt;sup&gt;98&lt;/sup&gt;","plainTextFormattedCitation":"98","previouslyFormattedCitation":"&lt;sup&gt;98&lt;/sup&gt;"},"properties":{"noteIndex":0},"schema":"https://github.com/citation-style-language/schema/raw/master/csl-citation.json"}</w:instrText>
      </w:r>
      <w:r w:rsidRPr="00F64CB3">
        <w:rPr>
          <w:szCs w:val="24"/>
        </w:rPr>
        <w:fldChar w:fldCharType="separate"/>
      </w:r>
      <w:r w:rsidRPr="00676F0B">
        <w:rPr>
          <w:noProof/>
          <w:szCs w:val="24"/>
          <w:vertAlign w:val="superscript"/>
        </w:rPr>
        <w:t>98</w:t>
      </w:r>
      <w:r w:rsidRPr="00F64CB3">
        <w:rPr>
          <w:szCs w:val="24"/>
        </w:rPr>
        <w:fldChar w:fldCharType="end"/>
      </w:r>
      <w:r w:rsidRPr="00F64CB3">
        <w:t xml:space="preserve"> Warmer anomalies in winter months can therefore reduce risks of respiratory infections, which explains the reduction in risk for older groups (</w:t>
      </w:r>
      <w:r w:rsidRPr="00F64CB3">
        <w:fldChar w:fldCharType="begin"/>
      </w:r>
      <w:r w:rsidRPr="00F64CB3">
        <w:instrText xml:space="preserve"> REF _Ref10551285 \h </w:instrText>
      </w:r>
      <w:r w:rsidRPr="00D133E4">
        <w:instrText xml:space="preserve"> \* MERGEFORMAT </w:instrText>
      </w:r>
      <w:r w:rsidRPr="00F64CB3">
        <w:fldChar w:fldCharType="separate"/>
      </w:r>
      <w:r w:rsidRPr="00D133E4">
        <w:t>Figure 56</w:t>
      </w:r>
      <w:r w:rsidRPr="00F64CB3">
        <w:fldChar w:fldCharType="end"/>
      </w:r>
      <w:r w:rsidRPr="00F64CB3">
        <w:t>). Cold air can also cause airways to go into spasm and trigger coughing, wheezing, shortness of breath and tightness in the chest.</w:t>
      </w:r>
      <w:r w:rsidRPr="00F64CB3">
        <w:fldChar w:fldCharType="begin" w:fldLock="1"/>
      </w:r>
      <w:r>
        <w:instrText>ADDIN CSL_CITATION {"citationItems":[{"id":"ITEM-1","itemData":{"URL":"https://www.asthma.org.uk/advice/triggers/weather/","accessed":{"date-parts":[["2019","6","4"]]},"author":[{"dropping-particle":"","family":"Asthma UK","given":"","non-dropping-particle":"","parse-names":false,"suffix":""}],"container-title":"2019","id":"ITEM-1","issued":{"date-parts":[["0"]]},"title":"Weather","type":"webpage"},"uris":["http://www.mendeley.com/documents/?uuid=4e95f30f-8dad-4ab4-99c9-edced0661dcb"]}],"mendeley":{"formattedCitation":"&lt;sup&gt;268&lt;/sup&gt;","plainTextFormattedCitation":"268","previouslyFormattedCitation":"&lt;sup&gt;268&lt;/sup&gt;"},"properties":{"noteIndex":0},"schema":"https://github.com/citation-style-language/schema/raw/master/csl-citation.json"}</w:instrText>
      </w:r>
      <w:r w:rsidRPr="00F64CB3">
        <w:fldChar w:fldCharType="separate"/>
      </w:r>
      <w:r w:rsidRPr="00676F0B">
        <w:rPr>
          <w:noProof/>
          <w:vertAlign w:val="superscript"/>
        </w:rPr>
        <w:t>268</w:t>
      </w:r>
      <w:r w:rsidRPr="00F64CB3">
        <w:fldChar w:fldCharType="end"/>
      </w:r>
      <w:r w:rsidRPr="00F64CB3">
        <w:t xml:space="preserve"> Mould spores are more common in colder air, which are known to cause respiratory </w:t>
      </w:r>
      <w:commentRangeStart w:id="243"/>
      <w:r w:rsidRPr="00F64CB3">
        <w:t>issues</w:t>
      </w:r>
      <w:commentRangeEnd w:id="243"/>
      <w:r w:rsidR="00D232BD">
        <w:rPr>
          <w:rStyle w:val="CommentReference"/>
          <w:rFonts w:asciiTheme="minorHAnsi" w:hAnsiTheme="minorHAnsi"/>
        </w:rPr>
        <w:commentReference w:id="243"/>
      </w:r>
      <w:r w:rsidRPr="00F64CB3">
        <w:t>.</w:t>
      </w:r>
      <w:r w:rsidRPr="00F64CB3">
        <w:fldChar w:fldCharType="begin" w:fldLock="1"/>
      </w:r>
      <w:r>
        <w:instrText>ADDIN CSL_CITATION {"citationItems":[{"id":"ITEM-1","itemData":{"URL":"https://www.asthma.org.uk/advice/triggers/moulds-and-fungi/","accessed":{"date-parts":[["2019","6","4"]]},"author":[{"dropping-particle":"","family":"Asthma UK","given":"","non-dropping-particle":"","parse-names":false,"suffix":""}],"id":"ITEM-1","issued":{"date-parts":[["2019"]]},"title":"Moulds and funghi","type":"webpage"},"uris":["http://www.mendeley.com/documents/?uuid=b49910f2-cc22-429e-b5ac-0fbeac128cda"]}],"mendeley":{"formattedCitation":"&lt;sup&gt;269&lt;/sup&gt;","plainTextFormattedCitation":"269","previouslyFormattedCitation":"&lt;sup&gt;269&lt;/sup&gt;"},"properties":{"noteIndex":0},"schema":"https://github.com/citation-style-language/schema/raw/master/csl-citation.json"}</w:instrText>
      </w:r>
      <w:r w:rsidRPr="00F64CB3">
        <w:fldChar w:fldCharType="separate"/>
      </w:r>
      <w:r w:rsidRPr="00676F0B">
        <w:rPr>
          <w:noProof/>
          <w:vertAlign w:val="superscript"/>
        </w:rPr>
        <w:t>269</w:t>
      </w:r>
      <w:r w:rsidRPr="00F64CB3">
        <w:fldChar w:fldCharType="end"/>
      </w:r>
      <w:r w:rsidRPr="00F64CB3">
        <w:t xml:space="preserve"> Warmer anomalies in winter would reduce the </w:t>
      </w:r>
      <w:del w:id="244" w:author="Ezzati, Majid" w:date="2019-06-07T22:44:00Z">
        <w:r w:rsidRPr="00F64CB3" w:rsidDel="00D232BD">
          <w:delText xml:space="preserve">prevalence of these </w:delText>
        </w:r>
      </w:del>
      <w:r w:rsidRPr="00F64CB3">
        <w:t>risk factors. In contrast, warmer anomalous temperatures in summer months are associated with airway inflammation, which can lead to death from respiratory com</w:t>
      </w:r>
      <w:r>
        <w:t>p</w:t>
      </w:r>
      <w:r w:rsidRPr="00F64CB3">
        <w:t>lications,</w:t>
      </w:r>
      <w:r w:rsidRPr="00F64CB3">
        <w:rPr>
          <w:szCs w:val="24"/>
        </w:rPr>
        <w:fldChar w:fldCharType="begin" w:fldLock="1"/>
      </w:r>
      <w:r>
        <w:rPr>
          <w:szCs w:val="24"/>
        </w:rPr>
        <w:instrText>ADDIN CSL_CITATION {"citationItems":[{"id":"ITEM-1","itemData":{"DOI":"10.1164/rccm.200802-217OC","ISSN":"1073449X","abstract":"RATIONALE: Episode analyses of heat waves have documented a comparatively higher impact on mortality than on morbidity (hospital admissions) in European cities. The evidence from daily time series studies is scarce and inconsistent.\\n\\nOBJECTIVES: To evaluate the impact of high environmental temperatures on hospital admissions during April to September in 12 European cities participating in the Assessment and Prevention of Acute Health Effects of Weather Conditions in Europe (PHEWE) project.\\n\\nMETHODS: For each city, time series analysis was used to model the relationship between maximum apparent temperature (lag 0-3 days) and daily hospital admissions for cardiovascular, cerebrovascular, and respiratory causes by age (all ages, 65-74 age group, and 75+ age group), and the city-specific estimates were pooled for two geographical groupings of cities.\\n\\nMEASUREMENTS AND MAIN RESULTS: For respiratory admissions, there was a positive association that was heterogeneous between cities. For a 1 degrees C increase in maximum apparent temperature above a threshold, respiratory admissions increased by +4.5% (95% confidence interval, 1.9-7.3) and +3.1% (95% confidence interval, 0.8-5.5) in the 75+ age group in Mediterranean and North-Continental cities, respectively. In contrast, the association between temperature and cardiovascular and cerebrovascular admissions tended to be negative and did not reach statistical significance.\\n\\nCONCLUSIONS: High temperatures have a specific impact on respiratory admissions, particularly in the elderly population, but the underlying mechanisms are poorly understood. Why high temperature increases cardiovascular mortality but not cardiovascular admissions is also unclear. The impact of extreme heat events on respiratory admissions is expected to increase in European cities as a result of global warming and progressive population aging.","author":[{"dropping-particle":"","family":"Michelozzi","given":"Paola","non-dropping-particle":"","parse-names":false,"suffix":""},{"dropping-particle":"","family":"Accetta","given":"Gabriele","non-dropping-particle":"","parse-names":false,"suffix":""},{"dropping-particle":"","family":"Sario","given":"Manuela","non-dropping-particle":"De","parse-names":false,"suffix":""},{"dropping-particle":"","family":"D'Ippoliti","given":"Daniela","non-dropping-particle":"","parse-names":false,"suffix":""},{"dropping-particle":"","family":"Marino","given":"Claudia","non-dropping-particle":"","parse-names":false,"suffix":""},{"dropping-particle":"","family":"Baccini","given":"Michela","non-dropping-particle":"","parse-names":false,"suffix":""},{"dropping-particle":"","family":"Biggeri","given":"Annibale","non-dropping-particle":"","parse-names":false,"suffix":""},{"dropping-particle":"","family":"Anderson","given":"H. Ross","non-dropping-particle":"","parse-names":false,"suffix":""},{"dropping-particle":"","family":"Katsouyanni","given":"Klea","non-dropping-particle":"","parse-names":false,"suffix":""},{"dropping-particle":"","family":"Ballester","given":"Ferran","non-dropping-particle":"","parse-names":false,"suffix":""},{"dropping-particle":"","family":"Bisanti","given":"Luigi","non-dropping-particle":"","parse-names":false,"suffix":""},{"dropping-particle":"","family":"Cadum","given":"Ennio","non-dropping-particle":"","parse-names":false,"suffix":""},{"dropping-particle":"","family":"Forsberg","given":"Bertil","non-dropping-particle":"","parse-names":false,"suffix":""},{"dropping-particle":"","family":"Forastiere","given":"Francesco","non-dropping-particle":"","parse-names":false,"suffix":""},{"dropping-particle":"","family":"Goodman","given":"Patrick G.","non-dropping-particle":"","parse-names":false,"suffix":""},{"dropping-particle":"","family":"Hojs","given":"Ana","non-dropping-particle":"","parse-names":false,"suffix":""},{"dropping-particle":"","family":"Kirchmayer","given":"Ursula","non-dropping-particle":"","parse-names":false,"suffix":""},{"dropping-particle":"","family":"Medina","given":"Sylvia","non-dropping-particle":"","parse-names":false,"suffix":""},{"dropping-particle":"","family":"Paldy","given":"Anna","non-dropping-particle":"","parse-names":false,"suffix":""},{"dropping-particle":"","family":"Schindler","given":"Christian","non-dropping-particle":"","parse-names":false,"suffix":""},{"dropping-particle":"","family":"Sunyer","given":"Jordi","non-dropping-particle":"","parse-names":false,"suffix":""},{"dropping-particle":"","family":"Perucci","given":"Carlo A.","non-dropping-particle":"","parse-names":false,"suffix":""}],"container-title":"American Journal of Respiratory and Critical Care Medicine","id":"ITEM-1","issued":{"date-parts":[["2009"]]},"title":"High temperature and hospitalizations for cardiovascular and respiratory causes in 12 european cities","type":"article-journal"},"uris":["http://www.mendeley.com/documents/?uuid=8642bcc0-7f16-46d6-9108-732ed2153d9b"]}],"mendeley":{"formattedCitation":"&lt;sup&gt;131&lt;/sup&gt;","plainTextFormattedCitation":"131","previouslyFormattedCitation":"&lt;sup&gt;131&lt;/sup&gt;"},"properties":{"noteIndex":0},"schema":"https://github.com/citation-style-language/schema/raw/master/csl-citation.json"}</w:instrText>
      </w:r>
      <w:r w:rsidRPr="00F64CB3">
        <w:rPr>
          <w:szCs w:val="24"/>
        </w:rPr>
        <w:fldChar w:fldCharType="separate"/>
      </w:r>
      <w:r w:rsidRPr="00676F0B">
        <w:rPr>
          <w:noProof/>
          <w:szCs w:val="24"/>
          <w:vertAlign w:val="superscript"/>
        </w:rPr>
        <w:t>131</w:t>
      </w:r>
      <w:r w:rsidRPr="00F64CB3">
        <w:rPr>
          <w:szCs w:val="24"/>
        </w:rPr>
        <w:fldChar w:fldCharType="end"/>
      </w:r>
      <w:r w:rsidRPr="00F64CB3">
        <w:rPr>
          <w:szCs w:val="24"/>
        </w:rPr>
        <w:t xml:space="preserve"> though no consistent association of warm anomalies with deaths in the summer months is observed (</w:t>
      </w:r>
      <w:r w:rsidRPr="00F64CB3">
        <w:rPr>
          <w:szCs w:val="24"/>
        </w:rPr>
        <w:fldChar w:fldCharType="begin"/>
      </w:r>
      <w:r w:rsidRPr="00F64CB3">
        <w:rPr>
          <w:szCs w:val="24"/>
        </w:rPr>
        <w:instrText xml:space="preserve"> REF _Ref7982969 \h </w:instrText>
      </w:r>
      <w:r w:rsidRPr="00D133E4">
        <w:rPr>
          <w:szCs w:val="24"/>
        </w:rPr>
        <w:instrText xml:space="preserve"> \* MERGEFORMAT </w:instrText>
      </w:r>
      <w:r w:rsidRPr="00F64CB3">
        <w:rPr>
          <w:szCs w:val="24"/>
        </w:rPr>
      </w:r>
      <w:r w:rsidRPr="00F64CB3">
        <w:rPr>
          <w:szCs w:val="24"/>
        </w:rPr>
        <w:fldChar w:fldCharType="separate"/>
      </w:r>
      <w:r w:rsidRPr="00D133E4">
        <w:t>Figure 49</w:t>
      </w:r>
      <w:r w:rsidRPr="00F64CB3">
        <w:rPr>
          <w:szCs w:val="24"/>
        </w:rPr>
        <w:fldChar w:fldCharType="end"/>
      </w:r>
      <w:r w:rsidRPr="00F64CB3">
        <w:rPr>
          <w:szCs w:val="24"/>
        </w:rPr>
        <w:t>).</w:t>
      </w:r>
    </w:p>
    <w:p w14:paraId="789B5349" w14:textId="77777777" w:rsidR="00D2478A" w:rsidRPr="00F64CB3" w:rsidRDefault="00D2478A" w:rsidP="00D2478A">
      <w:pPr>
        <w:ind w:firstLine="567"/>
      </w:pPr>
      <w:r w:rsidRPr="00F64CB3">
        <w:t xml:space="preserve">That </w:t>
      </w:r>
      <w:r>
        <w:t>I</w:t>
      </w:r>
      <w:r w:rsidRPr="00F64CB3">
        <w:t xml:space="preserve"> found no association between cancer</w:t>
      </w:r>
      <w:r>
        <w:t xml:space="preserve"> deaths </w:t>
      </w:r>
      <w:r w:rsidRPr="00F64CB3">
        <w:t>and anomalous temperature across months, age groups and sexes</w:t>
      </w:r>
      <w:r>
        <w:t>,</w:t>
      </w:r>
      <w:r w:rsidRPr="00F64CB3">
        <w:t xml:space="preserve"> matches the lack of evidence associating temperature variation with cancer </w:t>
      </w:r>
      <w:commentRangeStart w:id="245"/>
      <w:r w:rsidRPr="00F64CB3">
        <w:t>mortality</w:t>
      </w:r>
      <w:commentRangeEnd w:id="245"/>
      <w:r w:rsidR="00D232BD">
        <w:rPr>
          <w:rStyle w:val="CommentReference"/>
          <w:rFonts w:asciiTheme="minorHAnsi" w:hAnsiTheme="minorHAnsi"/>
        </w:rPr>
        <w:commentReference w:id="245"/>
      </w:r>
      <w:r w:rsidRPr="00F64CB3">
        <w:t xml:space="preserve">. Though I found that cancer deaths rates were weakly seasonal for 55 </w:t>
      </w:r>
      <w:r w:rsidRPr="00F64CB3">
        <w:lastRenderedPageBreak/>
        <w:t>years and over in males and 65 years and over for females (</w:t>
      </w:r>
      <w:r w:rsidRPr="00F64CB3">
        <w:fldChar w:fldCharType="begin"/>
      </w:r>
      <w:r w:rsidRPr="00F64CB3">
        <w:instrText xml:space="preserve"> REF _Ref6066458 \h </w:instrText>
      </w:r>
      <w:r w:rsidRPr="00D133E4">
        <w:instrText xml:space="preserve"> \* MERGEFORMAT </w:instrText>
      </w:r>
      <w:r w:rsidRPr="00F64CB3">
        <w:fldChar w:fldCharType="separate"/>
      </w:r>
      <w:r w:rsidRPr="00D133E4">
        <w:t>Figure 15</w:t>
      </w:r>
      <w:r w:rsidRPr="00F64CB3">
        <w:fldChar w:fldCharType="end"/>
      </w:r>
      <w:r w:rsidRPr="00F64CB3">
        <w:t xml:space="preserve"> and </w:t>
      </w:r>
      <w:r w:rsidRPr="00F64CB3">
        <w:fldChar w:fldCharType="begin"/>
      </w:r>
      <w:r w:rsidRPr="00F64CB3">
        <w:instrText xml:space="preserve"> REF _Ref6155648 \h </w:instrText>
      </w:r>
      <w:r w:rsidRPr="00D133E4">
        <w:instrText xml:space="preserve"> \* MERGEFORMAT </w:instrText>
      </w:r>
      <w:r w:rsidRPr="00F64CB3">
        <w:fldChar w:fldCharType="separate"/>
      </w:r>
      <w:r w:rsidRPr="00D133E4">
        <w:t>Figure 16</w:t>
      </w:r>
      <w:r w:rsidRPr="00F64CB3">
        <w:fldChar w:fldCharType="end"/>
      </w:r>
      <w:r w:rsidRPr="00F64CB3">
        <w:t xml:space="preserve"> in Chapter </w:t>
      </w:r>
      <w:r w:rsidRPr="00F64CB3">
        <w:fldChar w:fldCharType="begin"/>
      </w:r>
      <w:r w:rsidRPr="00F64CB3">
        <w:instrText xml:space="preserve"> REF _Ref10034826 \r \h </w:instrText>
      </w:r>
      <w:r w:rsidRPr="00D133E4">
        <w:instrText xml:space="preserve"> \* MERGEFORMAT </w:instrText>
      </w:r>
      <w:r w:rsidRPr="00F64CB3">
        <w:fldChar w:fldCharType="separate"/>
      </w:r>
      <w:r w:rsidRPr="00F64CB3">
        <w:t>4</w:t>
      </w:r>
      <w:r w:rsidRPr="00F64CB3">
        <w:fldChar w:fldCharType="end"/>
      </w:r>
      <w:r w:rsidRPr="00F64CB3">
        <w:t xml:space="preserve">), this may be for reasons other than temperature variation. For example, slightly more elderly terminally ill sufferers may die during winter months due to co-morbidity caused by increased susceptibility </w:t>
      </w:r>
      <w:commentRangeStart w:id="246"/>
      <w:r w:rsidRPr="00F64CB3">
        <w:t>to respiratory infections which results in lower survival rates.</w:t>
      </w:r>
      <w:r w:rsidRPr="00F64CB3">
        <w:fldChar w:fldCharType="begin" w:fldLock="1"/>
      </w:r>
      <w:r>
        <w:instrText>ADDIN CSL_CITATION {"citationItems":[{"id":"ITEM-1","itemData":{"DOI":"10.2147/CLEP.S47150","ISSN":"11791349","abstract":"BACKGROUND: A number of studies have shown poorer survival among cancer patients with comorbidity. Several mechanisms may underlie this finding. In this review we summarize the current literature on the association between patient comorbidity and cancer prognosis. Prognostic factors examined include tumor biology, diagnosis, treatment, clinical quality, and adherence.\\n\\nMETHODS: All English-language articles published during 2002-2012 on the association between comorbidity and survival among patients with colon cancer, breast cancer, and lung cancer were identified from PubMed, MEDLINE and Embase. Titles and abstracts were reviewed to identify eligible studies and their main results were then extracted.\\n\\nRESULTS: Our search yielded more than 2,500 articles related to comorbidity and cancer, but few investigated the prognostic impact of comorbidity as a primary aim. Most studies found that cancer patients with comorbidity had poorer survival than those without comorbidity, with 5-year mortality hazard ratios ranging from 1.1 to 5.8. Few studies examined the influence of specific chronic conditions. In general, comorbidity does not appear to be associated with more aggressive types of cancer or other differences in tumor biology. Presence of specific severe comorbidities or psychiatric disorders were found to be associated with delayed cancer diagnosis in some studies, while chronic diseases requiring regular medical visits were associated with earlier cancer detection in others. Another finding was that patients with comorbidity do not receive standard cancer treatments such as surgery, chemotherapy, and radiation therapy as often as patients without comorbidity, and their chance of completing a course of cancer treatment is lower. Postoperative complications and mortality are higher in patients with comorbidity. It is unclear from the literature whether the apparent undertreatment reflects appropriate consideration of greater toxicity risk, poorer clinical quality, patient preferences, or poor adherence among patients with comorbidity.\\n\\nCONCLUSION: Despite increasing recognition of the importance of comorbid illnesses among cancer patients, major challenges remain. Both treatment effectiveness and compliance appear compromised among cancer patients with comorbidity. Data on clinical quality is limited.","author":[{"dropping-particle":"","family":"Søgaard","given":"Mette","non-dropping-particle":"","parse-names":false,"suffix":""},{"dropping-particle":"","family":"Thomsen","given":"Reimar Wernich","non-dropping-particle":"","parse-names":false,"suffix":""},{"dropping-particle":"","family":"Bossen","given":"Kristine Skovgaard","non-dropping-particle":"","parse-names":false,"suffix":""},{"dropping-particle":"","family":"Sørensen","given":"Henrik Toft","non-dropping-particle":"","parse-names":false,"suffix":""},{"dropping-particle":"","family":"Nørgaard","given":"Mette","non-dropping-particle":"","parse-names":false,"suffix":""}],"container-title":"Clinical Epidemiology","id":"ITEM-1","issued":{"date-parts":[["2013"]]},"title":"The impact of comorbidity on cancer survival: A review","type":"article"},"uris":["http://www.mendeley.com/documents/?uuid=1f61e1c7-f33a-4a85-b25f-8364fb27e4bc"]}],"mendeley":{"formattedCitation":"&lt;sup&gt;270&lt;/sup&gt;","plainTextFormattedCitation":"270","previouslyFormattedCitation":"&lt;sup&gt;270&lt;/sup&gt;"},"properties":{"noteIndex":0},"schema":"https://github.com/citation-style-language/schema/raw/master/csl-citation.json"}</w:instrText>
      </w:r>
      <w:r w:rsidRPr="00F64CB3">
        <w:fldChar w:fldCharType="separate"/>
      </w:r>
      <w:r w:rsidRPr="00676F0B">
        <w:rPr>
          <w:noProof/>
          <w:vertAlign w:val="superscript"/>
        </w:rPr>
        <w:t>270</w:t>
      </w:r>
      <w:r w:rsidRPr="00F64CB3">
        <w:fldChar w:fldCharType="end"/>
      </w:r>
      <w:commentRangeEnd w:id="246"/>
      <w:r w:rsidR="00D232BD">
        <w:rPr>
          <w:rStyle w:val="CommentReference"/>
          <w:rFonts w:asciiTheme="minorHAnsi" w:hAnsiTheme="minorHAnsi"/>
        </w:rPr>
        <w:commentReference w:id="246"/>
      </w:r>
    </w:p>
    <w:p w14:paraId="79D70C2E" w14:textId="3DC31855" w:rsidR="00D2478A" w:rsidRPr="00F64CB3" w:rsidRDefault="00D2478A" w:rsidP="00D2478A">
      <w:pPr>
        <w:ind w:firstLine="567"/>
      </w:pPr>
      <w:r w:rsidRPr="00F64CB3">
        <w:t xml:space="preserve">The major strength of this study is that, when combined with my work in Chapter </w:t>
      </w:r>
      <w:r w:rsidRPr="00F64CB3">
        <w:fldChar w:fldCharType="begin"/>
      </w:r>
      <w:r w:rsidRPr="00F64CB3">
        <w:instrText xml:space="preserve"> REF _Ref10308033 \r \h </w:instrText>
      </w:r>
      <w:r w:rsidRPr="00F64CB3">
        <w:fldChar w:fldCharType="separate"/>
      </w:r>
      <w:r w:rsidRPr="00F64CB3">
        <w:t>6</w:t>
      </w:r>
      <w:r w:rsidRPr="00F64CB3">
        <w:fldChar w:fldCharType="end"/>
      </w:r>
      <w:r w:rsidRPr="00F64CB3">
        <w:t xml:space="preserve">, I have comprehensively modelled the association of temperature anomaly with a mutually exclusive and collectively exhaustive set of causes of death, by month, age group, and sex. I did this using the two large datasets I </w:t>
      </w:r>
      <w:r>
        <w:t>processed</w:t>
      </w:r>
      <w:r w:rsidRPr="00F64CB3">
        <w:t xml:space="preserve"> in Chapter </w:t>
      </w:r>
      <w:r w:rsidRPr="00F64CB3">
        <w:fldChar w:fldCharType="begin"/>
      </w:r>
      <w:r w:rsidRPr="00F64CB3">
        <w:instrText xml:space="preserve"> REF _Ref10034651 \r \h </w:instrText>
      </w:r>
      <w:r w:rsidRPr="00F64CB3">
        <w:fldChar w:fldCharType="separate"/>
      </w:r>
      <w:r w:rsidRPr="00F64CB3">
        <w:t>3</w:t>
      </w:r>
      <w:r w:rsidRPr="00F64CB3">
        <w:fldChar w:fldCharType="end"/>
      </w:r>
      <w:r>
        <w:t xml:space="preserve"> and the Bayesian </w:t>
      </w:r>
      <w:proofErr w:type="spellStart"/>
      <w:r>
        <w:t>spatio</w:t>
      </w:r>
      <w:proofErr w:type="spellEnd"/>
      <w:r>
        <w:t xml:space="preserve">-temporal I developed in Chapter </w:t>
      </w:r>
      <w:fldSimple w:instr=" REF _Ref10061590 \r ">
        <w:r>
          <w:t>5</w:t>
        </w:r>
      </w:fldSimple>
      <w:r w:rsidRPr="00F64CB3">
        <w:t xml:space="preserve">. The temperature anomaly metric I also describe in Chapter </w:t>
      </w:r>
      <w:r w:rsidRPr="00F64CB3">
        <w:fldChar w:fldCharType="begin"/>
      </w:r>
      <w:r w:rsidRPr="00F64CB3">
        <w:instrText xml:space="preserve"> REF _Ref10034651 \r \h </w:instrText>
      </w:r>
      <w:r w:rsidRPr="00F64CB3">
        <w:fldChar w:fldCharType="separate"/>
      </w:r>
      <w:r w:rsidRPr="00F64CB3">
        <w:t>3</w:t>
      </w:r>
      <w:r w:rsidRPr="00F64CB3">
        <w:fldChar w:fldCharType="end"/>
      </w:r>
      <w:del w:id="247" w:author="Ezzati, Majid" w:date="2019-06-08T04:56:00Z">
        <w:r w:rsidRPr="00F64CB3" w:rsidDel="009E6B77">
          <w:delText xml:space="preserve"> provides a sensible way of factoring </w:delText>
        </w:r>
      </w:del>
      <w:ins w:id="248" w:author="Ezzati, Majid" w:date="2019-06-08T04:56:00Z">
        <w:r w:rsidR="009E6B77">
          <w:t xml:space="preserve"> factors </w:t>
        </w:r>
      </w:ins>
      <w:r w:rsidRPr="00F64CB3">
        <w:t xml:space="preserve">in </w:t>
      </w:r>
      <w:ins w:id="249" w:author="Ezzati, Majid" w:date="2019-06-08T04:57:00Z">
        <w:r w:rsidR="009E6B77" w:rsidRPr="00F64CB3">
          <w:t>long-term</w:t>
        </w:r>
        <w:r w:rsidR="009E6B77" w:rsidRPr="00F64CB3">
          <w:t xml:space="preserve"> </w:t>
        </w:r>
      </w:ins>
      <w:r w:rsidRPr="00F64CB3">
        <w:t>local experience</w:t>
      </w:r>
      <w:ins w:id="250" w:author="Ezzati, Majid" w:date="2019-06-08T04:57:00Z">
        <w:r w:rsidR="009E6B77">
          <w:t>,</w:t>
        </w:r>
      </w:ins>
      <w:r w:rsidRPr="00F64CB3">
        <w:t xml:space="preserve"> and </w:t>
      </w:r>
      <w:del w:id="251" w:author="Ezzati, Majid" w:date="2019-06-08T04:57:00Z">
        <w:r w:rsidRPr="00F64CB3" w:rsidDel="009E6B77">
          <w:delText xml:space="preserve">long-term </w:delText>
        </w:r>
      </w:del>
      <w:ins w:id="252" w:author="Ezzati, Majid" w:date="2019-06-08T04:57:00Z">
        <w:r w:rsidR="009E6B77">
          <w:t xml:space="preserve">associated </w:t>
        </w:r>
      </w:ins>
      <w:r w:rsidRPr="00F64CB3">
        <w:t>adaptation</w:t>
      </w:r>
      <w:ins w:id="253" w:author="Ezzati, Majid" w:date="2019-06-08T04:57:00Z">
        <w:r w:rsidR="009E6B77">
          <w:t>,</w:t>
        </w:r>
      </w:ins>
      <w:r w:rsidRPr="00F64CB3">
        <w:t xml:space="preserve"> when examining temperature-mortality association. This has enabled me to make an estimate of the change in deaths with a 1°C anomaly increase, which is well within current estimates o</w:t>
      </w:r>
      <w:commentRangeStart w:id="254"/>
      <w:r w:rsidRPr="00F64CB3">
        <w:t>f an up to 6.6°C increase by the end of the 21</w:t>
      </w:r>
      <w:r w:rsidRPr="00D133E4">
        <w:rPr>
          <w:vertAlign w:val="superscript"/>
        </w:rPr>
        <w:t>st</w:t>
      </w:r>
      <w:r w:rsidRPr="00F64CB3">
        <w:t xml:space="preserve"> century in the United States</w:t>
      </w:r>
      <w:del w:id="255" w:author="Ezzati, Majid" w:date="2019-06-08T04:57:00Z">
        <w:r w:rsidRPr="00F64CB3" w:rsidDel="009E6B77">
          <w:delText xml:space="preserve"> over</w:delText>
        </w:r>
      </w:del>
      <w:commentRangeEnd w:id="254"/>
      <w:r w:rsidR="009E6B77">
        <w:rPr>
          <w:rStyle w:val="CommentReference"/>
          <w:rFonts w:asciiTheme="minorHAnsi" w:hAnsiTheme="minorHAnsi"/>
        </w:rPr>
        <w:commentReference w:id="254"/>
      </w:r>
      <w:del w:id="256" w:author="Ezzati, Majid" w:date="2019-06-08T04:57:00Z">
        <w:r w:rsidRPr="00F64CB3" w:rsidDel="009E6B77">
          <w:delText xml:space="preserve"> the next decades</w:delText>
        </w:r>
      </w:del>
      <w:r w:rsidRPr="00F64CB3">
        <w:t>.</w:t>
      </w:r>
      <w:r w:rsidRPr="00F64CB3">
        <w:rPr>
          <w:szCs w:val="24"/>
        </w:rPr>
        <w:fldChar w:fldCharType="begin" w:fldLock="1"/>
      </w:r>
      <w:r w:rsidRPr="00F64CB3">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44&lt;/sup&gt;","plainTextFormattedCitation":"44","previouslyFormattedCitation":"&lt;sup&gt;44&lt;/sup&gt;"},"properties":{"noteIndex":0},"schema":"https://github.com/citation-style-language/schema/raw/master/csl-citation.json"}</w:instrText>
      </w:r>
      <w:r w:rsidRPr="00F64CB3">
        <w:rPr>
          <w:szCs w:val="24"/>
        </w:rPr>
        <w:fldChar w:fldCharType="separate"/>
      </w:r>
      <w:r w:rsidRPr="009846C7">
        <w:rPr>
          <w:noProof/>
          <w:szCs w:val="24"/>
          <w:vertAlign w:val="superscript"/>
        </w:rPr>
        <w:t>44</w:t>
      </w:r>
      <w:r w:rsidRPr="00F64CB3">
        <w:rPr>
          <w:szCs w:val="24"/>
        </w:rPr>
        <w:fldChar w:fldCharType="end"/>
      </w:r>
      <w:r w:rsidRPr="00F64CB3">
        <w:t xml:space="preserve"> My study design has also enabled me to show that the reduction in deaths would be greatest in older groups in the winter months, and is </w:t>
      </w:r>
      <w:r>
        <w:t xml:space="preserve">almost </w:t>
      </w:r>
      <w:r w:rsidRPr="00F64CB3">
        <w:t>evenly shared between males and females (</w:t>
      </w:r>
      <w:r w:rsidRPr="00F64CB3">
        <w:fldChar w:fldCharType="begin"/>
      </w:r>
      <w:r w:rsidRPr="00F64CB3">
        <w:instrText xml:space="preserve"> REF _Ref7982969 \h  \* MERGEFORMAT </w:instrText>
      </w:r>
      <w:r w:rsidRPr="00F64CB3">
        <w:fldChar w:fldCharType="separate"/>
      </w:r>
      <w:r w:rsidRPr="00D133E4">
        <w:t>Figure 49</w:t>
      </w:r>
      <w:r w:rsidRPr="00F64CB3">
        <w:fldChar w:fldCharType="end"/>
      </w:r>
      <w:r w:rsidRPr="00F64CB3">
        <w:t>). A limitation of my study is that I cannot rule out confounding of results due to other factors</w:t>
      </w:r>
      <w:ins w:id="257" w:author="Ezzati, Majid" w:date="2019-06-08T04:58:00Z">
        <w:r w:rsidR="009E6B77">
          <w:t xml:space="preserve"> that may correlated with temperature </w:t>
        </w:r>
      </w:ins>
      <w:ins w:id="258" w:author="Ezzati, Majid" w:date="2019-06-08T04:59:00Z">
        <w:r w:rsidR="009E6B77">
          <w:t>anomalies</w:t>
        </w:r>
      </w:ins>
      <w:r w:rsidRPr="00F64CB3">
        <w:t xml:space="preserve">. </w:t>
      </w:r>
      <w:commentRangeStart w:id="259"/>
      <w:r w:rsidRPr="00F64CB3">
        <w:t>It is has been suggested that pollution should not be included in mortality and temperature studies due to the complex interaction and causality between them.</w:t>
      </w:r>
      <w:r w:rsidRPr="00F64CB3">
        <w:rPr>
          <w:szCs w:val="24"/>
        </w:rPr>
        <w:fldChar w:fldCharType="begin" w:fldLock="1"/>
      </w:r>
      <w:r>
        <w:rPr>
          <w:szCs w:val="24"/>
        </w:rPr>
        <w:instrText>ADDIN CSL_CITATION {"citationItems":[{"id":"ITEM-1","itemData":{"DOI":"10.1097/EDE.0000000000000051","ISSN":"10443983","abstract":"Recent high summer temperatures and heat waves, attributed to climate change, have led to increased attention to associations of ambient temperature with morbidity and mortality. Temperature as a cause of mortality has been studied for centuries.1 However, many recent articles on this topic use analytic models and data notably different from those used in the past. Given the availability of large time series data sets, various types of time-based models have been used to characterize associations while controlling confound- ing and exploring effect measure modification by socioeconomic factors, housing charac- teristics, and other variables. Many recent epidemiologic analyses of temperature effects have included measures of air pollution as explanatory variables in the analysis, yielding estimates of temperature effects that are adjusted for air pollution.2 In some instances, data and modeling approaches used initially for epidemiologic investigations of air pollution have been subsequently used for investigations of ambient temperature.3 While adjusting for air pollution in studies of temperature has become common, this practice may not always be appropriate. In this commentary, we illustrate potential rela- tionships among temperature, air pollution, and disease on a short-term basis using directed acyclic graphs (DAGs), and we discuss implications of some possible causal structures for estimates of temperature-related health effects. CURRENT","author":[{"dropping-particle":"","family":"Buckley","given":"Jessie P.","non-dropping-particle":"","parse-names":false,"suffix":""},{"dropping-particle":"","family":"Samet","given":"Jonathan M.","non-dropping-particle":"","parse-names":false,"suffix":""},{"dropping-particle":"","family":"Richardson","given":"David B.","non-dropping-particle":"","parse-names":false,"suffix":""}],"container-title":"Epidemiology","id":"ITEM-1","issued":{"date-parts":[["2014"]]},"title":"Does air pollution confound studies of temperature?","type":"article"},"uris":["http://www.mendeley.com/documents/?uuid=618519cb-afce-4548-9be0-22c3046f8390"]}],"mendeley":{"formattedCitation":"&lt;sup&gt;158&lt;/sup&gt;","plainTextFormattedCitation":"158","previouslyFormattedCitation":"&lt;sup&gt;158&lt;/sup&gt;"},"properties":{"noteIndex":0},"schema":"https://github.com/citation-style-language/schema/raw/master/csl-citation.json"}</w:instrText>
      </w:r>
      <w:r w:rsidRPr="00F64CB3">
        <w:rPr>
          <w:szCs w:val="24"/>
        </w:rPr>
        <w:fldChar w:fldCharType="separate"/>
      </w:r>
      <w:r w:rsidRPr="00676F0B">
        <w:rPr>
          <w:noProof/>
          <w:szCs w:val="24"/>
          <w:vertAlign w:val="superscript"/>
        </w:rPr>
        <w:t>158</w:t>
      </w:r>
      <w:r w:rsidRPr="00F64CB3">
        <w:rPr>
          <w:szCs w:val="24"/>
        </w:rPr>
        <w:fldChar w:fldCharType="end"/>
      </w:r>
      <w:commentRangeEnd w:id="259"/>
      <w:r w:rsidR="009E6B77">
        <w:rPr>
          <w:rStyle w:val="CommentReference"/>
          <w:rFonts w:asciiTheme="minorHAnsi" w:hAnsiTheme="minorHAnsi"/>
        </w:rPr>
        <w:commentReference w:id="259"/>
      </w:r>
      <w:r w:rsidRPr="00F64CB3">
        <w:rPr>
          <w:szCs w:val="24"/>
        </w:rPr>
        <w:t xml:space="preserve"> I</w:t>
      </w:r>
      <w:commentRangeStart w:id="260"/>
      <w:r w:rsidRPr="00F64CB3">
        <w:rPr>
          <w:szCs w:val="24"/>
        </w:rPr>
        <w:t xml:space="preserve"> also have not investigated the potential for the reduction in older deaths to be due to mortality displacement. </w:t>
      </w:r>
      <w:commentRangeEnd w:id="260"/>
      <w:r w:rsidR="009E6B77">
        <w:rPr>
          <w:rStyle w:val="CommentReference"/>
          <w:rFonts w:asciiTheme="minorHAnsi" w:hAnsiTheme="minorHAnsi"/>
        </w:rPr>
        <w:commentReference w:id="260"/>
      </w:r>
      <w:r w:rsidRPr="00F64CB3">
        <w:rPr>
          <w:szCs w:val="24"/>
        </w:rPr>
        <w:t xml:space="preserve">Further work </w:t>
      </w:r>
      <w:r>
        <w:rPr>
          <w:szCs w:val="24"/>
        </w:rPr>
        <w:t>may</w:t>
      </w:r>
      <w:r w:rsidRPr="00F64CB3">
        <w:rPr>
          <w:szCs w:val="24"/>
        </w:rPr>
        <w:t xml:space="preserve"> investigate the association of temperature with deaths from causes other than cancers, cardiorespiratory diseases and injuries.</w:t>
      </w:r>
    </w:p>
    <w:p w14:paraId="49FB39DF" w14:textId="3AF6BF6E" w:rsidR="00D2478A" w:rsidRPr="00F64CB3" w:rsidRDefault="00D2478A" w:rsidP="00D2478A">
      <w:r w:rsidRPr="00F64CB3">
        <w:tab/>
      </w:r>
      <w:del w:id="261" w:author="Ezzati, Majid" w:date="2019-06-08T05:00:00Z">
        <w:r w:rsidRPr="00F64CB3" w:rsidDel="009E6B77">
          <w:delText>While increases in average temperatures will increase deaths in the summer, this will be overwhelmed by the reductions in winter</w:delText>
        </w:r>
        <w:r w:rsidDel="009E6B77">
          <w:delText xml:space="preserve"> (</w:delText>
        </w:r>
        <w:r w:rsidRPr="002F4FFC" w:rsidDel="009E6B77">
          <w:fldChar w:fldCharType="begin"/>
        </w:r>
        <w:r w:rsidRPr="002F4FFC" w:rsidDel="009E6B77">
          <w:delInstrText xml:space="preserve"> REF _Ref7982969 </w:delInstrText>
        </w:r>
        <w:r w:rsidRPr="00D133E4" w:rsidDel="009E6B77">
          <w:delInstrText xml:space="preserve"> \* MERGEFORMAT </w:delInstrText>
        </w:r>
        <w:r w:rsidRPr="002F4FFC" w:rsidDel="009E6B77">
          <w:fldChar w:fldCharType="separate"/>
        </w:r>
        <w:r w:rsidRPr="00D133E4" w:rsidDel="009E6B77">
          <w:delText xml:space="preserve">Figure </w:delText>
        </w:r>
        <w:r w:rsidRPr="00D133E4" w:rsidDel="009E6B77">
          <w:rPr>
            <w:noProof/>
          </w:rPr>
          <w:delText>49</w:delText>
        </w:r>
        <w:r w:rsidRPr="002F4FFC" w:rsidDel="009E6B77">
          <w:fldChar w:fldCharType="end"/>
        </w:r>
        <w:r w:rsidDel="009E6B77">
          <w:delText>)</w:delText>
        </w:r>
        <w:r w:rsidRPr="00F64CB3" w:rsidDel="009E6B77">
          <w:delText xml:space="preserve">. </w:delText>
        </w:r>
      </w:del>
      <w:r w:rsidRPr="00F64CB3">
        <w:t xml:space="preserve">My work </w:t>
      </w:r>
      <w:del w:id="262" w:author="Ezzati, Majid" w:date="2019-06-08T05:00:00Z">
        <w:r w:rsidRPr="00F64CB3" w:rsidDel="009E6B77">
          <w:delText xml:space="preserve">here </w:delText>
        </w:r>
      </w:del>
      <w:r w:rsidRPr="00F64CB3">
        <w:t xml:space="preserve">adds to the body of </w:t>
      </w:r>
      <w:r w:rsidRPr="00F64CB3">
        <w:lastRenderedPageBreak/>
        <w:t>evidence that suggests that a warming world will reduce winter deaths.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78–80,105&lt;/sup&gt;","plainTextFormattedCitation":"78–80,105","previouslyFormattedCitation":"&lt;sup&gt;78–80,105&lt;/sup&gt;"},"properties":{"noteIndex":0},"schema":"https://github.com/citation-style-language/schema/raw/master/csl-citation.json"}</w:instrText>
      </w:r>
      <w:r w:rsidRPr="00F64CB3">
        <w:rPr>
          <w:szCs w:val="24"/>
        </w:rPr>
        <w:fldChar w:fldCharType="separate"/>
      </w:r>
      <w:r w:rsidRPr="00676F0B">
        <w:rPr>
          <w:noProof/>
          <w:szCs w:val="24"/>
          <w:vertAlign w:val="superscript"/>
        </w:rPr>
        <w:t>78–80,105</w:t>
      </w:r>
      <w:r w:rsidRPr="00F64CB3">
        <w:rPr>
          <w:szCs w:val="24"/>
        </w:rPr>
        <w:fldChar w:fldCharType="end"/>
      </w:r>
      <w:r w:rsidRPr="00F64CB3">
        <w:t xml:space="preserve"> </w:t>
      </w:r>
      <w:ins w:id="263" w:author="Ezzati, Majid" w:date="2019-06-08T05:00:00Z">
        <w:r w:rsidR="009E6B77" w:rsidRPr="00F64CB3">
          <w:t xml:space="preserve">While increases in average temperatures will increase deaths in the summer, this will be </w:t>
        </w:r>
        <w:r w:rsidR="009E6B77">
          <w:t>outweighed</w:t>
        </w:r>
        <w:r w:rsidR="009E6B77" w:rsidRPr="00F64CB3">
          <w:t xml:space="preserve"> </w:t>
        </w:r>
        <w:r w:rsidR="009E6B77" w:rsidRPr="00F64CB3">
          <w:t xml:space="preserve">by the reductions in winter. </w:t>
        </w:r>
      </w:ins>
      <w:commentRangeStart w:id="264"/>
      <w:del w:id="265" w:author="Ezzati, Majid" w:date="2019-06-08T05:00:00Z">
        <w:r w:rsidDel="009E6B77">
          <w:delText>It also reinforces the argument that studies predicting no reduction in winter deaths have made mistakes in their methodology by misinterpreting the excess winter deaths measure,</w:delText>
        </w:r>
        <w:r w:rsidRPr="00F64CB3" w:rsidDel="009E6B77">
          <w:rPr>
            <w:szCs w:val="24"/>
          </w:rPr>
          <w:fldChar w:fldCharType="begin" w:fldLock="1"/>
        </w:r>
        <w:r w:rsidDel="009E6B77">
          <w:rPr>
            <w:szCs w:val="24"/>
          </w:rPr>
          <w:del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266,267&lt;/sup&gt;","plainTextFormattedCitation":"266,267","previouslyFormattedCitation":"&lt;sup&gt;266,267&lt;/sup&gt;"},"properties":{"noteIndex":0},"schema":"https://github.com/citation-style-language/schema/raw/master/csl-citation.json"}</w:delInstrText>
        </w:r>
        <w:r w:rsidRPr="00F64CB3" w:rsidDel="009E6B77">
          <w:rPr>
            <w:szCs w:val="24"/>
          </w:rPr>
          <w:fldChar w:fldCharType="separate"/>
        </w:r>
        <w:r w:rsidRPr="00676F0B" w:rsidDel="009E6B77">
          <w:rPr>
            <w:noProof/>
            <w:szCs w:val="24"/>
            <w:vertAlign w:val="superscript"/>
          </w:rPr>
          <w:delText>266,267</w:delText>
        </w:r>
        <w:r w:rsidRPr="00F64CB3" w:rsidDel="009E6B77">
          <w:rPr>
            <w:szCs w:val="24"/>
          </w:rPr>
          <w:fldChar w:fldCharType="end"/>
        </w:r>
        <w:r w:rsidDel="009E6B77">
          <w:delText xml:space="preserve"> as has been suggested.</w:delText>
        </w:r>
        <w:r w:rsidRPr="003E4F62" w:rsidDel="009E6B77">
          <w:rPr>
            <w:szCs w:val="24"/>
          </w:rPr>
          <w:delText xml:space="preserve"> </w:delText>
        </w:r>
        <w:r w:rsidDel="009E6B77">
          <w:rPr>
            <w:szCs w:val="24"/>
          </w:rPr>
          <w:fldChar w:fldCharType="begin" w:fldLock="1"/>
        </w:r>
        <w:r w:rsidDel="009E6B77">
          <w:rPr>
            <w:szCs w:val="24"/>
          </w:rPr>
          <w:del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id":"ITEM-2","itemData":{"author":[{"dropping-particle":"","family":"Hajat","given":"Shakoor","non-dropping-particle":"","parse-names":false,"suffix":""},{"dropping-particle":"","family":"Kovats","given":"Sari","non-dropping-particle":"","parse-names":false,"suffix":""}],"container-title":"Nature Climate Change","id":"ITEM-2","issued":{"date-parts":[["2014"]]},"title":"A note of caution about the excess winter deaths measure","type":"article-journal"},"uris":["http://www.mendeley.com/documents/?uuid=dc73ae7b-f3c1-4ac0-93b3-6ccf5ee2332a"]}],"mendeley":{"formattedCitation":"&lt;sup&gt;80,81&lt;/sup&gt;","plainTextFormattedCitation":"80,81","previouslyFormattedCitation":"&lt;sup&gt;80,81&lt;/sup&gt;"},"properties":{"noteIndex":0},"schema":"https://github.com/citation-style-language/schema/raw/master/csl-citation.json"}</w:delInstrText>
        </w:r>
        <w:r w:rsidDel="009E6B77">
          <w:rPr>
            <w:szCs w:val="24"/>
          </w:rPr>
          <w:fldChar w:fldCharType="separate"/>
        </w:r>
        <w:r w:rsidRPr="00676F0B" w:rsidDel="009E6B77">
          <w:rPr>
            <w:noProof/>
            <w:szCs w:val="24"/>
            <w:vertAlign w:val="superscript"/>
          </w:rPr>
          <w:delText>80,81</w:delText>
        </w:r>
        <w:r w:rsidDel="009E6B77">
          <w:rPr>
            <w:szCs w:val="24"/>
          </w:rPr>
          <w:fldChar w:fldCharType="end"/>
        </w:r>
      </w:del>
      <w:commentRangeEnd w:id="264"/>
      <w:r w:rsidR="009E6B77">
        <w:rPr>
          <w:rStyle w:val="CommentReference"/>
          <w:rFonts w:asciiTheme="minorHAnsi" w:hAnsiTheme="minorHAnsi"/>
        </w:rPr>
        <w:commentReference w:id="264"/>
      </w:r>
      <w:del w:id="266" w:author="Ezzati, Majid" w:date="2019-06-08T05:00:00Z">
        <w:r w:rsidDel="009E6B77">
          <w:delText xml:space="preserve"> </w:delText>
        </w:r>
      </w:del>
      <w:r>
        <w:t>My work goes further than previous work by breaking down changes in deaths by cause of death, month, age group and sex (</w:t>
      </w:r>
      <w:r w:rsidRPr="002F4FFC">
        <w:fldChar w:fldCharType="begin"/>
      </w:r>
      <w:r w:rsidRPr="002F4FFC">
        <w:instrText xml:space="preserve"> REF _Ref7982969 </w:instrText>
      </w:r>
      <w:r w:rsidRPr="00BC729A">
        <w:instrText xml:space="preserve"> \* MERGEFORMAT </w:instrText>
      </w:r>
      <w:r w:rsidRPr="002F4FFC">
        <w:fldChar w:fldCharType="separate"/>
      </w:r>
      <w:r w:rsidRPr="00BC729A">
        <w:t xml:space="preserve">Figure </w:t>
      </w:r>
      <w:r w:rsidRPr="00BC729A">
        <w:rPr>
          <w:noProof/>
        </w:rPr>
        <w:t>49</w:t>
      </w:r>
      <w:r w:rsidRPr="002F4FFC">
        <w:fldChar w:fldCharType="end"/>
      </w:r>
      <w:r>
        <w:t xml:space="preserve">). The predicted reduction of 0.4% of all cardiorespiratory deaths is slight and concentrated in older age groups. This demonstrates that the burden from cardiorespiratory deaths will remain large and a significant public health concern under climate change. </w:t>
      </w:r>
      <w:commentRangeStart w:id="267"/>
      <w:r>
        <w:t>Single</w:t>
      </w:r>
      <w:r w:rsidRPr="00F64CB3">
        <w:t xml:space="preserve">-day or multi-day heat events </w:t>
      </w:r>
      <w:r>
        <w:t xml:space="preserve">will also </w:t>
      </w:r>
      <w:r w:rsidRPr="00F64CB3">
        <w:t xml:space="preserve">clearly remain a </w:t>
      </w:r>
      <w:del w:id="268" w:author="Ezzati, Majid" w:date="2019-06-08T05:01:00Z">
        <w:r w:rsidRPr="00F64CB3" w:rsidDel="009E6B77">
          <w:delText xml:space="preserve">deadly </w:delText>
        </w:r>
      </w:del>
      <w:r w:rsidRPr="00F64CB3">
        <w:t>threat to human lives.</w:t>
      </w:r>
      <w:r w:rsidRPr="00F64CB3">
        <w:rPr>
          <w:szCs w:val="24"/>
        </w:rPr>
        <w:fldChar w:fldCharType="begin" w:fldLock="1"/>
      </w:r>
      <w:r>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100–103&lt;/sup&gt;","plainTextFormattedCitation":"100–103","previouslyFormattedCitation":"&lt;sup&gt;100–103&lt;/sup&gt;"},"properties":{"noteIndex":0},"schema":"https://github.com/citation-style-language/schema/raw/master/csl-citation.json"}</w:instrText>
      </w:r>
      <w:r w:rsidRPr="00F64CB3">
        <w:rPr>
          <w:szCs w:val="24"/>
        </w:rPr>
        <w:fldChar w:fldCharType="separate"/>
      </w:r>
      <w:r w:rsidRPr="00676F0B">
        <w:rPr>
          <w:noProof/>
          <w:szCs w:val="24"/>
          <w:vertAlign w:val="superscript"/>
        </w:rPr>
        <w:t>100–103</w:t>
      </w:r>
      <w:r w:rsidRPr="00F64CB3">
        <w:rPr>
          <w:szCs w:val="24"/>
        </w:rPr>
        <w:fldChar w:fldCharType="end"/>
      </w:r>
      <w:bookmarkStart w:id="269" w:name="_Toc10381306"/>
      <w:commentRangeEnd w:id="267"/>
      <w:r w:rsidR="009E6B77">
        <w:rPr>
          <w:rStyle w:val="CommentReference"/>
          <w:rFonts w:asciiTheme="minorHAnsi" w:hAnsiTheme="minorHAnsi"/>
        </w:rPr>
        <w:commentReference w:id="267"/>
      </w:r>
    </w:p>
    <w:p w14:paraId="45E7EEE9" w14:textId="77777777" w:rsidR="00D2478A" w:rsidRPr="00F64CB3" w:rsidRDefault="00D2478A" w:rsidP="00D2478A">
      <w:pPr>
        <w:pStyle w:val="Heading2"/>
      </w:pPr>
      <w:bookmarkStart w:id="270" w:name="_Toc10814715"/>
      <w:r w:rsidRPr="002F6579">
        <w:t>Summary</w:t>
      </w:r>
      <w:bookmarkEnd w:id="269"/>
      <w:bookmarkEnd w:id="270"/>
    </w:p>
    <w:p w14:paraId="6DC544BF" w14:textId="750011E0" w:rsidR="00D2478A" w:rsidRPr="00F64CB3" w:rsidRDefault="00D2478A" w:rsidP="00D2478A">
      <w:pPr>
        <w:ind w:firstLine="567"/>
      </w:pPr>
      <w:r w:rsidRPr="00F64CB3">
        <w:t xml:space="preserve">In this chapter, I estimated how anomalous temperatures affect </w:t>
      </w:r>
      <w:r w:rsidRPr="009E6B77">
        <w:rPr>
          <w:highlight w:val="yellow"/>
          <w:rPrChange w:id="271" w:author="Ezzati, Majid" w:date="2019-06-08T05:02:00Z">
            <w:rPr/>
          </w:rPrChange>
        </w:rPr>
        <w:t>natural</w:t>
      </w:r>
      <w:r w:rsidRPr="00F64CB3">
        <w:t xml:space="preserve"> deaths in the United States by using the mortality and weather datasets </w:t>
      </w:r>
      <w:del w:id="272" w:author="Ezzati, Majid" w:date="2019-06-08T05:02:00Z">
        <w:r w:rsidRPr="00F64CB3" w:rsidDel="009E6B77">
          <w:delText xml:space="preserve">I developed in Chapter </w:delText>
        </w:r>
        <w:r w:rsidRPr="00F64CB3" w:rsidDel="009E6B77">
          <w:fldChar w:fldCharType="begin"/>
        </w:r>
        <w:r w:rsidRPr="00F64CB3" w:rsidDel="009E6B77">
          <w:delInstrText xml:space="preserve"> REF _Ref10034651 \r \h </w:delInstrText>
        </w:r>
        <w:r w:rsidRPr="00F64CB3" w:rsidDel="009E6B77">
          <w:fldChar w:fldCharType="separate"/>
        </w:r>
        <w:r w:rsidRPr="00F64CB3" w:rsidDel="009E6B77">
          <w:delText>3</w:delText>
        </w:r>
        <w:r w:rsidRPr="00F64CB3" w:rsidDel="009E6B77">
          <w:fldChar w:fldCharType="end"/>
        </w:r>
        <w:r w:rsidRPr="00F64CB3" w:rsidDel="009E6B77">
          <w:delText xml:space="preserve"> and the Bayesian spatio-temporal models I described in Chapter </w:delText>
        </w:r>
        <w:r w:rsidRPr="00F64CB3" w:rsidDel="009E6B77">
          <w:fldChar w:fldCharType="begin"/>
        </w:r>
        <w:r w:rsidRPr="00F64CB3" w:rsidDel="009E6B77">
          <w:delInstrText xml:space="preserve"> REF _Ref10034826 \r \h </w:delInstrText>
        </w:r>
        <w:r w:rsidRPr="00F64CB3" w:rsidDel="009E6B77">
          <w:fldChar w:fldCharType="separate"/>
        </w:r>
        <w:r w:rsidRPr="00F64CB3" w:rsidDel="009E6B77">
          <w:delText>4</w:delText>
        </w:r>
        <w:r w:rsidRPr="00F64CB3" w:rsidDel="009E6B77">
          <w:fldChar w:fldCharType="end"/>
        </w:r>
        <w:r w:rsidRPr="00F64CB3" w:rsidDel="009E6B77">
          <w:delText xml:space="preserve">. I calculated that a 1°C anomalously warm year </w:delText>
        </w:r>
      </w:del>
      <w:r w:rsidRPr="00F64CB3">
        <w:t xml:space="preserve">would result in a net decrease in cardiorespiratory deaths. The majority of this reduction would be concentrated in older age groups </w:t>
      </w:r>
      <w:r>
        <w:t>shared</w:t>
      </w:r>
      <w:r w:rsidRPr="00F64CB3">
        <w:t xml:space="preserve"> evenly </w:t>
      </w:r>
      <w:r>
        <w:t>between</w:t>
      </w:r>
      <w:r w:rsidRPr="00F64CB3">
        <w:t xml:space="preserve"> males and females. Reductions would occur across the year apart from the summer months, </w:t>
      </w:r>
      <w:del w:id="273" w:author="Ezzati, Majid" w:date="2019-06-08T05:03:00Z">
        <w:r w:rsidRPr="00F64CB3" w:rsidDel="009E6B77">
          <w:delText xml:space="preserve">in which </w:delText>
        </w:r>
      </w:del>
      <w:ins w:id="274" w:author="Ezzati, Majid" w:date="2019-06-08T05:03:00Z">
        <w:r w:rsidR="009E6B77">
          <w:t xml:space="preserve">when </w:t>
        </w:r>
      </w:ins>
      <w:r w:rsidRPr="00F64CB3">
        <w:t xml:space="preserve">deaths would increase. I found no association between anomalous temperature and cancer deaths. I also examined how percentage change in cardiorespiratory deaths would vary from state to state. </w:t>
      </w:r>
      <w:commentRangeStart w:id="275"/>
      <w:r w:rsidRPr="00F64CB3">
        <w:t>I found similar percentage changes in cardiorespiratory deaths across the United States.</w:t>
      </w:r>
      <w:commentRangeEnd w:id="275"/>
      <w:r w:rsidR="009E6B77">
        <w:rPr>
          <w:rStyle w:val="CommentReference"/>
          <w:rFonts w:asciiTheme="minorHAnsi" w:hAnsiTheme="minorHAnsi"/>
        </w:rPr>
        <w:commentReference w:id="275"/>
      </w:r>
    </w:p>
    <w:p w14:paraId="43EB4700" w14:textId="77777777" w:rsidR="00D2478A" w:rsidRPr="00F64CB3" w:rsidRDefault="00D2478A" w:rsidP="00D2478A">
      <w:pPr>
        <w:spacing w:after="160" w:line="259" w:lineRule="auto"/>
        <w:jc w:val="left"/>
        <w:rPr>
          <w:rFonts w:eastAsiaTheme="majorEastAsia" w:cstheme="majorBidi"/>
          <w:b/>
          <w:sz w:val="32"/>
          <w:szCs w:val="32"/>
        </w:rPr>
      </w:pPr>
      <w:r w:rsidRPr="00F64CB3">
        <w:br w:type="page"/>
      </w:r>
    </w:p>
    <w:p w14:paraId="340FAF54" w14:textId="77777777" w:rsidR="00D2478A" w:rsidRDefault="00D2478A" w:rsidP="00D2478A">
      <w:pPr>
        <w:pStyle w:val="Heading1"/>
      </w:pPr>
      <w:bookmarkStart w:id="276" w:name="_Toc10814716"/>
      <w:commentRangeStart w:id="277"/>
      <w:r w:rsidRPr="00F64CB3">
        <w:lastRenderedPageBreak/>
        <w:t>Discussion</w:t>
      </w:r>
      <w:commentRangeEnd w:id="277"/>
      <w:r>
        <w:rPr>
          <w:rStyle w:val="CommentReference"/>
          <w:rFonts w:asciiTheme="minorHAnsi" w:eastAsiaTheme="minorEastAsia" w:hAnsiTheme="minorHAnsi" w:cstheme="minorBidi"/>
          <w:b w:val="0"/>
        </w:rPr>
        <w:commentReference w:id="277"/>
      </w:r>
      <w:bookmarkEnd w:id="276"/>
    </w:p>
    <w:p w14:paraId="58C60BAC" w14:textId="77777777" w:rsidR="00D2478A" w:rsidRDefault="00D2478A" w:rsidP="00D2478A">
      <w:pPr>
        <w:pStyle w:val="Heading2"/>
      </w:pPr>
      <w:bookmarkStart w:id="278" w:name="_Toc10814717"/>
      <w:r>
        <w:t>Comparison with published literature</w:t>
      </w:r>
      <w:bookmarkEnd w:id="278"/>
    </w:p>
    <w:p w14:paraId="52344830" w14:textId="5F7F8AC4" w:rsidR="00D2478A" w:rsidRPr="00EA5992" w:rsidRDefault="00D2478A" w:rsidP="00D2478A">
      <w:pPr>
        <w:pStyle w:val="Heading3"/>
      </w:pPr>
      <w:r>
        <w:t>Seasonal dynamics</w:t>
      </w:r>
    </w:p>
    <w:p w14:paraId="3AC22AE3" w14:textId="77777777" w:rsidR="00D2478A" w:rsidRPr="00A44F2D" w:rsidRDefault="00D2478A" w:rsidP="00D2478A">
      <w:pPr>
        <w:pStyle w:val="Heading3"/>
      </w:pPr>
      <w:r>
        <w:t>Temperature and mortality</w:t>
      </w:r>
    </w:p>
    <w:p w14:paraId="45F40AF3" w14:textId="77777777" w:rsidR="00D2478A" w:rsidRDefault="00D2478A" w:rsidP="00D2478A">
      <w:pPr>
        <w:pStyle w:val="ListParagraph"/>
        <w:numPr>
          <w:ilvl w:val="0"/>
          <w:numId w:val="8"/>
        </w:numPr>
        <w:spacing w:line="240" w:lineRule="auto"/>
      </w:pPr>
      <w:r>
        <w:t>Which gaps did previous literature have that I have now filled?</w:t>
      </w:r>
    </w:p>
    <w:p w14:paraId="3E54E6DE" w14:textId="77777777" w:rsidR="00D2478A" w:rsidRDefault="00D2478A" w:rsidP="00D2478A">
      <w:pPr>
        <w:pStyle w:val="ListParagraph"/>
        <w:numPr>
          <w:ilvl w:val="1"/>
          <w:numId w:val="8"/>
        </w:numPr>
        <w:spacing w:line="240" w:lineRule="auto"/>
      </w:pPr>
      <w:r>
        <w:t>Using an entire large country’s dataset like the United States</w:t>
      </w:r>
    </w:p>
    <w:p w14:paraId="5A299D47" w14:textId="77777777" w:rsidR="00D2478A" w:rsidRDefault="00D2478A" w:rsidP="00D2478A">
      <w:pPr>
        <w:pStyle w:val="ListParagraph"/>
        <w:numPr>
          <w:ilvl w:val="1"/>
          <w:numId w:val="8"/>
        </w:numPr>
        <w:spacing w:line="240" w:lineRule="auto"/>
      </w:pPr>
      <w:r>
        <w:t>Dynamic seasonality examination</w:t>
      </w:r>
    </w:p>
    <w:p w14:paraId="09838357" w14:textId="77777777" w:rsidR="00D2478A" w:rsidRDefault="00D2478A" w:rsidP="00D2478A">
      <w:pPr>
        <w:pStyle w:val="ListParagraph"/>
        <w:numPr>
          <w:ilvl w:val="1"/>
          <w:numId w:val="8"/>
        </w:numPr>
        <w:spacing w:line="240" w:lineRule="auto"/>
      </w:pPr>
      <w:r>
        <w:t>Comprehensive analysis seasonality and temperature-mortality relationship for of all causes of death by age group, sex.</w:t>
      </w:r>
    </w:p>
    <w:p w14:paraId="15524C37" w14:textId="77777777" w:rsidR="00D2478A" w:rsidRDefault="00D2478A" w:rsidP="00D2478A">
      <w:pPr>
        <w:pStyle w:val="ListParagraph"/>
        <w:numPr>
          <w:ilvl w:val="1"/>
          <w:numId w:val="8"/>
        </w:numPr>
        <w:spacing w:line="240" w:lineRule="auto"/>
      </w:pPr>
      <w:r>
        <w:t xml:space="preserve">Using Bayesian </w:t>
      </w:r>
      <w:proofErr w:type="spellStart"/>
      <w:r>
        <w:t>spatio</w:t>
      </w:r>
      <w:proofErr w:type="spellEnd"/>
      <w:r>
        <w:t>-temporal model for temperature framework allowing borrowing of strength etc.</w:t>
      </w:r>
    </w:p>
    <w:p w14:paraId="1142A8E2" w14:textId="77777777" w:rsidR="00D2478A" w:rsidRDefault="00D2478A" w:rsidP="00D2478A">
      <w:pPr>
        <w:pStyle w:val="ListParagraph"/>
        <w:numPr>
          <w:ilvl w:val="0"/>
          <w:numId w:val="8"/>
        </w:numPr>
        <w:spacing w:line="240" w:lineRule="auto"/>
      </w:pPr>
      <w:r>
        <w:t>What agrees with what I have done and what doesn’t?</w:t>
      </w:r>
    </w:p>
    <w:p w14:paraId="4555A3D8" w14:textId="77777777" w:rsidR="00D2478A" w:rsidRDefault="00D2478A" w:rsidP="00D2478A">
      <w:pPr>
        <w:pStyle w:val="ListParagraph"/>
        <w:numPr>
          <w:ilvl w:val="1"/>
          <w:numId w:val="8"/>
        </w:numPr>
        <w:spacing w:line="240" w:lineRule="auto"/>
      </w:pPr>
      <w:r>
        <w:t>Seasonality</w:t>
      </w:r>
    </w:p>
    <w:p w14:paraId="017B62B9" w14:textId="77777777" w:rsidR="00D2478A" w:rsidRDefault="00D2478A" w:rsidP="00D2478A">
      <w:pPr>
        <w:pStyle w:val="ListParagraph"/>
        <w:numPr>
          <w:ilvl w:val="2"/>
          <w:numId w:val="8"/>
        </w:numPr>
        <w:spacing w:line="240" w:lineRule="auto"/>
      </w:pPr>
      <w:r>
        <w:t xml:space="preserve">I think all good here </w:t>
      </w:r>
    </w:p>
    <w:p w14:paraId="75871118" w14:textId="77777777" w:rsidR="00D2478A" w:rsidRDefault="00D2478A" w:rsidP="00D2478A">
      <w:pPr>
        <w:pStyle w:val="ListParagraph"/>
        <w:numPr>
          <w:ilvl w:val="1"/>
          <w:numId w:val="8"/>
        </w:numPr>
        <w:spacing w:line="240" w:lineRule="auto"/>
      </w:pPr>
      <w:r>
        <w:t>Anomalous temperature</w:t>
      </w:r>
    </w:p>
    <w:p w14:paraId="59A7C745" w14:textId="77777777" w:rsidR="00D2478A" w:rsidRDefault="00D2478A" w:rsidP="00D2478A">
      <w:pPr>
        <w:pStyle w:val="ListParagraph"/>
        <w:numPr>
          <w:ilvl w:val="2"/>
          <w:numId w:val="8"/>
        </w:numPr>
        <w:spacing w:line="240" w:lineRule="auto"/>
      </w:pPr>
      <w:r>
        <w:t xml:space="preserve">Injuries </w:t>
      </w:r>
      <w:proofErr w:type="spellStart"/>
      <w:r>
        <w:t>etc</w:t>
      </w:r>
      <w:proofErr w:type="spellEnd"/>
    </w:p>
    <w:p w14:paraId="149489B2" w14:textId="77777777" w:rsidR="00D2478A" w:rsidRDefault="00D2478A" w:rsidP="00D2478A">
      <w:pPr>
        <w:pStyle w:val="ListParagraph"/>
        <w:numPr>
          <w:ilvl w:val="2"/>
          <w:numId w:val="8"/>
        </w:numPr>
        <w:spacing w:line="240" w:lineRule="auto"/>
      </w:pPr>
      <w:r>
        <w:t xml:space="preserve">Cardiorespiratory with </w:t>
      </w:r>
    </w:p>
    <w:p w14:paraId="21732D29" w14:textId="77777777" w:rsidR="00D2478A" w:rsidRDefault="00D2478A" w:rsidP="00D2478A">
      <w:pPr>
        <w:pStyle w:val="ListParagraph"/>
        <w:numPr>
          <w:ilvl w:val="0"/>
          <w:numId w:val="8"/>
        </w:numPr>
        <w:spacing w:line="240" w:lineRule="auto"/>
      </w:pPr>
      <w:r>
        <w:t>If it doesn’t agree, can I explain it?</w:t>
      </w:r>
    </w:p>
    <w:p w14:paraId="5A9839E9" w14:textId="77777777" w:rsidR="00D2478A" w:rsidRPr="00785AE3" w:rsidRDefault="00D2478A" w:rsidP="00D2478A">
      <w:pPr>
        <w:pStyle w:val="ListParagraph"/>
        <w:numPr>
          <w:ilvl w:val="1"/>
          <w:numId w:val="8"/>
        </w:numPr>
        <w:spacing w:line="240" w:lineRule="auto"/>
      </w:pPr>
      <w:commentRangeStart w:id="279"/>
      <w:r>
        <w:t>Staddon stuff which I can explain with the fact that they have used excess winter deaths</w:t>
      </w:r>
      <w:commentRangeEnd w:id="279"/>
      <w:r w:rsidR="00BF0842">
        <w:rPr>
          <w:rStyle w:val="CommentReference"/>
          <w:rFonts w:asciiTheme="minorHAnsi" w:hAnsiTheme="minorHAnsi"/>
        </w:rPr>
        <w:commentReference w:id="279"/>
      </w:r>
    </w:p>
    <w:p w14:paraId="1CF28C71" w14:textId="77777777" w:rsidR="00D2478A" w:rsidRDefault="00D2478A" w:rsidP="00D2478A">
      <w:pPr>
        <w:pStyle w:val="Heading2"/>
      </w:pPr>
      <w:bookmarkStart w:id="280" w:name="_Toc10814718"/>
      <w:r>
        <w:t>Strengths and limitations</w:t>
      </w:r>
      <w:bookmarkEnd w:id="280"/>
    </w:p>
    <w:p w14:paraId="20029B00" w14:textId="77777777" w:rsidR="00D2478A" w:rsidRDefault="00D2478A" w:rsidP="00D2478A">
      <w:pPr>
        <w:pStyle w:val="ListParagraph"/>
        <w:numPr>
          <w:ilvl w:val="0"/>
          <w:numId w:val="8"/>
        </w:numPr>
        <w:spacing w:line="240" w:lineRule="auto"/>
      </w:pPr>
      <w:r>
        <w:t>What are the important contributions to science?</w:t>
      </w:r>
    </w:p>
    <w:p w14:paraId="1F012193" w14:textId="77777777" w:rsidR="00D2478A" w:rsidRDefault="00D2478A" w:rsidP="00D2478A">
      <w:pPr>
        <w:pStyle w:val="ListParagraph"/>
        <w:numPr>
          <w:ilvl w:val="1"/>
          <w:numId w:val="8"/>
        </w:numPr>
        <w:spacing w:line="240" w:lineRule="auto"/>
      </w:pPr>
      <w:r>
        <w:t>Improved way of analysing seasonality</w:t>
      </w:r>
    </w:p>
    <w:p w14:paraId="0971BE53" w14:textId="77777777" w:rsidR="00D2478A" w:rsidRPr="0054671E" w:rsidRDefault="00D2478A" w:rsidP="00D2478A">
      <w:pPr>
        <w:pStyle w:val="ListParagraph"/>
        <w:numPr>
          <w:ilvl w:val="1"/>
          <w:numId w:val="8"/>
        </w:numPr>
        <w:spacing w:line="240" w:lineRule="auto"/>
      </w:pPr>
      <w:r>
        <w:t xml:space="preserve">Bayesian </w:t>
      </w:r>
      <w:proofErr w:type="spellStart"/>
      <w:r>
        <w:t>spatio</w:t>
      </w:r>
      <w:proofErr w:type="spellEnd"/>
      <w:r>
        <w:t>-temporal model by month</w:t>
      </w:r>
    </w:p>
    <w:p w14:paraId="6B9F3949" w14:textId="77777777" w:rsidR="00D2478A" w:rsidRDefault="00D2478A" w:rsidP="00D2478A">
      <w:pPr>
        <w:pStyle w:val="ListParagraph"/>
        <w:numPr>
          <w:ilvl w:val="1"/>
          <w:numId w:val="8"/>
        </w:numPr>
        <w:spacing w:line="240" w:lineRule="auto"/>
      </w:pPr>
      <w:r>
        <w:t>First study to comprehensively examine the entire United States using all data</w:t>
      </w:r>
    </w:p>
    <w:p w14:paraId="56659C21" w14:textId="77777777" w:rsidR="00D2478A" w:rsidRDefault="00D2478A" w:rsidP="00D2478A">
      <w:pPr>
        <w:pStyle w:val="ListParagraph"/>
        <w:numPr>
          <w:ilvl w:val="1"/>
          <w:numId w:val="8"/>
        </w:numPr>
        <w:spacing w:line="240" w:lineRule="auto"/>
      </w:pPr>
      <w:r>
        <w:t>Processed mortality and temperature datasets</w:t>
      </w:r>
    </w:p>
    <w:p w14:paraId="13238C83" w14:textId="77777777" w:rsidR="00D2478A" w:rsidRPr="00785AE3" w:rsidRDefault="00D2478A" w:rsidP="00D2478A">
      <w:pPr>
        <w:pStyle w:val="ListParagraph"/>
        <w:numPr>
          <w:ilvl w:val="1"/>
          <w:numId w:val="8"/>
        </w:numPr>
        <w:spacing w:line="240" w:lineRule="auto"/>
      </w:pPr>
      <w:r>
        <w:t xml:space="preserve">Could look at how </w:t>
      </w:r>
      <w:bookmarkStart w:id="281" w:name="_GoBack"/>
      <w:r>
        <w:t xml:space="preserve">the </w:t>
      </w:r>
    </w:p>
    <w:p w14:paraId="55D22DFE" w14:textId="77777777" w:rsidR="00D2478A" w:rsidRDefault="00D2478A" w:rsidP="00D2478A">
      <w:pPr>
        <w:pStyle w:val="Heading2"/>
      </w:pPr>
      <w:bookmarkStart w:id="282" w:name="_Toc10814719"/>
      <w:r>
        <w:t>Public health and policy implications</w:t>
      </w:r>
      <w:bookmarkEnd w:id="282"/>
    </w:p>
    <w:p w14:paraId="7B3B5026" w14:textId="77777777" w:rsidR="00D2478A" w:rsidRDefault="00D2478A" w:rsidP="00D2478A">
      <w:pPr>
        <w:pStyle w:val="ListParagraph"/>
        <w:numPr>
          <w:ilvl w:val="0"/>
          <w:numId w:val="8"/>
        </w:numPr>
        <w:spacing w:line="240" w:lineRule="auto"/>
      </w:pPr>
      <w:r>
        <w:t>What are the important implications to public health?</w:t>
      </w:r>
    </w:p>
    <w:p w14:paraId="2D7EAAB5" w14:textId="77777777" w:rsidR="00D2478A" w:rsidRDefault="00D2478A" w:rsidP="00D2478A">
      <w:pPr>
        <w:pStyle w:val="ListParagraph"/>
        <w:numPr>
          <w:ilvl w:val="1"/>
          <w:numId w:val="8"/>
        </w:numPr>
        <w:spacing w:line="240" w:lineRule="auto"/>
      </w:pPr>
      <w:r>
        <w:t>Seasonality</w:t>
      </w:r>
    </w:p>
    <w:p w14:paraId="6F67A09E" w14:textId="77777777" w:rsidR="00D2478A" w:rsidRDefault="00D2478A" w:rsidP="00D2478A">
      <w:pPr>
        <w:pStyle w:val="ListParagraph"/>
        <w:numPr>
          <w:ilvl w:val="2"/>
          <w:numId w:val="8"/>
        </w:numPr>
        <w:spacing w:line="240" w:lineRule="auto"/>
      </w:pPr>
      <w:r>
        <w:t>Much of seasonality remains since the 1980s</w:t>
      </w:r>
    </w:p>
    <w:p w14:paraId="7589B672" w14:textId="77777777" w:rsidR="00D2478A" w:rsidRDefault="00D2478A" w:rsidP="00D2478A">
      <w:pPr>
        <w:pStyle w:val="ListParagraph"/>
        <w:numPr>
          <w:ilvl w:val="2"/>
          <w:numId w:val="8"/>
        </w:numPr>
        <w:spacing w:line="240" w:lineRule="auto"/>
      </w:pPr>
      <w:r>
        <w:t>Vaccine implications?</w:t>
      </w:r>
    </w:p>
    <w:p w14:paraId="3F2926BB" w14:textId="77777777" w:rsidR="00D2478A" w:rsidRDefault="00D2478A" w:rsidP="00D2478A">
      <w:pPr>
        <w:pStyle w:val="ListParagraph"/>
        <w:numPr>
          <w:ilvl w:val="1"/>
          <w:numId w:val="8"/>
        </w:numPr>
        <w:spacing w:line="240" w:lineRule="auto"/>
      </w:pPr>
      <w:r>
        <w:t>Anomalous temperature</w:t>
      </w:r>
    </w:p>
    <w:p w14:paraId="28BF9C64" w14:textId="77777777" w:rsidR="00D2478A" w:rsidRDefault="00D2478A" w:rsidP="00D2478A">
      <w:pPr>
        <w:pStyle w:val="ListParagraph"/>
        <w:numPr>
          <w:ilvl w:val="2"/>
          <w:numId w:val="8"/>
        </w:numPr>
        <w:spacing w:line="240" w:lineRule="auto"/>
      </w:pPr>
      <w:r>
        <w:t>As temperature increases there is increased risk of injuries</w:t>
      </w:r>
    </w:p>
    <w:p w14:paraId="59DF749B" w14:textId="77777777" w:rsidR="00D2478A" w:rsidRPr="00785AE3" w:rsidRDefault="00D2478A" w:rsidP="00D2478A">
      <w:pPr>
        <w:pStyle w:val="ListParagraph"/>
        <w:numPr>
          <w:ilvl w:val="2"/>
          <w:numId w:val="8"/>
        </w:numPr>
        <w:spacing w:line="240" w:lineRule="auto"/>
      </w:pPr>
      <w:r>
        <w:t xml:space="preserve">As temperature increases, reduction in </w:t>
      </w:r>
    </w:p>
    <w:p w14:paraId="6C8934B3" w14:textId="77777777" w:rsidR="00D2478A" w:rsidRDefault="00D2478A" w:rsidP="00D2478A">
      <w:pPr>
        <w:pStyle w:val="Heading2"/>
      </w:pPr>
      <w:bookmarkStart w:id="283" w:name="_Toc10814720"/>
      <w:r>
        <w:lastRenderedPageBreak/>
        <w:t>Further work</w:t>
      </w:r>
      <w:bookmarkEnd w:id="283"/>
    </w:p>
    <w:p w14:paraId="66B7A16C" w14:textId="77777777" w:rsidR="00D2478A" w:rsidRDefault="00D2478A" w:rsidP="00D2478A">
      <w:pPr>
        <w:pStyle w:val="ListParagraph"/>
        <w:numPr>
          <w:ilvl w:val="0"/>
          <w:numId w:val="8"/>
        </w:numPr>
        <w:spacing w:line="240" w:lineRule="auto"/>
      </w:pPr>
      <w:r>
        <w:t>Further testing of model on other countries’ datasets</w:t>
      </w:r>
    </w:p>
    <w:p w14:paraId="2DB8A9BE" w14:textId="77777777" w:rsidR="00D2478A" w:rsidRDefault="00D2478A" w:rsidP="00D2478A">
      <w:pPr>
        <w:pStyle w:val="ListParagraph"/>
        <w:numPr>
          <w:ilvl w:val="0"/>
          <w:numId w:val="8"/>
        </w:numPr>
        <w:spacing w:line="240" w:lineRule="auto"/>
      </w:pPr>
      <w:r>
        <w:t>As computing power improves, perhaps could create a single all-age model</w:t>
      </w:r>
    </w:p>
    <w:p w14:paraId="20549B04" w14:textId="77777777" w:rsidR="00D2478A" w:rsidRDefault="00D2478A" w:rsidP="00D2478A">
      <w:pPr>
        <w:pStyle w:val="ListParagraph"/>
        <w:spacing w:line="240" w:lineRule="auto"/>
      </w:pPr>
    </w:p>
    <w:p w14:paraId="68CBBCBF" w14:textId="77777777" w:rsidR="00D2478A" w:rsidRDefault="00D2478A" w:rsidP="00D2478A">
      <w:pPr>
        <w:pStyle w:val="Heading2"/>
      </w:pPr>
      <w:r>
        <w:t>Conclusions</w:t>
      </w:r>
    </w:p>
    <w:p w14:paraId="6B14D27C" w14:textId="77777777" w:rsidR="00D2478A" w:rsidRPr="00F64CB3" w:rsidRDefault="00D2478A" w:rsidP="00D2478A">
      <w:pPr>
        <w:spacing w:line="240" w:lineRule="auto"/>
      </w:pPr>
      <w:r w:rsidRPr="00F64CB3">
        <w:br w:type="page"/>
      </w:r>
    </w:p>
    <w:p w14:paraId="18DBDCDB" w14:textId="77777777" w:rsidR="00D2478A" w:rsidRPr="00F64CB3" w:rsidRDefault="00D2478A" w:rsidP="00D2478A">
      <w:pPr>
        <w:pStyle w:val="Heading1"/>
        <w:numPr>
          <w:ilvl w:val="0"/>
          <w:numId w:val="0"/>
        </w:numPr>
      </w:pPr>
      <w:bookmarkStart w:id="284" w:name="_Toc9507143"/>
      <w:bookmarkStart w:id="285" w:name="_Toc10814721"/>
      <w:r w:rsidRPr="00F64CB3">
        <w:lastRenderedPageBreak/>
        <w:t>Works cited</w:t>
      </w:r>
      <w:bookmarkEnd w:id="284"/>
      <w:bookmarkEnd w:id="285"/>
    </w:p>
    <w:p w14:paraId="45B4702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64CB3">
        <w:fldChar w:fldCharType="begin" w:fldLock="1"/>
      </w:r>
      <w:r w:rsidRPr="00F64CB3">
        <w:instrText xml:space="preserve">ADDIN Mendeley Bibliography CSL_BIBLIOGRAPHY </w:instrText>
      </w:r>
      <w:r w:rsidRPr="00F64CB3">
        <w:fldChar w:fldCharType="separate"/>
      </w:r>
      <w:r w:rsidRPr="00FB2643">
        <w:rPr>
          <w:rFonts w:cs="Times New Roman"/>
          <w:noProof/>
          <w:lang w:val="en-US"/>
        </w:rPr>
        <w:t>1</w:t>
      </w:r>
      <w:r w:rsidRPr="00FB2643">
        <w:rPr>
          <w:rFonts w:cs="Times New Roman"/>
          <w:noProof/>
          <w:lang w:val="en-US"/>
        </w:rPr>
        <w:tab/>
        <w:t>CDC. Estimates of influenza vaccination coverage among adults—United States, 2017–18 flu season. FluVaxView. 2018.</w:t>
      </w:r>
    </w:p>
    <w:p w14:paraId="363EB97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w:t>
      </w:r>
      <w:r w:rsidRPr="00FB2643">
        <w:rPr>
          <w:rFonts w:cs="Times New Roman"/>
          <w:noProof/>
          <w:lang w:val="en-US"/>
        </w:rPr>
        <w:tab/>
        <w:t xml:space="preserve">Gasparrini A, Guo Y, Hashizume M, </w:t>
      </w:r>
      <w:r w:rsidRPr="00FB2643">
        <w:rPr>
          <w:rFonts w:cs="Times New Roman"/>
          <w:i/>
          <w:iCs/>
          <w:noProof/>
          <w:lang w:val="en-US"/>
        </w:rPr>
        <w:t>et al.</w:t>
      </w:r>
      <w:r w:rsidRPr="00FB2643">
        <w:rPr>
          <w:rFonts w:cs="Times New Roman"/>
          <w:noProof/>
          <w:lang w:val="en-US"/>
        </w:rPr>
        <w:t xml:space="preserve"> Mortality risk attributable to high and low ambient temperature: A multicountry observational study. </w:t>
      </w:r>
      <w:r w:rsidRPr="00FB2643">
        <w:rPr>
          <w:rFonts w:cs="Times New Roman"/>
          <w:i/>
          <w:iCs/>
          <w:noProof/>
          <w:lang w:val="en-US"/>
        </w:rPr>
        <w:t>Lancet</w:t>
      </w:r>
      <w:r w:rsidRPr="00FB2643">
        <w:rPr>
          <w:rFonts w:cs="Times New Roman"/>
          <w:noProof/>
          <w:lang w:val="en-US"/>
        </w:rPr>
        <w:t xml:space="preserve"> 2015; </w:t>
      </w:r>
      <w:r w:rsidRPr="00FB2643">
        <w:rPr>
          <w:rFonts w:cs="Times New Roman"/>
          <w:b/>
          <w:bCs/>
          <w:noProof/>
          <w:lang w:val="en-US"/>
        </w:rPr>
        <w:t>386</w:t>
      </w:r>
      <w:r w:rsidRPr="00FB2643">
        <w:rPr>
          <w:rFonts w:cs="Times New Roman"/>
          <w:noProof/>
          <w:lang w:val="en-US"/>
        </w:rPr>
        <w:t>: 369–75.</w:t>
      </w:r>
    </w:p>
    <w:p w14:paraId="1F5EFB4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w:t>
      </w:r>
      <w:r w:rsidRPr="00FB2643">
        <w:rPr>
          <w:rFonts w:cs="Times New Roman"/>
          <w:noProof/>
          <w:lang w:val="en-US"/>
        </w:rPr>
        <w:tab/>
        <w:t xml:space="preserve">Basu R. High ambient temperature and mortality: A review of epidemiologic studies from 2001 to 2008. </w:t>
      </w:r>
      <w:r w:rsidRPr="00FB2643">
        <w:rPr>
          <w:rFonts w:cs="Times New Roman"/>
          <w:i/>
          <w:iCs/>
          <w:noProof/>
          <w:lang w:val="en-US"/>
        </w:rPr>
        <w:t>Environ Heal A Glob Access Sci Source</w:t>
      </w:r>
      <w:r w:rsidRPr="00FB2643">
        <w:rPr>
          <w:rFonts w:cs="Times New Roman"/>
          <w:noProof/>
          <w:lang w:val="en-US"/>
        </w:rPr>
        <w:t xml:space="preserve"> 2009; </w:t>
      </w:r>
      <w:r w:rsidRPr="00FB2643">
        <w:rPr>
          <w:rFonts w:cs="Times New Roman"/>
          <w:b/>
          <w:bCs/>
          <w:noProof/>
          <w:lang w:val="en-US"/>
        </w:rPr>
        <w:t>8</w:t>
      </w:r>
      <w:r w:rsidRPr="00FB2643">
        <w:rPr>
          <w:rFonts w:cs="Times New Roman"/>
          <w:noProof/>
          <w:lang w:val="en-US"/>
        </w:rPr>
        <w:t>: 40.</w:t>
      </w:r>
    </w:p>
    <w:p w14:paraId="19D9B65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w:t>
      </w:r>
      <w:r w:rsidRPr="00FB2643">
        <w:rPr>
          <w:rFonts w:cs="Times New Roman"/>
          <w:noProof/>
          <w:lang w:val="en-US"/>
        </w:rPr>
        <w:tab/>
        <w:t xml:space="preserve">Ye X, Wolff R, Yu W, Vaneckova P, Pan X, Tong S. Ambient temperature and morbidity: a review of epidemiological evidence. </w:t>
      </w:r>
      <w:r w:rsidRPr="00FB2643">
        <w:rPr>
          <w:rFonts w:cs="Times New Roman"/>
          <w:i/>
          <w:iCs/>
          <w:noProof/>
          <w:lang w:val="en-US"/>
        </w:rPr>
        <w:t>Environ Health Perspect</w:t>
      </w:r>
      <w:r w:rsidRPr="00FB2643">
        <w:rPr>
          <w:rFonts w:cs="Times New Roman"/>
          <w:noProof/>
          <w:lang w:val="en-US"/>
        </w:rPr>
        <w:t xml:space="preserve"> 2012; </w:t>
      </w:r>
      <w:r w:rsidRPr="00FB2643">
        <w:rPr>
          <w:rFonts w:cs="Times New Roman"/>
          <w:b/>
          <w:bCs/>
          <w:noProof/>
          <w:lang w:val="en-US"/>
        </w:rPr>
        <w:t>120</w:t>
      </w:r>
      <w:r w:rsidRPr="00FB2643">
        <w:rPr>
          <w:rFonts w:cs="Times New Roman"/>
          <w:noProof/>
          <w:lang w:val="en-US"/>
        </w:rPr>
        <w:t>: 19–28.</w:t>
      </w:r>
    </w:p>
    <w:p w14:paraId="50351D9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w:t>
      </w:r>
      <w:r w:rsidRPr="00FB2643">
        <w:rPr>
          <w:rFonts w:cs="Times New Roman"/>
          <w:noProof/>
          <w:lang w:val="en-US"/>
        </w:rPr>
        <w:tab/>
        <w:t xml:space="preserve">Basu R, Samet JM. Relation between elevated ambient temperature and mortality: A review of the epidemiologic evidence. Epidemiol. Rev. 2002; </w:t>
      </w:r>
      <w:r w:rsidRPr="00FB2643">
        <w:rPr>
          <w:rFonts w:cs="Times New Roman"/>
          <w:b/>
          <w:bCs/>
          <w:noProof/>
          <w:lang w:val="en-US"/>
        </w:rPr>
        <w:t>24</w:t>
      </w:r>
      <w:r w:rsidRPr="00FB2643">
        <w:rPr>
          <w:rFonts w:cs="Times New Roman"/>
          <w:noProof/>
          <w:lang w:val="en-US"/>
        </w:rPr>
        <w:t>: 190–202.</w:t>
      </w:r>
    </w:p>
    <w:p w14:paraId="20BE137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w:t>
      </w:r>
      <w:r w:rsidRPr="00FB2643">
        <w:rPr>
          <w:rFonts w:cs="Times New Roman"/>
          <w:noProof/>
          <w:lang w:val="en-US"/>
        </w:rPr>
        <w:tab/>
        <w:t xml:space="preserve">Kovats RS, Hajat S. Heat stress and public health: A critical review. </w:t>
      </w:r>
      <w:r w:rsidRPr="00FB2643">
        <w:rPr>
          <w:rFonts w:cs="Times New Roman"/>
          <w:i/>
          <w:iCs/>
          <w:noProof/>
          <w:lang w:val="en-US"/>
        </w:rPr>
        <w:t>Annu Rev Public Health</w:t>
      </w:r>
      <w:r w:rsidRPr="00FB2643">
        <w:rPr>
          <w:rFonts w:cs="Times New Roman"/>
          <w:noProof/>
          <w:lang w:val="en-US"/>
        </w:rPr>
        <w:t xml:space="preserve"> 2008. DOI:10.1146/annurev.publhealth.29.020907.090843.</w:t>
      </w:r>
    </w:p>
    <w:p w14:paraId="36FD604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w:t>
      </w:r>
      <w:r w:rsidRPr="00FB2643">
        <w:rPr>
          <w:rFonts w:cs="Times New Roman"/>
          <w:noProof/>
          <w:lang w:val="en-US"/>
        </w:rPr>
        <w:tab/>
        <w:t xml:space="preserve">Song X, Wang S, Hu Y, </w:t>
      </w:r>
      <w:r w:rsidRPr="00FB2643">
        <w:rPr>
          <w:rFonts w:cs="Times New Roman"/>
          <w:i/>
          <w:iCs/>
          <w:noProof/>
          <w:lang w:val="en-US"/>
        </w:rPr>
        <w:t>et al.</w:t>
      </w:r>
      <w:r w:rsidRPr="00FB2643">
        <w:rPr>
          <w:rFonts w:cs="Times New Roman"/>
          <w:noProof/>
          <w:lang w:val="en-US"/>
        </w:rPr>
        <w:t xml:space="preserve"> Impact of ambient temperature on morbidity and mortality: An overview of reviews. </w:t>
      </w:r>
      <w:r w:rsidRPr="00FB2643">
        <w:rPr>
          <w:rFonts w:cs="Times New Roman"/>
          <w:i/>
          <w:iCs/>
          <w:noProof/>
          <w:lang w:val="en-US"/>
        </w:rPr>
        <w:t>Sci Total Environ</w:t>
      </w:r>
      <w:r w:rsidRPr="00FB2643">
        <w:rPr>
          <w:rFonts w:cs="Times New Roman"/>
          <w:noProof/>
          <w:lang w:val="en-US"/>
        </w:rPr>
        <w:t xml:space="preserve"> 2017; </w:t>
      </w:r>
      <w:r w:rsidRPr="00FB2643">
        <w:rPr>
          <w:rFonts w:cs="Times New Roman"/>
          <w:b/>
          <w:bCs/>
          <w:noProof/>
          <w:lang w:val="en-US"/>
        </w:rPr>
        <w:t>586</w:t>
      </w:r>
      <w:r w:rsidRPr="00FB2643">
        <w:rPr>
          <w:rFonts w:cs="Times New Roman"/>
          <w:noProof/>
          <w:lang w:val="en-US"/>
        </w:rPr>
        <w:t>: 241–54.</w:t>
      </w:r>
    </w:p>
    <w:p w14:paraId="31631F1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w:t>
      </w:r>
      <w:r w:rsidRPr="00FB2643">
        <w:rPr>
          <w:rFonts w:cs="Times New Roman"/>
          <w:noProof/>
          <w:lang w:val="en-US"/>
        </w:rPr>
        <w:tab/>
        <w:t>WHO. COP24 special report: health and climate change. 2018.</w:t>
      </w:r>
    </w:p>
    <w:p w14:paraId="42ABAD8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w:t>
      </w:r>
      <w:r w:rsidRPr="00FB2643">
        <w:rPr>
          <w:rFonts w:cs="Times New Roman"/>
          <w:noProof/>
          <w:lang w:val="en-US"/>
        </w:rPr>
        <w:tab/>
        <w:t>UNFCCC. Paris Agreement. 2015.</w:t>
      </w:r>
    </w:p>
    <w:p w14:paraId="4F2C485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w:t>
      </w:r>
      <w:r w:rsidRPr="00FB2643">
        <w:rPr>
          <w:rFonts w:cs="Times New Roman"/>
          <w:noProof/>
          <w:lang w:val="en-US"/>
        </w:rPr>
        <w:tab/>
        <w:t xml:space="preserve">Watts N, Amann M, Arnell N, </w:t>
      </w:r>
      <w:r w:rsidRPr="00FB2643">
        <w:rPr>
          <w:rFonts w:cs="Times New Roman"/>
          <w:i/>
          <w:iCs/>
          <w:noProof/>
          <w:lang w:val="en-US"/>
        </w:rPr>
        <w:t>et al.</w:t>
      </w:r>
      <w:r w:rsidRPr="00FB2643">
        <w:rPr>
          <w:rFonts w:cs="Times New Roman"/>
          <w:noProof/>
          <w:lang w:val="en-US"/>
        </w:rPr>
        <w:t xml:space="preserve"> The 2018 report of the Lancet Countdown on health and climate change: shaping health of nations for centuries to come. </w:t>
      </w:r>
      <w:r w:rsidRPr="00FB2643">
        <w:rPr>
          <w:rFonts w:cs="Times New Roman"/>
          <w:i/>
          <w:iCs/>
          <w:noProof/>
          <w:lang w:val="en-US"/>
        </w:rPr>
        <w:t>Lancet</w:t>
      </w:r>
      <w:r w:rsidRPr="00FB2643">
        <w:rPr>
          <w:rFonts w:cs="Times New Roman"/>
          <w:noProof/>
          <w:lang w:val="en-US"/>
        </w:rPr>
        <w:t xml:space="preserve"> 2018; </w:t>
      </w:r>
      <w:r w:rsidRPr="00FB2643">
        <w:rPr>
          <w:rFonts w:cs="Times New Roman"/>
          <w:b/>
          <w:bCs/>
          <w:noProof/>
          <w:lang w:val="en-US"/>
        </w:rPr>
        <w:t>6736</w:t>
      </w:r>
      <w:r w:rsidRPr="00FB2643">
        <w:rPr>
          <w:rFonts w:cs="Times New Roman"/>
          <w:noProof/>
          <w:lang w:val="en-US"/>
        </w:rPr>
        <w:t>: 1–4.</w:t>
      </w:r>
    </w:p>
    <w:p w14:paraId="70E1067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w:t>
      </w:r>
      <w:r w:rsidRPr="00FB2643">
        <w:rPr>
          <w:rFonts w:cs="Times New Roman"/>
          <w:noProof/>
          <w:lang w:val="en-US"/>
        </w:rPr>
        <w:tab/>
        <w:t>WHO. World Health Statistics 2016 Monitoring Health for the SDGs. 2016.</w:t>
      </w:r>
    </w:p>
    <w:p w14:paraId="03C174D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w:t>
      </w:r>
      <w:r w:rsidRPr="00FB2643">
        <w:rPr>
          <w:rFonts w:cs="Times New Roman"/>
          <w:noProof/>
          <w:lang w:val="en-US"/>
        </w:rPr>
        <w:tab/>
        <w:t xml:space="preserve">Great Britain. Weekly return of births and deaths in London and in other great towns. </w:t>
      </w:r>
      <w:r w:rsidRPr="00FB2643">
        <w:rPr>
          <w:rFonts w:cs="Times New Roman"/>
          <w:i/>
          <w:iCs/>
          <w:noProof/>
          <w:lang w:val="en-US"/>
        </w:rPr>
        <w:t>Gen Regist Off</w:t>
      </w:r>
      <w:r w:rsidRPr="00FB2643">
        <w:rPr>
          <w:rFonts w:cs="Times New Roman"/>
          <w:noProof/>
          <w:lang w:val="en-US"/>
        </w:rPr>
        <w:t xml:space="preserve"> 1876.</w:t>
      </w:r>
    </w:p>
    <w:p w14:paraId="2FAC61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w:t>
      </w:r>
      <w:r w:rsidRPr="00FB2643">
        <w:rPr>
          <w:rFonts w:cs="Times New Roman"/>
          <w:noProof/>
          <w:lang w:val="en-US"/>
        </w:rPr>
        <w:tab/>
        <w:t>National Research Council (US) Committee on National Statistics. Vital Statistics: Summary of a Workshop. 2009 DOI:10.17226/12714.</w:t>
      </w:r>
    </w:p>
    <w:p w14:paraId="03160C1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w:t>
      </w:r>
      <w:r w:rsidRPr="00FB2643">
        <w:rPr>
          <w:rFonts w:cs="Times New Roman"/>
          <w:noProof/>
          <w:lang w:val="en-US"/>
        </w:rPr>
        <w:tab/>
        <w:t>WHO. WHO Methods and Data Sources for Country-Level Cause of Death 2000-2016. 2018; : 1–51.</w:t>
      </w:r>
    </w:p>
    <w:p w14:paraId="7FDAD2E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w:t>
      </w:r>
      <w:r w:rsidRPr="00FB2643">
        <w:rPr>
          <w:rFonts w:cs="Times New Roman"/>
          <w:noProof/>
          <w:lang w:val="en-US"/>
        </w:rPr>
        <w:tab/>
        <w:t xml:space="preserve">Omran AR. A century of epidemiologic transition in the United States. </w:t>
      </w:r>
      <w:r w:rsidRPr="00FB2643">
        <w:rPr>
          <w:rFonts w:cs="Times New Roman"/>
          <w:i/>
          <w:iCs/>
          <w:noProof/>
          <w:lang w:val="en-US"/>
        </w:rPr>
        <w:t>Prev Med (Baltim)</w:t>
      </w:r>
      <w:r w:rsidRPr="00FB2643">
        <w:rPr>
          <w:rFonts w:cs="Times New Roman"/>
          <w:noProof/>
          <w:lang w:val="en-US"/>
        </w:rPr>
        <w:t xml:space="preserve"> 1977. DOI:10.1016/0091-7435(77)90003-2.</w:t>
      </w:r>
    </w:p>
    <w:p w14:paraId="08D9CE2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16</w:t>
      </w:r>
      <w:r w:rsidRPr="00FB2643">
        <w:rPr>
          <w:rFonts w:cs="Times New Roman"/>
          <w:noProof/>
          <w:lang w:val="en-US"/>
        </w:rPr>
        <w:tab/>
        <w:t xml:space="preserve">Ma J, Ward EM, Siegel RL, Jemal A. Temporal trends in mortality in the United States, 1969-2013. </w:t>
      </w:r>
      <w:r w:rsidRPr="00FB2643">
        <w:rPr>
          <w:rFonts w:cs="Times New Roman"/>
          <w:i/>
          <w:iCs/>
          <w:noProof/>
          <w:lang w:val="en-US"/>
        </w:rPr>
        <w:t>JAMA - J Am Med Assoc</w:t>
      </w:r>
      <w:r w:rsidRPr="00FB2643">
        <w:rPr>
          <w:rFonts w:cs="Times New Roman"/>
          <w:noProof/>
          <w:lang w:val="en-US"/>
        </w:rPr>
        <w:t xml:space="preserve"> 2015. DOI:10.1001/jama.2015.12319.</w:t>
      </w:r>
    </w:p>
    <w:p w14:paraId="26C562E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w:t>
      </w:r>
      <w:r w:rsidRPr="00FB2643">
        <w:rPr>
          <w:rFonts w:cs="Times New Roman"/>
          <w:noProof/>
          <w:lang w:val="en-US"/>
        </w:rPr>
        <w:tab/>
        <w:t>Murphy SL, Xu J, Kochanek KD, Arias E. Mortality in the United States, 2017. 2018.</w:t>
      </w:r>
    </w:p>
    <w:p w14:paraId="7D6F805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w:t>
      </w:r>
      <w:r w:rsidRPr="00FB2643">
        <w:rPr>
          <w:rFonts w:cs="Times New Roman"/>
          <w:noProof/>
          <w:lang w:val="en-US"/>
        </w:rPr>
        <w:tab/>
        <w:t>WHO. WHO methods and data sources for life tables 1990-2016. 2018. http://www.who.int/healthinfo/statistics/LT_method.pdf.</w:t>
      </w:r>
    </w:p>
    <w:p w14:paraId="399AAC2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w:t>
      </w:r>
      <w:r w:rsidRPr="00FB2643">
        <w:rPr>
          <w:rFonts w:cs="Times New Roman"/>
          <w:noProof/>
          <w:lang w:val="en-US"/>
        </w:rPr>
        <w:tab/>
        <w:t xml:space="preserve">Oeppen J, Vaupel JW. Broken Limits to Life Expectancy. </w:t>
      </w:r>
      <w:r w:rsidRPr="00FB2643">
        <w:rPr>
          <w:rFonts w:cs="Times New Roman"/>
          <w:i/>
          <w:iCs/>
          <w:noProof/>
          <w:lang w:val="en-US"/>
        </w:rPr>
        <w:t>Science (80- )</w:t>
      </w:r>
      <w:r w:rsidRPr="00FB2643">
        <w:rPr>
          <w:rFonts w:cs="Times New Roman"/>
          <w:noProof/>
          <w:lang w:val="en-US"/>
        </w:rPr>
        <w:t xml:space="preserve"> 2002. DOI:10.4054/DemRes.2011.24.11.</w:t>
      </w:r>
    </w:p>
    <w:p w14:paraId="7DCBDA7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w:t>
      </w:r>
      <w:r w:rsidRPr="00FB2643">
        <w:rPr>
          <w:rFonts w:cs="Times New Roman"/>
          <w:noProof/>
          <w:lang w:val="en-US"/>
        </w:rPr>
        <w:tab/>
        <w:t xml:space="preserve">Ezzati M, Friedman AB, Kulkarni SC, Murray CJL. The reversal of fortunes: Trends in county mortality and cross-county mortality disparities in the United States. </w:t>
      </w:r>
      <w:r w:rsidRPr="00FB2643">
        <w:rPr>
          <w:rFonts w:cs="Times New Roman"/>
          <w:i/>
          <w:iCs/>
          <w:noProof/>
          <w:lang w:val="en-US"/>
        </w:rPr>
        <w:t>PLoS Med</w:t>
      </w:r>
      <w:r w:rsidRPr="00FB2643">
        <w:rPr>
          <w:rFonts w:cs="Times New Roman"/>
          <w:noProof/>
          <w:lang w:val="en-US"/>
        </w:rPr>
        <w:t xml:space="preserve"> 2008. DOI:10.1371/journal.pmed.0050066.</w:t>
      </w:r>
    </w:p>
    <w:p w14:paraId="1089EAB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w:t>
      </w:r>
      <w:r w:rsidRPr="00FB2643">
        <w:rPr>
          <w:rFonts w:cs="Times New Roman"/>
          <w:noProof/>
          <w:lang w:val="en-US"/>
        </w:rPr>
        <w:tab/>
        <w:t xml:space="preserve">Chetty R, Stepner M, Abraham S, </w:t>
      </w:r>
      <w:r w:rsidRPr="00FB2643">
        <w:rPr>
          <w:rFonts w:cs="Times New Roman"/>
          <w:i/>
          <w:iCs/>
          <w:noProof/>
          <w:lang w:val="en-US"/>
        </w:rPr>
        <w:t>et al.</w:t>
      </w:r>
      <w:r w:rsidRPr="00FB2643">
        <w:rPr>
          <w:rFonts w:cs="Times New Roman"/>
          <w:noProof/>
          <w:lang w:val="en-US"/>
        </w:rPr>
        <w:t xml:space="preserve"> The association between income and life expectancy in the United States, 2001-2014. </w:t>
      </w:r>
      <w:r w:rsidRPr="00FB2643">
        <w:rPr>
          <w:rFonts w:cs="Times New Roman"/>
          <w:i/>
          <w:iCs/>
          <w:noProof/>
          <w:lang w:val="en-US"/>
        </w:rPr>
        <w:t>JAMA - J Am Med Assoc</w:t>
      </w:r>
      <w:r w:rsidRPr="00FB2643">
        <w:rPr>
          <w:rFonts w:cs="Times New Roman"/>
          <w:noProof/>
          <w:lang w:val="en-US"/>
        </w:rPr>
        <w:t xml:space="preserve"> 2016. DOI:10.1001/jama.2016.4226.</w:t>
      </w:r>
    </w:p>
    <w:p w14:paraId="15FD56C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w:t>
      </w:r>
      <w:r w:rsidRPr="00FB2643">
        <w:rPr>
          <w:rFonts w:cs="Times New Roman"/>
          <w:noProof/>
          <w:lang w:val="en-US"/>
        </w:rPr>
        <w:tab/>
        <w:t xml:space="preserve">Murray CJL, Kulkarni SC, Michaud C, </w:t>
      </w:r>
      <w:r w:rsidRPr="00FB2643">
        <w:rPr>
          <w:rFonts w:cs="Times New Roman"/>
          <w:i/>
          <w:iCs/>
          <w:noProof/>
          <w:lang w:val="en-US"/>
        </w:rPr>
        <w:t>et al.</w:t>
      </w:r>
      <w:r w:rsidRPr="00FB2643">
        <w:rPr>
          <w:rFonts w:cs="Times New Roman"/>
          <w:noProof/>
          <w:lang w:val="en-US"/>
        </w:rPr>
        <w:t xml:space="preserve"> Eight Americas: Investigating mortality disparities across races, counties, and race-counties in the United States. </w:t>
      </w:r>
      <w:r w:rsidRPr="00FB2643">
        <w:rPr>
          <w:rFonts w:cs="Times New Roman"/>
          <w:i/>
          <w:iCs/>
          <w:noProof/>
          <w:lang w:val="en-US"/>
        </w:rPr>
        <w:t>PLoS Med</w:t>
      </w:r>
      <w:r w:rsidRPr="00FB2643">
        <w:rPr>
          <w:rFonts w:cs="Times New Roman"/>
          <w:noProof/>
          <w:lang w:val="en-US"/>
        </w:rPr>
        <w:t xml:space="preserve"> 2006. DOI:10.1371/journal.pmed.0030260.</w:t>
      </w:r>
    </w:p>
    <w:p w14:paraId="32F5E46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w:t>
      </w:r>
      <w:r w:rsidRPr="00FB2643">
        <w:rPr>
          <w:rFonts w:cs="Times New Roman"/>
          <w:noProof/>
          <w:lang w:val="en-US"/>
        </w:rPr>
        <w:tab/>
        <w:t xml:space="preserve">Pope CA, Ezzati M, Dockery DW. Fine-particulate air pollution and life expectancy in the United States. </w:t>
      </w:r>
      <w:r w:rsidRPr="00FB2643">
        <w:rPr>
          <w:rFonts w:cs="Times New Roman"/>
          <w:i/>
          <w:iCs/>
          <w:noProof/>
          <w:lang w:val="en-US"/>
        </w:rPr>
        <w:t>N Engl J Med</w:t>
      </w:r>
      <w:r w:rsidRPr="00FB2643">
        <w:rPr>
          <w:rFonts w:cs="Times New Roman"/>
          <w:noProof/>
          <w:lang w:val="en-US"/>
        </w:rPr>
        <w:t xml:space="preserve"> 2009. DOI:10.1056/nejmsa0805646.</w:t>
      </w:r>
    </w:p>
    <w:p w14:paraId="1E484FC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w:t>
      </w:r>
      <w:r w:rsidRPr="00FB2643">
        <w:rPr>
          <w:rFonts w:cs="Times New Roman"/>
          <w:noProof/>
          <w:lang w:val="en-US"/>
        </w:rPr>
        <w:tab/>
        <w:t>National Center for Health Statistics. Health, United States, 2017: With Special Feature on Mortality. 2017.</w:t>
      </w:r>
    </w:p>
    <w:p w14:paraId="5728A7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w:t>
      </w:r>
      <w:r w:rsidRPr="00FB2643">
        <w:rPr>
          <w:rFonts w:cs="Times New Roman"/>
          <w:noProof/>
          <w:lang w:val="en-US"/>
        </w:rPr>
        <w:tab/>
        <w:t>Riley JC. Rising life expectancy: A global history. 2015 DOI:10.1017/CBO9781316036495.</w:t>
      </w:r>
    </w:p>
    <w:p w14:paraId="4DAE0A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w:t>
      </w:r>
      <w:r w:rsidRPr="00FB2643">
        <w:rPr>
          <w:rFonts w:cs="Times New Roman"/>
          <w:noProof/>
          <w:lang w:val="en-US"/>
        </w:rPr>
        <w:tab/>
        <w:t xml:space="preserve">Kontis V, Bennett JE, Mathers CD, Li G, Foreman K, Ezzati M. Future life expectancy in 35 industrialised countries: projections with a Bayesian model ensemble. </w:t>
      </w:r>
      <w:r w:rsidRPr="00FB2643">
        <w:rPr>
          <w:rFonts w:cs="Times New Roman"/>
          <w:i/>
          <w:iCs/>
          <w:noProof/>
          <w:lang w:val="en-US"/>
        </w:rPr>
        <w:t>Lancet</w:t>
      </w:r>
      <w:r w:rsidRPr="00FB2643">
        <w:rPr>
          <w:rFonts w:cs="Times New Roman"/>
          <w:noProof/>
          <w:lang w:val="en-US"/>
        </w:rPr>
        <w:t xml:space="preserve"> 2017. DOI:10.1016/S0140-6736(16)32381-9.</w:t>
      </w:r>
    </w:p>
    <w:p w14:paraId="28C2868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27</w:t>
      </w:r>
      <w:r w:rsidRPr="00FB2643">
        <w:rPr>
          <w:rFonts w:cs="Times New Roman"/>
          <w:noProof/>
          <w:lang w:val="en-US"/>
        </w:rPr>
        <w:tab/>
        <w:t xml:space="preserve">Foreman KJ, Marquez N, Dolgert A, </w:t>
      </w:r>
      <w:r w:rsidRPr="00FB2643">
        <w:rPr>
          <w:rFonts w:cs="Times New Roman"/>
          <w:i/>
          <w:iCs/>
          <w:noProof/>
          <w:lang w:val="en-US"/>
        </w:rPr>
        <w:t>et al.</w:t>
      </w:r>
      <w:r w:rsidRPr="00FB2643">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FB2643">
        <w:rPr>
          <w:rFonts w:cs="Times New Roman"/>
          <w:i/>
          <w:iCs/>
          <w:noProof/>
          <w:lang w:val="en-US"/>
        </w:rPr>
        <w:t>Lancet</w:t>
      </w:r>
      <w:r w:rsidRPr="00FB2643">
        <w:rPr>
          <w:rFonts w:cs="Times New Roman"/>
          <w:noProof/>
          <w:lang w:val="en-US"/>
        </w:rPr>
        <w:t xml:space="preserve"> 2018. DOI:10.1016/S0140-6736(18)31694-5.</w:t>
      </w:r>
    </w:p>
    <w:p w14:paraId="49B0C64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28</w:t>
      </w:r>
      <w:r w:rsidRPr="00FB2643">
        <w:rPr>
          <w:rFonts w:cs="Times New Roman"/>
          <w:noProof/>
          <w:lang w:val="en-US"/>
        </w:rPr>
        <w:tab/>
        <w:t xml:space="preserve">Olshansky SJ, Passaro DJ, Hershow RC, </w:t>
      </w:r>
      <w:r w:rsidRPr="00FB2643">
        <w:rPr>
          <w:rFonts w:cs="Times New Roman"/>
          <w:i/>
          <w:iCs/>
          <w:noProof/>
          <w:lang w:val="en-US"/>
        </w:rPr>
        <w:t>et al.</w:t>
      </w:r>
      <w:r w:rsidRPr="00FB2643">
        <w:rPr>
          <w:rFonts w:cs="Times New Roman"/>
          <w:noProof/>
          <w:lang w:val="en-US"/>
        </w:rPr>
        <w:t xml:space="preserve"> A Potential Decline in Life Expectancy in the United States in the 21st Century. </w:t>
      </w:r>
      <w:r w:rsidRPr="00FB2643">
        <w:rPr>
          <w:rFonts w:cs="Times New Roman"/>
          <w:i/>
          <w:iCs/>
          <w:noProof/>
          <w:lang w:val="en-US"/>
        </w:rPr>
        <w:t>N Engl J Med</w:t>
      </w:r>
      <w:r w:rsidRPr="00FB2643">
        <w:rPr>
          <w:rFonts w:cs="Times New Roman"/>
          <w:noProof/>
          <w:lang w:val="en-US"/>
        </w:rPr>
        <w:t xml:space="preserve"> 2005; </w:t>
      </w:r>
      <w:r w:rsidRPr="00FB2643">
        <w:rPr>
          <w:rFonts w:cs="Times New Roman"/>
          <w:b/>
          <w:bCs/>
          <w:noProof/>
          <w:lang w:val="en-US"/>
        </w:rPr>
        <w:t>60</w:t>
      </w:r>
      <w:r w:rsidRPr="00FB2643">
        <w:rPr>
          <w:rFonts w:cs="Times New Roman"/>
          <w:noProof/>
          <w:lang w:val="en-US"/>
        </w:rPr>
        <w:t>: 450–2.</w:t>
      </w:r>
    </w:p>
    <w:p w14:paraId="1DB3AA0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29</w:t>
      </w:r>
      <w:r w:rsidRPr="00FB2643">
        <w:rPr>
          <w:rFonts w:cs="Times New Roman"/>
          <w:noProof/>
          <w:lang w:val="en-US"/>
        </w:rPr>
        <w:tab/>
        <w:t xml:space="preserve">Costello A, Abbas M, Allen A, </w:t>
      </w:r>
      <w:r w:rsidRPr="00FB2643">
        <w:rPr>
          <w:rFonts w:cs="Times New Roman"/>
          <w:i/>
          <w:iCs/>
          <w:noProof/>
          <w:lang w:val="en-US"/>
        </w:rPr>
        <w:t>et al.</w:t>
      </w:r>
      <w:r w:rsidRPr="00FB2643">
        <w:rPr>
          <w:rFonts w:cs="Times New Roman"/>
          <w:noProof/>
          <w:lang w:val="en-US"/>
        </w:rPr>
        <w:t xml:space="preserve"> Managing the health effects of climate change. </w:t>
      </w:r>
      <w:r w:rsidRPr="00FB2643">
        <w:rPr>
          <w:rFonts w:cs="Times New Roman"/>
          <w:i/>
          <w:iCs/>
          <w:noProof/>
          <w:lang w:val="en-US"/>
        </w:rPr>
        <w:t>Lancet</w:t>
      </w:r>
      <w:r w:rsidRPr="00FB2643">
        <w:rPr>
          <w:rFonts w:cs="Times New Roman"/>
          <w:noProof/>
          <w:lang w:val="en-US"/>
        </w:rPr>
        <w:t xml:space="preserve"> 2009; </w:t>
      </w:r>
      <w:r w:rsidRPr="00FB2643">
        <w:rPr>
          <w:rFonts w:cs="Times New Roman"/>
          <w:b/>
          <w:bCs/>
          <w:noProof/>
          <w:lang w:val="en-US"/>
        </w:rPr>
        <w:t>373</w:t>
      </w:r>
      <w:r w:rsidRPr="00FB2643">
        <w:rPr>
          <w:rFonts w:cs="Times New Roman"/>
          <w:noProof/>
          <w:lang w:val="en-US"/>
        </w:rPr>
        <w:t>: 1693–733.</w:t>
      </w:r>
    </w:p>
    <w:p w14:paraId="108F6BC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30</w:t>
      </w:r>
      <w:r w:rsidRPr="00FB2643">
        <w:rPr>
          <w:rFonts w:cs="Times New Roman"/>
          <w:noProof/>
          <w:lang w:val="en-US"/>
        </w:rPr>
        <w:tab/>
        <w:t>Wallace JM, Hobbs P V. Atmospheric science: An introductory survey: Second edition. 2006 DOI:10.1016/C2009-0-00034-8.</w:t>
      </w:r>
    </w:p>
    <w:p w14:paraId="692737F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31</w:t>
      </w:r>
      <w:r w:rsidRPr="00FB2643">
        <w:rPr>
          <w:rFonts w:cs="Times New Roman"/>
          <w:noProof/>
          <w:lang w:val="en-US"/>
        </w:rPr>
        <w:tab/>
        <w:t>India Meteorological Department. History of meteorological services in India. Gov. India. 2018. http://www.imd.gov.in/pages/about_history.php (accessed April 2, 2019).</w:t>
      </w:r>
    </w:p>
    <w:p w14:paraId="209BDEA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32</w:t>
      </w:r>
      <w:r w:rsidRPr="00FB2643">
        <w:rPr>
          <w:rFonts w:cs="Times New Roman"/>
          <w:noProof/>
          <w:lang w:val="en-US"/>
        </w:rPr>
        <w:tab/>
        <w:t>Middleton WEK. A history of the thermometer. Johns Hopkins, Baltimore, 1966.</w:t>
      </w:r>
    </w:p>
    <w:p w14:paraId="16BA265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33</w:t>
      </w:r>
      <w:r w:rsidRPr="00FB2643">
        <w:rPr>
          <w:rFonts w:cs="Times New Roman"/>
          <w:noProof/>
          <w:lang w:val="en-US"/>
        </w:rPr>
        <w:tab/>
        <w:t xml:space="preserve">Middleton WEK. A brief history of the barometer. </w:t>
      </w:r>
      <w:r w:rsidRPr="00FB2643">
        <w:rPr>
          <w:rFonts w:cs="Times New Roman"/>
          <w:i/>
          <w:iCs/>
          <w:noProof/>
          <w:lang w:val="en-US"/>
        </w:rPr>
        <w:t>J R Astron Soc Canada</w:t>
      </w:r>
      <w:r w:rsidRPr="00FB2643">
        <w:rPr>
          <w:rFonts w:cs="Times New Roman"/>
          <w:noProof/>
          <w:lang w:val="en-US"/>
        </w:rPr>
        <w:t xml:space="preserve"> 1944; </w:t>
      </w:r>
      <w:r w:rsidRPr="00FB2643">
        <w:rPr>
          <w:rFonts w:cs="Times New Roman"/>
          <w:b/>
          <w:bCs/>
          <w:noProof/>
          <w:lang w:val="en-US"/>
        </w:rPr>
        <w:t>28</w:t>
      </w:r>
      <w:r w:rsidRPr="00FB2643">
        <w:rPr>
          <w:rFonts w:cs="Times New Roman"/>
          <w:noProof/>
          <w:lang w:val="en-US"/>
        </w:rPr>
        <w:t>.</w:t>
      </w:r>
    </w:p>
    <w:p w14:paraId="7E5D470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34</w:t>
      </w:r>
      <w:r w:rsidRPr="00FB2643">
        <w:rPr>
          <w:rFonts w:cs="Times New Roman"/>
          <w:noProof/>
          <w:lang w:val="en-US"/>
        </w:rPr>
        <w:tab/>
        <w:t xml:space="preserve">Manley G. Central England temperatures: Monthly means 1659 to 1973. </w:t>
      </w:r>
      <w:r w:rsidRPr="00FB2643">
        <w:rPr>
          <w:rFonts w:cs="Times New Roman"/>
          <w:i/>
          <w:iCs/>
          <w:noProof/>
          <w:lang w:val="en-US"/>
        </w:rPr>
        <w:t>Q J R Meteorol Soc</w:t>
      </w:r>
      <w:r w:rsidRPr="00FB2643">
        <w:rPr>
          <w:rFonts w:cs="Times New Roman"/>
          <w:noProof/>
          <w:lang w:val="en-US"/>
        </w:rPr>
        <w:t xml:space="preserve"> 1974. DOI:10.1002/qj.49710042511.</w:t>
      </w:r>
    </w:p>
    <w:p w14:paraId="5B7B6BB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35</w:t>
      </w:r>
      <w:r w:rsidRPr="00FB2643">
        <w:rPr>
          <w:rFonts w:cs="Times New Roman"/>
          <w:noProof/>
          <w:lang w:val="en-US"/>
        </w:rPr>
        <w:tab/>
        <w:t xml:space="preserve">Vose RS, Applequist S, Squires M, </w:t>
      </w:r>
      <w:r w:rsidRPr="00FB2643">
        <w:rPr>
          <w:rFonts w:cs="Times New Roman"/>
          <w:i/>
          <w:iCs/>
          <w:noProof/>
          <w:lang w:val="en-US"/>
        </w:rPr>
        <w:t>et al.</w:t>
      </w:r>
      <w:r w:rsidRPr="00FB2643">
        <w:rPr>
          <w:rFonts w:cs="Times New Roman"/>
          <w:noProof/>
          <w:lang w:val="en-US"/>
        </w:rPr>
        <w:t xml:space="preserve"> Improved historical temperature and precipitation time series for U.S. climate divisions. </w:t>
      </w:r>
      <w:r w:rsidRPr="00FB2643">
        <w:rPr>
          <w:rFonts w:cs="Times New Roman"/>
          <w:i/>
          <w:iCs/>
          <w:noProof/>
          <w:lang w:val="en-US"/>
        </w:rPr>
        <w:t>J Appl Meteorol Climatol</w:t>
      </w:r>
      <w:r w:rsidRPr="00FB2643">
        <w:rPr>
          <w:rFonts w:cs="Times New Roman"/>
          <w:noProof/>
          <w:lang w:val="en-US"/>
        </w:rPr>
        <w:t xml:space="preserve"> 2014. DOI:10.1175/JAMC-D-13-0248.1.</w:t>
      </w:r>
    </w:p>
    <w:p w14:paraId="28E0ACC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36</w:t>
      </w:r>
      <w:r w:rsidRPr="00FB2643">
        <w:rPr>
          <w:rFonts w:cs="Times New Roman"/>
          <w:noProof/>
          <w:lang w:val="en-US"/>
        </w:rPr>
        <w:tab/>
        <w:t>NOAA. NOAA weather stations. arcgis.com. 2014. https://www.arcgis.com/home/webmap/viewer.html?webmap=fa40207019de41bc9a37ea1f5235ae0c (accessed Jan 8, 2019).</w:t>
      </w:r>
    </w:p>
    <w:p w14:paraId="4E51A2A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37</w:t>
      </w:r>
      <w:r w:rsidRPr="00FB2643">
        <w:rPr>
          <w:rFonts w:cs="Times New Roman"/>
          <w:noProof/>
          <w:lang w:val="en-US"/>
        </w:rPr>
        <w:tab/>
        <w:t xml:space="preserve">Karl TR, Koss WJ. Regional and national monthly, seasonal, and annual temperature weighted by area, 1895-1983. </w:t>
      </w:r>
      <w:r w:rsidRPr="00FB2643">
        <w:rPr>
          <w:rFonts w:cs="Times New Roman"/>
          <w:i/>
          <w:iCs/>
          <w:noProof/>
          <w:lang w:val="en-US"/>
        </w:rPr>
        <w:t>Natl Clim Data Cent</w:t>
      </w:r>
      <w:r w:rsidRPr="00FB2643">
        <w:rPr>
          <w:rFonts w:cs="Times New Roman"/>
          <w:noProof/>
          <w:lang w:val="en-US"/>
        </w:rPr>
        <w:t xml:space="preserve"> 1984; : 38.</w:t>
      </w:r>
    </w:p>
    <w:p w14:paraId="2CD93E9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38</w:t>
      </w:r>
      <w:r w:rsidRPr="00FB2643">
        <w:rPr>
          <w:rFonts w:cs="Times New Roman"/>
          <w:noProof/>
          <w:lang w:val="en-US"/>
        </w:rPr>
        <w:tab/>
        <w:t xml:space="preserve">Parks RM, Bennett JE, Foreman KJ, Toumi R, Ezzati M. National and regional seasonal dynamics of all-cause and cause-specific mortality in the USA from 1980 to 2016. </w:t>
      </w:r>
      <w:r w:rsidRPr="00FB2643">
        <w:rPr>
          <w:rFonts w:cs="Times New Roman"/>
          <w:i/>
          <w:iCs/>
          <w:noProof/>
          <w:lang w:val="en-US"/>
        </w:rPr>
        <w:t>Elife</w:t>
      </w:r>
      <w:r w:rsidRPr="00FB2643">
        <w:rPr>
          <w:rFonts w:cs="Times New Roman"/>
          <w:noProof/>
          <w:lang w:val="en-US"/>
        </w:rPr>
        <w:t xml:space="preserve"> 2018; </w:t>
      </w:r>
      <w:r w:rsidRPr="00FB2643">
        <w:rPr>
          <w:rFonts w:cs="Times New Roman"/>
          <w:b/>
          <w:bCs/>
          <w:noProof/>
          <w:lang w:val="en-US"/>
        </w:rPr>
        <w:t>7</w:t>
      </w:r>
      <w:r w:rsidRPr="00FB2643">
        <w:rPr>
          <w:rFonts w:cs="Times New Roman"/>
          <w:noProof/>
          <w:lang w:val="en-US"/>
        </w:rPr>
        <w:t>. DOI:10.7554/eLife.35500.</w:t>
      </w:r>
    </w:p>
    <w:p w14:paraId="254274C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39</w:t>
      </w:r>
      <w:r w:rsidRPr="00FB2643">
        <w:rPr>
          <w:rFonts w:cs="Times New Roman"/>
          <w:noProof/>
          <w:lang w:val="en-US"/>
        </w:rPr>
        <w:tab/>
        <w:t xml:space="preserve">Fall S, Watts A, Nielsen-Gammon J, </w:t>
      </w:r>
      <w:r w:rsidRPr="00FB2643">
        <w:rPr>
          <w:rFonts w:cs="Times New Roman"/>
          <w:i/>
          <w:iCs/>
          <w:noProof/>
          <w:lang w:val="en-US"/>
        </w:rPr>
        <w:t>et al.</w:t>
      </w:r>
      <w:r w:rsidRPr="00FB2643">
        <w:rPr>
          <w:rFonts w:cs="Times New Roman"/>
          <w:noProof/>
          <w:lang w:val="en-US"/>
        </w:rPr>
        <w:t xml:space="preserve"> Analysis of the impacts of station exposure on the US historical climatology Network temperatures and temperature trends. </w:t>
      </w:r>
      <w:r w:rsidRPr="00FB2643">
        <w:rPr>
          <w:rFonts w:cs="Times New Roman"/>
          <w:i/>
          <w:iCs/>
          <w:noProof/>
          <w:lang w:val="en-US"/>
        </w:rPr>
        <w:t>J Geophys Res Atmos</w:t>
      </w:r>
      <w:r w:rsidRPr="00FB2643">
        <w:rPr>
          <w:rFonts w:cs="Times New Roman"/>
          <w:noProof/>
          <w:lang w:val="en-US"/>
        </w:rPr>
        <w:t xml:space="preserve"> 2011. DOI:10.1029/2010JD015146.</w:t>
      </w:r>
    </w:p>
    <w:p w14:paraId="0187CFC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40</w:t>
      </w:r>
      <w:r w:rsidRPr="00FB2643">
        <w:rPr>
          <w:rFonts w:cs="Times New Roman"/>
          <w:noProof/>
          <w:lang w:val="en-US"/>
        </w:rPr>
        <w:tab/>
        <w:t>Karl TR, Melillo JT, Peterson TC. Global climate change impacts in the United States. Cambridge University Press, 2009.</w:t>
      </w:r>
    </w:p>
    <w:p w14:paraId="523B40C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41</w:t>
      </w:r>
      <w:r w:rsidRPr="00FB2643">
        <w:rPr>
          <w:rFonts w:cs="Times New Roman"/>
          <w:noProof/>
          <w:lang w:val="en-US"/>
        </w:rPr>
        <w:tab/>
        <w:t xml:space="preserve">Menne MJ, Williams CN, Palecki MA. On the reliability of the U.S. surface temperature record. </w:t>
      </w:r>
      <w:r w:rsidRPr="00FB2643">
        <w:rPr>
          <w:rFonts w:cs="Times New Roman"/>
          <w:i/>
          <w:iCs/>
          <w:noProof/>
          <w:lang w:val="en-US"/>
        </w:rPr>
        <w:t>J Geophys Res Atmos</w:t>
      </w:r>
      <w:r w:rsidRPr="00FB2643">
        <w:rPr>
          <w:rFonts w:cs="Times New Roman"/>
          <w:noProof/>
          <w:lang w:val="en-US"/>
        </w:rPr>
        <w:t xml:space="preserve"> 2010. DOI:10.1029/2009JD013094.</w:t>
      </w:r>
    </w:p>
    <w:p w14:paraId="4630648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42</w:t>
      </w:r>
      <w:r w:rsidRPr="00FB2643">
        <w:rPr>
          <w:rFonts w:cs="Times New Roman"/>
          <w:noProof/>
          <w:lang w:val="en-US"/>
        </w:rPr>
        <w:tab/>
        <w:t xml:space="preserve">Menne MJ, Williams CN, Vose RS. The U.S. historical climatology network monthly temperature data, version 2. </w:t>
      </w:r>
      <w:r w:rsidRPr="00FB2643">
        <w:rPr>
          <w:rFonts w:cs="Times New Roman"/>
          <w:i/>
          <w:iCs/>
          <w:noProof/>
          <w:lang w:val="en-US"/>
        </w:rPr>
        <w:t>Bull Am Meteorol Soc</w:t>
      </w:r>
      <w:r w:rsidRPr="00FB2643">
        <w:rPr>
          <w:rFonts w:cs="Times New Roman"/>
          <w:noProof/>
          <w:lang w:val="en-US"/>
        </w:rPr>
        <w:t xml:space="preserve"> 2009. DOI:10.1175/2008BAMS2613.1.</w:t>
      </w:r>
    </w:p>
    <w:p w14:paraId="498CDB9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43</w:t>
      </w:r>
      <w:r w:rsidRPr="00FB2643">
        <w:rPr>
          <w:rFonts w:cs="Times New Roman"/>
          <w:noProof/>
          <w:lang w:val="en-US"/>
        </w:rPr>
        <w:tab/>
        <w:t xml:space="preserve">Menne MJ, Williams CN. Homogenization of temperature series via pairwise comparisons. </w:t>
      </w:r>
      <w:r w:rsidRPr="00FB2643">
        <w:rPr>
          <w:rFonts w:cs="Times New Roman"/>
          <w:i/>
          <w:iCs/>
          <w:noProof/>
          <w:lang w:val="en-US"/>
        </w:rPr>
        <w:t>J Clim</w:t>
      </w:r>
      <w:r w:rsidRPr="00FB2643">
        <w:rPr>
          <w:rFonts w:cs="Times New Roman"/>
          <w:noProof/>
          <w:lang w:val="en-US"/>
        </w:rPr>
        <w:t xml:space="preserve"> 2009. DOI:10.1175/2008JCLI2263.1.</w:t>
      </w:r>
    </w:p>
    <w:p w14:paraId="3BD02BA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44</w:t>
      </w:r>
      <w:r w:rsidRPr="00FB2643">
        <w:rPr>
          <w:rFonts w:cs="Times New Roman"/>
          <w:noProof/>
          <w:lang w:val="en-US"/>
        </w:rPr>
        <w:tab/>
        <w:t xml:space="preserve">Sun L, Kunkel KE, Stevens LE, Buddenberg A, Dobson JG, Easterling DR. Regional </w:t>
      </w:r>
      <w:r w:rsidRPr="00FB2643">
        <w:rPr>
          <w:rFonts w:cs="Times New Roman"/>
          <w:noProof/>
          <w:lang w:val="en-US"/>
        </w:rPr>
        <w:lastRenderedPageBreak/>
        <w:t xml:space="preserve">surface climate conditions in CMIP3 and CMIP5 for the United States: Differences, similarities, and implications for the US national climate assessment. </w:t>
      </w:r>
      <w:r w:rsidRPr="00FB2643">
        <w:rPr>
          <w:rFonts w:cs="Times New Roman"/>
          <w:i/>
          <w:iCs/>
          <w:noProof/>
          <w:lang w:val="en-US"/>
        </w:rPr>
        <w:t>NOAA Tech Rep NESDIS 144</w:t>
      </w:r>
      <w:r w:rsidRPr="00FB2643">
        <w:rPr>
          <w:rFonts w:cs="Times New Roman"/>
          <w:noProof/>
          <w:lang w:val="en-US"/>
        </w:rPr>
        <w:t xml:space="preserve"> 2015; : 111-p.</w:t>
      </w:r>
    </w:p>
    <w:p w14:paraId="3C28A28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45</w:t>
      </w:r>
      <w:r w:rsidRPr="00FB2643">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7DEFF99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46</w:t>
      </w:r>
      <w:r w:rsidRPr="00FB2643">
        <w:rPr>
          <w:rFonts w:cs="Times New Roman"/>
          <w:noProof/>
          <w:lang w:val="en-US"/>
        </w:rPr>
        <w:tab/>
        <w:t xml:space="preserve">Habeeb D, Vargo J, Stone B. Rising heat wave trends in large US cities. </w:t>
      </w:r>
      <w:r w:rsidRPr="00FB2643">
        <w:rPr>
          <w:rFonts w:cs="Times New Roman"/>
          <w:i/>
          <w:iCs/>
          <w:noProof/>
          <w:lang w:val="en-US"/>
        </w:rPr>
        <w:t>Nat Hazards</w:t>
      </w:r>
      <w:r w:rsidRPr="00FB2643">
        <w:rPr>
          <w:rFonts w:cs="Times New Roman"/>
          <w:noProof/>
          <w:lang w:val="en-US"/>
        </w:rPr>
        <w:t xml:space="preserve"> 2015. DOI:10.1007/s11069-014-1563-z.</w:t>
      </w:r>
    </w:p>
    <w:p w14:paraId="7A47334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47</w:t>
      </w:r>
      <w:r w:rsidRPr="00FB2643">
        <w:rPr>
          <w:rFonts w:cs="Times New Roman"/>
          <w:noProof/>
          <w:lang w:val="en-US"/>
        </w:rPr>
        <w:tab/>
        <w:t>US global change research program. Heat waves. 2018. https://www.globalchange.gov/browse/indicators/us-heat-waves (accessed May 20, 2019).</w:t>
      </w:r>
    </w:p>
    <w:p w14:paraId="18871CC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48</w:t>
      </w:r>
      <w:r w:rsidRPr="00FB2643">
        <w:rPr>
          <w:rFonts w:cs="Times New Roman"/>
          <w:noProof/>
          <w:lang w:val="en-US"/>
        </w:rPr>
        <w:tab/>
        <w:t xml:space="preserve">Jones B, O’Neill BC, McDaniel L, McGinnis S, Mearns LO, Tebaldi C. Future population exposure to US heat extremes. </w:t>
      </w:r>
      <w:r w:rsidRPr="00FB2643">
        <w:rPr>
          <w:rFonts w:cs="Times New Roman"/>
          <w:i/>
          <w:iCs/>
          <w:noProof/>
          <w:lang w:val="en-US"/>
        </w:rPr>
        <w:t>Nat Clim Chang</w:t>
      </w:r>
      <w:r w:rsidRPr="00FB2643">
        <w:rPr>
          <w:rFonts w:cs="Times New Roman"/>
          <w:noProof/>
          <w:lang w:val="en-US"/>
        </w:rPr>
        <w:t xml:space="preserve"> 2015; </w:t>
      </w:r>
      <w:r w:rsidRPr="00FB2643">
        <w:rPr>
          <w:rFonts w:cs="Times New Roman"/>
          <w:b/>
          <w:bCs/>
          <w:noProof/>
          <w:lang w:val="en-US"/>
        </w:rPr>
        <w:t>5</w:t>
      </w:r>
      <w:r w:rsidRPr="00FB2643">
        <w:rPr>
          <w:rFonts w:cs="Times New Roman"/>
          <w:noProof/>
          <w:lang w:val="en-US"/>
        </w:rPr>
        <w:t>: 652–5.</w:t>
      </w:r>
    </w:p>
    <w:p w14:paraId="126722F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49</w:t>
      </w:r>
      <w:r w:rsidRPr="00FB2643">
        <w:rPr>
          <w:rFonts w:cs="Times New Roman"/>
          <w:noProof/>
          <w:lang w:val="en-US"/>
        </w:rPr>
        <w:tab/>
        <w:t xml:space="preserve">Mora C, Dousset B, Caldwell IR, </w:t>
      </w:r>
      <w:r w:rsidRPr="00FB2643">
        <w:rPr>
          <w:rFonts w:cs="Times New Roman"/>
          <w:i/>
          <w:iCs/>
          <w:noProof/>
          <w:lang w:val="en-US"/>
        </w:rPr>
        <w:t>et al.</w:t>
      </w:r>
      <w:r w:rsidRPr="00FB2643">
        <w:rPr>
          <w:rFonts w:cs="Times New Roman"/>
          <w:noProof/>
          <w:lang w:val="en-US"/>
        </w:rPr>
        <w:t xml:space="preserve"> Global risk of deadly heat. </w:t>
      </w:r>
      <w:r w:rsidRPr="00FB2643">
        <w:rPr>
          <w:rFonts w:cs="Times New Roman"/>
          <w:i/>
          <w:iCs/>
          <w:noProof/>
          <w:lang w:val="en-US"/>
        </w:rPr>
        <w:t>Nat Clim Chang</w:t>
      </w:r>
      <w:r w:rsidRPr="00FB2643">
        <w:rPr>
          <w:rFonts w:cs="Times New Roman"/>
          <w:noProof/>
          <w:lang w:val="en-US"/>
        </w:rPr>
        <w:t xml:space="preserve"> 2017; </w:t>
      </w:r>
      <w:r w:rsidRPr="00FB2643">
        <w:rPr>
          <w:rFonts w:cs="Times New Roman"/>
          <w:b/>
          <w:bCs/>
          <w:noProof/>
          <w:lang w:val="en-US"/>
        </w:rPr>
        <w:t>7</w:t>
      </w:r>
      <w:r w:rsidRPr="00FB2643">
        <w:rPr>
          <w:rFonts w:cs="Times New Roman"/>
          <w:noProof/>
          <w:lang w:val="en-US"/>
        </w:rPr>
        <w:t>: 501–6.</w:t>
      </w:r>
    </w:p>
    <w:p w14:paraId="19B4DAB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50</w:t>
      </w:r>
      <w:r w:rsidRPr="00FB2643">
        <w:rPr>
          <w:rFonts w:cs="Times New Roman"/>
          <w:noProof/>
          <w:lang w:val="en-US"/>
        </w:rPr>
        <w:tab/>
        <w:t xml:space="preserve">Rogot E, Fabsitz R, Feinleib M. Daily variation In USA mortality. </w:t>
      </w:r>
      <w:r w:rsidRPr="00FB2643">
        <w:rPr>
          <w:rFonts w:cs="Times New Roman"/>
          <w:i/>
          <w:iCs/>
          <w:noProof/>
          <w:lang w:val="en-US"/>
        </w:rPr>
        <w:t>Am J Epidemiol</w:t>
      </w:r>
      <w:r w:rsidRPr="00FB2643">
        <w:rPr>
          <w:rFonts w:cs="Times New Roman"/>
          <w:noProof/>
          <w:lang w:val="en-US"/>
        </w:rPr>
        <w:t xml:space="preserve"> 1976. DOI:10.1093/oxfordjournals.aje.a112218.</w:t>
      </w:r>
    </w:p>
    <w:p w14:paraId="4A382DF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51</w:t>
      </w:r>
      <w:r w:rsidRPr="00FB2643">
        <w:rPr>
          <w:rFonts w:cs="Times New Roman"/>
          <w:noProof/>
          <w:lang w:val="en-US"/>
        </w:rPr>
        <w:tab/>
        <w:t xml:space="preserve">Miller G. ‘Airs, waters, and places’ in history. </w:t>
      </w:r>
      <w:r w:rsidRPr="00FB2643">
        <w:rPr>
          <w:rFonts w:cs="Times New Roman"/>
          <w:i/>
          <w:iCs/>
          <w:noProof/>
          <w:lang w:val="en-US"/>
        </w:rPr>
        <w:t>J Hist Med Allied Sci</w:t>
      </w:r>
      <w:r w:rsidRPr="00FB2643">
        <w:rPr>
          <w:rFonts w:cs="Times New Roman"/>
          <w:noProof/>
          <w:lang w:val="en-US"/>
        </w:rPr>
        <w:t xml:space="preserve"> 1962. DOI:10.1093/jhmas/XVII.1.129.</w:t>
      </w:r>
    </w:p>
    <w:p w14:paraId="684779F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52</w:t>
      </w:r>
      <w:r w:rsidRPr="00FB2643">
        <w:rPr>
          <w:rFonts w:cs="Times New Roman"/>
          <w:noProof/>
          <w:lang w:val="en-US"/>
        </w:rPr>
        <w:tab/>
        <w:t xml:space="preserve">Shaw BD. Seasons of death: aspects of mortality in Imperial Rome. </w:t>
      </w:r>
      <w:r w:rsidRPr="00FB2643">
        <w:rPr>
          <w:rFonts w:cs="Times New Roman"/>
          <w:i/>
          <w:iCs/>
          <w:noProof/>
          <w:lang w:val="en-US"/>
        </w:rPr>
        <w:t>J Rom Stud</w:t>
      </w:r>
      <w:r w:rsidRPr="00FB2643">
        <w:rPr>
          <w:rFonts w:cs="Times New Roman"/>
          <w:noProof/>
          <w:lang w:val="en-US"/>
        </w:rPr>
        <w:t xml:space="preserve"> 2006. DOI:10.2307/300425.</w:t>
      </w:r>
    </w:p>
    <w:p w14:paraId="191F363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53</w:t>
      </w:r>
      <w:r w:rsidRPr="00FB2643">
        <w:rPr>
          <w:rFonts w:cs="Times New Roman"/>
          <w:noProof/>
          <w:lang w:val="en-US"/>
        </w:rPr>
        <w:tab/>
        <w:t xml:space="preserve">Healy JD. Excess winter mortality in Europe: A cross country analysis identifying key risk factors. </w:t>
      </w:r>
      <w:r w:rsidRPr="00FB2643">
        <w:rPr>
          <w:rFonts w:cs="Times New Roman"/>
          <w:i/>
          <w:iCs/>
          <w:noProof/>
          <w:lang w:val="en-US"/>
        </w:rPr>
        <w:t>J Epidemiol Community Health</w:t>
      </w:r>
      <w:r w:rsidRPr="00FB2643">
        <w:rPr>
          <w:rFonts w:cs="Times New Roman"/>
          <w:noProof/>
          <w:lang w:val="en-US"/>
        </w:rPr>
        <w:t xml:space="preserve"> 2003; </w:t>
      </w:r>
      <w:r w:rsidRPr="00FB2643">
        <w:rPr>
          <w:rFonts w:cs="Times New Roman"/>
          <w:b/>
          <w:bCs/>
          <w:noProof/>
          <w:lang w:val="en-US"/>
        </w:rPr>
        <w:t>57</w:t>
      </w:r>
      <w:r w:rsidRPr="00FB2643">
        <w:rPr>
          <w:rFonts w:cs="Times New Roman"/>
          <w:noProof/>
          <w:lang w:val="en-US"/>
        </w:rPr>
        <w:t>: 784–9.</w:t>
      </w:r>
    </w:p>
    <w:p w14:paraId="5D7010B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54</w:t>
      </w:r>
      <w:r w:rsidRPr="00FB2643">
        <w:rPr>
          <w:rFonts w:cs="Times New Roman"/>
          <w:noProof/>
          <w:lang w:val="en-US"/>
        </w:rPr>
        <w:tab/>
        <w:t xml:space="preserve">Reichert TA, Simonsen L, Sharma A, Pardo SA, Fedson DS, Miller MA. Influenza and the winter increase in mortality in the United States, 1959-1999. </w:t>
      </w:r>
      <w:r w:rsidRPr="00FB2643">
        <w:rPr>
          <w:rFonts w:cs="Times New Roman"/>
          <w:i/>
          <w:iCs/>
          <w:noProof/>
          <w:lang w:val="en-US"/>
        </w:rPr>
        <w:t>Am J Epidemiol</w:t>
      </w:r>
      <w:r w:rsidRPr="00FB2643">
        <w:rPr>
          <w:rFonts w:cs="Times New Roman"/>
          <w:noProof/>
          <w:lang w:val="en-US"/>
        </w:rPr>
        <w:t xml:space="preserve"> 2004. DOI:10.1093/aje/kwh227.</w:t>
      </w:r>
    </w:p>
    <w:p w14:paraId="2F3DCE1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55</w:t>
      </w:r>
      <w:r w:rsidRPr="00FB2643">
        <w:rPr>
          <w:rFonts w:cs="Times New Roman"/>
          <w:noProof/>
          <w:lang w:val="en-US"/>
        </w:rPr>
        <w:tab/>
        <w:t xml:space="preserve">Brown G, Fearn V, Wells C. Exploratory analysis of seasonal mortality in England and Wales, 1998 to 2007. </w:t>
      </w:r>
      <w:r w:rsidRPr="00FB2643">
        <w:rPr>
          <w:rFonts w:cs="Times New Roman"/>
          <w:i/>
          <w:iCs/>
          <w:noProof/>
          <w:lang w:val="en-US"/>
        </w:rPr>
        <w:t>Heal Stat Q</w:t>
      </w:r>
      <w:r w:rsidRPr="00FB2643">
        <w:rPr>
          <w:rFonts w:cs="Times New Roman"/>
          <w:noProof/>
          <w:lang w:val="en-US"/>
        </w:rPr>
        <w:t xml:space="preserve"> 2010. DOI:10.1057/hsq.2010.21.</w:t>
      </w:r>
    </w:p>
    <w:p w14:paraId="7118162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56</w:t>
      </w:r>
      <w:r w:rsidRPr="00FB2643">
        <w:rPr>
          <w:rFonts w:cs="Times New Roman"/>
          <w:noProof/>
          <w:lang w:val="en-US"/>
        </w:rPr>
        <w:tab/>
        <w:t>Mercer JB. Cold - An underrated risk factor for health. Environ. Res. 2003. DOI:10.1016/S0013-9351(02)00009-9.</w:t>
      </w:r>
    </w:p>
    <w:p w14:paraId="4415DEA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57</w:t>
      </w:r>
      <w:r w:rsidRPr="00FB2643">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160BB7D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58</w:t>
      </w:r>
      <w:r w:rsidRPr="00FB2643">
        <w:rPr>
          <w:rFonts w:cs="Times New Roman"/>
          <w:noProof/>
          <w:lang w:val="en-US"/>
        </w:rPr>
        <w:tab/>
        <w:t xml:space="preserve">Rau R. Seasonality in human mortality. A demographic approach. </w:t>
      </w:r>
      <w:r w:rsidRPr="00FB2643">
        <w:rPr>
          <w:rFonts w:cs="Times New Roman"/>
          <w:i/>
          <w:iCs/>
          <w:noProof/>
          <w:lang w:val="en-US"/>
        </w:rPr>
        <w:t>Wirtschafts- und Sozialwissenschaftlichen Fak</w:t>
      </w:r>
      <w:r w:rsidRPr="00FB2643">
        <w:rPr>
          <w:rFonts w:cs="Times New Roman"/>
          <w:noProof/>
          <w:lang w:val="en-US"/>
        </w:rPr>
        <w:t xml:space="preserve"> 2004; </w:t>
      </w:r>
      <w:r w:rsidRPr="00FB2643">
        <w:rPr>
          <w:rFonts w:cs="Times New Roman"/>
          <w:b/>
          <w:bCs/>
          <w:noProof/>
          <w:lang w:val="en-US"/>
        </w:rPr>
        <w:t>PhD</w:t>
      </w:r>
      <w:r w:rsidRPr="00FB2643">
        <w:rPr>
          <w:rFonts w:cs="Times New Roman"/>
          <w:noProof/>
          <w:lang w:val="en-US"/>
        </w:rPr>
        <w:t>: 361.</w:t>
      </w:r>
    </w:p>
    <w:p w14:paraId="5A9765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59</w:t>
      </w:r>
      <w:r w:rsidRPr="00FB2643">
        <w:rPr>
          <w:rFonts w:cs="Times New Roman"/>
          <w:noProof/>
          <w:lang w:val="en-US"/>
        </w:rPr>
        <w:tab/>
        <w:t xml:space="preserve">Rosenwaike I. Seasonal variation of deaths in the United States, 1951–1960. </w:t>
      </w:r>
      <w:r w:rsidRPr="00FB2643">
        <w:rPr>
          <w:rFonts w:cs="Times New Roman"/>
          <w:i/>
          <w:iCs/>
          <w:noProof/>
          <w:lang w:val="en-US"/>
        </w:rPr>
        <w:t>J Am Stat Assoc</w:t>
      </w:r>
      <w:r w:rsidRPr="00FB2643">
        <w:rPr>
          <w:rFonts w:cs="Times New Roman"/>
          <w:noProof/>
          <w:lang w:val="en-US"/>
        </w:rPr>
        <w:t xml:space="preserve"> 1966; </w:t>
      </w:r>
      <w:r w:rsidRPr="00FB2643">
        <w:rPr>
          <w:rFonts w:cs="Times New Roman"/>
          <w:b/>
          <w:bCs/>
          <w:noProof/>
          <w:lang w:val="en-US"/>
        </w:rPr>
        <w:t>61</w:t>
      </w:r>
      <w:r w:rsidRPr="00FB2643">
        <w:rPr>
          <w:rFonts w:cs="Times New Roman"/>
          <w:noProof/>
          <w:lang w:val="en-US"/>
        </w:rPr>
        <w:t>: 706–19.</w:t>
      </w:r>
    </w:p>
    <w:p w14:paraId="7D294EF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60</w:t>
      </w:r>
      <w:r w:rsidRPr="00FB2643">
        <w:rPr>
          <w:rFonts w:cs="Times New Roman"/>
          <w:noProof/>
          <w:lang w:val="en-US"/>
        </w:rPr>
        <w:tab/>
        <w:t xml:space="preserve">Feinstein CA. Seasonality of deaths in the US by age and cause. </w:t>
      </w:r>
      <w:r w:rsidRPr="00FB2643">
        <w:rPr>
          <w:rFonts w:cs="Times New Roman"/>
          <w:i/>
          <w:iCs/>
          <w:noProof/>
          <w:lang w:val="en-US"/>
        </w:rPr>
        <w:t>Demogr Res</w:t>
      </w:r>
      <w:r w:rsidRPr="00FB2643">
        <w:rPr>
          <w:rFonts w:cs="Times New Roman"/>
          <w:noProof/>
          <w:lang w:val="en-US"/>
        </w:rPr>
        <w:t xml:space="preserve"> 2002; </w:t>
      </w:r>
      <w:r w:rsidRPr="00FB2643">
        <w:rPr>
          <w:rFonts w:cs="Times New Roman"/>
          <w:b/>
          <w:bCs/>
          <w:noProof/>
          <w:lang w:val="en-US"/>
        </w:rPr>
        <w:t>6</w:t>
      </w:r>
      <w:r w:rsidRPr="00FB2643">
        <w:rPr>
          <w:rFonts w:cs="Times New Roman"/>
          <w:noProof/>
          <w:lang w:val="en-US"/>
        </w:rPr>
        <w:t>: 469–86.</w:t>
      </w:r>
    </w:p>
    <w:p w14:paraId="34C8918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61</w:t>
      </w:r>
      <w:r w:rsidRPr="00FB2643">
        <w:rPr>
          <w:rFonts w:cs="Times New Roman"/>
          <w:noProof/>
          <w:lang w:val="en-US"/>
        </w:rPr>
        <w:tab/>
        <w:t xml:space="preserve">Kalkstein AJ. Regional similarities in seasonal mortality across the United States: An examination of 28 metropolitan statistical areas. </w:t>
      </w:r>
      <w:r w:rsidRPr="00FB2643">
        <w:rPr>
          <w:rFonts w:cs="Times New Roman"/>
          <w:i/>
          <w:iCs/>
          <w:noProof/>
          <w:lang w:val="en-US"/>
        </w:rPr>
        <w:t>PLoS One</w:t>
      </w:r>
      <w:r w:rsidRPr="00FB2643">
        <w:rPr>
          <w:rFonts w:cs="Times New Roman"/>
          <w:noProof/>
          <w:lang w:val="en-US"/>
        </w:rPr>
        <w:t xml:space="preserve"> 2013; </w:t>
      </w:r>
      <w:r w:rsidRPr="00FB2643">
        <w:rPr>
          <w:rFonts w:cs="Times New Roman"/>
          <w:b/>
          <w:bCs/>
          <w:noProof/>
          <w:lang w:val="en-US"/>
        </w:rPr>
        <w:t>8</w:t>
      </w:r>
      <w:r w:rsidRPr="00FB2643">
        <w:rPr>
          <w:rFonts w:cs="Times New Roman"/>
          <w:noProof/>
          <w:lang w:val="en-US"/>
        </w:rPr>
        <w:t>. DOI:10.1371/journal.pone.0063971.</w:t>
      </w:r>
    </w:p>
    <w:p w14:paraId="0D84FDC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62</w:t>
      </w:r>
      <w:r w:rsidRPr="00FB2643">
        <w:rPr>
          <w:rFonts w:cs="Times New Roman"/>
          <w:noProof/>
          <w:lang w:val="en-US"/>
        </w:rPr>
        <w:tab/>
        <w:t xml:space="preserve">Trudeau R. Monthly and daily patterns of death. </w:t>
      </w:r>
      <w:r w:rsidRPr="00FB2643">
        <w:rPr>
          <w:rFonts w:cs="Times New Roman"/>
          <w:i/>
          <w:iCs/>
          <w:noProof/>
          <w:lang w:val="en-US"/>
        </w:rPr>
        <w:t>Stat Canada</w:t>
      </w:r>
      <w:r w:rsidRPr="00FB2643">
        <w:rPr>
          <w:rFonts w:cs="Times New Roman"/>
          <w:noProof/>
          <w:lang w:val="en-US"/>
        </w:rPr>
        <w:t xml:space="preserve"> 1997; </w:t>
      </w:r>
      <w:r w:rsidRPr="00FB2643">
        <w:rPr>
          <w:rFonts w:cs="Times New Roman"/>
          <w:b/>
          <w:bCs/>
          <w:noProof/>
          <w:lang w:val="en-US"/>
        </w:rPr>
        <w:t>9</w:t>
      </w:r>
      <w:r w:rsidRPr="00FB2643">
        <w:rPr>
          <w:rFonts w:cs="Times New Roman"/>
          <w:noProof/>
          <w:lang w:val="en-US"/>
        </w:rPr>
        <w:t>.</w:t>
      </w:r>
    </w:p>
    <w:p w14:paraId="4208AB8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63</w:t>
      </w:r>
      <w:r w:rsidRPr="00FB2643">
        <w:rPr>
          <w:rFonts w:cs="Times New Roman"/>
          <w:noProof/>
          <w:lang w:val="en-US"/>
        </w:rPr>
        <w:tab/>
        <w:t xml:space="preserve">Gemmell I, McLoone P, Boddy FA, Dickinson GJ, Watt GCM. Seasonal variation in mortality in Scotland. </w:t>
      </w:r>
      <w:r w:rsidRPr="00FB2643">
        <w:rPr>
          <w:rFonts w:cs="Times New Roman"/>
          <w:i/>
          <w:iCs/>
          <w:noProof/>
          <w:lang w:val="en-US"/>
        </w:rPr>
        <w:t>Int J Epidemiol</w:t>
      </w:r>
      <w:r w:rsidRPr="00FB2643">
        <w:rPr>
          <w:rFonts w:cs="Times New Roman"/>
          <w:noProof/>
          <w:lang w:val="en-US"/>
        </w:rPr>
        <w:t xml:space="preserve"> 2000. DOI:10.1093/ije/29.2.274.</w:t>
      </w:r>
    </w:p>
    <w:p w14:paraId="61A9845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64</w:t>
      </w:r>
      <w:r w:rsidRPr="00FB2643">
        <w:rPr>
          <w:rFonts w:cs="Times New Roman"/>
          <w:noProof/>
          <w:lang w:val="en-US"/>
        </w:rPr>
        <w:tab/>
        <w:t xml:space="preserve">Marti-Soler H, Gonseth S, Gubelmann C, </w:t>
      </w:r>
      <w:r w:rsidRPr="00FB2643">
        <w:rPr>
          <w:rFonts w:cs="Times New Roman"/>
          <w:i/>
          <w:iCs/>
          <w:noProof/>
          <w:lang w:val="en-US"/>
        </w:rPr>
        <w:t>et al.</w:t>
      </w:r>
      <w:r w:rsidRPr="00FB2643">
        <w:rPr>
          <w:rFonts w:cs="Times New Roman"/>
          <w:noProof/>
          <w:lang w:val="en-US"/>
        </w:rPr>
        <w:t xml:space="preserve"> Seasonal variation of overall and cardiovascular mortality: A study in 19 countries from different geographic locations. </w:t>
      </w:r>
      <w:r w:rsidRPr="00FB2643">
        <w:rPr>
          <w:rFonts w:cs="Times New Roman"/>
          <w:i/>
          <w:iCs/>
          <w:noProof/>
          <w:lang w:val="en-US"/>
        </w:rPr>
        <w:t>PLoS One</w:t>
      </w:r>
      <w:r w:rsidRPr="00FB2643">
        <w:rPr>
          <w:rFonts w:cs="Times New Roman"/>
          <w:noProof/>
          <w:lang w:val="en-US"/>
        </w:rPr>
        <w:t xml:space="preserve"> 2014. DOI:10.1371/journal.pone.0113500.</w:t>
      </w:r>
    </w:p>
    <w:p w14:paraId="3F476BE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65</w:t>
      </w:r>
      <w:r w:rsidRPr="00FB2643">
        <w:rPr>
          <w:rFonts w:cs="Times New Roman"/>
          <w:noProof/>
          <w:lang w:val="en-US"/>
        </w:rPr>
        <w:tab/>
        <w:t xml:space="preserve">Laake K, Sverre JM. Winter excess mortality: A comparison between Norway and England plus Wales. </w:t>
      </w:r>
      <w:r w:rsidRPr="00FB2643">
        <w:rPr>
          <w:rFonts w:cs="Times New Roman"/>
          <w:i/>
          <w:iCs/>
          <w:noProof/>
          <w:lang w:val="en-US"/>
        </w:rPr>
        <w:t>Age Ageing</w:t>
      </w:r>
      <w:r w:rsidRPr="00FB2643">
        <w:rPr>
          <w:rFonts w:cs="Times New Roman"/>
          <w:noProof/>
          <w:lang w:val="en-US"/>
        </w:rPr>
        <w:t xml:space="preserve"> 1996. DOI:10.1093/ageing/25.5.343.</w:t>
      </w:r>
    </w:p>
    <w:p w14:paraId="320261E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66</w:t>
      </w:r>
      <w:r w:rsidRPr="00FB2643">
        <w:rPr>
          <w:rFonts w:cs="Times New Roman"/>
          <w:noProof/>
          <w:lang w:val="en-US"/>
        </w:rPr>
        <w:tab/>
        <w:t xml:space="preserve">Mackenbach JP, Kunst AE, Looman CWN. Seasonal variation in mortality in the Netherlands. </w:t>
      </w:r>
      <w:r w:rsidRPr="00FB2643">
        <w:rPr>
          <w:rFonts w:cs="Times New Roman"/>
          <w:i/>
          <w:iCs/>
          <w:noProof/>
          <w:lang w:val="en-US"/>
        </w:rPr>
        <w:t>J Epidemiol Community Health</w:t>
      </w:r>
      <w:r w:rsidRPr="00FB2643">
        <w:rPr>
          <w:rFonts w:cs="Times New Roman"/>
          <w:noProof/>
          <w:lang w:val="en-US"/>
        </w:rPr>
        <w:t xml:space="preserve"> 1992; </w:t>
      </w:r>
      <w:r w:rsidRPr="00FB2643">
        <w:rPr>
          <w:rFonts w:cs="Times New Roman"/>
          <w:b/>
          <w:bCs/>
          <w:noProof/>
          <w:lang w:val="en-US"/>
        </w:rPr>
        <w:t>46</w:t>
      </w:r>
      <w:r w:rsidRPr="00FB2643">
        <w:rPr>
          <w:rFonts w:cs="Times New Roman"/>
          <w:noProof/>
          <w:lang w:val="en-US"/>
        </w:rPr>
        <w:t>: 261–5.</w:t>
      </w:r>
    </w:p>
    <w:p w14:paraId="207248C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67</w:t>
      </w:r>
      <w:r w:rsidRPr="00FB2643">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FB2643">
        <w:rPr>
          <w:rFonts w:cs="Times New Roman"/>
          <w:i/>
          <w:iCs/>
          <w:noProof/>
          <w:lang w:val="en-US"/>
        </w:rPr>
        <w:t>Eur J Public Health</w:t>
      </w:r>
      <w:r w:rsidRPr="00FB2643">
        <w:rPr>
          <w:rFonts w:cs="Times New Roman"/>
          <w:noProof/>
          <w:lang w:val="en-US"/>
        </w:rPr>
        <w:t xml:space="preserve"> 2007. DOI:10.1093/eurpub/4.1.3.</w:t>
      </w:r>
    </w:p>
    <w:p w14:paraId="5B5F228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68</w:t>
      </w:r>
      <w:r w:rsidRPr="00FB2643">
        <w:rPr>
          <w:rFonts w:cs="Times New Roman"/>
          <w:noProof/>
          <w:lang w:val="en-US"/>
        </w:rPr>
        <w:tab/>
        <w:t xml:space="preserve">Nakaji S, Parodi S, Fontana V, </w:t>
      </w:r>
      <w:r w:rsidRPr="00FB2643">
        <w:rPr>
          <w:rFonts w:cs="Times New Roman"/>
          <w:i/>
          <w:iCs/>
          <w:noProof/>
          <w:lang w:val="en-US"/>
        </w:rPr>
        <w:t>et al.</w:t>
      </w:r>
      <w:r w:rsidRPr="00FB2643">
        <w:rPr>
          <w:rFonts w:cs="Times New Roman"/>
          <w:noProof/>
          <w:lang w:val="en-US"/>
        </w:rPr>
        <w:t xml:space="preserve"> Seasonal changes in mortality rates from main causes of death in Japan. </w:t>
      </w:r>
      <w:r w:rsidRPr="00FB2643">
        <w:rPr>
          <w:rFonts w:cs="Times New Roman"/>
          <w:i/>
          <w:iCs/>
          <w:noProof/>
          <w:lang w:val="en-US"/>
        </w:rPr>
        <w:t>Eur J Epidemiol</w:t>
      </w:r>
      <w:r w:rsidRPr="00FB2643">
        <w:rPr>
          <w:rFonts w:cs="Times New Roman"/>
          <w:noProof/>
          <w:lang w:val="en-US"/>
        </w:rPr>
        <w:t xml:space="preserve"> 2004. DOI:10.1007/s10654-004-4695-8.</w:t>
      </w:r>
    </w:p>
    <w:p w14:paraId="6BBBA6B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69</w:t>
      </w:r>
      <w:r w:rsidRPr="00FB2643">
        <w:rPr>
          <w:rFonts w:cs="Times New Roman"/>
          <w:noProof/>
          <w:lang w:val="en-US"/>
        </w:rPr>
        <w:tab/>
        <w:t>Rau R, Bohk-Ewald C, Muszyńska MM, Vaupel JW. Visualizing mortality dynamics in the Lexis diagram. 2018 DOI:10.1007/978-3-319-64820-0.</w:t>
      </w:r>
    </w:p>
    <w:p w14:paraId="18F8DF3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70</w:t>
      </w:r>
      <w:r w:rsidRPr="00FB2643">
        <w:rPr>
          <w:rFonts w:cs="Times New Roman"/>
          <w:noProof/>
          <w:lang w:val="en-US"/>
        </w:rPr>
        <w:tab/>
        <w:t xml:space="preserve">Dushoff J, Plotkin JB, Viboud C, Earn DJD, Simonsen L. Mortality due to influenza in the United States - An annualized regression approach using multiple-cause mortality data. </w:t>
      </w:r>
      <w:r w:rsidRPr="00FB2643">
        <w:rPr>
          <w:rFonts w:cs="Times New Roman"/>
          <w:i/>
          <w:iCs/>
          <w:noProof/>
          <w:lang w:val="en-US"/>
        </w:rPr>
        <w:t>Am J Epidemiol</w:t>
      </w:r>
      <w:r w:rsidRPr="00FB2643">
        <w:rPr>
          <w:rFonts w:cs="Times New Roman"/>
          <w:noProof/>
          <w:lang w:val="en-US"/>
        </w:rPr>
        <w:t xml:space="preserve"> 2006. DOI:10.1093/aje/kwj024.</w:t>
      </w:r>
    </w:p>
    <w:p w14:paraId="1E97A46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71</w:t>
      </w:r>
      <w:r w:rsidRPr="00FB2643">
        <w:rPr>
          <w:rFonts w:cs="Times New Roman"/>
          <w:noProof/>
          <w:lang w:val="en-US"/>
        </w:rPr>
        <w:tab/>
        <w:t>WHO. Influenza (seasonal) fact sheet. 2018. https://www.who.int/news-room/fact-sheets/detail/influenza-(seasonal) (accessed May 20, 2019).</w:t>
      </w:r>
    </w:p>
    <w:p w14:paraId="3A8C084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72</w:t>
      </w:r>
      <w:r w:rsidRPr="00FB2643">
        <w:rPr>
          <w:rFonts w:cs="Times New Roman"/>
          <w:noProof/>
          <w:lang w:val="en-US"/>
        </w:rPr>
        <w:tab/>
        <w:t xml:space="preserve">Nguyen JL, Yang W, Ito K, Matte TD, Shaman J, Kinney PL. Seasonal influenza infections and cardiovascular disease mortality. </w:t>
      </w:r>
      <w:r w:rsidRPr="00FB2643">
        <w:rPr>
          <w:rFonts w:cs="Times New Roman"/>
          <w:i/>
          <w:iCs/>
          <w:noProof/>
          <w:lang w:val="en-US"/>
        </w:rPr>
        <w:t>JAMA Cardiol</w:t>
      </w:r>
      <w:r w:rsidRPr="00FB2643">
        <w:rPr>
          <w:rFonts w:cs="Times New Roman"/>
          <w:noProof/>
          <w:lang w:val="en-US"/>
        </w:rPr>
        <w:t xml:space="preserve"> 2016. DOI:10.1001/jamacardio.2016.0433.</w:t>
      </w:r>
    </w:p>
    <w:p w14:paraId="29271A8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73</w:t>
      </w:r>
      <w:r w:rsidRPr="00FB2643">
        <w:rPr>
          <w:rFonts w:cs="Times New Roman"/>
          <w:noProof/>
          <w:lang w:val="en-US"/>
        </w:rPr>
        <w:tab/>
        <w:t xml:space="preserve">Simonsen L, Reichert TA, Viboud C, Blackwelder WC, Taylor RJ, Miller MA. Impact of influenza vaccination on seasonal mortality in the US elderly population. </w:t>
      </w:r>
      <w:r w:rsidRPr="00FB2643">
        <w:rPr>
          <w:rFonts w:cs="Times New Roman"/>
          <w:i/>
          <w:iCs/>
          <w:noProof/>
          <w:lang w:val="en-US"/>
        </w:rPr>
        <w:t>Arch Intern Med</w:t>
      </w:r>
      <w:r w:rsidRPr="00FB2643">
        <w:rPr>
          <w:rFonts w:cs="Times New Roman"/>
          <w:noProof/>
          <w:lang w:val="en-US"/>
        </w:rPr>
        <w:t xml:space="preserve"> 2005; </w:t>
      </w:r>
      <w:r w:rsidRPr="00FB2643">
        <w:rPr>
          <w:rFonts w:cs="Times New Roman"/>
          <w:b/>
          <w:bCs/>
          <w:noProof/>
          <w:lang w:val="en-US"/>
        </w:rPr>
        <w:t>165</w:t>
      </w:r>
      <w:r w:rsidRPr="00FB2643">
        <w:rPr>
          <w:rFonts w:cs="Times New Roman"/>
          <w:noProof/>
          <w:lang w:val="en-US"/>
        </w:rPr>
        <w:t>: 265–72.</w:t>
      </w:r>
    </w:p>
    <w:p w14:paraId="5C30D15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74</w:t>
      </w:r>
      <w:r w:rsidRPr="00FB2643">
        <w:rPr>
          <w:rFonts w:cs="Times New Roman"/>
          <w:noProof/>
          <w:lang w:val="en-US"/>
        </w:rPr>
        <w:tab/>
        <w:t>Simonsen L, Taylor RJ, Viboud C, Miller MA, Jackson LA. Mortality benefits of influenza vaccination in elderly people: an ongoing controversy. Lancet Infect. Dis. 2007. DOI:10.1016/S1473-3099(07)70236-0.</w:t>
      </w:r>
    </w:p>
    <w:p w14:paraId="57DB772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75</w:t>
      </w:r>
      <w:r w:rsidRPr="00FB2643">
        <w:rPr>
          <w:rFonts w:cs="Times New Roman"/>
          <w:noProof/>
          <w:lang w:val="en-US"/>
        </w:rPr>
        <w:tab/>
        <w:t xml:space="preserve">Rolfes MA, Flannery B, Chung J, </w:t>
      </w:r>
      <w:r w:rsidRPr="00FB2643">
        <w:rPr>
          <w:rFonts w:cs="Times New Roman"/>
          <w:i/>
          <w:iCs/>
          <w:noProof/>
          <w:lang w:val="en-US"/>
        </w:rPr>
        <w:t>et al.</w:t>
      </w:r>
      <w:r w:rsidRPr="00FB2643">
        <w:rPr>
          <w:rFonts w:cs="Times New Roman"/>
          <w:noProof/>
          <w:lang w:val="en-US"/>
        </w:rPr>
        <w:t xml:space="preserve"> Effects of influenza vaccination in the United States during the 2017–2018 influenza Season. </w:t>
      </w:r>
      <w:r w:rsidRPr="00FB2643">
        <w:rPr>
          <w:rFonts w:cs="Times New Roman"/>
          <w:i/>
          <w:iCs/>
          <w:noProof/>
          <w:lang w:val="en-US"/>
        </w:rPr>
        <w:t>Clin Infect Dis</w:t>
      </w:r>
      <w:r w:rsidRPr="00FB2643">
        <w:rPr>
          <w:rFonts w:cs="Times New Roman"/>
          <w:noProof/>
          <w:lang w:val="en-US"/>
        </w:rPr>
        <w:t xml:space="preserve"> 2019. DOI:10.1093/cid/ciz075.</w:t>
      </w:r>
    </w:p>
    <w:p w14:paraId="1976113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76</w:t>
      </w:r>
      <w:r w:rsidRPr="00FB2643">
        <w:rPr>
          <w:rFonts w:cs="Times New Roman"/>
          <w:noProof/>
          <w:lang w:val="en-US"/>
        </w:rPr>
        <w:tab/>
        <w:t xml:space="preserve">Wu NC, Zost SJ, Thompson AJ, </w:t>
      </w:r>
      <w:r w:rsidRPr="00FB2643">
        <w:rPr>
          <w:rFonts w:cs="Times New Roman"/>
          <w:i/>
          <w:iCs/>
          <w:noProof/>
          <w:lang w:val="en-US"/>
        </w:rPr>
        <w:t>et al.</w:t>
      </w:r>
      <w:r w:rsidRPr="00FB2643">
        <w:rPr>
          <w:rFonts w:cs="Times New Roman"/>
          <w:noProof/>
          <w:lang w:val="en-US"/>
        </w:rPr>
        <w:t xml:space="preserve"> A structural explanation for the low effectiveness of the seasonal influenza H3N2 vaccine. </w:t>
      </w:r>
      <w:r w:rsidRPr="00FB2643">
        <w:rPr>
          <w:rFonts w:cs="Times New Roman"/>
          <w:i/>
          <w:iCs/>
          <w:noProof/>
          <w:lang w:val="en-US"/>
        </w:rPr>
        <w:t>PLoS Pathog</w:t>
      </w:r>
      <w:r w:rsidRPr="00FB2643">
        <w:rPr>
          <w:rFonts w:cs="Times New Roman"/>
          <w:noProof/>
          <w:lang w:val="en-US"/>
        </w:rPr>
        <w:t xml:space="preserve"> 2017. DOI:10.1371/journal.ppat.1006682.</w:t>
      </w:r>
    </w:p>
    <w:p w14:paraId="618052B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77</w:t>
      </w:r>
      <w:r w:rsidRPr="00FB2643">
        <w:rPr>
          <w:rFonts w:cs="Times New Roman"/>
          <w:noProof/>
          <w:lang w:val="en-US"/>
        </w:rPr>
        <w:tab/>
        <w:t xml:space="preserve">Paules CI, Sullivan SG, Subbarao K, Fauci AS. Chasing seasonal influenza — The need for a universal influenza vaccine. </w:t>
      </w:r>
      <w:r w:rsidRPr="00FB2643">
        <w:rPr>
          <w:rFonts w:cs="Times New Roman"/>
          <w:i/>
          <w:iCs/>
          <w:noProof/>
          <w:lang w:val="en-US"/>
        </w:rPr>
        <w:t>N Engl J Med</w:t>
      </w:r>
      <w:r w:rsidRPr="00FB2643">
        <w:rPr>
          <w:rFonts w:cs="Times New Roman"/>
          <w:noProof/>
          <w:lang w:val="en-US"/>
        </w:rPr>
        <w:t xml:space="preserve"> 2017. DOI:10.1056/nejmp1714916.</w:t>
      </w:r>
    </w:p>
    <w:p w14:paraId="12F1EC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78</w:t>
      </w:r>
      <w:r w:rsidRPr="00FB2643">
        <w:rPr>
          <w:rFonts w:cs="Times New Roman"/>
          <w:noProof/>
          <w:lang w:val="en-US"/>
        </w:rPr>
        <w:tab/>
        <w:t xml:space="preserve">Ballester J, Rodó X, Robine J, Herrmann FR. European seasonal mortality and influenza incidence due to winter temperature variability. </w:t>
      </w:r>
      <w:r w:rsidRPr="00FB2643">
        <w:rPr>
          <w:rFonts w:cs="Times New Roman"/>
          <w:i/>
          <w:iCs/>
          <w:noProof/>
          <w:lang w:val="en-US"/>
        </w:rPr>
        <w:t>Nat Clim Chang</w:t>
      </w:r>
      <w:r w:rsidRPr="00FB2643">
        <w:rPr>
          <w:rFonts w:cs="Times New Roman"/>
          <w:noProof/>
          <w:lang w:val="en-US"/>
        </w:rPr>
        <w:t xml:space="preserve"> 2016; </w:t>
      </w:r>
      <w:r w:rsidRPr="00FB2643">
        <w:rPr>
          <w:rFonts w:cs="Times New Roman"/>
          <w:b/>
          <w:bCs/>
          <w:noProof/>
          <w:lang w:val="en-US"/>
        </w:rPr>
        <w:t>6</w:t>
      </w:r>
      <w:r w:rsidRPr="00FB2643">
        <w:rPr>
          <w:rFonts w:cs="Times New Roman"/>
          <w:noProof/>
          <w:lang w:val="en-US"/>
        </w:rPr>
        <w:t>: 6–10.</w:t>
      </w:r>
    </w:p>
    <w:p w14:paraId="65FC89E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79</w:t>
      </w:r>
      <w:r w:rsidRPr="00FB2643">
        <w:rPr>
          <w:rFonts w:cs="Times New Roman"/>
          <w:noProof/>
          <w:lang w:val="en-US"/>
        </w:rPr>
        <w:tab/>
        <w:t xml:space="preserve">Kinney PL, Schwartz J, Pascal M, </w:t>
      </w:r>
      <w:r w:rsidRPr="00FB2643">
        <w:rPr>
          <w:rFonts w:cs="Times New Roman"/>
          <w:i/>
          <w:iCs/>
          <w:noProof/>
          <w:lang w:val="en-US"/>
        </w:rPr>
        <w:t>et al.</w:t>
      </w:r>
      <w:r w:rsidRPr="00FB2643">
        <w:rPr>
          <w:rFonts w:cs="Times New Roman"/>
          <w:noProof/>
          <w:lang w:val="en-US"/>
        </w:rPr>
        <w:t xml:space="preserve"> Winter season mortality: Will climate warming bring benefits? </w:t>
      </w:r>
      <w:r w:rsidRPr="00FB2643">
        <w:rPr>
          <w:rFonts w:cs="Times New Roman"/>
          <w:i/>
          <w:iCs/>
          <w:noProof/>
          <w:lang w:val="en-US"/>
        </w:rPr>
        <w:t>Environ Res Lett</w:t>
      </w:r>
      <w:r w:rsidRPr="00FB2643">
        <w:rPr>
          <w:rFonts w:cs="Times New Roman"/>
          <w:noProof/>
          <w:lang w:val="en-US"/>
        </w:rPr>
        <w:t xml:space="preserve"> 2015; </w:t>
      </w:r>
      <w:r w:rsidRPr="00FB2643">
        <w:rPr>
          <w:rFonts w:cs="Times New Roman"/>
          <w:b/>
          <w:bCs/>
          <w:noProof/>
          <w:lang w:val="en-US"/>
        </w:rPr>
        <w:t>10</w:t>
      </w:r>
      <w:r w:rsidRPr="00FB2643">
        <w:rPr>
          <w:rFonts w:cs="Times New Roman"/>
          <w:noProof/>
          <w:lang w:val="en-US"/>
        </w:rPr>
        <w:t>. DOI:10.1088/1748-9326/10/6/064016.</w:t>
      </w:r>
    </w:p>
    <w:p w14:paraId="24441E1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80</w:t>
      </w:r>
      <w:r w:rsidRPr="00FB2643">
        <w:rPr>
          <w:rFonts w:cs="Times New Roman"/>
          <w:noProof/>
          <w:lang w:val="en-US"/>
        </w:rPr>
        <w:tab/>
        <w:t xml:space="preserve">Hajat S, Gasparrini A. The excess winter deaths measure: Why its use is misleading for public health understanding of cold-related health impacts. </w:t>
      </w:r>
      <w:r w:rsidRPr="00FB2643">
        <w:rPr>
          <w:rFonts w:cs="Times New Roman"/>
          <w:i/>
          <w:iCs/>
          <w:noProof/>
          <w:lang w:val="en-US"/>
        </w:rPr>
        <w:t>Epidemiology</w:t>
      </w:r>
      <w:r w:rsidRPr="00FB2643">
        <w:rPr>
          <w:rFonts w:cs="Times New Roman"/>
          <w:noProof/>
          <w:lang w:val="en-US"/>
        </w:rPr>
        <w:t xml:space="preserve"> 2016. DOI:10.1097/EDE.0000000000000479.</w:t>
      </w:r>
    </w:p>
    <w:p w14:paraId="64424B4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81</w:t>
      </w:r>
      <w:r w:rsidRPr="00FB2643">
        <w:rPr>
          <w:rFonts w:cs="Times New Roman"/>
          <w:noProof/>
          <w:lang w:val="en-US"/>
        </w:rPr>
        <w:tab/>
        <w:t xml:space="preserve">Hajat S, Kovats S. A note of caution about the excess winter deaths measure. </w:t>
      </w:r>
      <w:r w:rsidRPr="00FB2643">
        <w:rPr>
          <w:rFonts w:cs="Times New Roman"/>
          <w:i/>
          <w:iCs/>
          <w:noProof/>
          <w:lang w:val="en-US"/>
        </w:rPr>
        <w:t>Nat Clim Chang</w:t>
      </w:r>
      <w:r w:rsidRPr="00FB2643">
        <w:rPr>
          <w:rFonts w:cs="Times New Roman"/>
          <w:noProof/>
          <w:lang w:val="en-US"/>
        </w:rPr>
        <w:t xml:space="preserve"> 2014.</w:t>
      </w:r>
    </w:p>
    <w:p w14:paraId="5E4E486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82</w:t>
      </w:r>
      <w:r w:rsidRPr="00FB2643">
        <w:rPr>
          <w:rFonts w:cs="Times New Roman"/>
          <w:noProof/>
          <w:lang w:val="en-US"/>
        </w:rPr>
        <w:tab/>
        <w:t xml:space="preserve">Taylor NAS. Human heat adaptation. </w:t>
      </w:r>
      <w:r w:rsidRPr="00FB2643">
        <w:rPr>
          <w:rFonts w:cs="Times New Roman"/>
          <w:i/>
          <w:iCs/>
          <w:noProof/>
          <w:lang w:val="en-US"/>
        </w:rPr>
        <w:t>Compr Physiol</w:t>
      </w:r>
      <w:r w:rsidRPr="00FB2643">
        <w:rPr>
          <w:rFonts w:cs="Times New Roman"/>
          <w:noProof/>
          <w:lang w:val="en-US"/>
        </w:rPr>
        <w:t xml:space="preserve"> 2014. DOI:10.1002/cphy.c130022.</w:t>
      </w:r>
    </w:p>
    <w:p w14:paraId="7C3D0D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83</w:t>
      </w:r>
      <w:r w:rsidRPr="00FB2643">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4D2CB5A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84</w:t>
      </w:r>
      <w:r w:rsidRPr="00FB2643">
        <w:rPr>
          <w:rFonts w:cs="Times New Roman"/>
          <w:noProof/>
          <w:lang w:val="en-US"/>
        </w:rPr>
        <w:tab/>
        <w:t xml:space="preserve">Pfister C, Brázdil R, Glaser R, </w:t>
      </w:r>
      <w:r w:rsidRPr="00FB2643">
        <w:rPr>
          <w:rFonts w:cs="Times New Roman"/>
          <w:i/>
          <w:iCs/>
          <w:noProof/>
          <w:lang w:val="en-US"/>
        </w:rPr>
        <w:t>et al.</w:t>
      </w:r>
      <w:r w:rsidRPr="00FB2643">
        <w:rPr>
          <w:rFonts w:cs="Times New Roman"/>
          <w:noProof/>
          <w:lang w:val="en-US"/>
        </w:rPr>
        <w:t xml:space="preserve"> Documentary evidence on climate in sixteenth-century Europe. </w:t>
      </w:r>
      <w:r w:rsidRPr="00FB2643">
        <w:rPr>
          <w:rFonts w:cs="Times New Roman"/>
          <w:i/>
          <w:iCs/>
          <w:noProof/>
          <w:lang w:val="en-US"/>
        </w:rPr>
        <w:t>Clim Change</w:t>
      </w:r>
      <w:r w:rsidRPr="00FB2643">
        <w:rPr>
          <w:rFonts w:cs="Times New Roman"/>
          <w:noProof/>
          <w:lang w:val="en-US"/>
        </w:rPr>
        <w:t xml:space="preserve"> 1999. DOI:10.1023/A:1005540707792.</w:t>
      </w:r>
    </w:p>
    <w:p w14:paraId="4741906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85</w:t>
      </w:r>
      <w:r w:rsidRPr="00FB2643">
        <w:rPr>
          <w:rFonts w:cs="Times New Roman"/>
          <w:noProof/>
          <w:lang w:val="en-US"/>
        </w:rPr>
        <w:tab/>
        <w:t xml:space="preserve">Luterbacher J, Dietrich D, Xoplaki E, Grosjean M, Wanner H. European seasonal and annual temperature variability, trends, and extremes since 1500. </w:t>
      </w:r>
      <w:r w:rsidRPr="00FB2643">
        <w:rPr>
          <w:rFonts w:cs="Times New Roman"/>
          <w:i/>
          <w:iCs/>
          <w:noProof/>
          <w:lang w:val="en-US"/>
        </w:rPr>
        <w:t>Science (80- )</w:t>
      </w:r>
      <w:r w:rsidRPr="00FB2643">
        <w:rPr>
          <w:rFonts w:cs="Times New Roman"/>
          <w:noProof/>
          <w:lang w:val="en-US"/>
        </w:rPr>
        <w:t xml:space="preserve"> 2004. DOI:10.1126/science.1093877.</w:t>
      </w:r>
    </w:p>
    <w:p w14:paraId="394E676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86</w:t>
      </w:r>
      <w:r w:rsidRPr="00FB2643">
        <w:rPr>
          <w:rFonts w:cs="Times New Roman"/>
          <w:noProof/>
          <w:lang w:val="en-US"/>
        </w:rPr>
        <w:tab/>
        <w:t xml:space="preserve">Semenza JC, Rubin CH, Falter KH, </w:t>
      </w:r>
      <w:r w:rsidRPr="00FB2643">
        <w:rPr>
          <w:rFonts w:cs="Times New Roman"/>
          <w:i/>
          <w:iCs/>
          <w:noProof/>
          <w:lang w:val="en-US"/>
        </w:rPr>
        <w:t>et al.</w:t>
      </w:r>
      <w:r w:rsidRPr="00FB2643">
        <w:rPr>
          <w:rFonts w:cs="Times New Roman"/>
          <w:noProof/>
          <w:lang w:val="en-US"/>
        </w:rPr>
        <w:t xml:space="preserve"> Heat-related deaths during the July 1995 heat wave in Chicago. </w:t>
      </w:r>
      <w:r w:rsidRPr="00FB2643">
        <w:rPr>
          <w:rFonts w:cs="Times New Roman"/>
          <w:i/>
          <w:iCs/>
          <w:noProof/>
          <w:lang w:val="en-US"/>
        </w:rPr>
        <w:t>N Engl J Med</w:t>
      </w:r>
      <w:r w:rsidRPr="00FB2643">
        <w:rPr>
          <w:rFonts w:cs="Times New Roman"/>
          <w:noProof/>
          <w:lang w:val="en-US"/>
        </w:rPr>
        <w:t xml:space="preserve"> 1996. DOI:10.1056/NEJM199607113350203.</w:t>
      </w:r>
    </w:p>
    <w:p w14:paraId="0FE106E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87</w:t>
      </w:r>
      <w:r w:rsidRPr="00FB2643">
        <w:rPr>
          <w:rFonts w:cs="Times New Roman"/>
          <w:noProof/>
          <w:lang w:val="en-US"/>
        </w:rPr>
        <w:tab/>
        <w:t xml:space="preserve">Kaiser R, Le Tertre A, Schwartz J, Gotway CA, Daley WR, Rubin CH. The effect of the 1995 heat wave in Chicago on all-cause and cause-specific mortality. </w:t>
      </w:r>
      <w:r w:rsidRPr="00FB2643">
        <w:rPr>
          <w:rFonts w:cs="Times New Roman"/>
          <w:i/>
          <w:iCs/>
          <w:noProof/>
          <w:lang w:val="en-US"/>
        </w:rPr>
        <w:t>Am J Public Health</w:t>
      </w:r>
      <w:r w:rsidRPr="00FB2643">
        <w:rPr>
          <w:rFonts w:cs="Times New Roman"/>
          <w:noProof/>
          <w:lang w:val="en-US"/>
        </w:rPr>
        <w:t xml:space="preserve"> 2007. DOI:10.2105/AJPH.2006.100081.</w:t>
      </w:r>
    </w:p>
    <w:p w14:paraId="46D184E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88</w:t>
      </w:r>
      <w:r w:rsidRPr="00FB2643">
        <w:rPr>
          <w:rFonts w:cs="Times New Roman"/>
          <w:noProof/>
          <w:lang w:val="en-US"/>
        </w:rPr>
        <w:tab/>
        <w:t>Garcia-Herrera R, Díaz J, Trigo RM, Luterbacher J, Fischer EM. A review of the European summer heat wave of 2003. Crit. Rev. Environ. Sci. Technol. 2010. DOI:10.1080/10643380802238137.</w:t>
      </w:r>
    </w:p>
    <w:p w14:paraId="6EE4A7B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89</w:t>
      </w:r>
      <w:r w:rsidRPr="00FB2643">
        <w:rPr>
          <w:rFonts w:cs="Times New Roman"/>
          <w:noProof/>
          <w:lang w:val="en-US"/>
        </w:rPr>
        <w:tab/>
        <w:t>Parsons K. Human thermal environments: The effects of hot, moderate, and cold environments on human health, comfort, and performance. CRC Press, 2014 DOI:10.1016/0003-6870(94)90062-0.</w:t>
      </w:r>
    </w:p>
    <w:p w14:paraId="55025BB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90</w:t>
      </w:r>
      <w:r w:rsidRPr="00FB2643">
        <w:rPr>
          <w:rFonts w:cs="Times New Roman"/>
          <w:noProof/>
          <w:lang w:val="en-US"/>
        </w:rPr>
        <w:tab/>
        <w:t xml:space="preserve">Bouchama A, Knochel JP. Heat stroke. </w:t>
      </w:r>
      <w:r w:rsidRPr="00FB2643">
        <w:rPr>
          <w:rFonts w:cs="Times New Roman"/>
          <w:i/>
          <w:iCs/>
          <w:noProof/>
          <w:lang w:val="en-US"/>
        </w:rPr>
        <w:t>N Engl J Med</w:t>
      </w:r>
      <w:r w:rsidRPr="00FB2643">
        <w:rPr>
          <w:rFonts w:cs="Times New Roman"/>
          <w:noProof/>
          <w:lang w:val="en-US"/>
        </w:rPr>
        <w:t xml:space="preserve"> 2002; </w:t>
      </w:r>
      <w:r w:rsidRPr="00FB2643">
        <w:rPr>
          <w:rFonts w:cs="Times New Roman"/>
          <w:b/>
          <w:bCs/>
          <w:noProof/>
          <w:lang w:val="en-US"/>
        </w:rPr>
        <w:t>346</w:t>
      </w:r>
      <w:r w:rsidRPr="00FB2643">
        <w:rPr>
          <w:rFonts w:cs="Times New Roman"/>
          <w:noProof/>
          <w:lang w:val="en-US"/>
        </w:rPr>
        <w:t>. DOI:10.1002/cphy.c140017.</w:t>
      </w:r>
    </w:p>
    <w:p w14:paraId="56844AE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91</w:t>
      </w:r>
      <w:r w:rsidRPr="00FB2643">
        <w:rPr>
          <w:rFonts w:cs="Times New Roman"/>
          <w:noProof/>
          <w:lang w:val="en-US"/>
        </w:rPr>
        <w:tab/>
        <w:t>Kilbourne EM. Heat waves and hot environments. Oxford University Press, 1997.</w:t>
      </w:r>
    </w:p>
    <w:p w14:paraId="2C39485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92</w:t>
      </w:r>
      <w:r w:rsidRPr="00FB2643">
        <w:rPr>
          <w:rFonts w:cs="Times New Roman"/>
          <w:noProof/>
          <w:lang w:val="en-US"/>
        </w:rPr>
        <w:tab/>
        <w:t xml:space="preserve">UNISDR. Sendai Framework for Disaster Risk Reduction 2015 - 2030. </w:t>
      </w:r>
      <w:r w:rsidRPr="00FB2643">
        <w:rPr>
          <w:rFonts w:cs="Times New Roman"/>
          <w:i/>
          <w:iCs/>
          <w:noProof/>
          <w:lang w:val="en-US"/>
        </w:rPr>
        <w:t>Third World Conf Disaster Risk Reduction, Sendai, Japan, 14-18 March 2015</w:t>
      </w:r>
      <w:r w:rsidRPr="00FB2643">
        <w:rPr>
          <w:rFonts w:cs="Times New Roman"/>
          <w:noProof/>
          <w:lang w:val="en-US"/>
        </w:rPr>
        <w:t xml:space="preserve"> 2015; : 1–25.</w:t>
      </w:r>
    </w:p>
    <w:p w14:paraId="2C99310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93</w:t>
      </w:r>
      <w:r w:rsidRPr="00FB2643">
        <w:rPr>
          <w:rFonts w:cs="Times New Roman"/>
          <w:noProof/>
          <w:lang w:val="en-US"/>
        </w:rPr>
        <w:tab/>
        <w:t>Department of Homeland Security. Extreme heat. ready.gov. 2019. https://www.ready.gov/heat (accessed May 8, 2019).</w:t>
      </w:r>
    </w:p>
    <w:p w14:paraId="0BFBE52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94</w:t>
      </w:r>
      <w:r w:rsidRPr="00FB2643">
        <w:rPr>
          <w:rFonts w:cs="Times New Roman"/>
          <w:noProof/>
          <w:lang w:val="en-US"/>
        </w:rPr>
        <w:tab/>
        <w:t xml:space="preserve">Borden KA, Cutter SL. Spatial patterns of natural hazards mortality in the United States. </w:t>
      </w:r>
      <w:r w:rsidRPr="00FB2643">
        <w:rPr>
          <w:rFonts w:cs="Times New Roman"/>
          <w:i/>
          <w:iCs/>
          <w:noProof/>
          <w:lang w:val="en-US"/>
        </w:rPr>
        <w:t>Int J Health Geogr</w:t>
      </w:r>
      <w:r w:rsidRPr="00FB2643">
        <w:rPr>
          <w:rFonts w:cs="Times New Roman"/>
          <w:noProof/>
          <w:lang w:val="en-US"/>
        </w:rPr>
        <w:t xml:space="preserve"> 2008. DOI:10.1186/1476-072X-7-64.</w:t>
      </w:r>
    </w:p>
    <w:p w14:paraId="5993587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95</w:t>
      </w:r>
      <w:r w:rsidRPr="00FB2643">
        <w:rPr>
          <w:rFonts w:cs="Times New Roman"/>
          <w:noProof/>
          <w:lang w:val="en-US"/>
        </w:rPr>
        <w:tab/>
        <w:t>NOAA. Weather fatalities 2018. 2018. https://www.nws.noaa.gov/om/hazstats.shtml (accessed May 20, 2019).</w:t>
      </w:r>
    </w:p>
    <w:p w14:paraId="04B6CA9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96</w:t>
      </w:r>
      <w:r w:rsidRPr="00FB2643">
        <w:rPr>
          <w:rFonts w:cs="Times New Roman"/>
          <w:noProof/>
          <w:lang w:val="en-US"/>
        </w:rPr>
        <w:tab/>
        <w:t>Shapiro E. 5 natural disasters that devastated the US in 2018. abc News. 2018. https://abcnews.go.com/US/natural-disasters-devastated-us-2018/story?id=59367683 (accessed May 20, 2019).</w:t>
      </w:r>
    </w:p>
    <w:p w14:paraId="7387D8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97</w:t>
      </w:r>
      <w:r w:rsidRPr="00FB2643">
        <w:rPr>
          <w:rFonts w:cs="Times New Roman"/>
          <w:noProof/>
          <w:lang w:val="en-US"/>
        </w:rPr>
        <w:tab/>
        <w:t>EPA. Climate change indicators: heat-related deaths. 2017. https://www.epa.gov/climate-indicators/climate-change-indicators-heat-related-deaths (accessed May 20, 2019).</w:t>
      </w:r>
    </w:p>
    <w:p w14:paraId="3D76789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98</w:t>
      </w:r>
      <w:r w:rsidRPr="00FB2643">
        <w:rPr>
          <w:rFonts w:cs="Times New Roman"/>
          <w:noProof/>
          <w:lang w:val="en-US"/>
        </w:rPr>
        <w:tab/>
        <w:t xml:space="preserve">The Eurowinter Group. Cold exposure and winter mortality from ischaemic heart disease, cerebrovascular disease, respiratory disease, and all causes in warm and cold </w:t>
      </w:r>
      <w:r w:rsidRPr="00FB2643">
        <w:rPr>
          <w:rFonts w:cs="Times New Roman"/>
          <w:noProof/>
          <w:lang w:val="en-US"/>
        </w:rPr>
        <w:lastRenderedPageBreak/>
        <w:t xml:space="preserve">regions of Europe. </w:t>
      </w:r>
      <w:r w:rsidRPr="00FB2643">
        <w:rPr>
          <w:rFonts w:cs="Times New Roman"/>
          <w:i/>
          <w:iCs/>
          <w:noProof/>
          <w:lang w:val="en-US"/>
        </w:rPr>
        <w:t>Lancet</w:t>
      </w:r>
      <w:r w:rsidRPr="00FB2643">
        <w:rPr>
          <w:rFonts w:cs="Times New Roman"/>
          <w:noProof/>
          <w:lang w:val="en-US"/>
        </w:rPr>
        <w:t xml:space="preserve"> 1997; </w:t>
      </w:r>
      <w:r w:rsidRPr="00FB2643">
        <w:rPr>
          <w:rFonts w:cs="Times New Roman"/>
          <w:b/>
          <w:bCs/>
          <w:noProof/>
          <w:lang w:val="en-US"/>
        </w:rPr>
        <w:t>349</w:t>
      </w:r>
      <w:r w:rsidRPr="00FB2643">
        <w:rPr>
          <w:rFonts w:cs="Times New Roman"/>
          <w:noProof/>
          <w:lang w:val="en-US"/>
        </w:rPr>
        <w:t>: 1341–6.</w:t>
      </w:r>
    </w:p>
    <w:p w14:paraId="04FC93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99</w:t>
      </w:r>
      <w:r w:rsidRPr="00FB2643">
        <w:rPr>
          <w:rFonts w:cs="Times New Roman"/>
          <w:noProof/>
          <w:lang w:val="en-US"/>
        </w:rPr>
        <w:tab/>
        <w:t>IPCC. Climate Change 2014 Synthesis Report. 2014.</w:t>
      </w:r>
    </w:p>
    <w:p w14:paraId="68C3632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100</w:t>
      </w:r>
      <w:r w:rsidRPr="00FB2643">
        <w:rPr>
          <w:rFonts w:cs="Times New Roman"/>
          <w:noProof/>
          <w:lang w:val="en-US"/>
        </w:rPr>
        <w:tab/>
        <w:t xml:space="preserve">Anderson BG, Bell ML. Weather-related mortality: how heat, cold, and heat waves affect mortality in the United States. </w:t>
      </w:r>
      <w:r w:rsidRPr="00FB2643">
        <w:rPr>
          <w:rFonts w:cs="Times New Roman"/>
          <w:i/>
          <w:iCs/>
          <w:noProof/>
          <w:lang w:val="en-US"/>
        </w:rPr>
        <w:t>Epidemiology</w:t>
      </w:r>
      <w:r w:rsidRPr="00FB2643">
        <w:rPr>
          <w:rFonts w:cs="Times New Roman"/>
          <w:noProof/>
          <w:lang w:val="en-US"/>
        </w:rPr>
        <w:t xml:space="preserve"> 2009; </w:t>
      </w:r>
      <w:r w:rsidRPr="00FB2643">
        <w:rPr>
          <w:rFonts w:cs="Times New Roman"/>
          <w:b/>
          <w:bCs/>
          <w:noProof/>
          <w:lang w:val="en-US"/>
        </w:rPr>
        <w:t>20</w:t>
      </w:r>
      <w:r w:rsidRPr="00FB2643">
        <w:rPr>
          <w:rFonts w:cs="Times New Roman"/>
          <w:noProof/>
          <w:lang w:val="en-US"/>
        </w:rPr>
        <w:t>: 205.</w:t>
      </w:r>
    </w:p>
    <w:p w14:paraId="2ABFC5A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101</w:t>
      </w:r>
      <w:r w:rsidRPr="00FB2643">
        <w:rPr>
          <w:rFonts w:cs="Times New Roman"/>
          <w:noProof/>
          <w:lang w:val="en-US"/>
        </w:rPr>
        <w:tab/>
        <w:t xml:space="preserve">Gasparrini A, Armstrong B. The impact of heat waves on mortality. </w:t>
      </w:r>
      <w:r w:rsidRPr="00FB2643">
        <w:rPr>
          <w:rFonts w:cs="Times New Roman"/>
          <w:i/>
          <w:iCs/>
          <w:noProof/>
          <w:lang w:val="en-US"/>
        </w:rPr>
        <w:t>Epidemiol</w:t>
      </w:r>
      <w:r w:rsidRPr="00FB2643">
        <w:rPr>
          <w:rFonts w:cs="Times New Roman"/>
          <w:noProof/>
          <w:lang w:val="en-US"/>
        </w:rPr>
        <w:t xml:space="preserve"> 2011. DOI:10.1097/EDE.0b013e3181fdcd99.</w:t>
      </w:r>
    </w:p>
    <w:p w14:paraId="1A0D92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102</w:t>
      </w:r>
      <w:r w:rsidRPr="00FB2643">
        <w:rPr>
          <w:rFonts w:cs="Times New Roman"/>
          <w:noProof/>
          <w:lang w:val="en-US"/>
        </w:rPr>
        <w:tab/>
        <w:t xml:space="preserve">Hajat S, Armstrong B, Baccini M, </w:t>
      </w:r>
      <w:r w:rsidRPr="00FB2643">
        <w:rPr>
          <w:rFonts w:cs="Times New Roman"/>
          <w:i/>
          <w:iCs/>
          <w:noProof/>
          <w:lang w:val="en-US"/>
        </w:rPr>
        <w:t>et al.</w:t>
      </w:r>
      <w:r w:rsidRPr="00FB2643">
        <w:rPr>
          <w:rFonts w:cs="Times New Roman"/>
          <w:noProof/>
          <w:lang w:val="en-US"/>
        </w:rPr>
        <w:t xml:space="preserve"> Impact of high temperatures on mortality: Is there an added heat wave effect? </w:t>
      </w:r>
      <w:r w:rsidRPr="00FB2643">
        <w:rPr>
          <w:rFonts w:cs="Times New Roman"/>
          <w:i/>
          <w:iCs/>
          <w:noProof/>
          <w:lang w:val="en-US"/>
        </w:rPr>
        <w:t>Epidemiology</w:t>
      </w:r>
      <w:r w:rsidRPr="00FB2643">
        <w:rPr>
          <w:rFonts w:cs="Times New Roman"/>
          <w:noProof/>
          <w:lang w:val="en-US"/>
        </w:rPr>
        <w:t xml:space="preserve"> 2006. DOI:10.1097/01.ede.0000239688.70829.63.</w:t>
      </w:r>
    </w:p>
    <w:p w14:paraId="15A6BBA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103</w:t>
      </w:r>
      <w:r w:rsidRPr="00FB2643">
        <w:rPr>
          <w:rFonts w:cs="Times New Roman"/>
          <w:noProof/>
          <w:lang w:val="en-US"/>
        </w:rPr>
        <w:tab/>
        <w:t xml:space="preserve">Guo Y, Gasparrini A, Armstrong BG, </w:t>
      </w:r>
      <w:r w:rsidRPr="00FB2643">
        <w:rPr>
          <w:rFonts w:cs="Times New Roman"/>
          <w:i/>
          <w:iCs/>
          <w:noProof/>
          <w:lang w:val="en-US"/>
        </w:rPr>
        <w:t>et al.</w:t>
      </w:r>
      <w:r w:rsidRPr="00FB2643">
        <w:rPr>
          <w:rFonts w:cs="Times New Roman"/>
          <w:noProof/>
          <w:lang w:val="en-US"/>
        </w:rPr>
        <w:t xml:space="preserve"> Heat wave and mortality: A multicountry, multicommunity study. </w:t>
      </w:r>
      <w:r w:rsidRPr="00FB2643">
        <w:rPr>
          <w:rFonts w:cs="Times New Roman"/>
          <w:i/>
          <w:iCs/>
          <w:noProof/>
          <w:lang w:val="en-US"/>
        </w:rPr>
        <w:t>Env Heal Perspect</w:t>
      </w:r>
      <w:r w:rsidRPr="00FB2643">
        <w:rPr>
          <w:rFonts w:cs="Times New Roman"/>
          <w:noProof/>
          <w:lang w:val="en-US"/>
        </w:rPr>
        <w:t xml:space="preserve"> 2017; : 1–11.</w:t>
      </w:r>
    </w:p>
    <w:p w14:paraId="387AC61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104</w:t>
      </w:r>
      <w:r w:rsidRPr="00FB2643">
        <w:rPr>
          <w:rFonts w:cs="Times New Roman"/>
          <w:noProof/>
          <w:lang w:val="en-US"/>
        </w:rPr>
        <w:tab/>
        <w:t xml:space="preserve">Burke M, González F, Baylis P, </w:t>
      </w:r>
      <w:r w:rsidRPr="00FB2643">
        <w:rPr>
          <w:rFonts w:cs="Times New Roman"/>
          <w:i/>
          <w:iCs/>
          <w:noProof/>
          <w:lang w:val="en-US"/>
        </w:rPr>
        <w:t>et al.</w:t>
      </w:r>
      <w:r w:rsidRPr="00FB2643">
        <w:rPr>
          <w:rFonts w:cs="Times New Roman"/>
          <w:noProof/>
          <w:lang w:val="en-US"/>
        </w:rPr>
        <w:t xml:space="preserve"> Higher temperatures increase suicide rates in the United States and Mexico. </w:t>
      </w:r>
      <w:r w:rsidRPr="00FB2643">
        <w:rPr>
          <w:rFonts w:cs="Times New Roman"/>
          <w:i/>
          <w:iCs/>
          <w:noProof/>
          <w:lang w:val="en-US"/>
        </w:rPr>
        <w:t>Nat Clim Chang</w:t>
      </w:r>
      <w:r w:rsidRPr="00FB2643">
        <w:rPr>
          <w:rFonts w:cs="Times New Roman"/>
          <w:noProof/>
          <w:lang w:val="en-US"/>
        </w:rPr>
        <w:t xml:space="preserve"> 2018. DOI:10.1038/s41558-018-0222-x.</w:t>
      </w:r>
    </w:p>
    <w:p w14:paraId="590E764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105</w:t>
      </w:r>
      <w:r w:rsidRPr="00FB2643">
        <w:rPr>
          <w:rFonts w:cs="Times New Roman"/>
          <w:noProof/>
          <w:lang w:val="en-US"/>
        </w:rPr>
        <w:tab/>
        <w:t xml:space="preserve">Shi L, Kloog I, Zanobetti A, Liu P, Schwartz JD. Impacts of temperature and its variability on mortality in New England. </w:t>
      </w:r>
      <w:r w:rsidRPr="00FB2643">
        <w:rPr>
          <w:rFonts w:cs="Times New Roman"/>
          <w:i/>
          <w:iCs/>
          <w:noProof/>
          <w:lang w:val="en-US"/>
        </w:rPr>
        <w:t>Nat Clim Chang</w:t>
      </w:r>
      <w:r w:rsidRPr="00FB2643">
        <w:rPr>
          <w:rFonts w:cs="Times New Roman"/>
          <w:noProof/>
          <w:lang w:val="en-US"/>
        </w:rPr>
        <w:t xml:space="preserve"> 2015; </w:t>
      </w:r>
      <w:r w:rsidRPr="00FB2643">
        <w:rPr>
          <w:rFonts w:cs="Times New Roman"/>
          <w:b/>
          <w:bCs/>
          <w:noProof/>
          <w:lang w:val="en-US"/>
        </w:rPr>
        <w:t>5</w:t>
      </w:r>
      <w:r w:rsidRPr="00FB2643">
        <w:rPr>
          <w:rFonts w:cs="Times New Roman"/>
          <w:noProof/>
          <w:lang w:val="en-US"/>
        </w:rPr>
        <w:t>: 988–91.</w:t>
      </w:r>
    </w:p>
    <w:p w14:paraId="1ADCBA1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106</w:t>
      </w:r>
      <w:r w:rsidRPr="00FB2643">
        <w:rPr>
          <w:rFonts w:cs="Times New Roman"/>
          <w:noProof/>
          <w:lang w:val="en-US"/>
        </w:rPr>
        <w:tab/>
        <w:t xml:space="preserve">Gasparrini A, Guo Y, Hashizume M, </w:t>
      </w:r>
      <w:r w:rsidRPr="00FB2643">
        <w:rPr>
          <w:rFonts w:cs="Times New Roman"/>
          <w:i/>
          <w:iCs/>
          <w:noProof/>
          <w:lang w:val="en-US"/>
        </w:rPr>
        <w:t>et al.</w:t>
      </w:r>
      <w:r w:rsidRPr="00FB2643">
        <w:rPr>
          <w:rFonts w:cs="Times New Roman"/>
          <w:noProof/>
          <w:lang w:val="en-US"/>
        </w:rPr>
        <w:t xml:space="preserve"> Changes in susceptibility to heat during the summer: a multicountry analysis. </w:t>
      </w:r>
      <w:r w:rsidRPr="00FB2643">
        <w:rPr>
          <w:rFonts w:cs="Times New Roman"/>
          <w:i/>
          <w:iCs/>
          <w:noProof/>
          <w:lang w:val="en-US"/>
        </w:rPr>
        <w:t>Am J Epidemiol</w:t>
      </w:r>
      <w:r w:rsidRPr="00FB2643">
        <w:rPr>
          <w:rFonts w:cs="Times New Roman"/>
          <w:noProof/>
          <w:lang w:val="en-US"/>
        </w:rPr>
        <w:t xml:space="preserve"> 2016; </w:t>
      </w:r>
      <w:r w:rsidRPr="00FB2643">
        <w:rPr>
          <w:rFonts w:cs="Times New Roman"/>
          <w:b/>
          <w:bCs/>
          <w:noProof/>
          <w:lang w:val="en-US"/>
        </w:rPr>
        <w:t>183</w:t>
      </w:r>
      <w:r w:rsidRPr="00FB2643">
        <w:rPr>
          <w:rFonts w:cs="Times New Roman"/>
          <w:noProof/>
          <w:lang w:val="en-US"/>
        </w:rPr>
        <w:t>: 1027–36.</w:t>
      </w:r>
    </w:p>
    <w:p w14:paraId="20DCE47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107</w:t>
      </w:r>
      <w:r w:rsidRPr="00FB2643">
        <w:rPr>
          <w:rFonts w:cs="Times New Roman"/>
          <w:noProof/>
          <w:lang w:val="en-US"/>
        </w:rPr>
        <w:tab/>
        <w:t xml:space="preserve">Basu R, Ostro BD. A multicounty analysis identifying the populations vulnerable to mortality associated with high ambient temperature in California. </w:t>
      </w:r>
      <w:r w:rsidRPr="00FB2643">
        <w:rPr>
          <w:rFonts w:cs="Times New Roman"/>
          <w:i/>
          <w:iCs/>
          <w:noProof/>
          <w:lang w:val="en-US"/>
        </w:rPr>
        <w:t>Am J Epidemiol</w:t>
      </w:r>
      <w:r w:rsidRPr="00FB2643">
        <w:rPr>
          <w:rFonts w:cs="Times New Roman"/>
          <w:noProof/>
          <w:lang w:val="en-US"/>
        </w:rPr>
        <w:t xml:space="preserve"> 2008. DOI:10.1093/aje/kwn170.</w:t>
      </w:r>
    </w:p>
    <w:p w14:paraId="5534B13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108</w:t>
      </w:r>
      <w:r w:rsidRPr="00FB2643">
        <w:rPr>
          <w:rFonts w:cs="Times New Roman"/>
          <w:noProof/>
          <w:lang w:val="en-US"/>
        </w:rPr>
        <w:tab/>
        <w:t xml:space="preserve">Brooke Anderson G, Bell ML. Heat waves in the United States: Mortality risk during heat waves and effect modification by heat wave characteristics in 43 U.S. communities. </w:t>
      </w:r>
      <w:r w:rsidRPr="00FB2643">
        <w:rPr>
          <w:rFonts w:cs="Times New Roman"/>
          <w:i/>
          <w:iCs/>
          <w:noProof/>
          <w:lang w:val="en-US"/>
        </w:rPr>
        <w:t>Environ Health Perspect</w:t>
      </w:r>
      <w:r w:rsidRPr="00FB2643">
        <w:rPr>
          <w:rFonts w:cs="Times New Roman"/>
          <w:noProof/>
          <w:lang w:val="en-US"/>
        </w:rPr>
        <w:t xml:space="preserve"> 2011. DOI:10.1289/ehp.1002313.</w:t>
      </w:r>
    </w:p>
    <w:p w14:paraId="617EA57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109</w:t>
      </w:r>
      <w:r w:rsidRPr="00FB2643">
        <w:rPr>
          <w:rFonts w:cs="Times New Roman"/>
          <w:noProof/>
          <w:lang w:val="en-US"/>
        </w:rPr>
        <w:tab/>
        <w:t xml:space="preserve">Schwartz J. Who is sensitive to extremes of temperature? A case-only analysis. </w:t>
      </w:r>
      <w:r w:rsidRPr="00FB2643">
        <w:rPr>
          <w:rFonts w:cs="Times New Roman"/>
          <w:i/>
          <w:iCs/>
          <w:noProof/>
          <w:lang w:val="en-US"/>
        </w:rPr>
        <w:t>Epidemiology</w:t>
      </w:r>
      <w:r w:rsidRPr="00FB2643">
        <w:rPr>
          <w:rFonts w:cs="Times New Roman"/>
          <w:noProof/>
          <w:lang w:val="en-US"/>
        </w:rPr>
        <w:t xml:space="preserve"> 2005. DOI:10.1097/01.ede.0000147114.25957.71.</w:t>
      </w:r>
    </w:p>
    <w:p w14:paraId="529E284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110</w:t>
      </w:r>
      <w:r w:rsidRPr="00FB2643">
        <w:rPr>
          <w:rFonts w:cs="Times New Roman"/>
          <w:noProof/>
          <w:lang w:val="en-US"/>
        </w:rPr>
        <w:tab/>
        <w:t xml:space="preserve">Madrigano J, Jack D, Anderson GB, Bell ML, Kinney PL. Temperature, ozone, and mortality in urban and non-urban counties in the northeastern United States. </w:t>
      </w:r>
      <w:r w:rsidRPr="00FB2643">
        <w:rPr>
          <w:rFonts w:cs="Times New Roman"/>
          <w:i/>
          <w:iCs/>
          <w:noProof/>
          <w:lang w:val="en-US"/>
        </w:rPr>
        <w:t>Environ Heal A Glob Access Sci Source</w:t>
      </w:r>
      <w:r w:rsidRPr="00FB2643">
        <w:rPr>
          <w:rFonts w:cs="Times New Roman"/>
          <w:noProof/>
          <w:lang w:val="en-US"/>
        </w:rPr>
        <w:t xml:space="preserve"> 2015. DOI:10.1186/1476-069X-14-3.</w:t>
      </w:r>
    </w:p>
    <w:p w14:paraId="187B530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111</w:t>
      </w:r>
      <w:r w:rsidRPr="00FB2643">
        <w:rPr>
          <w:rFonts w:cs="Times New Roman"/>
          <w:noProof/>
          <w:lang w:val="en-US"/>
        </w:rPr>
        <w:tab/>
        <w:t xml:space="preserve">Ferreira Braga AL, Zanobetti A, Schwartz J. The time course of weather-related deaths. </w:t>
      </w:r>
      <w:r w:rsidRPr="00FB2643">
        <w:rPr>
          <w:rFonts w:cs="Times New Roman"/>
          <w:i/>
          <w:iCs/>
          <w:noProof/>
          <w:lang w:val="en-US"/>
        </w:rPr>
        <w:t>Epidemiology</w:t>
      </w:r>
      <w:r w:rsidRPr="00FB2643">
        <w:rPr>
          <w:rFonts w:cs="Times New Roman"/>
          <w:noProof/>
          <w:lang w:val="en-US"/>
        </w:rPr>
        <w:t xml:space="preserve"> 2001; </w:t>
      </w:r>
      <w:r w:rsidRPr="00FB2643">
        <w:rPr>
          <w:rFonts w:cs="Times New Roman"/>
          <w:b/>
          <w:bCs/>
          <w:noProof/>
          <w:lang w:val="en-US"/>
        </w:rPr>
        <w:t>12</w:t>
      </w:r>
      <w:r w:rsidRPr="00FB2643">
        <w:rPr>
          <w:rFonts w:cs="Times New Roman"/>
          <w:noProof/>
          <w:lang w:val="en-US"/>
        </w:rPr>
        <w:t>: 662–7.</w:t>
      </w:r>
    </w:p>
    <w:p w14:paraId="4E2C1DD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112</w:t>
      </w:r>
      <w:r w:rsidRPr="00FB2643">
        <w:rPr>
          <w:rFonts w:cs="Times New Roman"/>
          <w:noProof/>
          <w:lang w:val="en-US"/>
        </w:rPr>
        <w:tab/>
        <w:t xml:space="preserve">O’Neill MS, Zanobetti A, Schwartz J. Modifiers of the temperature and mortality association in seven US cities. </w:t>
      </w:r>
      <w:r w:rsidRPr="00FB2643">
        <w:rPr>
          <w:rFonts w:cs="Times New Roman"/>
          <w:i/>
          <w:iCs/>
          <w:noProof/>
          <w:lang w:val="en-US"/>
        </w:rPr>
        <w:t>Am J Epidemiol</w:t>
      </w:r>
      <w:r w:rsidRPr="00FB2643">
        <w:rPr>
          <w:rFonts w:cs="Times New Roman"/>
          <w:noProof/>
          <w:lang w:val="en-US"/>
        </w:rPr>
        <w:t xml:space="preserve"> 2003. DOI:10.1093/aje/kwg096.</w:t>
      </w:r>
    </w:p>
    <w:p w14:paraId="0D8177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113</w:t>
      </w:r>
      <w:r w:rsidRPr="00FB2643">
        <w:rPr>
          <w:rFonts w:cs="Times New Roman"/>
          <w:noProof/>
          <w:lang w:val="en-US"/>
        </w:rPr>
        <w:tab/>
        <w:t xml:space="preserve">Braga ALF, Zanobetti A, Schwartz J. The effect of weather on respiratory and cardiovascular deaths in 12 U.S. cities. </w:t>
      </w:r>
      <w:r w:rsidRPr="00FB2643">
        <w:rPr>
          <w:rFonts w:cs="Times New Roman"/>
          <w:i/>
          <w:iCs/>
          <w:noProof/>
          <w:lang w:val="en-US"/>
        </w:rPr>
        <w:t>Environ Health Perspect</w:t>
      </w:r>
      <w:r w:rsidRPr="00FB2643">
        <w:rPr>
          <w:rFonts w:cs="Times New Roman"/>
          <w:noProof/>
          <w:lang w:val="en-US"/>
        </w:rPr>
        <w:t xml:space="preserve"> 2002; </w:t>
      </w:r>
      <w:r w:rsidRPr="00FB2643">
        <w:rPr>
          <w:rFonts w:cs="Times New Roman"/>
          <w:b/>
          <w:bCs/>
          <w:noProof/>
          <w:lang w:val="en-US"/>
        </w:rPr>
        <w:t>110</w:t>
      </w:r>
      <w:r w:rsidRPr="00FB2643">
        <w:rPr>
          <w:rFonts w:cs="Times New Roman"/>
          <w:noProof/>
          <w:lang w:val="en-US"/>
        </w:rPr>
        <w:t>: 859–63.</w:t>
      </w:r>
    </w:p>
    <w:p w14:paraId="3ADB045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114</w:t>
      </w:r>
      <w:r w:rsidRPr="00FB2643">
        <w:rPr>
          <w:rFonts w:cs="Times New Roman"/>
          <w:noProof/>
          <w:lang w:val="en-US"/>
        </w:rPr>
        <w:tab/>
        <w:t xml:space="preserve">O’Neill MS, Zanobetti A, Schwartz J. Disparities by race in heat-related mortality in four US cities: The role of air conditioning prevalence. </w:t>
      </w:r>
      <w:r w:rsidRPr="00FB2643">
        <w:rPr>
          <w:rFonts w:cs="Times New Roman"/>
          <w:i/>
          <w:iCs/>
          <w:noProof/>
          <w:lang w:val="en-US"/>
        </w:rPr>
        <w:t>J Urban Heal</w:t>
      </w:r>
      <w:r w:rsidRPr="00FB2643">
        <w:rPr>
          <w:rFonts w:cs="Times New Roman"/>
          <w:noProof/>
          <w:lang w:val="en-US"/>
        </w:rPr>
        <w:t xml:space="preserve"> 2005. DOI:10.1093/jurban/jti043.</w:t>
      </w:r>
    </w:p>
    <w:p w14:paraId="7F43764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115</w:t>
      </w:r>
      <w:r w:rsidRPr="00FB2643">
        <w:rPr>
          <w:rFonts w:cs="Times New Roman"/>
          <w:noProof/>
          <w:lang w:val="en-US"/>
        </w:rPr>
        <w:tab/>
        <w:t xml:space="preserve">Basu R, Dominici F, Samet JM. Temperature and mortality among the elderly in the United States: a comparison of epidemiologic methods. </w:t>
      </w:r>
      <w:r w:rsidRPr="00FB2643">
        <w:rPr>
          <w:rFonts w:cs="Times New Roman"/>
          <w:i/>
          <w:iCs/>
          <w:noProof/>
          <w:lang w:val="en-US"/>
        </w:rPr>
        <w:t>Epidemiology</w:t>
      </w:r>
      <w:r w:rsidRPr="00FB2643">
        <w:rPr>
          <w:rFonts w:cs="Times New Roman"/>
          <w:noProof/>
          <w:lang w:val="en-US"/>
        </w:rPr>
        <w:t xml:space="preserve"> 2005; </w:t>
      </w:r>
      <w:r w:rsidRPr="00FB2643">
        <w:rPr>
          <w:rFonts w:cs="Times New Roman"/>
          <w:b/>
          <w:bCs/>
          <w:noProof/>
          <w:lang w:val="en-US"/>
        </w:rPr>
        <w:t>16</w:t>
      </w:r>
      <w:r w:rsidRPr="00FB2643">
        <w:rPr>
          <w:rFonts w:cs="Times New Roman"/>
          <w:noProof/>
          <w:lang w:val="en-US"/>
        </w:rPr>
        <w:t>: 58–66.</w:t>
      </w:r>
    </w:p>
    <w:p w14:paraId="5A1D130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116</w:t>
      </w:r>
      <w:r w:rsidRPr="00FB2643">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FB2643">
        <w:rPr>
          <w:rFonts w:cs="Times New Roman"/>
          <w:i/>
          <w:iCs/>
          <w:noProof/>
          <w:lang w:val="en-US"/>
        </w:rPr>
        <w:t>Environ Health Perspect</w:t>
      </w:r>
      <w:r w:rsidRPr="00FB2643">
        <w:rPr>
          <w:rFonts w:cs="Times New Roman"/>
          <w:noProof/>
          <w:lang w:val="en-US"/>
        </w:rPr>
        <w:t xml:space="preserve"> 2006. DOI:10.1289/ehp.9074.</w:t>
      </w:r>
    </w:p>
    <w:p w14:paraId="286FC4F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117</w:t>
      </w:r>
      <w:r w:rsidRPr="00FB2643">
        <w:rPr>
          <w:rFonts w:cs="Times New Roman"/>
          <w:noProof/>
          <w:lang w:val="en-US"/>
        </w:rPr>
        <w:tab/>
        <w:t xml:space="preserve">Bobb JF, Dominici F, Peng RD. A Bayesian model averaging approach for estimating the relative risk of mortality associated with heat waves in 105 U.S. cities. </w:t>
      </w:r>
      <w:r w:rsidRPr="00FB2643">
        <w:rPr>
          <w:rFonts w:cs="Times New Roman"/>
          <w:i/>
          <w:iCs/>
          <w:noProof/>
          <w:lang w:val="en-US"/>
        </w:rPr>
        <w:t>Biometrics</w:t>
      </w:r>
      <w:r w:rsidRPr="00FB2643">
        <w:rPr>
          <w:rFonts w:cs="Times New Roman"/>
          <w:noProof/>
          <w:lang w:val="en-US"/>
        </w:rPr>
        <w:t xml:space="preserve"> 2011. DOI:10.1111/j.1541-0420.2011.01583.x.</w:t>
      </w:r>
    </w:p>
    <w:p w14:paraId="62E508C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118</w:t>
      </w:r>
      <w:r w:rsidRPr="00FB2643">
        <w:rPr>
          <w:rFonts w:cs="Times New Roman"/>
          <w:noProof/>
          <w:lang w:val="en-US"/>
        </w:rPr>
        <w:tab/>
        <w:t xml:space="preserve">Zanobetti A, O’Neill MS, Gronlund CJ, Schwartz JD. Summer temperature variability and long-term survival among elderly people with chronic disease. </w:t>
      </w:r>
      <w:r w:rsidRPr="00FB2643">
        <w:rPr>
          <w:rFonts w:cs="Times New Roman"/>
          <w:i/>
          <w:iCs/>
          <w:noProof/>
          <w:lang w:val="en-US"/>
        </w:rPr>
        <w:t>Proc Natl Acad Sci</w:t>
      </w:r>
      <w:r w:rsidRPr="00FB2643">
        <w:rPr>
          <w:rFonts w:cs="Times New Roman"/>
          <w:noProof/>
          <w:lang w:val="en-US"/>
        </w:rPr>
        <w:t xml:space="preserve"> 2012. DOI:10.1073/pnas.1113070109.</w:t>
      </w:r>
    </w:p>
    <w:p w14:paraId="078DD51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119</w:t>
      </w:r>
      <w:r w:rsidRPr="00FB2643">
        <w:rPr>
          <w:rFonts w:cs="Times New Roman"/>
          <w:noProof/>
          <w:lang w:val="en-US"/>
        </w:rPr>
        <w:tab/>
        <w:t xml:space="preserve">Carmona R, Díaz J, Mirón IJ, Ortiz C, Luna MY, Linares C. Mortality attributable to extreme temperatures in Spain: A comparative analysis by city. </w:t>
      </w:r>
      <w:r w:rsidRPr="00FB2643">
        <w:rPr>
          <w:rFonts w:cs="Times New Roman"/>
          <w:i/>
          <w:iCs/>
          <w:noProof/>
          <w:lang w:val="en-US"/>
        </w:rPr>
        <w:t>Environ Int</w:t>
      </w:r>
      <w:r w:rsidRPr="00FB2643">
        <w:rPr>
          <w:rFonts w:cs="Times New Roman"/>
          <w:noProof/>
          <w:lang w:val="en-US"/>
        </w:rPr>
        <w:t xml:space="preserve"> 2016. DOI:10.1016/j.envint.2016.02.018.</w:t>
      </w:r>
    </w:p>
    <w:p w14:paraId="6733B7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120</w:t>
      </w:r>
      <w:r w:rsidRPr="00FB2643">
        <w:rPr>
          <w:rFonts w:cs="Times New Roman"/>
          <w:noProof/>
          <w:lang w:val="en-US"/>
        </w:rPr>
        <w:tab/>
        <w:t xml:space="preserve">Le Tertre A, Lefranc AA, Eilstein D, </w:t>
      </w:r>
      <w:r w:rsidRPr="00FB2643">
        <w:rPr>
          <w:rFonts w:cs="Times New Roman"/>
          <w:i/>
          <w:iCs/>
          <w:noProof/>
          <w:lang w:val="en-US"/>
        </w:rPr>
        <w:t>et al.</w:t>
      </w:r>
      <w:r w:rsidRPr="00FB2643">
        <w:rPr>
          <w:rFonts w:cs="Times New Roman"/>
          <w:noProof/>
          <w:lang w:val="en-US"/>
        </w:rPr>
        <w:t xml:space="preserve"> Impact of the 2003 heatwave on all-cause mortality in 9 French cities. </w:t>
      </w:r>
      <w:r w:rsidRPr="00FB2643">
        <w:rPr>
          <w:rFonts w:cs="Times New Roman"/>
          <w:i/>
          <w:iCs/>
          <w:noProof/>
          <w:lang w:val="en-US"/>
        </w:rPr>
        <w:t>Epidemiology</w:t>
      </w:r>
      <w:r w:rsidRPr="00FB2643">
        <w:rPr>
          <w:rFonts w:cs="Times New Roman"/>
          <w:noProof/>
          <w:lang w:val="en-US"/>
        </w:rPr>
        <w:t xml:space="preserve"> 2006; </w:t>
      </w:r>
      <w:r w:rsidRPr="00FB2643">
        <w:rPr>
          <w:rFonts w:cs="Times New Roman"/>
          <w:b/>
          <w:bCs/>
          <w:noProof/>
          <w:lang w:val="en-US"/>
        </w:rPr>
        <w:t>17</w:t>
      </w:r>
      <w:r w:rsidRPr="00FB2643">
        <w:rPr>
          <w:rFonts w:cs="Times New Roman"/>
          <w:noProof/>
          <w:lang w:val="en-US"/>
        </w:rPr>
        <w:t>: 75–9.</w:t>
      </w:r>
    </w:p>
    <w:p w14:paraId="461F306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121</w:t>
      </w:r>
      <w:r w:rsidRPr="00FB2643">
        <w:rPr>
          <w:rFonts w:cs="Times New Roman"/>
          <w:noProof/>
          <w:lang w:val="en-US"/>
        </w:rPr>
        <w:tab/>
        <w:t xml:space="preserve">Sheridan SC, Lee CC, Allen MJ. The mortality response to absolute and relative temperature extremes. </w:t>
      </w:r>
      <w:r w:rsidRPr="00FB2643">
        <w:rPr>
          <w:rFonts w:cs="Times New Roman"/>
          <w:i/>
          <w:iCs/>
          <w:noProof/>
          <w:lang w:val="en-US"/>
        </w:rPr>
        <w:t>Environ Res public Heal</w:t>
      </w:r>
      <w:r w:rsidRPr="00FB2643">
        <w:rPr>
          <w:rFonts w:cs="Times New Roman"/>
          <w:noProof/>
          <w:lang w:val="en-US"/>
        </w:rPr>
        <w:t xml:space="preserve"> 2019.</w:t>
      </w:r>
    </w:p>
    <w:p w14:paraId="358FCB3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122</w:t>
      </w:r>
      <w:r w:rsidRPr="00FB2643">
        <w:rPr>
          <w:rFonts w:cs="Times New Roman"/>
          <w:noProof/>
          <w:lang w:val="en-US"/>
        </w:rPr>
        <w:tab/>
        <w:t xml:space="preserve">Baccini M, Biggeri A, Accetta G, </w:t>
      </w:r>
      <w:r w:rsidRPr="00FB2643">
        <w:rPr>
          <w:rFonts w:cs="Times New Roman"/>
          <w:i/>
          <w:iCs/>
          <w:noProof/>
          <w:lang w:val="en-US"/>
        </w:rPr>
        <w:t>et al.</w:t>
      </w:r>
      <w:r w:rsidRPr="00FB2643">
        <w:rPr>
          <w:rFonts w:cs="Times New Roman"/>
          <w:noProof/>
          <w:lang w:val="en-US"/>
        </w:rPr>
        <w:t xml:space="preserve"> Heat effects on mortality in 15 European cities. </w:t>
      </w:r>
      <w:r w:rsidRPr="00FB2643">
        <w:rPr>
          <w:rFonts w:cs="Times New Roman"/>
          <w:i/>
          <w:iCs/>
          <w:noProof/>
          <w:lang w:val="en-US"/>
        </w:rPr>
        <w:t>Epidemiology</w:t>
      </w:r>
      <w:r w:rsidRPr="00FB2643">
        <w:rPr>
          <w:rFonts w:cs="Times New Roman"/>
          <w:noProof/>
          <w:lang w:val="en-US"/>
        </w:rPr>
        <w:t xml:space="preserve"> 2008. DOI:10.1097/EDE.0b013e318176bfcd.</w:t>
      </w:r>
    </w:p>
    <w:p w14:paraId="6873A58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123</w:t>
      </w:r>
      <w:r w:rsidRPr="00FB2643">
        <w:rPr>
          <w:rFonts w:cs="Times New Roman"/>
          <w:noProof/>
          <w:lang w:val="en-US"/>
        </w:rPr>
        <w:tab/>
        <w:t xml:space="preserve">Stafoggia M, Forastiere F, Agostini D, </w:t>
      </w:r>
      <w:r w:rsidRPr="00FB2643">
        <w:rPr>
          <w:rFonts w:cs="Times New Roman"/>
          <w:i/>
          <w:iCs/>
          <w:noProof/>
          <w:lang w:val="en-US"/>
        </w:rPr>
        <w:t>et al.</w:t>
      </w:r>
      <w:r w:rsidRPr="00FB2643">
        <w:rPr>
          <w:rFonts w:cs="Times New Roman"/>
          <w:noProof/>
          <w:lang w:val="en-US"/>
        </w:rPr>
        <w:t xml:space="preserve"> Vulnerability to heat-related mortality: A multicity, population-based, case-crossover analysis. </w:t>
      </w:r>
      <w:r w:rsidRPr="00FB2643">
        <w:rPr>
          <w:rFonts w:cs="Times New Roman"/>
          <w:i/>
          <w:iCs/>
          <w:noProof/>
          <w:lang w:val="en-US"/>
        </w:rPr>
        <w:t>Epidemiology</w:t>
      </w:r>
      <w:r w:rsidRPr="00FB2643">
        <w:rPr>
          <w:rFonts w:cs="Times New Roman"/>
          <w:noProof/>
          <w:lang w:val="en-US"/>
        </w:rPr>
        <w:t xml:space="preserve"> 2006. DOI:10.1097/01.ede.0000208477.36665.34.</w:t>
      </w:r>
    </w:p>
    <w:p w14:paraId="37A19D0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124</w:t>
      </w:r>
      <w:r w:rsidRPr="00FB2643">
        <w:rPr>
          <w:rFonts w:cs="Times New Roman"/>
          <w:noProof/>
          <w:lang w:val="en-US"/>
        </w:rPr>
        <w:tab/>
        <w:t xml:space="preserve">Gasparrini A, Armstrong B, Kovats S, Wilkinson P. The effect of high temperatures on cause-specific mortality in England and Wales. </w:t>
      </w:r>
      <w:r w:rsidRPr="00FB2643">
        <w:rPr>
          <w:rFonts w:cs="Times New Roman"/>
          <w:i/>
          <w:iCs/>
          <w:noProof/>
          <w:lang w:val="en-US"/>
        </w:rPr>
        <w:t>Occup Environ Med</w:t>
      </w:r>
      <w:r w:rsidRPr="00FB2643">
        <w:rPr>
          <w:rFonts w:cs="Times New Roman"/>
          <w:noProof/>
          <w:lang w:val="en-US"/>
        </w:rPr>
        <w:t xml:space="preserve"> 2012. DOI:10.1136/oem.2010.059782.</w:t>
      </w:r>
    </w:p>
    <w:p w14:paraId="4E1315B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125</w:t>
      </w:r>
      <w:r w:rsidRPr="00FB2643">
        <w:rPr>
          <w:rFonts w:cs="Times New Roman"/>
          <w:noProof/>
          <w:lang w:val="en-US"/>
        </w:rPr>
        <w:tab/>
        <w:t xml:space="preserve">Bennett JE, Blangiardo M, Fecht D, Elliott P, Ezzati M. Vulnerability to the mortality effects of warm temperature in the districts of England and Wales. </w:t>
      </w:r>
      <w:r w:rsidRPr="00FB2643">
        <w:rPr>
          <w:rFonts w:cs="Times New Roman"/>
          <w:i/>
          <w:iCs/>
          <w:noProof/>
          <w:lang w:val="en-US"/>
        </w:rPr>
        <w:t>Nat Clim Chang</w:t>
      </w:r>
      <w:r w:rsidRPr="00FB2643">
        <w:rPr>
          <w:rFonts w:cs="Times New Roman"/>
          <w:noProof/>
          <w:lang w:val="en-US"/>
        </w:rPr>
        <w:t xml:space="preserve"> </w:t>
      </w:r>
      <w:r w:rsidRPr="00FB2643">
        <w:rPr>
          <w:rFonts w:cs="Times New Roman"/>
          <w:noProof/>
          <w:lang w:val="en-US"/>
        </w:rPr>
        <w:lastRenderedPageBreak/>
        <w:t xml:space="preserve">2014; </w:t>
      </w:r>
      <w:r w:rsidRPr="00FB2643">
        <w:rPr>
          <w:rFonts w:cs="Times New Roman"/>
          <w:b/>
          <w:bCs/>
          <w:noProof/>
          <w:lang w:val="en-US"/>
        </w:rPr>
        <w:t>4</w:t>
      </w:r>
      <w:r w:rsidRPr="00FB2643">
        <w:rPr>
          <w:rFonts w:cs="Times New Roman"/>
          <w:noProof/>
          <w:lang w:val="en-US"/>
        </w:rPr>
        <w:t>: 269–73.</w:t>
      </w:r>
    </w:p>
    <w:p w14:paraId="4D34584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126</w:t>
      </w:r>
      <w:r w:rsidRPr="00FB2643">
        <w:rPr>
          <w:rFonts w:cs="Times New Roman"/>
          <w:noProof/>
          <w:lang w:val="en-US"/>
        </w:rPr>
        <w:tab/>
        <w:t xml:space="preserve">Ishigami A, Hajat S, Kovats RS, </w:t>
      </w:r>
      <w:r w:rsidRPr="00FB2643">
        <w:rPr>
          <w:rFonts w:cs="Times New Roman"/>
          <w:i/>
          <w:iCs/>
          <w:noProof/>
          <w:lang w:val="en-US"/>
        </w:rPr>
        <w:t>et al.</w:t>
      </w:r>
      <w:r w:rsidRPr="00FB2643">
        <w:rPr>
          <w:rFonts w:cs="Times New Roman"/>
          <w:noProof/>
          <w:lang w:val="en-US"/>
        </w:rPr>
        <w:t xml:space="preserve"> An ecological time-series study of heat-related mortality in three European cities. </w:t>
      </w:r>
      <w:r w:rsidRPr="00FB2643">
        <w:rPr>
          <w:rFonts w:cs="Times New Roman"/>
          <w:i/>
          <w:iCs/>
          <w:noProof/>
          <w:lang w:val="en-US"/>
        </w:rPr>
        <w:t>Environ Heal A Glob Access Sci Source</w:t>
      </w:r>
      <w:r w:rsidRPr="00FB2643">
        <w:rPr>
          <w:rFonts w:cs="Times New Roman"/>
          <w:noProof/>
          <w:lang w:val="en-US"/>
        </w:rPr>
        <w:t xml:space="preserve"> 2008. DOI:10.1186/1476-069X-7-5.</w:t>
      </w:r>
    </w:p>
    <w:p w14:paraId="6C2B9D5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127</w:t>
      </w:r>
      <w:r w:rsidRPr="00FB2643">
        <w:rPr>
          <w:rFonts w:cs="Times New Roman"/>
          <w:noProof/>
          <w:lang w:val="en-US"/>
        </w:rPr>
        <w:tab/>
        <w:t xml:space="preserve">Kolb S, Radon K, Valois MF, Héguy L, Goldberg MS. The short-term influence of weather on daily mortality in congestive heart failure. </w:t>
      </w:r>
      <w:r w:rsidRPr="00FB2643">
        <w:rPr>
          <w:rFonts w:cs="Times New Roman"/>
          <w:i/>
          <w:iCs/>
          <w:noProof/>
          <w:lang w:val="en-US"/>
        </w:rPr>
        <w:t>Arch Environ Occup Heal</w:t>
      </w:r>
      <w:r w:rsidRPr="00FB2643">
        <w:rPr>
          <w:rFonts w:cs="Times New Roman"/>
          <w:noProof/>
          <w:lang w:val="en-US"/>
        </w:rPr>
        <w:t xml:space="preserve"> 2007. DOI:10.3200/AEOH.62.4.169-176.</w:t>
      </w:r>
    </w:p>
    <w:p w14:paraId="604014F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128</w:t>
      </w:r>
      <w:r w:rsidRPr="00FB2643">
        <w:rPr>
          <w:rFonts w:cs="Times New Roman"/>
          <w:noProof/>
          <w:lang w:val="en-US"/>
        </w:rPr>
        <w:tab/>
        <w:t xml:space="preserve">Kunst AE, Looman CWN, Mackenbach JP. Outdoor air temperature and mortality in the Netherlands: A time-series analysis. </w:t>
      </w:r>
      <w:r w:rsidRPr="00FB2643">
        <w:rPr>
          <w:rFonts w:cs="Times New Roman"/>
          <w:i/>
          <w:iCs/>
          <w:noProof/>
          <w:lang w:val="en-US"/>
        </w:rPr>
        <w:t>Am J Epidemiol</w:t>
      </w:r>
      <w:r w:rsidRPr="00FB2643">
        <w:rPr>
          <w:rFonts w:cs="Times New Roman"/>
          <w:noProof/>
          <w:lang w:val="en-US"/>
        </w:rPr>
        <w:t xml:space="preserve"> 1993. DOI:10.1093/oxfordjournals.aje.a116680.</w:t>
      </w:r>
    </w:p>
    <w:p w14:paraId="1571BD2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129</w:t>
      </w:r>
      <w:r w:rsidRPr="00FB2643">
        <w:rPr>
          <w:rFonts w:cs="Times New Roman"/>
          <w:noProof/>
          <w:lang w:val="en-US"/>
        </w:rPr>
        <w:tab/>
        <w:t xml:space="preserve">Dilaveris P, Synetos A, Giannopoulos G, Gialafos E, Pantazis A, Stefanadis C. Climate impacts on myocardial infarction deaths in the Athens Territory: The CLIMATE study. </w:t>
      </w:r>
      <w:r w:rsidRPr="00FB2643">
        <w:rPr>
          <w:rFonts w:cs="Times New Roman"/>
          <w:i/>
          <w:iCs/>
          <w:noProof/>
          <w:lang w:val="en-US"/>
        </w:rPr>
        <w:t>Heart</w:t>
      </w:r>
      <w:r w:rsidRPr="00FB2643">
        <w:rPr>
          <w:rFonts w:cs="Times New Roman"/>
          <w:noProof/>
          <w:lang w:val="en-US"/>
        </w:rPr>
        <w:t xml:space="preserve"> 2006. DOI:10.1136/hrt.2006.091884.</w:t>
      </w:r>
    </w:p>
    <w:p w14:paraId="4771233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130</w:t>
      </w:r>
      <w:r w:rsidRPr="00FB2643">
        <w:rPr>
          <w:rFonts w:cs="Times New Roman"/>
          <w:noProof/>
          <w:lang w:val="en-US"/>
        </w:rPr>
        <w:tab/>
        <w:t xml:space="preserve">Wilmshurst P. Temperature and cardiovascular mortality. </w:t>
      </w:r>
      <w:r w:rsidRPr="00FB2643">
        <w:rPr>
          <w:rFonts w:cs="Times New Roman"/>
          <w:i/>
          <w:iCs/>
          <w:noProof/>
          <w:lang w:val="en-US"/>
        </w:rPr>
        <w:t>BMJ</w:t>
      </w:r>
      <w:r w:rsidRPr="00FB2643">
        <w:rPr>
          <w:rFonts w:cs="Times New Roman"/>
          <w:noProof/>
          <w:lang w:val="en-US"/>
        </w:rPr>
        <w:t xml:space="preserve"> 1994. DOI:10.1136/bmj.309.6961.1029.</w:t>
      </w:r>
    </w:p>
    <w:p w14:paraId="5A61678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131</w:t>
      </w:r>
      <w:r w:rsidRPr="00FB2643">
        <w:rPr>
          <w:rFonts w:cs="Times New Roman"/>
          <w:noProof/>
          <w:lang w:val="en-US"/>
        </w:rPr>
        <w:tab/>
        <w:t xml:space="preserve">Michelozzi P, Accetta G, De Sario M, </w:t>
      </w:r>
      <w:r w:rsidRPr="00FB2643">
        <w:rPr>
          <w:rFonts w:cs="Times New Roman"/>
          <w:i/>
          <w:iCs/>
          <w:noProof/>
          <w:lang w:val="en-US"/>
        </w:rPr>
        <w:t>et al.</w:t>
      </w:r>
      <w:r w:rsidRPr="00FB2643">
        <w:rPr>
          <w:rFonts w:cs="Times New Roman"/>
          <w:noProof/>
          <w:lang w:val="en-US"/>
        </w:rPr>
        <w:t xml:space="preserve"> High temperature and hospitalizations for cardiovascular and respiratory causes in 12 european cities. </w:t>
      </w:r>
      <w:r w:rsidRPr="00FB2643">
        <w:rPr>
          <w:rFonts w:cs="Times New Roman"/>
          <w:i/>
          <w:iCs/>
          <w:noProof/>
          <w:lang w:val="en-US"/>
        </w:rPr>
        <w:t>Am J Respir Crit Care Med</w:t>
      </w:r>
      <w:r w:rsidRPr="00FB2643">
        <w:rPr>
          <w:rFonts w:cs="Times New Roman"/>
          <w:noProof/>
          <w:lang w:val="en-US"/>
        </w:rPr>
        <w:t xml:space="preserve"> 2009. DOI:10.1164/rccm.200802-217OC.</w:t>
      </w:r>
    </w:p>
    <w:p w14:paraId="65CD586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132</w:t>
      </w:r>
      <w:r w:rsidRPr="00FB2643">
        <w:rPr>
          <w:rFonts w:cs="Times New Roman"/>
          <w:noProof/>
          <w:lang w:val="en-US"/>
        </w:rPr>
        <w:tab/>
        <w:t xml:space="preserve">Keatinge WR, Coleshaw SRK, Easton JC, Cotter F, Mattock MB, Chelliah R. Increased platelet and red cell counts, blood viscosity, and plasma cholesterol levels during heat stress, and mortality from coronary and cerebral thrombosis. </w:t>
      </w:r>
      <w:r w:rsidRPr="00FB2643">
        <w:rPr>
          <w:rFonts w:cs="Times New Roman"/>
          <w:i/>
          <w:iCs/>
          <w:noProof/>
          <w:lang w:val="en-US"/>
        </w:rPr>
        <w:t>Am J Med</w:t>
      </w:r>
      <w:r w:rsidRPr="00FB2643">
        <w:rPr>
          <w:rFonts w:cs="Times New Roman"/>
          <w:noProof/>
          <w:lang w:val="en-US"/>
        </w:rPr>
        <w:t xml:space="preserve"> 1986. DOI:10.1016/0002-9343(86)90348-7.</w:t>
      </w:r>
    </w:p>
    <w:p w14:paraId="11C4F6E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133</w:t>
      </w:r>
      <w:r w:rsidRPr="00FB2643">
        <w:rPr>
          <w:rFonts w:cs="Times New Roman"/>
          <w:noProof/>
          <w:lang w:val="en-US"/>
        </w:rPr>
        <w:tab/>
        <w:t xml:space="preserve">Orru H, Åström DO. Increases in external cause mortality due to high and low temperatures: evidence from northeastern Europe. </w:t>
      </w:r>
      <w:r w:rsidRPr="00FB2643">
        <w:rPr>
          <w:rFonts w:cs="Times New Roman"/>
          <w:i/>
          <w:iCs/>
          <w:noProof/>
          <w:lang w:val="en-US"/>
        </w:rPr>
        <w:t>Int J Biometeorol</w:t>
      </w:r>
      <w:r w:rsidRPr="00FB2643">
        <w:rPr>
          <w:rFonts w:cs="Times New Roman"/>
          <w:noProof/>
          <w:lang w:val="en-US"/>
        </w:rPr>
        <w:t xml:space="preserve"> 2017. DOI:10.1007/s00484-016-1270-4.</w:t>
      </w:r>
    </w:p>
    <w:p w14:paraId="4C41D2F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134</w:t>
      </w:r>
      <w:r w:rsidRPr="00FB2643">
        <w:rPr>
          <w:rFonts w:cs="Times New Roman"/>
          <w:noProof/>
          <w:lang w:val="en-US"/>
        </w:rPr>
        <w:tab/>
        <w:t xml:space="preserve">Rey G, Jougla E, Fouillet A, </w:t>
      </w:r>
      <w:r w:rsidRPr="00FB2643">
        <w:rPr>
          <w:rFonts w:cs="Times New Roman"/>
          <w:i/>
          <w:iCs/>
          <w:noProof/>
          <w:lang w:val="en-US"/>
        </w:rPr>
        <w:t>et al.</w:t>
      </w:r>
      <w:r w:rsidRPr="00FB2643">
        <w:rPr>
          <w:rFonts w:cs="Times New Roman"/>
          <w:noProof/>
          <w:lang w:val="en-US"/>
        </w:rPr>
        <w:t xml:space="preserve"> The impact of major heat waves on all-cause and cause-specific mortality in France from 1971 to 2003. </w:t>
      </w:r>
      <w:r w:rsidRPr="00FB2643">
        <w:rPr>
          <w:rFonts w:cs="Times New Roman"/>
          <w:i/>
          <w:iCs/>
          <w:noProof/>
          <w:lang w:val="en-US"/>
        </w:rPr>
        <w:t>Int Arch Occup Environ Health</w:t>
      </w:r>
      <w:r w:rsidRPr="00FB2643">
        <w:rPr>
          <w:rFonts w:cs="Times New Roman"/>
          <w:noProof/>
          <w:lang w:val="en-US"/>
        </w:rPr>
        <w:t xml:space="preserve"> 2007. DOI:10.1007/s00420-007-0173-4.</w:t>
      </w:r>
    </w:p>
    <w:p w14:paraId="1446302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135</w:t>
      </w:r>
      <w:r w:rsidRPr="00FB2643">
        <w:rPr>
          <w:rFonts w:cs="Times New Roman"/>
          <w:noProof/>
          <w:lang w:val="en-US"/>
        </w:rPr>
        <w:tab/>
        <w:t xml:space="preserve">Xiang J, Bi P, Pisaniello D, Hansen A. Health impacts of workplace heat exposure: An epidemiological review. </w:t>
      </w:r>
      <w:r w:rsidRPr="00FB2643">
        <w:rPr>
          <w:rFonts w:cs="Times New Roman"/>
          <w:i/>
          <w:iCs/>
          <w:noProof/>
          <w:lang w:val="en-US"/>
        </w:rPr>
        <w:t>Ind Health</w:t>
      </w:r>
      <w:r w:rsidRPr="00FB2643">
        <w:rPr>
          <w:rFonts w:cs="Times New Roman"/>
          <w:noProof/>
          <w:lang w:val="en-US"/>
        </w:rPr>
        <w:t xml:space="preserve"> 2014; </w:t>
      </w:r>
      <w:r w:rsidRPr="00FB2643">
        <w:rPr>
          <w:rFonts w:cs="Times New Roman"/>
          <w:b/>
          <w:bCs/>
          <w:noProof/>
          <w:lang w:val="en-US"/>
        </w:rPr>
        <w:t>52</w:t>
      </w:r>
      <w:r w:rsidRPr="00FB2643">
        <w:rPr>
          <w:rFonts w:cs="Times New Roman"/>
          <w:noProof/>
          <w:lang w:val="en-US"/>
        </w:rPr>
        <w:t>: 91–101.</w:t>
      </w:r>
    </w:p>
    <w:p w14:paraId="63B248B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136</w:t>
      </w:r>
      <w:r w:rsidRPr="00FB2643">
        <w:rPr>
          <w:rFonts w:cs="Times New Roman"/>
          <w:noProof/>
          <w:lang w:val="en-US"/>
        </w:rPr>
        <w:tab/>
        <w:t xml:space="preserve">Xue T, Zhu T, Zheng Y, Zhang Q. Declines in mental health associated with air pollution and temperature variability in China. </w:t>
      </w:r>
      <w:r w:rsidRPr="00FB2643">
        <w:rPr>
          <w:rFonts w:cs="Times New Roman"/>
          <w:i/>
          <w:iCs/>
          <w:noProof/>
          <w:lang w:val="en-US"/>
        </w:rPr>
        <w:t>Nat Commun</w:t>
      </w:r>
      <w:r w:rsidRPr="00FB2643">
        <w:rPr>
          <w:rFonts w:cs="Times New Roman"/>
          <w:noProof/>
          <w:lang w:val="en-US"/>
        </w:rPr>
        <w:t xml:space="preserve"> 2019; </w:t>
      </w:r>
      <w:r w:rsidRPr="00FB2643">
        <w:rPr>
          <w:rFonts w:cs="Times New Roman"/>
          <w:b/>
          <w:bCs/>
          <w:noProof/>
          <w:lang w:val="en-US"/>
        </w:rPr>
        <w:t>10</w:t>
      </w:r>
      <w:r w:rsidRPr="00FB2643">
        <w:rPr>
          <w:rFonts w:cs="Times New Roman"/>
          <w:noProof/>
          <w:lang w:val="en-US"/>
        </w:rPr>
        <w:t>: 2165.</w:t>
      </w:r>
    </w:p>
    <w:p w14:paraId="499D958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137</w:t>
      </w:r>
      <w:r w:rsidRPr="00FB2643">
        <w:rPr>
          <w:rFonts w:cs="Times New Roman"/>
          <w:noProof/>
          <w:lang w:val="en-US"/>
        </w:rPr>
        <w:tab/>
        <w:t xml:space="preserve">Newell GR, Waggoner DE. Cancer mortality and environmental temperature in the United States. </w:t>
      </w:r>
      <w:r w:rsidRPr="00FB2643">
        <w:rPr>
          <w:rFonts w:cs="Times New Roman"/>
          <w:i/>
          <w:iCs/>
          <w:noProof/>
          <w:lang w:val="en-US"/>
        </w:rPr>
        <w:t>Lancet</w:t>
      </w:r>
      <w:r w:rsidRPr="00FB2643">
        <w:rPr>
          <w:rFonts w:cs="Times New Roman"/>
          <w:noProof/>
          <w:lang w:val="en-US"/>
        </w:rPr>
        <w:t xml:space="preserve"> 1970. DOI:10.1016/S0140-6736(70)90988-8.</w:t>
      </w:r>
    </w:p>
    <w:p w14:paraId="3D7E93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138</w:t>
      </w:r>
      <w:r w:rsidRPr="00FB2643">
        <w:rPr>
          <w:rFonts w:cs="Times New Roman"/>
          <w:noProof/>
          <w:lang w:val="en-US"/>
        </w:rPr>
        <w:tab/>
        <w:t xml:space="preserve">Choi KS, Inoue S, Shinozaki R. Air pollution, temperature, and regional differences in lung cancer mortality in japan. </w:t>
      </w:r>
      <w:r w:rsidRPr="00FB2643">
        <w:rPr>
          <w:rFonts w:cs="Times New Roman"/>
          <w:i/>
          <w:iCs/>
          <w:noProof/>
          <w:lang w:val="en-US"/>
        </w:rPr>
        <w:t>Arch Environ Health</w:t>
      </w:r>
      <w:r w:rsidRPr="00FB2643">
        <w:rPr>
          <w:rFonts w:cs="Times New Roman"/>
          <w:noProof/>
          <w:lang w:val="en-US"/>
        </w:rPr>
        <w:t xml:space="preserve"> 1997. DOI:10.1080/00039899709602881.</w:t>
      </w:r>
    </w:p>
    <w:p w14:paraId="3BFD6E7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139</w:t>
      </w:r>
      <w:r w:rsidRPr="00FB2643">
        <w:rPr>
          <w:rFonts w:cs="Times New Roman"/>
          <w:noProof/>
          <w:lang w:val="en-US"/>
        </w:rPr>
        <w:tab/>
        <w:t xml:space="preserve">Yan YY. The influence of weather on human mortality in Hong Kong. </w:t>
      </w:r>
      <w:r w:rsidRPr="00FB2643">
        <w:rPr>
          <w:rFonts w:cs="Times New Roman"/>
          <w:i/>
          <w:iCs/>
          <w:noProof/>
          <w:lang w:val="en-US"/>
        </w:rPr>
        <w:t>Soc Sci Med</w:t>
      </w:r>
      <w:r w:rsidRPr="00FB2643">
        <w:rPr>
          <w:rFonts w:cs="Times New Roman"/>
          <w:noProof/>
          <w:lang w:val="en-US"/>
        </w:rPr>
        <w:t xml:space="preserve"> 2000. DOI:10.1016/S0277-9536(99)00301-9.</w:t>
      </w:r>
    </w:p>
    <w:p w14:paraId="0483D2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140</w:t>
      </w:r>
      <w:r w:rsidRPr="00FB2643">
        <w:rPr>
          <w:rFonts w:cs="Times New Roman"/>
          <w:noProof/>
          <w:lang w:val="en-US"/>
        </w:rPr>
        <w:tab/>
        <w:t xml:space="preserve">Ito K, Thurston GD. Daily PM10/mortality associations: an investigations of at-risk subpopulations. </w:t>
      </w:r>
      <w:r w:rsidRPr="00FB2643">
        <w:rPr>
          <w:rFonts w:cs="Times New Roman"/>
          <w:i/>
          <w:iCs/>
          <w:noProof/>
          <w:lang w:val="en-US"/>
        </w:rPr>
        <w:t>J Expo Anal Environ Epidemiol</w:t>
      </w:r>
      <w:r w:rsidRPr="00FB2643">
        <w:rPr>
          <w:rFonts w:cs="Times New Roman"/>
          <w:noProof/>
          <w:lang w:val="en-US"/>
        </w:rPr>
        <w:t xml:space="preserve"> 1996.</w:t>
      </w:r>
    </w:p>
    <w:p w14:paraId="5020077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141</w:t>
      </w:r>
      <w:r w:rsidRPr="00FB2643">
        <w:rPr>
          <w:rFonts w:cs="Times New Roman"/>
          <w:noProof/>
          <w:lang w:val="en-US"/>
        </w:rPr>
        <w:tab/>
        <w:t xml:space="preserve">Glaser J, Lemery J, Rajagopalan B, </w:t>
      </w:r>
      <w:r w:rsidRPr="00FB2643">
        <w:rPr>
          <w:rFonts w:cs="Times New Roman"/>
          <w:i/>
          <w:iCs/>
          <w:noProof/>
          <w:lang w:val="en-US"/>
        </w:rPr>
        <w:t>et al.</w:t>
      </w:r>
      <w:r w:rsidRPr="00FB2643">
        <w:rPr>
          <w:rFonts w:cs="Times New Roman"/>
          <w:noProof/>
          <w:lang w:val="en-US"/>
        </w:rPr>
        <w:t xml:space="preserve"> Climate change and the emergent epidemic of CKD from heat stress in rural communities: The case for heat stress nephropathy. </w:t>
      </w:r>
      <w:r w:rsidRPr="00FB2643">
        <w:rPr>
          <w:rFonts w:cs="Times New Roman"/>
          <w:i/>
          <w:iCs/>
          <w:noProof/>
          <w:lang w:val="en-US"/>
        </w:rPr>
        <w:t>Clin J Am Soc Nephrol</w:t>
      </w:r>
      <w:r w:rsidRPr="00FB2643">
        <w:rPr>
          <w:rFonts w:cs="Times New Roman"/>
          <w:noProof/>
          <w:lang w:val="en-US"/>
        </w:rPr>
        <w:t xml:space="preserve"> 2016. DOI:10.2215/CJN.13841215.</w:t>
      </w:r>
    </w:p>
    <w:p w14:paraId="77CC0A4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142</w:t>
      </w:r>
      <w:r w:rsidRPr="00FB2643">
        <w:rPr>
          <w:rFonts w:cs="Times New Roman"/>
          <w:noProof/>
          <w:lang w:val="en-US"/>
        </w:rPr>
        <w:tab/>
        <w:t xml:space="preserve">Pearce N, Caplin B. Let’s take the heat out of the CKDu debate: more evidence is needed. </w:t>
      </w:r>
      <w:r w:rsidRPr="00FB2643">
        <w:rPr>
          <w:rFonts w:cs="Times New Roman"/>
          <w:i/>
          <w:iCs/>
          <w:noProof/>
          <w:lang w:val="en-US"/>
        </w:rPr>
        <w:t>Occup Environ Med</w:t>
      </w:r>
      <w:r w:rsidRPr="00FB2643">
        <w:rPr>
          <w:rFonts w:cs="Times New Roman"/>
          <w:noProof/>
          <w:lang w:val="en-US"/>
        </w:rPr>
        <w:t xml:space="preserve"> 2019. DOI:10.1136/oemed-2018-105427.</w:t>
      </w:r>
    </w:p>
    <w:p w14:paraId="69B3CED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143</w:t>
      </w:r>
      <w:r w:rsidRPr="00FB2643">
        <w:rPr>
          <w:rFonts w:cs="Times New Roman"/>
          <w:noProof/>
          <w:lang w:val="en-US"/>
        </w:rPr>
        <w:tab/>
        <w:t xml:space="preserve">Burse RL. Sex differences in human thermoregulatory response to heat and cold stress. </w:t>
      </w:r>
      <w:r w:rsidRPr="00FB2643">
        <w:rPr>
          <w:rFonts w:cs="Times New Roman"/>
          <w:i/>
          <w:iCs/>
          <w:noProof/>
          <w:lang w:val="en-US"/>
        </w:rPr>
        <w:t>Hum Factors J Hum Factors Ergon Soc</w:t>
      </w:r>
      <w:r w:rsidRPr="00FB2643">
        <w:rPr>
          <w:rFonts w:cs="Times New Roman"/>
          <w:noProof/>
          <w:lang w:val="en-US"/>
        </w:rPr>
        <w:t xml:space="preserve"> 1979. DOI:10.1177/001872087912210606.</w:t>
      </w:r>
    </w:p>
    <w:p w14:paraId="3211ED3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144</w:t>
      </w:r>
      <w:r w:rsidRPr="00FB2643">
        <w:rPr>
          <w:rFonts w:cs="Times New Roman"/>
          <w:noProof/>
          <w:lang w:val="en-US"/>
        </w:rPr>
        <w:tab/>
        <w:t xml:space="preserve">Hajat S, Kovats RS, Lachowycz K. Heat-related and cold-related deaths in England and Wales: Who is at risk? </w:t>
      </w:r>
      <w:r w:rsidRPr="00FB2643">
        <w:rPr>
          <w:rFonts w:cs="Times New Roman"/>
          <w:i/>
          <w:iCs/>
          <w:noProof/>
          <w:lang w:val="en-US"/>
        </w:rPr>
        <w:t>Occup Environ Med</w:t>
      </w:r>
      <w:r w:rsidRPr="00FB2643">
        <w:rPr>
          <w:rFonts w:cs="Times New Roman"/>
          <w:noProof/>
          <w:lang w:val="en-US"/>
        </w:rPr>
        <w:t xml:space="preserve"> 2007. DOI:10.1136/oem.2006.029017.</w:t>
      </w:r>
    </w:p>
    <w:p w14:paraId="74C6F14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145</w:t>
      </w:r>
      <w:r w:rsidRPr="00FB2643">
        <w:rPr>
          <w:rFonts w:cs="Times New Roman"/>
          <w:noProof/>
          <w:lang w:val="en-US"/>
        </w:rPr>
        <w:tab/>
        <w:t xml:space="preserve">Díaz J, Linares C, Tobías A. Impact of extreme temperatures on daily mortality in Madrid (Spain) among the 45-64 age-group. </w:t>
      </w:r>
      <w:r w:rsidRPr="00FB2643">
        <w:rPr>
          <w:rFonts w:cs="Times New Roman"/>
          <w:i/>
          <w:iCs/>
          <w:noProof/>
          <w:lang w:val="en-US"/>
        </w:rPr>
        <w:t>Int J Biometeorol</w:t>
      </w:r>
      <w:r w:rsidRPr="00FB2643">
        <w:rPr>
          <w:rFonts w:cs="Times New Roman"/>
          <w:noProof/>
          <w:lang w:val="en-US"/>
        </w:rPr>
        <w:t xml:space="preserve"> 2006. DOI:10.1007/s00484-006-0033-z.</w:t>
      </w:r>
    </w:p>
    <w:p w14:paraId="0F244DB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146</w:t>
      </w:r>
      <w:r w:rsidRPr="00FB2643">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FB2643">
        <w:rPr>
          <w:rFonts w:cs="Times New Roman"/>
          <w:i/>
          <w:iCs/>
          <w:noProof/>
          <w:lang w:val="en-US"/>
        </w:rPr>
        <w:t>Int J Epidemiol</w:t>
      </w:r>
      <w:r w:rsidRPr="00FB2643">
        <w:rPr>
          <w:rFonts w:cs="Times New Roman"/>
          <w:noProof/>
          <w:lang w:val="en-US"/>
        </w:rPr>
        <w:t xml:space="preserve"> 2008. DOI:10.1093/ije/dyn094.</w:t>
      </w:r>
    </w:p>
    <w:p w14:paraId="7EC68CF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147</w:t>
      </w:r>
      <w:r w:rsidRPr="00FB2643">
        <w:rPr>
          <w:rFonts w:cs="Times New Roman"/>
          <w:noProof/>
          <w:lang w:val="en-US"/>
        </w:rPr>
        <w:tab/>
        <w:t xml:space="preserve">Rainham DGC, Smoyer-Tomic KE. The role of air pollution in the relationship between a heat stress index and human mortality in Toronto. </w:t>
      </w:r>
      <w:r w:rsidRPr="00FB2643">
        <w:rPr>
          <w:rFonts w:cs="Times New Roman"/>
          <w:i/>
          <w:iCs/>
          <w:noProof/>
          <w:lang w:val="en-US"/>
        </w:rPr>
        <w:t>Environ Res</w:t>
      </w:r>
      <w:r w:rsidRPr="00FB2643">
        <w:rPr>
          <w:rFonts w:cs="Times New Roman"/>
          <w:noProof/>
          <w:lang w:val="en-US"/>
        </w:rPr>
        <w:t xml:space="preserve"> 2003. DOI:10.1016/S0013-9351(03)00060-4.</w:t>
      </w:r>
    </w:p>
    <w:p w14:paraId="2219F8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148</w:t>
      </w:r>
      <w:r w:rsidRPr="00FB2643">
        <w:rPr>
          <w:rFonts w:cs="Times New Roman"/>
          <w:noProof/>
          <w:lang w:val="en-US"/>
        </w:rPr>
        <w:tab/>
        <w:t xml:space="preserve">Vaneckova P, Beggs PJ, de Dear RJ, McCracken KWJ. Effect of temperature on mortality during the six warmer months in Sydney, Australia, between 1993 and 2004. </w:t>
      </w:r>
      <w:r w:rsidRPr="00FB2643">
        <w:rPr>
          <w:rFonts w:cs="Times New Roman"/>
          <w:i/>
          <w:iCs/>
          <w:noProof/>
          <w:lang w:val="en-US"/>
        </w:rPr>
        <w:t>Environ Res</w:t>
      </w:r>
      <w:r w:rsidRPr="00FB2643">
        <w:rPr>
          <w:rFonts w:cs="Times New Roman"/>
          <w:noProof/>
          <w:lang w:val="en-US"/>
        </w:rPr>
        <w:t xml:space="preserve"> 2008. DOI:10.1016/j.envres.2008.07.015.</w:t>
      </w:r>
    </w:p>
    <w:p w14:paraId="595E55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149</w:t>
      </w:r>
      <w:r w:rsidRPr="00FB2643">
        <w:rPr>
          <w:rFonts w:cs="Times New Roman"/>
          <w:noProof/>
          <w:lang w:val="en-US"/>
        </w:rPr>
        <w:tab/>
        <w:t xml:space="preserve">El-Zein A, Tewtel-Salem M, Nehme G. A time-series analysis of mortality and air temperature in Greater Beirut. </w:t>
      </w:r>
      <w:r w:rsidRPr="00FB2643">
        <w:rPr>
          <w:rFonts w:cs="Times New Roman"/>
          <w:i/>
          <w:iCs/>
          <w:noProof/>
          <w:lang w:val="en-US"/>
        </w:rPr>
        <w:t>Sci Total Environ</w:t>
      </w:r>
      <w:r w:rsidRPr="00FB2643">
        <w:rPr>
          <w:rFonts w:cs="Times New Roman"/>
          <w:noProof/>
          <w:lang w:val="en-US"/>
        </w:rPr>
        <w:t xml:space="preserve"> 2004. DOI:10.1016/j.scitotenv.2004.02.027.</w:t>
      </w:r>
    </w:p>
    <w:p w14:paraId="12F4DA0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150</w:t>
      </w:r>
      <w:r w:rsidRPr="00FB2643">
        <w:rPr>
          <w:rFonts w:cs="Times New Roman"/>
          <w:noProof/>
          <w:lang w:val="en-US"/>
        </w:rPr>
        <w:tab/>
        <w:t xml:space="preserve">Hajat S, Vardoulakis S, Heaviside C, Eggen B. Climate change effects on human health: Projections of temperature-related mortality for the UK during the 2020s, 2050s and </w:t>
      </w:r>
      <w:r w:rsidRPr="00FB2643">
        <w:rPr>
          <w:rFonts w:cs="Times New Roman"/>
          <w:noProof/>
          <w:lang w:val="en-US"/>
        </w:rPr>
        <w:lastRenderedPageBreak/>
        <w:t xml:space="preserve">2080s. </w:t>
      </w:r>
      <w:r w:rsidRPr="00FB2643">
        <w:rPr>
          <w:rFonts w:cs="Times New Roman"/>
          <w:i/>
          <w:iCs/>
          <w:noProof/>
          <w:lang w:val="en-US"/>
        </w:rPr>
        <w:t>J Epidemiol Community Health</w:t>
      </w:r>
      <w:r w:rsidRPr="00FB2643">
        <w:rPr>
          <w:rFonts w:cs="Times New Roman"/>
          <w:noProof/>
          <w:lang w:val="en-US"/>
        </w:rPr>
        <w:t xml:space="preserve"> 2014. DOI:10.1136/jech-2013-202449.</w:t>
      </w:r>
    </w:p>
    <w:p w14:paraId="565C64B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151</w:t>
      </w:r>
      <w:r w:rsidRPr="00FB2643">
        <w:rPr>
          <w:rFonts w:cs="Times New Roman"/>
          <w:noProof/>
          <w:lang w:val="en-US"/>
        </w:rPr>
        <w:tab/>
        <w:t xml:space="preserve">Li T, Horton RM, Bader DA, </w:t>
      </w:r>
      <w:r w:rsidRPr="00FB2643">
        <w:rPr>
          <w:rFonts w:cs="Times New Roman"/>
          <w:i/>
          <w:iCs/>
          <w:noProof/>
          <w:lang w:val="en-US"/>
        </w:rPr>
        <w:t>et al.</w:t>
      </w:r>
      <w:r w:rsidRPr="00FB2643">
        <w:rPr>
          <w:rFonts w:cs="Times New Roman"/>
          <w:noProof/>
          <w:lang w:val="en-US"/>
        </w:rPr>
        <w:t xml:space="preserve"> Aging will amplify the heat-related mortality risk under a changing climate: Projection for the elderly in Beijing, China. </w:t>
      </w:r>
      <w:r w:rsidRPr="00FB2643">
        <w:rPr>
          <w:rFonts w:cs="Times New Roman"/>
          <w:i/>
          <w:iCs/>
          <w:noProof/>
          <w:lang w:val="en-US"/>
        </w:rPr>
        <w:t>Sci Rep</w:t>
      </w:r>
      <w:r w:rsidRPr="00FB2643">
        <w:rPr>
          <w:rFonts w:cs="Times New Roman"/>
          <w:noProof/>
          <w:lang w:val="en-US"/>
        </w:rPr>
        <w:t xml:space="preserve"> 2016. DOI:10.1038/srep28161.</w:t>
      </w:r>
    </w:p>
    <w:p w14:paraId="31902F6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152</w:t>
      </w:r>
      <w:r w:rsidRPr="00FB2643">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FB2643">
        <w:rPr>
          <w:rFonts w:cs="Times New Roman"/>
          <w:i/>
          <w:iCs/>
          <w:noProof/>
          <w:lang w:val="en-US"/>
        </w:rPr>
        <w:t>Int J Biometeorol</w:t>
      </w:r>
      <w:r w:rsidRPr="00FB2643">
        <w:rPr>
          <w:rFonts w:cs="Times New Roman"/>
          <w:noProof/>
          <w:lang w:val="en-US"/>
        </w:rPr>
        <w:t xml:space="preserve"> 2005. DOI:10.1007/s00484-005-0269-z.</w:t>
      </w:r>
    </w:p>
    <w:p w14:paraId="0377260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153</w:t>
      </w:r>
      <w:r w:rsidRPr="00FB2643">
        <w:rPr>
          <w:rFonts w:cs="Times New Roman"/>
          <w:noProof/>
          <w:lang w:val="en-US"/>
        </w:rPr>
        <w:tab/>
        <w:t xml:space="preserve">Gouveia N, Hajat S, Armstrong B. Socioeconomic differentials in the temperature-mortality relationship in São Paulo, Brazil. </w:t>
      </w:r>
      <w:r w:rsidRPr="00FB2643">
        <w:rPr>
          <w:rFonts w:cs="Times New Roman"/>
          <w:i/>
          <w:iCs/>
          <w:noProof/>
          <w:lang w:val="en-US"/>
        </w:rPr>
        <w:t>Int J Epidemiol</w:t>
      </w:r>
      <w:r w:rsidRPr="00FB2643">
        <w:rPr>
          <w:rFonts w:cs="Times New Roman"/>
          <w:noProof/>
          <w:lang w:val="en-US"/>
        </w:rPr>
        <w:t xml:space="preserve"> 2003. DOI:10.1093/ije/dyg077.</w:t>
      </w:r>
    </w:p>
    <w:p w14:paraId="0CF9FF4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154</w:t>
      </w:r>
      <w:r w:rsidRPr="00FB2643">
        <w:rPr>
          <w:rFonts w:cs="Times New Roman"/>
          <w:noProof/>
          <w:lang w:val="en-US"/>
        </w:rPr>
        <w:tab/>
        <w:t xml:space="preserve">Xu Y, Dadvand P, Barrera-Gómez J, </w:t>
      </w:r>
      <w:r w:rsidRPr="00FB2643">
        <w:rPr>
          <w:rFonts w:cs="Times New Roman"/>
          <w:i/>
          <w:iCs/>
          <w:noProof/>
          <w:lang w:val="en-US"/>
        </w:rPr>
        <w:t>et al.</w:t>
      </w:r>
      <w:r w:rsidRPr="00FB2643">
        <w:rPr>
          <w:rFonts w:cs="Times New Roman"/>
          <w:noProof/>
          <w:lang w:val="en-US"/>
        </w:rPr>
        <w:t xml:space="preserve"> Differences on the effect of heat waves on mortality by sociodemographic and urban landscape characteristics. </w:t>
      </w:r>
      <w:r w:rsidRPr="00FB2643">
        <w:rPr>
          <w:rFonts w:cs="Times New Roman"/>
          <w:i/>
          <w:iCs/>
          <w:noProof/>
          <w:lang w:val="en-US"/>
        </w:rPr>
        <w:t>J Epidemiol Community Health</w:t>
      </w:r>
      <w:r w:rsidRPr="00FB2643">
        <w:rPr>
          <w:rFonts w:cs="Times New Roman"/>
          <w:noProof/>
          <w:lang w:val="en-US"/>
        </w:rPr>
        <w:t xml:space="preserve"> 2013. DOI:10.1136/jech-2012-201899.</w:t>
      </w:r>
    </w:p>
    <w:p w14:paraId="6DC33DD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155</w:t>
      </w:r>
      <w:r w:rsidRPr="00FB2643">
        <w:rPr>
          <w:rFonts w:cs="Times New Roman"/>
          <w:noProof/>
          <w:lang w:val="en-US"/>
        </w:rPr>
        <w:tab/>
        <w:t xml:space="preserve">Rey G, Fouillet A, Bessemoulin P, </w:t>
      </w:r>
      <w:r w:rsidRPr="00FB2643">
        <w:rPr>
          <w:rFonts w:cs="Times New Roman"/>
          <w:i/>
          <w:iCs/>
          <w:noProof/>
          <w:lang w:val="en-US"/>
        </w:rPr>
        <w:t>et al.</w:t>
      </w:r>
      <w:r w:rsidRPr="00FB2643">
        <w:rPr>
          <w:rFonts w:cs="Times New Roman"/>
          <w:noProof/>
          <w:lang w:val="en-US"/>
        </w:rPr>
        <w:t xml:space="preserve"> Heat exposure and socio-economic vulnerability as synergistic factors in heat-wave-related mortality. </w:t>
      </w:r>
      <w:r w:rsidRPr="00FB2643">
        <w:rPr>
          <w:rFonts w:cs="Times New Roman"/>
          <w:i/>
          <w:iCs/>
          <w:noProof/>
          <w:lang w:val="en-US"/>
        </w:rPr>
        <w:t>Eur J Epidemiol</w:t>
      </w:r>
      <w:r w:rsidRPr="00FB2643">
        <w:rPr>
          <w:rFonts w:cs="Times New Roman"/>
          <w:noProof/>
          <w:lang w:val="en-US"/>
        </w:rPr>
        <w:t xml:space="preserve"> 2009. DOI:10.1007/s10654-009-9374-3.</w:t>
      </w:r>
    </w:p>
    <w:p w14:paraId="7628C61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156</w:t>
      </w:r>
      <w:r w:rsidRPr="00FB2643">
        <w:rPr>
          <w:rFonts w:cs="Times New Roman"/>
          <w:noProof/>
          <w:lang w:val="en-US"/>
        </w:rPr>
        <w:tab/>
        <w:t xml:space="preserve">Barnett AG, Tong S, Clements ACA. What measure of temperature is the best predictor of mortality? </w:t>
      </w:r>
      <w:r w:rsidRPr="00FB2643">
        <w:rPr>
          <w:rFonts w:cs="Times New Roman"/>
          <w:i/>
          <w:iCs/>
          <w:noProof/>
          <w:lang w:val="en-US"/>
        </w:rPr>
        <w:t>Environ Res</w:t>
      </w:r>
      <w:r w:rsidRPr="00FB2643">
        <w:rPr>
          <w:rFonts w:cs="Times New Roman"/>
          <w:noProof/>
          <w:lang w:val="en-US"/>
        </w:rPr>
        <w:t xml:space="preserve"> 2010. DOI:10.1016/j.envres.2010.05.006.</w:t>
      </w:r>
    </w:p>
    <w:p w14:paraId="1544176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157</w:t>
      </w:r>
      <w:r w:rsidRPr="00FB2643">
        <w:rPr>
          <w:rFonts w:cs="Times New Roman"/>
          <w:noProof/>
          <w:lang w:val="en-US"/>
        </w:rPr>
        <w:tab/>
        <w:t>Fanger P. Thermal comfort: Analysis and applications in environmental engineering. McGraw-Hill, New York, 1972 DOI:10.1016/s0003-6870(72)80074-7.</w:t>
      </w:r>
    </w:p>
    <w:p w14:paraId="70439DE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158</w:t>
      </w:r>
      <w:r w:rsidRPr="00FB2643">
        <w:rPr>
          <w:rFonts w:cs="Times New Roman"/>
          <w:noProof/>
          <w:lang w:val="en-US"/>
        </w:rPr>
        <w:tab/>
        <w:t>Buckley JP, Samet JM, Richardson DB. Does air pollution confound studies of temperature? Epidemiology. 2014. DOI:10.1097/EDE.0000000000000051.</w:t>
      </w:r>
    </w:p>
    <w:p w14:paraId="6D0E1A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159</w:t>
      </w:r>
      <w:r w:rsidRPr="00FB2643">
        <w:rPr>
          <w:rFonts w:cs="Times New Roman"/>
          <w:noProof/>
          <w:lang w:val="en-US"/>
        </w:rPr>
        <w:tab/>
        <w:t xml:space="preserve">Saha M V., Davis RE, Hondula DM. Mortality displacement as a function of heat event strength in 7 US cities. </w:t>
      </w:r>
      <w:r w:rsidRPr="00FB2643">
        <w:rPr>
          <w:rFonts w:cs="Times New Roman"/>
          <w:i/>
          <w:iCs/>
          <w:noProof/>
          <w:lang w:val="en-US"/>
        </w:rPr>
        <w:t>Am J Epidemiol</w:t>
      </w:r>
      <w:r w:rsidRPr="00FB2643">
        <w:rPr>
          <w:rFonts w:cs="Times New Roman"/>
          <w:noProof/>
          <w:lang w:val="en-US"/>
        </w:rPr>
        <w:t xml:space="preserve"> 2014. DOI:10.1093/aje/kwt264.</w:t>
      </w:r>
    </w:p>
    <w:p w14:paraId="51247A8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160</w:t>
      </w:r>
      <w:r w:rsidRPr="00FB2643">
        <w:rPr>
          <w:rFonts w:cs="Times New Roman"/>
          <w:noProof/>
          <w:lang w:val="en-US"/>
        </w:rPr>
        <w:tab/>
        <w:t xml:space="preserve">Armstrong B, Gasparrini A, Hajat S. Estimating mortality displacement during and after heat waves. </w:t>
      </w:r>
      <w:r w:rsidRPr="00FB2643">
        <w:rPr>
          <w:rFonts w:cs="Times New Roman"/>
          <w:i/>
          <w:iCs/>
          <w:noProof/>
          <w:lang w:val="en-US"/>
        </w:rPr>
        <w:t>Am J Epidemiol</w:t>
      </w:r>
      <w:r w:rsidRPr="00FB2643">
        <w:rPr>
          <w:rFonts w:cs="Times New Roman"/>
          <w:noProof/>
          <w:lang w:val="en-US"/>
        </w:rPr>
        <w:t xml:space="preserve"> 2014. DOI:10.1093/aje/kwu083.</w:t>
      </w:r>
    </w:p>
    <w:p w14:paraId="7F7DA45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161</w:t>
      </w:r>
      <w:r w:rsidRPr="00FB2643">
        <w:rPr>
          <w:rFonts w:cs="Times New Roman"/>
          <w:noProof/>
          <w:lang w:val="en-US"/>
        </w:rPr>
        <w:tab/>
        <w:t xml:space="preserve">Armstrong B. Models for the relationship between ambient temperature and daily mortality. </w:t>
      </w:r>
      <w:r w:rsidRPr="00FB2643">
        <w:rPr>
          <w:rFonts w:cs="Times New Roman"/>
          <w:i/>
          <w:iCs/>
          <w:noProof/>
          <w:lang w:val="en-US"/>
        </w:rPr>
        <w:t>Epidemiology</w:t>
      </w:r>
      <w:r w:rsidRPr="00FB2643">
        <w:rPr>
          <w:rFonts w:cs="Times New Roman"/>
          <w:noProof/>
          <w:lang w:val="en-US"/>
        </w:rPr>
        <w:t xml:space="preserve"> 2006. DOI:10.1097/01.ede.0000239732.50999.8f.</w:t>
      </w:r>
    </w:p>
    <w:p w14:paraId="1215D3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162</w:t>
      </w:r>
      <w:r w:rsidRPr="00FB2643">
        <w:rPr>
          <w:rFonts w:cs="Times New Roman"/>
          <w:noProof/>
          <w:lang w:val="en-US"/>
        </w:rPr>
        <w:tab/>
        <w:t xml:space="preserve">Dominici F. Time-series analysis of air pollution and mortality: a statistical review. </w:t>
      </w:r>
      <w:r w:rsidRPr="00FB2643">
        <w:rPr>
          <w:rFonts w:cs="Times New Roman"/>
          <w:i/>
          <w:iCs/>
          <w:noProof/>
          <w:lang w:val="en-US"/>
        </w:rPr>
        <w:t>Res Rep Health Eff Inst</w:t>
      </w:r>
      <w:r w:rsidRPr="00FB2643">
        <w:rPr>
          <w:rFonts w:cs="Times New Roman"/>
          <w:noProof/>
          <w:lang w:val="en-US"/>
        </w:rPr>
        <w:t xml:space="preserve"> 2004.</w:t>
      </w:r>
    </w:p>
    <w:p w14:paraId="6A685CC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163</w:t>
      </w:r>
      <w:r w:rsidRPr="00FB2643">
        <w:rPr>
          <w:rFonts w:cs="Times New Roman"/>
          <w:noProof/>
          <w:lang w:val="en-US"/>
        </w:rPr>
        <w:tab/>
        <w:t xml:space="preserve">Armstrong BG, Gasparrini A, Tobias A. Conditional Poisson models: A flexible alternative to conditional logistic case cross-over analysis. </w:t>
      </w:r>
      <w:r w:rsidRPr="00FB2643">
        <w:rPr>
          <w:rFonts w:cs="Times New Roman"/>
          <w:i/>
          <w:iCs/>
          <w:noProof/>
          <w:lang w:val="en-US"/>
        </w:rPr>
        <w:t>BMC Med Res Methodol</w:t>
      </w:r>
      <w:r w:rsidRPr="00FB2643">
        <w:rPr>
          <w:rFonts w:cs="Times New Roman"/>
          <w:noProof/>
          <w:lang w:val="en-US"/>
        </w:rPr>
        <w:t xml:space="preserve"> 2014. DOI:10.1186/1471-2288-14-122.</w:t>
      </w:r>
    </w:p>
    <w:p w14:paraId="40BD740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164</w:t>
      </w:r>
      <w:r w:rsidRPr="00FB2643">
        <w:rPr>
          <w:rFonts w:cs="Times New Roman"/>
          <w:noProof/>
          <w:lang w:val="en-US"/>
        </w:rPr>
        <w:tab/>
        <w:t xml:space="preserve">Maclure M. The case-crossover design: A method for studying transient effects on the risk of acute events. </w:t>
      </w:r>
      <w:r w:rsidRPr="00FB2643">
        <w:rPr>
          <w:rFonts w:cs="Times New Roman"/>
          <w:i/>
          <w:iCs/>
          <w:noProof/>
          <w:lang w:val="en-US"/>
        </w:rPr>
        <w:t>Am J Epidemiol</w:t>
      </w:r>
      <w:r w:rsidRPr="00FB2643">
        <w:rPr>
          <w:rFonts w:cs="Times New Roman"/>
          <w:noProof/>
          <w:lang w:val="en-US"/>
        </w:rPr>
        <w:t xml:space="preserve"> 1991. DOI:10.1093/aje/kwx105.</w:t>
      </w:r>
    </w:p>
    <w:p w14:paraId="3F18E99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165</w:t>
      </w:r>
      <w:r w:rsidRPr="00FB2643">
        <w:rPr>
          <w:rFonts w:cs="Times New Roman"/>
          <w:noProof/>
          <w:lang w:val="en-US"/>
        </w:rPr>
        <w:tab/>
        <w:t xml:space="preserve">Gasparrini A. Distributed lag linear and non-linear models in R: The package dlnm. </w:t>
      </w:r>
      <w:r w:rsidRPr="00FB2643">
        <w:rPr>
          <w:rFonts w:cs="Times New Roman"/>
          <w:i/>
          <w:iCs/>
          <w:noProof/>
          <w:lang w:val="en-US"/>
        </w:rPr>
        <w:t>J Stat Softw</w:t>
      </w:r>
      <w:r w:rsidRPr="00FB2643">
        <w:rPr>
          <w:rFonts w:cs="Times New Roman"/>
          <w:noProof/>
          <w:lang w:val="en-US"/>
        </w:rPr>
        <w:t xml:space="preserve"> 2011.</w:t>
      </w:r>
    </w:p>
    <w:p w14:paraId="39C51B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166</w:t>
      </w:r>
      <w:r w:rsidRPr="00FB2643">
        <w:rPr>
          <w:rFonts w:cs="Times New Roman"/>
          <w:noProof/>
          <w:lang w:val="en-US"/>
        </w:rPr>
        <w:tab/>
        <w:t xml:space="preserve">Larsen U. The effects of monthly temperature fluctuations on mortality in the United States from 1921 to 1985. </w:t>
      </w:r>
      <w:r w:rsidRPr="00FB2643">
        <w:rPr>
          <w:rFonts w:cs="Times New Roman"/>
          <w:i/>
          <w:iCs/>
          <w:noProof/>
          <w:lang w:val="en-US"/>
        </w:rPr>
        <w:t>Int J Biometeorol</w:t>
      </w:r>
      <w:r w:rsidRPr="00FB2643">
        <w:rPr>
          <w:rFonts w:cs="Times New Roman"/>
          <w:noProof/>
          <w:lang w:val="en-US"/>
        </w:rPr>
        <w:t xml:space="preserve"> 1990. DOI:10.1007/bf01048710.</w:t>
      </w:r>
    </w:p>
    <w:p w14:paraId="59CCE1B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167</w:t>
      </w:r>
      <w:r w:rsidRPr="00FB2643">
        <w:rPr>
          <w:rFonts w:cs="Times New Roman"/>
          <w:noProof/>
          <w:lang w:val="en-US"/>
        </w:rPr>
        <w:tab/>
        <w:t>Elliott P, Wakefield J, Best N, Briggs D. Spatial epidemiology: Methods and applications. Oxford University Press, 2001 DOI:10.1093/ije/30.5.1204.</w:t>
      </w:r>
    </w:p>
    <w:p w14:paraId="23FBC6B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168</w:t>
      </w:r>
      <w:r w:rsidRPr="00FB2643">
        <w:rPr>
          <w:rFonts w:cs="Times New Roman"/>
          <w:noProof/>
          <w:lang w:val="en-US"/>
        </w:rPr>
        <w:tab/>
        <w:t>Aykroyd RG. Bayesian modeling of temperature-related mortality with latent functional relationships. Commun. Stat. - Theory Methods. 2018. DOI:10.1080/03610926.2017.1421223.</w:t>
      </w:r>
    </w:p>
    <w:p w14:paraId="0D02BB1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169</w:t>
      </w:r>
      <w:r w:rsidRPr="00FB2643">
        <w:rPr>
          <w:rFonts w:cs="Times New Roman"/>
          <w:noProof/>
          <w:lang w:val="en-US"/>
        </w:rPr>
        <w:tab/>
        <w:t xml:space="preserve">Baccini M, Kosatsky T, Analitis A, </w:t>
      </w:r>
      <w:r w:rsidRPr="00FB2643">
        <w:rPr>
          <w:rFonts w:cs="Times New Roman"/>
          <w:i/>
          <w:iCs/>
          <w:noProof/>
          <w:lang w:val="en-US"/>
        </w:rPr>
        <w:t>et al.</w:t>
      </w:r>
      <w:r w:rsidRPr="00FB2643">
        <w:rPr>
          <w:rFonts w:cs="Times New Roman"/>
          <w:noProof/>
          <w:lang w:val="en-US"/>
        </w:rPr>
        <w:t xml:space="preserve"> Impact of heat on mortality in 15 European cities: attributable deaths under different weather scenarios. </w:t>
      </w:r>
      <w:r w:rsidRPr="00FB2643">
        <w:rPr>
          <w:rFonts w:cs="Times New Roman"/>
          <w:i/>
          <w:iCs/>
          <w:noProof/>
          <w:lang w:val="en-US"/>
        </w:rPr>
        <w:t>J Epidemiol Community Heal</w:t>
      </w:r>
      <w:r w:rsidRPr="00FB2643">
        <w:rPr>
          <w:rFonts w:cs="Times New Roman"/>
          <w:noProof/>
          <w:lang w:val="en-US"/>
        </w:rPr>
        <w:t xml:space="preserve"> 2011; </w:t>
      </w:r>
      <w:r w:rsidRPr="00FB2643">
        <w:rPr>
          <w:rFonts w:cs="Times New Roman"/>
          <w:b/>
          <w:bCs/>
          <w:noProof/>
          <w:lang w:val="en-US"/>
        </w:rPr>
        <w:t>65</w:t>
      </w:r>
      <w:r w:rsidRPr="00FB2643">
        <w:rPr>
          <w:rFonts w:cs="Times New Roman"/>
          <w:noProof/>
          <w:lang w:val="en-US"/>
        </w:rPr>
        <w:t>: 64–70.</w:t>
      </w:r>
    </w:p>
    <w:p w14:paraId="3CD010B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170</w:t>
      </w:r>
      <w:r w:rsidRPr="00FB2643">
        <w:rPr>
          <w:rFonts w:cs="Times New Roman"/>
          <w:noProof/>
          <w:lang w:val="en-US"/>
        </w:rPr>
        <w:tab/>
        <w:t xml:space="preserve">Yu W, Mengersen K, Wang X, </w:t>
      </w:r>
      <w:r w:rsidRPr="00FB2643">
        <w:rPr>
          <w:rFonts w:cs="Times New Roman"/>
          <w:i/>
          <w:iCs/>
          <w:noProof/>
          <w:lang w:val="en-US"/>
        </w:rPr>
        <w:t>et al.</w:t>
      </w:r>
      <w:r w:rsidRPr="00FB2643">
        <w:rPr>
          <w:rFonts w:cs="Times New Roman"/>
          <w:noProof/>
          <w:lang w:val="en-US"/>
        </w:rPr>
        <w:t xml:space="preserve"> Daily average temperature and mortality among the elderly: A meta-analysis and systematic review of epidemiological evidence. Int. J. Biometeorol. 2012. DOI:10.1007/s00484-011-0497-3.</w:t>
      </w:r>
    </w:p>
    <w:p w14:paraId="151DE82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171</w:t>
      </w:r>
      <w:r w:rsidRPr="00FB2643">
        <w:rPr>
          <w:rFonts w:cs="Times New Roman"/>
          <w:noProof/>
          <w:lang w:val="en-US"/>
        </w:rPr>
        <w:tab/>
        <w:t xml:space="preserve">Thomas A, Best N, Way R, </w:t>
      </w:r>
      <w:r w:rsidRPr="00FB2643">
        <w:rPr>
          <w:rFonts w:cs="Times New Roman"/>
          <w:i/>
          <w:iCs/>
          <w:noProof/>
          <w:lang w:val="en-US"/>
        </w:rPr>
        <w:t>et al.</w:t>
      </w:r>
      <w:r w:rsidRPr="00FB2643">
        <w:rPr>
          <w:rFonts w:cs="Times New Roman"/>
          <w:noProof/>
          <w:lang w:val="en-US"/>
        </w:rPr>
        <w:t xml:space="preserve"> WinBUGS User Manual. </w:t>
      </w:r>
      <w:r w:rsidRPr="00FB2643">
        <w:rPr>
          <w:rFonts w:cs="Times New Roman"/>
          <w:i/>
          <w:iCs/>
          <w:noProof/>
          <w:lang w:val="en-US"/>
        </w:rPr>
        <w:t>Components</w:t>
      </w:r>
      <w:r w:rsidRPr="00FB2643">
        <w:rPr>
          <w:rFonts w:cs="Times New Roman"/>
          <w:noProof/>
          <w:lang w:val="en-US"/>
        </w:rPr>
        <w:t xml:space="preserve"> 2003. DOI:http://www.mrc-bsu.cam.ac.uk/wp-content/uploads/manual14.pdf.</w:t>
      </w:r>
    </w:p>
    <w:p w14:paraId="3760692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172</w:t>
      </w:r>
      <w:r w:rsidRPr="00FB2643">
        <w:rPr>
          <w:rFonts w:cs="Times New Roman"/>
          <w:noProof/>
          <w:lang w:val="en-US"/>
        </w:rPr>
        <w:tab/>
        <w:t xml:space="preserve">Depaoli S, Clifton JP, Cobb PR. Just Another Gibbs Sampler (JAGS): Flexible Software for MCMC Implementation. </w:t>
      </w:r>
      <w:r w:rsidRPr="00FB2643">
        <w:rPr>
          <w:rFonts w:cs="Times New Roman"/>
          <w:i/>
          <w:iCs/>
          <w:noProof/>
          <w:lang w:val="en-US"/>
        </w:rPr>
        <w:t>J Educ Behav Stat</w:t>
      </w:r>
      <w:r w:rsidRPr="00FB2643">
        <w:rPr>
          <w:rFonts w:cs="Times New Roman"/>
          <w:noProof/>
          <w:lang w:val="en-US"/>
        </w:rPr>
        <w:t xml:space="preserve"> 2016. DOI:10.3102/1076998616664876.</w:t>
      </w:r>
    </w:p>
    <w:p w14:paraId="08ADD09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173</w:t>
      </w:r>
      <w:r w:rsidRPr="00FB2643">
        <w:rPr>
          <w:rFonts w:cs="Times New Roman"/>
          <w:noProof/>
          <w:lang w:val="en-US"/>
        </w:rPr>
        <w:tab/>
        <w:t>Stan Development Team. Stan: A C++ Library for Probability and Sampling. 2014.</w:t>
      </w:r>
    </w:p>
    <w:p w14:paraId="0F28BE4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174</w:t>
      </w:r>
      <w:r w:rsidRPr="00FB2643">
        <w:rPr>
          <w:rFonts w:cs="Times New Roman"/>
          <w:noProof/>
          <w:lang w:val="en-US"/>
        </w:rPr>
        <w:tab/>
        <w:t xml:space="preserve">Rue H, Martino S, Chopin N. Approximate Bayesian inference for latent Gaussian models by using integrated nested Laplace approximations. </w:t>
      </w:r>
      <w:r w:rsidRPr="00FB2643">
        <w:rPr>
          <w:rFonts w:cs="Times New Roman"/>
          <w:i/>
          <w:iCs/>
          <w:noProof/>
          <w:lang w:val="en-US"/>
        </w:rPr>
        <w:t>J R Stat Soc Ser B Stat Methodol</w:t>
      </w:r>
      <w:r w:rsidRPr="00FB2643">
        <w:rPr>
          <w:rFonts w:cs="Times New Roman"/>
          <w:noProof/>
          <w:lang w:val="en-US"/>
        </w:rPr>
        <w:t xml:space="preserve"> 2009. DOI:10.1111/j.1467-9868.2008.00700.x.</w:t>
      </w:r>
    </w:p>
    <w:p w14:paraId="29194A5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175</w:t>
      </w:r>
      <w:r w:rsidRPr="00FB2643">
        <w:rPr>
          <w:rFonts w:cs="Times New Roman"/>
          <w:noProof/>
          <w:lang w:val="en-US"/>
        </w:rPr>
        <w:tab/>
        <w:t xml:space="preserve">Kristensen K, Nielsen A, Berg CW, Skaug H, Bell BM. TMB: Automatic Differentiation and Laplace Approximation. </w:t>
      </w:r>
      <w:r w:rsidRPr="00FB2643">
        <w:rPr>
          <w:rFonts w:cs="Times New Roman"/>
          <w:i/>
          <w:iCs/>
          <w:noProof/>
          <w:lang w:val="en-US"/>
        </w:rPr>
        <w:t>J Stat Softw</w:t>
      </w:r>
      <w:r w:rsidRPr="00FB2643">
        <w:rPr>
          <w:rFonts w:cs="Times New Roman"/>
          <w:noProof/>
          <w:lang w:val="en-US"/>
        </w:rPr>
        <w:t xml:space="preserve"> 2016.</w:t>
      </w:r>
    </w:p>
    <w:p w14:paraId="4A45D88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176</w:t>
      </w:r>
      <w:r w:rsidRPr="00FB2643">
        <w:rPr>
          <w:rFonts w:cs="Times New Roman"/>
          <w:noProof/>
          <w:lang w:val="en-US"/>
        </w:rPr>
        <w:tab/>
        <w:t xml:space="preserve">Mathers CD, Fat DM, Inoue M, Rao C, Lopez AD. Counting the dead and what they died from: An assessment of the global status of cause of death data. </w:t>
      </w:r>
      <w:r w:rsidRPr="00FB2643">
        <w:rPr>
          <w:rFonts w:cs="Times New Roman"/>
          <w:i/>
          <w:iCs/>
          <w:noProof/>
          <w:lang w:val="en-US"/>
        </w:rPr>
        <w:t>Bull World Health Organ</w:t>
      </w:r>
      <w:r w:rsidRPr="00FB2643">
        <w:rPr>
          <w:rFonts w:cs="Times New Roman"/>
          <w:noProof/>
          <w:lang w:val="en-US"/>
        </w:rPr>
        <w:t xml:space="preserve"> 2005.</w:t>
      </w:r>
    </w:p>
    <w:p w14:paraId="7491771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177</w:t>
      </w:r>
      <w:r w:rsidRPr="00FB2643">
        <w:rPr>
          <w:rFonts w:cs="Times New Roman"/>
          <w:noProof/>
          <w:lang w:val="en-US"/>
        </w:rPr>
        <w:tab/>
        <w:t>Boerma JT, Stansfield SK. Health statistics now: are we making the right investments? Lancet. 2007. DOI:10.1016/S0140-6736(07)60364-X.</w:t>
      </w:r>
    </w:p>
    <w:p w14:paraId="0B93378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178</w:t>
      </w:r>
      <w:r w:rsidRPr="00FB2643">
        <w:rPr>
          <w:rFonts w:cs="Times New Roman"/>
          <w:noProof/>
          <w:lang w:val="en-US"/>
        </w:rPr>
        <w:tab/>
        <w:t>Central statistics office. 2010 Census of population and housing. 2012.</w:t>
      </w:r>
    </w:p>
    <w:p w14:paraId="29C50A8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179</w:t>
      </w:r>
      <w:r w:rsidRPr="00FB2643">
        <w:rPr>
          <w:rFonts w:cs="Times New Roman"/>
          <w:noProof/>
          <w:lang w:val="en-US"/>
        </w:rPr>
        <w:tab/>
        <w:t>Lind D. The citizenship question on the 2020 census, explained. Vox.com. 2018. https://www.vox.com/policy-and-politics/2018/3/28/17168048/census-citizenship-2020-immigrants-count-trump-lawsuit (accessed May 11, 2019).</w:t>
      </w:r>
    </w:p>
    <w:p w14:paraId="0731E5D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180</w:t>
      </w:r>
      <w:r w:rsidRPr="00FB2643">
        <w:rPr>
          <w:rFonts w:cs="Times New Roman"/>
          <w:noProof/>
          <w:lang w:val="en-US"/>
        </w:rPr>
        <w:tab/>
        <w:t>United States Census Bureau. Methodology for the Intercensal Population and Housing Unit Estimates: 2000 to 2010. 2012 https://www2.census.gov/programs-surveys/popest/technical-documentation/methodology/intercensal/2000-2010-intercensal-estimates-methodology.pdf.</w:t>
      </w:r>
    </w:p>
    <w:p w14:paraId="204C1CB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181</w:t>
      </w:r>
      <w:r w:rsidRPr="00FB2643">
        <w:rPr>
          <w:rFonts w:cs="Times New Roman"/>
          <w:noProof/>
          <w:lang w:val="en-US"/>
        </w:rPr>
        <w:tab/>
        <w:t xml:space="preserve">Ingram DD, Parker JD, Schenker N, </w:t>
      </w:r>
      <w:r w:rsidRPr="00FB2643">
        <w:rPr>
          <w:rFonts w:cs="Times New Roman"/>
          <w:i/>
          <w:iCs/>
          <w:noProof/>
          <w:lang w:val="en-US"/>
        </w:rPr>
        <w:t>et al.</w:t>
      </w:r>
      <w:r w:rsidRPr="00FB2643">
        <w:rPr>
          <w:rFonts w:cs="Times New Roman"/>
          <w:noProof/>
          <w:lang w:val="en-US"/>
        </w:rPr>
        <w:t xml:space="preserve"> United States Census 2000 population with bridged race categories. </w:t>
      </w:r>
      <w:r w:rsidRPr="00FB2643">
        <w:rPr>
          <w:rFonts w:cs="Times New Roman"/>
          <w:i/>
          <w:iCs/>
          <w:noProof/>
          <w:lang w:val="en-US"/>
        </w:rPr>
        <w:t>Vital Health Stat 2</w:t>
      </w:r>
      <w:r w:rsidRPr="00FB2643">
        <w:rPr>
          <w:rFonts w:cs="Times New Roman"/>
          <w:noProof/>
          <w:lang w:val="en-US"/>
        </w:rPr>
        <w:t xml:space="preserve"> 2003; : 1–55.</w:t>
      </w:r>
    </w:p>
    <w:p w14:paraId="22F557C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182</w:t>
      </w:r>
      <w:r w:rsidRPr="00FB2643">
        <w:rPr>
          <w:rFonts w:cs="Times New Roman"/>
          <w:noProof/>
          <w:lang w:val="en-US"/>
        </w:rPr>
        <w:tab/>
        <w:t>United States Census Bureau. County Intercensal Tables 1980-1990. 2016. https://www.census.gov/data/tables/time-series/demo/popest/1980s-county.html.</w:t>
      </w:r>
    </w:p>
    <w:p w14:paraId="3934CD2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183</w:t>
      </w:r>
      <w:r w:rsidRPr="00FB2643">
        <w:rPr>
          <w:rFonts w:cs="Times New Roman"/>
          <w:noProof/>
          <w:lang w:val="en-US"/>
        </w:rPr>
        <w:tab/>
        <w:t xml:space="preserve">Fowler T, Southgate RJ, Waite T, </w:t>
      </w:r>
      <w:r w:rsidRPr="00FB2643">
        <w:rPr>
          <w:rFonts w:cs="Times New Roman"/>
          <w:i/>
          <w:iCs/>
          <w:noProof/>
          <w:lang w:val="en-US"/>
        </w:rPr>
        <w:t>et al.</w:t>
      </w:r>
      <w:r w:rsidRPr="00FB2643">
        <w:rPr>
          <w:rFonts w:cs="Times New Roman"/>
          <w:noProof/>
          <w:lang w:val="en-US"/>
        </w:rPr>
        <w:t xml:space="preserve"> Excess winter deaths in Europe: A multi-country descriptive analysis. </w:t>
      </w:r>
      <w:r w:rsidRPr="00FB2643">
        <w:rPr>
          <w:rFonts w:cs="Times New Roman"/>
          <w:i/>
          <w:iCs/>
          <w:noProof/>
          <w:lang w:val="en-US"/>
        </w:rPr>
        <w:t>Eur J Public Health</w:t>
      </w:r>
      <w:r w:rsidRPr="00FB2643">
        <w:rPr>
          <w:rFonts w:cs="Times New Roman"/>
          <w:noProof/>
          <w:lang w:val="en-US"/>
        </w:rPr>
        <w:t xml:space="preserve"> 2015; </w:t>
      </w:r>
      <w:r w:rsidRPr="00FB2643">
        <w:rPr>
          <w:rFonts w:cs="Times New Roman"/>
          <w:b/>
          <w:bCs/>
          <w:noProof/>
          <w:lang w:val="en-US"/>
        </w:rPr>
        <w:t>25</w:t>
      </w:r>
      <w:r w:rsidRPr="00FB2643">
        <w:rPr>
          <w:rFonts w:cs="Times New Roman"/>
          <w:noProof/>
          <w:lang w:val="en-US"/>
        </w:rPr>
        <w:t>: 339–45.</w:t>
      </w:r>
    </w:p>
    <w:p w14:paraId="39AF079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184</w:t>
      </w:r>
      <w:r w:rsidRPr="00FB2643">
        <w:rPr>
          <w:rFonts w:cs="Times New Roman"/>
          <w:noProof/>
          <w:lang w:val="en-US"/>
        </w:rPr>
        <w:tab/>
        <w:t xml:space="preserve">Campbell A. Excess winter mortality in England and Wales: 2016 to 2017 (provisional) and 2015 to 2016 (final). </w:t>
      </w:r>
      <w:r w:rsidRPr="00FB2643">
        <w:rPr>
          <w:rFonts w:cs="Times New Roman"/>
          <w:i/>
          <w:iCs/>
          <w:noProof/>
          <w:lang w:val="en-US"/>
        </w:rPr>
        <w:t>Stat Bull Off Natl Stat</w:t>
      </w:r>
      <w:r w:rsidRPr="00FB2643">
        <w:rPr>
          <w:rFonts w:cs="Times New Roman"/>
          <w:noProof/>
          <w:lang w:val="en-US"/>
        </w:rPr>
        <w:t xml:space="preserve"> 2017.</w:t>
      </w:r>
    </w:p>
    <w:p w14:paraId="0AC21A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185</w:t>
      </w:r>
      <w:r w:rsidRPr="00FB2643">
        <w:rPr>
          <w:rFonts w:cs="Times New Roman"/>
          <w:noProof/>
          <w:lang w:val="en-US"/>
        </w:rPr>
        <w:tab/>
        <w:t xml:space="preserve">Messite J, Stellman SD. Accuracy of death certificate completion: The need for formalized physician training. </w:t>
      </w:r>
      <w:r w:rsidRPr="00FB2643">
        <w:rPr>
          <w:rFonts w:cs="Times New Roman"/>
          <w:i/>
          <w:iCs/>
          <w:noProof/>
          <w:lang w:val="en-US"/>
        </w:rPr>
        <w:t>J Am Med Assoc</w:t>
      </w:r>
      <w:r w:rsidRPr="00FB2643">
        <w:rPr>
          <w:rFonts w:cs="Times New Roman"/>
          <w:noProof/>
          <w:lang w:val="en-US"/>
        </w:rPr>
        <w:t xml:space="preserve"> 1996. DOI:10.1001/jama.275.10.794.</w:t>
      </w:r>
    </w:p>
    <w:p w14:paraId="5382252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186</w:t>
      </w:r>
      <w:r w:rsidRPr="00FB2643">
        <w:rPr>
          <w:rFonts w:cs="Times New Roman"/>
          <w:noProof/>
          <w:lang w:val="en-US"/>
        </w:rPr>
        <w:tab/>
        <w:t xml:space="preserve">Glasser JH. The quality and utility of death certificate data. </w:t>
      </w:r>
      <w:r w:rsidRPr="00FB2643">
        <w:rPr>
          <w:rFonts w:cs="Times New Roman"/>
          <w:i/>
          <w:iCs/>
          <w:noProof/>
          <w:lang w:val="en-US"/>
        </w:rPr>
        <w:t>Am J Public Health</w:t>
      </w:r>
      <w:r w:rsidRPr="00FB2643">
        <w:rPr>
          <w:rFonts w:cs="Times New Roman"/>
          <w:noProof/>
          <w:lang w:val="en-US"/>
        </w:rPr>
        <w:t xml:space="preserve"> 1981. DOI:10.2105/AJPH.71.3.231.</w:t>
      </w:r>
    </w:p>
    <w:p w14:paraId="42D872B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187</w:t>
      </w:r>
      <w:r w:rsidRPr="00FB2643">
        <w:rPr>
          <w:rFonts w:cs="Times New Roman"/>
          <w:noProof/>
          <w:lang w:val="en-US"/>
        </w:rPr>
        <w:tab/>
        <w:t xml:space="preserve">Lu TH, Tsau SM, Wu TC. The Automated Classification of Medical Entities (ACME) system objectively assessed the appropriateness of underlying cause-of-death certification and assignment. </w:t>
      </w:r>
      <w:r w:rsidRPr="00FB2643">
        <w:rPr>
          <w:rFonts w:cs="Times New Roman"/>
          <w:i/>
          <w:iCs/>
          <w:noProof/>
          <w:lang w:val="en-US"/>
        </w:rPr>
        <w:t>J Clin Epidemiol</w:t>
      </w:r>
      <w:r w:rsidRPr="00FB2643">
        <w:rPr>
          <w:rFonts w:cs="Times New Roman"/>
          <w:noProof/>
          <w:lang w:val="en-US"/>
        </w:rPr>
        <w:t xml:space="preserve"> 2005. DOI:10.1016/j.jclinepi.2005.03.017.</w:t>
      </w:r>
    </w:p>
    <w:p w14:paraId="04B64B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188</w:t>
      </w:r>
      <w:r w:rsidRPr="00FB2643">
        <w:rPr>
          <w:rFonts w:cs="Times New Roman"/>
          <w:noProof/>
          <w:lang w:val="en-US"/>
        </w:rPr>
        <w:tab/>
        <w:t>WHO. International Classification of Diseases 11th Revision. 2018. https://icd.who.int/en/.</w:t>
      </w:r>
    </w:p>
    <w:p w14:paraId="60869F1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189</w:t>
      </w:r>
      <w:r w:rsidRPr="00FB2643">
        <w:rPr>
          <w:rFonts w:cs="Times New Roman"/>
          <w:noProof/>
          <w:lang w:val="en-US"/>
        </w:rPr>
        <w:tab/>
        <w:t>WHO. ICD-10 International Statistical Classification of Diseases and Related Health Problems. 2011 DOI:10.1016/j.jclinepi.2009.09.002.</w:t>
      </w:r>
    </w:p>
    <w:p w14:paraId="2792D26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190</w:t>
      </w:r>
      <w:r w:rsidRPr="00FB2643">
        <w:rPr>
          <w:rFonts w:cs="Times New Roman"/>
          <w:noProof/>
          <w:lang w:val="en-US"/>
        </w:rPr>
        <w:tab/>
        <w:t>CDC. International Classification of Diseases, tenth revision, clinical modification (ICD-10-CM). 2018. https://www.cdc.gov/nchs/icd/icd10cm.htm (accessed April 12, 2019).</w:t>
      </w:r>
    </w:p>
    <w:p w14:paraId="469DD1F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191</w:t>
      </w:r>
      <w:r w:rsidRPr="00FB2643">
        <w:rPr>
          <w:rFonts w:cs="Times New Roman"/>
          <w:noProof/>
          <w:lang w:val="en-US"/>
        </w:rPr>
        <w:tab/>
        <w:t xml:space="preserve">Anderson RN, Miniño AM, Hoyert DL, Rosenberg HM. Comparability of cause of death between ICD-9 and ICD-10: preliminary estimates. </w:t>
      </w:r>
      <w:r w:rsidRPr="00FB2643">
        <w:rPr>
          <w:rFonts w:cs="Times New Roman"/>
          <w:i/>
          <w:iCs/>
          <w:noProof/>
          <w:lang w:val="en-US"/>
        </w:rPr>
        <w:t>Natl Vital Stat Rep</w:t>
      </w:r>
      <w:r w:rsidRPr="00FB2643">
        <w:rPr>
          <w:rFonts w:cs="Times New Roman"/>
          <w:noProof/>
          <w:lang w:val="en-US"/>
        </w:rPr>
        <w:t xml:space="preserve"> 2001.</w:t>
      </w:r>
    </w:p>
    <w:p w14:paraId="2F8BEA4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192</w:t>
      </w:r>
      <w:r w:rsidRPr="00FB2643">
        <w:rPr>
          <w:rFonts w:cs="Times New Roman"/>
          <w:noProof/>
          <w:lang w:val="en-US"/>
        </w:rPr>
        <w:tab/>
        <w:t xml:space="preserve">Foreman KJ, Lozano R, Lopez AD, Murray CJL. Modeling causes of death: An integrated approach using CODEm. </w:t>
      </w:r>
      <w:r w:rsidRPr="00FB2643">
        <w:rPr>
          <w:rFonts w:cs="Times New Roman"/>
          <w:i/>
          <w:iCs/>
          <w:noProof/>
          <w:lang w:val="en-US"/>
        </w:rPr>
        <w:t>Popul Health Metr</w:t>
      </w:r>
      <w:r w:rsidRPr="00FB2643">
        <w:rPr>
          <w:rFonts w:cs="Times New Roman"/>
          <w:noProof/>
          <w:lang w:val="en-US"/>
        </w:rPr>
        <w:t xml:space="preserve"> 2012. DOI:10.1186/1478-7954-10-1.</w:t>
      </w:r>
    </w:p>
    <w:p w14:paraId="25A8B7C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193</w:t>
      </w:r>
      <w:r w:rsidRPr="00FB2643">
        <w:rPr>
          <w:rFonts w:cs="Times New Roman"/>
          <w:noProof/>
          <w:lang w:val="en-US"/>
        </w:rPr>
        <w:tab/>
        <w:t>WHO. History of the development of the ICD. World Heal. Organ. 2019. https://www.who.int/classifications/icd/en/HistoryOfICD.pdf (accessed March 31, 2019).</w:t>
      </w:r>
    </w:p>
    <w:p w14:paraId="549F60C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194</w:t>
      </w:r>
      <w:r w:rsidRPr="00FB2643">
        <w:rPr>
          <w:rFonts w:cs="Times New Roman"/>
          <w:noProof/>
          <w:lang w:val="en-US"/>
        </w:rPr>
        <w:tab/>
        <w:t xml:space="preserve">D’Amico M, Agozzino E, Biagino A, Simonetti A, Marinelli P. Ill-defined and multiple causes on death certificates - A study of misclassification in mortality statistics. </w:t>
      </w:r>
      <w:r w:rsidRPr="00FB2643">
        <w:rPr>
          <w:rFonts w:cs="Times New Roman"/>
          <w:i/>
          <w:iCs/>
          <w:noProof/>
          <w:lang w:val="en-US"/>
        </w:rPr>
        <w:t>Eur J Epidemiol</w:t>
      </w:r>
      <w:r w:rsidRPr="00FB2643">
        <w:rPr>
          <w:rFonts w:cs="Times New Roman"/>
          <w:noProof/>
          <w:lang w:val="en-US"/>
        </w:rPr>
        <w:t xml:space="preserve"> 1999. DOI:10.1023/A:1007570405888.</w:t>
      </w:r>
    </w:p>
    <w:p w14:paraId="014F91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195</w:t>
      </w:r>
      <w:r w:rsidRPr="00FB2643">
        <w:rPr>
          <w:rFonts w:cs="Times New Roman"/>
          <w:noProof/>
          <w:lang w:val="en-US"/>
        </w:rPr>
        <w:tab/>
        <w:t xml:space="preserve">Lu TH, Anderson RN, Kawachi I. Trends in frequency of reporting improper diabetes-related cause-of-death statements on death certificates, 1985-2005: An algorithm to identify incorrect causal sequences. </w:t>
      </w:r>
      <w:r w:rsidRPr="00FB2643">
        <w:rPr>
          <w:rFonts w:cs="Times New Roman"/>
          <w:i/>
          <w:iCs/>
          <w:noProof/>
          <w:lang w:val="en-US"/>
        </w:rPr>
        <w:t>Am J Epidemiol</w:t>
      </w:r>
      <w:r w:rsidRPr="00FB2643">
        <w:rPr>
          <w:rFonts w:cs="Times New Roman"/>
          <w:noProof/>
          <w:lang w:val="en-US"/>
        </w:rPr>
        <w:t xml:space="preserve"> 2010. DOI:10.1093/aje/kwq057.</w:t>
      </w:r>
    </w:p>
    <w:p w14:paraId="6490767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196</w:t>
      </w:r>
      <w:r w:rsidRPr="00FB2643">
        <w:rPr>
          <w:rFonts w:cs="Times New Roman"/>
          <w:noProof/>
          <w:lang w:val="en-US"/>
        </w:rPr>
        <w:tab/>
        <w:t xml:space="preserve">McEwen LN, Karter AJ, Curb JD, Marrero DG, Crosson JC, Herman WH. Temporal trends in recording of diabetes on death certificates: Results from Translating Research into Action for Diabetes (TRIAD). </w:t>
      </w:r>
      <w:r w:rsidRPr="00FB2643">
        <w:rPr>
          <w:rFonts w:cs="Times New Roman"/>
          <w:i/>
          <w:iCs/>
          <w:noProof/>
          <w:lang w:val="en-US"/>
        </w:rPr>
        <w:t>Diabetes Care</w:t>
      </w:r>
      <w:r w:rsidRPr="00FB2643">
        <w:rPr>
          <w:rFonts w:cs="Times New Roman"/>
          <w:noProof/>
          <w:lang w:val="en-US"/>
        </w:rPr>
        <w:t xml:space="preserve"> 2011. DOI:10.2337/dc10-2312.</w:t>
      </w:r>
    </w:p>
    <w:p w14:paraId="151E7B3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197</w:t>
      </w:r>
      <w:r w:rsidRPr="00FB2643">
        <w:rPr>
          <w:rFonts w:cs="Times New Roman"/>
          <w:noProof/>
          <w:lang w:val="en-US"/>
        </w:rPr>
        <w:tab/>
        <w:t xml:space="preserve">Naghavi M, Abajobir AA, Abbafati C, </w:t>
      </w:r>
      <w:r w:rsidRPr="00FB2643">
        <w:rPr>
          <w:rFonts w:cs="Times New Roman"/>
          <w:i/>
          <w:iCs/>
          <w:noProof/>
          <w:lang w:val="en-US"/>
        </w:rPr>
        <w:t>et al.</w:t>
      </w:r>
      <w:r w:rsidRPr="00FB2643">
        <w:rPr>
          <w:rFonts w:cs="Times New Roman"/>
          <w:noProof/>
          <w:lang w:val="en-US"/>
        </w:rPr>
        <w:t xml:space="preserve"> Global, regional, and national age-sex specifc mortality for 264 causes of death, 1980-2016: A systematic analysis for the Global Burden of Disease Study 2016. </w:t>
      </w:r>
      <w:r w:rsidRPr="00FB2643">
        <w:rPr>
          <w:rFonts w:cs="Times New Roman"/>
          <w:i/>
          <w:iCs/>
          <w:noProof/>
          <w:lang w:val="en-US"/>
        </w:rPr>
        <w:t>Lancet</w:t>
      </w:r>
      <w:r w:rsidRPr="00FB2643">
        <w:rPr>
          <w:rFonts w:cs="Times New Roman"/>
          <w:noProof/>
          <w:lang w:val="en-US"/>
        </w:rPr>
        <w:t xml:space="preserve"> 2017. DOI:10.1016/S0140-6736(17)32152-9.</w:t>
      </w:r>
    </w:p>
    <w:p w14:paraId="4D68EDA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198</w:t>
      </w:r>
      <w:r w:rsidRPr="00FB2643">
        <w:rPr>
          <w:rFonts w:cs="Times New Roman"/>
          <w:noProof/>
          <w:lang w:val="en-US"/>
        </w:rPr>
        <w:tab/>
        <w:t xml:space="preserve">Elo IT, Preston SH. Estimating African-American Mortality from Inaccurate Data. </w:t>
      </w:r>
      <w:r w:rsidRPr="00FB2643">
        <w:rPr>
          <w:rFonts w:cs="Times New Roman"/>
          <w:i/>
          <w:iCs/>
          <w:noProof/>
          <w:lang w:val="en-US"/>
        </w:rPr>
        <w:t>Demography</w:t>
      </w:r>
      <w:r w:rsidRPr="00FB2643">
        <w:rPr>
          <w:rFonts w:cs="Times New Roman"/>
          <w:noProof/>
          <w:lang w:val="en-US"/>
        </w:rPr>
        <w:t xml:space="preserve"> 2007. DOI:10.2307/2061751.</w:t>
      </w:r>
    </w:p>
    <w:p w14:paraId="4D72EEB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199</w:t>
      </w:r>
      <w:r w:rsidRPr="00FB2643">
        <w:rPr>
          <w:rFonts w:cs="Times New Roman"/>
          <w:noProof/>
          <w:lang w:val="en-US"/>
        </w:rPr>
        <w:tab/>
        <w:t xml:space="preserve">Arias E, Heron M, National Center for Health Statistics, Hakes J, US Census Bureau. The Validity of Race and Hispanic-origin Reporting on Death Certificates in the United States: An Update. </w:t>
      </w:r>
      <w:r w:rsidRPr="00FB2643">
        <w:rPr>
          <w:rFonts w:cs="Times New Roman"/>
          <w:i/>
          <w:iCs/>
          <w:noProof/>
          <w:lang w:val="en-US"/>
        </w:rPr>
        <w:t>Vital Health Stat 2</w:t>
      </w:r>
      <w:r w:rsidRPr="00FB2643">
        <w:rPr>
          <w:rFonts w:cs="Times New Roman"/>
          <w:noProof/>
          <w:lang w:val="en-US"/>
        </w:rPr>
        <w:t xml:space="preserve"> 2016.</w:t>
      </w:r>
    </w:p>
    <w:p w14:paraId="4D3DFA9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200</w:t>
      </w:r>
      <w:r w:rsidRPr="00FB2643">
        <w:rPr>
          <w:rFonts w:cs="Times New Roman"/>
          <w:noProof/>
          <w:lang w:val="en-US"/>
        </w:rPr>
        <w:tab/>
        <w:t xml:space="preserve">Perry M, Hollis D. The generation of monthly gridded datasets for a range of climatic variables over the UK. </w:t>
      </w:r>
      <w:r w:rsidRPr="00FB2643">
        <w:rPr>
          <w:rFonts w:cs="Times New Roman"/>
          <w:i/>
          <w:iCs/>
          <w:noProof/>
          <w:lang w:val="en-US"/>
        </w:rPr>
        <w:t>Int J Climatol</w:t>
      </w:r>
      <w:r w:rsidRPr="00FB2643">
        <w:rPr>
          <w:rFonts w:cs="Times New Roman"/>
          <w:noProof/>
          <w:lang w:val="en-US"/>
        </w:rPr>
        <w:t xml:space="preserve"> 2005. DOI:10.1002/joc.1161.</w:t>
      </w:r>
    </w:p>
    <w:p w14:paraId="5DC4421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201</w:t>
      </w:r>
      <w:r w:rsidRPr="00FB2643">
        <w:rPr>
          <w:rFonts w:cs="Times New Roman"/>
          <w:noProof/>
          <w:lang w:val="en-US"/>
        </w:rPr>
        <w:tab/>
        <w:t>NCDC. Climatography of the U.S. No. 81: Monthly Station Normals of temperature, Precipitation, and Heating and Cooling Degree Days 1971-2000. 2002.</w:t>
      </w:r>
    </w:p>
    <w:p w14:paraId="4D2812C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202</w:t>
      </w:r>
      <w:r w:rsidRPr="00FB2643">
        <w:rPr>
          <w:rFonts w:cs="Times New Roman"/>
          <w:noProof/>
          <w:lang w:val="en-US"/>
        </w:rPr>
        <w:tab/>
        <w:t>AMCOMET. Integrated African Strategy. 2013 www.wmo.int/amcomet.</w:t>
      </w:r>
    </w:p>
    <w:p w14:paraId="1565D68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203</w:t>
      </w:r>
      <w:r w:rsidRPr="00FB2643">
        <w:rPr>
          <w:rFonts w:cs="Times New Roman"/>
          <w:noProof/>
          <w:lang w:val="en-US"/>
        </w:rPr>
        <w:tab/>
        <w:t xml:space="preserve">Compo GP, Whitaker JS, Sardeshmukh PD, </w:t>
      </w:r>
      <w:r w:rsidRPr="00FB2643">
        <w:rPr>
          <w:rFonts w:cs="Times New Roman"/>
          <w:i/>
          <w:iCs/>
          <w:noProof/>
          <w:lang w:val="en-US"/>
        </w:rPr>
        <w:t>et al.</w:t>
      </w:r>
      <w:r w:rsidRPr="00FB2643">
        <w:rPr>
          <w:rFonts w:cs="Times New Roman"/>
          <w:noProof/>
          <w:lang w:val="en-US"/>
        </w:rPr>
        <w:t xml:space="preserve"> The Twentieth Century Reanalysis Project. Q. J. R. Meteorol. Soc. 2011. DOI:10.1002/qj.776.</w:t>
      </w:r>
    </w:p>
    <w:p w14:paraId="7EE4D3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204</w:t>
      </w:r>
      <w:r w:rsidRPr="00FB2643">
        <w:rPr>
          <w:rFonts w:cs="Times New Roman"/>
          <w:noProof/>
          <w:lang w:val="en-US"/>
        </w:rPr>
        <w:tab/>
        <w:t xml:space="preserve">Bengtsson L, Shukla J. Integration of Space and In Situ Observations to Study Global Climate Change. </w:t>
      </w:r>
      <w:r w:rsidRPr="00FB2643">
        <w:rPr>
          <w:rFonts w:cs="Times New Roman"/>
          <w:i/>
          <w:iCs/>
          <w:noProof/>
          <w:lang w:val="en-US"/>
        </w:rPr>
        <w:t>Bull Am Meteorol Soc</w:t>
      </w:r>
      <w:r w:rsidRPr="00FB2643">
        <w:rPr>
          <w:rFonts w:cs="Times New Roman"/>
          <w:noProof/>
          <w:lang w:val="en-US"/>
        </w:rPr>
        <w:t xml:space="preserve"> 2002. DOI:10.1175/1520-0477(1988)069&lt;1130:iosais&gt;2.0.co;2.</w:t>
      </w:r>
    </w:p>
    <w:p w14:paraId="2B84BF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205</w:t>
      </w:r>
      <w:r w:rsidRPr="00FB2643">
        <w:rPr>
          <w:rFonts w:cs="Times New Roman"/>
          <w:noProof/>
          <w:lang w:val="en-US"/>
        </w:rPr>
        <w:tab/>
        <w:t xml:space="preserve">Trenberth KE, Olson JG. An Evaluation and Intercomparison of Global Analyses from the National Meteorological Center and the European Centre for Medium Range Weather Forecasts. </w:t>
      </w:r>
      <w:r w:rsidRPr="00FB2643">
        <w:rPr>
          <w:rFonts w:cs="Times New Roman"/>
          <w:i/>
          <w:iCs/>
          <w:noProof/>
          <w:lang w:val="en-US"/>
        </w:rPr>
        <w:t>Bull Am Meteorol Soc</w:t>
      </w:r>
      <w:r w:rsidRPr="00FB2643">
        <w:rPr>
          <w:rFonts w:cs="Times New Roman"/>
          <w:noProof/>
          <w:lang w:val="en-US"/>
        </w:rPr>
        <w:t xml:space="preserve"> 2002. DOI:10.1175/1520-0477(1988)069&lt;1047:aeaiog&gt;2.0.co;2.</w:t>
      </w:r>
    </w:p>
    <w:p w14:paraId="1EB29C8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206</w:t>
      </w:r>
      <w:r w:rsidRPr="00FB2643">
        <w:rPr>
          <w:rFonts w:cs="Times New Roman"/>
          <w:noProof/>
          <w:lang w:val="en-US"/>
        </w:rPr>
        <w:tab/>
        <w:t xml:space="preserve">Kalnay E, Kanamitsu M, Kistler R, </w:t>
      </w:r>
      <w:r w:rsidRPr="00FB2643">
        <w:rPr>
          <w:rFonts w:cs="Times New Roman"/>
          <w:i/>
          <w:iCs/>
          <w:noProof/>
          <w:lang w:val="en-US"/>
        </w:rPr>
        <w:t>et al.</w:t>
      </w:r>
      <w:r w:rsidRPr="00FB2643">
        <w:rPr>
          <w:rFonts w:cs="Times New Roman"/>
          <w:noProof/>
          <w:lang w:val="en-US"/>
        </w:rPr>
        <w:t xml:space="preserve"> The NCEP/NCAR 40-year reanalysis project. </w:t>
      </w:r>
      <w:r w:rsidRPr="00FB2643">
        <w:rPr>
          <w:rFonts w:cs="Times New Roman"/>
          <w:i/>
          <w:iCs/>
          <w:noProof/>
          <w:lang w:val="en-US"/>
        </w:rPr>
        <w:t>Bull Am Meteorol Soc</w:t>
      </w:r>
      <w:r w:rsidRPr="00FB2643">
        <w:rPr>
          <w:rFonts w:cs="Times New Roman"/>
          <w:noProof/>
          <w:lang w:val="en-US"/>
        </w:rPr>
        <w:t xml:space="preserve"> 1996. DOI:10.1175/1520-0477(1996)077&lt;0437:TNYRP&gt;2.0.CO;2.</w:t>
      </w:r>
    </w:p>
    <w:p w14:paraId="452C1F3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207</w:t>
      </w:r>
      <w:r w:rsidRPr="00FB2643">
        <w:rPr>
          <w:rFonts w:cs="Times New Roman"/>
          <w:noProof/>
          <w:lang w:val="en-US"/>
        </w:rPr>
        <w:tab/>
        <w:t xml:space="preserve">Lorenc AC, Rawlins F. Why does 4D-Var beat 3D-Var? </w:t>
      </w:r>
      <w:r w:rsidRPr="00FB2643">
        <w:rPr>
          <w:rFonts w:cs="Times New Roman"/>
          <w:i/>
          <w:iCs/>
          <w:noProof/>
          <w:lang w:val="en-US"/>
        </w:rPr>
        <w:t>Q J R Meteorol Soc</w:t>
      </w:r>
      <w:r w:rsidRPr="00FB2643">
        <w:rPr>
          <w:rFonts w:cs="Times New Roman"/>
          <w:noProof/>
          <w:lang w:val="en-US"/>
        </w:rPr>
        <w:t xml:space="preserve"> 2006. DOI:10.1256/qj.05.85.</w:t>
      </w:r>
    </w:p>
    <w:p w14:paraId="48B66CF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208</w:t>
      </w:r>
      <w:r w:rsidRPr="00FB2643">
        <w:rPr>
          <w:rFonts w:cs="Times New Roman"/>
          <w:noProof/>
          <w:lang w:val="en-US"/>
        </w:rPr>
        <w:tab/>
        <w:t xml:space="preserve">Uppala SM, Kållberg PW, Simmons AJ, </w:t>
      </w:r>
      <w:r w:rsidRPr="00FB2643">
        <w:rPr>
          <w:rFonts w:cs="Times New Roman"/>
          <w:i/>
          <w:iCs/>
          <w:noProof/>
          <w:lang w:val="en-US"/>
        </w:rPr>
        <w:t>et al.</w:t>
      </w:r>
      <w:r w:rsidRPr="00FB2643">
        <w:rPr>
          <w:rFonts w:cs="Times New Roman"/>
          <w:noProof/>
          <w:lang w:val="en-US"/>
        </w:rPr>
        <w:t xml:space="preserve"> The ERA-40 re-analysis. Q. J. R. Meteorol. Soc. 2005. DOI:10.1256/qj.04.176.</w:t>
      </w:r>
    </w:p>
    <w:p w14:paraId="197E9CA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209</w:t>
      </w:r>
      <w:r w:rsidRPr="00FB2643">
        <w:rPr>
          <w:rFonts w:cs="Times New Roman"/>
          <w:noProof/>
          <w:lang w:val="en-US"/>
        </w:rPr>
        <w:tab/>
        <w:t xml:space="preserve">Dee DP, Uppala SM, Simmons AJ, </w:t>
      </w:r>
      <w:r w:rsidRPr="00FB2643">
        <w:rPr>
          <w:rFonts w:cs="Times New Roman"/>
          <w:i/>
          <w:iCs/>
          <w:noProof/>
          <w:lang w:val="en-US"/>
        </w:rPr>
        <w:t>et al.</w:t>
      </w:r>
      <w:r w:rsidRPr="00FB2643">
        <w:rPr>
          <w:rFonts w:cs="Times New Roman"/>
          <w:noProof/>
          <w:lang w:val="en-US"/>
        </w:rPr>
        <w:t xml:space="preserve"> The ERA-Interim reanalysis: configuration and performance of the data assimilation system. </w:t>
      </w:r>
      <w:r w:rsidRPr="00FB2643">
        <w:rPr>
          <w:rFonts w:cs="Times New Roman"/>
          <w:i/>
          <w:iCs/>
          <w:noProof/>
          <w:lang w:val="en-US"/>
        </w:rPr>
        <w:t>Q J R Meteorol Soc</w:t>
      </w:r>
      <w:r w:rsidRPr="00FB2643">
        <w:rPr>
          <w:rFonts w:cs="Times New Roman"/>
          <w:noProof/>
          <w:lang w:val="en-US"/>
        </w:rPr>
        <w:t xml:space="preserve"> 2011; </w:t>
      </w:r>
      <w:r w:rsidRPr="00FB2643">
        <w:rPr>
          <w:rFonts w:cs="Times New Roman"/>
          <w:b/>
          <w:bCs/>
          <w:noProof/>
          <w:lang w:val="en-US"/>
        </w:rPr>
        <w:t>137</w:t>
      </w:r>
      <w:r w:rsidRPr="00FB2643">
        <w:rPr>
          <w:rFonts w:cs="Times New Roman"/>
          <w:noProof/>
          <w:lang w:val="en-US"/>
        </w:rPr>
        <w:t>: 553–97.</w:t>
      </w:r>
    </w:p>
    <w:p w14:paraId="294CFF4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210</w:t>
      </w:r>
      <w:r w:rsidRPr="00FB2643">
        <w:rPr>
          <w:rFonts w:cs="Times New Roman"/>
          <w:noProof/>
          <w:lang w:val="en-US"/>
        </w:rPr>
        <w:tab/>
        <w:t xml:space="preserve">Hoffmann L, Günther G, Li D, </w:t>
      </w:r>
      <w:r w:rsidRPr="00FB2643">
        <w:rPr>
          <w:rFonts w:cs="Times New Roman"/>
          <w:i/>
          <w:iCs/>
          <w:noProof/>
          <w:lang w:val="en-US"/>
        </w:rPr>
        <w:t>et al.</w:t>
      </w:r>
      <w:r w:rsidRPr="00FB2643">
        <w:rPr>
          <w:rFonts w:cs="Times New Roman"/>
          <w:noProof/>
          <w:lang w:val="en-US"/>
        </w:rPr>
        <w:t xml:space="preserve"> From ERA-Interim to ERA5: The considerable impact of ECMWF’s next-generation reanalysis on Lagrangian transport simulations. </w:t>
      </w:r>
      <w:r w:rsidRPr="00FB2643">
        <w:rPr>
          <w:rFonts w:cs="Times New Roman"/>
          <w:i/>
          <w:iCs/>
          <w:noProof/>
          <w:lang w:val="en-US"/>
        </w:rPr>
        <w:t>Atmos Chem Phys</w:t>
      </w:r>
      <w:r w:rsidRPr="00FB2643">
        <w:rPr>
          <w:rFonts w:cs="Times New Roman"/>
          <w:noProof/>
          <w:lang w:val="en-US"/>
        </w:rPr>
        <w:t xml:space="preserve"> 2019. DOI:10.5194/acp-19-3097-2019.</w:t>
      </w:r>
    </w:p>
    <w:p w14:paraId="09EAE2C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211</w:t>
      </w:r>
      <w:r w:rsidRPr="00FB2643">
        <w:rPr>
          <w:rFonts w:cs="Times New Roman"/>
          <w:noProof/>
          <w:lang w:val="en-US"/>
        </w:rPr>
        <w:tab/>
        <w:t xml:space="preserve">Daly C, Taylor G, Gibson W. The Prism approach to mapping precipitation and emperature. </w:t>
      </w:r>
      <w:r w:rsidRPr="00FB2643">
        <w:rPr>
          <w:rFonts w:cs="Times New Roman"/>
          <w:i/>
          <w:iCs/>
          <w:noProof/>
          <w:lang w:val="en-US"/>
        </w:rPr>
        <w:t>10th AMS Conf Appl Climatol</w:t>
      </w:r>
      <w:r w:rsidRPr="00FB2643">
        <w:rPr>
          <w:rFonts w:cs="Times New Roman"/>
          <w:noProof/>
          <w:lang w:val="en-US"/>
        </w:rPr>
        <w:t xml:space="preserve"> 1997.</w:t>
      </w:r>
    </w:p>
    <w:p w14:paraId="130A897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212</w:t>
      </w:r>
      <w:r w:rsidRPr="00FB2643">
        <w:rPr>
          <w:rFonts w:cs="Times New Roman"/>
          <w:noProof/>
          <w:lang w:val="en-US"/>
        </w:rPr>
        <w:tab/>
        <w:t xml:space="preserve">Bennett JE, Tamura-Wicks H, Parks RM, </w:t>
      </w:r>
      <w:r w:rsidRPr="00FB2643">
        <w:rPr>
          <w:rFonts w:cs="Times New Roman"/>
          <w:i/>
          <w:iCs/>
          <w:noProof/>
          <w:lang w:val="en-US"/>
        </w:rPr>
        <w:t>et al.</w:t>
      </w:r>
      <w:r w:rsidRPr="00FB2643">
        <w:rPr>
          <w:rFonts w:cs="Times New Roman"/>
          <w:noProof/>
          <w:lang w:val="en-US"/>
        </w:rPr>
        <w:t xml:space="preserve"> National and county life expectancy loss from particulate matter pollution in the USA (in press). </w:t>
      </w:r>
      <w:r w:rsidRPr="00FB2643">
        <w:rPr>
          <w:rFonts w:cs="Times New Roman"/>
          <w:i/>
          <w:iCs/>
          <w:noProof/>
          <w:lang w:val="en-US"/>
        </w:rPr>
        <w:t>PLOS Med</w:t>
      </w:r>
      <w:r w:rsidRPr="00FB2643">
        <w:rPr>
          <w:rFonts w:cs="Times New Roman"/>
          <w:noProof/>
          <w:lang w:val="en-US"/>
        </w:rPr>
        <w:t xml:space="preserve"> 2019.</w:t>
      </w:r>
    </w:p>
    <w:p w14:paraId="164780C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213</w:t>
      </w:r>
      <w:r w:rsidRPr="00FB2643">
        <w:rPr>
          <w:rFonts w:cs="Times New Roman"/>
          <w:noProof/>
          <w:lang w:val="en-US"/>
        </w:rPr>
        <w:tab/>
        <w:t xml:space="preserve">McKee CM. Deaths in winter: Can Britain learn from Europe? </w:t>
      </w:r>
      <w:r w:rsidRPr="00FB2643">
        <w:rPr>
          <w:rFonts w:cs="Times New Roman"/>
          <w:i/>
          <w:iCs/>
          <w:noProof/>
          <w:lang w:val="en-US"/>
        </w:rPr>
        <w:t>Eur J Epidemiol</w:t>
      </w:r>
      <w:r w:rsidRPr="00FB2643">
        <w:rPr>
          <w:rFonts w:cs="Times New Roman"/>
          <w:noProof/>
          <w:lang w:val="en-US"/>
        </w:rPr>
        <w:t xml:space="preserve"> 1989; </w:t>
      </w:r>
      <w:r w:rsidRPr="00FB2643">
        <w:rPr>
          <w:rFonts w:cs="Times New Roman"/>
          <w:b/>
          <w:bCs/>
          <w:noProof/>
          <w:lang w:val="en-US"/>
        </w:rPr>
        <w:t>5</w:t>
      </w:r>
      <w:r w:rsidRPr="00FB2643">
        <w:rPr>
          <w:rFonts w:cs="Times New Roman"/>
          <w:noProof/>
          <w:lang w:val="en-US"/>
        </w:rPr>
        <w:t>: 178–82.</w:t>
      </w:r>
    </w:p>
    <w:p w14:paraId="50242C2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214</w:t>
      </w:r>
      <w:r w:rsidRPr="00FB2643">
        <w:rPr>
          <w:rFonts w:cs="Times New Roman"/>
          <w:noProof/>
          <w:lang w:val="en-US"/>
        </w:rPr>
        <w:tab/>
        <w:t xml:space="preserve">Langford IH, Bentham G. The potential effects of climate change on winter mortality in England and Wales. </w:t>
      </w:r>
      <w:r w:rsidRPr="00FB2643">
        <w:rPr>
          <w:rFonts w:cs="Times New Roman"/>
          <w:i/>
          <w:iCs/>
          <w:noProof/>
          <w:lang w:val="en-US"/>
        </w:rPr>
        <w:t>Int J Biometeorol</w:t>
      </w:r>
      <w:r w:rsidRPr="00FB2643">
        <w:rPr>
          <w:rFonts w:cs="Times New Roman"/>
          <w:noProof/>
          <w:lang w:val="en-US"/>
        </w:rPr>
        <w:t xml:space="preserve"> 1995; </w:t>
      </w:r>
      <w:r w:rsidRPr="00FB2643">
        <w:rPr>
          <w:rFonts w:cs="Times New Roman"/>
          <w:b/>
          <w:bCs/>
          <w:noProof/>
          <w:lang w:val="en-US"/>
        </w:rPr>
        <w:t>38</w:t>
      </w:r>
      <w:r w:rsidRPr="00FB2643">
        <w:rPr>
          <w:rFonts w:cs="Times New Roman"/>
          <w:noProof/>
          <w:lang w:val="en-US"/>
        </w:rPr>
        <w:t>: 141–7.</w:t>
      </w:r>
    </w:p>
    <w:p w14:paraId="16BDE60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215</w:t>
      </w:r>
      <w:r w:rsidRPr="00FB2643">
        <w:rPr>
          <w:rFonts w:cs="Times New Roman"/>
          <w:noProof/>
          <w:lang w:val="en-US"/>
        </w:rPr>
        <w:tab/>
        <w:t xml:space="preserve">Martens WJ. Climate change, thermal stress and mortality changes. </w:t>
      </w:r>
      <w:r w:rsidRPr="00FB2643">
        <w:rPr>
          <w:rFonts w:cs="Times New Roman"/>
          <w:i/>
          <w:iCs/>
          <w:noProof/>
          <w:lang w:val="en-US"/>
        </w:rPr>
        <w:t>Soc Sci Med</w:t>
      </w:r>
      <w:r w:rsidRPr="00FB2643">
        <w:rPr>
          <w:rFonts w:cs="Times New Roman"/>
          <w:noProof/>
          <w:lang w:val="en-US"/>
        </w:rPr>
        <w:t xml:space="preserve"> 1998; </w:t>
      </w:r>
      <w:r w:rsidRPr="00FB2643">
        <w:rPr>
          <w:rFonts w:cs="Times New Roman"/>
          <w:b/>
          <w:bCs/>
          <w:noProof/>
          <w:lang w:val="en-US"/>
        </w:rPr>
        <w:t>46</w:t>
      </w:r>
      <w:r w:rsidRPr="00FB2643">
        <w:rPr>
          <w:rFonts w:cs="Times New Roman"/>
          <w:noProof/>
          <w:lang w:val="en-US"/>
        </w:rPr>
        <w:t>: 331–44.</w:t>
      </w:r>
    </w:p>
    <w:p w14:paraId="0E2E4D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216</w:t>
      </w:r>
      <w:r w:rsidRPr="00FB2643">
        <w:rPr>
          <w:rFonts w:cs="Times New Roman"/>
          <w:noProof/>
          <w:lang w:val="en-US"/>
        </w:rPr>
        <w:tab/>
        <w:t xml:space="preserve">Davis RE, Knappenberger PC, Michaels PJ, Novicoff WM. Seasonality of climate-human mortality relationships in US cities and impacts of climate change. </w:t>
      </w:r>
      <w:r w:rsidRPr="00FB2643">
        <w:rPr>
          <w:rFonts w:cs="Times New Roman"/>
          <w:i/>
          <w:iCs/>
          <w:noProof/>
          <w:lang w:val="en-US"/>
        </w:rPr>
        <w:t>Clim Res</w:t>
      </w:r>
      <w:r w:rsidRPr="00FB2643">
        <w:rPr>
          <w:rFonts w:cs="Times New Roman"/>
          <w:noProof/>
          <w:lang w:val="en-US"/>
        </w:rPr>
        <w:t xml:space="preserve"> 2004; </w:t>
      </w:r>
      <w:r w:rsidRPr="00FB2643">
        <w:rPr>
          <w:rFonts w:cs="Times New Roman"/>
          <w:b/>
          <w:bCs/>
          <w:noProof/>
          <w:lang w:val="en-US"/>
        </w:rPr>
        <w:t>26</w:t>
      </w:r>
      <w:r w:rsidRPr="00FB2643">
        <w:rPr>
          <w:rFonts w:cs="Times New Roman"/>
          <w:noProof/>
          <w:lang w:val="en-US"/>
        </w:rPr>
        <w:t>: 61–76.</w:t>
      </w:r>
    </w:p>
    <w:p w14:paraId="2162A84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217</w:t>
      </w:r>
      <w:r w:rsidRPr="00FB2643">
        <w:rPr>
          <w:rFonts w:cs="Times New Roman"/>
          <w:noProof/>
          <w:lang w:val="en-US"/>
        </w:rPr>
        <w:tab/>
        <w:t xml:space="preserve">Medina-Ramón M, Schwartz J. Temperature, temperature extremes, and mortality: A study of acclimatisation and effect modification in 50 US cities. </w:t>
      </w:r>
      <w:r w:rsidRPr="00FB2643">
        <w:rPr>
          <w:rFonts w:cs="Times New Roman"/>
          <w:i/>
          <w:iCs/>
          <w:noProof/>
          <w:lang w:val="en-US"/>
        </w:rPr>
        <w:t>Occup Environ Med</w:t>
      </w:r>
      <w:r w:rsidRPr="00FB2643">
        <w:rPr>
          <w:rFonts w:cs="Times New Roman"/>
          <w:noProof/>
          <w:lang w:val="en-US"/>
        </w:rPr>
        <w:t xml:space="preserve"> 2007; </w:t>
      </w:r>
      <w:r w:rsidRPr="00FB2643">
        <w:rPr>
          <w:rFonts w:cs="Times New Roman"/>
          <w:b/>
          <w:bCs/>
          <w:noProof/>
          <w:lang w:val="en-US"/>
        </w:rPr>
        <w:t>64</w:t>
      </w:r>
      <w:r w:rsidRPr="00FB2643">
        <w:rPr>
          <w:rFonts w:cs="Times New Roman"/>
          <w:noProof/>
          <w:lang w:val="en-US"/>
        </w:rPr>
        <w:t>: 827–33.</w:t>
      </w:r>
    </w:p>
    <w:p w14:paraId="60DE047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218</w:t>
      </w:r>
      <w:r w:rsidRPr="00FB2643">
        <w:rPr>
          <w:rFonts w:cs="Times New Roman"/>
          <w:noProof/>
          <w:lang w:val="en-US"/>
        </w:rPr>
        <w:tab/>
        <w:t xml:space="preserve">Seretakis D. Changing Seasonality of Mortality From Coronary Heart Disease. </w:t>
      </w:r>
      <w:r w:rsidRPr="00FB2643">
        <w:rPr>
          <w:rFonts w:cs="Times New Roman"/>
          <w:i/>
          <w:iCs/>
          <w:noProof/>
          <w:lang w:val="en-US"/>
        </w:rPr>
        <w:t>JAMA J Am Med Assoc</w:t>
      </w:r>
      <w:r w:rsidRPr="00FB2643">
        <w:rPr>
          <w:rFonts w:cs="Times New Roman"/>
          <w:noProof/>
          <w:lang w:val="en-US"/>
        </w:rPr>
        <w:t xml:space="preserve"> 1997; </w:t>
      </w:r>
      <w:r w:rsidRPr="00FB2643">
        <w:rPr>
          <w:rFonts w:cs="Times New Roman"/>
          <w:b/>
          <w:bCs/>
          <w:noProof/>
          <w:lang w:val="en-US"/>
        </w:rPr>
        <w:t>278</w:t>
      </w:r>
      <w:r w:rsidRPr="00FB2643">
        <w:rPr>
          <w:rFonts w:cs="Times New Roman"/>
          <w:noProof/>
          <w:lang w:val="en-US"/>
        </w:rPr>
        <w:t>: 1012.</w:t>
      </w:r>
    </w:p>
    <w:p w14:paraId="405DC8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219</w:t>
      </w:r>
      <w:r w:rsidRPr="00FB2643">
        <w:rPr>
          <w:rFonts w:cs="Times New Roman"/>
          <w:noProof/>
          <w:lang w:val="en-US"/>
        </w:rPr>
        <w:tab/>
        <w:t xml:space="preserve">Carson C, Hajat S, Armstrong B, Wilkinson P. Declining vulnerability to temperature-related mortality in London over the 20th century. </w:t>
      </w:r>
      <w:r w:rsidRPr="00FB2643">
        <w:rPr>
          <w:rFonts w:cs="Times New Roman"/>
          <w:i/>
          <w:iCs/>
          <w:noProof/>
          <w:lang w:val="en-US"/>
        </w:rPr>
        <w:t>Am J Epidemiol</w:t>
      </w:r>
      <w:r w:rsidRPr="00FB2643">
        <w:rPr>
          <w:rFonts w:cs="Times New Roman"/>
          <w:noProof/>
          <w:lang w:val="en-US"/>
        </w:rPr>
        <w:t xml:space="preserve"> 2006; </w:t>
      </w:r>
      <w:r w:rsidRPr="00FB2643">
        <w:rPr>
          <w:rFonts w:cs="Times New Roman"/>
          <w:b/>
          <w:bCs/>
          <w:noProof/>
          <w:lang w:val="en-US"/>
        </w:rPr>
        <w:t>164</w:t>
      </w:r>
      <w:r w:rsidRPr="00FB2643">
        <w:rPr>
          <w:rFonts w:cs="Times New Roman"/>
          <w:noProof/>
          <w:lang w:val="en-US"/>
        </w:rPr>
        <w:t>: 77–84.</w:t>
      </w:r>
    </w:p>
    <w:p w14:paraId="68E0F79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220</w:t>
      </w:r>
      <w:r w:rsidRPr="00FB2643">
        <w:rPr>
          <w:rFonts w:cs="Times New Roman"/>
          <w:noProof/>
          <w:lang w:val="en-US"/>
        </w:rPr>
        <w:tab/>
        <w:t xml:space="preserve">Sheridan SC, Kalkstein AJ, Kalkstein LS. Trends in heat-related mortality in the United States, 1975-2004. </w:t>
      </w:r>
      <w:r w:rsidRPr="00FB2643">
        <w:rPr>
          <w:rFonts w:cs="Times New Roman"/>
          <w:i/>
          <w:iCs/>
          <w:noProof/>
          <w:lang w:val="en-US"/>
        </w:rPr>
        <w:t>Nat Hazards</w:t>
      </w:r>
      <w:r w:rsidRPr="00FB2643">
        <w:rPr>
          <w:rFonts w:cs="Times New Roman"/>
          <w:noProof/>
          <w:lang w:val="en-US"/>
        </w:rPr>
        <w:t xml:space="preserve"> 2009; </w:t>
      </w:r>
      <w:r w:rsidRPr="00FB2643">
        <w:rPr>
          <w:rFonts w:cs="Times New Roman"/>
          <w:b/>
          <w:bCs/>
          <w:noProof/>
          <w:lang w:val="en-US"/>
        </w:rPr>
        <w:t>50</w:t>
      </w:r>
      <w:r w:rsidRPr="00FB2643">
        <w:rPr>
          <w:rFonts w:cs="Times New Roman"/>
          <w:noProof/>
          <w:lang w:val="en-US"/>
        </w:rPr>
        <w:t>: 145–60.</w:t>
      </w:r>
    </w:p>
    <w:p w14:paraId="19864A3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221</w:t>
      </w:r>
      <w:r w:rsidRPr="00FB2643">
        <w:rPr>
          <w:rFonts w:cs="Times New Roman"/>
          <w:noProof/>
          <w:lang w:val="en-US"/>
        </w:rPr>
        <w:tab/>
        <w:t xml:space="preserve">Bobb JF, Peng RD, Bell ML, Dominici F. Heat-related mortality and adaptation to heat in the United States. </w:t>
      </w:r>
      <w:r w:rsidRPr="00FB2643">
        <w:rPr>
          <w:rFonts w:cs="Times New Roman"/>
          <w:i/>
          <w:iCs/>
          <w:noProof/>
          <w:lang w:val="en-US"/>
        </w:rPr>
        <w:t>Environ Health Perspect</w:t>
      </w:r>
      <w:r w:rsidRPr="00FB2643">
        <w:rPr>
          <w:rFonts w:cs="Times New Roman"/>
          <w:noProof/>
          <w:lang w:val="en-US"/>
        </w:rPr>
        <w:t xml:space="preserve"> 2014; </w:t>
      </w:r>
      <w:r w:rsidRPr="00FB2643">
        <w:rPr>
          <w:rFonts w:cs="Times New Roman"/>
          <w:b/>
          <w:bCs/>
          <w:noProof/>
          <w:lang w:val="en-US"/>
        </w:rPr>
        <w:t>122</w:t>
      </w:r>
      <w:r w:rsidRPr="00FB2643">
        <w:rPr>
          <w:rFonts w:cs="Times New Roman"/>
          <w:noProof/>
          <w:lang w:val="en-US"/>
        </w:rPr>
        <w:t>: 811–6.</w:t>
      </w:r>
    </w:p>
    <w:p w14:paraId="4FD935CE"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222</w:t>
      </w:r>
      <w:r w:rsidRPr="00FB2643">
        <w:rPr>
          <w:rFonts w:cs="Times New Roman"/>
          <w:noProof/>
          <w:lang w:val="en-US"/>
        </w:rPr>
        <w:tab/>
        <w:t xml:space="preserve">Moy CM, Seltzer GO, Rodbell DT, Anderson DM. Variability of El Niño/Southern Oscillation activity at millennial timescales during the Holocene epoch. </w:t>
      </w:r>
      <w:r w:rsidRPr="00FB2643">
        <w:rPr>
          <w:rFonts w:cs="Times New Roman"/>
          <w:i/>
          <w:iCs/>
          <w:noProof/>
          <w:lang w:val="en-US"/>
        </w:rPr>
        <w:t>Nature</w:t>
      </w:r>
      <w:r w:rsidRPr="00FB2643">
        <w:rPr>
          <w:rFonts w:cs="Times New Roman"/>
          <w:noProof/>
          <w:lang w:val="en-US"/>
        </w:rPr>
        <w:t xml:space="preserve"> 2002; </w:t>
      </w:r>
      <w:r w:rsidRPr="00FB2643">
        <w:rPr>
          <w:rFonts w:cs="Times New Roman"/>
          <w:b/>
          <w:bCs/>
          <w:noProof/>
          <w:lang w:val="en-US"/>
        </w:rPr>
        <w:t>420</w:t>
      </w:r>
      <w:r w:rsidRPr="00FB2643">
        <w:rPr>
          <w:rFonts w:cs="Times New Roman"/>
          <w:noProof/>
          <w:lang w:val="en-US"/>
        </w:rPr>
        <w:t>: 162–5.</w:t>
      </w:r>
    </w:p>
    <w:p w14:paraId="5AF2114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223</w:t>
      </w:r>
      <w:r w:rsidRPr="00FB2643">
        <w:rPr>
          <w:rFonts w:cs="Times New Roman"/>
          <w:noProof/>
          <w:lang w:val="en-US"/>
        </w:rPr>
        <w:tab/>
        <w:t xml:space="preserve">Grenfell BT, Bjørnstad ON, Kappey J. Travelling waves and spatial hierarchies in measles epidemics. </w:t>
      </w:r>
      <w:r w:rsidRPr="00FB2643">
        <w:rPr>
          <w:rFonts w:cs="Times New Roman"/>
          <w:i/>
          <w:iCs/>
          <w:noProof/>
          <w:lang w:val="en-US"/>
        </w:rPr>
        <w:t>Nature</w:t>
      </w:r>
      <w:r w:rsidRPr="00FB2643">
        <w:rPr>
          <w:rFonts w:cs="Times New Roman"/>
          <w:noProof/>
          <w:lang w:val="en-US"/>
        </w:rPr>
        <w:t xml:space="preserve"> 2001; </w:t>
      </w:r>
      <w:r w:rsidRPr="00FB2643">
        <w:rPr>
          <w:rFonts w:cs="Times New Roman"/>
          <w:b/>
          <w:bCs/>
          <w:noProof/>
          <w:lang w:val="en-US"/>
        </w:rPr>
        <w:t>414</w:t>
      </w:r>
      <w:r w:rsidRPr="00FB2643">
        <w:rPr>
          <w:rFonts w:cs="Times New Roman"/>
          <w:noProof/>
          <w:lang w:val="en-US"/>
        </w:rPr>
        <w:t>: 716–23.</w:t>
      </w:r>
    </w:p>
    <w:p w14:paraId="138DAAC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224</w:t>
      </w:r>
      <w:r w:rsidRPr="00FB2643">
        <w:rPr>
          <w:rFonts w:cs="Times New Roman"/>
          <w:noProof/>
          <w:lang w:val="en-US"/>
        </w:rPr>
        <w:tab/>
        <w:t xml:space="preserve">Torrence C, Compo GP. A Practical Guide to Wavelet Analysis. </w:t>
      </w:r>
      <w:r w:rsidRPr="00FB2643">
        <w:rPr>
          <w:rFonts w:cs="Times New Roman"/>
          <w:i/>
          <w:iCs/>
          <w:noProof/>
          <w:lang w:val="en-US"/>
        </w:rPr>
        <w:t>Bull Am Meteorol Soc</w:t>
      </w:r>
      <w:r w:rsidRPr="00FB2643">
        <w:rPr>
          <w:rFonts w:cs="Times New Roman"/>
          <w:noProof/>
          <w:lang w:val="en-US"/>
        </w:rPr>
        <w:t xml:space="preserve"> 1998. DOI:10.1175/1520-0477(1998)079&lt;0061:APGTWA&gt;2.0.CO;2.</w:t>
      </w:r>
    </w:p>
    <w:p w14:paraId="3CDD9A4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225</w:t>
      </w:r>
      <w:r w:rsidRPr="00FB2643">
        <w:rPr>
          <w:rFonts w:cs="Times New Roman"/>
          <w:noProof/>
          <w:lang w:val="en-US"/>
        </w:rPr>
        <w:tab/>
        <w:t>Hubbard BB. The world according to wavelets: the story of a mathematical technique in the making. A K Peters/CRC Press, 1998.</w:t>
      </w:r>
    </w:p>
    <w:p w14:paraId="1C73F3D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226</w:t>
      </w:r>
      <w:r w:rsidRPr="00FB2643">
        <w:rPr>
          <w:rFonts w:cs="Times New Roman"/>
          <w:noProof/>
          <w:lang w:val="en-US"/>
        </w:rPr>
        <w:tab/>
        <w:t xml:space="preserve">Cazelles B, Chavez M, Berteaux D, </w:t>
      </w:r>
      <w:r w:rsidRPr="00FB2643">
        <w:rPr>
          <w:rFonts w:cs="Times New Roman"/>
          <w:i/>
          <w:iCs/>
          <w:noProof/>
          <w:lang w:val="en-US"/>
        </w:rPr>
        <w:t>et al.</w:t>
      </w:r>
      <w:r w:rsidRPr="00FB2643">
        <w:rPr>
          <w:rFonts w:cs="Times New Roman"/>
          <w:noProof/>
          <w:lang w:val="en-US"/>
        </w:rPr>
        <w:t xml:space="preserve"> Wavelet analysis of ecological time series. Oecologia. 2008; </w:t>
      </w:r>
      <w:r w:rsidRPr="00FB2643">
        <w:rPr>
          <w:rFonts w:cs="Times New Roman"/>
          <w:b/>
          <w:bCs/>
          <w:noProof/>
          <w:lang w:val="en-US"/>
        </w:rPr>
        <w:t>156</w:t>
      </w:r>
      <w:r w:rsidRPr="00FB2643">
        <w:rPr>
          <w:rFonts w:cs="Times New Roman"/>
          <w:noProof/>
          <w:lang w:val="en-US"/>
        </w:rPr>
        <w:t>: 287–304.</w:t>
      </w:r>
    </w:p>
    <w:p w14:paraId="275EC12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227</w:t>
      </w:r>
      <w:r w:rsidRPr="00FB2643">
        <w:rPr>
          <w:rFonts w:cs="Times New Roman"/>
          <w:noProof/>
          <w:lang w:val="en-US"/>
        </w:rPr>
        <w:tab/>
        <w:t>Fisher NI. Statistical analysis of circular data. Cambridge University Press, 1995.</w:t>
      </w:r>
    </w:p>
    <w:p w14:paraId="792579B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228</w:t>
      </w:r>
      <w:r w:rsidRPr="00FB2643">
        <w:rPr>
          <w:rFonts w:cs="Times New Roman"/>
          <w:noProof/>
          <w:lang w:val="en-US"/>
        </w:rPr>
        <w:tab/>
        <w:t xml:space="preserve">National Highway Traffic Safety Administration. Trend and Pattern Analysis of Highway Crash Fatality By Month and Day. </w:t>
      </w:r>
      <w:r w:rsidRPr="00FB2643">
        <w:rPr>
          <w:rFonts w:cs="Times New Roman"/>
          <w:i/>
          <w:iCs/>
          <w:noProof/>
          <w:lang w:val="en-US"/>
        </w:rPr>
        <w:t>Natl Cent Stat Anal</w:t>
      </w:r>
      <w:r w:rsidRPr="00FB2643">
        <w:rPr>
          <w:rFonts w:cs="Times New Roman"/>
          <w:noProof/>
          <w:lang w:val="en-US"/>
        </w:rPr>
        <w:t xml:space="preserve"> 2005.</w:t>
      </w:r>
    </w:p>
    <w:p w14:paraId="2DBA6AC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229</w:t>
      </w:r>
      <w:r w:rsidRPr="00FB2643">
        <w:rPr>
          <w:rFonts w:cs="Times New Roman"/>
          <w:noProof/>
          <w:lang w:val="en-US"/>
        </w:rPr>
        <w:tab/>
        <w:t xml:space="preserve">MacDorman MF, Gregory E. Fetal and Perinatal Mortality: United States, 2013. </w:t>
      </w:r>
      <w:r w:rsidRPr="00FB2643">
        <w:rPr>
          <w:rFonts w:cs="Times New Roman"/>
          <w:i/>
          <w:iCs/>
          <w:noProof/>
          <w:lang w:val="en-US"/>
        </w:rPr>
        <w:t>Natl Vital Stat Reports</w:t>
      </w:r>
      <w:r w:rsidRPr="00FB2643">
        <w:rPr>
          <w:rFonts w:cs="Times New Roman"/>
          <w:noProof/>
          <w:lang w:val="en-US"/>
        </w:rPr>
        <w:t xml:space="preserve"> 2015; </w:t>
      </w:r>
      <w:r w:rsidRPr="00FB2643">
        <w:rPr>
          <w:rFonts w:cs="Times New Roman"/>
          <w:b/>
          <w:bCs/>
          <w:noProof/>
          <w:lang w:val="en-US"/>
        </w:rPr>
        <w:t>64</w:t>
      </w:r>
      <w:r w:rsidRPr="00FB2643">
        <w:rPr>
          <w:rFonts w:cs="Times New Roman"/>
          <w:noProof/>
          <w:lang w:val="en-US"/>
        </w:rPr>
        <w:t>: 1–24.</w:t>
      </w:r>
    </w:p>
    <w:p w14:paraId="639FD25F"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230</w:t>
      </w:r>
      <w:r w:rsidRPr="00FB2643">
        <w:rPr>
          <w:rFonts w:cs="Times New Roman"/>
          <w:noProof/>
          <w:lang w:val="en-US"/>
        </w:rPr>
        <w:tab/>
        <w:t xml:space="preserve">Public Health England. The Cold Weather Plan for England. </w:t>
      </w:r>
      <w:r w:rsidRPr="00FB2643">
        <w:rPr>
          <w:rFonts w:cs="Times New Roman"/>
          <w:i/>
          <w:iCs/>
          <w:noProof/>
          <w:lang w:val="en-US"/>
        </w:rPr>
        <w:t>Public Heal Engl</w:t>
      </w:r>
      <w:r w:rsidRPr="00FB2643">
        <w:rPr>
          <w:rFonts w:cs="Times New Roman"/>
          <w:noProof/>
          <w:lang w:val="en-US"/>
        </w:rPr>
        <w:t xml:space="preserve"> 2017.</w:t>
      </w:r>
    </w:p>
    <w:p w14:paraId="0556848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231</w:t>
      </w:r>
      <w:r w:rsidRPr="00FB2643">
        <w:rPr>
          <w:rFonts w:cs="Times New Roman"/>
          <w:noProof/>
          <w:lang w:val="en-US"/>
        </w:rPr>
        <w:tab/>
        <w:t xml:space="preserve">Lerchl A. Changes in the seasonality of mortality in Germany from 1946 to 1995: the role of temperature. </w:t>
      </w:r>
      <w:r w:rsidRPr="00FB2643">
        <w:rPr>
          <w:rFonts w:cs="Times New Roman"/>
          <w:i/>
          <w:iCs/>
          <w:noProof/>
          <w:lang w:val="en-US"/>
        </w:rPr>
        <w:t>Int J Biometeorol</w:t>
      </w:r>
      <w:r w:rsidRPr="00FB2643">
        <w:rPr>
          <w:rFonts w:cs="Times New Roman"/>
          <w:noProof/>
          <w:lang w:val="en-US"/>
        </w:rPr>
        <w:t xml:space="preserve"> 1998; </w:t>
      </w:r>
      <w:r w:rsidRPr="00FB2643">
        <w:rPr>
          <w:rFonts w:cs="Times New Roman"/>
          <w:b/>
          <w:bCs/>
          <w:noProof/>
          <w:lang w:val="en-US"/>
        </w:rPr>
        <w:t>42</w:t>
      </w:r>
      <w:r w:rsidRPr="00FB2643">
        <w:rPr>
          <w:rFonts w:cs="Times New Roman"/>
          <w:noProof/>
          <w:lang w:val="en-US"/>
        </w:rPr>
        <w:t>: 84–8.</w:t>
      </w:r>
    </w:p>
    <w:p w14:paraId="63278FE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232</w:t>
      </w:r>
      <w:r w:rsidRPr="00FB2643">
        <w:rPr>
          <w:rFonts w:cs="Times New Roman"/>
          <w:noProof/>
          <w:lang w:val="en-US"/>
        </w:rPr>
        <w:tab/>
        <w:t xml:space="preserve">Morris ME. Smart-Home Technologies to Assist Older People to Live Well at Home. </w:t>
      </w:r>
      <w:r w:rsidRPr="00FB2643">
        <w:rPr>
          <w:rFonts w:cs="Times New Roman"/>
          <w:i/>
          <w:iCs/>
          <w:noProof/>
          <w:lang w:val="en-US"/>
        </w:rPr>
        <w:t>J Aging Sci</w:t>
      </w:r>
      <w:r w:rsidRPr="00FB2643">
        <w:rPr>
          <w:rFonts w:cs="Times New Roman"/>
          <w:noProof/>
          <w:lang w:val="en-US"/>
        </w:rPr>
        <w:t xml:space="preserve"> 2013; </w:t>
      </w:r>
      <w:r w:rsidRPr="00FB2643">
        <w:rPr>
          <w:rFonts w:cs="Times New Roman"/>
          <w:b/>
          <w:bCs/>
          <w:noProof/>
          <w:lang w:val="en-US"/>
        </w:rPr>
        <w:t>01</w:t>
      </w:r>
      <w:r w:rsidRPr="00FB2643">
        <w:rPr>
          <w:rFonts w:cs="Times New Roman"/>
          <w:noProof/>
          <w:lang w:val="en-US"/>
        </w:rPr>
        <w:t>. DOI:10.4172/2329-8847.1000101.</w:t>
      </w:r>
    </w:p>
    <w:p w14:paraId="7FC86EB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233</w:t>
      </w:r>
      <w:r w:rsidRPr="00FB2643">
        <w:rPr>
          <w:rFonts w:cs="Times New Roman"/>
          <w:noProof/>
          <w:lang w:val="en-US"/>
        </w:rPr>
        <w:tab/>
        <w:t xml:space="preserve">Huang C, Barnett AG, Wang X, Vaneckova P, Fitzgerald G, Tong S. Projecting future heat-related mortality under climate change scenarios: A systematic review. Environ. </w:t>
      </w:r>
      <w:r w:rsidRPr="00FB2643">
        <w:rPr>
          <w:rFonts w:cs="Times New Roman"/>
          <w:noProof/>
          <w:lang w:val="en-US"/>
        </w:rPr>
        <w:lastRenderedPageBreak/>
        <w:t>Health Perspect. 2011. DOI:10.1289/ehp.1103456.</w:t>
      </w:r>
    </w:p>
    <w:p w14:paraId="474CBF4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234</w:t>
      </w:r>
      <w:r w:rsidRPr="00FB2643">
        <w:rPr>
          <w:rFonts w:cs="Times New Roman"/>
          <w:noProof/>
          <w:lang w:val="en-US"/>
        </w:rPr>
        <w:tab/>
        <w:t xml:space="preserve">Gasparrini A, Guo Y, Sera F, </w:t>
      </w:r>
      <w:r w:rsidRPr="00FB2643">
        <w:rPr>
          <w:rFonts w:cs="Times New Roman"/>
          <w:i/>
          <w:iCs/>
          <w:noProof/>
          <w:lang w:val="en-US"/>
        </w:rPr>
        <w:t>et al.</w:t>
      </w:r>
      <w:r w:rsidRPr="00FB2643">
        <w:rPr>
          <w:rFonts w:cs="Times New Roman"/>
          <w:noProof/>
          <w:lang w:val="en-US"/>
        </w:rPr>
        <w:t xml:space="preserve"> Projections of temperature-related excess mortality under climate change scenarios. </w:t>
      </w:r>
      <w:r w:rsidRPr="00FB2643">
        <w:rPr>
          <w:rFonts w:cs="Times New Roman"/>
          <w:i/>
          <w:iCs/>
          <w:noProof/>
          <w:lang w:val="en-US"/>
        </w:rPr>
        <w:t>Lancet Planet Heal</w:t>
      </w:r>
      <w:r w:rsidRPr="00FB2643">
        <w:rPr>
          <w:rFonts w:cs="Times New Roman"/>
          <w:noProof/>
          <w:lang w:val="en-US"/>
        </w:rPr>
        <w:t xml:space="preserve"> 2017. DOI:10.1016/S2542-5196(17)30156-0.</w:t>
      </w:r>
    </w:p>
    <w:p w14:paraId="6653857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235</w:t>
      </w:r>
      <w:r w:rsidRPr="00FB2643">
        <w:rPr>
          <w:rFonts w:cs="Times New Roman"/>
          <w:noProof/>
          <w:lang w:val="en-US"/>
        </w:rPr>
        <w:tab/>
        <w:t>Rue H, Held L. Gaussian Markov random fields. Theory and applications. 2005 DOI:10.1007/s00184-007-0162-3.</w:t>
      </w:r>
    </w:p>
    <w:p w14:paraId="2D345C0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236</w:t>
      </w:r>
      <w:r w:rsidRPr="00FB2643">
        <w:rPr>
          <w:rFonts w:cs="Times New Roman"/>
          <w:noProof/>
          <w:lang w:val="en-US"/>
        </w:rPr>
        <w:tab/>
        <w:t xml:space="preserve">Besag J. Spatial interaction and the statistical snalysis of lattice systems. </w:t>
      </w:r>
      <w:r w:rsidRPr="00FB2643">
        <w:rPr>
          <w:rFonts w:cs="Times New Roman"/>
          <w:i/>
          <w:iCs/>
          <w:noProof/>
          <w:lang w:val="en-US"/>
        </w:rPr>
        <w:t>J R Stat Soc Ser B (Statistical Methodol</w:t>
      </w:r>
      <w:r w:rsidRPr="00FB2643">
        <w:rPr>
          <w:rFonts w:cs="Times New Roman"/>
          <w:noProof/>
          <w:lang w:val="en-US"/>
        </w:rPr>
        <w:t xml:space="preserve"> 1974. DOI:10.2307/2984812.</w:t>
      </w:r>
    </w:p>
    <w:p w14:paraId="4CBA858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237</w:t>
      </w:r>
      <w:r w:rsidRPr="00FB2643">
        <w:rPr>
          <w:rFonts w:cs="Times New Roman"/>
          <w:noProof/>
          <w:lang w:val="en-US"/>
        </w:rPr>
        <w:tab/>
        <w:t xml:space="preserve">Spiegelhalter DJ, Best NG, Carlin BP, Van Der Linde A. Bayesian measures of model complexity and fit. </w:t>
      </w:r>
      <w:r w:rsidRPr="00FB2643">
        <w:rPr>
          <w:rFonts w:cs="Times New Roman"/>
          <w:i/>
          <w:iCs/>
          <w:noProof/>
          <w:lang w:val="en-US"/>
        </w:rPr>
        <w:t>J R Stat Soc Ser B Stat Methodol</w:t>
      </w:r>
      <w:r w:rsidRPr="00FB2643">
        <w:rPr>
          <w:rFonts w:cs="Times New Roman"/>
          <w:noProof/>
          <w:lang w:val="en-US"/>
        </w:rPr>
        <w:t xml:space="preserve"> 2002; </w:t>
      </w:r>
      <w:r w:rsidRPr="00FB2643">
        <w:rPr>
          <w:rFonts w:cs="Times New Roman"/>
          <w:b/>
          <w:bCs/>
          <w:noProof/>
          <w:lang w:val="en-US"/>
        </w:rPr>
        <w:t>64</w:t>
      </w:r>
      <w:r w:rsidRPr="00FB2643">
        <w:rPr>
          <w:rFonts w:cs="Times New Roman"/>
          <w:noProof/>
          <w:lang w:val="en-US"/>
        </w:rPr>
        <w:t>: 583–616.</w:t>
      </w:r>
    </w:p>
    <w:p w14:paraId="2AA16CD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238</w:t>
      </w:r>
      <w:r w:rsidRPr="00FB2643">
        <w:rPr>
          <w:rFonts w:cs="Times New Roman"/>
          <w:noProof/>
          <w:lang w:val="en-US"/>
        </w:rPr>
        <w:tab/>
        <w:t xml:space="preserve">Nguyen JL, Schwartz J, Dockery DW. The relationship between indoor and outdoor temperature, apparent temperature, relative humidity, and absolute humidity. </w:t>
      </w:r>
      <w:r w:rsidRPr="00FB2643">
        <w:rPr>
          <w:rFonts w:cs="Times New Roman"/>
          <w:i/>
          <w:iCs/>
          <w:noProof/>
          <w:lang w:val="en-US"/>
        </w:rPr>
        <w:t>Indoor Air</w:t>
      </w:r>
      <w:r w:rsidRPr="00FB2643">
        <w:rPr>
          <w:rFonts w:cs="Times New Roman"/>
          <w:noProof/>
          <w:lang w:val="en-US"/>
        </w:rPr>
        <w:t xml:space="preserve"> 2014; </w:t>
      </w:r>
      <w:r w:rsidRPr="00FB2643">
        <w:rPr>
          <w:rFonts w:cs="Times New Roman"/>
          <w:b/>
          <w:bCs/>
          <w:noProof/>
          <w:lang w:val="en-US"/>
        </w:rPr>
        <w:t>24</w:t>
      </w:r>
      <w:r w:rsidRPr="00FB2643">
        <w:rPr>
          <w:rFonts w:cs="Times New Roman"/>
          <w:noProof/>
          <w:lang w:val="en-US"/>
        </w:rPr>
        <w:t>: 103–12.</w:t>
      </w:r>
    </w:p>
    <w:p w14:paraId="0DD9B4C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239</w:t>
      </w:r>
      <w:r w:rsidRPr="00FB2643">
        <w:rPr>
          <w:rFonts w:cs="Times New Roman"/>
          <w:noProof/>
          <w:lang w:val="en-US"/>
        </w:rPr>
        <w:tab/>
        <w:t xml:space="preserve">R Core Team. R: A language and environment for statistical computing. </w:t>
      </w:r>
      <w:r w:rsidRPr="00FB2643">
        <w:rPr>
          <w:rFonts w:cs="Times New Roman"/>
          <w:i/>
          <w:iCs/>
          <w:noProof/>
          <w:lang w:val="en-US"/>
        </w:rPr>
        <w:t>R Found Stat Comput</w:t>
      </w:r>
      <w:r w:rsidRPr="00FB2643">
        <w:rPr>
          <w:rFonts w:cs="Times New Roman"/>
          <w:noProof/>
          <w:lang w:val="en-US"/>
        </w:rPr>
        <w:t xml:space="preserve"> 2012. DOI:ISBN 3-900051-07-0.</w:t>
      </w:r>
    </w:p>
    <w:p w14:paraId="73F7DD2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240</w:t>
      </w:r>
      <w:r w:rsidRPr="00FB2643">
        <w:rPr>
          <w:rFonts w:cs="Times New Roman"/>
          <w:noProof/>
          <w:lang w:val="en-US"/>
        </w:rPr>
        <w:tab/>
        <w:t>IPCC. IPCC special report on the impacts of global warming of 1.5 °C - Summary for policy makers. 2018. http://www.ipcc.ch/report/sr15/.</w:t>
      </w:r>
    </w:p>
    <w:p w14:paraId="06EBEBE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241</w:t>
      </w:r>
      <w:r w:rsidRPr="00FB2643">
        <w:rPr>
          <w:rFonts w:cs="Times New Roman"/>
          <w:noProof/>
          <w:lang w:val="en-US"/>
        </w:rPr>
        <w:tab/>
        <w:t>McMichael AJ, Woodruff RE, Hales S. Climate change and human health: Present and future risks. Lancet. 2006. DOI:10.1016/S0140-6736(06)68079-3.</w:t>
      </w:r>
    </w:p>
    <w:p w14:paraId="23C4A79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242</w:t>
      </w:r>
      <w:r w:rsidRPr="00FB2643">
        <w:rPr>
          <w:rFonts w:cs="Times New Roman"/>
          <w:noProof/>
          <w:lang w:val="en-US"/>
        </w:rPr>
        <w:tab/>
        <w:t xml:space="preserve">Haines A, Ebi K. The imperative for climate action to protect health. </w:t>
      </w:r>
      <w:r w:rsidRPr="00FB2643">
        <w:rPr>
          <w:rFonts w:cs="Times New Roman"/>
          <w:i/>
          <w:iCs/>
          <w:noProof/>
          <w:lang w:val="en-US"/>
        </w:rPr>
        <w:t>N Engl J Med</w:t>
      </w:r>
      <w:r w:rsidRPr="00FB2643">
        <w:rPr>
          <w:rFonts w:cs="Times New Roman"/>
          <w:noProof/>
          <w:lang w:val="en-US"/>
        </w:rPr>
        <w:t xml:space="preserve"> 2019; : 263–73.</w:t>
      </w:r>
    </w:p>
    <w:p w14:paraId="4A5E6D6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243</w:t>
      </w:r>
      <w:r w:rsidRPr="00FB2643">
        <w:rPr>
          <w:rFonts w:cs="Times New Roman"/>
          <w:noProof/>
          <w:lang w:val="en-US"/>
        </w:rPr>
        <w:tab/>
        <w:t xml:space="preserve">Smith KR, Woodward A, Campbell-Lendrum D, </w:t>
      </w:r>
      <w:r w:rsidRPr="00FB2643">
        <w:rPr>
          <w:rFonts w:cs="Times New Roman"/>
          <w:i/>
          <w:iCs/>
          <w:noProof/>
          <w:lang w:val="en-US"/>
        </w:rPr>
        <w:t>et al.</w:t>
      </w:r>
      <w:r w:rsidRPr="00FB2643">
        <w:rPr>
          <w:rFonts w:cs="Times New Roman"/>
          <w:noProof/>
          <w:lang w:val="en-US"/>
        </w:rPr>
        <w:t xml:space="preserve"> Human health: Impacts, adaptation, and co-benefits. In: Climate Change 2014 Impacts, Adaptation and Vulnerability: Part A: Global and Sectoral Aspects. 2015. DOI:10.1017/CBO9781107415379.016.</w:t>
      </w:r>
    </w:p>
    <w:p w14:paraId="2397D39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244</w:t>
      </w:r>
      <w:r w:rsidRPr="00FB2643">
        <w:rPr>
          <w:rFonts w:cs="Times New Roman"/>
          <w:noProof/>
          <w:lang w:val="en-US"/>
        </w:rPr>
        <w:tab/>
        <w:t xml:space="preserve">Lozano R, Naghavi M, Foreman K, </w:t>
      </w:r>
      <w:r w:rsidRPr="00FB2643">
        <w:rPr>
          <w:rFonts w:cs="Times New Roman"/>
          <w:i/>
          <w:iCs/>
          <w:noProof/>
          <w:lang w:val="en-US"/>
        </w:rPr>
        <w:t>et al.</w:t>
      </w:r>
      <w:r w:rsidRPr="00FB2643">
        <w:rPr>
          <w:rFonts w:cs="Times New Roman"/>
          <w:noProof/>
          <w:lang w:val="en-US"/>
        </w:rPr>
        <w:t xml:space="preserve"> Global and regional mortality from 235 causes of death for 20 age groups in 1990 and 2010: A systematic analysis for the Global Burden of Disease Study 2010. </w:t>
      </w:r>
      <w:r w:rsidRPr="00FB2643">
        <w:rPr>
          <w:rFonts w:cs="Times New Roman"/>
          <w:i/>
          <w:iCs/>
          <w:noProof/>
          <w:lang w:val="en-US"/>
        </w:rPr>
        <w:t>Lancet</w:t>
      </w:r>
      <w:r w:rsidRPr="00FB2643">
        <w:rPr>
          <w:rFonts w:cs="Times New Roman"/>
          <w:noProof/>
          <w:lang w:val="en-US"/>
        </w:rPr>
        <w:t xml:space="preserve"> 2012. DOI:10.1016/S0140-6736(12)61728-0.</w:t>
      </w:r>
    </w:p>
    <w:p w14:paraId="129C690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245</w:t>
      </w:r>
      <w:r w:rsidRPr="00FB2643">
        <w:rPr>
          <w:rFonts w:cs="Times New Roman"/>
          <w:noProof/>
          <w:lang w:val="en-US"/>
        </w:rPr>
        <w:tab/>
        <w:t xml:space="preserve">Xu J. Unintentional drowning deaths in the United States, 1999-2010. </w:t>
      </w:r>
      <w:r w:rsidRPr="00FB2643">
        <w:rPr>
          <w:rFonts w:cs="Times New Roman"/>
          <w:i/>
          <w:iCs/>
          <w:noProof/>
          <w:lang w:val="en-US"/>
        </w:rPr>
        <w:t>NCHS Data Brief</w:t>
      </w:r>
      <w:r w:rsidRPr="00FB2643">
        <w:rPr>
          <w:rFonts w:cs="Times New Roman"/>
          <w:noProof/>
          <w:lang w:val="en-US"/>
        </w:rPr>
        <w:t xml:space="preserve"> 2014.</w:t>
      </w:r>
    </w:p>
    <w:p w14:paraId="1574DA2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246</w:t>
      </w:r>
      <w:r w:rsidRPr="00FB2643">
        <w:rPr>
          <w:rFonts w:cs="Times New Roman"/>
          <w:noProof/>
          <w:lang w:val="en-US"/>
        </w:rPr>
        <w:tab/>
        <w:t>Ambrose AF, Paul G, Hausdorff JM. Risk factors for falls among older adults: A review of the literature. Maturitas. 2013. DOI:10.1016/j.maturitas.2013.02.009.</w:t>
      </w:r>
    </w:p>
    <w:p w14:paraId="3EE0CF2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247</w:t>
      </w:r>
      <w:r w:rsidRPr="00FB2643">
        <w:rPr>
          <w:rFonts w:cs="Times New Roman"/>
          <w:noProof/>
          <w:lang w:val="en-US"/>
        </w:rPr>
        <w:tab/>
        <w:t xml:space="preserve">Bobb JF, Ho KKL, Yeh RW, </w:t>
      </w:r>
      <w:r w:rsidRPr="00FB2643">
        <w:rPr>
          <w:rFonts w:cs="Times New Roman"/>
          <w:i/>
          <w:iCs/>
          <w:noProof/>
          <w:lang w:val="en-US"/>
        </w:rPr>
        <w:t>et al.</w:t>
      </w:r>
      <w:r w:rsidRPr="00FB2643">
        <w:rPr>
          <w:rFonts w:cs="Times New Roman"/>
          <w:noProof/>
          <w:lang w:val="en-US"/>
        </w:rPr>
        <w:t xml:space="preserve"> Time-course of cause-specific hospital admissions during snowstorms : An analysis of electronic medical records from major hospitals in Boston, Massachusetts. </w:t>
      </w:r>
      <w:r w:rsidRPr="00FB2643">
        <w:rPr>
          <w:rFonts w:cs="Times New Roman"/>
          <w:i/>
          <w:iCs/>
          <w:noProof/>
          <w:lang w:val="en-US"/>
        </w:rPr>
        <w:t>Am J Epidemiol</w:t>
      </w:r>
      <w:r w:rsidRPr="00FB2643">
        <w:rPr>
          <w:rFonts w:cs="Times New Roman"/>
          <w:noProof/>
          <w:lang w:val="en-US"/>
        </w:rPr>
        <w:t xml:space="preserve"> 2017; </w:t>
      </w:r>
      <w:r w:rsidRPr="00FB2643">
        <w:rPr>
          <w:rFonts w:cs="Times New Roman"/>
          <w:b/>
          <w:bCs/>
          <w:noProof/>
          <w:lang w:val="en-US"/>
        </w:rPr>
        <w:t>185</w:t>
      </w:r>
      <w:r w:rsidRPr="00FB2643">
        <w:rPr>
          <w:rFonts w:cs="Times New Roman"/>
          <w:noProof/>
          <w:lang w:val="en-US"/>
        </w:rPr>
        <w:t>: 283–94.</w:t>
      </w:r>
    </w:p>
    <w:p w14:paraId="5177B042"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248</w:t>
      </w:r>
      <w:r w:rsidRPr="00FB2643">
        <w:rPr>
          <w:rFonts w:cs="Times New Roman"/>
          <w:noProof/>
          <w:lang w:val="en-US"/>
        </w:rPr>
        <w:tab/>
        <w:t xml:space="preserve">Kelsey JL, Berry SD, Procter-Gray E, </w:t>
      </w:r>
      <w:r w:rsidRPr="00FB2643">
        <w:rPr>
          <w:rFonts w:cs="Times New Roman"/>
          <w:i/>
          <w:iCs/>
          <w:noProof/>
          <w:lang w:val="en-US"/>
        </w:rPr>
        <w:t>et al.</w:t>
      </w:r>
      <w:r w:rsidRPr="00FB2643">
        <w:rPr>
          <w:rFonts w:cs="Times New Roman"/>
          <w:noProof/>
          <w:lang w:val="en-US"/>
        </w:rPr>
        <w:t xml:space="preserve"> Indoor and outdoor falls in older adults are different: The maintenance of balance, independent living, intellect, and zest in the elderly of boston study. </w:t>
      </w:r>
      <w:r w:rsidRPr="00FB2643">
        <w:rPr>
          <w:rFonts w:cs="Times New Roman"/>
          <w:i/>
          <w:iCs/>
          <w:noProof/>
          <w:lang w:val="en-US"/>
        </w:rPr>
        <w:t>J Am Geriatr Soc</w:t>
      </w:r>
      <w:r w:rsidRPr="00FB2643">
        <w:rPr>
          <w:rFonts w:cs="Times New Roman"/>
          <w:noProof/>
          <w:lang w:val="en-US"/>
        </w:rPr>
        <w:t xml:space="preserve"> 2010. DOI:10.1111/j.1532-5415.2010.03062.x.</w:t>
      </w:r>
    </w:p>
    <w:p w14:paraId="77B1AA7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249</w:t>
      </w:r>
      <w:r w:rsidRPr="00FB2643">
        <w:rPr>
          <w:rFonts w:cs="Times New Roman"/>
          <w:noProof/>
          <w:lang w:val="en-US"/>
        </w:rPr>
        <w:tab/>
        <w:t xml:space="preserve">Daanen HAM, Van De Vliert E, Huang X. Driving performance in cold, warm, and thermoneutral environments. </w:t>
      </w:r>
      <w:r w:rsidRPr="00FB2643">
        <w:rPr>
          <w:rFonts w:cs="Times New Roman"/>
          <w:i/>
          <w:iCs/>
          <w:noProof/>
          <w:lang w:val="en-US"/>
        </w:rPr>
        <w:t>Appl Ergon</w:t>
      </w:r>
      <w:r w:rsidRPr="00FB2643">
        <w:rPr>
          <w:rFonts w:cs="Times New Roman"/>
          <w:noProof/>
          <w:lang w:val="en-US"/>
        </w:rPr>
        <w:t xml:space="preserve"> 2003. DOI:10.1016/S0003-6870(03)00055-3.</w:t>
      </w:r>
    </w:p>
    <w:p w14:paraId="75E4A26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250</w:t>
      </w:r>
      <w:r w:rsidRPr="00FB2643">
        <w:rPr>
          <w:rFonts w:cs="Times New Roman"/>
          <w:noProof/>
          <w:lang w:val="en-US"/>
        </w:rPr>
        <w:tab/>
        <w:t xml:space="preserve">Zlatoper TJ. Determinants of motor vehicle deaths in the United States: A cross-sectional analysis. </w:t>
      </w:r>
      <w:r w:rsidRPr="00FB2643">
        <w:rPr>
          <w:rFonts w:cs="Times New Roman"/>
          <w:i/>
          <w:iCs/>
          <w:noProof/>
          <w:lang w:val="en-US"/>
        </w:rPr>
        <w:t>Accid Anal Prev</w:t>
      </w:r>
      <w:r w:rsidRPr="00FB2643">
        <w:rPr>
          <w:rFonts w:cs="Times New Roman"/>
          <w:noProof/>
          <w:lang w:val="en-US"/>
        </w:rPr>
        <w:t xml:space="preserve"> 1991. DOI:10.1016/0001-4575(91)90062-A.</w:t>
      </w:r>
    </w:p>
    <w:p w14:paraId="5F37B5F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251</w:t>
      </w:r>
      <w:r w:rsidRPr="00FB2643">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774CAF80"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252</w:t>
      </w:r>
      <w:r w:rsidRPr="00FB2643">
        <w:rPr>
          <w:rFonts w:cs="Times New Roman"/>
          <w:noProof/>
          <w:lang w:val="en-US"/>
        </w:rPr>
        <w:tab/>
        <w:t xml:space="preserve">Wyon DP, Wyon I, Norin F. Effects of moderate heat stress on driver vigilance in a moving vehicle. </w:t>
      </w:r>
      <w:r w:rsidRPr="00FB2643">
        <w:rPr>
          <w:rFonts w:cs="Times New Roman"/>
          <w:i/>
          <w:iCs/>
          <w:noProof/>
          <w:lang w:val="en-US"/>
        </w:rPr>
        <w:t>Ergonomics</w:t>
      </w:r>
      <w:r w:rsidRPr="00FB2643">
        <w:rPr>
          <w:rFonts w:cs="Times New Roman"/>
          <w:noProof/>
          <w:lang w:val="en-US"/>
        </w:rPr>
        <w:t xml:space="preserve"> 1996. DOI:10.1080/00140139608964434.</w:t>
      </w:r>
    </w:p>
    <w:p w14:paraId="53F5BB7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253</w:t>
      </w:r>
      <w:r w:rsidRPr="00FB2643">
        <w:rPr>
          <w:rFonts w:cs="Times New Roman"/>
          <w:noProof/>
          <w:lang w:val="en-US"/>
        </w:rPr>
        <w:tab/>
        <w:t>Opinium. Brits drink more alcohol in warmer weather. Opinium.co.uk. 2018. https://www.opinium.co.uk/brits-drink-more-alcohol-in-warmer-weather/ (accessed Jan 10, 2019).</w:t>
      </w:r>
    </w:p>
    <w:p w14:paraId="152652C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254</w:t>
      </w:r>
      <w:r w:rsidRPr="00FB2643">
        <w:rPr>
          <w:rFonts w:cs="Times New Roman"/>
          <w:noProof/>
          <w:lang w:val="en-US"/>
        </w:rPr>
        <w:tab/>
        <w:t xml:space="preserve">Voas RB, Torres P, Romano E, Lacey JH. Alcohol-related risk of driver fatalities: An update using 2007 data. </w:t>
      </w:r>
      <w:r w:rsidRPr="00FB2643">
        <w:rPr>
          <w:rFonts w:cs="Times New Roman"/>
          <w:i/>
          <w:iCs/>
          <w:noProof/>
          <w:lang w:val="en-US"/>
        </w:rPr>
        <w:t>J Stud Alcohol Drugs</w:t>
      </w:r>
      <w:r w:rsidRPr="00FB2643">
        <w:rPr>
          <w:rFonts w:cs="Times New Roman"/>
          <w:noProof/>
          <w:lang w:val="en-US"/>
        </w:rPr>
        <w:t xml:space="preserve"> 2012. DOI:10.15288/jsad.2012.73.341.</w:t>
      </w:r>
    </w:p>
    <w:p w14:paraId="7A433246"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255</w:t>
      </w:r>
      <w:r w:rsidRPr="00FB2643">
        <w:rPr>
          <w:rFonts w:cs="Times New Roman"/>
          <w:noProof/>
          <w:lang w:val="en-US"/>
        </w:rPr>
        <w:tab/>
        <w:t xml:space="preserve">Datla S, Sahu P, Roh H-J, Sharma S. A comprehensive analysis of the association of highway traffic with winter weather conditions. </w:t>
      </w:r>
      <w:r w:rsidRPr="00FB2643">
        <w:rPr>
          <w:rFonts w:cs="Times New Roman"/>
          <w:i/>
          <w:iCs/>
          <w:noProof/>
          <w:lang w:val="en-US"/>
        </w:rPr>
        <w:t>Procedia - Soc Behav Sci</w:t>
      </w:r>
      <w:r w:rsidRPr="00FB2643">
        <w:rPr>
          <w:rFonts w:cs="Times New Roman"/>
          <w:noProof/>
          <w:lang w:val="en-US"/>
        </w:rPr>
        <w:t xml:space="preserve"> 2013. DOI:10.1016/j.sbspro.2013.11.143.</w:t>
      </w:r>
    </w:p>
    <w:p w14:paraId="7EECA348"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256</w:t>
      </w:r>
      <w:r w:rsidRPr="00FB2643">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FB2643">
        <w:rPr>
          <w:rFonts w:cs="Times New Roman"/>
          <w:i/>
          <w:iCs/>
          <w:noProof/>
          <w:lang w:val="en-US"/>
        </w:rPr>
        <w:t>J Cold Reg Eng</w:t>
      </w:r>
      <w:r w:rsidRPr="00FB2643">
        <w:rPr>
          <w:rFonts w:cs="Times New Roman"/>
          <w:noProof/>
          <w:lang w:val="en-US"/>
        </w:rPr>
        <w:t xml:space="preserve"> 2016. DOI:10.1061/(ASCE)CR.1943-5495.0000099.</w:t>
      </w:r>
    </w:p>
    <w:p w14:paraId="57410B19"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257</w:t>
      </w:r>
      <w:r w:rsidRPr="00FB2643">
        <w:rPr>
          <w:rFonts w:cs="Times New Roman"/>
          <w:noProof/>
          <w:lang w:val="en-US"/>
        </w:rPr>
        <w:tab/>
        <w:t xml:space="preserve">Roh H-J, Datla S, Sharma S. Effect of snow, temperature and their interaction on highway truck traffic. </w:t>
      </w:r>
      <w:r w:rsidRPr="00FB2643">
        <w:rPr>
          <w:rFonts w:cs="Times New Roman"/>
          <w:i/>
          <w:iCs/>
          <w:noProof/>
          <w:lang w:val="en-US"/>
        </w:rPr>
        <w:t>J Transp Techn</w:t>
      </w:r>
      <w:r w:rsidRPr="00FB2643">
        <w:rPr>
          <w:rFonts w:cs="Times New Roman"/>
          <w:noProof/>
          <w:lang w:val="en-US"/>
        </w:rPr>
        <w:t xml:space="preserve"> 2013. DOI:10.4236/jtts.2013.31003.</w:t>
      </w:r>
    </w:p>
    <w:p w14:paraId="7553A75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258</w:t>
      </w:r>
      <w:r w:rsidRPr="00FB2643">
        <w:rPr>
          <w:rFonts w:cs="Times New Roman"/>
          <w:noProof/>
          <w:lang w:val="en-US"/>
        </w:rPr>
        <w:tab/>
        <w:t xml:space="preserve">Roh HJ, Sharma S, Sahu PK. Modeling snow and cold effects for classified highway traffic volumes. </w:t>
      </w:r>
      <w:r w:rsidRPr="00FB2643">
        <w:rPr>
          <w:rFonts w:cs="Times New Roman"/>
          <w:i/>
          <w:iCs/>
          <w:noProof/>
          <w:lang w:val="en-US"/>
        </w:rPr>
        <w:t>KSCE J Civ Eng</w:t>
      </w:r>
      <w:r w:rsidRPr="00FB2643">
        <w:rPr>
          <w:rFonts w:cs="Times New Roman"/>
          <w:noProof/>
          <w:lang w:val="en-US"/>
        </w:rPr>
        <w:t xml:space="preserve"> 2016. DOI:10.1007/s12205-015-0236-0.</w:t>
      </w:r>
    </w:p>
    <w:p w14:paraId="25482FC4"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259</w:t>
      </w:r>
      <w:r w:rsidRPr="00FB2643">
        <w:rPr>
          <w:rFonts w:cs="Times New Roman"/>
          <w:noProof/>
          <w:lang w:val="en-US"/>
        </w:rPr>
        <w:tab/>
        <w:t xml:space="preserve">Graff Zivin J, Neidell M. Temperature and the allocation of time: Implications for climate change. </w:t>
      </w:r>
      <w:r w:rsidRPr="00FB2643">
        <w:rPr>
          <w:rFonts w:cs="Times New Roman"/>
          <w:i/>
          <w:iCs/>
          <w:noProof/>
          <w:lang w:val="en-US"/>
        </w:rPr>
        <w:t>J Labor Econ</w:t>
      </w:r>
      <w:r w:rsidRPr="00FB2643">
        <w:rPr>
          <w:rFonts w:cs="Times New Roman"/>
          <w:noProof/>
          <w:lang w:val="en-US"/>
        </w:rPr>
        <w:t xml:space="preserve"> 2014. DOI:10.1086/671766.</w:t>
      </w:r>
    </w:p>
    <w:p w14:paraId="5D5D46A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lastRenderedPageBreak/>
        <w:t>260</w:t>
      </w:r>
      <w:r w:rsidRPr="00FB2643">
        <w:rPr>
          <w:rFonts w:cs="Times New Roman"/>
          <w:noProof/>
          <w:lang w:val="en-US"/>
        </w:rPr>
        <w:tab/>
        <w:t xml:space="preserve">Glaeser EL, Sacerdote B, Scheinkman JA. Crime and social interactions. </w:t>
      </w:r>
      <w:r w:rsidRPr="00FB2643">
        <w:rPr>
          <w:rFonts w:cs="Times New Roman"/>
          <w:i/>
          <w:iCs/>
          <w:noProof/>
          <w:lang w:val="en-US"/>
        </w:rPr>
        <w:t>Q J Econ</w:t>
      </w:r>
      <w:r w:rsidRPr="00FB2643">
        <w:rPr>
          <w:rFonts w:cs="Times New Roman"/>
          <w:noProof/>
          <w:lang w:val="en-US"/>
        </w:rPr>
        <w:t xml:space="preserve"> 1996. DOI:10.2307/2946686.</w:t>
      </w:r>
    </w:p>
    <w:p w14:paraId="5E6C1CFA"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261</w:t>
      </w:r>
      <w:r w:rsidRPr="00FB2643">
        <w:rPr>
          <w:rFonts w:cs="Times New Roman"/>
          <w:noProof/>
          <w:lang w:val="en-US"/>
        </w:rPr>
        <w:tab/>
        <w:t xml:space="preserve">Rotton J, Cohn EG. Global warming and U.S. crime rates: An application of routine activity theory. </w:t>
      </w:r>
      <w:r w:rsidRPr="00FB2643">
        <w:rPr>
          <w:rFonts w:cs="Times New Roman"/>
          <w:i/>
          <w:iCs/>
          <w:noProof/>
          <w:lang w:val="en-US"/>
        </w:rPr>
        <w:t>Environ Behav</w:t>
      </w:r>
      <w:r w:rsidRPr="00FB2643">
        <w:rPr>
          <w:rFonts w:cs="Times New Roman"/>
          <w:noProof/>
          <w:lang w:val="en-US"/>
        </w:rPr>
        <w:t xml:space="preserve"> 2003. DOI:10.1177/0013916503255565.</w:t>
      </w:r>
    </w:p>
    <w:p w14:paraId="74A09861"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262</w:t>
      </w:r>
      <w:r w:rsidRPr="00FB2643">
        <w:rPr>
          <w:rFonts w:cs="Times New Roman"/>
          <w:noProof/>
          <w:lang w:val="en-US"/>
        </w:rPr>
        <w:tab/>
        <w:t xml:space="preserve">Anderson CA. Temperature and aggression: Ubiquitous effects of heat on occurrence of human violence. </w:t>
      </w:r>
      <w:r w:rsidRPr="00FB2643">
        <w:rPr>
          <w:rFonts w:cs="Times New Roman"/>
          <w:i/>
          <w:iCs/>
          <w:noProof/>
          <w:lang w:val="en-US"/>
        </w:rPr>
        <w:t>Psychol Bull</w:t>
      </w:r>
      <w:r w:rsidRPr="00FB2643">
        <w:rPr>
          <w:rFonts w:cs="Times New Roman"/>
          <w:noProof/>
          <w:lang w:val="en-US"/>
        </w:rPr>
        <w:t xml:space="preserve"> 1989. DOI:10.1037/0033-2909.106.1.74.</w:t>
      </w:r>
    </w:p>
    <w:p w14:paraId="5002C137"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263</w:t>
      </w:r>
      <w:r w:rsidRPr="00FB2643">
        <w:rPr>
          <w:rFonts w:cs="Times New Roman"/>
          <w:noProof/>
          <w:lang w:val="en-US"/>
        </w:rPr>
        <w:tab/>
        <w:t xml:space="preserve">Baron RA, Bell PA. Aggression and heat: The influence of ambient temperature, negative affect, and a cooling drink on physical aggression. </w:t>
      </w:r>
      <w:r w:rsidRPr="00FB2643">
        <w:rPr>
          <w:rFonts w:cs="Times New Roman"/>
          <w:i/>
          <w:iCs/>
          <w:noProof/>
          <w:lang w:val="en-US"/>
        </w:rPr>
        <w:t>J Pers Soc Psychol</w:t>
      </w:r>
      <w:r w:rsidRPr="00FB2643">
        <w:rPr>
          <w:rFonts w:cs="Times New Roman"/>
          <w:noProof/>
          <w:lang w:val="en-US"/>
        </w:rPr>
        <w:t xml:space="preserve"> 1976. DOI:10.1037/0022-3514.33.3.245.</w:t>
      </w:r>
    </w:p>
    <w:p w14:paraId="14BB3E1D"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264</w:t>
      </w:r>
      <w:r w:rsidRPr="00FB2643">
        <w:rPr>
          <w:rFonts w:cs="Times New Roman"/>
          <w:noProof/>
          <w:lang w:val="en-US"/>
        </w:rPr>
        <w:tab/>
        <w:t xml:space="preserve">Majeed H, Lee J. The impact of climate change on youth depression and mental health. </w:t>
      </w:r>
      <w:r w:rsidRPr="00FB2643">
        <w:rPr>
          <w:rFonts w:cs="Times New Roman"/>
          <w:i/>
          <w:iCs/>
          <w:noProof/>
          <w:lang w:val="en-US"/>
        </w:rPr>
        <w:t>Lancet Planet Heal</w:t>
      </w:r>
      <w:r w:rsidRPr="00FB2643">
        <w:rPr>
          <w:rFonts w:cs="Times New Roman"/>
          <w:noProof/>
          <w:lang w:val="en-US"/>
        </w:rPr>
        <w:t xml:space="preserve"> 2017; </w:t>
      </w:r>
      <w:r w:rsidRPr="00FB2643">
        <w:rPr>
          <w:rFonts w:cs="Times New Roman"/>
          <w:b/>
          <w:bCs/>
          <w:noProof/>
          <w:lang w:val="en-US"/>
        </w:rPr>
        <w:t>1</w:t>
      </w:r>
      <w:r w:rsidRPr="00FB2643">
        <w:rPr>
          <w:rFonts w:cs="Times New Roman"/>
          <w:noProof/>
          <w:lang w:val="en-US"/>
        </w:rPr>
        <w:t>: e94–5.</w:t>
      </w:r>
    </w:p>
    <w:p w14:paraId="6E4A9DEC"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265</w:t>
      </w:r>
      <w:r w:rsidRPr="00FB2643">
        <w:rPr>
          <w:rFonts w:cs="Times New Roman"/>
          <w:noProof/>
          <w:lang w:val="en-US"/>
        </w:rPr>
        <w:tab/>
        <w:t>Berry HL, Waite TD, Dear KBG, Capon AG, Murray V. The case for systems thinking about climate change and mental health. Nat. Clim. Chang. 2018. DOI:10.1038/s41558-018-0102-4.</w:t>
      </w:r>
    </w:p>
    <w:p w14:paraId="3F995A33"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266</w:t>
      </w:r>
      <w:r w:rsidRPr="00FB2643">
        <w:rPr>
          <w:rFonts w:cs="Times New Roman"/>
          <w:noProof/>
          <w:lang w:val="en-US"/>
        </w:rPr>
        <w:tab/>
        <w:t xml:space="preserve">Staddon PL, Montgomery HE, Depledge MH. Climate warming will not decrease winter mortality. </w:t>
      </w:r>
      <w:r w:rsidRPr="00FB2643">
        <w:rPr>
          <w:rFonts w:cs="Times New Roman"/>
          <w:i/>
          <w:iCs/>
          <w:noProof/>
          <w:lang w:val="en-US"/>
        </w:rPr>
        <w:t>Nat Clim Chang</w:t>
      </w:r>
      <w:r w:rsidRPr="00FB2643">
        <w:rPr>
          <w:rFonts w:cs="Times New Roman"/>
          <w:noProof/>
          <w:lang w:val="en-US"/>
        </w:rPr>
        <w:t xml:space="preserve"> 2014. DOI:10.1038/nclimate2121.</w:t>
      </w:r>
    </w:p>
    <w:p w14:paraId="79262CEB"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267</w:t>
      </w:r>
      <w:r w:rsidRPr="00FB2643">
        <w:rPr>
          <w:rFonts w:cs="Times New Roman"/>
          <w:noProof/>
          <w:lang w:val="en-US"/>
        </w:rPr>
        <w:tab/>
        <w:t xml:space="preserve">Ebi KL, Mills D. Winter mortality in a warming climate: A reassessment. </w:t>
      </w:r>
      <w:r w:rsidRPr="00FB2643">
        <w:rPr>
          <w:rFonts w:cs="Times New Roman"/>
          <w:i/>
          <w:iCs/>
          <w:noProof/>
          <w:lang w:val="en-US"/>
        </w:rPr>
        <w:t>Wiley Interdiscip Rev Clim Chang</w:t>
      </w:r>
      <w:r w:rsidRPr="00FB2643">
        <w:rPr>
          <w:rFonts w:cs="Times New Roman"/>
          <w:noProof/>
          <w:lang w:val="en-US"/>
        </w:rPr>
        <w:t xml:space="preserve"> 2013; </w:t>
      </w:r>
      <w:r w:rsidRPr="00FB2643">
        <w:rPr>
          <w:rFonts w:cs="Times New Roman"/>
          <w:b/>
          <w:bCs/>
          <w:noProof/>
          <w:lang w:val="en-US"/>
        </w:rPr>
        <w:t>4</w:t>
      </w:r>
      <w:r w:rsidRPr="00FB2643">
        <w:rPr>
          <w:rFonts w:cs="Times New Roman"/>
          <w:noProof/>
          <w:lang w:val="en-US"/>
        </w:rPr>
        <w:t>: 203–12.</w:t>
      </w:r>
    </w:p>
    <w:p w14:paraId="48961DC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268</w:t>
      </w:r>
      <w:r w:rsidRPr="00FB2643">
        <w:rPr>
          <w:rFonts w:cs="Times New Roman"/>
          <w:noProof/>
          <w:lang w:val="en-US"/>
        </w:rPr>
        <w:tab/>
        <w:t>Asthma UK. Weather. 2019. https://www.asthma.org.uk/advice/triggers/weather/ (accessed June 4, 2019).</w:t>
      </w:r>
    </w:p>
    <w:p w14:paraId="4200E5B5" w14:textId="77777777" w:rsidR="00D2478A" w:rsidRPr="00FB2643" w:rsidRDefault="00D2478A" w:rsidP="00D2478A">
      <w:pPr>
        <w:widowControl w:val="0"/>
        <w:autoSpaceDE w:val="0"/>
        <w:autoSpaceDN w:val="0"/>
        <w:adjustRightInd w:val="0"/>
        <w:spacing w:line="240" w:lineRule="auto"/>
        <w:ind w:left="640" w:hanging="640"/>
        <w:rPr>
          <w:rFonts w:cs="Times New Roman"/>
          <w:noProof/>
          <w:lang w:val="en-US"/>
        </w:rPr>
      </w:pPr>
      <w:r w:rsidRPr="00FB2643">
        <w:rPr>
          <w:rFonts w:cs="Times New Roman"/>
          <w:noProof/>
          <w:lang w:val="en-US"/>
        </w:rPr>
        <w:t>269</w:t>
      </w:r>
      <w:r w:rsidRPr="00FB2643">
        <w:rPr>
          <w:rFonts w:cs="Times New Roman"/>
          <w:noProof/>
          <w:lang w:val="en-US"/>
        </w:rPr>
        <w:tab/>
        <w:t>Asthma UK. Moulds and funghi. 2019. https://www.asthma.org.uk/advice/triggers/moulds-and-fungi/ (accessed June 4, 2019).</w:t>
      </w:r>
    </w:p>
    <w:p w14:paraId="3779341C" w14:textId="77777777" w:rsidR="00D2478A" w:rsidRPr="00FB2643" w:rsidRDefault="00D2478A" w:rsidP="00D2478A">
      <w:pPr>
        <w:widowControl w:val="0"/>
        <w:autoSpaceDE w:val="0"/>
        <w:autoSpaceDN w:val="0"/>
        <w:adjustRightInd w:val="0"/>
        <w:spacing w:line="240" w:lineRule="auto"/>
        <w:ind w:left="640" w:hanging="640"/>
        <w:rPr>
          <w:rFonts w:cs="Times New Roman"/>
          <w:noProof/>
        </w:rPr>
      </w:pPr>
      <w:r w:rsidRPr="00FB2643">
        <w:rPr>
          <w:rFonts w:cs="Times New Roman"/>
          <w:noProof/>
          <w:lang w:val="en-US"/>
        </w:rPr>
        <w:t>270</w:t>
      </w:r>
      <w:r w:rsidRPr="00FB2643">
        <w:rPr>
          <w:rFonts w:cs="Times New Roman"/>
          <w:noProof/>
          <w:lang w:val="en-US"/>
        </w:rPr>
        <w:tab/>
        <w:t>Søgaard M, Thomsen RW, Bossen KS, Sørensen HT, Nørgaard M. The impact of comorbidity on cancer survival: A review. Clin. Epidemiol. 2013. DOI:10.2147/CLEP.S47150.</w:t>
      </w:r>
    </w:p>
    <w:p w14:paraId="4B5B37ED" w14:textId="3FD0EA77" w:rsidR="00C16BDD" w:rsidRDefault="00D2478A" w:rsidP="00D2478A">
      <w:r w:rsidRPr="00F64CB3">
        <w:fldChar w:fldCharType="end"/>
      </w:r>
      <w:bookmarkEnd w:id="281"/>
    </w:p>
    <w:sectPr w:rsidR="00C16BD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Ezzati, Majid" w:date="2019-06-07T21:14:00Z" w:initials="EM">
    <w:p w14:paraId="5871C132" w14:textId="522EFDDB" w:rsidR="00BD47CB" w:rsidRDefault="00BD47CB">
      <w:pPr>
        <w:pStyle w:val="CommentText"/>
      </w:pPr>
      <w:r>
        <w:rPr>
          <w:rStyle w:val="CommentReference"/>
        </w:rPr>
        <w:annotationRef/>
      </w:r>
      <w:r>
        <w:t>If overview, should be shorter probably. Some of this belongs to intro</w:t>
      </w:r>
    </w:p>
  </w:comment>
  <w:comment w:id="5" w:author="Ezzati, Majid" w:date="2019-06-07T21:04:00Z" w:initials="EM">
    <w:p w14:paraId="3D9A648C" w14:textId="4F1DB580" w:rsidR="00BD47CB" w:rsidRDefault="00BD47CB">
      <w:pPr>
        <w:pStyle w:val="CommentText"/>
      </w:pPr>
      <w:r>
        <w:rPr>
          <w:rStyle w:val="CommentReference"/>
        </w:rPr>
        <w:annotationRef/>
      </w:r>
      <w:r>
        <w:t>Not a good way to open – some diseases such as X and Y</w:t>
      </w:r>
    </w:p>
  </w:comment>
  <w:comment w:id="7" w:author="Ezzati, Majid" w:date="2019-06-07T21:11:00Z" w:initials="EM">
    <w:p w14:paraId="0E412D76" w14:textId="4F1D077A" w:rsidR="00BD47CB" w:rsidRDefault="00BD47CB">
      <w:pPr>
        <w:pStyle w:val="CommentText"/>
      </w:pPr>
      <w:r>
        <w:rPr>
          <w:rStyle w:val="CommentReference"/>
        </w:rPr>
        <w:annotationRef/>
      </w:r>
      <w:r>
        <w:t>Vague. Also do you do over space</w:t>
      </w:r>
    </w:p>
  </w:comment>
  <w:comment w:id="6" w:author="Ezzati, Majid" w:date="2019-06-07T21:10:00Z" w:initials="EM">
    <w:p w14:paraId="4FA942EB" w14:textId="0AAC1DAD" w:rsidR="00BD47CB" w:rsidRDefault="00BD47CB">
      <w:pPr>
        <w:pStyle w:val="CommentText"/>
      </w:pPr>
      <w:r>
        <w:rPr>
          <w:rStyle w:val="CommentReference"/>
        </w:rPr>
        <w:annotationRef/>
      </w:r>
      <w:r>
        <w:t xml:space="preserve">Not a convincing motivation. This is one thesis: refer back to </w:t>
      </w:r>
      <w:proofErr w:type="spellStart"/>
      <w:r>
        <w:t>oyur</w:t>
      </w:r>
      <w:proofErr w:type="spellEnd"/>
      <w:r>
        <w:t xml:space="preserve"> methods chapter on what current literature does and what it means for CC risk assessment</w:t>
      </w:r>
    </w:p>
    <w:p w14:paraId="07FB2FB2" w14:textId="669861E4" w:rsidR="00BD47CB" w:rsidRDefault="00BD47CB">
      <w:pPr>
        <w:pStyle w:val="CommentText"/>
      </w:pPr>
    </w:p>
    <w:p w14:paraId="7EF04E7A" w14:textId="77777777" w:rsidR="00BD47CB" w:rsidRDefault="00BD47CB">
      <w:pPr>
        <w:pStyle w:val="CommentText"/>
      </w:pPr>
    </w:p>
  </w:comment>
  <w:comment w:id="8" w:author="Ezzati, Majid" w:date="2019-06-07T21:11:00Z" w:initials="EM">
    <w:p w14:paraId="0EBE4A67" w14:textId="7392E782" w:rsidR="00BD47CB" w:rsidRDefault="00BD47CB">
      <w:pPr>
        <w:pStyle w:val="CommentText"/>
      </w:pPr>
      <w:r>
        <w:rPr>
          <w:rStyle w:val="CommentReference"/>
        </w:rPr>
        <w:annotationRef/>
      </w:r>
      <w:r>
        <w:t>This 3 sentences. Why do you need to create new writing if we did this in injury already. Use that language/text. Write clearly and don’t try to overwrite</w:t>
      </w:r>
    </w:p>
  </w:comment>
  <w:comment w:id="9" w:author="Ezzati, Majid" w:date="2019-06-07T21:12:00Z" w:initials="EM">
    <w:p w14:paraId="0AA6E778" w14:textId="15ABB188" w:rsidR="00BD47CB" w:rsidRDefault="00BD47CB">
      <w:pPr>
        <w:pStyle w:val="CommentText"/>
      </w:pPr>
      <w:r>
        <w:rPr>
          <w:rStyle w:val="CommentReference"/>
        </w:rPr>
        <w:annotationRef/>
      </w:r>
      <w:r>
        <w:t xml:space="preserve">Are you meant to give an abstract or a road map? Look at Bin’s </w:t>
      </w:r>
      <w:proofErr w:type="spellStart"/>
      <w:r>
        <w:t>Honor’s</w:t>
      </w:r>
      <w:proofErr w:type="spellEnd"/>
      <w:r>
        <w:t xml:space="preserve"> </w:t>
      </w:r>
      <w:proofErr w:type="spellStart"/>
      <w:r>
        <w:t>etc</w:t>
      </w:r>
      <w:proofErr w:type="spellEnd"/>
    </w:p>
  </w:comment>
  <w:comment w:id="10" w:author="Ezzati, Majid" w:date="2019-06-07T21:12:00Z" w:initials="EM">
    <w:p w14:paraId="1ED7C415" w14:textId="0179BAAC" w:rsidR="00BD47CB" w:rsidRDefault="00BD47CB">
      <w:pPr>
        <w:pStyle w:val="CommentText"/>
      </w:pPr>
      <w:r>
        <w:rPr>
          <w:rStyle w:val="CommentReference"/>
        </w:rPr>
        <w:annotationRef/>
      </w:r>
      <w:r>
        <w:t>Why page break</w:t>
      </w:r>
    </w:p>
  </w:comment>
  <w:comment w:id="12" w:author="Ezzati, Majid" w:date="2019-06-07T21:13:00Z" w:initials="EM">
    <w:p w14:paraId="7523BE09" w14:textId="4F1B8547" w:rsidR="00BD47CB" w:rsidRDefault="00BD47CB">
      <w:pPr>
        <w:pStyle w:val="CommentText"/>
      </w:pPr>
      <w:r>
        <w:rPr>
          <w:rStyle w:val="CommentReference"/>
        </w:rPr>
        <w:annotationRef/>
      </w:r>
      <w:r>
        <w:t>Not a good start and natural causes are not a great word. go for clarity</w:t>
      </w:r>
    </w:p>
  </w:comment>
  <w:comment w:id="14" w:author="Ezzati, Majid" w:date="2019-06-07T21:15:00Z" w:initials="EM">
    <w:p w14:paraId="7F15D8DF" w14:textId="32173CAB" w:rsidR="003E35B8" w:rsidRDefault="003E35B8">
      <w:pPr>
        <w:pStyle w:val="CommentText"/>
      </w:pPr>
      <w:r>
        <w:rPr>
          <w:rStyle w:val="CommentReference"/>
        </w:rPr>
        <w:annotationRef/>
      </w:r>
      <w:r>
        <w:t>You mean in a warming climate?</w:t>
      </w:r>
    </w:p>
    <w:p w14:paraId="407F36C0" w14:textId="1B903065" w:rsidR="003E35B8" w:rsidRDefault="003E35B8">
      <w:pPr>
        <w:pStyle w:val="CommentText"/>
      </w:pPr>
    </w:p>
    <w:p w14:paraId="059D5E73" w14:textId="387BBEBD" w:rsidR="003E35B8" w:rsidRDefault="003E35B8">
      <w:pPr>
        <w:pStyle w:val="CommentText"/>
      </w:pPr>
      <w:r>
        <w:t>Do you deal with this. At the end, your data are on the past also</w:t>
      </w:r>
    </w:p>
  </w:comment>
  <w:comment w:id="13" w:author="Ezzati, Majid" w:date="2019-06-07T21:14:00Z" w:initials="EM">
    <w:p w14:paraId="72C07BFD" w14:textId="429F7EF7" w:rsidR="00BD47CB" w:rsidRDefault="00BD47CB">
      <w:pPr>
        <w:pStyle w:val="CommentText"/>
      </w:pPr>
      <w:r>
        <w:rPr>
          <w:rStyle w:val="CommentReference"/>
        </w:rPr>
        <w:annotationRef/>
      </w:r>
      <w:r>
        <w:t>Is this the right intro</w:t>
      </w:r>
    </w:p>
  </w:comment>
  <w:comment w:id="15" w:author="Ezzati, Majid" w:date="2019-06-07T21:13:00Z" w:initials="EM">
    <w:p w14:paraId="3B7B4B4F" w14:textId="033C6A50" w:rsidR="00BD47CB" w:rsidRDefault="00BD47CB">
      <w:pPr>
        <w:pStyle w:val="CommentText"/>
      </w:pPr>
      <w:r>
        <w:rPr>
          <w:rStyle w:val="CommentReference"/>
        </w:rPr>
        <w:annotationRef/>
      </w:r>
      <w:r>
        <w:t>Do you address this</w:t>
      </w:r>
    </w:p>
  </w:comment>
  <w:comment w:id="16" w:author="Ezzati, Majid" w:date="2019-06-07T21:15:00Z" w:initials="EM">
    <w:p w14:paraId="697C1046" w14:textId="14E8C59A" w:rsidR="003E35B8" w:rsidRDefault="003E35B8">
      <w:pPr>
        <w:pStyle w:val="CommentText"/>
      </w:pPr>
      <w:r>
        <w:rPr>
          <w:rStyle w:val="CommentReference"/>
        </w:rPr>
        <w:annotationRef/>
      </w:r>
      <w:r>
        <w:t xml:space="preserve">Look at each word and see if you need it throughout </w:t>
      </w:r>
    </w:p>
  </w:comment>
  <w:comment w:id="18" w:author="Ezzati, Majid" w:date="2019-06-07T21:16:00Z" w:initials="EM">
    <w:p w14:paraId="1F2287E0" w14:textId="0B8F63AA" w:rsidR="003E35B8" w:rsidRDefault="003E35B8">
      <w:pPr>
        <w:pStyle w:val="CommentText"/>
      </w:pPr>
      <w:r>
        <w:rPr>
          <w:rStyle w:val="CommentReference"/>
        </w:rPr>
        <w:annotationRef/>
      </w:r>
      <w:r>
        <w:t>Hmmm? Why not use the language of injury paper and your methods chapter? Why invent new reasoning and writing?</w:t>
      </w:r>
    </w:p>
  </w:comment>
  <w:comment w:id="20" w:author="Ezzati, Majid" w:date="2019-06-07T21:17:00Z" w:initials="EM">
    <w:p w14:paraId="3E788AA2" w14:textId="352FAA19" w:rsidR="003E35B8" w:rsidRDefault="003E35B8">
      <w:pPr>
        <w:pStyle w:val="CommentText"/>
      </w:pPr>
      <w:r>
        <w:rPr>
          <w:rStyle w:val="CommentReference"/>
        </w:rPr>
        <w:annotationRef/>
      </w:r>
      <w:r>
        <w:t>No. even if anything, natural cause and not natural death. But just avoid this term. Non-injury if you have to</w:t>
      </w:r>
    </w:p>
  </w:comment>
  <w:comment w:id="21" w:author="Ezzati, Majid" w:date="2019-06-07T21:18:00Z" w:initials="EM">
    <w:p w14:paraId="5297D128" w14:textId="0FAC5671" w:rsidR="003E35B8" w:rsidRDefault="003E35B8">
      <w:pPr>
        <w:pStyle w:val="CommentText"/>
      </w:pPr>
      <w:r>
        <w:rPr>
          <w:rStyle w:val="CommentReference"/>
        </w:rPr>
        <w:annotationRef/>
      </w:r>
      <w:r>
        <w:t xml:space="preserve">Vague. First part is ICD for CR and second part is “I separated into </w:t>
      </w:r>
      <w:proofErr w:type="spellStart"/>
      <w:r>
        <w:t>subcauses</w:t>
      </w:r>
      <w:proofErr w:type="spellEnd"/>
      <w:r>
        <w:t>”.  One sentence, one message</w:t>
      </w:r>
    </w:p>
  </w:comment>
  <w:comment w:id="22" w:author="Ezzati, Majid" w:date="2019-06-07T21:19:00Z" w:initials="EM">
    <w:p w14:paraId="3DF87EA4" w14:textId="599FC841" w:rsidR="003E35B8" w:rsidRDefault="003E35B8">
      <w:pPr>
        <w:pStyle w:val="CommentText"/>
      </w:pPr>
      <w:r>
        <w:rPr>
          <w:rStyle w:val="CommentReference"/>
        </w:rPr>
        <w:annotationRef/>
      </w:r>
      <w:r>
        <w:t>Isn’t this a respiratory infection? Should be. Check with a medic</w:t>
      </w:r>
    </w:p>
  </w:comment>
  <w:comment w:id="25" w:author="Ezzati, Majid" w:date="2019-06-07T21:24:00Z" w:initials="EM">
    <w:p w14:paraId="446C5C13" w14:textId="2142A53C" w:rsidR="003E35B8" w:rsidRDefault="003E35B8">
      <w:pPr>
        <w:pStyle w:val="CommentText"/>
      </w:pPr>
      <w:r>
        <w:rPr>
          <w:rStyle w:val="CommentReference"/>
        </w:rPr>
        <w:annotationRef/>
      </w:r>
      <w:r>
        <w:t xml:space="preserve">Same language as injury </w:t>
      </w:r>
    </w:p>
  </w:comment>
  <w:comment w:id="27" w:author="Ezzati, Majid" w:date="2019-06-07T21:24:00Z" w:initials="EM">
    <w:p w14:paraId="47370627" w14:textId="3B18C86D" w:rsidR="003E35B8" w:rsidRDefault="003E35B8">
      <w:pPr>
        <w:pStyle w:val="CommentText"/>
      </w:pPr>
      <w:r>
        <w:rPr>
          <w:rStyle w:val="CommentReference"/>
        </w:rPr>
        <w:annotationRef/>
      </w:r>
      <w:r>
        <w:t>Refer back. you need to make this read like a coherent and interconnected document</w:t>
      </w:r>
    </w:p>
  </w:comment>
  <w:comment w:id="28" w:author="Ezzati, Majid" w:date="2019-06-07T21:25:00Z" w:initials="EM">
    <w:p w14:paraId="524324CB" w14:textId="38225426" w:rsidR="00AF4F7E" w:rsidRDefault="00AF4F7E">
      <w:pPr>
        <w:pStyle w:val="CommentText"/>
      </w:pPr>
      <w:r>
        <w:rPr>
          <w:rStyle w:val="CommentReference"/>
        </w:rPr>
        <w:annotationRef/>
      </w:r>
      <w:r>
        <w:t>Line spacing too large</w:t>
      </w:r>
    </w:p>
    <w:p w14:paraId="18031A70" w14:textId="6D4348B2" w:rsidR="00AF4F7E" w:rsidRDefault="00AF4F7E">
      <w:pPr>
        <w:pStyle w:val="CommentText"/>
      </w:pPr>
    </w:p>
    <w:p w14:paraId="4948C7AE" w14:textId="7BF9C1D8" w:rsidR="00AF4F7E" w:rsidRDefault="00AF4F7E">
      <w:pPr>
        <w:pStyle w:val="CommentText"/>
      </w:pPr>
      <w:r>
        <w:t>Use thin empty rows between different cause groups, make it look nice!</w:t>
      </w:r>
    </w:p>
  </w:comment>
  <w:comment w:id="33" w:author="Ezzati, Majid" w:date="2019-06-07T21:26:00Z" w:initials="EM">
    <w:p w14:paraId="4ACDF76F" w14:textId="0C8D83A0" w:rsidR="00AF4F7E" w:rsidRDefault="00AF4F7E">
      <w:pPr>
        <w:pStyle w:val="CommentText"/>
      </w:pPr>
      <w:r>
        <w:rPr>
          <w:rStyle w:val="CommentReference"/>
        </w:rPr>
        <w:annotationRef/>
      </w:r>
      <w:r>
        <w:t>No.</w:t>
      </w:r>
      <w:r w:rsidR="002135F8">
        <w:t xml:space="preserve"> as we discussed a couple of times, no mention of this until everything else has been presented. So move</w:t>
      </w:r>
      <w:r>
        <w:t xml:space="preserve"> this at the end as a separate section</w:t>
      </w:r>
    </w:p>
  </w:comment>
  <w:comment w:id="34" w:author="Ezzati, Majid" w:date="2019-06-07T21:26:00Z" w:initials="EM">
    <w:p w14:paraId="2ABC1505" w14:textId="37FE1BDF" w:rsidR="00AF4F7E" w:rsidRDefault="00AF4F7E">
      <w:pPr>
        <w:pStyle w:val="CommentText"/>
      </w:pPr>
      <w:r>
        <w:rPr>
          <w:rStyle w:val="CommentReference"/>
        </w:rPr>
        <w:annotationRef/>
      </w:r>
      <w:r>
        <w:t>Order in figure legend different from the bar</w:t>
      </w:r>
    </w:p>
    <w:p w14:paraId="2A7FFE46" w14:textId="61498C0F" w:rsidR="00AF4F7E" w:rsidRDefault="00AF4F7E">
      <w:pPr>
        <w:pStyle w:val="CommentText"/>
      </w:pPr>
    </w:p>
    <w:p w14:paraId="5D8F047F" w14:textId="6D9B9DDD" w:rsidR="00AF4F7E" w:rsidRDefault="00AF4F7E">
      <w:pPr>
        <w:pStyle w:val="CommentText"/>
      </w:pPr>
      <w:r>
        <w:t>Move male and female to the body of the each panel</w:t>
      </w:r>
    </w:p>
  </w:comment>
  <w:comment w:id="45" w:author="Ezzati, Majid" w:date="2019-06-07T21:27:00Z" w:initials="EM">
    <w:p w14:paraId="48E7F13B" w14:textId="6BEE8E69" w:rsidR="00AF4F7E" w:rsidRDefault="00AF4F7E">
      <w:pPr>
        <w:pStyle w:val="CommentText"/>
      </w:pPr>
      <w:r>
        <w:rPr>
          <w:rStyle w:val="CommentReference"/>
        </w:rPr>
        <w:annotationRef/>
      </w:r>
      <w:r>
        <w:t xml:space="preserve">Do Bin and </w:t>
      </w:r>
      <w:proofErr w:type="spellStart"/>
      <w:r>
        <w:t>Honor</w:t>
      </w:r>
      <w:proofErr w:type="spellEnd"/>
      <w:r>
        <w:t xml:space="preserve"> have a results section or specific substantive headings? Follow what they did.</w:t>
      </w:r>
    </w:p>
  </w:comment>
  <w:comment w:id="55" w:author="Ezzati, Majid" w:date="2019-06-07T21:31:00Z" w:initials="EM">
    <w:p w14:paraId="11422F69" w14:textId="0CF703DE" w:rsidR="002627A4" w:rsidRDefault="002627A4">
      <w:pPr>
        <w:pStyle w:val="CommentText"/>
      </w:pPr>
      <w:r>
        <w:rPr>
          <w:rStyle w:val="CommentReference"/>
        </w:rPr>
        <w:annotationRef/>
      </w:r>
      <w:r>
        <w:t>Use abbreviation going forward</w:t>
      </w:r>
    </w:p>
  </w:comment>
  <w:comment w:id="59" w:author="Ezzati, Majid" w:date="2019-06-07T21:29:00Z" w:initials="EM">
    <w:p w14:paraId="646C4B1C" w14:textId="1946D7C1" w:rsidR="008C4F9C" w:rsidRDefault="008C4F9C">
      <w:pPr>
        <w:pStyle w:val="CommentText"/>
      </w:pPr>
      <w:r>
        <w:rPr>
          <w:rStyle w:val="CommentReference"/>
        </w:rPr>
        <w:annotationRef/>
      </w:r>
      <w:r>
        <w:t>Use older and not above throughout unless intentional</w:t>
      </w:r>
    </w:p>
  </w:comment>
  <w:comment w:id="67" w:author="Ezzati, Majid" w:date="2019-06-07T21:41:00Z" w:initials="EM">
    <w:p w14:paraId="59846B61" w14:textId="6ED5A3D7" w:rsidR="009F3F00" w:rsidRDefault="009F3F00">
      <w:pPr>
        <w:pStyle w:val="CommentText"/>
      </w:pPr>
      <w:r>
        <w:rPr>
          <w:rStyle w:val="CommentReference"/>
        </w:rPr>
        <w:annotationRef/>
      </w:r>
      <w:r>
        <w:t>???</w:t>
      </w:r>
    </w:p>
  </w:comment>
  <w:comment w:id="64" w:author="Ezzati, Majid" w:date="2019-06-07T21:42:00Z" w:initials="EM">
    <w:p w14:paraId="06DAAEB2" w14:textId="0DA08835" w:rsidR="009F3F00" w:rsidRDefault="009F3F00">
      <w:pPr>
        <w:pStyle w:val="CommentText"/>
      </w:pPr>
      <w:r>
        <w:rPr>
          <w:rStyle w:val="CommentReference"/>
        </w:rPr>
        <w:annotationRef/>
      </w:r>
      <w:r>
        <w:t>Work into previous/next paragraph</w:t>
      </w:r>
    </w:p>
  </w:comment>
  <w:comment w:id="68" w:author="Ezzati, Majid" w:date="2019-06-07T21:42:00Z" w:initials="EM">
    <w:p w14:paraId="58A7D9E1" w14:textId="4CD629A3" w:rsidR="009F3F00" w:rsidRDefault="009F3F00">
      <w:pPr>
        <w:pStyle w:val="CommentText"/>
      </w:pPr>
      <w:r>
        <w:rPr>
          <w:rStyle w:val="CommentReference"/>
        </w:rPr>
        <w:annotationRef/>
      </w:r>
      <w:r>
        <w:t xml:space="preserve">Many  sentences are awkward as they are intended to report numbers not concepts. IHD </w:t>
      </w:r>
      <w:r w:rsidR="00944BA6">
        <w:t>decline more than other CR diseases, by over …</w:t>
      </w:r>
    </w:p>
  </w:comment>
  <w:comment w:id="69" w:author="Ezzati, Majid" w:date="2019-06-07T21:47:00Z" w:initials="EM">
    <w:p w14:paraId="258D4E6E" w14:textId="7FD63221" w:rsidR="00944BA6" w:rsidRDefault="00944BA6">
      <w:pPr>
        <w:pStyle w:val="CommentText"/>
      </w:pPr>
      <w:r>
        <w:rPr>
          <w:rStyle w:val="CommentReference"/>
        </w:rPr>
        <w:annotationRef/>
      </w:r>
      <w:r>
        <w:t>Some sentences in past tense; others in have decreased</w:t>
      </w:r>
    </w:p>
  </w:comment>
  <w:comment w:id="77" w:author="Ezzati, Majid" w:date="2019-06-07T21:48:00Z" w:initials="EM">
    <w:p w14:paraId="17D2B1CF" w14:textId="7E850774" w:rsidR="00944BA6" w:rsidRDefault="00944BA6">
      <w:pPr>
        <w:pStyle w:val="CommentText"/>
      </w:pPr>
      <w:r>
        <w:rPr>
          <w:rStyle w:val="CommentReference"/>
        </w:rPr>
        <w:annotationRef/>
      </w:r>
      <w:r>
        <w:t>There is probably and NCHS publication on this (the bridge coding report). Cite if so</w:t>
      </w:r>
    </w:p>
  </w:comment>
  <w:comment w:id="78" w:author="Ezzati, Majid" w:date="2019-06-07T21:48:00Z" w:initials="EM">
    <w:p w14:paraId="2511F8D8" w14:textId="5DEC7F6B" w:rsidR="00944BA6" w:rsidRDefault="00944BA6">
      <w:pPr>
        <w:pStyle w:val="CommentText"/>
      </w:pPr>
      <w:r>
        <w:rPr>
          <w:rStyle w:val="CommentReference"/>
        </w:rPr>
        <w:annotationRef/>
      </w:r>
      <w:r>
        <w:t>Try to avoid starting sentence with something that should be in the middle or end</w:t>
      </w:r>
    </w:p>
  </w:comment>
  <w:comment w:id="85" w:author="Ezzati, Majid" w:date="2019-06-07T21:49:00Z" w:initials="EM">
    <w:p w14:paraId="758DB6E6" w14:textId="12FBCD81" w:rsidR="0077646D" w:rsidRDefault="0077646D">
      <w:pPr>
        <w:pStyle w:val="CommentText"/>
      </w:pPr>
      <w:r>
        <w:rPr>
          <w:rStyle w:val="CommentReference"/>
        </w:rPr>
        <w:annotationRef/>
      </w:r>
      <w:r>
        <w:t xml:space="preserve">Tautology?? </w:t>
      </w:r>
    </w:p>
  </w:comment>
  <w:comment w:id="86" w:author="Ezzati, Majid" w:date="2019-06-07T21:49:00Z" w:initials="EM">
    <w:p w14:paraId="3ADFAB36" w14:textId="3BB74522" w:rsidR="0077646D" w:rsidRDefault="0077646D">
      <w:pPr>
        <w:pStyle w:val="CommentText"/>
      </w:pPr>
      <w:r>
        <w:rPr>
          <w:rStyle w:val="CommentReference"/>
        </w:rPr>
        <w:annotationRef/>
      </w:r>
      <w:r>
        <w:t>?</w:t>
      </w:r>
    </w:p>
  </w:comment>
  <w:comment w:id="90" w:author="Ezzati, Majid" w:date="2019-06-07T21:50:00Z" w:initials="EM">
    <w:p w14:paraId="7D9AEBB0" w14:textId="6BBB003E" w:rsidR="0077646D" w:rsidRDefault="0077646D">
      <w:pPr>
        <w:pStyle w:val="CommentText"/>
      </w:pPr>
      <w:r>
        <w:rPr>
          <w:rStyle w:val="CommentReference"/>
        </w:rPr>
        <w:annotationRef/>
      </w:r>
      <w:r>
        <w:t>You overuse overall; avoid unless you need it</w:t>
      </w:r>
    </w:p>
  </w:comment>
  <w:comment w:id="114" w:author="Ezzati, Majid" w:date="2019-06-07T22:09:00Z" w:initials="EM">
    <w:p w14:paraId="07E39210" w14:textId="40F3F0D9" w:rsidR="002135F8" w:rsidRDefault="002135F8">
      <w:pPr>
        <w:pStyle w:val="CommentText"/>
      </w:pPr>
      <w:r>
        <w:rPr>
          <w:rStyle w:val="CommentReference"/>
        </w:rPr>
        <w:annotationRef/>
      </w:r>
      <w:r>
        <w:t>2 or 3 sentences</w:t>
      </w:r>
    </w:p>
  </w:comment>
  <w:comment w:id="117" w:author="Ezzati, Majid" w:date="2019-06-07T22:10:00Z" w:initials="EM">
    <w:p w14:paraId="581BDAA6" w14:textId="11B14494" w:rsidR="002135F8" w:rsidRDefault="002135F8">
      <w:pPr>
        <w:pStyle w:val="CommentText"/>
      </w:pPr>
      <w:r>
        <w:rPr>
          <w:rStyle w:val="CommentReference"/>
        </w:rPr>
        <w:annotationRef/>
      </w:r>
      <w:r>
        <w:t xml:space="preserve">The </w:t>
      </w:r>
      <w:proofErr w:type="spellStart"/>
      <w:r>
        <w:t>ihd</w:t>
      </w:r>
      <w:proofErr w:type="spellEnd"/>
      <w:r>
        <w:t xml:space="preserve"> one above to go with this</w:t>
      </w:r>
    </w:p>
  </w:comment>
  <w:comment w:id="118" w:author="Ezzati, Majid" w:date="2019-06-07T22:10:00Z" w:initials="EM">
    <w:p w14:paraId="406BBA0C" w14:textId="7E59E605" w:rsidR="002135F8" w:rsidRDefault="002135F8">
      <w:pPr>
        <w:pStyle w:val="CommentText"/>
      </w:pPr>
      <w:r>
        <w:rPr>
          <w:rStyle w:val="CommentReference"/>
        </w:rPr>
        <w:annotationRef/>
      </w:r>
      <w:r>
        <w:t xml:space="preserve">Where m and f are given </w:t>
      </w:r>
    </w:p>
  </w:comment>
  <w:comment w:id="119" w:author="Ezzati, Majid" w:date="2019-06-07T22:11:00Z" w:initials="EM">
    <w:p w14:paraId="0A519591" w14:textId="05B62617" w:rsidR="002135F8" w:rsidRDefault="002135F8">
      <w:pPr>
        <w:pStyle w:val="CommentText"/>
      </w:pPr>
      <w:r>
        <w:rPr>
          <w:rStyle w:val="CommentReference"/>
        </w:rPr>
        <w:annotationRef/>
      </w:r>
      <w:r>
        <w:t>????? seems like an odd comparison. Probably take out</w:t>
      </w:r>
    </w:p>
  </w:comment>
  <w:comment w:id="147" w:author="Ezzati, Majid" w:date="2019-06-07T22:17:00Z" w:initials="EM">
    <w:p w14:paraId="08E0C6FF" w14:textId="5E5DB2B9" w:rsidR="002135F8" w:rsidRDefault="002135F8">
      <w:pPr>
        <w:pStyle w:val="CommentText"/>
      </w:pPr>
      <w:r>
        <w:rPr>
          <w:rStyle w:val="CommentReference"/>
        </w:rPr>
        <w:annotationRef/>
      </w:r>
      <w:r>
        <w:t>Why not say for figure title percentage change in death rate like you do in the others? Be consistent</w:t>
      </w:r>
    </w:p>
  </w:comment>
  <w:comment w:id="148" w:author="Ezzati, Majid" w:date="2019-06-07T22:20:00Z" w:initials="EM">
    <w:p w14:paraId="3AD6C73D" w14:textId="7848B9BF" w:rsidR="00EC3C30" w:rsidRDefault="00EC3C30">
      <w:pPr>
        <w:pStyle w:val="CommentText"/>
      </w:pPr>
      <w:r>
        <w:rPr>
          <w:rStyle w:val="CommentReference"/>
        </w:rPr>
        <w:annotationRef/>
      </w:r>
      <w:r>
        <w:t>If your older ages have such biggish decrease, why are absolute deaths prevented so small? Check calculations</w:t>
      </w:r>
    </w:p>
  </w:comment>
  <w:comment w:id="201" w:author="Ezzati, Majid" w:date="2019-06-07T22:19:00Z" w:initials="EM">
    <w:p w14:paraId="2EED7548" w14:textId="1882C655" w:rsidR="00EC3C30" w:rsidRDefault="00EC3C30">
      <w:pPr>
        <w:pStyle w:val="CommentText"/>
      </w:pPr>
      <w:r>
        <w:rPr>
          <w:rStyle w:val="CommentReference"/>
        </w:rPr>
        <w:annotationRef/>
      </w:r>
      <w:r>
        <w:t xml:space="preserve">But was there a patter: south/north east/west </w:t>
      </w:r>
      <w:proofErr w:type="spellStart"/>
      <w:r>
        <w:t>etc</w:t>
      </w:r>
      <w:proofErr w:type="spellEnd"/>
    </w:p>
  </w:comment>
  <w:comment w:id="202" w:author="Ezzati, Majid" w:date="2019-06-07T22:20:00Z" w:initials="EM">
    <w:p w14:paraId="4ED792DC" w14:textId="51B7FBD3" w:rsidR="00EC3C30" w:rsidRDefault="00EC3C30">
      <w:pPr>
        <w:pStyle w:val="CommentText"/>
      </w:pPr>
      <w:r>
        <w:rPr>
          <w:rStyle w:val="CommentReference"/>
        </w:rPr>
        <w:annotationRef/>
      </w:r>
      <w:r>
        <w:t xml:space="preserve">??? aren’t the middle months where some experience increase and some </w:t>
      </w:r>
      <w:proofErr w:type="spellStart"/>
      <w:r>
        <w:t>decreast</w:t>
      </w:r>
      <w:proofErr w:type="spellEnd"/>
      <w:r>
        <w:t xml:space="preserve"> the most interesting</w:t>
      </w:r>
    </w:p>
  </w:comment>
  <w:comment w:id="231" w:author="Ezzati, Majid" w:date="2019-06-07T22:21:00Z" w:initials="EM">
    <w:p w14:paraId="1FA79324" w14:textId="7B764830" w:rsidR="000A3387" w:rsidRDefault="000A3387">
      <w:pPr>
        <w:pStyle w:val="CommentText"/>
      </w:pPr>
      <w:r>
        <w:rPr>
          <w:rStyle w:val="CommentReference"/>
        </w:rPr>
        <w:annotationRef/>
      </w:r>
      <w:r>
        <w:t>See earlier</w:t>
      </w:r>
    </w:p>
  </w:comment>
  <w:comment w:id="232" w:author="Ezzati, Majid" w:date="2019-06-07T22:22:00Z" w:initials="EM">
    <w:p w14:paraId="76B847BF" w14:textId="4B36A7D4" w:rsidR="000A3387" w:rsidRDefault="000A3387">
      <w:pPr>
        <w:pStyle w:val="CommentText"/>
      </w:pPr>
      <w:r>
        <w:rPr>
          <w:rStyle w:val="CommentReference"/>
        </w:rPr>
        <w:annotationRef/>
      </w:r>
      <w:r>
        <w:t>???</w:t>
      </w:r>
    </w:p>
  </w:comment>
  <w:comment w:id="235" w:author="Ezzati, Majid" w:date="2019-06-07T22:41:00Z" w:initials="EM">
    <w:p w14:paraId="70572EA6" w14:textId="682A2EF9" w:rsidR="00D232BD" w:rsidRDefault="00D232BD">
      <w:pPr>
        <w:pStyle w:val="CommentText"/>
      </w:pPr>
      <w:r>
        <w:rPr>
          <w:rStyle w:val="CommentReference"/>
        </w:rPr>
        <w:annotationRef/>
      </w:r>
      <w:r>
        <w:t>????</w:t>
      </w:r>
    </w:p>
  </w:comment>
  <w:comment w:id="233" w:author="Ezzati, Majid" w:date="2019-06-07T22:41:00Z" w:initials="EM">
    <w:p w14:paraId="57393BE6" w14:textId="7443E834" w:rsidR="00D232BD" w:rsidRDefault="00D232BD">
      <w:pPr>
        <w:pStyle w:val="CommentText"/>
      </w:pPr>
      <w:r>
        <w:rPr>
          <w:rStyle w:val="CommentReference"/>
        </w:rPr>
        <w:annotationRef/>
      </w:r>
      <w:r>
        <w:t xml:space="preserve">What about comparison with Joel’s earlier study in say 50 cities and also in a more general way with </w:t>
      </w:r>
      <w:proofErr w:type="spellStart"/>
      <w:r>
        <w:t>Gaspirini</w:t>
      </w:r>
      <w:proofErr w:type="spellEnd"/>
      <w:r>
        <w:t xml:space="preserve">? </w:t>
      </w:r>
    </w:p>
  </w:comment>
  <w:comment w:id="239" w:author="Ezzati, Majid" w:date="2019-06-07T22:42:00Z" w:initials="EM">
    <w:p w14:paraId="7276514F" w14:textId="0545FE67" w:rsidR="00D232BD" w:rsidRDefault="00D232BD">
      <w:pPr>
        <w:pStyle w:val="CommentText"/>
      </w:pPr>
      <w:r>
        <w:rPr>
          <w:rStyle w:val="CommentReference"/>
        </w:rPr>
        <w:annotationRef/>
      </w:r>
      <w:r>
        <w:t xml:space="preserve">??? you mean cold temperature </w:t>
      </w:r>
    </w:p>
  </w:comment>
  <w:comment w:id="243" w:author="Ezzati, Majid" w:date="2019-06-07T22:44:00Z" w:initials="EM">
    <w:p w14:paraId="5E7A5ECD" w14:textId="34CA5A43" w:rsidR="00D232BD" w:rsidRDefault="00D232BD">
      <w:pPr>
        <w:pStyle w:val="CommentText"/>
      </w:pPr>
      <w:r>
        <w:rPr>
          <w:rStyle w:val="CommentReference"/>
        </w:rPr>
        <w:annotationRef/>
      </w:r>
      <w:r>
        <w:t>?</w:t>
      </w:r>
    </w:p>
  </w:comment>
  <w:comment w:id="245" w:author="Ezzati, Majid" w:date="2019-06-07T22:44:00Z" w:initials="EM">
    <w:p w14:paraId="3D9FBA6B" w14:textId="079C5E2D" w:rsidR="00D232BD" w:rsidRDefault="00D232BD">
      <w:pPr>
        <w:pStyle w:val="CommentText"/>
      </w:pPr>
      <w:r>
        <w:rPr>
          <w:rStyle w:val="CommentReference"/>
        </w:rPr>
        <w:annotationRef/>
      </w:r>
      <w:r>
        <w:t>Lack of evidence or evidence of no effect. If the latter, cite. If the former, then not a good explanation</w:t>
      </w:r>
    </w:p>
  </w:comment>
  <w:comment w:id="246" w:author="Ezzati, Majid" w:date="2019-06-07T22:45:00Z" w:initials="EM">
    <w:p w14:paraId="50EA31FB" w14:textId="1AC9B36E" w:rsidR="00D232BD" w:rsidRDefault="00D232BD">
      <w:pPr>
        <w:pStyle w:val="CommentText"/>
      </w:pPr>
      <w:r>
        <w:rPr>
          <w:rStyle w:val="CommentReference"/>
        </w:rPr>
        <w:annotationRef/>
      </w:r>
      <w:r>
        <w:t>But these are temperature related so it should show up! It would be something altogether not related to temperature. Unless you can find one, take out</w:t>
      </w:r>
    </w:p>
  </w:comment>
  <w:comment w:id="254" w:author="Ezzati, Majid" w:date="2019-06-08T04:57:00Z" w:initials="EM">
    <w:p w14:paraId="6D7B7649" w14:textId="7E1F5751" w:rsidR="009E6B77" w:rsidRDefault="009E6B77">
      <w:pPr>
        <w:pStyle w:val="CommentText"/>
      </w:pPr>
      <w:r>
        <w:rPr>
          <w:rStyle w:val="CommentReference"/>
        </w:rPr>
        <w:annotationRef/>
      </w:r>
      <w:r>
        <w:t>I thought in injury chapter we say well within the range of anomalies observed. Why change story?</w:t>
      </w:r>
    </w:p>
  </w:comment>
  <w:comment w:id="259" w:author="Ezzati, Majid" w:date="2019-06-08T04:58:00Z" w:initials="EM">
    <w:p w14:paraId="7E47F1B2" w14:textId="6438D6A8" w:rsidR="009E6B77" w:rsidRDefault="009E6B77">
      <w:pPr>
        <w:pStyle w:val="CommentText"/>
      </w:pPr>
      <w:r>
        <w:rPr>
          <w:rStyle w:val="CommentReference"/>
        </w:rPr>
        <w:annotationRef/>
      </w:r>
      <w:r>
        <w:t>???take this out. that it is complex interaction doesn’t mean ignoring it</w:t>
      </w:r>
    </w:p>
  </w:comment>
  <w:comment w:id="260" w:author="Ezzati, Majid" w:date="2019-06-08T04:59:00Z" w:initials="EM">
    <w:p w14:paraId="32EF9CF4" w14:textId="1BA2D57A" w:rsidR="009E6B77" w:rsidRDefault="009E6B77">
      <w:pPr>
        <w:pStyle w:val="CommentText"/>
      </w:pPr>
      <w:r>
        <w:rPr>
          <w:rStyle w:val="CommentReference"/>
        </w:rPr>
        <w:annotationRef/>
      </w:r>
      <w:r>
        <w:t>????? clarify + use previous works to say whether relevant at the order of a month or not</w:t>
      </w:r>
    </w:p>
  </w:comment>
  <w:comment w:id="264" w:author="Ezzati, Majid" w:date="2019-06-08T05:00:00Z" w:initials="EM">
    <w:p w14:paraId="6E7E07BF" w14:textId="37661888" w:rsidR="009E6B77" w:rsidRDefault="009E6B77">
      <w:pPr>
        <w:pStyle w:val="CommentText"/>
      </w:pPr>
      <w:r>
        <w:rPr>
          <w:rStyle w:val="CommentReference"/>
        </w:rPr>
        <w:annotationRef/>
      </w:r>
      <w:r>
        <w:t xml:space="preserve">Not really </w:t>
      </w:r>
      <w:proofErr w:type="spellStart"/>
      <w:r>
        <w:t>relvant</w:t>
      </w:r>
      <w:proofErr w:type="spellEnd"/>
      <w:r>
        <w:t xml:space="preserve"> nor needed</w:t>
      </w:r>
    </w:p>
  </w:comment>
  <w:comment w:id="267" w:author="Ezzati, Majid" w:date="2019-06-08T05:01:00Z" w:initials="EM">
    <w:p w14:paraId="141AC7FB" w14:textId="0507C6D3" w:rsidR="009E6B77" w:rsidRDefault="009E6B77">
      <w:pPr>
        <w:pStyle w:val="CommentText"/>
      </w:pPr>
      <w:r>
        <w:rPr>
          <w:rStyle w:val="CommentReference"/>
        </w:rPr>
        <w:annotationRef/>
      </w:r>
      <w:r>
        <w:t>Probably not relevant as such. More so you can say under limitation whether monthly anomaly is spread or concentrated may have different implications although you did test other metrics for injuries</w:t>
      </w:r>
    </w:p>
  </w:comment>
  <w:comment w:id="275" w:author="Ezzati, Majid" w:date="2019-06-08T05:03:00Z" w:initials="EM">
    <w:p w14:paraId="1A9CB843" w14:textId="3E4D3E5C" w:rsidR="009E6B77" w:rsidRDefault="009E6B77">
      <w:pPr>
        <w:pStyle w:val="CommentText"/>
      </w:pPr>
      <w:r>
        <w:rPr>
          <w:rStyle w:val="CommentReference"/>
        </w:rPr>
        <w:annotationRef/>
      </w:r>
      <w:r>
        <w:t>Did you?</w:t>
      </w:r>
    </w:p>
  </w:comment>
  <w:comment w:id="277" w:author="Robbie Parks" w:date="2019-06-07T15:27:00Z" w:initials="RP">
    <w:p w14:paraId="60483AEB" w14:textId="77777777" w:rsidR="00BD47CB" w:rsidRDefault="00BD47CB" w:rsidP="00D2478A">
      <w:pPr>
        <w:pStyle w:val="CommentText"/>
      </w:pPr>
      <w:r>
        <w:rPr>
          <w:rStyle w:val="CommentReference"/>
        </w:rPr>
        <w:annotationRef/>
      </w:r>
      <w:r>
        <w:rPr>
          <w:noProof/>
        </w:rPr>
        <w:t>Look at discussion from each chapter</w:t>
      </w:r>
    </w:p>
  </w:comment>
  <w:comment w:id="279" w:author="Ezzati, Majid" w:date="2019-06-08T05:03:00Z" w:initials="EM">
    <w:p w14:paraId="4521EC91" w14:textId="57532783" w:rsidR="00BF0842" w:rsidRDefault="00BF0842">
      <w:pPr>
        <w:pStyle w:val="CommentText"/>
      </w:pPr>
      <w:r>
        <w:rPr>
          <w:rStyle w:val="CommentReference"/>
        </w:rPr>
        <w:annotationRef/>
      </w:r>
      <w:r>
        <w:t>This is marginal. I wouldn’t worry about getting into these as is distracts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871C132" w15:done="0"/>
  <w15:commentEx w15:paraId="3D9A648C" w15:done="0"/>
  <w15:commentEx w15:paraId="0E412D76" w15:done="0"/>
  <w15:commentEx w15:paraId="7EF04E7A" w15:done="0"/>
  <w15:commentEx w15:paraId="0EBE4A67" w15:done="0"/>
  <w15:commentEx w15:paraId="0AA6E778" w15:done="0"/>
  <w15:commentEx w15:paraId="1ED7C415" w15:done="0"/>
  <w15:commentEx w15:paraId="7523BE09" w15:done="0"/>
  <w15:commentEx w15:paraId="059D5E73" w15:done="0"/>
  <w15:commentEx w15:paraId="72C07BFD" w15:done="0"/>
  <w15:commentEx w15:paraId="3B7B4B4F" w15:done="0"/>
  <w15:commentEx w15:paraId="697C1046" w15:done="0"/>
  <w15:commentEx w15:paraId="1F2287E0" w15:done="0"/>
  <w15:commentEx w15:paraId="3E788AA2" w15:done="0"/>
  <w15:commentEx w15:paraId="5297D128" w15:done="0"/>
  <w15:commentEx w15:paraId="3DF87EA4" w15:done="0"/>
  <w15:commentEx w15:paraId="446C5C13" w15:done="0"/>
  <w15:commentEx w15:paraId="47370627" w15:done="0"/>
  <w15:commentEx w15:paraId="4948C7AE" w15:done="0"/>
  <w15:commentEx w15:paraId="4ACDF76F" w15:done="0"/>
  <w15:commentEx w15:paraId="5D8F047F" w15:done="0"/>
  <w15:commentEx w15:paraId="48E7F13B" w15:done="0"/>
  <w15:commentEx w15:paraId="11422F69" w15:done="0"/>
  <w15:commentEx w15:paraId="646C4B1C" w15:done="0"/>
  <w15:commentEx w15:paraId="59846B61" w15:done="0"/>
  <w15:commentEx w15:paraId="06DAAEB2" w15:done="0"/>
  <w15:commentEx w15:paraId="58A7D9E1" w15:done="0"/>
  <w15:commentEx w15:paraId="258D4E6E" w15:done="0"/>
  <w15:commentEx w15:paraId="17D2B1CF" w15:done="0"/>
  <w15:commentEx w15:paraId="2511F8D8" w15:done="0"/>
  <w15:commentEx w15:paraId="758DB6E6" w15:done="0"/>
  <w15:commentEx w15:paraId="3ADFAB36" w15:done="0"/>
  <w15:commentEx w15:paraId="7D9AEBB0" w15:done="0"/>
  <w15:commentEx w15:paraId="07E39210" w15:done="0"/>
  <w15:commentEx w15:paraId="581BDAA6" w15:done="0"/>
  <w15:commentEx w15:paraId="406BBA0C" w15:done="0"/>
  <w15:commentEx w15:paraId="0A519591" w15:done="0"/>
  <w15:commentEx w15:paraId="08E0C6FF" w15:done="0"/>
  <w15:commentEx w15:paraId="3AD6C73D" w15:done="0"/>
  <w15:commentEx w15:paraId="2EED7548" w15:done="0"/>
  <w15:commentEx w15:paraId="4ED792DC" w15:done="0"/>
  <w15:commentEx w15:paraId="1FA79324" w15:done="0"/>
  <w15:commentEx w15:paraId="76B847BF" w15:done="0"/>
  <w15:commentEx w15:paraId="70572EA6" w15:done="0"/>
  <w15:commentEx w15:paraId="57393BE6" w15:done="0"/>
  <w15:commentEx w15:paraId="7276514F" w15:done="0"/>
  <w15:commentEx w15:paraId="5E7A5ECD" w15:done="0"/>
  <w15:commentEx w15:paraId="3D9FBA6B" w15:done="0"/>
  <w15:commentEx w15:paraId="50EA31FB" w15:done="0"/>
  <w15:commentEx w15:paraId="6D7B7649" w15:done="0"/>
  <w15:commentEx w15:paraId="7E47F1B2" w15:done="0"/>
  <w15:commentEx w15:paraId="32EF9CF4" w15:done="0"/>
  <w15:commentEx w15:paraId="6E7E07BF" w15:done="0"/>
  <w15:commentEx w15:paraId="141AC7FB" w15:done="0"/>
  <w15:commentEx w15:paraId="1A9CB843" w15:done="0"/>
  <w15:commentEx w15:paraId="60483AEB" w15:done="0"/>
  <w15:commentEx w15:paraId="4521EC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0483AEB" w16cid:durableId="20A500E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474A60" w14:textId="77777777" w:rsidR="00FC79EB" w:rsidRDefault="00FC79EB">
      <w:pPr>
        <w:spacing w:after="0" w:line="240" w:lineRule="auto"/>
      </w:pPr>
      <w:r>
        <w:separator/>
      </w:r>
    </w:p>
  </w:endnote>
  <w:endnote w:type="continuationSeparator" w:id="0">
    <w:p w14:paraId="484AA4E0" w14:textId="77777777" w:rsidR="00FC79EB" w:rsidRDefault="00FC7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855961126"/>
      <w:docPartObj>
        <w:docPartGallery w:val="Page Numbers (Bottom of Page)"/>
        <w:docPartUnique/>
      </w:docPartObj>
    </w:sdtPr>
    <w:sdtContent>
      <w:p w14:paraId="4E0925FB" w14:textId="77777777" w:rsidR="00BD47CB" w:rsidRDefault="00BD47CB" w:rsidP="00BD47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02FB81" w14:textId="77777777" w:rsidR="00BD47CB" w:rsidRDefault="00BD47CB" w:rsidP="00BD47C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25650583"/>
      <w:docPartObj>
        <w:docPartGallery w:val="Page Numbers (Bottom of Page)"/>
        <w:docPartUnique/>
      </w:docPartObj>
    </w:sdtPr>
    <w:sdtContent>
      <w:p w14:paraId="0766B329" w14:textId="3584BFD5" w:rsidR="00BD47CB" w:rsidRDefault="00BD47CB" w:rsidP="00BD47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F0842">
          <w:rPr>
            <w:rStyle w:val="PageNumber"/>
            <w:noProof/>
          </w:rPr>
          <w:t>33</w:t>
        </w:r>
        <w:r>
          <w:rPr>
            <w:rStyle w:val="PageNumber"/>
          </w:rPr>
          <w:fldChar w:fldCharType="end"/>
        </w:r>
      </w:p>
    </w:sdtContent>
  </w:sdt>
  <w:p w14:paraId="09F3E871" w14:textId="77777777" w:rsidR="00BD47CB" w:rsidRDefault="00BD47CB" w:rsidP="00BD47C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842353" w14:textId="77777777" w:rsidR="00FC79EB" w:rsidRDefault="00FC79EB">
      <w:pPr>
        <w:spacing w:after="0" w:line="240" w:lineRule="auto"/>
      </w:pPr>
      <w:r>
        <w:separator/>
      </w:r>
    </w:p>
  </w:footnote>
  <w:footnote w:type="continuationSeparator" w:id="0">
    <w:p w14:paraId="07B37F53" w14:textId="77777777" w:rsidR="00FC79EB" w:rsidRDefault="00FC79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DE59CC"/>
    <w:multiLevelType w:val="multilevel"/>
    <w:tmpl w:val="A372FA6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4"/>
  </w:num>
  <w:num w:numId="3">
    <w:abstractNumId w:val="0"/>
  </w:num>
  <w:num w:numId="4">
    <w:abstractNumId w:val="1"/>
  </w:num>
  <w:num w:numId="5">
    <w:abstractNumId w:val="3"/>
  </w:num>
  <w:num w:numId="6">
    <w:abstractNumId w:val="7"/>
  </w:num>
  <w:num w:numId="7">
    <w:abstractNumId w:val="2"/>
  </w:num>
  <w:num w:numId="8">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78A"/>
    <w:rsid w:val="00063068"/>
    <w:rsid w:val="000A3387"/>
    <w:rsid w:val="002135F8"/>
    <w:rsid w:val="002627A4"/>
    <w:rsid w:val="003E35B8"/>
    <w:rsid w:val="006C495B"/>
    <w:rsid w:val="0077646D"/>
    <w:rsid w:val="008C4F9C"/>
    <w:rsid w:val="00937346"/>
    <w:rsid w:val="00944BA6"/>
    <w:rsid w:val="009B223E"/>
    <w:rsid w:val="009E6B77"/>
    <w:rsid w:val="009F3F00"/>
    <w:rsid w:val="00AF4F7E"/>
    <w:rsid w:val="00BD47CB"/>
    <w:rsid w:val="00BF0842"/>
    <w:rsid w:val="00C16BDD"/>
    <w:rsid w:val="00D232BD"/>
    <w:rsid w:val="00D2478A"/>
    <w:rsid w:val="00EC3C30"/>
    <w:rsid w:val="00F6542E"/>
    <w:rsid w:val="00FC79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E84A"/>
  <w15:chartTrackingRefBased/>
  <w15:docId w15:val="{1D84AB82-5777-E646-AE45-4B438A2A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78A"/>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D2478A"/>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2478A"/>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D2478A"/>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D2478A"/>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D24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8A"/>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D2478A"/>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D2478A"/>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D2478A"/>
    <w:rPr>
      <w:rFonts w:ascii="Times New Roman" w:eastAsiaTheme="majorEastAsia" w:hAnsi="Times New Roman" w:cstheme="majorBidi"/>
      <w:i/>
      <w:iCs/>
      <w:szCs w:val="22"/>
      <w:lang w:eastAsia="zh-CN"/>
    </w:rPr>
  </w:style>
  <w:style w:type="character" w:customStyle="1" w:styleId="Heading5Char">
    <w:name w:val="Heading 5 Char"/>
    <w:basedOn w:val="DefaultParagraphFont"/>
    <w:link w:val="Heading5"/>
    <w:uiPriority w:val="9"/>
    <w:rsid w:val="00D2478A"/>
    <w:rPr>
      <w:rFonts w:ascii="Times New Roman" w:eastAsiaTheme="majorEastAsia" w:hAnsi="Times New Roman" w:cstheme="majorBidi"/>
      <w:i/>
      <w:szCs w:val="22"/>
      <w:lang w:eastAsia="zh-CN"/>
    </w:rPr>
  </w:style>
  <w:style w:type="paragraph" w:styleId="ListParagraph">
    <w:name w:val="List Paragraph"/>
    <w:basedOn w:val="Normal"/>
    <w:uiPriority w:val="34"/>
    <w:qFormat/>
    <w:rsid w:val="00D2478A"/>
    <w:pPr>
      <w:ind w:left="720"/>
      <w:contextualSpacing/>
    </w:pPr>
  </w:style>
  <w:style w:type="paragraph" w:styleId="Title">
    <w:name w:val="Title"/>
    <w:basedOn w:val="Normal"/>
    <w:next w:val="Normal"/>
    <w:link w:val="TitleChar"/>
    <w:uiPriority w:val="10"/>
    <w:qFormat/>
    <w:rsid w:val="00D24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2478A"/>
    <w:rPr>
      <w:rFonts w:ascii="Times New Roman" w:eastAsiaTheme="majorEastAsia" w:hAnsi="Times New Roman" w:cstheme="majorBidi"/>
      <w:b/>
      <w:spacing w:val="-10"/>
      <w:kern w:val="28"/>
      <w:sz w:val="40"/>
      <w:szCs w:val="56"/>
      <w:lang w:eastAsia="zh-CN"/>
    </w:rPr>
  </w:style>
  <w:style w:type="paragraph" w:styleId="NoSpacing">
    <w:name w:val="No Spacing"/>
    <w:uiPriority w:val="1"/>
    <w:qFormat/>
    <w:rsid w:val="00D2478A"/>
    <w:rPr>
      <w:rFonts w:eastAsiaTheme="minorEastAsia"/>
      <w:sz w:val="22"/>
      <w:szCs w:val="22"/>
      <w:lang w:eastAsia="zh-CN"/>
    </w:rPr>
  </w:style>
  <w:style w:type="table" w:styleId="TableGrid">
    <w:name w:val="Table Grid"/>
    <w:basedOn w:val="TableNormal"/>
    <w:uiPriority w:val="39"/>
    <w:rsid w:val="00D2478A"/>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24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D2478A"/>
    <w:rPr>
      <w:rFonts w:ascii="Times New Roman" w:eastAsiaTheme="minorEastAsia" w:hAnsi="Times New Roman"/>
      <w:sz w:val="32"/>
      <w:szCs w:val="22"/>
      <w:lang w:eastAsia="zh-CN"/>
    </w:rPr>
  </w:style>
  <w:style w:type="paragraph" w:styleId="Header">
    <w:name w:val="header"/>
    <w:basedOn w:val="Normal"/>
    <w:link w:val="HeaderChar"/>
    <w:uiPriority w:val="99"/>
    <w:unhideWhenUsed/>
    <w:rsid w:val="00D2478A"/>
    <w:pPr>
      <w:tabs>
        <w:tab w:val="center" w:pos="4680"/>
        <w:tab w:val="right" w:pos="9360"/>
      </w:tabs>
      <w:spacing w:line="240" w:lineRule="auto"/>
    </w:pPr>
  </w:style>
  <w:style w:type="character" w:customStyle="1" w:styleId="HeaderChar">
    <w:name w:val="Header Char"/>
    <w:basedOn w:val="DefaultParagraphFont"/>
    <w:link w:val="Header"/>
    <w:uiPriority w:val="99"/>
    <w:rsid w:val="00D2478A"/>
    <w:rPr>
      <w:rFonts w:ascii="Times New Roman" w:eastAsiaTheme="minorEastAsia" w:hAnsi="Times New Roman"/>
      <w:szCs w:val="22"/>
      <w:lang w:eastAsia="zh-CN"/>
    </w:rPr>
  </w:style>
  <w:style w:type="paragraph" w:styleId="Footer">
    <w:name w:val="footer"/>
    <w:basedOn w:val="Normal"/>
    <w:link w:val="FooterChar"/>
    <w:uiPriority w:val="99"/>
    <w:unhideWhenUsed/>
    <w:rsid w:val="00D2478A"/>
    <w:pPr>
      <w:tabs>
        <w:tab w:val="center" w:pos="4680"/>
        <w:tab w:val="right" w:pos="9360"/>
      </w:tabs>
      <w:spacing w:line="240" w:lineRule="auto"/>
    </w:pPr>
  </w:style>
  <w:style w:type="character" w:customStyle="1" w:styleId="FooterChar">
    <w:name w:val="Footer Char"/>
    <w:basedOn w:val="DefaultParagraphFont"/>
    <w:link w:val="Footer"/>
    <w:uiPriority w:val="99"/>
    <w:rsid w:val="00D2478A"/>
    <w:rPr>
      <w:rFonts w:ascii="Times New Roman" w:eastAsiaTheme="minorEastAsia" w:hAnsi="Times New Roman"/>
      <w:szCs w:val="22"/>
      <w:lang w:eastAsia="zh-CN"/>
    </w:rPr>
  </w:style>
  <w:style w:type="paragraph" w:styleId="TOCHeading">
    <w:name w:val="TOC Heading"/>
    <w:basedOn w:val="Heading1"/>
    <w:next w:val="Normal"/>
    <w:uiPriority w:val="39"/>
    <w:unhideWhenUsed/>
    <w:qFormat/>
    <w:rsid w:val="00D24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TOC2"/>
    <w:next w:val="Normal"/>
    <w:autoRedefine/>
    <w:uiPriority w:val="39"/>
    <w:unhideWhenUsed/>
    <w:rsid w:val="00D2478A"/>
    <w:pPr>
      <w:tabs>
        <w:tab w:val="right" w:leader="dot" w:pos="9010"/>
      </w:tabs>
      <w:spacing w:before="120" w:after="120"/>
      <w:ind w:left="0"/>
    </w:pPr>
    <w:rPr>
      <w:b/>
      <w:bCs/>
    </w:rPr>
  </w:style>
  <w:style w:type="paragraph" w:styleId="TOC2">
    <w:name w:val="toc 2"/>
    <w:basedOn w:val="Normal"/>
    <w:next w:val="Normal"/>
    <w:autoRedefine/>
    <w:uiPriority w:val="39"/>
    <w:unhideWhenUsed/>
    <w:rsid w:val="00D2478A"/>
    <w:pPr>
      <w:spacing w:after="0"/>
      <w:ind w:left="240"/>
      <w:jc w:val="left"/>
    </w:pPr>
    <w:rPr>
      <w:rFonts w:cs="Times New Roman (Body CS)"/>
      <w:szCs w:val="20"/>
    </w:rPr>
  </w:style>
  <w:style w:type="paragraph" w:styleId="TOC3">
    <w:name w:val="toc 3"/>
    <w:basedOn w:val="Normal"/>
    <w:next w:val="Normal"/>
    <w:autoRedefine/>
    <w:uiPriority w:val="39"/>
    <w:unhideWhenUsed/>
    <w:rsid w:val="00D2478A"/>
    <w:pPr>
      <w:spacing w:after="0"/>
      <w:ind w:left="480"/>
      <w:jc w:val="left"/>
    </w:pPr>
    <w:rPr>
      <w:iCs/>
      <w:szCs w:val="20"/>
    </w:rPr>
  </w:style>
  <w:style w:type="paragraph" w:styleId="TOC4">
    <w:name w:val="toc 4"/>
    <w:basedOn w:val="Normal"/>
    <w:next w:val="Normal"/>
    <w:autoRedefine/>
    <w:uiPriority w:val="39"/>
    <w:unhideWhenUsed/>
    <w:rsid w:val="00D2478A"/>
    <w:pPr>
      <w:spacing w:after="0"/>
      <w:ind w:left="720"/>
      <w:jc w:val="left"/>
    </w:pPr>
    <w:rPr>
      <w:szCs w:val="18"/>
    </w:rPr>
  </w:style>
  <w:style w:type="paragraph" w:styleId="TOC5">
    <w:name w:val="toc 5"/>
    <w:basedOn w:val="Normal"/>
    <w:next w:val="Normal"/>
    <w:autoRedefine/>
    <w:uiPriority w:val="39"/>
    <w:unhideWhenUsed/>
    <w:rsid w:val="00D2478A"/>
    <w:pPr>
      <w:spacing w:after="0"/>
      <w:ind w:left="960"/>
      <w:jc w:val="left"/>
    </w:pPr>
    <w:rPr>
      <w:szCs w:val="18"/>
    </w:rPr>
  </w:style>
  <w:style w:type="paragraph" w:styleId="TOC6">
    <w:name w:val="toc 6"/>
    <w:basedOn w:val="Normal"/>
    <w:next w:val="Normal"/>
    <w:autoRedefine/>
    <w:uiPriority w:val="39"/>
    <w:unhideWhenUsed/>
    <w:rsid w:val="00D2478A"/>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D2478A"/>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D2478A"/>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D2478A"/>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D2478A"/>
    <w:rPr>
      <w:color w:val="0563C1" w:themeColor="hyperlink"/>
      <w:u w:val="single"/>
    </w:rPr>
  </w:style>
  <w:style w:type="paragraph" w:styleId="BalloonText">
    <w:name w:val="Balloon Text"/>
    <w:basedOn w:val="Normal"/>
    <w:link w:val="BalloonTextChar"/>
    <w:uiPriority w:val="99"/>
    <w:semiHidden/>
    <w:unhideWhenUsed/>
    <w:rsid w:val="00D24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D2478A"/>
    <w:rPr>
      <w:rFonts w:ascii="Microsoft YaHei UI" w:eastAsia="Microsoft YaHei UI" w:hAnsi="Times New Roman"/>
      <w:sz w:val="18"/>
      <w:szCs w:val="18"/>
      <w:lang w:eastAsia="zh-CN"/>
    </w:rPr>
  </w:style>
  <w:style w:type="paragraph" w:customStyle="1" w:styleId="EndNoteBibliographyTitle">
    <w:name w:val="EndNote Bibliography Title"/>
    <w:basedOn w:val="Normal"/>
    <w:rsid w:val="00D2478A"/>
    <w:pPr>
      <w:jc w:val="center"/>
    </w:pPr>
    <w:rPr>
      <w:rFonts w:cs="Times New Roman"/>
    </w:rPr>
  </w:style>
  <w:style w:type="paragraph" w:customStyle="1" w:styleId="EndNoteBibliography">
    <w:name w:val="EndNote Bibliography"/>
    <w:basedOn w:val="Normal"/>
    <w:rsid w:val="00D2478A"/>
    <w:pPr>
      <w:spacing w:line="240" w:lineRule="auto"/>
    </w:pPr>
    <w:rPr>
      <w:rFonts w:cs="Times New Roman"/>
    </w:rPr>
  </w:style>
  <w:style w:type="character" w:styleId="PlaceholderText">
    <w:name w:val="Placeholder Text"/>
    <w:basedOn w:val="DefaultParagraphFont"/>
    <w:uiPriority w:val="99"/>
    <w:semiHidden/>
    <w:rsid w:val="00D2478A"/>
    <w:rPr>
      <w:color w:val="808080"/>
    </w:rPr>
  </w:style>
  <w:style w:type="character" w:customStyle="1" w:styleId="Mention1">
    <w:name w:val="Mention1"/>
    <w:basedOn w:val="DefaultParagraphFont"/>
    <w:uiPriority w:val="99"/>
    <w:semiHidden/>
    <w:unhideWhenUsed/>
    <w:rsid w:val="00D2478A"/>
    <w:rPr>
      <w:color w:val="2B579A"/>
      <w:shd w:val="clear" w:color="auto" w:fill="E6E6E6"/>
    </w:rPr>
  </w:style>
  <w:style w:type="paragraph" w:customStyle="1" w:styleId="a">
    <w:name w:val="公式"/>
    <w:basedOn w:val="Normal"/>
    <w:link w:val="Char"/>
    <w:qFormat/>
    <w:rsid w:val="00D2478A"/>
    <w:pPr>
      <w:widowControl w:val="0"/>
      <w:spacing w:beforeLines="50" w:afterLines="50" w:after="0" w:line="360" w:lineRule="auto"/>
      <w:jc w:val="center"/>
    </w:pPr>
    <w:rPr>
      <w:kern w:val="2"/>
    </w:rPr>
  </w:style>
  <w:style w:type="character" w:customStyle="1" w:styleId="Char">
    <w:name w:val="公式 Char"/>
    <w:basedOn w:val="DefaultParagraphFont"/>
    <w:link w:val="a"/>
    <w:rsid w:val="00D2478A"/>
    <w:rPr>
      <w:rFonts w:ascii="Times New Roman" w:eastAsiaTheme="minorEastAsia" w:hAnsi="Times New Roman"/>
      <w:kern w:val="2"/>
      <w:szCs w:val="22"/>
      <w:lang w:eastAsia="zh-CN"/>
    </w:rPr>
  </w:style>
  <w:style w:type="character" w:styleId="CommentReference">
    <w:name w:val="annotation reference"/>
    <w:basedOn w:val="DefaultParagraphFont"/>
    <w:uiPriority w:val="99"/>
    <w:semiHidden/>
    <w:unhideWhenUsed/>
    <w:rsid w:val="00D2478A"/>
    <w:rPr>
      <w:sz w:val="16"/>
      <w:szCs w:val="16"/>
    </w:rPr>
  </w:style>
  <w:style w:type="paragraph" w:styleId="CommentText">
    <w:name w:val="annotation text"/>
    <w:basedOn w:val="Normal"/>
    <w:link w:val="CommentTextChar"/>
    <w:uiPriority w:val="99"/>
    <w:unhideWhenUsed/>
    <w:rsid w:val="00D24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2478A"/>
    <w:rPr>
      <w:rFonts w:eastAsiaTheme="minorEastAsia"/>
      <w:sz w:val="20"/>
      <w:szCs w:val="20"/>
      <w:lang w:eastAsia="zh-CN"/>
    </w:rPr>
  </w:style>
  <w:style w:type="table" w:customStyle="1" w:styleId="TableGrid1">
    <w:name w:val="Table Grid1"/>
    <w:basedOn w:val="TableNormal"/>
    <w:next w:val="TableGrid"/>
    <w:uiPriority w:val="59"/>
    <w:rsid w:val="00D2478A"/>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D2478A"/>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478A"/>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D2478A"/>
    <w:pPr>
      <w:spacing w:after="0"/>
      <w:outlineLvl w:val="0"/>
    </w:pPr>
    <w:rPr>
      <w:rFonts w:cs="Times New Roman"/>
      <w:szCs w:val="24"/>
      <w:lang w:eastAsia="en-US"/>
    </w:rPr>
  </w:style>
  <w:style w:type="character" w:customStyle="1" w:styleId="Style1Char">
    <w:name w:val="Style1 Char"/>
    <w:basedOn w:val="DefaultParagraphFont"/>
    <w:link w:val="Style1"/>
    <w:rsid w:val="00D2478A"/>
    <w:rPr>
      <w:rFonts w:ascii="Times New Roman" w:eastAsiaTheme="minorEastAsia" w:hAnsi="Times New Roman" w:cs="Times New Roman"/>
    </w:rPr>
  </w:style>
  <w:style w:type="paragraph" w:styleId="DocumentMap">
    <w:name w:val="Document Map"/>
    <w:basedOn w:val="Normal"/>
    <w:link w:val="DocumentMapChar"/>
    <w:uiPriority w:val="99"/>
    <w:semiHidden/>
    <w:unhideWhenUsed/>
    <w:rsid w:val="00D24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D2478A"/>
    <w:rPr>
      <w:rFonts w:ascii="Times New Roman" w:eastAsiaTheme="minorEastAsia" w:hAnsi="Times New Roman" w:cs="Times New Roman"/>
      <w:lang w:eastAsia="zh-CN"/>
    </w:rPr>
  </w:style>
  <w:style w:type="paragraph" w:styleId="CommentSubject">
    <w:name w:val="annotation subject"/>
    <w:basedOn w:val="CommentText"/>
    <w:next w:val="CommentText"/>
    <w:link w:val="CommentSubjectChar"/>
    <w:uiPriority w:val="99"/>
    <w:semiHidden/>
    <w:unhideWhenUsed/>
    <w:rsid w:val="00D24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D2478A"/>
    <w:rPr>
      <w:rFonts w:ascii="Times New Roman" w:eastAsiaTheme="minorEastAsia" w:hAnsi="Times New Roman"/>
      <w:b/>
      <w:bCs/>
      <w:sz w:val="20"/>
      <w:szCs w:val="20"/>
      <w:lang w:eastAsia="zh-CN"/>
    </w:rPr>
  </w:style>
  <w:style w:type="paragraph" w:styleId="Caption">
    <w:name w:val="caption"/>
    <w:basedOn w:val="Normal"/>
    <w:next w:val="Normal"/>
    <w:uiPriority w:val="35"/>
    <w:unhideWhenUsed/>
    <w:qFormat/>
    <w:rsid w:val="00D2478A"/>
    <w:pPr>
      <w:spacing w:after="0" w:line="240" w:lineRule="auto"/>
    </w:pPr>
    <w:rPr>
      <w:iCs/>
      <w:szCs w:val="18"/>
    </w:rPr>
  </w:style>
  <w:style w:type="paragraph" w:styleId="TableofFigures">
    <w:name w:val="table of figures"/>
    <w:basedOn w:val="Normal"/>
    <w:next w:val="Normal"/>
    <w:uiPriority w:val="99"/>
    <w:unhideWhenUsed/>
    <w:rsid w:val="00D2478A"/>
    <w:pPr>
      <w:spacing w:after="0"/>
    </w:pPr>
  </w:style>
  <w:style w:type="paragraph" w:styleId="EndnoteText">
    <w:name w:val="endnote text"/>
    <w:basedOn w:val="Normal"/>
    <w:link w:val="EndnoteTextChar"/>
    <w:uiPriority w:val="99"/>
    <w:semiHidden/>
    <w:unhideWhenUsed/>
    <w:rsid w:val="00D24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478A"/>
    <w:rPr>
      <w:rFonts w:ascii="Times New Roman" w:eastAsiaTheme="minorEastAsia" w:hAnsi="Times New Roman"/>
      <w:sz w:val="20"/>
      <w:szCs w:val="20"/>
      <w:lang w:eastAsia="zh-CN"/>
    </w:rPr>
  </w:style>
  <w:style w:type="character" w:styleId="EndnoteReference">
    <w:name w:val="endnote reference"/>
    <w:basedOn w:val="DefaultParagraphFont"/>
    <w:uiPriority w:val="99"/>
    <w:semiHidden/>
    <w:unhideWhenUsed/>
    <w:rsid w:val="00D2478A"/>
    <w:rPr>
      <w:vertAlign w:val="superscript"/>
    </w:rPr>
  </w:style>
  <w:style w:type="paragraph" w:styleId="FootnoteText">
    <w:name w:val="footnote text"/>
    <w:basedOn w:val="Normal"/>
    <w:link w:val="FootnoteTextChar"/>
    <w:uiPriority w:val="99"/>
    <w:semiHidden/>
    <w:unhideWhenUsed/>
    <w:rsid w:val="00D24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78A"/>
    <w:rPr>
      <w:rFonts w:ascii="Times New Roman" w:eastAsiaTheme="minorEastAsia" w:hAnsi="Times New Roman"/>
      <w:sz w:val="20"/>
      <w:szCs w:val="20"/>
      <w:lang w:eastAsia="zh-CN"/>
    </w:rPr>
  </w:style>
  <w:style w:type="character" w:styleId="FootnoteReference">
    <w:name w:val="footnote reference"/>
    <w:basedOn w:val="DefaultParagraphFont"/>
    <w:uiPriority w:val="99"/>
    <w:semiHidden/>
    <w:unhideWhenUsed/>
    <w:rsid w:val="00D2478A"/>
    <w:rPr>
      <w:vertAlign w:val="superscript"/>
    </w:rPr>
  </w:style>
  <w:style w:type="character" w:customStyle="1" w:styleId="Mention2">
    <w:name w:val="Mention2"/>
    <w:basedOn w:val="DefaultParagraphFont"/>
    <w:uiPriority w:val="99"/>
    <w:semiHidden/>
    <w:unhideWhenUsed/>
    <w:rsid w:val="00D2478A"/>
    <w:rPr>
      <w:color w:val="2B579A"/>
      <w:shd w:val="clear" w:color="auto" w:fill="E6E6E6"/>
    </w:rPr>
  </w:style>
  <w:style w:type="table" w:styleId="PlainTable3">
    <w:name w:val="Plain Table 3"/>
    <w:basedOn w:val="TableNormal"/>
    <w:uiPriority w:val="43"/>
    <w:rsid w:val="00D2478A"/>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D2478A"/>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D2478A"/>
    <w:rPr>
      <w:rFonts w:cs="Times New Roman"/>
    </w:rPr>
  </w:style>
  <w:style w:type="character" w:styleId="PageNumber">
    <w:name w:val="page number"/>
    <w:basedOn w:val="DefaultParagraphFont"/>
    <w:uiPriority w:val="99"/>
    <w:semiHidden/>
    <w:unhideWhenUsed/>
    <w:rsid w:val="00D2478A"/>
  </w:style>
  <w:style w:type="paragraph" w:customStyle="1" w:styleId="p1">
    <w:name w:val="p1"/>
    <w:basedOn w:val="Normal"/>
    <w:rsid w:val="00D2478A"/>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D2478A"/>
    <w:rPr>
      <w:color w:val="954F72" w:themeColor="followedHyperlink"/>
      <w:u w:val="single"/>
    </w:rPr>
  </w:style>
  <w:style w:type="character" w:styleId="LineNumber">
    <w:name w:val="line number"/>
    <w:basedOn w:val="DefaultParagraphFont"/>
    <w:uiPriority w:val="99"/>
    <w:semiHidden/>
    <w:unhideWhenUsed/>
    <w:rsid w:val="00D2478A"/>
  </w:style>
  <w:style w:type="character" w:customStyle="1" w:styleId="apple-converted-space">
    <w:name w:val="apple-converted-space"/>
    <w:basedOn w:val="DefaultParagraphFont"/>
    <w:rsid w:val="00D2478A"/>
  </w:style>
  <w:style w:type="paragraph" w:customStyle="1" w:styleId="SMSubheading">
    <w:name w:val="SM Subheading"/>
    <w:basedOn w:val="Normal"/>
    <w:link w:val="SMSubheadingChar"/>
    <w:qFormat/>
    <w:rsid w:val="00D24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D2478A"/>
    <w:rPr>
      <w:rFonts w:ascii="Times New Roman" w:eastAsia="Times New Roman" w:hAnsi="Times New Roman"/>
      <w:szCs w:val="20"/>
      <w:u w:val="words"/>
      <w:lang w:val="en-US" w:eastAsia="zh-CN"/>
    </w:rPr>
  </w:style>
  <w:style w:type="paragraph" w:styleId="Revision">
    <w:name w:val="Revision"/>
    <w:hidden/>
    <w:uiPriority w:val="99"/>
    <w:semiHidden/>
    <w:rsid w:val="00D2478A"/>
    <w:rPr>
      <w:rFonts w:ascii="Calibri" w:eastAsia="Calibri" w:hAnsi="Calibri" w:cs="Times New Roman"/>
      <w:sz w:val="22"/>
      <w:szCs w:val="22"/>
    </w:rPr>
  </w:style>
  <w:style w:type="paragraph" w:customStyle="1" w:styleId="SMHeading">
    <w:name w:val="SM Heading"/>
    <w:basedOn w:val="Heading1"/>
    <w:qFormat/>
    <w:rsid w:val="00D2478A"/>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D24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D2478A"/>
    <w:rPr>
      <w:rFonts w:ascii="Arial" w:eastAsia="MS Mincho" w:hAnsi="Arial"/>
      <w:color w:val="000000" w:themeColor="text1"/>
      <w:kern w:val="18"/>
      <w:szCs w:val="20"/>
      <w:lang w:eastAsia="zh-CN"/>
    </w:rPr>
  </w:style>
  <w:style w:type="table" w:customStyle="1" w:styleId="PlainTable31">
    <w:name w:val="Plain Table 31"/>
    <w:basedOn w:val="TableNormal"/>
    <w:uiPriority w:val="43"/>
    <w:rsid w:val="00D2478A"/>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rsid w:val="00D2478A"/>
    <w:rPr>
      <w:color w:val="605E5C"/>
      <w:shd w:val="clear" w:color="auto" w:fill="E1DFDD"/>
    </w:rPr>
  </w:style>
  <w:style w:type="character" w:customStyle="1" w:styleId="UnresolvedMention2">
    <w:name w:val="Unresolved Mention2"/>
    <w:basedOn w:val="DefaultParagraphFont"/>
    <w:uiPriority w:val="99"/>
    <w:rsid w:val="00D2478A"/>
    <w:rPr>
      <w:color w:val="605E5C"/>
      <w:shd w:val="clear" w:color="auto" w:fill="E1DFDD"/>
    </w:rPr>
  </w:style>
  <w:style w:type="table" w:styleId="GridTable1Light">
    <w:name w:val="Grid Table 1 Light"/>
    <w:basedOn w:val="TableNormal"/>
    <w:uiPriority w:val="46"/>
    <w:rsid w:val="00D2478A"/>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DefaultParagraphFont"/>
    <w:uiPriority w:val="99"/>
    <w:semiHidden/>
    <w:unhideWhenUsed/>
    <w:rsid w:val="00D24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emf"/><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fontTable" Target="fontTable.xml"/><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6FD1E-BB29-4CB2-87AB-9E4B5A2DF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45647</Words>
  <Characters>260190</Characters>
  <Application>Microsoft Office Word</Application>
  <DocSecurity>0</DocSecurity>
  <Lines>2168</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13</cp:revision>
  <dcterms:created xsi:type="dcterms:W3CDTF">2019-06-07T15:08:00Z</dcterms:created>
  <dcterms:modified xsi:type="dcterms:W3CDTF">2019-06-08T04:04:00Z</dcterms:modified>
</cp:coreProperties>
</file>