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62139F06"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w:t>
      </w:r>
      <w:commentRangeStart w:id="2"/>
      <w:r w:rsidR="00B867E0">
        <w:t>SDGs</w:t>
      </w:r>
      <w:commentRangeEnd w:id="2"/>
      <w:r w:rsidR="00C55F43">
        <w:rPr>
          <w:rStyle w:val="CommentReference"/>
          <w:rFonts w:asciiTheme="minorHAnsi" w:hAnsiTheme="minorHAnsi"/>
        </w:rPr>
        <w:commentReference w:id="2"/>
      </w:r>
      <w:r w:rsidR="00B867E0">
        <w:t>),</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continue to be</w:t>
      </w:r>
      <w:del w:id="3" w:author="Mac" w:date="2019-05-18T17:51:00Z">
        <w:r w:rsidR="00E963E7" w:rsidDel="00C55F43">
          <w:delText xml:space="preserve"> </w:delText>
        </w:r>
        <w:r w:rsidR="00B867E0" w:rsidDel="00C55F43">
          <w:delText>either less</w:delText>
        </w:r>
      </w:del>
      <w:r w:rsidR="00B867E0">
        <w:t xml:space="preserve"> </w:t>
      </w:r>
      <w:ins w:id="4" w:author="Mac" w:date="2019-05-18T17:51:00Z">
        <w:r w:rsidR="00C55F43">
          <w:t>un</w:t>
        </w:r>
      </w:ins>
      <w:r w:rsidR="00B867E0">
        <w:t xml:space="preserve">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63E34692" w:rsidR="003D564F" w:rsidRDefault="00B867E0" w:rsidP="007A5403">
      <w:pPr>
        <w:ind w:firstLine="567"/>
      </w:pPr>
      <w:commentRangeStart w:id="5"/>
      <w:r>
        <w:t>In the United States, death rates vary by cause of death, age group, sex, as well as over space and time</w:t>
      </w:r>
      <w:commentRangeEnd w:id="5"/>
      <w:r w:rsidR="00C55F43">
        <w:rPr>
          <w:rStyle w:val="CommentReference"/>
          <w:rFonts w:asciiTheme="minorHAnsi" w:hAnsiTheme="minorHAnsi"/>
        </w:rPr>
        <w:commentReference w:id="5"/>
      </w:r>
      <w:r>
        <w:t>.</w:t>
      </w:r>
      <w:r>
        <w:fldChar w:fldCharType="begin" w:fldLock="1"/>
      </w:r>
      <w:r w:rsidR="00A92D33">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4,5&lt;/sup&gt;","plainTextFormattedCitation":"4,5","previouslyFormattedCitation":"&lt;sup&gt;4,5&lt;/sup&gt;"},"properties":{"noteIndex":0},"schema":"https://github.com/citation-style-language/schema/raw/master/csl-citation.json"}</w:instrText>
      </w:r>
      <w:r>
        <w:fldChar w:fldCharType="separate"/>
      </w:r>
      <w:r w:rsidR="00117150" w:rsidRPr="00117150">
        <w:rPr>
          <w:noProof/>
          <w:vertAlign w:val="superscript"/>
        </w:rPr>
        <w:t>4,5</w:t>
      </w:r>
      <w:r>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ins w:id="7" w:author="Mac" w:date="2019-05-18T18:16:00Z">
        <w:r w:rsidR="00E06184">
          <w:t>,</w:t>
        </w:r>
      </w:ins>
      <w:r w:rsidR="00804A4C">
        <w:t xml:space="preserve"> such as cardiorespiratory diseases and cancers.</w:t>
      </w:r>
      <w:r w:rsidR="00A134AB">
        <w:fldChar w:fldCharType="begin" w:fldLock="1"/>
      </w:r>
      <w:r w:rsidR="00A92D33">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6&lt;/sup&gt;","plainTextFormattedCitation":"6","previouslyFormattedCitation":"&lt;sup&gt;6&lt;/sup&gt;"},"properties":{"noteIndex":0},"schema":"https://github.com/citation-style-language/schema/raw/master/csl-citation.json"}</w:instrText>
      </w:r>
      <w:r w:rsidR="00A134AB">
        <w:fldChar w:fldCharType="separate"/>
      </w:r>
      <w:r w:rsidR="00117150" w:rsidRPr="00117150">
        <w:rPr>
          <w:noProof/>
          <w:vertAlign w:val="superscript"/>
        </w:rPr>
        <w:t>6</w:t>
      </w:r>
      <w:r w:rsidR="00A134AB">
        <w:fldChar w:fldCharType="end"/>
      </w:r>
      <w:ins w:id="8" w:author="Mac" w:date="2019-05-18T18:32:00Z">
        <w:r w:rsidR="002A4597">
          <w:t xml:space="preserve"> </w:t>
        </w:r>
      </w:ins>
      <w:del w:id="9" w:author="Mac" w:date="2019-05-18T18:32:00Z">
        <w:r w:rsidR="00DC0399" w:rsidDel="002A4597">
          <w:delText xml:space="preserve"> </w:delText>
        </w:r>
      </w:del>
      <w:del w:id="10" w:author="Mac" w:date="2019-05-18T18:28:00Z">
        <w:r w:rsidR="00DC0399" w:rsidDel="00EE4F02">
          <w:delText xml:space="preserve">The </w:delText>
        </w:r>
        <w:r w:rsidR="00EE506C" w:rsidDel="00EE4F02">
          <w:delText>e</w:delText>
        </w:r>
        <w:r w:rsidR="00DC0399" w:rsidDel="00EE4F02">
          <w:delText xml:space="preserve">pidemiologic </w:delText>
        </w:r>
        <w:r w:rsidR="00EE506C" w:rsidDel="00EE4F02">
          <w:delText>t</w:delText>
        </w:r>
        <w:r w:rsidR="00DC0399" w:rsidDel="00EE4F02">
          <w:delText>ransition</w:delText>
        </w:r>
      </w:del>
      <w:del w:id="11" w:author="Mac" w:date="2019-05-18T18:20:00Z">
        <w:r w:rsidR="00DC0399" w:rsidDel="00545ABE">
          <w:delText>,</w:delText>
        </w:r>
      </w:del>
      <w:del w:id="12" w:author="Mac" w:date="2019-05-18T18:28:00Z">
        <w:r w:rsidR="00DC0399" w:rsidDel="00EE4F02">
          <w:delText xml:space="preserve"> whereby </w:delText>
        </w:r>
        <w:r w:rsidR="00DC0399" w:rsidRPr="00DC0399" w:rsidDel="00EE4F02">
          <w:delText>a</w:delText>
        </w:r>
        <w:r w:rsidR="00DC0399" w:rsidDel="00EE4F02">
          <w:delText xml:space="preserve"> </w:delText>
        </w:r>
        <w:r w:rsidR="00DC0399" w:rsidRPr="00DC0399" w:rsidDel="00EE4F02">
          <w:delText>strong decrease in mortality</w:delText>
        </w:r>
      </w:del>
      <w:del w:id="13" w:author="Mac" w:date="2019-05-18T18:17:00Z">
        <w:r w:rsidR="00DC0399" w:rsidRPr="00DC0399" w:rsidDel="00E06184">
          <w:delText xml:space="preserve"> </w:delText>
        </w:r>
        <w:r w:rsidR="00DC0399" w:rsidDel="00E06184">
          <w:delText xml:space="preserve">is </w:delText>
        </w:r>
      </w:del>
      <w:del w:id="14" w:author="Mac" w:date="2019-05-18T18:28:00Z">
        <w:r w:rsidR="00DC0399" w:rsidRPr="00DC0399" w:rsidDel="00EE4F02">
          <w:delText xml:space="preserve">coupled with a decrease in birth rates </w:delText>
        </w:r>
      </w:del>
      <w:del w:id="15" w:author="Mac" w:date="2019-05-18T18:17:00Z">
        <w:r w:rsidR="00DC0399" w:rsidRPr="00DC0399" w:rsidDel="00EC2C39">
          <w:delText xml:space="preserve">to </w:delText>
        </w:r>
      </w:del>
      <w:del w:id="16" w:author="Mac" w:date="2019-05-18T18:22:00Z">
        <w:r w:rsidR="00DC0399" w:rsidRPr="00DC0399" w:rsidDel="00545ABE">
          <w:delText xml:space="preserve">re-stabilize </w:delText>
        </w:r>
      </w:del>
      <w:del w:id="17" w:author="Mac" w:date="2019-05-18T18:17:00Z">
        <w:r w:rsidR="00DC0399" w:rsidRPr="00DC0399" w:rsidDel="00EC2C39">
          <w:delText>a</w:delText>
        </w:r>
      </w:del>
      <w:del w:id="18" w:author="Mac" w:date="2019-05-18T18:22:00Z">
        <w:r w:rsidR="00DC0399" w:rsidRPr="00DC0399" w:rsidDel="00545ABE">
          <w:delText xml:space="preserve"> population at a higher level than </w:delText>
        </w:r>
        <w:r w:rsidR="00286CFB" w:rsidDel="00545ABE">
          <w:delText>before</w:delText>
        </w:r>
      </w:del>
      <w:del w:id="19" w:author="Mac" w:date="2019-05-18T18:20:00Z">
        <w:r w:rsidR="00DC0399" w:rsidRPr="00DC0399" w:rsidDel="00545ABE">
          <w:delText xml:space="preserve">, </w:delText>
        </w:r>
      </w:del>
      <w:del w:id="20" w:author="Mac" w:date="2019-05-18T18:23:00Z">
        <w:r w:rsidR="00DC0399" w:rsidRPr="00DC0399" w:rsidDel="00545ABE">
          <w:delText xml:space="preserve">has </w:delText>
        </w:r>
        <w:r w:rsidR="00695198" w:rsidDel="00545ABE">
          <w:delText>produced</w:delText>
        </w:r>
        <w:r w:rsidR="00DC0399" w:rsidRPr="00DC0399" w:rsidDel="00545ABE">
          <w:delText xml:space="preserve"> </w:delText>
        </w:r>
        <w:commentRangeStart w:id="21"/>
        <w:r w:rsidR="00DC0399" w:rsidRPr="00DC0399" w:rsidDel="00545ABE">
          <w:delText>major benefits</w:delText>
        </w:r>
      </w:del>
      <w:del w:id="22" w:author="Mac" w:date="2019-05-18T18:28:00Z">
        <w:r w:rsidR="00DA0DC4" w:rsidDel="00EE4F02">
          <w:delText>.</w:delText>
        </w:r>
        <w:commentRangeEnd w:id="21"/>
        <w:r w:rsidR="00E06184" w:rsidDel="00EE4F02">
          <w:rPr>
            <w:rStyle w:val="CommentReference"/>
            <w:rFonts w:asciiTheme="minorHAnsi" w:hAnsiTheme="minorHAnsi"/>
          </w:rPr>
          <w:commentReference w:id="21"/>
        </w:r>
        <w:r w:rsidR="00DA0DC4" w:rsidDel="00EE4F02">
          <w:fldChar w:fldCharType="begin" w:fldLock="1"/>
        </w:r>
        <w:r w:rsidR="00DA0DC4" w:rsidDel="00EE4F02">
          <w:del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7&lt;/sup&gt;","plainTextFormattedCitation":"7","previouslyFormattedCitation":"&lt;sup&gt;7&lt;/sup&gt;"},"properties":{"noteIndex":0},"schema":"https://github.com/citation-style-language/schema/raw/master/csl-citation.json"}</w:delInstrText>
        </w:r>
        <w:r w:rsidR="00DA0DC4" w:rsidDel="00EE4F02">
          <w:fldChar w:fldCharType="separate"/>
        </w:r>
        <w:r w:rsidR="00DA0DC4" w:rsidRPr="00117150" w:rsidDel="00EE4F02">
          <w:rPr>
            <w:noProof/>
            <w:vertAlign w:val="superscript"/>
          </w:rPr>
          <w:delText>7</w:delText>
        </w:r>
        <w:r w:rsidR="00DA0DC4" w:rsidDel="00EE4F02">
          <w:fldChar w:fldCharType="end"/>
        </w:r>
        <w:r w:rsidR="00DC0399" w:rsidRPr="00DC0399" w:rsidDel="00EE4F02">
          <w:delText xml:space="preserve"> </w:delText>
        </w:r>
      </w:del>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D5292C">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5&lt;/sup&gt;","plainTextFormattedCitation":"5","previouslyFormattedCitation":"&lt;sup&gt;5&lt;/sup&gt;"},"properties":{"noteIndex":0},"schema":"https://github.com/citation-style-language/schema/raw/master/csl-citation.json"}</w:instrText>
      </w:r>
      <w:r w:rsidR="00DA0DC4">
        <w:fldChar w:fldCharType="separate"/>
      </w:r>
      <w:r w:rsidR="00DA0DC4" w:rsidRPr="002132C6">
        <w:rPr>
          <w:noProof/>
          <w:vertAlign w:val="superscript"/>
        </w:rPr>
        <w:t>5</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740F71">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8&lt;/sup&gt;","plainTextFormattedCitation":"8","previouslyFormattedCitation":"&lt;sup&gt;8&lt;/sup&gt;"},"properties":{"noteIndex":0},"schema":"https://github.com/citation-style-language/schema/raw/master/csl-citation.json"}</w:instrText>
      </w:r>
      <w:r w:rsidR="00151951">
        <w:fldChar w:fldCharType="separate"/>
      </w:r>
      <w:r w:rsidR="00151951" w:rsidRPr="00151951">
        <w:rPr>
          <w:noProof/>
          <w:vertAlign w:val="superscript"/>
        </w:rPr>
        <w:t>8</w:t>
      </w:r>
      <w:r w:rsidR="00151951">
        <w:fldChar w:fldCharType="end"/>
      </w:r>
      <w:r w:rsidR="00117150" w:rsidRPr="00117150">
        <w:t xml:space="preserve"> </w:t>
      </w:r>
      <w:r w:rsidR="00117150">
        <w:t xml:space="preserve">Death rates </w:t>
      </w:r>
      <w:ins w:id="23" w:author="Mac" w:date="2019-05-18T17:55:00Z">
        <w:r w:rsidR="00C55F43">
          <w:t xml:space="preserve">stratified </w:t>
        </w:r>
      </w:ins>
      <w:r w:rsidR="00117150">
        <w:t>by age group and sex are often a particular focus in efforts to quantify mortality, which can then be processed to generate life expectancy by applying life table methods.</w:t>
      </w:r>
      <w:r w:rsidR="00117150">
        <w:fldChar w:fldCharType="begin" w:fldLock="1"/>
      </w:r>
      <w:r w:rsidR="00740F71">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9&lt;/sup&gt;","plainTextFormattedCitation":"9","previouslyFormattedCitation":"&lt;sup&gt;9&lt;/sup&gt;"},"properties":{"noteIndex":0},"schema":"https://github.com/citation-style-language/schema/raw/master/csl-citation.json"}</w:instrText>
      </w:r>
      <w:r w:rsidR="00117150">
        <w:fldChar w:fldCharType="separate"/>
      </w:r>
      <w:r w:rsidR="00151951" w:rsidRPr="00151951">
        <w:rPr>
          <w:noProof/>
          <w:vertAlign w:val="superscript"/>
        </w:rPr>
        <w:t>9</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740F71">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10&lt;/sup&gt;","plainTextFormattedCitation":"10","previouslyFormattedCitation":"&lt;sup&gt;10&lt;/sup&gt;"},"properties":{"noteIndex":0},"schema":"https://github.com/citation-style-language/schema/raw/master/csl-citation.json"}</w:instrText>
      </w:r>
      <w:r w:rsidR="008C45F1">
        <w:fldChar w:fldCharType="separate"/>
      </w:r>
      <w:r w:rsidR="00151951" w:rsidRPr="00151951">
        <w:rPr>
          <w:noProof/>
          <w:vertAlign w:val="superscript"/>
        </w:rPr>
        <w:t>10</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740F71">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11,12&lt;/sup&gt;","plainTextFormattedCitation":"11,12","previouslyFormattedCitation":"&lt;sup&gt;11,12&lt;/sup&gt;"},"properties":{"noteIndex":0},"schema":"https://github.com/citation-style-language/schema/raw/master/csl-citation.json"}</w:instrText>
      </w:r>
      <w:r w:rsidR="004A31C5">
        <w:fldChar w:fldCharType="separate"/>
      </w:r>
      <w:r w:rsidR="00151951" w:rsidRPr="00151951">
        <w:rPr>
          <w:noProof/>
          <w:vertAlign w:val="superscript"/>
        </w:rPr>
        <w:t>11,12</w:t>
      </w:r>
      <w:r w:rsidR="004A31C5">
        <w:fldChar w:fldCharType="end"/>
      </w:r>
      <w:r w:rsidR="00B41786">
        <w:t xml:space="preserve"> Nevertheless,</w:t>
      </w:r>
      <w:r w:rsidR="003E0FB3">
        <w:t xml:space="preserve"> </w:t>
      </w:r>
      <w:r w:rsidR="00B41786">
        <w:lastRenderedPageBreak/>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t>
      </w:r>
      <w:commentRangeStart w:id="24"/>
      <w:r w:rsidR="00940AC0">
        <w:t>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commentRangeEnd w:id="24"/>
      <w:r w:rsidR="00C55F43">
        <w:rPr>
          <w:rStyle w:val="CommentReference"/>
          <w:rFonts w:asciiTheme="minorHAnsi" w:hAnsiTheme="minorHAnsi"/>
        </w:rPr>
        <w:commentReference w:id="24"/>
      </w:r>
    </w:p>
    <w:p w14:paraId="279471C2" w14:textId="4D9BC3B3" w:rsidR="0025156E" w:rsidRDefault="0025156E" w:rsidP="0025156E">
      <w:pPr>
        <w:pStyle w:val="Heading2"/>
      </w:pPr>
      <w:r>
        <w:t xml:space="preserve">Trends in temperature in the </w:t>
      </w:r>
      <w:commentRangeStart w:id="25"/>
      <w:r>
        <w:t>United States</w:t>
      </w:r>
      <w:commentRangeEnd w:id="25"/>
      <w:r w:rsidR="00DB28CC">
        <w:rPr>
          <w:rStyle w:val="CommentReference"/>
          <w:rFonts w:asciiTheme="minorHAnsi" w:eastAsiaTheme="minorEastAsia" w:hAnsiTheme="minorHAnsi" w:cstheme="minorBidi"/>
        </w:rPr>
        <w:commentReference w:id="25"/>
      </w:r>
    </w:p>
    <w:p w14:paraId="2EF896F4" w14:textId="23EF0643" w:rsidR="0070581C" w:rsidRDefault="00B7594E" w:rsidP="00DD103A">
      <w:pPr>
        <w:ind w:firstLine="720"/>
        <w:rPr>
          <w:szCs w:val="24"/>
        </w:rPr>
      </w:pPr>
      <w:r>
        <w:rPr>
          <w:szCs w:val="24"/>
        </w:rPr>
        <w:t xml:space="preserve">In meteorological terms, recording weather (or short-term variation in meteorological conditions) is critical for understanding climate (or long-term meteorological conditions, usually an </w:t>
      </w:r>
      <w:commentRangeStart w:id="26"/>
      <w:r>
        <w:rPr>
          <w:szCs w:val="24"/>
        </w:rPr>
        <w:t>average of at least 30 years</w:t>
      </w:r>
      <w:commentRangeEnd w:id="26"/>
      <w:r w:rsidR="0016134B">
        <w:rPr>
          <w:rStyle w:val="CommentReference"/>
          <w:rFonts w:asciiTheme="minorHAnsi" w:hAnsiTheme="minorHAnsi"/>
        </w:rPr>
        <w:commentReference w:id="26"/>
      </w:r>
      <w:r>
        <w:rPr>
          <w:szCs w:val="24"/>
        </w:rPr>
        <w:t xml:space="preserve">) in </w:t>
      </w:r>
      <w:commentRangeStart w:id="27"/>
      <w:r>
        <w:rPr>
          <w:szCs w:val="24"/>
        </w:rPr>
        <w:t>context</w:t>
      </w:r>
      <w:commentRangeEnd w:id="27"/>
      <w:r w:rsidR="0016134B">
        <w:rPr>
          <w:rStyle w:val="CommentReference"/>
          <w:rFonts w:asciiTheme="minorHAnsi" w:hAnsiTheme="minorHAnsi"/>
        </w:rPr>
        <w:commentReference w:id="27"/>
      </w:r>
      <w:r>
        <w:rPr>
          <w:szCs w:val="24"/>
        </w:rPr>
        <w:t xml:space="preserve">. </w:t>
      </w:r>
      <w:del w:id="28" w:author="Mac" w:date="2019-05-18T18:42:00Z">
        <w:r w:rsidDel="0016134B">
          <w:rPr>
            <w:szCs w:val="24"/>
          </w:rPr>
          <w:delText xml:space="preserve">The nature of the data collected, as well as the method of collection and analysis, however, has changed over time. </w:delText>
        </w:r>
      </w:del>
      <w:del w:id="29" w:author="Mac" w:date="2019-05-18T18:41:00Z">
        <w:r w:rsidDel="0016134B">
          <w:rPr>
            <w:szCs w:val="24"/>
          </w:rPr>
          <w:delText>The ancient Sanskrit texts in the Upanishads from 3000 BC contain theories on how seasonal cycles in temperature may be caused by the earth’s movement around the sun.</w:delText>
        </w:r>
        <w:r w:rsidDel="0016134B">
          <w:rPr>
            <w:szCs w:val="24"/>
          </w:rPr>
          <w:fldChar w:fldCharType="begin" w:fldLock="1"/>
        </w:r>
        <w:r w:rsidR="00740F71" w:rsidDel="0016134B">
          <w:rPr>
            <w:szCs w:val="24"/>
          </w:rPr>
          <w:del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20&lt;/sup&gt;","plainTextFormattedCitation":"20","previouslyFormattedCitation":"&lt;sup&gt;20&lt;/sup&gt;"},"properties":{"noteIndex":0},"schema":"https://github.com/citation-style-language/schema/raw/master/csl-citation.json"}</w:delInstrText>
        </w:r>
        <w:r w:rsidDel="0016134B">
          <w:rPr>
            <w:szCs w:val="24"/>
          </w:rPr>
          <w:fldChar w:fldCharType="separate"/>
        </w:r>
        <w:r w:rsidR="00151951" w:rsidRPr="00151951" w:rsidDel="0016134B">
          <w:rPr>
            <w:noProof/>
            <w:szCs w:val="24"/>
            <w:vertAlign w:val="superscript"/>
          </w:rPr>
          <w:delText>20</w:delText>
        </w:r>
        <w:r w:rsidDel="0016134B">
          <w:rPr>
            <w:szCs w:val="24"/>
          </w:rPr>
          <w:fldChar w:fldCharType="end"/>
        </w:r>
        <w:r w:rsidDel="0016134B">
          <w:rPr>
            <w:szCs w:val="24"/>
          </w:rPr>
          <w:delText xml:space="preserve"> The invention of the liquid-in-glass thermometer and barometer in the 17</w:delText>
        </w:r>
        <w:r w:rsidRPr="00467B22" w:rsidDel="0016134B">
          <w:rPr>
            <w:szCs w:val="24"/>
            <w:vertAlign w:val="superscript"/>
          </w:rPr>
          <w:delText>th</w:delText>
        </w:r>
        <w:r w:rsidDel="0016134B">
          <w:rPr>
            <w:szCs w:val="24"/>
          </w:rPr>
          <w:delText xml:space="preserve"> century provided the foundation for modern </w:delText>
        </w:r>
        <w:r w:rsidR="00926175" w:rsidDel="0016134B">
          <w:rPr>
            <w:szCs w:val="24"/>
          </w:rPr>
          <w:delText>collection</w:delText>
        </w:r>
        <w:r w:rsidR="00E2123F" w:rsidDel="0016134B">
          <w:rPr>
            <w:szCs w:val="24"/>
          </w:rPr>
          <w:delText xml:space="preserve"> of temperature data</w:delText>
        </w:r>
        <w:r w:rsidDel="0016134B">
          <w:rPr>
            <w:szCs w:val="24"/>
          </w:rPr>
          <w:delText>.</w:delText>
        </w:r>
        <w:r w:rsidDel="0016134B">
          <w:rPr>
            <w:szCs w:val="24"/>
          </w:rPr>
          <w:fldChar w:fldCharType="begin" w:fldLock="1"/>
        </w:r>
        <w:r w:rsidR="00740F71" w:rsidDel="0016134B">
          <w:rPr>
            <w:szCs w:val="24"/>
          </w:rPr>
          <w:del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21,22&lt;/sup&gt;","plainTextFormattedCitation":"21,22","previouslyFormattedCitation":"&lt;sup&gt;21,22&lt;/sup&gt;"},"properties":{"noteIndex":0},"schema":"https://github.com/citation-style-language/schema/raw/master/csl-citation.json"}</w:delInstrText>
        </w:r>
        <w:r w:rsidDel="0016134B">
          <w:rPr>
            <w:szCs w:val="24"/>
          </w:rPr>
          <w:fldChar w:fldCharType="separate"/>
        </w:r>
        <w:r w:rsidR="00151951" w:rsidRPr="00151951" w:rsidDel="0016134B">
          <w:rPr>
            <w:noProof/>
            <w:szCs w:val="24"/>
            <w:vertAlign w:val="superscript"/>
          </w:rPr>
          <w:delText>21,22</w:delText>
        </w:r>
        <w:r w:rsidDel="0016134B">
          <w:rPr>
            <w:szCs w:val="24"/>
          </w:rPr>
          <w:fldChar w:fldCharType="end"/>
        </w:r>
        <w:r w:rsidDel="0016134B">
          <w:rPr>
            <w:szCs w:val="24"/>
          </w:rPr>
          <w:delText xml:space="preserve"> In some places, such as throughout the former British Empire, we</w:delText>
        </w:r>
        <w:r w:rsidRPr="00755632" w:rsidDel="0016134B">
          <w:rPr>
            <w:szCs w:val="24"/>
          </w:rPr>
          <w:delText>ather data</w:delText>
        </w:r>
        <w:r w:rsidDel="0016134B">
          <w:rPr>
            <w:szCs w:val="24"/>
          </w:rPr>
          <w:delText xml:space="preserve"> have been collected from weather stations</w:delText>
        </w:r>
        <w:r w:rsidRPr="00755632" w:rsidDel="0016134B">
          <w:rPr>
            <w:szCs w:val="24"/>
          </w:rPr>
          <w:delText xml:space="preserve"> for </w:delText>
        </w:r>
        <w:r w:rsidDel="0016134B">
          <w:rPr>
            <w:szCs w:val="24"/>
          </w:rPr>
          <w:delText>over a</w:delText>
        </w:r>
        <w:r w:rsidRPr="00755632" w:rsidDel="0016134B">
          <w:rPr>
            <w:szCs w:val="24"/>
          </w:rPr>
          <w:delText xml:space="preserve"> </w:delText>
        </w:r>
        <w:r w:rsidDel="0016134B">
          <w:rPr>
            <w:szCs w:val="24"/>
          </w:rPr>
          <w:delText>century, with the British Isles’ record dating back to the 1650s.</w:delText>
        </w:r>
        <w:r w:rsidDel="0016134B">
          <w:rPr>
            <w:szCs w:val="24"/>
          </w:rPr>
          <w:fldChar w:fldCharType="begin" w:fldLock="1"/>
        </w:r>
        <w:r w:rsidR="00740F71" w:rsidDel="0016134B">
          <w:rPr>
            <w:szCs w:val="24"/>
          </w:rPr>
          <w:del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23&lt;/sup&gt;","plainTextFormattedCitation":"23","previouslyFormattedCitation":"&lt;sup&gt;23&lt;/sup&gt;"},"properties":{"noteIndex":0},"schema":"https://github.com/citation-style-language/schema/raw/master/csl-citation.json"}</w:delInstrText>
        </w:r>
        <w:r w:rsidDel="0016134B">
          <w:rPr>
            <w:szCs w:val="24"/>
          </w:rPr>
          <w:fldChar w:fldCharType="separate"/>
        </w:r>
        <w:r w:rsidR="00151951" w:rsidRPr="00151951" w:rsidDel="0016134B">
          <w:rPr>
            <w:noProof/>
            <w:szCs w:val="24"/>
            <w:vertAlign w:val="superscript"/>
          </w:rPr>
          <w:delText>23</w:delText>
        </w:r>
        <w:r w:rsidDel="0016134B">
          <w:rPr>
            <w:szCs w:val="24"/>
          </w:rPr>
          <w:fldChar w:fldCharType="end"/>
        </w:r>
        <w:r w:rsidDel="0016134B">
          <w:rPr>
            <w:szCs w:val="24"/>
          </w:rPr>
          <w:delText xml:space="preserve"> </w:delText>
        </w:r>
        <w:r w:rsidR="00367C12" w:rsidDel="0016134B">
          <w:rPr>
            <w:szCs w:val="24"/>
          </w:rPr>
          <w:delText xml:space="preserve"> </w:delText>
        </w:r>
      </w:del>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24</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740F71">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25</w:t>
      </w:r>
      <w:r w:rsidR="0070581C" w:rsidRPr="002A08CC">
        <w:rPr>
          <w:szCs w:val="24"/>
        </w:rPr>
        <w:fldChar w:fldCharType="end"/>
      </w:r>
      <w:r w:rsidR="0070581C" w:rsidRPr="002A08CC">
        <w:rPr>
          <w:szCs w:val="24"/>
        </w:rPr>
        <w:t xml:space="preserve"> </w:t>
      </w:r>
    </w:p>
    <w:p w14:paraId="52829BAB" w14:textId="3BB79597"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temperat</w:t>
      </w:r>
      <w:del w:id="30" w:author="Mac" w:date="2019-05-18T18:45:00Z">
        <w:r w:rsidDel="0016134B">
          <w:rPr>
            <w:szCs w:val="24"/>
          </w:rPr>
          <w:delText>ur</w:delText>
        </w:r>
      </w:del>
      <w:r>
        <w:rPr>
          <w:szCs w:val="24"/>
        </w:rPr>
        <w:t xml:space="preserve">e country </w:t>
      </w:r>
      <w:r w:rsidR="005930B7">
        <w:rPr>
          <w:szCs w:val="24"/>
        </w:rPr>
        <w:t>possessing</w:t>
      </w:r>
      <w:r w:rsidR="004D5A8E">
        <w:rPr>
          <w:szCs w:val="24"/>
        </w:rPr>
        <w:t xml:space="preserve"> distinct climat</w:t>
      </w:r>
      <w:ins w:id="31" w:author="Mac" w:date="2019-05-18T18:44:00Z">
        <w:r w:rsidR="0016134B">
          <w:rPr>
            <w:szCs w:val="24"/>
          </w:rPr>
          <w:t>ic</w:t>
        </w:r>
      </w:ins>
      <w:del w:id="32" w:author="Mac" w:date="2019-05-18T18:44:00Z">
        <w:r w:rsidR="004D5A8E" w:rsidDel="0016134B">
          <w:rPr>
            <w:szCs w:val="24"/>
          </w:rPr>
          <w:delText>e</w:delText>
        </w:r>
      </w:del>
      <w:r w:rsidR="004D5A8E">
        <w:rPr>
          <w:szCs w:val="24"/>
        </w:rPr>
        <w:t xml:space="preserve"> regions,</w:t>
      </w:r>
      <w:r w:rsidR="009246B4" w:rsidRPr="004F5C30">
        <w:rPr>
          <w:szCs w:val="24"/>
        </w:rPr>
        <w:fldChar w:fldCharType="begin" w:fldLock="1"/>
      </w:r>
      <w:r w:rsidR="00740F71">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26&lt;/sup&gt;","plainTextFormattedCitation":"26","previouslyFormattedCitation":"&lt;sup&gt;26&lt;/sup&gt;"},"properties":{"noteIndex":0},"schema":"https://github.com/citation-style-language/schema/raw/master/csl-citation.json"}</w:instrText>
      </w:r>
      <w:r w:rsidR="009246B4" w:rsidRPr="004F5C30">
        <w:rPr>
          <w:szCs w:val="24"/>
        </w:rPr>
        <w:fldChar w:fldCharType="separate"/>
      </w:r>
      <w:r w:rsidR="00151951" w:rsidRPr="00151951">
        <w:rPr>
          <w:noProof/>
          <w:szCs w:val="24"/>
          <w:vertAlign w:val="superscript"/>
        </w:rPr>
        <w:t>26</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740F71">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27&lt;/sup&gt;","plainTextFormattedCitation":"27","previouslyFormattedCitation":"&lt;sup&gt;27&lt;/sup&gt;"},"properties":{"noteIndex":0},"schema":"https://github.com/citation-style-language/schema/raw/master/csl-citation.json"}</w:instrText>
      </w:r>
      <w:r w:rsidR="00EB682F">
        <w:rPr>
          <w:szCs w:val="24"/>
        </w:rPr>
        <w:fldChar w:fldCharType="separate"/>
      </w:r>
      <w:r w:rsidR="00151951" w:rsidRPr="00151951">
        <w:rPr>
          <w:noProof/>
          <w:szCs w:val="24"/>
          <w:vertAlign w:val="superscript"/>
        </w:rPr>
        <w:t>27</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ins w:id="33" w:author="Mac" w:date="2019-05-18T18:48:00Z">
        <w:r w:rsidR="00E65C26">
          <w:rPr>
            <w:szCs w:val="24"/>
          </w:rPr>
          <w:t>ve</w:t>
        </w:r>
      </w:ins>
      <w:del w:id="34" w:author="Mac" w:date="2019-05-18T18:48:00Z">
        <w:r w:rsidR="000A698D" w:rsidDel="00E65C26">
          <w:rPr>
            <w:szCs w:val="24"/>
          </w:rPr>
          <w:delText>s</w:delText>
        </w:r>
      </w:del>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xml:space="preserve">, with most </w:t>
      </w:r>
      <w:del w:id="35" w:author="Mac" w:date="2019-05-18T18:49:00Z">
        <w:r w:rsidR="000A698D" w:rsidDel="00E65C26">
          <w:rPr>
            <w:szCs w:val="24"/>
          </w:rPr>
          <w:delText xml:space="preserve">of the </w:delText>
        </w:r>
      </w:del>
      <w:r w:rsidR="000A698D">
        <w:rPr>
          <w:szCs w:val="24"/>
        </w:rPr>
        <w:t>increase occurring since 1970.</w:t>
      </w:r>
      <w:r w:rsidR="009615B6">
        <w:rPr>
          <w:szCs w:val="24"/>
        </w:rPr>
        <w:fldChar w:fldCharType="begin" w:fldLock="1"/>
      </w:r>
      <w:r w:rsidR="00740F71">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28–32&lt;/sup&gt;","plainTextFormattedCitation":"28–32","previouslyFormattedCitation":"&lt;sup&gt;28–32&lt;/sup&gt;"},"properties":{"noteIndex":0},"schema":"https://github.com/citation-style-language/schema/raw/master/csl-citation.json"}</w:instrText>
      </w:r>
      <w:r w:rsidR="009615B6">
        <w:rPr>
          <w:szCs w:val="24"/>
        </w:rPr>
        <w:fldChar w:fldCharType="separate"/>
      </w:r>
      <w:r w:rsidR="00151951" w:rsidRPr="00151951">
        <w:rPr>
          <w:noProof/>
          <w:szCs w:val="24"/>
          <w:vertAlign w:val="superscript"/>
        </w:rPr>
        <w:t>28–32</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115D29">
        <w:rPr>
          <w:szCs w:val="24"/>
        </w:rPr>
        <w:t xml:space="preserve"> S</w:t>
      </w:r>
      <w:r w:rsidR="00C93DE9">
        <w:rPr>
          <w:szCs w:val="24"/>
        </w:rPr>
        <w:t xml:space="preserve">ummer months </w:t>
      </w:r>
      <w:r w:rsidR="00C93DE9">
        <w:rPr>
          <w:szCs w:val="24"/>
        </w:rPr>
        <w:lastRenderedPageBreak/>
        <w:t>experi</w:t>
      </w:r>
      <w:r w:rsidR="00115D29">
        <w:rPr>
          <w:szCs w:val="24"/>
        </w:rPr>
        <w:t xml:space="preserve">enced </w:t>
      </w:r>
      <w:r w:rsidR="00593810">
        <w:rPr>
          <w:szCs w:val="24"/>
        </w:rPr>
        <w:t>less consistent changes</w:t>
      </w:r>
      <w:ins w:id="36" w:author="Mac" w:date="2019-05-18T18:49:00Z">
        <w:r w:rsidR="00E65C26">
          <w:rPr>
            <w:szCs w:val="24"/>
          </w:rPr>
          <w:t>,</w:t>
        </w:r>
      </w:ins>
      <w:r w:rsidR="005C77C4">
        <w:rPr>
          <w:szCs w:val="24"/>
        </w:rPr>
        <w:t xml:space="preserve"> </w:t>
      </w:r>
      <w:ins w:id="37" w:author="Mac" w:date="2019-05-18T18:51:00Z">
        <w:r w:rsidR="00E65C26">
          <w:rPr>
            <w:szCs w:val="24"/>
          </w:rPr>
          <w:t xml:space="preserve">with warming </w:t>
        </w:r>
      </w:ins>
      <w:r w:rsidR="005C77C4">
        <w:rPr>
          <w:szCs w:val="24"/>
        </w:rPr>
        <w:t>mainly along the western parts of the country,</w:t>
      </w:r>
      <w:r w:rsidR="00593810">
        <w:rPr>
          <w:szCs w:val="24"/>
        </w:rPr>
        <w:t xml:space="preserve"> </w:t>
      </w:r>
      <w:del w:id="38" w:author="Mac" w:date="2019-05-18T18:51:00Z">
        <w:r w:rsidR="00593810" w:rsidDel="00E65C26">
          <w:rPr>
            <w:szCs w:val="24"/>
          </w:rPr>
          <w:delText xml:space="preserve">with </w:delText>
        </w:r>
      </w:del>
      <w:ins w:id="39" w:author="Mac" w:date="2019-05-18T18:51:00Z">
        <w:r w:rsidR="00E65C26">
          <w:rPr>
            <w:szCs w:val="24"/>
          </w:rPr>
          <w:t xml:space="preserve">and </w:t>
        </w:r>
      </w:ins>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6E2CEE">
        <w:rPr>
          <w:szCs w:val="24"/>
        </w:rPr>
        <w:fldChar w:fldCharType="separate"/>
      </w:r>
      <w:r w:rsidR="00151951" w:rsidRPr="00151951">
        <w:rPr>
          <w:noProof/>
          <w:szCs w:val="24"/>
          <w:vertAlign w:val="superscript"/>
        </w:rPr>
        <w:t>33</w:t>
      </w:r>
      <w:r w:rsidR="006E2CEE">
        <w:rPr>
          <w:szCs w:val="24"/>
        </w:rPr>
        <w:fldChar w:fldCharType="end"/>
      </w:r>
      <w:r w:rsidR="00BE2C87">
        <w:rPr>
          <w:szCs w:val="24"/>
        </w:rPr>
        <w:t xml:space="preserve"> All regions of the United States are projected to experience significant warming, with </w:t>
      </w:r>
      <w:commentRangeStart w:id="40"/>
      <w:del w:id="41" w:author="Mac" w:date="2019-05-18T18:53:00Z">
        <w:r w:rsidR="000D7078" w:rsidDel="00E65C26">
          <w:rPr>
            <w:szCs w:val="24"/>
          </w:rPr>
          <w:delText xml:space="preserve">warming </w:delText>
        </w:r>
      </w:del>
      <w:ins w:id="42" w:author="Mac" w:date="2019-05-18T18:53:00Z">
        <w:r w:rsidR="00E65C26">
          <w:rPr>
            <w:szCs w:val="24"/>
          </w:rPr>
          <w:t xml:space="preserve">overall temperature change </w:t>
        </w:r>
      </w:ins>
      <w:r w:rsidR="00D95762">
        <w:rPr>
          <w:szCs w:val="24"/>
        </w:rPr>
        <w:t>expected to be greatest</w:t>
      </w:r>
      <w:r w:rsidR="000D7078">
        <w:rPr>
          <w:szCs w:val="24"/>
        </w:rPr>
        <w:t xml:space="preserve"> in </w:t>
      </w:r>
      <w:r w:rsidR="00131B20">
        <w:rPr>
          <w:szCs w:val="24"/>
        </w:rPr>
        <w:t>the northern half of the country</w:t>
      </w:r>
      <w:commentRangeEnd w:id="40"/>
      <w:r w:rsidR="00E65C26">
        <w:rPr>
          <w:rStyle w:val="CommentReference"/>
          <w:rFonts w:asciiTheme="minorHAnsi" w:hAnsiTheme="minorHAnsi"/>
        </w:rPr>
        <w:commentReference w:id="40"/>
      </w:r>
      <w:r w:rsidR="00131B20">
        <w:rPr>
          <w:szCs w:val="24"/>
        </w:rPr>
        <w:t>.</w:t>
      </w:r>
      <w:r w:rsidR="003C6277">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3C6277">
        <w:rPr>
          <w:szCs w:val="24"/>
        </w:rPr>
        <w:fldChar w:fldCharType="separate"/>
      </w:r>
      <w:r w:rsidR="00151951" w:rsidRPr="00151951">
        <w:rPr>
          <w:noProof/>
          <w:szCs w:val="24"/>
          <w:vertAlign w:val="superscript"/>
        </w:rPr>
        <w:t>33</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58B5BCC8" w:rsidR="008733D9" w:rsidRDefault="000E1B12" w:rsidP="008733D9">
      <w:pPr>
        <w:ind w:firstLine="720"/>
      </w:pPr>
      <w:del w:id="43" w:author="Mac" w:date="2019-05-18T19:08:00Z">
        <w:r w:rsidDel="00700950">
          <w:delText>S</w:delText>
        </w:r>
        <w:r w:rsidR="00C24C6C" w:rsidDel="00700950">
          <w:delText xml:space="preserve">easonal variation of death rates </w:delText>
        </w:r>
        <w:r w:rsidDel="00700950">
          <w:delText xml:space="preserve">within a year </w:delText>
        </w:r>
        <w:r w:rsidR="00C24C6C" w:rsidDel="00700950">
          <w:delText>has been recognised s</w:delText>
        </w:r>
        <w:r w:rsidR="00F50619" w:rsidDel="00700950">
          <w:delText>ince ancient times</w:delText>
        </w:r>
        <w:r w:rsidR="00970EF7" w:rsidDel="00700950">
          <w:delText xml:space="preserve"> in the West</w:delText>
        </w:r>
        <w:r w:rsidR="00F50619" w:rsidDel="00700950">
          <w:delText xml:space="preserve">, when </w:delText>
        </w:r>
        <w:r w:rsidR="00AA3235" w:rsidDel="00700950">
          <w:delText xml:space="preserve">the Greek physician </w:delText>
        </w:r>
        <w:r w:rsidR="00F50619" w:rsidDel="00700950">
          <w:delText xml:space="preserve">Hippocrates </w:delText>
        </w:r>
        <w:r w:rsidR="00AA3235" w:rsidDel="00700950">
          <w:delText>wrote about the impact season</w:delText>
        </w:r>
        <w:r w:rsidR="008B32BA" w:rsidDel="00700950">
          <w:delText xml:space="preserve">s have on </w:delText>
        </w:r>
        <w:r w:rsidR="00056E78" w:rsidDel="00700950">
          <w:delText>deaths</w:delText>
        </w:r>
        <w:r w:rsidR="001F2160" w:rsidDel="00700950">
          <w:delText>.</w:delText>
        </w:r>
        <w:r w:rsidR="008D629A" w:rsidDel="00700950">
          <w:fldChar w:fldCharType="begin" w:fldLock="1"/>
        </w:r>
        <w:r w:rsidR="00740F71" w:rsidDel="00700950">
          <w:del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34&lt;/sup&gt;","plainTextFormattedCitation":"34","previouslyFormattedCitation":"&lt;sup&gt;34&lt;/sup&gt;"},"properties":{"noteIndex":0},"schema":"https://github.com/citation-style-language/schema/raw/master/csl-citation.json"}</w:delInstrText>
        </w:r>
        <w:r w:rsidR="008D629A" w:rsidDel="00700950">
          <w:fldChar w:fldCharType="separate"/>
        </w:r>
        <w:r w:rsidR="00151951" w:rsidRPr="00151951" w:rsidDel="00700950">
          <w:rPr>
            <w:noProof/>
            <w:vertAlign w:val="superscript"/>
          </w:rPr>
          <w:delText>34</w:delText>
        </w:r>
        <w:r w:rsidR="008D629A" w:rsidDel="00700950">
          <w:fldChar w:fldCharType="end"/>
        </w:r>
        <w:r w:rsidR="00AA3235" w:rsidDel="00700950">
          <w:delText xml:space="preserve"> </w:delText>
        </w:r>
        <w:r w:rsidR="007770F6" w:rsidDel="00700950">
          <w:delText>A modern</w:delText>
        </w:r>
        <w:r w:rsidR="00250C08" w:rsidDel="00700950">
          <w:delText xml:space="preserve"> stud</w:delText>
        </w:r>
        <w:r w:rsidR="007770F6" w:rsidDel="00700950">
          <w:delText>y has</w:delText>
        </w:r>
        <w:r w:rsidR="006D5B32" w:rsidDel="00700950">
          <w:delText xml:space="preserve"> also shown that deaths were highly seasonal in ancient Rome</w:delText>
        </w:r>
        <w:r w:rsidR="00B61791" w:rsidDel="00700950">
          <w:delText>.</w:delText>
        </w:r>
        <w:r w:rsidR="006D5B32" w:rsidDel="00700950">
          <w:fldChar w:fldCharType="begin" w:fldLock="1"/>
        </w:r>
        <w:r w:rsidR="00740F71" w:rsidDel="00700950">
          <w:del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35&lt;/sup&gt;","plainTextFormattedCitation":"35","previouslyFormattedCitation":"&lt;sup&gt;35&lt;/sup&gt;"},"properties":{"noteIndex":0},"schema":"https://github.com/citation-style-language/schema/raw/master/csl-citation.json"}</w:delInstrText>
        </w:r>
        <w:r w:rsidR="006D5B32" w:rsidDel="00700950">
          <w:fldChar w:fldCharType="separate"/>
        </w:r>
        <w:r w:rsidR="00151951" w:rsidRPr="00151951" w:rsidDel="00700950">
          <w:rPr>
            <w:noProof/>
            <w:vertAlign w:val="superscript"/>
          </w:rPr>
          <w:delText>35</w:delText>
        </w:r>
        <w:r w:rsidR="006D5B32" w:rsidDel="00700950">
          <w:fldChar w:fldCharType="end"/>
        </w:r>
        <w:r w:rsidR="006D5B32" w:rsidDel="00700950">
          <w:delText xml:space="preserve"> </w:delText>
        </w:r>
      </w:del>
      <w:r w:rsidR="00056E78">
        <w:t xml:space="preserve">Death rates </w:t>
      </w:r>
      <w:del w:id="44" w:author="Mac" w:date="2019-05-18T19:08:00Z">
        <w:r w:rsidR="00056E78" w:rsidDel="00700950">
          <w:delText xml:space="preserve">also </w:delText>
        </w:r>
      </w:del>
      <w:r w:rsidR="00056E78">
        <w:t xml:space="preserve">vary </w:t>
      </w:r>
      <w:ins w:id="45" w:author="Mac" w:date="2019-05-18T19:08:00Z">
        <w:r w:rsidR="00700950">
          <w:t xml:space="preserve">by season, and </w:t>
        </w:r>
      </w:ins>
      <w:r w:rsidR="00056E78">
        <w:t>within monthly, weekly and daily scales</w:t>
      </w:r>
      <w:r w:rsidR="00B61791">
        <w:t>.</w:t>
      </w:r>
      <w:r w:rsidR="00B42AD4">
        <w:fldChar w:fldCharType="begin" w:fldLock="1"/>
      </w:r>
      <w:r w:rsidR="00740F71">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36&lt;/sup&gt;","plainTextFormattedCitation":"36","previouslyFormattedCitation":"&lt;sup&gt;36&lt;/sup&gt;"},"properties":{"noteIndex":0},"schema":"https://github.com/citation-style-language/schema/raw/master/csl-citation.json"}</w:instrText>
      </w:r>
      <w:r w:rsidR="00B42AD4">
        <w:fldChar w:fldCharType="separate"/>
      </w:r>
      <w:r w:rsidR="00151951" w:rsidRPr="00151951">
        <w:rPr>
          <w:noProof/>
          <w:vertAlign w:val="superscript"/>
        </w:rPr>
        <w:t>36</w:t>
      </w:r>
      <w:r w:rsidR="00B42AD4">
        <w:fldChar w:fldCharType="end"/>
      </w:r>
      <w:r w:rsidR="00056E78">
        <w:t xml:space="preserve"> </w:t>
      </w:r>
      <w:del w:id="46" w:author="Mac" w:date="2019-05-18T19:09:00Z">
        <w:r w:rsidR="00EB605F" w:rsidDel="00700950">
          <w:delText xml:space="preserve">Modern analyses of seasonality </w:delText>
        </w:r>
        <w:r w:rsidR="00D453B0" w:rsidDel="00700950">
          <w:delText xml:space="preserve">originate from work in the United Kingdom in </w:delText>
        </w:r>
        <w:r w:rsidR="00EB605F" w:rsidDel="00700950">
          <w:delText>the 19</w:delText>
        </w:r>
        <w:r w:rsidR="00EB605F" w:rsidRPr="00EB605F" w:rsidDel="00700950">
          <w:rPr>
            <w:vertAlign w:val="superscript"/>
          </w:rPr>
          <w:delText>th</w:delText>
        </w:r>
        <w:r w:rsidR="00EB605F" w:rsidDel="00700950">
          <w:delText xml:space="preserve"> century</w:delText>
        </w:r>
        <w:r w:rsidR="00B61791" w:rsidDel="00700950">
          <w:delText>.</w:delText>
        </w:r>
        <w:r w:rsidR="00594338" w:rsidDel="00700950">
          <w:fldChar w:fldCharType="begin" w:fldLock="1"/>
        </w:r>
        <w:r w:rsidR="00740F71" w:rsidDel="00700950">
          <w:del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37,38&lt;/sup&gt;","plainTextFormattedCitation":"37,38","previouslyFormattedCitation":"&lt;sup&gt;37,38&lt;/sup&gt;"},"properties":{"noteIndex":0},"schema":"https://github.com/citation-style-language/schema/raw/master/csl-citation.json"}</w:delInstrText>
        </w:r>
        <w:r w:rsidR="00594338" w:rsidDel="00700950">
          <w:fldChar w:fldCharType="separate"/>
        </w:r>
        <w:r w:rsidR="00151951" w:rsidRPr="00151951" w:rsidDel="00700950">
          <w:rPr>
            <w:noProof/>
            <w:vertAlign w:val="superscript"/>
          </w:rPr>
          <w:delText>37,38</w:delText>
        </w:r>
        <w:r w:rsidR="00594338" w:rsidDel="00700950">
          <w:fldChar w:fldCharType="end"/>
        </w:r>
        <w:r w:rsidR="00EB605F" w:rsidDel="00700950">
          <w:delText xml:space="preserve"> </w:delText>
        </w:r>
      </w:del>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w:t>
      </w:r>
      <w:commentRangeStart w:id="47"/>
      <w:r w:rsidR="00B07AB6">
        <w:t>countries</w:t>
      </w:r>
      <w:commentRangeEnd w:id="47"/>
      <w:r w:rsidR="00700950">
        <w:rPr>
          <w:rStyle w:val="CommentReference"/>
          <w:rFonts w:asciiTheme="minorHAnsi" w:hAnsiTheme="minorHAnsi"/>
        </w:rPr>
        <w:commentReference w:id="47"/>
      </w:r>
      <w:r w:rsidR="00175744">
        <w:t>,</w:t>
      </w:r>
      <w:r w:rsidR="00B07AB6">
        <w:t xml:space="preserve"> </w:t>
      </w:r>
      <w:r w:rsidR="006B5A9D">
        <w:t>such as</w:t>
      </w:r>
      <w:r w:rsidR="00B07AB6">
        <w:t xml:space="preserve"> </w:t>
      </w:r>
      <w:del w:id="48" w:author="Mac" w:date="2019-05-18T19:07:00Z">
        <w:r w:rsidR="00B11F9C" w:rsidDel="00700950">
          <w:delText>in Europe</w:delText>
        </w:r>
        <w:r w:rsidR="00B07AB6" w:rsidDel="00700950">
          <w:delText xml:space="preserve"> and </w:delText>
        </w:r>
      </w:del>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del w:id="49" w:author="Mac" w:date="2019-05-18T19:08:00Z">
        <w:r w:rsidR="004F5E26" w:rsidDel="00700950">
          <w:delText xml:space="preserve">in the winter </w:delText>
        </w:r>
      </w:del>
      <w:r w:rsidR="0043541D">
        <w:t>are</w:t>
      </w:r>
      <w:r w:rsidR="004F5E26">
        <w:t xml:space="preserve"> higher </w:t>
      </w:r>
      <w:r w:rsidR="00204249">
        <w:t xml:space="preserve">overall </w:t>
      </w:r>
      <w:ins w:id="50" w:author="Mac" w:date="2019-05-18T19:08:00Z">
        <w:r w:rsidR="00700950">
          <w:t xml:space="preserve">in the winter </w:t>
        </w:r>
      </w:ins>
      <w:r w:rsidR="004F5E26">
        <w:t>than in the summer</w:t>
      </w:r>
      <w:r w:rsidR="00B61791">
        <w:t>.</w:t>
      </w:r>
      <w:r w:rsidR="00AC46FB">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39–41&lt;/sup&gt;","plainTextFormattedCitation":"39–41","previouslyFormattedCitation":"&lt;sup&gt;39–41&lt;/sup&gt;"},"properties":{"noteIndex":0},"schema":"https://github.com/citation-style-language/schema/raw/master/csl-citation.json"}</w:instrText>
      </w:r>
      <w:r w:rsidR="00AC46FB">
        <w:fldChar w:fldCharType="separate"/>
      </w:r>
      <w:r w:rsidR="00151951" w:rsidRPr="00151951">
        <w:rPr>
          <w:noProof/>
          <w:vertAlign w:val="superscript"/>
        </w:rPr>
        <w:t>39–41</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commentRangeStart w:id="51"/>
      <w:r w:rsidR="00E2117F">
        <w:t>Excess winter mortality</w:t>
      </w:r>
      <w:r w:rsidR="00B55A76">
        <w:t xml:space="preserve"> </w:t>
      </w:r>
      <w:r w:rsidR="008D710D">
        <w:t xml:space="preserve">has </w:t>
      </w:r>
      <w:del w:id="52" w:author="Mac" w:date="2019-05-18T19:11:00Z">
        <w:r w:rsidR="008D710D" w:rsidDel="00700950">
          <w:delText xml:space="preserve">since </w:delText>
        </w:r>
      </w:del>
      <w:r w:rsidR="008D710D">
        <w:t>become a common</w:t>
      </w:r>
      <w:r w:rsidR="00646FEE">
        <w:t xml:space="preserve"> metric</w:t>
      </w:r>
      <w:r w:rsidR="006B5A9D">
        <w:t xml:space="preserve"> </w:t>
      </w:r>
      <w:r w:rsidR="00F919A9">
        <w:t>to quantify th</w:t>
      </w:r>
      <w:r w:rsidR="00E2117F">
        <w:t>e difference in total deaths between winter months and the rest of the year</w:t>
      </w:r>
      <w:r w:rsidR="000B6BE6">
        <w:t xml:space="preserve">. </w:t>
      </w:r>
      <w:commentRangeEnd w:id="51"/>
      <w:r w:rsidR="00700950">
        <w:rPr>
          <w:rStyle w:val="CommentReference"/>
          <w:rFonts w:asciiTheme="minorHAnsi" w:hAnsiTheme="minorHAnsi"/>
        </w:rPr>
        <w:commentReference w:id="51"/>
      </w:r>
      <w:r w:rsidR="000B6BE6">
        <w:t xml:space="preserve">This is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w:t>
      </w:r>
      <w:commentRangeStart w:id="53"/>
      <w:r w:rsidR="00E2117F">
        <w:t>Office for National Statistics in the United Kingdom</w:t>
      </w:r>
      <w:r w:rsidR="005E3005">
        <w:t xml:space="preserve"> </w:t>
      </w:r>
      <w:commentRangeEnd w:id="53"/>
      <w:r w:rsidR="00700950">
        <w:rPr>
          <w:rStyle w:val="CommentReference"/>
          <w:rFonts w:asciiTheme="minorHAnsi" w:hAnsiTheme="minorHAnsi"/>
        </w:rPr>
        <w:commentReference w:id="53"/>
      </w:r>
      <w:r w:rsidR="005E3005">
        <w:t>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740F71">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42&lt;/sup&gt;","plainTextFormattedCitation":"42","previouslyFormattedCitation":"&lt;sup&gt;42&lt;/sup&gt;"},"properties":{"noteIndex":0},"schema":"https://github.com/citation-style-language/schema/raw/master/csl-citation.json"}</w:instrText>
      </w:r>
      <w:r w:rsidR="00E2117F">
        <w:fldChar w:fldCharType="separate"/>
      </w:r>
      <w:r w:rsidR="00151951" w:rsidRPr="00151951">
        <w:rPr>
          <w:noProof/>
          <w:vertAlign w:val="superscript"/>
        </w:rPr>
        <w:t>42</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740F71">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43&lt;/sup&gt;","plainTextFormattedCitation":"43","previouslyFormattedCitation":"&lt;sup&gt;43&lt;/sup&gt;"},"properties":{"noteIndex":0},"schema":"https://github.com/citation-style-language/schema/raw/master/csl-citation.json"}</w:instrText>
      </w:r>
      <w:r w:rsidR="0026020D">
        <w:fldChar w:fldCharType="separate"/>
      </w:r>
      <w:r w:rsidR="00151951" w:rsidRPr="00151951">
        <w:rPr>
          <w:noProof/>
          <w:vertAlign w:val="superscript"/>
        </w:rPr>
        <w:t>43</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w:t>
      </w:r>
      <w:r w:rsidR="00A933E4">
        <w:lastRenderedPageBreak/>
        <w:t>30%</w:t>
      </w:r>
      <w:r w:rsidR="006A74CE">
        <w:t>.</w:t>
      </w:r>
      <w:r w:rsidR="004110D5">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39,40&lt;/sup&gt;","plainTextFormattedCitation":"39,40","previouslyFormattedCitation":"&lt;sup&gt;39,40&lt;/sup&gt;"},"properties":{"noteIndex":0},"schema":"https://github.com/citation-style-language/schema/raw/master/csl-citation.json"}</w:instrText>
      </w:r>
      <w:r w:rsidR="004110D5">
        <w:fldChar w:fldCharType="separate"/>
      </w:r>
      <w:r w:rsidR="00151951" w:rsidRPr="00151951">
        <w:rPr>
          <w:noProof/>
          <w:vertAlign w:val="superscript"/>
        </w:rPr>
        <w:t>39,40</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BE6523">
        <w:fldChar w:fldCharType="separate"/>
      </w:r>
      <w:r w:rsidR="00151951" w:rsidRPr="00151951">
        <w:rPr>
          <w:noProof/>
          <w:vertAlign w:val="superscript"/>
        </w:rPr>
        <w:t>44</w:t>
      </w:r>
      <w:r w:rsidR="00BE6523">
        <w:fldChar w:fldCharType="end"/>
      </w:r>
    </w:p>
    <w:p w14:paraId="3EF18592" w14:textId="77777777" w:rsidR="00160389" w:rsidRDefault="005725BE" w:rsidP="00793224">
      <w:pPr>
        <w:ind w:firstLine="567"/>
        <w:rPr>
          <w:ins w:id="54" w:author="Mac" w:date="2019-05-18T19:29:00Z"/>
          <w:szCs w:val="24"/>
        </w:rPr>
      </w:pPr>
      <w:r>
        <w:rPr>
          <w:szCs w:val="24"/>
        </w:rPr>
        <w:t>Apart from excess winter mortality, t</w:t>
      </w:r>
      <w:r w:rsidR="00D252CA">
        <w:rPr>
          <w:szCs w:val="24"/>
        </w:rPr>
        <w:t xml:space="preserve">here are alternative ways of </w:t>
      </w:r>
      <w:del w:id="55" w:author="Mac" w:date="2019-05-18T19:13:00Z">
        <w:r w:rsidR="00D252CA" w:rsidDel="00F229FC">
          <w:rPr>
            <w:szCs w:val="24"/>
          </w:rPr>
          <w:delText xml:space="preserve">diagnosing </w:delText>
        </w:r>
      </w:del>
      <w:ins w:id="56" w:author="Mac" w:date="2019-05-18T19:13:00Z">
        <w:r w:rsidR="00F229FC">
          <w:rPr>
            <w:szCs w:val="24"/>
          </w:rPr>
          <w:t xml:space="preserve">assessing </w:t>
        </w:r>
      </w:ins>
      <w:r w:rsidR="00D252CA">
        <w:rPr>
          <w:szCs w:val="24"/>
        </w:rPr>
        <w:t xml:space="preserve">seasonal mortality. </w:t>
      </w:r>
      <w:r w:rsidR="0095273F">
        <w:rPr>
          <w:szCs w:val="24"/>
        </w:rPr>
        <w:t>Studying the United States</w:t>
      </w:r>
      <w:r w:rsidR="00D252CA">
        <w:rPr>
          <w:szCs w:val="24"/>
        </w:rPr>
        <w:t xml:space="preserve">, some have employed algebraic techniques to examine seasonal mortality </w:t>
      </w:r>
      <w:ins w:id="57" w:author="Mac" w:date="2019-05-18T19:14:00Z">
        <w:r w:rsidR="00F229FC">
          <w:rPr>
            <w:szCs w:val="24"/>
          </w:rPr>
          <w:t xml:space="preserve">stratified </w:t>
        </w:r>
      </w:ins>
      <w:r w:rsidR="00D252CA">
        <w:rPr>
          <w:szCs w:val="24"/>
        </w:rPr>
        <w:t>by demographic</w:t>
      </w:r>
      <w:ins w:id="58" w:author="Mac" w:date="2019-05-18T19:14:00Z">
        <w:r w:rsidR="00F229FC">
          <w:rPr>
            <w:szCs w:val="24"/>
          </w:rPr>
          <w:t xml:space="preserve"> group</w:t>
        </w:r>
      </w:ins>
      <w:r w:rsidR="00D252CA">
        <w:rPr>
          <w:szCs w:val="24"/>
        </w:rPr>
        <w:t>, cause of death and metropolitan areas</w:t>
      </w:r>
      <w:r w:rsidR="006A74CE">
        <w:rPr>
          <w:szCs w:val="24"/>
        </w:rPr>
        <w:t>.</w:t>
      </w:r>
      <w:r w:rsidR="00D252CA">
        <w:rPr>
          <w:szCs w:val="24"/>
        </w:rPr>
        <w:fldChar w:fldCharType="begin" w:fldLock="1"/>
      </w:r>
      <w:r w:rsidR="00740F71">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36,45–48&lt;/sup&gt;","plainTextFormattedCitation":"36,45–48","previouslyFormattedCitation":"&lt;sup&gt;36,45–48&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36,45–48</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740F71">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49–53&lt;/sup&gt;","plainTextFormattedCitation":"49–53","previouslyFormattedCitation":"&lt;sup&gt;49–53&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49–53</w:t>
      </w:r>
      <w:r w:rsidR="00D252CA">
        <w:rPr>
          <w:szCs w:val="24"/>
        </w:rPr>
        <w:fldChar w:fldCharType="end"/>
      </w:r>
      <w:r w:rsidR="00D252CA">
        <w:rPr>
          <w:szCs w:val="24"/>
        </w:rPr>
        <w:t xml:space="preserve"> One </w:t>
      </w:r>
      <w:del w:id="59" w:author="Mac" w:date="2019-05-18T19:23:00Z">
        <w:r w:rsidR="00D252CA" w:rsidDel="00924459">
          <w:rPr>
            <w:szCs w:val="24"/>
          </w:rPr>
          <w:delText xml:space="preserve">assumption </w:delText>
        </w:r>
      </w:del>
      <w:ins w:id="60" w:author="Mac" w:date="2019-05-18T19:23:00Z">
        <w:r w:rsidR="00924459">
          <w:rPr>
            <w:szCs w:val="24"/>
          </w:rPr>
          <w:t xml:space="preserve">limitation </w:t>
        </w:r>
      </w:ins>
      <w:r w:rsidR="00D252CA">
        <w:rPr>
          <w:szCs w:val="24"/>
        </w:rPr>
        <w:t>of these analyses</w:t>
      </w:r>
      <w:ins w:id="61" w:author="Mac" w:date="2019-05-18T19:17:00Z">
        <w:r w:rsidR="00924459">
          <w:rPr>
            <w:szCs w:val="24"/>
          </w:rPr>
          <w:t xml:space="preserve"> </w:t>
        </w:r>
      </w:ins>
      <w:del w:id="62" w:author="Mac" w:date="2019-05-18T19:17:00Z">
        <w:r w:rsidR="00D252CA" w:rsidDel="00924459">
          <w:rPr>
            <w:szCs w:val="24"/>
          </w:rPr>
          <w:delText xml:space="preserve">, however, </w:delText>
        </w:r>
      </w:del>
      <w:r w:rsidR="00D252CA">
        <w:rPr>
          <w:szCs w:val="24"/>
        </w:rPr>
        <w:t xml:space="preserve">is </w:t>
      </w:r>
      <w:ins w:id="63" w:author="Mac" w:date="2019-05-18T19:23:00Z">
        <w:r w:rsidR="00924459">
          <w:rPr>
            <w:szCs w:val="24"/>
          </w:rPr>
          <w:t xml:space="preserve">the assumption </w:t>
        </w:r>
      </w:ins>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del w:id="64" w:author="Mac" w:date="2019-05-18T19:25:00Z">
        <w:r w:rsidR="00D252CA" w:rsidRPr="00124AAF" w:rsidDel="00924459">
          <w:rPr>
            <w:szCs w:val="24"/>
          </w:rPr>
          <w:delText>was more</w:delText>
        </w:r>
      </w:del>
      <w:ins w:id="65" w:author="Mac" w:date="2019-05-18T19:25:00Z">
        <w:r w:rsidR="00924459">
          <w:rPr>
            <w:szCs w:val="24"/>
          </w:rPr>
          <w:t>used a more</w:t>
        </w:r>
      </w:ins>
      <w:r w:rsidR="00D252CA" w:rsidRPr="00124AAF">
        <w:rPr>
          <w:szCs w:val="24"/>
        </w:rPr>
        <w:t xml:space="preserve"> flexible</w:t>
      </w:r>
      <w:ins w:id="66" w:author="Mac" w:date="2019-05-18T19:25:00Z">
        <w:r w:rsidR="00924459">
          <w:rPr>
            <w:szCs w:val="24"/>
          </w:rPr>
          <w:t xml:space="preserve"> approach</w:t>
        </w:r>
      </w:ins>
      <w:r w:rsidR="00D252CA" w:rsidRPr="00124AAF">
        <w:rPr>
          <w:szCs w:val="24"/>
        </w:rPr>
        <w:t xml:space="preserve"> </w:t>
      </w:r>
      <w:ins w:id="67" w:author="Mac" w:date="2019-05-18T19:25:00Z">
        <w:r w:rsidR="00924459">
          <w:rPr>
            <w:szCs w:val="24"/>
          </w:rPr>
          <w:t>by</w:t>
        </w:r>
      </w:ins>
      <w:del w:id="68" w:author="Mac" w:date="2019-05-18T19:25:00Z">
        <w:r w:rsidR="00D252CA" w:rsidRPr="00124AAF" w:rsidDel="00924459">
          <w:rPr>
            <w:szCs w:val="24"/>
          </w:rPr>
          <w:delText>in</w:delText>
        </w:r>
      </w:del>
      <w:r w:rsidR="00D252CA" w:rsidRPr="00124AAF">
        <w:rPr>
          <w:szCs w:val="24"/>
        </w:rPr>
        <w:t xml:space="preserve"> including certain other</w:t>
      </w:r>
      <w:r w:rsidR="00D252CA">
        <w:rPr>
          <w:szCs w:val="24"/>
        </w:rPr>
        <w:t xml:space="preserve"> </w:t>
      </w:r>
      <w:del w:id="69" w:author="Mac" w:date="2019-05-18T19:25:00Z">
        <w:r w:rsidR="00D252CA" w:rsidDel="00924459">
          <w:rPr>
            <w:szCs w:val="24"/>
          </w:rPr>
          <w:delText>allowed</w:delText>
        </w:r>
        <w:r w:rsidR="00D252CA" w:rsidRPr="00124AAF" w:rsidDel="00924459">
          <w:rPr>
            <w:szCs w:val="24"/>
          </w:rPr>
          <w:delText xml:space="preserve"> </w:delText>
        </w:r>
      </w:del>
      <w:ins w:id="70" w:author="Mac" w:date="2019-05-18T19:25:00Z">
        <w:r w:rsidR="00924459">
          <w:rPr>
            <w:szCs w:val="24"/>
          </w:rPr>
          <w:t>pre-determined</w:t>
        </w:r>
        <w:r w:rsidR="00924459" w:rsidRPr="00124AAF">
          <w:rPr>
            <w:szCs w:val="24"/>
          </w:rPr>
          <w:t xml:space="preserve"> </w:t>
        </w:r>
      </w:ins>
      <w:r w:rsidR="00D252CA">
        <w:rPr>
          <w:szCs w:val="24"/>
        </w:rPr>
        <w:t>cycle</w:t>
      </w:r>
      <w:r w:rsidR="004531AC">
        <w:rPr>
          <w:szCs w:val="24"/>
        </w:rPr>
        <w:t xml:space="preserve"> lengths</w:t>
      </w:r>
      <w:r w:rsidR="00D252CA" w:rsidRPr="00124AAF">
        <w:rPr>
          <w:szCs w:val="24"/>
        </w:rPr>
        <w:t xml:space="preserve"> </w:t>
      </w:r>
      <w:ins w:id="71" w:author="Mac" w:date="2019-05-18T19:27:00Z">
        <w:r w:rsidR="00924459">
          <w:rPr>
            <w:szCs w:val="24"/>
          </w:rPr>
          <w:t>in an assessment</w:t>
        </w:r>
      </w:ins>
      <w:del w:id="72" w:author="Mac" w:date="2019-05-18T19:27:00Z">
        <w:r w:rsidR="00D252CA" w:rsidRPr="00124AAF" w:rsidDel="00924459">
          <w:rPr>
            <w:szCs w:val="24"/>
          </w:rPr>
          <w:delText xml:space="preserve">for </w:delText>
        </w:r>
        <w:r w:rsidR="00D252CA" w:rsidDel="00924459">
          <w:rPr>
            <w:szCs w:val="24"/>
          </w:rPr>
          <w:delText xml:space="preserve">a </w:delText>
        </w:r>
      </w:del>
      <w:del w:id="73" w:author="Mac" w:date="2019-05-18T19:26:00Z">
        <w:r w:rsidR="00D252CA" w:rsidDel="00924459">
          <w:rPr>
            <w:szCs w:val="24"/>
          </w:rPr>
          <w:delText>study</w:delText>
        </w:r>
      </w:del>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740F71">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54&lt;/sup&gt;","plainTextFormattedCitation":"54","previouslyFormattedCitation":"&lt;sup&gt;54&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54</w:t>
      </w:r>
      <w:r w:rsidR="00D252CA">
        <w:rPr>
          <w:szCs w:val="24"/>
        </w:rPr>
        <w:fldChar w:fldCharType="end"/>
      </w:r>
      <w:r w:rsidR="00D252CA">
        <w:rPr>
          <w:szCs w:val="24"/>
        </w:rPr>
        <w:t xml:space="preserve"> </w:t>
      </w:r>
    </w:p>
    <w:p w14:paraId="5A05B6CC" w14:textId="44385BDA" w:rsidR="00D252CA" w:rsidRDefault="00A30403" w:rsidP="00793224">
      <w:pPr>
        <w:ind w:firstLine="567"/>
        <w:rPr>
          <w:szCs w:val="24"/>
        </w:rPr>
      </w:pPr>
      <w:r>
        <w:rPr>
          <w:szCs w:val="24"/>
        </w:rPr>
        <w:t>Another</w:t>
      </w:r>
      <w:r w:rsidR="00D252CA">
        <w:rPr>
          <w:szCs w:val="24"/>
        </w:rPr>
        <w:t xml:space="preserve"> disadvantage of </w:t>
      </w:r>
      <w:r>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commentRangeStart w:id="74"/>
      <w:del w:id="75" w:author="Mac" w:date="2019-05-18T19:31:00Z">
        <w:r w:rsidR="007F7162" w:rsidDel="00160389">
          <w:rPr>
            <w:szCs w:val="24"/>
          </w:rPr>
          <w:delText xml:space="preserve">Rau </w:delText>
        </w:r>
        <w:commentRangeEnd w:id="74"/>
        <w:r w:rsidR="00160389" w:rsidDel="00160389">
          <w:rPr>
            <w:rStyle w:val="CommentReference"/>
            <w:rFonts w:asciiTheme="minorHAnsi" w:hAnsiTheme="minorHAnsi"/>
          </w:rPr>
          <w:commentReference w:id="74"/>
        </w:r>
        <w:r w:rsidR="007F7162" w:rsidDel="00160389">
          <w:rPr>
            <w:szCs w:val="24"/>
          </w:rPr>
          <w:delText xml:space="preserve">uses a Lexis diagram </w:delText>
        </w:r>
      </w:del>
      <w:ins w:id="76" w:author="Mac" w:date="2019-05-18T19:31:00Z">
        <w:r w:rsidR="00160389">
          <w:rPr>
            <w:szCs w:val="24"/>
          </w:rPr>
          <w:t>T</w:t>
        </w:r>
      </w:ins>
      <w:del w:id="77" w:author="Mac" w:date="2019-05-18T19:31:00Z">
        <w:r w:rsidR="007F7162" w:rsidDel="00160389">
          <w:rPr>
            <w:szCs w:val="24"/>
          </w:rPr>
          <w:delText>t</w:delText>
        </w:r>
      </w:del>
      <w:r w:rsidR="007F7162">
        <w:rPr>
          <w:szCs w:val="24"/>
        </w:rPr>
        <w:t xml:space="preserve">o </w:t>
      </w:r>
      <w:r w:rsidR="001A6067">
        <w:rPr>
          <w:szCs w:val="24"/>
        </w:rPr>
        <w:t>accommodate and analyse</w:t>
      </w:r>
      <w:r w:rsidR="003A36B7">
        <w:rPr>
          <w:szCs w:val="24"/>
        </w:rPr>
        <w:t xml:space="preserve"> </w:t>
      </w:r>
      <w:r w:rsidR="001A6067">
        <w:rPr>
          <w:szCs w:val="24"/>
        </w:rPr>
        <w:t>changes in seasonality of mortality</w:t>
      </w:r>
      <w:ins w:id="78" w:author="Mac" w:date="2019-05-18T19:31:00Z">
        <w:r w:rsidR="00160389">
          <w:rPr>
            <w:szCs w:val="24"/>
          </w:rPr>
          <w:t xml:space="preserve">, </w:t>
        </w:r>
        <w:commentRangeStart w:id="79"/>
        <w:r w:rsidR="00160389">
          <w:rPr>
            <w:szCs w:val="24"/>
          </w:rPr>
          <w:t xml:space="preserve">Rau </w:t>
        </w:r>
        <w:commentRangeEnd w:id="79"/>
        <w:r w:rsidR="00160389">
          <w:rPr>
            <w:rStyle w:val="CommentReference"/>
            <w:rFonts w:asciiTheme="minorHAnsi" w:hAnsiTheme="minorHAnsi"/>
          </w:rPr>
          <w:commentReference w:id="79"/>
        </w:r>
        <w:r w:rsidR="00160389">
          <w:rPr>
            <w:szCs w:val="24"/>
          </w:rPr>
          <w:t>uses a Lexis diagram</w:t>
        </w:r>
      </w:ins>
      <w:r w:rsidR="006A74CE">
        <w:rPr>
          <w:szCs w:val="24"/>
        </w:rPr>
        <w:t>.</w:t>
      </w:r>
      <w:r w:rsidR="007F7162">
        <w:rPr>
          <w:szCs w:val="24"/>
        </w:rPr>
        <w:fldChar w:fldCharType="begin" w:fldLock="1"/>
      </w:r>
      <w:r w:rsidR="00740F71">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55&lt;/sup&gt;","plainTextFormattedCitation":"55","previouslyFormattedCitation":"&lt;sup&gt;55&lt;/sup&gt;"},"properties":{"noteIndex":0},"schema":"https://github.com/citation-style-language/schema/raw/master/csl-citation.json"}</w:instrText>
      </w:r>
      <w:r w:rsidR="007F7162">
        <w:rPr>
          <w:szCs w:val="24"/>
        </w:rPr>
        <w:fldChar w:fldCharType="separate"/>
      </w:r>
      <w:r w:rsidR="00151951" w:rsidRPr="00151951">
        <w:rPr>
          <w:noProof/>
          <w:szCs w:val="24"/>
          <w:vertAlign w:val="superscript"/>
        </w:rPr>
        <w:t>55</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t>
      </w:r>
      <w:commentRangeStart w:id="80"/>
      <w:r w:rsidR="0060104D">
        <w:rPr>
          <w:szCs w:val="24"/>
        </w:rPr>
        <w:t xml:space="preserve">which </w:t>
      </w:r>
      <w:r w:rsidR="00FB74F2">
        <w:rPr>
          <w:szCs w:val="24"/>
        </w:rPr>
        <w:t>enables a dynamic spectral analysis</w:t>
      </w:r>
      <w:r w:rsidR="0060104D">
        <w:rPr>
          <w:szCs w:val="24"/>
        </w:rPr>
        <w:t>.</w:t>
      </w:r>
      <w:r w:rsidR="006A6828">
        <w:rPr>
          <w:szCs w:val="24"/>
        </w:rPr>
        <w:t xml:space="preserve"> </w:t>
      </w:r>
      <w:commentRangeEnd w:id="80"/>
      <w:r w:rsidR="00160389">
        <w:rPr>
          <w:rStyle w:val="CommentReference"/>
          <w:rFonts w:asciiTheme="minorHAnsi" w:hAnsiTheme="minorHAnsi"/>
        </w:rPr>
        <w:commentReference w:id="80"/>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740F71">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56&lt;/sup&gt;","plainTextFormattedCitation":"56","previouslyFormattedCitation":"&lt;sup&gt;56&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56</w:t>
      </w:r>
      <w:r w:rsidR="00D252CA" w:rsidRPr="009738D2">
        <w:rPr>
          <w:szCs w:val="24"/>
        </w:rPr>
        <w:fldChar w:fldCharType="end"/>
      </w:r>
      <w:r w:rsidR="00D252CA" w:rsidRPr="009738D2">
        <w:rPr>
          <w:szCs w:val="24"/>
        </w:rPr>
        <w:t xml:space="preserve"> and infectious disease</w:t>
      </w:r>
      <w:ins w:id="81" w:author="Mac" w:date="2019-05-18T19:37:00Z">
        <w:r w:rsidR="004773E7">
          <w:rPr>
            <w:szCs w:val="24"/>
          </w:rPr>
          <w:t xml:space="preserve"> </w:t>
        </w:r>
      </w:ins>
      <w:ins w:id="82" w:author="Mac" w:date="2019-05-18T19:38:00Z">
        <w:r w:rsidR="004773E7">
          <w:rPr>
            <w:szCs w:val="24"/>
          </w:rPr>
          <w:t>modelling</w:t>
        </w:r>
      </w:ins>
      <w:del w:id="83" w:author="Mac" w:date="2019-05-18T19:37:00Z">
        <w:r w:rsidR="00D252CA" w:rsidRPr="009738D2" w:rsidDel="004773E7">
          <w:rPr>
            <w:szCs w:val="24"/>
          </w:rPr>
          <w:delText>s</w:delText>
        </w:r>
      </w:del>
      <w:r w:rsidR="006A74CE">
        <w:rPr>
          <w:szCs w:val="24"/>
        </w:rPr>
        <w:t>.</w:t>
      </w:r>
      <w:r w:rsidR="00D252CA" w:rsidRPr="009738D2">
        <w:rPr>
          <w:szCs w:val="24"/>
        </w:rPr>
        <w:fldChar w:fldCharType="begin" w:fldLock="1"/>
      </w:r>
      <w:r w:rsidR="00740F71">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57&lt;/sup&gt;","plainTextFormattedCitation":"57","previouslyFormattedCitation":"&lt;sup&gt;57&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57</w:t>
      </w:r>
      <w:r w:rsidR="00D252CA" w:rsidRPr="009738D2">
        <w:rPr>
          <w:szCs w:val="24"/>
        </w:rPr>
        <w:fldChar w:fldCharType="end"/>
      </w:r>
      <w:r w:rsidR="007F7162">
        <w:rPr>
          <w:szCs w:val="24"/>
        </w:rPr>
        <w:t xml:space="preserve"> </w:t>
      </w:r>
    </w:p>
    <w:p w14:paraId="1C4D2CD1" w14:textId="1E10AE79" w:rsidR="00CA0182" w:rsidRDefault="00460101" w:rsidP="004B349C">
      <w:pPr>
        <w:ind w:firstLine="567"/>
      </w:pPr>
      <w:r>
        <w:t>The existence of s</w:t>
      </w:r>
      <w:r w:rsidR="00666194">
        <w:t xml:space="preserve">easonal </w:t>
      </w:r>
      <w:ins w:id="84" w:author="Mac" w:date="2019-05-18T19:38:00Z">
        <w:r w:rsidR="004773E7">
          <w:t xml:space="preserve">variation in </w:t>
        </w:r>
      </w:ins>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del w:id="85" w:author="Mac" w:date="2019-05-18T19:39:00Z">
        <w:r w:rsidR="002912D9" w:rsidDel="004773E7">
          <w:delText>societal responses</w:delText>
        </w:r>
      </w:del>
      <w:ins w:id="86" w:author="Mac" w:date="2019-05-18T19:39:00Z">
        <w:r w:rsidR="004773E7">
          <w:t>interventions,</w:t>
        </w:r>
      </w:ins>
      <w:r w:rsidR="002912D9">
        <w:t xml:space="preserve"> </w:t>
      </w:r>
      <w:r w:rsidR="000A709C">
        <w:t>which would aim</w:t>
      </w:r>
      <w:r w:rsidR="002912D9">
        <w:t xml:space="preserve"> to reduce peaks in death rates. </w:t>
      </w:r>
      <w:r w:rsidR="000C3434">
        <w:t xml:space="preserve">As temperature also varies seasonally, it has been thought that its </w:t>
      </w:r>
      <w:r w:rsidR="000C3434">
        <w:lastRenderedPageBreak/>
        <w:t xml:space="preserve">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740F71">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58&lt;/sup&gt;","plainTextFormattedCitation":"58","previouslyFormattedCitation":"&lt;sup&gt;58&lt;/sup&gt;"},"properties":{"noteIndex":0},"schema":"https://github.com/citation-style-language/schema/raw/master/csl-citation.json"}</w:instrText>
      </w:r>
      <w:r w:rsidR="000C564D" w:rsidRPr="00097CA5">
        <w:rPr>
          <w:szCs w:val="24"/>
        </w:rPr>
        <w:fldChar w:fldCharType="separate"/>
      </w:r>
      <w:r w:rsidR="00151951" w:rsidRPr="00151951">
        <w:rPr>
          <w:noProof/>
          <w:szCs w:val="24"/>
          <w:vertAlign w:val="superscript"/>
        </w:rPr>
        <w:t>58</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740F71">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39&lt;/sup&gt;","plainTextFormattedCitation":"39","previouslyFormattedCitation":"&lt;sup&gt;39&lt;/sup&gt;"},"properties":{"noteIndex":0},"schema":"https://github.com/citation-style-language/schema/raw/master/csl-citation.json"}</w:instrText>
      </w:r>
      <w:r w:rsidR="00D10CEC" w:rsidRPr="00097CA5">
        <w:rPr>
          <w:szCs w:val="24"/>
        </w:rPr>
        <w:fldChar w:fldCharType="separate"/>
      </w:r>
      <w:r w:rsidR="00151951" w:rsidRPr="00151951">
        <w:rPr>
          <w:noProof/>
          <w:szCs w:val="24"/>
          <w:vertAlign w:val="superscript"/>
        </w:rPr>
        <w:t>39</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w:t>
      </w:r>
      <w:del w:id="87" w:author="Mac" w:date="2019-05-18T19:41:00Z">
        <w:r w:rsidR="00A61B63" w:rsidDel="004773E7">
          <w:rPr>
            <w:szCs w:val="24"/>
          </w:rPr>
          <w:delText>e.g.</w:delText>
        </w:r>
      </w:del>
      <w:ins w:id="88" w:author="Mac" w:date="2019-05-18T19:41:00Z">
        <w:r w:rsidR="004773E7">
          <w:rPr>
            <w:szCs w:val="24"/>
          </w:rPr>
          <w:t>such as</w:t>
        </w:r>
      </w:ins>
      <w:r w:rsidR="00A61B63">
        <w:rPr>
          <w:szCs w:val="24"/>
        </w:rPr>
        <w:t xml:space="preserve"> behavioural and socio-economic</w:t>
      </w:r>
      <w:ins w:id="89" w:author="Mac" w:date="2019-05-18T19:41:00Z">
        <w:r w:rsidR="004773E7">
          <w:rPr>
            <w:szCs w:val="24"/>
          </w:rPr>
          <w:t xml:space="preserve"> drivers</w:t>
        </w:r>
      </w:ins>
      <w:r w:rsidR="00A61B63">
        <w:rPr>
          <w:szCs w:val="24"/>
        </w:rPr>
        <w:t xml:space="preserve">,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ins w:id="90" w:author="Mac" w:date="2019-05-18T19:42:00Z">
        <w:r w:rsidR="004773E7">
          <w:t xml:space="preserve"> in susceptible </w:t>
        </w:r>
      </w:ins>
      <w:ins w:id="91" w:author="Mac" w:date="2019-05-18T19:43:00Z">
        <w:r w:rsidR="004773E7">
          <w:t>groups</w:t>
        </w:r>
      </w:ins>
      <w:r w:rsidR="0063760E">
        <w:t>)</w:t>
      </w:r>
      <w:r w:rsidR="006A74CE">
        <w:t>.</w:t>
      </w:r>
      <w:r w:rsidR="00954AFE">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954AFE">
        <w:fldChar w:fldCharType="separate"/>
      </w:r>
      <w:r w:rsidR="00151951" w:rsidRPr="00151951">
        <w:rPr>
          <w:noProof/>
          <w:vertAlign w:val="superscript"/>
        </w:rPr>
        <w:t>44</w:t>
      </w:r>
      <w:r w:rsidR="00954AFE">
        <w:fldChar w:fldCharType="end"/>
      </w:r>
      <w:r w:rsidR="004B349C">
        <w:t xml:space="preserve"> </w:t>
      </w:r>
    </w:p>
    <w:p w14:paraId="3C5DCB89" w14:textId="4C76AF3C"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DA7C29">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59–61&lt;/sup&gt;","plainTextFormattedCitation":"59–61","previouslyFormattedCitation":"&lt;sup&gt;59–61&lt;/sup&gt;"},"properties":{"noteIndex":0},"schema":"https://github.com/citation-style-language/schema/raw/master/csl-citation.json"}</w:instrText>
      </w:r>
      <w:r w:rsidR="00A92D33">
        <w:rPr>
          <w:szCs w:val="24"/>
        </w:rPr>
        <w:fldChar w:fldCharType="separate"/>
      </w:r>
      <w:r w:rsidR="00085B74" w:rsidRPr="00085B74">
        <w:rPr>
          <w:noProof/>
          <w:szCs w:val="24"/>
          <w:vertAlign w:val="superscript"/>
        </w:rPr>
        <w:t>59–61</w:t>
      </w:r>
      <w:r w:rsidR="00A92D33">
        <w:rPr>
          <w:szCs w:val="24"/>
        </w:rPr>
        <w:fldChar w:fldCharType="end"/>
      </w:r>
    </w:p>
    <w:p w14:paraId="5227BBD6" w14:textId="5C6FA947" w:rsidR="004D76D5" w:rsidRDefault="004C7DC5" w:rsidP="002A73E8">
      <w:pPr>
        <w:pStyle w:val="Heading2"/>
      </w:pPr>
      <w:bookmarkStart w:id="92" w:name="_Toc8484801"/>
      <w:commentRangeStart w:id="93"/>
      <w:r>
        <w:t>Mortality and temperature</w:t>
      </w:r>
      <w:bookmarkEnd w:id="92"/>
      <w:commentRangeEnd w:id="93"/>
      <w:r w:rsidR="00694A73">
        <w:rPr>
          <w:rStyle w:val="CommentReference"/>
          <w:rFonts w:asciiTheme="minorHAnsi" w:eastAsiaTheme="minorEastAsia" w:hAnsiTheme="minorHAnsi" w:cstheme="minorBidi"/>
        </w:rPr>
        <w:commentReference w:id="93"/>
      </w:r>
    </w:p>
    <w:p w14:paraId="3F93815D" w14:textId="2CE6E391" w:rsidR="00020C6F"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DA7C29">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62&lt;/sup&gt;","plainTextFormattedCitation":"62","previouslyFormattedCitation":"&lt;sup&gt;62&lt;/sup&gt;"},"properties":{"noteIndex":0},"schema":"https://github.com/citation-style-language/schema/raw/master/csl-citation.json"}</w:instrText>
      </w:r>
      <w:r>
        <w:rPr>
          <w:rFonts w:cs="Calibri"/>
          <w:color w:val="000000" w:themeColor="text1"/>
          <w:szCs w:val="24"/>
        </w:rPr>
        <w:fldChar w:fldCharType="separate"/>
      </w:r>
      <w:r w:rsidR="00085B74" w:rsidRPr="00085B74">
        <w:rPr>
          <w:rFonts w:cs="Calibri"/>
          <w:noProof/>
          <w:color w:val="000000" w:themeColor="text1"/>
          <w:szCs w:val="24"/>
          <w:vertAlign w:val="superscript"/>
        </w:rPr>
        <w:t>62</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DA7C29">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63&lt;/sup&gt;","plainTextFormattedCitation":"63","previouslyFormattedCitation":"&lt;sup&gt;63&lt;/sup&gt;"},"properties":{"noteIndex":0},"schema":"https://github.com/citation-style-language/schema/raw/master/csl-citation.json"}</w:instrText>
      </w:r>
      <w:r w:rsidR="00144CB1">
        <w:rPr>
          <w:rFonts w:cs="Calibri"/>
          <w:color w:val="000000" w:themeColor="text1"/>
          <w:szCs w:val="24"/>
        </w:rPr>
        <w:fldChar w:fldCharType="separate"/>
      </w:r>
      <w:r w:rsidR="00085B74" w:rsidRPr="00085B74">
        <w:rPr>
          <w:rFonts w:cs="Calibri"/>
          <w:noProof/>
          <w:color w:val="000000" w:themeColor="text1"/>
          <w:szCs w:val="24"/>
          <w:vertAlign w:val="superscript"/>
        </w:rPr>
        <w:t>63</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w:t>
      </w:r>
      <w:ins w:id="94" w:author="Mac" w:date="2019-05-18T19:45:00Z">
        <w:r w:rsidR="004773E7">
          <w:rPr>
            <w:rFonts w:cs="Calibri"/>
            <w:color w:val="000000" w:themeColor="text1"/>
            <w:szCs w:val="24"/>
          </w:rPr>
          <w:t>tial</w:t>
        </w:r>
      </w:ins>
      <w:del w:id="95" w:author="Mac" w:date="2019-05-18T19:45:00Z">
        <w:r w:rsidR="00FC2E33" w:rsidDel="004773E7">
          <w:rPr>
            <w:rFonts w:cs="Calibri"/>
            <w:color w:val="000000" w:themeColor="text1"/>
            <w:szCs w:val="24"/>
          </w:rPr>
          <w:delText>cy</w:delText>
        </w:r>
      </w:del>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commentRangeStart w:id="96"/>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w:t>
      </w:r>
      <w:r w:rsidR="00967C24" w:rsidRPr="00A60C11">
        <w:rPr>
          <w:color w:val="000000" w:themeColor="text1"/>
          <w:szCs w:val="24"/>
        </w:rPr>
        <w:lastRenderedPageBreak/>
        <w:t xml:space="preserve">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DA7C29">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64&lt;/sup&gt;","plainTextFormattedCitation":"64","previouslyFormattedCitation":"&lt;sup&gt;64&lt;/sup&gt;"},"properties":{"noteIndex":0},"schema":"https://github.com/citation-style-language/schema/raw/master/csl-citation.json"}</w:instrText>
      </w:r>
      <w:r w:rsidR="007D68F5">
        <w:rPr>
          <w:color w:val="000000" w:themeColor="text1"/>
          <w:szCs w:val="24"/>
        </w:rPr>
        <w:fldChar w:fldCharType="separate"/>
      </w:r>
      <w:r w:rsidR="00085B74" w:rsidRPr="00085B74">
        <w:rPr>
          <w:noProof/>
          <w:color w:val="000000" w:themeColor="text1"/>
          <w:szCs w:val="24"/>
          <w:vertAlign w:val="superscript"/>
        </w:rPr>
        <w:t>64</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commentRangeEnd w:id="96"/>
      <w:r w:rsidR="004773E7">
        <w:rPr>
          <w:rStyle w:val="CommentReference"/>
          <w:rFonts w:asciiTheme="minorHAnsi" w:hAnsiTheme="minorHAnsi"/>
        </w:rPr>
        <w:commentReference w:id="96"/>
      </w:r>
      <w:r w:rsidR="00110EA5">
        <w:rPr>
          <w:color w:val="000000" w:themeColor="text1"/>
          <w:szCs w:val="24"/>
        </w:rPr>
        <w:t>.</w:t>
      </w:r>
      <w:r w:rsidR="00876C58">
        <w:rPr>
          <w:color w:val="000000" w:themeColor="text1"/>
          <w:szCs w:val="24"/>
        </w:rPr>
        <w:fldChar w:fldCharType="begin" w:fldLock="1"/>
      </w:r>
      <w:r w:rsidR="00DA7C29">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65&lt;/sup&gt;","plainTextFormattedCitation":"65","previouslyFormattedCitation":"&lt;sup&gt;65&lt;/sup&gt;"},"properties":{"noteIndex":0},"schema":"https://github.com/citation-style-language/schema/raw/master/csl-citation.json"}</w:instrText>
      </w:r>
      <w:r w:rsidR="00876C58">
        <w:rPr>
          <w:color w:val="000000" w:themeColor="text1"/>
          <w:szCs w:val="24"/>
        </w:rPr>
        <w:fldChar w:fldCharType="separate"/>
      </w:r>
      <w:r w:rsidR="00085B74" w:rsidRPr="00085B74">
        <w:rPr>
          <w:noProof/>
          <w:color w:val="000000" w:themeColor="text1"/>
          <w:szCs w:val="24"/>
          <w:vertAlign w:val="superscript"/>
        </w:rPr>
        <w:t>65</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DA7C29">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66,67&lt;/sup&gt;","plainTextFormattedCitation":"66,67","previouslyFormattedCitation":"&lt;sup&gt;66,67&lt;/sup&gt;"},"properties":{"noteIndex":0},"schema":"https://github.com/citation-style-language/schema/raw/master/csl-citation.json"}</w:instrText>
      </w:r>
      <w:r w:rsidR="007A63EE">
        <w:rPr>
          <w:color w:val="000000" w:themeColor="text1"/>
          <w:szCs w:val="24"/>
        </w:rPr>
        <w:fldChar w:fldCharType="separate"/>
      </w:r>
      <w:r w:rsidR="00085B74" w:rsidRPr="00085B74">
        <w:rPr>
          <w:noProof/>
          <w:color w:val="000000" w:themeColor="text1"/>
          <w:szCs w:val="24"/>
          <w:vertAlign w:val="superscript"/>
        </w:rPr>
        <w:t>66,67</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DA7C29">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68,69&lt;/sup&gt;","plainTextFormattedCitation":"68,69","previouslyFormattedCitation":"&lt;sup&gt;68,69&lt;/sup&gt;"},"properties":{"noteIndex":0},"schema":"https://github.com/citation-style-language/schema/raw/master/csl-citation.json"}</w:instrText>
      </w:r>
      <w:r w:rsidR="00E03E8F">
        <w:rPr>
          <w:color w:val="000000" w:themeColor="text1"/>
          <w:szCs w:val="24"/>
        </w:rPr>
        <w:fldChar w:fldCharType="separate"/>
      </w:r>
      <w:r w:rsidR="00085B74" w:rsidRPr="00085B74">
        <w:rPr>
          <w:noProof/>
          <w:color w:val="000000" w:themeColor="text1"/>
          <w:szCs w:val="24"/>
          <w:vertAlign w:val="superscript"/>
        </w:rPr>
        <w:t>68,69</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w:t>
      </w:r>
      <w:ins w:id="97" w:author="Mac" w:date="2019-05-18T19:46:00Z">
        <w:r w:rsidR="004773E7">
          <w:rPr>
            <w:color w:val="000000" w:themeColor="text1"/>
            <w:szCs w:val="24"/>
          </w:rPr>
          <w:t>was</w:t>
        </w:r>
      </w:ins>
      <w:del w:id="98" w:author="Mac" w:date="2019-05-18T19:46:00Z">
        <w:r w:rsidR="00337ABD" w:rsidDel="004773E7">
          <w:rPr>
            <w:color w:val="000000" w:themeColor="text1"/>
            <w:szCs w:val="24"/>
          </w:rPr>
          <w:delText>is</w:delText>
        </w:r>
      </w:del>
      <w:r w:rsidR="00337ABD">
        <w:rPr>
          <w:color w:val="000000" w:themeColor="text1"/>
          <w:szCs w:val="24"/>
        </w:rPr>
        <w:t xml:space="preserve"> </w:t>
      </w:r>
      <w:r w:rsidR="00337ABD" w:rsidRPr="00D94588">
        <w:rPr>
          <w:szCs w:val="24"/>
        </w:rPr>
        <w:t xml:space="preserve">not recognized as a natural disaster under the </w:t>
      </w:r>
      <w:r w:rsidR="008519FD">
        <w:rPr>
          <w:szCs w:val="24"/>
        </w:rPr>
        <w:t xml:space="preserve">United Nations </w:t>
      </w:r>
      <w:commentRangeStart w:id="99"/>
      <w:r w:rsidR="00337ABD" w:rsidRPr="00D94588">
        <w:rPr>
          <w:szCs w:val="24"/>
        </w:rPr>
        <w:t>Sendai Framework for Disaster Risk Reduction</w:t>
      </w:r>
      <w:commentRangeEnd w:id="99"/>
      <w:r w:rsidR="004773E7">
        <w:rPr>
          <w:rStyle w:val="CommentReference"/>
          <w:rFonts w:asciiTheme="minorHAnsi" w:hAnsiTheme="minorHAnsi"/>
        </w:rPr>
        <w:commentReference w:id="99"/>
      </w:r>
      <w:r w:rsidR="00110EA5">
        <w:rPr>
          <w:szCs w:val="24"/>
        </w:rPr>
        <w:t>,</w:t>
      </w:r>
      <w:r w:rsidR="00337ABD" w:rsidRPr="00D94588">
        <w:rPr>
          <w:szCs w:val="24"/>
        </w:rPr>
        <w:fldChar w:fldCharType="begin" w:fldLock="1"/>
      </w:r>
      <w:r w:rsidR="00DA7C29">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70&lt;/sup&gt;","plainTextFormattedCitation":"70","previouslyFormattedCitation":"&lt;sup&gt;70&lt;/sup&gt;"},"properties":{"noteIndex":0},"schema":"https://github.com/citation-style-language/schema/raw/master/csl-citation.json"}</w:instrText>
      </w:r>
      <w:r w:rsidR="00337ABD" w:rsidRPr="00D94588">
        <w:rPr>
          <w:szCs w:val="24"/>
        </w:rPr>
        <w:fldChar w:fldCharType="separate"/>
      </w:r>
      <w:r w:rsidR="00085B74" w:rsidRPr="00085B74">
        <w:rPr>
          <w:noProof/>
          <w:szCs w:val="24"/>
          <w:vertAlign w:val="superscript"/>
        </w:rPr>
        <w:t>70</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w:t>
      </w:r>
      <w:ins w:id="100" w:author="Mac" w:date="2019-05-18T19:46:00Z">
        <w:r w:rsidR="004773E7">
          <w:rPr>
            <w:szCs w:val="24"/>
          </w:rPr>
          <w:t xml:space="preserve">public </w:t>
        </w:r>
      </w:ins>
      <w:r w:rsidR="00337ABD">
        <w:rPr>
          <w:szCs w:val="24"/>
        </w:rPr>
        <w:t xml:space="preserve">awareness </w:t>
      </w:r>
      <w:del w:id="101" w:author="Mac" w:date="2019-05-18T19:46:00Z">
        <w:r w:rsidR="00337ABD" w:rsidDel="004773E7">
          <w:rPr>
            <w:szCs w:val="24"/>
          </w:rPr>
          <w:delText xml:space="preserve">with </w:delText>
        </w:r>
        <w:r w:rsidR="00AF605E" w:rsidDel="004773E7">
          <w:rPr>
            <w:color w:val="000000" w:themeColor="text1"/>
            <w:szCs w:val="24"/>
          </w:rPr>
          <w:delText>t</w:delText>
        </w:r>
        <w:r w:rsidR="00072CAE" w:rsidDel="004773E7">
          <w:rPr>
            <w:szCs w:val="24"/>
          </w:rPr>
          <w:delText xml:space="preserve">he public </w:delText>
        </w:r>
      </w:del>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DA7C29">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DF6926">
        <w:rPr>
          <w:color w:val="000000" w:themeColor="text1"/>
          <w:szCs w:val="24"/>
        </w:rPr>
        <w:fldChar w:fldCharType="separate"/>
      </w:r>
      <w:r w:rsidR="00085B74" w:rsidRPr="00085B74">
        <w:rPr>
          <w:noProof/>
          <w:color w:val="000000" w:themeColor="text1"/>
          <w:szCs w:val="24"/>
          <w:vertAlign w:val="superscript"/>
        </w:rPr>
        <w:t>71</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DA7C29">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72,73&lt;/sup&gt;","plainTextFormattedCitation":"72,73","previouslyFormattedCitation":"&lt;sup&gt;72,73&lt;/sup&gt;"},"properties":{"noteIndex":0},"schema":"https://github.com/citation-style-language/schema/raw/master/csl-citation.json"}</w:instrText>
      </w:r>
      <w:r w:rsidR="009A4D2D">
        <w:rPr>
          <w:color w:val="000000" w:themeColor="text1"/>
          <w:szCs w:val="24"/>
        </w:rPr>
        <w:fldChar w:fldCharType="separate"/>
      </w:r>
      <w:r w:rsidR="00085B74" w:rsidRPr="00085B74">
        <w:rPr>
          <w:noProof/>
          <w:color w:val="000000" w:themeColor="text1"/>
          <w:szCs w:val="24"/>
          <w:vertAlign w:val="superscript"/>
        </w:rPr>
        <w:t>72,73</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stronger and</w:t>
      </w:r>
      <w:ins w:id="102" w:author="Mac" w:date="2019-05-18T19:47:00Z">
        <w:r w:rsidR="009C13BC">
          <w:rPr>
            <w:rFonts w:cs="Calibri"/>
            <w:szCs w:val="24"/>
          </w:rPr>
          <w:t>, on average,</w:t>
        </w:r>
      </w:ins>
      <w:del w:id="103" w:author="Mac" w:date="2019-05-18T19:47:00Z">
        <w:r w:rsidR="002F565A" w:rsidDel="004773E7">
          <w:rPr>
            <w:rFonts w:cs="Calibri"/>
            <w:szCs w:val="24"/>
          </w:rPr>
          <w:delText xml:space="preserve"> more</w:delText>
        </w:r>
      </w:del>
      <w:r w:rsidR="002F565A">
        <w:rPr>
          <w:rFonts w:cs="Calibri"/>
          <w:szCs w:val="24"/>
        </w:rPr>
        <w:t xml:space="preserv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DA7C29">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74&lt;/sup&gt;","plainTextFormattedCitation":"74","previouslyFormattedCitation":"&lt;sup&gt;74&lt;/sup&gt;"},"properties":{"noteIndex":0},"schema":"https://github.com/citation-style-language/schema/raw/master/csl-citation.json"}</w:instrText>
      </w:r>
      <w:r w:rsidR="00E65FE4">
        <w:rPr>
          <w:rFonts w:cs="Calibri"/>
          <w:szCs w:val="24"/>
        </w:rPr>
        <w:fldChar w:fldCharType="separate"/>
      </w:r>
      <w:r w:rsidR="00085B74" w:rsidRPr="00085B74">
        <w:rPr>
          <w:rFonts w:cs="Calibri"/>
          <w:noProof/>
          <w:szCs w:val="24"/>
          <w:vertAlign w:val="superscript"/>
        </w:rPr>
        <w:t>74</w:t>
      </w:r>
      <w:r w:rsidR="00E65FE4">
        <w:rPr>
          <w:rFonts w:cs="Calibri"/>
          <w:szCs w:val="24"/>
        </w:rPr>
        <w:fldChar w:fldCharType="end"/>
      </w:r>
    </w:p>
    <w:p w14:paraId="0A7F2872" w14:textId="0F4C7476"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xml:space="preserve">, the human body experiences </w:t>
      </w:r>
      <w:commentRangeStart w:id="104"/>
      <w:r w:rsidR="007D4C58" w:rsidRPr="00A60C11">
        <w:rPr>
          <w:szCs w:val="24"/>
        </w:rPr>
        <w:t>heat stress</w:t>
      </w:r>
      <w:r w:rsidR="00911ADF">
        <w:rPr>
          <w:szCs w:val="24"/>
        </w:rPr>
        <w:t xml:space="preserve">. </w:t>
      </w:r>
      <w:commentRangeEnd w:id="104"/>
      <w:r w:rsidR="009C13BC">
        <w:rPr>
          <w:rStyle w:val="CommentReference"/>
          <w:rFonts w:asciiTheme="minorHAnsi" w:hAnsiTheme="minorHAnsi"/>
        </w:rPr>
        <w:commentReference w:id="104"/>
      </w:r>
      <w:r w:rsidR="00911ADF">
        <w:rPr>
          <w:szCs w:val="24"/>
        </w:rPr>
        <w:t xml:space="preserve">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DA7C2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5A60EE">
        <w:rPr>
          <w:szCs w:val="24"/>
        </w:rPr>
        <w:fldChar w:fldCharType="separate"/>
      </w:r>
      <w:r w:rsidR="00085B74" w:rsidRPr="00085B74">
        <w:rPr>
          <w:noProof/>
          <w:szCs w:val="24"/>
          <w:vertAlign w:val="superscript"/>
        </w:rPr>
        <w:t>71</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such as heat stroke, heat exhaustion, heat syncope and heat cramps</w:t>
      </w:r>
      <w:del w:id="105" w:author="Mac" w:date="2019-05-18T19:49:00Z">
        <w:r w:rsidR="00A7267F" w:rsidDel="009C13BC">
          <w:rPr>
            <w:szCs w:val="24"/>
          </w:rPr>
          <w:delText xml:space="preserve"> can </w:delText>
        </w:r>
        <w:r w:rsidR="00C3100A" w:rsidRPr="00A60C11" w:rsidDel="009C13BC">
          <w:rPr>
            <w:szCs w:val="24"/>
          </w:rPr>
          <w:delText>arise</w:delText>
        </w:r>
      </w:del>
      <w:r w:rsidR="00110EA5">
        <w:rPr>
          <w:szCs w:val="24"/>
        </w:rPr>
        <w:t>.</w:t>
      </w:r>
      <w:r w:rsidR="00AB1419">
        <w:rPr>
          <w:szCs w:val="24"/>
        </w:rPr>
        <w:fldChar w:fldCharType="begin" w:fldLock="1"/>
      </w:r>
      <w:r w:rsidR="00DA7C29">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75&lt;/sup&gt;","plainTextFormattedCitation":"75","previouslyFormattedCitation":"&lt;sup&gt;75&lt;/sup&gt;"},"properties":{"noteIndex":0},"schema":"https://github.com/citation-style-language/schema/raw/master/csl-citation.json"}</w:instrText>
      </w:r>
      <w:r w:rsidR="00AB1419">
        <w:rPr>
          <w:szCs w:val="24"/>
        </w:rPr>
        <w:fldChar w:fldCharType="separate"/>
      </w:r>
      <w:r w:rsidR="00085B74" w:rsidRPr="00085B74">
        <w:rPr>
          <w:noProof/>
          <w:szCs w:val="24"/>
          <w:vertAlign w:val="superscript"/>
        </w:rPr>
        <w:t>75</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DA7C2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71&lt;/sup&gt;","plainTextFormattedCitation":"71","previouslyFormattedCitation":"&lt;sup&gt;71&lt;/sup&gt;"},"properties":{"noteIndex":0},"schema":"https://github.com/citation-style-language/schema/raw/master/csl-citation.json"}</w:instrText>
      </w:r>
      <w:r w:rsidR="00C3100A" w:rsidRPr="00A60C11">
        <w:rPr>
          <w:szCs w:val="24"/>
        </w:rPr>
        <w:fldChar w:fldCharType="separate"/>
      </w:r>
      <w:r w:rsidR="00085B74" w:rsidRPr="00085B74">
        <w:rPr>
          <w:noProof/>
          <w:szCs w:val="24"/>
          <w:vertAlign w:val="superscript"/>
        </w:rPr>
        <w:t>71</w:t>
      </w:r>
      <w:r w:rsidR="00C3100A" w:rsidRPr="00A60C11">
        <w:rPr>
          <w:szCs w:val="24"/>
        </w:rPr>
        <w:fldChar w:fldCharType="end"/>
      </w:r>
      <w:r w:rsidR="00075402">
        <w:rPr>
          <w:szCs w:val="24"/>
        </w:rPr>
        <w:t xml:space="preserve"> </w:t>
      </w:r>
      <w:commentRangeStart w:id="106"/>
      <w:r w:rsidR="00072E24" w:rsidRPr="00A60C11">
        <w:rPr>
          <w:color w:val="000000" w:themeColor="text1"/>
          <w:szCs w:val="24"/>
        </w:rPr>
        <w:t xml:space="preserve">The impact of extreme heat </w:t>
      </w:r>
      <w:commentRangeEnd w:id="106"/>
      <w:r w:rsidR="009C13BC">
        <w:rPr>
          <w:rStyle w:val="CommentReference"/>
          <w:rFonts w:asciiTheme="minorHAnsi" w:hAnsiTheme="minorHAnsi"/>
        </w:rPr>
        <w:commentReference w:id="106"/>
      </w:r>
      <w:r w:rsidR="00072E24" w:rsidRPr="00A60C11">
        <w:rPr>
          <w:color w:val="000000" w:themeColor="text1"/>
          <w:szCs w:val="24"/>
        </w:rPr>
        <w:t xml:space="preserve">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DA7C29">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76–81&lt;/sup&gt;","plainTextFormattedCitation":"76–81","previouslyFormattedCitation":"&lt;sup&gt;76–81&lt;/sup&gt;"},"properties":{"noteIndex":0},"schema":"https://github.com/citation-style-language/schema/raw/master/csl-citation.json"}</w:instrText>
      </w:r>
      <w:r w:rsidR="00072E24" w:rsidRPr="00A60C11">
        <w:rPr>
          <w:color w:val="000000" w:themeColor="text1"/>
          <w:szCs w:val="24"/>
        </w:rPr>
        <w:fldChar w:fldCharType="separate"/>
      </w:r>
      <w:r w:rsidR="00085B74" w:rsidRPr="00085B74">
        <w:rPr>
          <w:noProof/>
          <w:color w:val="000000" w:themeColor="text1"/>
          <w:szCs w:val="24"/>
          <w:vertAlign w:val="superscript"/>
        </w:rPr>
        <w:t>76–81</w:t>
      </w:r>
      <w:r w:rsidR="00072E24" w:rsidRPr="00A60C11">
        <w:rPr>
          <w:color w:val="000000" w:themeColor="text1"/>
          <w:szCs w:val="24"/>
        </w:rPr>
        <w:fldChar w:fldCharType="end"/>
      </w:r>
      <w:r w:rsidR="00512D4C">
        <w:rPr>
          <w:color w:val="000000" w:themeColor="text1"/>
          <w:szCs w:val="24"/>
        </w:rPr>
        <w:t xml:space="preserve"> However, </w:t>
      </w:r>
      <w:r w:rsidR="00512D4C">
        <w:rPr>
          <w:szCs w:val="24"/>
        </w:rPr>
        <w:t>direct causes of death from extreme heat stress only make up a small proportion of deaths attributable to daily elevated temperatures.</w:t>
      </w:r>
      <w:r w:rsidR="00512D4C">
        <w:rPr>
          <w:szCs w:val="24"/>
        </w:rPr>
        <w:fldChar w:fldCharType="begin" w:fldLock="1"/>
      </w:r>
      <w:r w:rsidR="00DA7C29">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512D4C">
        <w:rPr>
          <w:szCs w:val="24"/>
        </w:rPr>
        <w:fldChar w:fldCharType="separate"/>
      </w:r>
      <w:r w:rsidR="00085B74" w:rsidRPr="00085B74">
        <w:rPr>
          <w:noProof/>
          <w:szCs w:val="24"/>
          <w:vertAlign w:val="superscript"/>
        </w:rPr>
        <w:t>73</w:t>
      </w:r>
      <w:r w:rsidR="00512D4C">
        <w:rPr>
          <w:szCs w:val="24"/>
        </w:rPr>
        <w:fldChar w:fldCharType="end"/>
      </w:r>
    </w:p>
    <w:p w14:paraId="038A44B3" w14:textId="4C0AA5CA" w:rsidR="00EB3BF3" w:rsidRDefault="00D07474" w:rsidP="00073060">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w:t>
      </w:r>
      <w:r w:rsidR="00B3229F">
        <w:rPr>
          <w:szCs w:val="24"/>
        </w:rPr>
        <w:t xml:space="preserve"> to mortality from elevated temperature</w:t>
      </w:r>
      <w:r w:rsidR="00B27C21">
        <w:rPr>
          <w:szCs w:val="24"/>
        </w:rPr>
        <w:t>s</w:t>
      </w:r>
      <w:r w:rsidR="003F1027">
        <w:rPr>
          <w:szCs w:val="24"/>
        </w:rPr>
        <w:t xml:space="preserve"> </w:t>
      </w:r>
      <w:r w:rsidR="00976614">
        <w:rPr>
          <w:szCs w:val="24"/>
        </w:rPr>
        <w:t>exist</w:t>
      </w:r>
      <w:r w:rsidR="00A744AA">
        <w:rPr>
          <w:szCs w:val="24"/>
        </w:rPr>
        <w:t>.</w:t>
      </w:r>
      <w:r w:rsidR="00075402" w:rsidRPr="00075402">
        <w:rPr>
          <w:szCs w:val="24"/>
        </w:rPr>
        <w:fldChar w:fldCharType="begin" w:fldLock="1"/>
      </w:r>
      <w:r w:rsidR="00DA7C29">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59,60,73&lt;/sup&gt;","plainTextFormattedCitation":"59,60,73","previouslyFormattedCitation":"&lt;sup&gt;59,60,73&lt;/sup&gt;"},"properties":{"noteIndex":0},"schema":"https://github.com/citation-style-language/schema/raw/master/csl-citation.json"}</w:instrText>
      </w:r>
      <w:r w:rsidR="00075402" w:rsidRPr="00075402">
        <w:rPr>
          <w:szCs w:val="24"/>
        </w:rPr>
        <w:fldChar w:fldCharType="separate"/>
      </w:r>
      <w:r w:rsidR="00085B74" w:rsidRPr="00085B74">
        <w:rPr>
          <w:noProof/>
          <w:szCs w:val="24"/>
          <w:vertAlign w:val="superscript"/>
        </w:rPr>
        <w:t>59,60,73</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t>
      </w:r>
      <w:r w:rsidR="00F34212">
        <w:rPr>
          <w:szCs w:val="24"/>
        </w:rPr>
        <w:lastRenderedPageBreak/>
        <w:t xml:space="preserve">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306C6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59,61,82–92&lt;/sup&gt;","plainTextFormattedCitation":"59,61,82–92","previouslyFormattedCitation":"&lt;sup&gt;59,61,82–92&lt;/sup&gt;"},"properties":{"noteIndex":0},"schema":"https://github.com/citation-style-language/schema/raw/master/csl-citation.json"}</w:instrText>
      </w:r>
      <w:r w:rsidR="00124C5A">
        <w:rPr>
          <w:color w:val="000000" w:themeColor="text1"/>
          <w:szCs w:val="24"/>
        </w:rPr>
        <w:fldChar w:fldCharType="separate"/>
      </w:r>
      <w:r w:rsidR="00306C6A" w:rsidRPr="00306C6A">
        <w:rPr>
          <w:noProof/>
          <w:color w:val="000000" w:themeColor="text1"/>
          <w:szCs w:val="24"/>
          <w:vertAlign w:val="superscript"/>
        </w:rPr>
        <w:t>59,61,82–92</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 xml:space="preserve">have </w:t>
      </w:r>
      <w:del w:id="107" w:author="Mac" w:date="2019-05-18T19:51:00Z">
        <w:r w:rsidR="00857B94" w:rsidDel="00842DD4">
          <w:rPr>
            <w:szCs w:val="24"/>
          </w:rPr>
          <w:delText xml:space="preserve">to date </w:delText>
        </w:r>
      </w:del>
      <w:r w:rsidR="00857B94">
        <w:rPr>
          <w:szCs w:val="24"/>
        </w:rPr>
        <w:t>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306C6A">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92–95&lt;/sup&gt;","plainTextFormattedCitation":"92–95","previouslyFormattedCitation":"&lt;sup&gt;92–95&lt;/sup&gt;"},"properties":{"noteIndex":0},"schema":"https://github.com/citation-style-language/schema/raw/master/csl-citation.json"}</w:instrText>
      </w:r>
      <w:r w:rsidR="00CF1882" w:rsidRPr="00A60C11">
        <w:rPr>
          <w:szCs w:val="24"/>
        </w:rPr>
        <w:fldChar w:fldCharType="separate"/>
      </w:r>
      <w:r w:rsidR="00306C6A" w:rsidRPr="00306C6A">
        <w:rPr>
          <w:noProof/>
          <w:szCs w:val="24"/>
          <w:vertAlign w:val="superscript"/>
        </w:rPr>
        <w:t>92–95</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306C6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73,81,85&lt;/sup&gt;","plainTextFormattedCitation":"73,81,85","previouslyFormattedCitation":"&lt;sup&gt;73,81,85&lt;/sup&gt;"},"properties":{"noteIndex":0},"schema":"https://github.com/citation-style-language/schema/raw/master/csl-citation.json"}</w:instrText>
      </w:r>
      <w:r w:rsidR="004703D8">
        <w:rPr>
          <w:szCs w:val="24"/>
        </w:rPr>
        <w:fldChar w:fldCharType="separate"/>
      </w:r>
      <w:r w:rsidR="00306C6A" w:rsidRPr="00306C6A">
        <w:rPr>
          <w:noProof/>
          <w:szCs w:val="24"/>
          <w:vertAlign w:val="superscript"/>
        </w:rPr>
        <w:t>73,81,85</w:t>
      </w:r>
      <w:r w:rsidR="004703D8">
        <w:rPr>
          <w:szCs w:val="24"/>
        </w:rPr>
        <w:fldChar w:fldCharType="end"/>
      </w:r>
      <w:r w:rsidR="00CF1882">
        <w:rPr>
          <w:szCs w:val="24"/>
        </w:rPr>
        <w:t xml:space="preserve"> </w:t>
      </w:r>
      <w:r w:rsidR="006F0542">
        <w:rPr>
          <w:szCs w:val="24"/>
        </w:rPr>
        <w:t>Other studies</w:t>
      </w:r>
      <w:r w:rsidR="007D3A9C">
        <w:rPr>
          <w:szCs w:val="24"/>
        </w:rPr>
        <w:t xml:space="preserve"> </w:t>
      </w:r>
      <w:del w:id="108" w:author="Mac" w:date="2019-05-18T19:52:00Z">
        <w:r w:rsidR="006F0542" w:rsidDel="00842DD4">
          <w:rPr>
            <w:szCs w:val="24"/>
          </w:rPr>
          <w:delText>studied</w:delText>
        </w:r>
        <w:r w:rsidR="007D3A9C" w:rsidDel="00842DD4">
          <w:rPr>
            <w:szCs w:val="24"/>
          </w:rPr>
          <w:delText xml:space="preserve"> </w:delText>
        </w:r>
      </w:del>
      <w:ins w:id="109" w:author="Mac" w:date="2019-05-18T19:52:00Z">
        <w:r w:rsidR="00842DD4">
          <w:rPr>
            <w:szCs w:val="24"/>
          </w:rPr>
          <w:t xml:space="preserve">have investigated </w:t>
        </w:r>
      </w:ins>
      <w:del w:id="110" w:author="Mac" w:date="2019-05-18T19:52:00Z">
        <w:r w:rsidR="007D3A9C" w:rsidDel="00842DD4">
          <w:rPr>
            <w:szCs w:val="24"/>
          </w:rPr>
          <w:delText>a few</w:delText>
        </w:r>
      </w:del>
      <w:ins w:id="111" w:author="Mac" w:date="2019-05-18T19:52:00Z">
        <w:r w:rsidR="00842DD4">
          <w:rPr>
            <w:szCs w:val="24"/>
          </w:rPr>
          <w:t>some</w:t>
        </w:r>
      </w:ins>
      <w:r w:rsidR="007D3A9C">
        <w:rPr>
          <w:szCs w:val="24"/>
        </w:rPr>
        <w:t xml:space="preserve"> </w:t>
      </w:r>
      <w:r w:rsidR="00AB4409">
        <w:rPr>
          <w:szCs w:val="24"/>
        </w:rPr>
        <w:t>o</w:t>
      </w:r>
      <w:r w:rsidR="00BF0AC0">
        <w:rPr>
          <w:szCs w:val="24"/>
        </w:rPr>
        <w:t>ther causes of death</w:t>
      </w:r>
      <w:r w:rsidR="001E7996">
        <w:rPr>
          <w:szCs w:val="24"/>
        </w:rPr>
        <w:t>, such as cancer</w:t>
      </w:r>
      <w:del w:id="112" w:author="Mac" w:date="2019-05-18T19:52:00Z">
        <w:r w:rsidR="001E7996" w:rsidDel="00842DD4">
          <w:rPr>
            <w:szCs w:val="24"/>
          </w:rPr>
          <w:delText>s</w:delText>
        </w:r>
      </w:del>
      <w:r w:rsidR="001E7996">
        <w:rPr>
          <w:szCs w:val="24"/>
        </w:rPr>
        <w:t>,</w:t>
      </w:r>
      <w:r w:rsidR="006F0542">
        <w:rPr>
          <w:szCs w:val="24"/>
        </w:rPr>
        <w:t xml:space="preserve"> cerebrovascular disease</w:t>
      </w:r>
      <w:del w:id="113" w:author="Mac" w:date="2019-05-18T19:52:00Z">
        <w:r w:rsidR="006F0542" w:rsidDel="00842DD4">
          <w:rPr>
            <w:szCs w:val="24"/>
          </w:rPr>
          <w:delText>s</w:delText>
        </w:r>
      </w:del>
      <w:r w:rsidR="006F0542">
        <w:rPr>
          <w:szCs w:val="24"/>
        </w:rPr>
        <w:t>, diabetes</w:t>
      </w:r>
      <w:ins w:id="114" w:author="Mac" w:date="2019-05-18T19:52:00Z">
        <w:r w:rsidR="00842DD4">
          <w:rPr>
            <w:szCs w:val="24"/>
          </w:rPr>
          <w:t>,</w:t>
        </w:r>
      </w:ins>
      <w:r w:rsidR="001E7996">
        <w:rPr>
          <w:szCs w:val="24"/>
        </w:rPr>
        <w:t xml:space="preserve"> endocrine disease</w:t>
      </w:r>
      <w:del w:id="115" w:author="Mac" w:date="2019-05-18T19:52:00Z">
        <w:r w:rsidR="001E7996" w:rsidDel="00842DD4">
          <w:rPr>
            <w:szCs w:val="24"/>
          </w:rPr>
          <w:delText>s</w:delText>
        </w:r>
      </w:del>
      <w:del w:id="116" w:author="Mac" w:date="2019-05-18T19:53:00Z">
        <w:r w:rsidR="001E7996" w:rsidDel="00842DD4">
          <w:rPr>
            <w:szCs w:val="24"/>
          </w:rPr>
          <w:delText>, diabetes mellitus</w:delText>
        </w:r>
      </w:del>
      <w:r w:rsidR="006F0542">
        <w:rPr>
          <w:szCs w:val="24"/>
        </w:rPr>
        <w:t>,</w:t>
      </w:r>
      <w:r w:rsidR="001E7996">
        <w:rPr>
          <w:szCs w:val="24"/>
        </w:rPr>
        <w:t xml:space="preserve"> </w:t>
      </w:r>
      <w:proofErr w:type="spellStart"/>
      <w:r w:rsidR="001E7996">
        <w:rPr>
          <w:szCs w:val="24"/>
        </w:rPr>
        <w:t>genito</w:t>
      </w:r>
      <w:proofErr w:type="spellEnd"/>
      <w:ins w:id="117" w:author="Mac" w:date="2019-05-18T19:59:00Z">
        <w:r w:rsidR="00475471">
          <w:rPr>
            <w:szCs w:val="24"/>
          </w:rPr>
          <w:t>-</w:t>
        </w:r>
      </w:ins>
      <w:r w:rsidR="001E7996">
        <w:rPr>
          <w:szCs w:val="24"/>
        </w:rPr>
        <w:t>urinary disease</w:t>
      </w:r>
      <w:r w:rsidR="006F0542">
        <w:rPr>
          <w:szCs w:val="24"/>
        </w:rPr>
        <w:t xml:space="preserve"> and some psychiatric disorders</w:t>
      </w:r>
      <w:r w:rsidR="00A744AA">
        <w:rPr>
          <w:szCs w:val="24"/>
        </w:rPr>
        <w:t>.</w:t>
      </w:r>
      <w:r w:rsidR="002551CF" w:rsidRPr="00A60C11">
        <w:rPr>
          <w:szCs w:val="24"/>
        </w:rPr>
        <w:fldChar w:fldCharType="begin" w:fldLock="1"/>
      </w:r>
      <w:r w:rsidR="00306C6A">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59,91,92,96–99&lt;/sup&gt;","plainTextFormattedCitation":"59,91,92,96–99","previouslyFormattedCitation":"&lt;sup&gt;59,91,92,96–99&lt;/sup&gt;"},"properties":{"noteIndex":0},"schema":"https://github.com/citation-style-language/schema/raw/master/csl-citation.json"}</w:instrText>
      </w:r>
      <w:r w:rsidR="002551CF" w:rsidRPr="00A60C11">
        <w:rPr>
          <w:szCs w:val="24"/>
        </w:rPr>
        <w:fldChar w:fldCharType="separate"/>
      </w:r>
      <w:r w:rsidR="00306C6A" w:rsidRPr="00306C6A">
        <w:rPr>
          <w:noProof/>
          <w:szCs w:val="24"/>
          <w:vertAlign w:val="superscript"/>
        </w:rPr>
        <w:t>59,91,92,96–99</w:t>
      </w:r>
      <w:r w:rsidR="002551CF" w:rsidRPr="00A60C11">
        <w:rPr>
          <w:szCs w:val="24"/>
        </w:rPr>
        <w:fldChar w:fldCharType="end"/>
      </w:r>
      <w:r w:rsidR="002551CF" w:rsidRPr="00A60C11">
        <w:rPr>
          <w:szCs w:val="24"/>
        </w:rPr>
        <w:t xml:space="preserve"> </w:t>
      </w:r>
    </w:p>
    <w:p w14:paraId="53F53FBF" w14:textId="52704175" w:rsidR="00C12A85" w:rsidRDefault="00B9654A" w:rsidP="00D570E8">
      <w:pPr>
        <w:ind w:firstLine="720"/>
        <w:rPr>
          <w:szCs w:val="24"/>
        </w:rPr>
      </w:pPr>
      <w:r>
        <w:rPr>
          <w:color w:val="000000" w:themeColor="text1"/>
          <w:szCs w:val="24"/>
        </w:rPr>
        <w:t xml:space="preserve">Some </w:t>
      </w:r>
      <w:r w:rsidR="00DE48DC">
        <w:rPr>
          <w:color w:val="000000" w:themeColor="text1"/>
          <w:szCs w:val="24"/>
        </w:rPr>
        <w:t xml:space="preserve">studies have analysed </w:t>
      </w:r>
      <w:del w:id="118" w:author="Mac" w:date="2019-05-18T19:54:00Z">
        <w:r w:rsidR="00B60BEA" w:rsidDel="00842DD4">
          <w:rPr>
            <w:color w:val="000000" w:themeColor="text1"/>
            <w:szCs w:val="24"/>
          </w:rPr>
          <w:delText xml:space="preserve">separately </w:delText>
        </w:r>
      </w:del>
      <w:ins w:id="119" w:author="Mac" w:date="2019-05-18T19:54:00Z">
        <w:r w:rsidR="00842DD4">
          <w:rPr>
            <w:color w:val="000000" w:themeColor="text1"/>
            <w:szCs w:val="24"/>
          </w:rPr>
          <w:t xml:space="preserve">mortality rates stratified </w:t>
        </w:r>
      </w:ins>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181542">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59,60,85,86,88,89,92,100–108&lt;/sup&gt;","plainTextFormattedCitation":"59,60,85,86,88,89,92,100–108","previouslyFormattedCitation":"&lt;sup&gt;59,60,85,86,88,89,92,100–108&lt;/sup&gt;"},"properties":{"noteIndex":0},"schema":"https://github.com/citation-style-language/schema/raw/master/csl-citation.json"}</w:instrText>
      </w:r>
      <w:r w:rsidR="00BC6FCA">
        <w:rPr>
          <w:color w:val="000000" w:themeColor="text1"/>
          <w:szCs w:val="24"/>
        </w:rPr>
        <w:fldChar w:fldCharType="separate"/>
      </w:r>
      <w:r w:rsidR="00181542" w:rsidRPr="00181542">
        <w:rPr>
          <w:noProof/>
          <w:color w:val="000000" w:themeColor="text1"/>
          <w:szCs w:val="24"/>
          <w:vertAlign w:val="superscript"/>
        </w:rPr>
        <w:t>59,60,85,86,88,89,92,100–108</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w:t>
      </w:r>
      <w:commentRangeStart w:id="120"/>
      <w:r w:rsidR="00181542">
        <w:rPr>
          <w:color w:val="000000" w:themeColor="text1"/>
          <w:szCs w:val="24"/>
        </w:rPr>
        <w:t>cardiorespiratory deaths</w:t>
      </w:r>
      <w:r w:rsidR="00A744AA">
        <w:rPr>
          <w:color w:val="000000" w:themeColor="text1"/>
          <w:szCs w:val="24"/>
        </w:rPr>
        <w:t>,</w:t>
      </w:r>
      <w:r w:rsidR="00181542">
        <w:rPr>
          <w:color w:val="000000" w:themeColor="text1"/>
          <w:szCs w:val="24"/>
        </w:rPr>
        <w:fldChar w:fldCharType="begin" w:fldLock="1"/>
      </w:r>
      <w:r w:rsidR="002261DC">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59,85,89,91,102–106&lt;/sup&gt;","plainTextFormattedCitation":"59,85,89,91,102–106","previouslyFormattedCitation":"&lt;sup&gt;59,85,89,91,102–106&lt;/sup&gt;"},"properties":{"noteIndex":0},"schema":"https://github.com/citation-style-language/schema/raw/master/csl-citation.json"}</w:instrText>
      </w:r>
      <w:r w:rsidR="00181542">
        <w:rPr>
          <w:color w:val="000000" w:themeColor="text1"/>
          <w:szCs w:val="24"/>
        </w:rPr>
        <w:fldChar w:fldCharType="separate"/>
      </w:r>
      <w:r w:rsidR="00181542" w:rsidRPr="00181542">
        <w:rPr>
          <w:noProof/>
          <w:color w:val="000000" w:themeColor="text1"/>
          <w:szCs w:val="24"/>
          <w:vertAlign w:val="superscript"/>
        </w:rPr>
        <w:t>59,85,89,91,102–106</w:t>
      </w:r>
      <w:r w:rsidR="00181542">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commentRangeEnd w:id="120"/>
      <w:r w:rsidR="00475471">
        <w:rPr>
          <w:rStyle w:val="CommentReference"/>
          <w:rFonts w:asciiTheme="minorHAnsi" w:hAnsiTheme="minorHAnsi"/>
        </w:rPr>
        <w:commentReference w:id="120"/>
      </w:r>
      <w:r w:rsidR="00A744AA">
        <w:rPr>
          <w:color w:val="000000" w:themeColor="text1"/>
          <w:szCs w:val="24"/>
        </w:rPr>
        <w:t>.</w:t>
      </w:r>
      <w:r w:rsidR="0032195B">
        <w:rPr>
          <w:color w:val="000000" w:themeColor="text1"/>
          <w:szCs w:val="24"/>
        </w:rPr>
        <w:fldChar w:fldCharType="begin" w:fldLock="1"/>
      </w:r>
      <w:r w:rsidR="00181542">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100&lt;/sup&gt;","plainTextFormattedCitation":"100","previouslyFormattedCitation":"&lt;sup&gt;100&lt;/sup&gt;"},"properties":{"noteIndex":0},"schema":"https://github.com/citation-style-language/schema/raw/master/csl-citation.json"}</w:instrText>
      </w:r>
      <w:r w:rsidR="0032195B">
        <w:rPr>
          <w:color w:val="000000" w:themeColor="text1"/>
          <w:szCs w:val="24"/>
        </w:rPr>
        <w:fldChar w:fldCharType="separate"/>
      </w:r>
      <w:r w:rsidR="00181542" w:rsidRPr="00181542">
        <w:rPr>
          <w:noProof/>
          <w:color w:val="000000" w:themeColor="text1"/>
          <w:szCs w:val="24"/>
          <w:vertAlign w:val="superscript"/>
        </w:rPr>
        <w:t>100</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181542">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88,93,101,109&lt;/sup&gt;","plainTextFormattedCitation":"88,93,101,109","previouslyFormattedCitation":"&lt;sup&gt;88,93,101,109&lt;/sup&gt;"},"properties":{"noteIndex":0},"schema":"https://github.com/citation-style-language/schema/raw/master/csl-citation.json"}</w:instrText>
      </w:r>
      <w:r w:rsidR="00344446">
        <w:rPr>
          <w:color w:val="000000" w:themeColor="text1"/>
          <w:szCs w:val="24"/>
        </w:rPr>
        <w:fldChar w:fldCharType="separate"/>
      </w:r>
      <w:r w:rsidR="00181542" w:rsidRPr="00181542">
        <w:rPr>
          <w:noProof/>
          <w:color w:val="000000" w:themeColor="text1"/>
          <w:szCs w:val="24"/>
          <w:vertAlign w:val="superscript"/>
        </w:rPr>
        <w:t>88,93,101,109</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104AF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mendeley":{"formattedCitation":"&lt;sup&gt;59,85,106,107,110,87–90,92,99,102,104&lt;/sup&gt;","plainTextFormattedCitation":"59,85,106,107,110,87–90,92,99,102,104","previouslyFormattedCitation":"&lt;sup&gt;59,85,106,107,110,87–90,92,99,102,104&lt;/sup&gt;"},"properties":{"noteIndex":0},"schema":"https://github.com/citation-style-language/schema/raw/master/csl-citation.json"}</w:instrText>
      </w:r>
      <w:r w:rsidR="006A2965">
        <w:rPr>
          <w:color w:val="000000" w:themeColor="text1"/>
          <w:szCs w:val="24"/>
        </w:rPr>
        <w:fldChar w:fldCharType="separate"/>
      </w:r>
      <w:r w:rsidR="00104AF1" w:rsidRPr="00104AF1">
        <w:rPr>
          <w:noProof/>
          <w:color w:val="000000" w:themeColor="text1"/>
          <w:szCs w:val="24"/>
          <w:vertAlign w:val="superscript"/>
        </w:rPr>
        <w:t>59,85,106,107,110,87–90,92,99,102,104</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4540BA">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59,88,100,111,112&lt;/sup&gt;","plainTextFormattedCitation":"59,88,100,111,112","previouslyFormattedCitation":"&lt;sup&gt;59,88,100,111,112&lt;/sup&gt;"},"properties":{"noteIndex":0},"schema":"https://github.com/citation-style-language/schema/raw/master/csl-citation.json"}</w:instrText>
      </w:r>
      <w:r w:rsidR="002C48C2">
        <w:rPr>
          <w:color w:val="000000" w:themeColor="text1"/>
          <w:szCs w:val="24"/>
        </w:rPr>
        <w:fldChar w:fldCharType="separate"/>
      </w:r>
      <w:r w:rsidR="00104AF1" w:rsidRPr="00104AF1">
        <w:rPr>
          <w:noProof/>
          <w:color w:val="000000" w:themeColor="text1"/>
          <w:szCs w:val="24"/>
          <w:vertAlign w:val="superscript"/>
        </w:rPr>
        <w:t>59,88,100,111,112</w:t>
      </w:r>
      <w:r w:rsidR="002C48C2">
        <w:rPr>
          <w:color w:val="000000" w:themeColor="text1"/>
          <w:szCs w:val="24"/>
        </w:rPr>
        <w:fldChar w:fldCharType="end"/>
      </w:r>
      <w:r w:rsidR="00BE460D">
        <w:rPr>
          <w:color w:val="000000" w:themeColor="text1"/>
          <w:szCs w:val="24"/>
        </w:rPr>
        <w:t xml:space="preserve"> </w:t>
      </w:r>
      <w:r w:rsidR="00D233C5">
        <w:rPr>
          <w:szCs w:val="24"/>
        </w:rPr>
        <w:t>Urban</w:t>
      </w:r>
      <w:ins w:id="121" w:author="Mac" w:date="2019-05-18T20:06:00Z">
        <w:r w:rsidR="00475471">
          <w:rPr>
            <w:szCs w:val="24"/>
          </w:rPr>
          <w:t>-</w:t>
        </w:r>
      </w:ins>
      <w:del w:id="122" w:author="Mac" w:date="2019-05-18T20:06:00Z">
        <w:r w:rsidR="00D233C5" w:rsidDel="00475471">
          <w:rPr>
            <w:szCs w:val="24"/>
          </w:rPr>
          <w:delText xml:space="preserve"> </w:delText>
        </w:r>
      </w:del>
      <w:r w:rsidR="00D233C5">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del w:id="123" w:author="Mac" w:date="2019-05-18T20:06:00Z">
        <w:r w:rsidR="005D40B6" w:rsidDel="00475471">
          <w:rPr>
            <w:szCs w:val="24"/>
          </w:rPr>
          <w:delText xml:space="preserve">cities </w:delText>
        </w:r>
      </w:del>
      <w:ins w:id="124" w:author="Mac" w:date="2019-05-18T20:06:00Z">
        <w:r w:rsidR="00475471">
          <w:rPr>
            <w:szCs w:val="24"/>
          </w:rPr>
          <w:t xml:space="preserve">urban areas </w:t>
        </w:r>
      </w:ins>
      <w:r w:rsidR="005D40B6">
        <w:rPr>
          <w:szCs w:val="24"/>
        </w:rPr>
        <w:t>more at risk of temperature increase</w:t>
      </w:r>
      <w:r w:rsidR="00A744AA">
        <w:rPr>
          <w:szCs w:val="24"/>
        </w:rPr>
        <w:t>.</w:t>
      </w:r>
      <w:r w:rsidR="005166E6">
        <w:rPr>
          <w:szCs w:val="24"/>
        </w:rPr>
        <w:fldChar w:fldCharType="begin" w:fldLock="1"/>
      </w:r>
      <w:r w:rsidR="0018154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85,106&lt;/sup&gt;","plainTextFormattedCitation":"85,106","previouslyFormattedCitation":"&lt;sup&gt;85,106&lt;/sup&gt;"},"properties":{"noteIndex":0},"schema":"https://github.com/citation-style-language/schema/raw/master/csl-citation.json"}</w:instrText>
      </w:r>
      <w:r w:rsidR="005166E6">
        <w:rPr>
          <w:szCs w:val="24"/>
        </w:rPr>
        <w:fldChar w:fldCharType="separate"/>
      </w:r>
      <w:r w:rsidR="00181542" w:rsidRPr="00181542">
        <w:rPr>
          <w:noProof/>
          <w:szCs w:val="24"/>
          <w:vertAlign w:val="superscript"/>
        </w:rPr>
        <w:t>85,106</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4540BA">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88,113&lt;/sup&gt;","plainTextFormattedCitation":"88,113","previouslyFormattedCitation":"&lt;sup&gt;88,113&lt;/sup&gt;"},"properties":{"noteIndex":0},"schema":"https://github.com/citation-style-language/schema/raw/master/csl-citation.json"}</w:instrText>
      </w:r>
      <w:r w:rsidR="004540BA">
        <w:rPr>
          <w:szCs w:val="24"/>
        </w:rPr>
        <w:fldChar w:fldCharType="separate"/>
      </w:r>
      <w:r w:rsidR="004540BA" w:rsidRPr="004540BA">
        <w:rPr>
          <w:noProof/>
          <w:szCs w:val="24"/>
          <w:vertAlign w:val="superscript"/>
        </w:rPr>
        <w:t>88,113</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w:t>
      </w:r>
      <w:commentRangeStart w:id="125"/>
      <w:r w:rsidR="00CF2DD3">
        <w:rPr>
          <w:szCs w:val="24"/>
        </w:rPr>
        <w:t>difference</w:t>
      </w:r>
      <w:commentRangeEnd w:id="125"/>
      <w:r w:rsidR="00475471">
        <w:rPr>
          <w:rStyle w:val="CommentReference"/>
          <w:rFonts w:asciiTheme="minorHAnsi" w:hAnsiTheme="minorHAnsi"/>
        </w:rPr>
        <w:commentReference w:id="125"/>
      </w:r>
      <w:r w:rsidR="00A744AA">
        <w:rPr>
          <w:szCs w:val="24"/>
        </w:rPr>
        <w:t>.</w:t>
      </w:r>
      <w:r w:rsidR="00CF2DD3">
        <w:rPr>
          <w:szCs w:val="24"/>
        </w:rPr>
        <w:fldChar w:fldCharType="begin" w:fldLock="1"/>
      </w:r>
      <w:r w:rsidR="00B2261F">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00CF2DD3">
        <w:rPr>
          <w:szCs w:val="24"/>
        </w:rPr>
        <w:fldChar w:fldCharType="separate"/>
      </w:r>
      <w:r w:rsidR="00BF06FB" w:rsidRPr="00BF06FB">
        <w:rPr>
          <w:noProof/>
          <w:szCs w:val="24"/>
          <w:vertAlign w:val="superscript"/>
        </w:rPr>
        <w:t>109</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4540BA">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59,114,115&lt;/sup&gt;","plainTextFormattedCitation":"59,114,115","previouslyFormattedCitation":"&lt;sup&gt;59,114,115&lt;/sup&gt;"},"properties":{"noteIndex":0},"schema":"https://github.com/citation-style-language/schema/raw/master/csl-citation.json"}</w:instrText>
      </w:r>
      <w:r w:rsidR="00CF27B8">
        <w:rPr>
          <w:szCs w:val="24"/>
        </w:rPr>
        <w:fldChar w:fldCharType="separate"/>
      </w:r>
      <w:r w:rsidR="004540BA" w:rsidRPr="004540BA">
        <w:rPr>
          <w:noProof/>
          <w:szCs w:val="24"/>
          <w:vertAlign w:val="superscript"/>
        </w:rPr>
        <w:t>59,114,115</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18154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106&lt;/sup&gt;","plainTextFormattedCitation":"106","previouslyFormattedCitation":"&lt;sup&gt;106&lt;/sup&gt;"},"properties":{"noteIndex":0},"schema":"https://github.com/citation-style-language/schema/raw/master/csl-citation.json"}</w:instrText>
      </w:r>
      <w:r w:rsidR="00B94B38">
        <w:rPr>
          <w:szCs w:val="24"/>
        </w:rPr>
        <w:fldChar w:fldCharType="separate"/>
      </w:r>
      <w:r w:rsidR="00181542" w:rsidRPr="00181542">
        <w:rPr>
          <w:noProof/>
          <w:szCs w:val="24"/>
          <w:vertAlign w:val="superscript"/>
        </w:rPr>
        <w:t>106</w:t>
      </w:r>
      <w:r w:rsidR="00B94B3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environmental measures</w:t>
      </w:r>
      <w:ins w:id="126" w:author="Mac" w:date="2019-05-18T20:08:00Z">
        <w:r w:rsidR="00647F14">
          <w:rPr>
            <w:szCs w:val="24"/>
          </w:rPr>
          <w:t>, such as air pollution,</w:t>
        </w:r>
      </w:ins>
      <w:ins w:id="127" w:author="Mac" w:date="2019-05-18T20:09:00Z">
        <w:r w:rsidR="00647F14">
          <w:rPr>
            <w:szCs w:val="24"/>
          </w:rPr>
          <w:t xml:space="preserve"> </w:t>
        </w:r>
      </w:ins>
      <w:del w:id="128" w:author="Mac" w:date="2019-05-18T20:09:00Z">
        <w:r w:rsidR="00ED54C7" w:rsidRPr="00A60C11" w:rsidDel="00647F14">
          <w:rPr>
            <w:szCs w:val="24"/>
          </w:rPr>
          <w:delText xml:space="preserve"> as covariates </w:delText>
        </w:r>
      </w:del>
      <w:r w:rsidR="00C071F0">
        <w:rPr>
          <w:szCs w:val="24"/>
        </w:rPr>
        <w:t xml:space="preserve">have been </w:t>
      </w:r>
      <w:r w:rsidR="00F265FF">
        <w:rPr>
          <w:szCs w:val="24"/>
        </w:rPr>
        <w:t>included</w:t>
      </w:r>
      <w:r w:rsidR="00C071F0">
        <w:rPr>
          <w:szCs w:val="24"/>
        </w:rPr>
        <w:t xml:space="preserve"> </w:t>
      </w:r>
      <w:r w:rsidR="00F265FF">
        <w:rPr>
          <w:szCs w:val="24"/>
        </w:rPr>
        <w:t xml:space="preserve">in </w:t>
      </w:r>
      <w:commentRangeStart w:id="129"/>
      <w:r w:rsidR="00F265FF">
        <w:rPr>
          <w:szCs w:val="24"/>
        </w:rPr>
        <w:t xml:space="preserve">studies </w:t>
      </w:r>
      <w:commentRangeEnd w:id="129"/>
      <w:r w:rsidR="00647F14">
        <w:rPr>
          <w:rStyle w:val="CommentReference"/>
          <w:rFonts w:asciiTheme="minorHAnsi" w:hAnsiTheme="minorHAnsi"/>
        </w:rPr>
        <w:commentReference w:id="129"/>
      </w:r>
      <w:ins w:id="130" w:author="Mac" w:date="2019-05-18T20:09:00Z">
        <w:r w:rsidR="00647F14" w:rsidRPr="00A60C11">
          <w:rPr>
            <w:szCs w:val="24"/>
          </w:rPr>
          <w:t xml:space="preserve">as covariates </w:t>
        </w:r>
      </w:ins>
      <w:r w:rsidR="00F265FF">
        <w:rPr>
          <w:szCs w:val="24"/>
        </w:rPr>
        <w:t>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ED54C7">
        <w:rPr>
          <w:szCs w:val="24"/>
        </w:rPr>
        <w:fldChar w:fldCharType="separate"/>
      </w:r>
      <w:r w:rsidR="00151951" w:rsidRPr="00151951">
        <w:rPr>
          <w:noProof/>
          <w:szCs w:val="24"/>
          <w:vertAlign w:val="superscript"/>
        </w:rPr>
        <w:t>59</w:t>
      </w:r>
      <w:r w:rsidR="00ED54C7">
        <w:rPr>
          <w:szCs w:val="24"/>
        </w:rPr>
        <w:fldChar w:fldCharType="end"/>
      </w:r>
      <w:r w:rsidR="00ED54C7">
        <w:rPr>
          <w:szCs w:val="24"/>
        </w:rPr>
        <w:t xml:space="preserve"> </w:t>
      </w:r>
      <w:commentRangeStart w:id="131"/>
      <w:r w:rsidR="00ED54C7" w:rsidRPr="00A60C11">
        <w:rPr>
          <w:szCs w:val="24"/>
        </w:rPr>
        <w:t>However,</w:t>
      </w:r>
      <w:r w:rsidR="00ED54C7">
        <w:rPr>
          <w:szCs w:val="24"/>
        </w:rPr>
        <w:t xml:space="preserve"> most studies found that little or no confounding occurred.</w:t>
      </w:r>
      <w:commentRangeEnd w:id="131"/>
      <w:r w:rsidR="00647F14">
        <w:rPr>
          <w:rStyle w:val="CommentReference"/>
          <w:rFonts w:asciiTheme="minorHAnsi" w:hAnsiTheme="minorHAnsi"/>
        </w:rPr>
        <w:commentReference w:id="131"/>
      </w:r>
    </w:p>
    <w:p w14:paraId="7C849341" w14:textId="27FF368C" w:rsidR="009B3EEA" w:rsidRPr="009B3EEA" w:rsidRDefault="009B3EEA" w:rsidP="009B3EEA">
      <w:pPr>
        <w:ind w:firstLine="720"/>
        <w:rPr>
          <w:szCs w:val="24"/>
        </w:rPr>
      </w:pPr>
      <w:r>
        <w:rPr>
          <w:szCs w:val="24"/>
        </w:rPr>
        <w:lastRenderedPageBreak/>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sidR="004540BA">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81,105,116&lt;/sup&gt;","plainTextFormattedCitation":"81,105,116","previouslyFormattedCitation":"&lt;sup&gt;81,105,116&lt;/sup&gt;"},"properties":{"noteIndex":0},"schema":"https://github.com/citation-style-language/schema/raw/master/csl-citation.json"}</w:instrText>
      </w:r>
      <w:r>
        <w:rPr>
          <w:szCs w:val="24"/>
        </w:rPr>
        <w:fldChar w:fldCharType="separate"/>
      </w:r>
      <w:r w:rsidR="004540BA" w:rsidRPr="004540BA">
        <w:rPr>
          <w:noProof/>
          <w:szCs w:val="24"/>
          <w:vertAlign w:val="superscript"/>
        </w:rPr>
        <w:t>81,105,116</w:t>
      </w:r>
      <w:r>
        <w:rPr>
          <w:szCs w:val="24"/>
        </w:rPr>
        <w:fldChar w:fldCharType="end"/>
      </w:r>
      <w:r>
        <w:rPr>
          <w:szCs w:val="24"/>
        </w:rPr>
        <w:t xml:space="preserve"> While some have found an added effect for consecutive extreme heat days beyond the contribution of individual days,</w:t>
      </w:r>
      <w:r>
        <w:rPr>
          <w:szCs w:val="24"/>
        </w:rPr>
        <w:fldChar w:fldCharType="begin" w:fldLock="1"/>
      </w:r>
      <w:r w:rsidR="00181542">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81,105&lt;/sup&gt;","plainTextFormattedCitation":"81,105","previouslyFormattedCitation":"&lt;sup&gt;81,105&lt;/sup&gt;"},"properties":{"noteIndex":0},"schema":"https://github.com/citation-style-language/schema/raw/master/csl-citation.json"}</w:instrText>
      </w:r>
      <w:r>
        <w:rPr>
          <w:szCs w:val="24"/>
        </w:rPr>
        <w:fldChar w:fldCharType="separate"/>
      </w:r>
      <w:r w:rsidR="00181542" w:rsidRPr="00181542">
        <w:rPr>
          <w:noProof/>
          <w:szCs w:val="24"/>
          <w:vertAlign w:val="superscript"/>
        </w:rPr>
        <w:t>81,105</w:t>
      </w:r>
      <w:r>
        <w:rPr>
          <w:szCs w:val="24"/>
        </w:rPr>
        <w:fldChar w:fldCharType="end"/>
      </w:r>
      <w:r>
        <w:rPr>
          <w:szCs w:val="24"/>
        </w:rPr>
        <w:t xml:space="preserve"> Gasparrini and Armstrong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4540BA">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116&lt;/sup&gt;","plainTextFormattedCitation":"116","previouslyFormattedCitation":"&lt;sup&gt;116&lt;/sup&gt;"},"properties":{"noteIndex":0},"schema":"https://github.com/citation-style-language/schema/raw/master/csl-citation.json"}</w:instrText>
      </w:r>
      <w:r w:rsidRPr="00A60C11">
        <w:rPr>
          <w:szCs w:val="24"/>
        </w:rPr>
        <w:fldChar w:fldCharType="separate"/>
      </w:r>
      <w:r w:rsidR="004540BA" w:rsidRPr="004540BA">
        <w:rPr>
          <w:noProof/>
          <w:szCs w:val="24"/>
          <w:vertAlign w:val="superscript"/>
        </w:rPr>
        <w:t>116</w:t>
      </w:r>
      <w:r w:rsidRPr="00A60C11">
        <w:rPr>
          <w:szCs w:val="24"/>
        </w:rPr>
        <w:fldChar w:fldCharType="end"/>
      </w:r>
      <w:r>
        <w:rPr>
          <w:szCs w:val="24"/>
        </w:rPr>
        <w:t xml:space="preserve"> Some studies to associate monthly average temperatures with mortality exist,</w:t>
      </w:r>
      <w:r>
        <w:rPr>
          <w:szCs w:val="24"/>
        </w:rPr>
        <w:fldChar w:fldCharType="begin" w:fldLock="1"/>
      </w:r>
      <w:r w:rsidR="00B2261F">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59,61,93,109&lt;/sup&gt;","plainTextFormattedCitation":"59,61,93,109","previouslyFormattedCitation":"&lt;sup&gt;59,61,93,109&lt;/sup&gt;"},"properties":{"noteIndex":0},"schema":"https://github.com/citation-style-language/schema/raw/master/csl-citation.json"}</w:instrText>
      </w:r>
      <w:r>
        <w:rPr>
          <w:szCs w:val="24"/>
        </w:rPr>
        <w:fldChar w:fldCharType="separate"/>
      </w:r>
      <w:r w:rsidR="00BF06FB" w:rsidRPr="00BF06FB">
        <w:rPr>
          <w:noProof/>
          <w:szCs w:val="24"/>
          <w:vertAlign w:val="superscript"/>
        </w:rPr>
        <w:t>59,61,93,109</w:t>
      </w:r>
      <w:r>
        <w:rPr>
          <w:szCs w:val="24"/>
        </w:rPr>
        <w:fldChar w:fldCharType="end"/>
      </w:r>
      <w:r>
        <w:rPr>
          <w:szCs w:val="24"/>
        </w:rPr>
        <w:t xml:space="preserve"> though are less common than association with daily temperature, even though shifts in mean temperatures away from long-term norms is also how possible future climate change may express itself, in addition to daily-scale increases.</w:t>
      </w:r>
    </w:p>
    <w:p w14:paraId="7C724F38" w14:textId="60AF44A6" w:rsidR="00762241" w:rsidRPr="009C0C7C" w:rsidRDefault="00CE5DDC" w:rsidP="009C0C7C">
      <w:pPr>
        <w:ind w:firstLine="720"/>
        <w:rPr>
          <w:color w:val="000000" w:themeColor="text1"/>
          <w:szCs w:val="24"/>
        </w:rPr>
      </w:pPr>
      <w:commentRangeStart w:id="132"/>
      <w:r>
        <w:rPr>
          <w:szCs w:val="24"/>
        </w:rPr>
        <w:t xml:space="preserve">Ecological studies </w:t>
      </w:r>
      <w:r w:rsidR="00D9108D">
        <w:rPr>
          <w:szCs w:val="24"/>
        </w:rPr>
        <w:t>examine risk-modifying factors on health based on a population.</w:t>
      </w:r>
      <w:r w:rsidR="00567E26">
        <w:rPr>
          <w:szCs w:val="24"/>
        </w:rPr>
        <w:t xml:space="preserve"> </w:t>
      </w:r>
      <w:r w:rsidR="005B3366">
        <w:rPr>
          <w:szCs w:val="24"/>
        </w:rPr>
        <w:t xml:space="preserve">Scale and scope of previous </w:t>
      </w:r>
      <w:r w:rsidR="00D9108D">
        <w:rPr>
          <w:szCs w:val="24"/>
        </w:rPr>
        <w:t xml:space="preserve">ecological </w:t>
      </w:r>
      <w:r w:rsidR="005B3366">
        <w:rPr>
          <w:szCs w:val="24"/>
        </w:rPr>
        <w:t>studies var</w:t>
      </w:r>
      <w:r w:rsidR="001C2721">
        <w:rPr>
          <w:szCs w:val="24"/>
        </w:rPr>
        <w:t>y</w:t>
      </w:r>
      <w:r w:rsidR="005B3366">
        <w:rPr>
          <w:szCs w:val="24"/>
        </w:rPr>
        <w:t xml:space="preserve">. </w:t>
      </w:r>
      <w:r w:rsidR="002F3EA9">
        <w:rPr>
          <w:szCs w:val="24"/>
        </w:rPr>
        <w:t>I</w:t>
      </w:r>
      <w:r w:rsidR="006828DD">
        <w:rPr>
          <w:szCs w:val="24"/>
        </w:rPr>
        <w:t>n the United States</w:t>
      </w:r>
      <w:ins w:id="133" w:author="Mac" w:date="2019-05-18T20:12:00Z">
        <w:r w:rsidR="00647F14">
          <w:rPr>
            <w:szCs w:val="24"/>
          </w:rPr>
          <w:t>,</w:t>
        </w:r>
      </w:ins>
      <w:r w:rsidR="006828DD">
        <w:rPr>
          <w:szCs w:val="24"/>
        </w:rPr>
        <w:t xml:space="preserve"> </w:t>
      </w:r>
      <w:r w:rsidR="0011363C">
        <w:rPr>
          <w:szCs w:val="24"/>
        </w:rPr>
        <w:t xml:space="preserve">study areas have ranged from a </w:t>
      </w:r>
      <w:r w:rsidR="00626907">
        <w:rPr>
          <w:szCs w:val="24"/>
        </w:rPr>
        <w:t xml:space="preserve">single city or a </w:t>
      </w:r>
      <w:r w:rsidR="00C670F2">
        <w:rPr>
          <w:szCs w:val="24"/>
        </w:rPr>
        <w:t>few counties,</w:t>
      </w:r>
      <w:r w:rsidR="00470EA5">
        <w:rPr>
          <w:szCs w:val="24"/>
        </w:rPr>
        <w:fldChar w:fldCharType="begin" w:fldLock="1"/>
      </w:r>
      <w:r w:rsidR="00D2127E">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67,78,80,88,98&lt;/sup&gt;","plainTextFormattedCitation":"67,78,80,88,98","previouslyFormattedCitation":"&lt;sup&gt;67,78,80,88,98&lt;/sup&gt;"},"properties":{"noteIndex":0},"schema":"https://github.com/citation-style-language/schema/raw/master/csl-citation.json"}</w:instrText>
      </w:r>
      <w:r w:rsidR="00470EA5">
        <w:rPr>
          <w:szCs w:val="24"/>
        </w:rPr>
        <w:fldChar w:fldCharType="separate"/>
      </w:r>
      <w:r w:rsidR="00890B1B" w:rsidRPr="00890B1B">
        <w:rPr>
          <w:noProof/>
          <w:szCs w:val="24"/>
          <w:vertAlign w:val="superscript"/>
        </w:rPr>
        <w:t>67,78,80,88,98</w:t>
      </w:r>
      <w:r w:rsidR="00470EA5">
        <w:rPr>
          <w:szCs w:val="24"/>
        </w:rPr>
        <w:fldChar w:fldCharType="end"/>
      </w:r>
      <w:r w:rsidR="006A41D8">
        <w:rPr>
          <w:szCs w:val="24"/>
        </w:rPr>
        <w:t xml:space="preserve"> </w:t>
      </w:r>
      <w:ins w:id="134" w:author="Mac" w:date="2019-05-18T20:12:00Z">
        <w:r w:rsidR="00647F14">
          <w:rPr>
            <w:szCs w:val="24"/>
          </w:rPr>
          <w:t xml:space="preserve">to </w:t>
        </w:r>
      </w:ins>
      <w:r w:rsidR="00763BD5">
        <w:rPr>
          <w:szCs w:val="24"/>
        </w:rPr>
        <w:t xml:space="preserve">a </w:t>
      </w:r>
      <w:r w:rsidR="00B86B44">
        <w:rPr>
          <w:szCs w:val="24"/>
        </w:rPr>
        <w:t>region</w:t>
      </w:r>
      <w:r w:rsidR="00C670F2">
        <w:rPr>
          <w:szCs w:val="24"/>
        </w:rPr>
        <w:t>,</w:t>
      </w:r>
      <w:r w:rsidR="00763BD5">
        <w:rPr>
          <w:szCs w:val="24"/>
        </w:rPr>
        <w:fldChar w:fldCharType="begin" w:fldLock="1"/>
      </w:r>
      <w:r w:rsidR="0062690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00763BD5">
        <w:rPr>
          <w:szCs w:val="24"/>
        </w:rPr>
        <w:fldChar w:fldCharType="separate"/>
      </w:r>
      <w:r w:rsidR="00763BD5" w:rsidRPr="00763BD5">
        <w:rPr>
          <w:noProof/>
          <w:szCs w:val="24"/>
          <w:vertAlign w:val="superscript"/>
        </w:rPr>
        <w:t>109</w:t>
      </w:r>
      <w:r w:rsidR="00763BD5">
        <w:rPr>
          <w:szCs w:val="24"/>
        </w:rPr>
        <w:fldChar w:fldCharType="end"/>
      </w:r>
      <w:r w:rsidR="0011363C">
        <w:rPr>
          <w:szCs w:val="24"/>
        </w:rPr>
        <w:t xml:space="preserve"> to </w:t>
      </w:r>
      <w:r w:rsidR="004540BA">
        <w:rPr>
          <w:szCs w:val="24"/>
        </w:rPr>
        <w:t xml:space="preserve">multiple </w:t>
      </w:r>
      <w:r w:rsidR="0011363C">
        <w:rPr>
          <w:szCs w:val="24"/>
        </w:rPr>
        <w:t>cities</w:t>
      </w:r>
      <w:r w:rsidR="00B4559F">
        <w:rPr>
          <w:szCs w:val="24"/>
        </w:rPr>
        <w:t xml:space="preserve"> across the country</w:t>
      </w:r>
      <w:r w:rsidR="0011363C">
        <w:rPr>
          <w:szCs w:val="24"/>
        </w:rPr>
        <w:t>.</w:t>
      </w:r>
      <w:r w:rsidR="00740F71">
        <w:rPr>
          <w:szCs w:val="24"/>
        </w:rPr>
        <w:fldChar w:fldCharType="begin" w:fldLock="1"/>
      </w:r>
      <w:r w:rsidR="007873A4">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mendeley":{"formattedCitation":"&lt;sup&gt;82,87,97,101,113,117,118&lt;/sup&gt;","plainTextFormattedCitation":"82,87,97,101,113,117,118","previouslyFormattedCitation":"&lt;sup&gt;82,87,97,101,113,117&lt;/sup&gt;"},"properties":{"noteIndex":0},"schema":"https://github.com/citation-style-language/schema/raw/master/csl-citation.json"}</w:instrText>
      </w:r>
      <w:r w:rsidR="00740F71">
        <w:rPr>
          <w:szCs w:val="24"/>
        </w:rPr>
        <w:fldChar w:fldCharType="separate"/>
      </w:r>
      <w:r w:rsidR="007873A4" w:rsidRPr="007873A4">
        <w:rPr>
          <w:noProof/>
          <w:szCs w:val="24"/>
          <w:vertAlign w:val="superscript"/>
        </w:rPr>
        <w:t>82,87,97,101,113,117,118</w:t>
      </w:r>
      <w:r w:rsidR="00740F71">
        <w:rPr>
          <w:szCs w:val="24"/>
        </w:rPr>
        <w:fldChar w:fldCharType="end"/>
      </w:r>
      <w:r w:rsidR="002E1438">
        <w:rPr>
          <w:szCs w:val="24"/>
        </w:rPr>
        <w:t xml:space="preserve"> </w:t>
      </w:r>
      <w:r w:rsidR="00BD2518">
        <w:rPr>
          <w:szCs w:val="24"/>
        </w:rPr>
        <w:t xml:space="preserve">A </w:t>
      </w:r>
      <w:r w:rsidR="004B00E2">
        <w:rPr>
          <w:szCs w:val="24"/>
        </w:rPr>
        <w:t>recent</w:t>
      </w:r>
      <w:r w:rsidR="00BD2518">
        <w:rPr>
          <w:szCs w:val="24"/>
        </w:rPr>
        <w:t xml:space="preserve"> </w:t>
      </w:r>
      <w:r w:rsidR="004B00E2">
        <w:rPr>
          <w:szCs w:val="24"/>
        </w:rPr>
        <w:t>study</w:t>
      </w:r>
      <w:r w:rsidR="002E1438">
        <w:rPr>
          <w:szCs w:val="24"/>
        </w:rPr>
        <w:t xml:space="preserve"> use</w:t>
      </w:r>
      <w:r w:rsidR="004B00E2">
        <w:rPr>
          <w:szCs w:val="24"/>
        </w:rPr>
        <w:t>d</w:t>
      </w:r>
      <w:r w:rsidR="002E1438">
        <w:rPr>
          <w:szCs w:val="24"/>
        </w:rPr>
        <w:t xml:space="preserve"> </w:t>
      </w:r>
      <w:r w:rsidR="004B00E2">
        <w:rPr>
          <w:szCs w:val="24"/>
        </w:rPr>
        <w:t>the</w:t>
      </w:r>
      <w:r w:rsidR="00BD2518">
        <w:rPr>
          <w:szCs w:val="24"/>
        </w:rPr>
        <w:t xml:space="preserve"> </w:t>
      </w:r>
      <w:r w:rsidR="002E1438">
        <w:rPr>
          <w:szCs w:val="24"/>
        </w:rPr>
        <w:t>entire United States</w:t>
      </w:r>
      <w:r w:rsidR="004B00E2">
        <w:rPr>
          <w:szCs w:val="24"/>
        </w:rPr>
        <w:t xml:space="preserve"> suicides</w:t>
      </w:r>
      <w:r w:rsidR="00BD2518">
        <w:rPr>
          <w:szCs w:val="24"/>
        </w:rPr>
        <w:t xml:space="preserve"> for </w:t>
      </w:r>
      <w:r w:rsidR="004B00E2">
        <w:rPr>
          <w:szCs w:val="24"/>
        </w:rPr>
        <w:t>suicide deaths</w:t>
      </w:r>
      <w:r w:rsidR="005B76C1">
        <w:rPr>
          <w:szCs w:val="24"/>
        </w:rPr>
        <w:t>.</w:t>
      </w:r>
      <w:r w:rsidR="00BD2518">
        <w:rPr>
          <w:szCs w:val="24"/>
        </w:rPr>
        <w:fldChar w:fldCharType="begin" w:fldLock="1"/>
      </w:r>
      <w:r w:rsidR="00306C6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93&lt;/sup&gt;","plainTextFormattedCitation":"93","previouslyFormattedCitation":"&lt;sup&gt;93&lt;/sup&gt;"},"properties":{"noteIndex":0},"schema":"https://github.com/citation-style-language/schema/raw/master/csl-citation.json"}</w:instrText>
      </w:r>
      <w:r w:rsidR="00BD2518">
        <w:rPr>
          <w:szCs w:val="24"/>
        </w:rPr>
        <w:fldChar w:fldCharType="separate"/>
      </w:r>
      <w:r w:rsidR="001A61E0" w:rsidRPr="001A61E0">
        <w:rPr>
          <w:noProof/>
          <w:szCs w:val="24"/>
          <w:vertAlign w:val="superscript"/>
        </w:rPr>
        <w:t>93</w:t>
      </w:r>
      <w:r w:rsidR="00BD2518">
        <w:rPr>
          <w:szCs w:val="24"/>
        </w:rPr>
        <w:fldChar w:fldCharType="end"/>
      </w:r>
      <w:r w:rsidR="00EC7DE6">
        <w:rPr>
          <w:szCs w:val="24"/>
        </w:rPr>
        <w:t xml:space="preserve"> </w:t>
      </w:r>
      <w:r w:rsidR="00030690">
        <w:rPr>
          <w:szCs w:val="24"/>
        </w:rPr>
        <w:t>Studies</w:t>
      </w:r>
      <w:r w:rsidR="00C669A4">
        <w:rPr>
          <w:szCs w:val="24"/>
        </w:rPr>
        <w:t xml:space="preserve"> across </w:t>
      </w:r>
      <w:r w:rsidR="00A36D09">
        <w:rPr>
          <w:szCs w:val="24"/>
        </w:rPr>
        <w:t xml:space="preserve">an </w:t>
      </w:r>
      <w:commentRangeStart w:id="135"/>
      <w:r w:rsidR="00A36D09">
        <w:rPr>
          <w:szCs w:val="24"/>
        </w:rPr>
        <w:t>international selection</w:t>
      </w:r>
      <w:r w:rsidR="00C669A4">
        <w:rPr>
          <w:szCs w:val="24"/>
        </w:rPr>
        <w:t xml:space="preserve"> cities </w:t>
      </w:r>
      <w:r w:rsidR="00030690">
        <w:rPr>
          <w:szCs w:val="24"/>
        </w:rPr>
        <w:t xml:space="preserve">internationally </w:t>
      </w:r>
      <w:commentRangeEnd w:id="135"/>
      <w:r w:rsidR="00647F14">
        <w:rPr>
          <w:rStyle w:val="CommentReference"/>
          <w:rFonts w:asciiTheme="minorHAnsi" w:hAnsiTheme="minorHAnsi"/>
        </w:rPr>
        <w:commentReference w:id="135"/>
      </w:r>
      <w:r w:rsidR="00030690">
        <w:rPr>
          <w:szCs w:val="24"/>
        </w:rPr>
        <w:t xml:space="preserve">compare </w:t>
      </w:r>
      <w:r w:rsidR="003E15DC">
        <w:rPr>
          <w:szCs w:val="24"/>
        </w:rPr>
        <w:t>temperature-</w:t>
      </w:r>
      <w:r w:rsidR="00030690">
        <w:rPr>
          <w:szCs w:val="24"/>
        </w:rPr>
        <w:t>mortality response over different countries using a consisten</w:t>
      </w:r>
      <w:r w:rsidR="0032703B">
        <w:rPr>
          <w:szCs w:val="24"/>
        </w:rPr>
        <w:t>t</w:t>
      </w:r>
      <w:r w:rsidR="00030690">
        <w:rPr>
          <w:szCs w:val="24"/>
        </w:rPr>
        <w:t xml:space="preserve"> method</w:t>
      </w:r>
      <w:r w:rsidR="00762241">
        <w:rPr>
          <w:szCs w:val="24"/>
        </w:rPr>
        <w:t>.</w:t>
      </w:r>
      <w:r w:rsidR="005B41D8">
        <w:rPr>
          <w:szCs w:val="24"/>
        </w:rPr>
        <w:fldChar w:fldCharType="begin" w:fldLock="1"/>
      </w:r>
      <w:r w:rsidR="004540B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73,117&lt;/sup&gt;","plainTextFormattedCitation":"73,117","previouslyFormattedCitation":"&lt;sup&gt;73,117&lt;/sup&gt;"},"properties":{"noteIndex":0},"schema":"https://github.com/citation-style-language/schema/raw/master/csl-citation.json"}</w:instrText>
      </w:r>
      <w:r w:rsidR="005B41D8">
        <w:rPr>
          <w:szCs w:val="24"/>
        </w:rPr>
        <w:fldChar w:fldCharType="separate"/>
      </w:r>
      <w:r w:rsidR="004540BA" w:rsidRPr="004540BA">
        <w:rPr>
          <w:noProof/>
          <w:szCs w:val="24"/>
          <w:vertAlign w:val="superscript"/>
        </w:rPr>
        <w:t>73,117</w:t>
      </w:r>
      <w:r w:rsidR="005B41D8">
        <w:rPr>
          <w:szCs w:val="24"/>
        </w:rPr>
        <w:fldChar w:fldCharType="end"/>
      </w:r>
      <w:r w:rsidR="009C0C7C">
        <w:rPr>
          <w:szCs w:val="24"/>
        </w:rPr>
        <w:t xml:space="preserve"> </w:t>
      </w:r>
      <w:r w:rsidR="009C0C7C" w:rsidRPr="00A60C11">
        <w:rPr>
          <w:color w:val="000000" w:themeColor="text1"/>
          <w:szCs w:val="24"/>
        </w:rPr>
        <w:t>Cohort studies</w:t>
      </w:r>
      <w:r w:rsidR="009B04ED">
        <w:rPr>
          <w:color w:val="000000" w:themeColor="text1"/>
          <w:szCs w:val="24"/>
        </w:rPr>
        <w:t>, in contrast to ecological studies,</w:t>
      </w:r>
      <w:r w:rsidR="009C0C7C" w:rsidRPr="00A60C11">
        <w:rPr>
          <w:color w:val="000000" w:themeColor="text1"/>
          <w:szCs w:val="24"/>
        </w:rPr>
        <w:t xml:space="preserve"> link up longitudinal health data with exposures, such as temperature. </w:t>
      </w:r>
      <w:r w:rsidR="00D25F4D">
        <w:rPr>
          <w:color w:val="000000" w:themeColor="text1"/>
          <w:szCs w:val="24"/>
        </w:rPr>
        <w:t>A</w:t>
      </w:r>
      <w:r w:rsidR="009C0C7C" w:rsidRPr="00A60C11">
        <w:rPr>
          <w:color w:val="000000" w:themeColor="text1"/>
          <w:szCs w:val="24"/>
        </w:rPr>
        <w:t xml:space="preserve">n advantage is that each subject’s exposure within the cohort </w:t>
      </w:r>
      <w:r w:rsidR="000355A4">
        <w:rPr>
          <w:color w:val="000000" w:themeColor="text1"/>
          <w:szCs w:val="24"/>
        </w:rPr>
        <w:t>would</w:t>
      </w:r>
      <w:r w:rsidR="009C0C7C" w:rsidRPr="00A60C11">
        <w:rPr>
          <w:color w:val="000000" w:themeColor="text1"/>
          <w:szCs w:val="24"/>
        </w:rPr>
        <w:t xml:space="preserve"> be individually </w:t>
      </w:r>
      <w:r w:rsidR="009C0C7C">
        <w:rPr>
          <w:color w:val="000000" w:themeColor="text1"/>
          <w:szCs w:val="24"/>
        </w:rPr>
        <w:t>assigned</w:t>
      </w:r>
      <w:r w:rsidR="009C0C7C" w:rsidRPr="00A60C11">
        <w:rPr>
          <w:color w:val="000000" w:themeColor="text1"/>
          <w:szCs w:val="24"/>
        </w:rPr>
        <w:t>, thereby giving the most accurate representation of the exposure. However, cohort-based studies are also limited in scope to the cohort that is being recorded, a</w:t>
      </w:r>
      <w:ins w:id="136" w:author="Mac" w:date="2019-05-18T20:14:00Z">
        <w:r w:rsidR="00647F14">
          <w:rPr>
            <w:color w:val="000000" w:themeColor="text1"/>
            <w:szCs w:val="24"/>
          </w:rPr>
          <w:t>nd</w:t>
        </w:r>
      </w:ins>
      <w:del w:id="137" w:author="Mac" w:date="2019-05-18T20:14:00Z">
        <w:r w:rsidR="009C0C7C" w:rsidRPr="00A60C11" w:rsidDel="00647F14">
          <w:rPr>
            <w:color w:val="000000" w:themeColor="text1"/>
            <w:szCs w:val="24"/>
          </w:rPr>
          <w:delText>s</w:delText>
        </w:r>
      </w:del>
      <w:r w:rsidR="009C0C7C" w:rsidRPr="00A60C11">
        <w:rPr>
          <w:color w:val="000000" w:themeColor="text1"/>
          <w:szCs w:val="24"/>
        </w:rPr>
        <w:t xml:space="preserve"> extrapolation to the population may not </w:t>
      </w:r>
      <w:r w:rsidR="009C0C7C">
        <w:rPr>
          <w:color w:val="000000" w:themeColor="text1"/>
          <w:szCs w:val="24"/>
        </w:rPr>
        <w:t xml:space="preserve">be completely </w:t>
      </w:r>
      <w:r w:rsidR="009C0C7C" w:rsidRPr="00A60C11">
        <w:rPr>
          <w:color w:val="000000" w:themeColor="text1"/>
          <w:szCs w:val="24"/>
        </w:rPr>
        <w:t xml:space="preserve">representative. </w:t>
      </w:r>
      <w:commentRangeEnd w:id="132"/>
      <w:r w:rsidR="00647F14">
        <w:rPr>
          <w:rStyle w:val="CommentReference"/>
          <w:rFonts w:asciiTheme="minorHAnsi" w:hAnsiTheme="minorHAnsi"/>
        </w:rPr>
        <w:commentReference w:id="132"/>
      </w:r>
      <w:del w:id="138" w:author="Mac" w:date="2019-05-18T20:14:00Z">
        <w:r w:rsidR="005C2688" w:rsidDel="00647F14">
          <w:rPr>
            <w:color w:val="000000" w:themeColor="text1"/>
            <w:szCs w:val="24"/>
          </w:rPr>
          <w:delText xml:space="preserve">There </w:delText>
        </w:r>
        <w:r w:rsidR="002B3409" w:rsidDel="00647F14">
          <w:rPr>
            <w:color w:val="000000" w:themeColor="text1"/>
            <w:szCs w:val="24"/>
          </w:rPr>
          <w:delText>would</w:delText>
        </w:r>
        <w:r w:rsidR="005C2688" w:rsidDel="00647F14">
          <w:rPr>
            <w:color w:val="000000" w:themeColor="text1"/>
            <w:szCs w:val="24"/>
          </w:rPr>
          <w:delText xml:space="preserve"> also </w:delText>
        </w:r>
        <w:r w:rsidR="002B3409" w:rsidDel="00647F14">
          <w:rPr>
            <w:color w:val="000000" w:themeColor="text1"/>
            <w:szCs w:val="24"/>
          </w:rPr>
          <w:delText xml:space="preserve">be </w:delText>
        </w:r>
        <w:r w:rsidR="005C2688" w:rsidDel="00647F14">
          <w:rPr>
            <w:color w:val="000000" w:themeColor="text1"/>
            <w:szCs w:val="24"/>
          </w:rPr>
          <w:delText>ethical issues in a study design to exposing subjects of a cohort study to high temperatures.</w:delText>
        </w:r>
      </w:del>
    </w:p>
    <w:p w14:paraId="24663658" w14:textId="670ED4C1" w:rsidR="000B6A17" w:rsidRDefault="00BA5A74" w:rsidP="00F21E10">
      <w:pPr>
        <w:pStyle w:val="Heading2"/>
      </w:pPr>
      <w:bookmarkStart w:id="139" w:name="_Toc7079050"/>
      <w:bookmarkStart w:id="140" w:name="_Toc8484802"/>
      <w:r>
        <w:t xml:space="preserve">Modelling </w:t>
      </w:r>
      <w:r w:rsidR="00BB36BA">
        <w:t>methodology</w:t>
      </w:r>
      <w:bookmarkEnd w:id="139"/>
      <w:bookmarkEnd w:id="140"/>
      <w:r w:rsidR="002849BA">
        <w:t xml:space="preserve"> and implementation</w:t>
      </w:r>
    </w:p>
    <w:p w14:paraId="0370B320" w14:textId="2DB58B3D"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4540BA">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59,73,118&lt;/sup&gt;","plainTextFormattedCitation":"59,73,118","previouslyFormattedCitation":"&lt;sup&gt;59,73,118&lt;/sup&gt;"},"properties":{"noteIndex":0},"schema":"https://github.com/citation-style-language/schema/raw/master/csl-citation.json"}</w:instrText>
      </w:r>
      <w:r w:rsidR="00874C37">
        <w:rPr>
          <w:color w:val="000000" w:themeColor="text1"/>
          <w:szCs w:val="24"/>
        </w:rPr>
        <w:fldChar w:fldCharType="separate"/>
      </w:r>
      <w:r w:rsidR="004540BA" w:rsidRPr="004540BA">
        <w:rPr>
          <w:noProof/>
          <w:color w:val="000000" w:themeColor="text1"/>
          <w:szCs w:val="24"/>
          <w:vertAlign w:val="superscript"/>
        </w:rPr>
        <w:t>59,73,118</w:t>
      </w:r>
      <w:r w:rsidR="00874C37">
        <w:rPr>
          <w:color w:val="000000" w:themeColor="text1"/>
          <w:szCs w:val="24"/>
        </w:rPr>
        <w:fldChar w:fldCharType="end"/>
      </w:r>
      <w:r>
        <w:rPr>
          <w:color w:val="000000" w:themeColor="text1"/>
          <w:szCs w:val="24"/>
        </w:rPr>
        <w:t xml:space="preserve"> </w:t>
      </w:r>
      <w:r w:rsidR="006C1049">
        <w:rPr>
          <w:color w:val="000000" w:themeColor="text1"/>
          <w:szCs w:val="24"/>
        </w:rPr>
        <w:t xml:space="preserve">Using time-series </w:t>
      </w:r>
      <w:r w:rsidR="006C1049">
        <w:rPr>
          <w:color w:val="000000" w:themeColor="text1"/>
          <w:szCs w:val="24"/>
        </w:rPr>
        <w:lastRenderedPageBreak/>
        <w:t>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ins w:id="141" w:author="Mac" w:date="2019-05-18T20:17:00Z">
        <w:r w:rsidR="00647F14">
          <w:rPr>
            <w:color w:val="000000" w:themeColor="text1"/>
            <w:szCs w:val="24"/>
          </w:rPr>
          <w:t>-</w:t>
        </w:r>
      </w:ins>
      <w:r w:rsidR="00D27598">
        <w:rPr>
          <w:color w:val="000000" w:themeColor="text1"/>
          <w:szCs w:val="24"/>
        </w:rPr>
        <w:t>dispersed Poisson regression model.</w:t>
      </w:r>
      <w:r w:rsidR="00BC1656">
        <w:rPr>
          <w:color w:val="000000" w:themeColor="text1"/>
          <w:szCs w:val="24"/>
        </w:rPr>
        <w:fldChar w:fldCharType="begin" w:fldLock="1"/>
      </w:r>
      <w:r w:rsidR="004540B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mendeley":{"formattedCitation":"&lt;sup&gt;119,120&lt;/sup&gt;","plainTextFormattedCitation":"119,120","previouslyFormattedCitation":"&lt;sup&gt;119,120&lt;/sup&gt;"},"properties":{"noteIndex":0},"schema":"https://github.com/citation-style-language/schema/raw/master/csl-citation.json"}</w:instrText>
      </w:r>
      <w:r w:rsidR="00BC1656">
        <w:rPr>
          <w:color w:val="000000" w:themeColor="text1"/>
          <w:szCs w:val="24"/>
        </w:rPr>
        <w:fldChar w:fldCharType="separate"/>
      </w:r>
      <w:r w:rsidR="004540BA" w:rsidRPr="004540BA">
        <w:rPr>
          <w:noProof/>
          <w:color w:val="000000" w:themeColor="text1"/>
          <w:szCs w:val="24"/>
          <w:vertAlign w:val="superscript"/>
        </w:rPr>
        <w:t>119,120</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4540BA">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85,91,102,121,122&lt;/sup&gt;","plainTextFormattedCitation":"85,91,102,121,122","previouslyFormattedCitation":"&lt;sup&gt;85,91,102,121,122&lt;/sup&gt;"},"properties":{"noteIndex":0},"schema":"https://github.com/citation-style-language/schema/raw/master/csl-citation.json"}</w:instrText>
      </w:r>
      <w:r w:rsidR="007E23D4">
        <w:rPr>
          <w:szCs w:val="24"/>
        </w:rPr>
        <w:fldChar w:fldCharType="separate"/>
      </w:r>
      <w:r w:rsidR="004540BA" w:rsidRPr="004540BA">
        <w:rPr>
          <w:noProof/>
          <w:szCs w:val="24"/>
          <w:vertAlign w:val="superscript"/>
        </w:rPr>
        <w:t>85,91,102,121,122</w:t>
      </w:r>
      <w:r w:rsidR="007E23D4">
        <w:rPr>
          <w:szCs w:val="24"/>
        </w:rPr>
        <w:fldChar w:fldCharType="end"/>
      </w:r>
    </w:p>
    <w:p w14:paraId="5E2293FB" w14:textId="639951A5" w:rsidR="00E27558" w:rsidRPr="00E04F4C" w:rsidRDefault="005F3851" w:rsidP="00137C16">
      <w:pPr>
        <w:ind w:firstLine="720"/>
        <w:rPr>
          <w:color w:val="000000" w:themeColor="text1"/>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DA7C29">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0F07BB">
        <w:rPr>
          <w:color w:val="000000" w:themeColor="text1"/>
          <w:szCs w:val="24"/>
        </w:rPr>
        <w:fldChar w:fldCharType="separate"/>
      </w:r>
      <w:r w:rsidR="00085B74" w:rsidRPr="00085B74">
        <w:rPr>
          <w:noProof/>
          <w:color w:val="000000" w:themeColor="text1"/>
          <w:szCs w:val="24"/>
          <w:vertAlign w:val="superscript"/>
        </w:rPr>
        <w:t>73</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4540BA">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119&lt;/sup&gt;","plainTextFormattedCitation":"119","previouslyFormattedCitation":"&lt;sup&gt;119&lt;/sup&gt;"},"properties":{"noteIndex":0},"schema":"https://github.com/citation-style-language/schema/raw/master/csl-citation.json"}</w:instrText>
      </w:r>
      <w:r w:rsidR="0008116E">
        <w:rPr>
          <w:color w:val="000000" w:themeColor="text1"/>
          <w:szCs w:val="24"/>
        </w:rPr>
        <w:fldChar w:fldCharType="separate"/>
      </w:r>
      <w:r w:rsidR="004540BA" w:rsidRPr="004540BA">
        <w:rPr>
          <w:noProof/>
          <w:color w:val="000000" w:themeColor="text1"/>
          <w:szCs w:val="24"/>
          <w:vertAlign w:val="superscript"/>
        </w:rPr>
        <w:t>119</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single day will be the </w:t>
      </w:r>
      <w:commentRangeStart w:id="142"/>
      <w:r w:rsidR="00435210">
        <w:rPr>
          <w:color w:val="000000" w:themeColor="text1"/>
          <w:szCs w:val="24"/>
        </w:rPr>
        <w:t>cu</w:t>
      </w:r>
      <w:ins w:id="143" w:author="Mac" w:date="2019-05-18T20:18:00Z">
        <w:r w:rsidR="00AB54C4">
          <w:rPr>
            <w:color w:val="000000" w:themeColor="text1"/>
            <w:szCs w:val="24"/>
          </w:rPr>
          <w:t>lmin</w:t>
        </w:r>
      </w:ins>
      <w:del w:id="144" w:author="Mac" w:date="2019-05-18T20:18:00Z">
        <w:r w:rsidR="00435210" w:rsidDel="00AB54C4">
          <w:rPr>
            <w:color w:val="000000" w:themeColor="text1"/>
            <w:szCs w:val="24"/>
          </w:rPr>
          <w:delText>mul</w:delText>
        </w:r>
      </w:del>
      <w:r w:rsidR="00435210">
        <w:rPr>
          <w:color w:val="000000" w:themeColor="text1"/>
          <w:szCs w:val="24"/>
        </w:rPr>
        <w:t>ation</w:t>
      </w:r>
      <w:commentRangeEnd w:id="142"/>
      <w:r w:rsidR="00AB54C4">
        <w:rPr>
          <w:rStyle w:val="CommentReference"/>
          <w:rFonts w:asciiTheme="minorHAnsi" w:hAnsiTheme="minorHAnsi"/>
        </w:rPr>
        <w:commentReference w:id="142"/>
      </w:r>
      <w:r w:rsidR="00435210">
        <w:rPr>
          <w:color w:val="000000" w:themeColor="text1"/>
          <w:szCs w:val="24"/>
        </w:rPr>
        <w:t xml:space="preserve"> of the preceding days, of which the heat effect is more immediate than the cold effect.</w:t>
      </w:r>
      <w:r w:rsidR="00435210">
        <w:rPr>
          <w:color w:val="000000" w:themeColor="text1"/>
          <w:szCs w:val="24"/>
        </w:rPr>
        <w:fldChar w:fldCharType="begin" w:fldLock="1"/>
      </w:r>
      <w:r w:rsidR="00DA7C29">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73&lt;/sup&gt;","plainTextFormattedCitation":"73","previouslyFormattedCitation":"&lt;sup&gt;73&lt;/sup&gt;"},"properties":{"noteIndex":0},"schema":"https://github.com/citation-style-language/schema/raw/master/csl-citation.json"}</w:instrText>
      </w:r>
      <w:r w:rsidR="00435210">
        <w:rPr>
          <w:color w:val="000000" w:themeColor="text1"/>
          <w:szCs w:val="24"/>
        </w:rPr>
        <w:fldChar w:fldCharType="separate"/>
      </w:r>
      <w:r w:rsidR="00085B74" w:rsidRPr="00085B74">
        <w:rPr>
          <w:noProof/>
          <w:color w:val="000000" w:themeColor="text1"/>
          <w:szCs w:val="24"/>
          <w:vertAlign w:val="superscript"/>
        </w:rPr>
        <w:t>73</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ins w:id="145" w:author="Mac" w:date="2019-05-18T20:19:00Z">
        <w:r w:rsidR="00AB54C4">
          <w:rPr>
            <w:color w:val="000000" w:themeColor="text1"/>
            <w:szCs w:val="24"/>
          </w:rPr>
          <w:t>,</w:t>
        </w:r>
      </w:ins>
      <w:r w:rsidR="00E27558">
        <w:rPr>
          <w:color w:val="000000" w:themeColor="text1"/>
          <w:szCs w:val="24"/>
        </w:rPr>
        <w:t xml:space="preserve"> along with others</w:t>
      </w:r>
      <w:ins w:id="146" w:author="Mac" w:date="2019-05-18T20:19:00Z">
        <w:r w:rsidR="00AB54C4">
          <w:rPr>
            <w:color w:val="000000" w:themeColor="text1"/>
            <w:szCs w:val="24"/>
          </w:rPr>
          <w:t>,</w:t>
        </w:r>
      </w:ins>
      <w:r w:rsidR="00E27558">
        <w:rPr>
          <w:color w:val="000000" w:themeColor="text1"/>
          <w:szCs w:val="24"/>
        </w:rPr>
        <w:t xml:space="preserve"> developed distributed lag</w:t>
      </w:r>
      <w:ins w:id="147" w:author="Mac" w:date="2019-05-18T20:19:00Z">
        <w:r w:rsidR="00AB54C4">
          <w:rPr>
            <w:color w:val="000000" w:themeColor="text1"/>
            <w:szCs w:val="24"/>
          </w:rPr>
          <w:t>,</w:t>
        </w:r>
      </w:ins>
      <w:r w:rsidR="00E27558">
        <w:rPr>
          <w:color w:val="000000" w:themeColor="text1"/>
          <w:szCs w:val="24"/>
        </w:rPr>
        <w:t xml:space="preserve"> non-linear models to account for the non-linear and delayed effects in temperature and daily time-series data.</w:t>
      </w:r>
      <w:r w:rsidR="00E27558">
        <w:rPr>
          <w:color w:val="000000" w:themeColor="text1"/>
          <w:szCs w:val="24"/>
        </w:rPr>
        <w:fldChar w:fldCharType="begin" w:fldLock="1"/>
      </w:r>
      <w:r w:rsidR="004540BA">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123&lt;/sup&gt;","plainTextFormattedCitation":"123","previouslyFormattedCitation":"&lt;sup&gt;123&lt;/sup&gt;"},"properties":{"noteIndex":0},"schema":"https://github.com/citation-style-language/schema/raw/master/csl-citation.json"}</w:instrText>
      </w:r>
      <w:r w:rsidR="00E27558">
        <w:rPr>
          <w:color w:val="000000" w:themeColor="text1"/>
          <w:szCs w:val="24"/>
        </w:rPr>
        <w:fldChar w:fldCharType="separate"/>
      </w:r>
      <w:r w:rsidR="004540BA" w:rsidRPr="004540BA">
        <w:rPr>
          <w:noProof/>
          <w:color w:val="000000" w:themeColor="text1"/>
          <w:szCs w:val="24"/>
          <w:vertAlign w:val="superscript"/>
        </w:rPr>
        <w:t>123</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4540BA">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59,61,93,109,124&lt;/sup&gt;","plainTextFormattedCitation":"59,61,93,109,124","previouslyFormattedCitation":"&lt;sup&gt;59,61,93,109,124&lt;/sup&gt;"},"properties":{"noteIndex":0},"schema":"https://github.com/citation-style-language/schema/raw/master/csl-citation.json"}</w:instrText>
      </w:r>
      <w:r w:rsidR="003966D2">
        <w:rPr>
          <w:szCs w:val="24"/>
        </w:rPr>
        <w:fldChar w:fldCharType="separate"/>
      </w:r>
      <w:r w:rsidR="004540BA" w:rsidRPr="004540BA">
        <w:rPr>
          <w:noProof/>
          <w:szCs w:val="24"/>
          <w:vertAlign w:val="superscript"/>
        </w:rPr>
        <w:t>59,61,93,109,124</w:t>
      </w:r>
      <w:r w:rsidR="003966D2">
        <w:rPr>
          <w:szCs w:val="24"/>
        </w:rPr>
        <w:fldChar w:fldCharType="end"/>
      </w:r>
    </w:p>
    <w:p w14:paraId="2631510E" w14:textId="1B585D7D" w:rsidR="00682218" w:rsidRPr="00FE6BD4" w:rsidRDefault="00523EC8" w:rsidP="00202CBA">
      <w:pPr>
        <w:ind w:firstLine="720"/>
        <w:rPr>
          <w:color w:val="000000" w:themeColor="text1"/>
          <w:szCs w:val="24"/>
        </w:rPr>
      </w:pPr>
      <w:r>
        <w:rPr>
          <w:color w:val="000000" w:themeColor="text1"/>
          <w:szCs w:val="24"/>
        </w:rPr>
        <w:t xml:space="preserve">Recent </w:t>
      </w:r>
      <w:del w:id="148" w:author="Mac" w:date="2019-05-18T20:20:00Z">
        <w:r w:rsidR="00202CBA" w:rsidDel="00AB54C4">
          <w:rPr>
            <w:color w:val="000000" w:themeColor="text1"/>
            <w:szCs w:val="24"/>
          </w:rPr>
          <w:delText xml:space="preserve">work </w:delText>
        </w:r>
        <w:r w:rsidR="00A61E0F" w:rsidDel="00AB54C4">
          <w:rPr>
            <w:color w:val="000000" w:themeColor="text1"/>
            <w:szCs w:val="24"/>
          </w:rPr>
          <w:delText>has</w:delText>
        </w:r>
      </w:del>
      <w:ins w:id="149" w:author="Mac" w:date="2019-05-18T20:20:00Z">
        <w:r w:rsidR="00AB54C4">
          <w:rPr>
            <w:color w:val="000000" w:themeColor="text1"/>
            <w:szCs w:val="24"/>
          </w:rPr>
          <w:t>developments have</w:t>
        </w:r>
      </w:ins>
      <w:r w:rsidR="00A61E0F">
        <w:rPr>
          <w:color w:val="000000" w:themeColor="text1"/>
          <w:szCs w:val="24"/>
        </w:rPr>
        <w:t xml:space="preserve"> used</w:t>
      </w:r>
      <w:r>
        <w:rPr>
          <w:color w:val="000000" w:themeColor="text1"/>
          <w:szCs w:val="24"/>
        </w:rPr>
        <w:t xml:space="preserve"> </w:t>
      </w:r>
      <w:r w:rsidR="00202CBA">
        <w:rPr>
          <w:color w:val="000000" w:themeColor="text1"/>
          <w:szCs w:val="24"/>
        </w:rPr>
        <w:t>a Bayesian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commentRangeStart w:id="150"/>
      <w:r w:rsidR="00EE6057">
        <w:rPr>
          <w:color w:val="000000" w:themeColor="text1"/>
          <w:szCs w:val="24"/>
        </w:rPr>
        <w:fldChar w:fldCharType="begin" w:fldLock="1"/>
      </w:r>
      <w:r w:rsidR="00306C6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85&lt;/sup&gt;","plainTextFormattedCitation":"85","previouslyFormattedCitation":"&lt;sup&gt;85&lt;/sup&gt;"},"properties":{"noteIndex":0},"schema":"https://github.com/citation-style-language/schema/raw/master/csl-citation.json"}</w:instrText>
      </w:r>
      <w:r w:rsidR="00EE6057">
        <w:rPr>
          <w:color w:val="000000" w:themeColor="text1"/>
          <w:szCs w:val="24"/>
        </w:rPr>
        <w:fldChar w:fldCharType="separate"/>
      </w:r>
      <w:r w:rsidR="00306C6A" w:rsidRPr="00306C6A">
        <w:rPr>
          <w:noProof/>
          <w:color w:val="000000" w:themeColor="text1"/>
          <w:szCs w:val="24"/>
          <w:vertAlign w:val="superscript"/>
        </w:rPr>
        <w:t>85</w:t>
      </w:r>
      <w:r w:rsidR="00EE6057">
        <w:rPr>
          <w:color w:val="000000" w:themeColor="text1"/>
          <w:szCs w:val="24"/>
        </w:rPr>
        <w:fldChar w:fldCharType="end"/>
      </w:r>
      <w:r w:rsidR="000F6333">
        <w:rPr>
          <w:color w:val="000000" w:themeColor="text1"/>
          <w:szCs w:val="24"/>
        </w:rPr>
        <w:t xml:space="preserve"> </w:t>
      </w:r>
      <w:commentRangeEnd w:id="150"/>
      <w:r w:rsidR="00383A6D">
        <w:rPr>
          <w:rStyle w:val="CommentReference"/>
          <w:rFonts w:asciiTheme="minorHAnsi" w:hAnsiTheme="minorHAnsi"/>
        </w:rPr>
        <w:commentReference w:id="150"/>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ins w:id="151" w:author="Mac" w:date="2019-05-18T20:21:00Z">
        <w:r w:rsidR="00AB54C4">
          <w:rPr>
            <w:color w:val="000000" w:themeColor="text1"/>
            <w:szCs w:val="24"/>
          </w:rPr>
          <w:t>,</w:t>
        </w:r>
      </w:ins>
      <w:r w:rsidR="007433EC">
        <w:rPr>
          <w:color w:val="000000" w:themeColor="text1"/>
          <w:szCs w:val="24"/>
        </w:rPr>
        <w:t xml:space="preserve"> but higher population</w:t>
      </w:r>
      <w:ins w:id="152" w:author="Mac" w:date="2019-05-18T20:21:00Z">
        <w:r w:rsidR="00AB54C4">
          <w:rPr>
            <w:color w:val="000000" w:themeColor="text1"/>
            <w:szCs w:val="24"/>
          </w:rPr>
          <w:t>,</w:t>
        </w:r>
      </w:ins>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w:t>
      </w:r>
      <w:ins w:id="153" w:author="Mac" w:date="2019-05-18T20:22:00Z">
        <w:r w:rsidR="00AB54C4">
          <w:rPr>
            <w:color w:val="000000" w:themeColor="text1"/>
            <w:szCs w:val="24"/>
          </w:rPr>
          <w:t>M</w:t>
        </w:r>
      </w:ins>
      <w:del w:id="154" w:author="Mac" w:date="2019-05-18T20:22:00Z">
        <w:r w:rsidR="006F5020" w:rsidDel="00AB54C4">
          <w:rPr>
            <w:color w:val="000000" w:themeColor="text1"/>
            <w:szCs w:val="24"/>
          </w:rPr>
          <w:delText>m</w:delText>
        </w:r>
      </w:del>
      <w:r w:rsidR="006F5020">
        <w:rPr>
          <w:color w:val="000000" w:themeColor="text1"/>
          <w:szCs w:val="24"/>
        </w:rPr>
        <w:t xml:space="preserve">arginal’s entire area distribution, which is </w:t>
      </w:r>
      <w:r w:rsidR="006F5020">
        <w:rPr>
          <w:color w:val="000000" w:themeColor="text1"/>
          <w:szCs w:val="24"/>
        </w:rPr>
        <w:lastRenderedPageBreak/>
        <w:t xml:space="preserve">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(month, season etc.), which has implications of the subunit of time to incorporate into any model.</w:t>
      </w:r>
      <w:r w:rsidR="00BD4E60">
        <w:rPr>
          <w:lang w:val="en-US"/>
        </w:rPr>
        <w:t xml:space="preserve"> </w:t>
      </w:r>
    </w:p>
    <w:p w14:paraId="7E6F252E" w14:textId="11C68B44"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ins w:id="155" w:author="Mac" w:date="2019-05-18T20:23:00Z">
        <w:r w:rsidR="00AB54C4">
          <w:rPr>
            <w:lang w:val="en-US"/>
          </w:rPr>
          <w:t>-</w:t>
        </w:r>
      </w:ins>
      <w:del w:id="156" w:author="Mac" w:date="2019-05-18T20:23:00Z">
        <w:r w:rsidRPr="00A2572A" w:rsidDel="00AB54C4">
          <w:rPr>
            <w:lang w:val="en-US"/>
          </w:rPr>
          <w:delText xml:space="preserve"> </w:delText>
        </w:r>
      </w:del>
      <w:r w:rsidRPr="00A2572A">
        <w:rPr>
          <w:lang w:val="en-US"/>
        </w:rPr>
        <w:t xml:space="preserve">correlated with each other. Small numbers may also become a significant factor when subdividing by several factors, as many cause-month-year-sex-age-geography groups will have few observed deaths. Model fitting can also be difficult and computationally </w:t>
      </w:r>
      <w:del w:id="157" w:author="Mac" w:date="2019-05-18T20:23:00Z">
        <w:r w:rsidRPr="00A2572A" w:rsidDel="00AB54C4">
          <w:rPr>
            <w:lang w:val="en-US"/>
          </w:rPr>
          <w:delText xml:space="preserve">expensive </w:delText>
        </w:r>
      </w:del>
      <w:ins w:id="158" w:author="Mac" w:date="2019-05-18T20:23:00Z">
        <w:r w:rsidR="00AB54C4">
          <w:rPr>
            <w:lang w:val="en-US"/>
          </w:rPr>
          <w:t>intensive</w:t>
        </w:r>
        <w:r w:rsidR="00AB54C4" w:rsidRPr="00A2572A">
          <w:rPr>
            <w:lang w:val="en-US"/>
          </w:rPr>
          <w:t xml:space="preserve"> </w:t>
        </w:r>
      </w:ins>
      <w:r w:rsidRPr="00A2572A">
        <w:rPr>
          <w:lang w:val="en-US"/>
        </w:rPr>
        <w:t>due to the huge number of dimensions over cause, space and time (as well as their interactions).</w:t>
      </w:r>
    </w:p>
    <w:p w14:paraId="4BCCEA46" w14:textId="158B1B39"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ins w:id="159" w:author="Mac" w:date="2019-05-18T20:24:00Z">
        <w:r w:rsidR="00AB54C4">
          <w:rPr>
            <w:color w:val="000000" w:themeColor="text1"/>
            <w:lang w:val="en-US"/>
          </w:rPr>
          <w:t>ve</w:t>
        </w:r>
      </w:ins>
      <w:del w:id="160" w:author="Mac" w:date="2019-05-18T20:24:00Z">
        <w:r w:rsidRPr="001E6D66" w:rsidDel="00AB54C4">
          <w:rPr>
            <w:color w:val="000000" w:themeColor="text1"/>
            <w:lang w:val="en-US"/>
          </w:rPr>
          <w:delText>s</w:delText>
        </w:r>
      </w:del>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4540BA">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125&lt;/sup&gt;","plainTextFormattedCitation":"125","previouslyFormattedCitation":"&lt;sup&gt;125&lt;/sup&gt;"},"properties":{"noteIndex":0},"schema":"https://github.com/citation-style-language/schema/raw/master/csl-citation.json"}</w:instrText>
      </w:r>
      <w:r w:rsidR="00424A0D">
        <w:rPr>
          <w:color w:val="000000" w:themeColor="text1"/>
          <w:lang w:val="en-US"/>
        </w:rPr>
        <w:fldChar w:fldCharType="separate"/>
      </w:r>
      <w:r w:rsidR="004540BA" w:rsidRPr="004540BA">
        <w:rPr>
          <w:noProof/>
          <w:color w:val="000000" w:themeColor="text1"/>
          <w:vertAlign w:val="superscript"/>
          <w:lang w:val="en-US"/>
        </w:rPr>
        <w:t>125</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4540BA">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126&lt;/sup&gt;","plainTextFormattedCitation":"126","previouslyFormattedCitation":"&lt;sup&gt;126&lt;/sup&gt;"},"properties":{"noteIndex":0},"schema":"https://github.com/citation-style-language/schema/raw/master/csl-citation.json"}</w:instrText>
      </w:r>
      <w:r w:rsidR="00192127">
        <w:rPr>
          <w:color w:val="000000" w:themeColor="text1"/>
          <w:lang w:val="en-US"/>
        </w:rPr>
        <w:fldChar w:fldCharType="separate"/>
      </w:r>
      <w:r w:rsidR="004540BA" w:rsidRPr="004540BA">
        <w:rPr>
          <w:noProof/>
          <w:color w:val="000000" w:themeColor="text1"/>
          <w:vertAlign w:val="superscript"/>
          <w:lang w:val="en-US"/>
        </w:rPr>
        <w:t>126</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4540BA">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127&lt;/sup&gt;","plainTextFormattedCitation":"127","previouslyFormattedCitation":"&lt;sup&gt;127&lt;/sup&gt;"},"properties":{"noteIndex":0},"schema":"https://github.com/citation-style-language/schema/raw/master/csl-citation.json"}</w:instrText>
      </w:r>
      <w:r w:rsidR="00E868F2">
        <w:rPr>
          <w:color w:val="000000" w:themeColor="text1"/>
          <w:lang w:val="en-US"/>
        </w:rPr>
        <w:fldChar w:fldCharType="separate"/>
      </w:r>
      <w:r w:rsidR="004540BA" w:rsidRPr="004540BA">
        <w:rPr>
          <w:noProof/>
          <w:color w:val="000000" w:themeColor="text1"/>
          <w:vertAlign w:val="superscript"/>
          <w:lang w:val="en-US"/>
        </w:rPr>
        <w:t>127</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w:t>
      </w:r>
      <w:r w:rsidR="006876F2" w:rsidRPr="001E6D66">
        <w:rPr>
          <w:color w:val="000000" w:themeColor="text1"/>
          <w:lang w:val="en-US"/>
        </w:rPr>
        <w:lastRenderedPageBreak/>
        <w:t>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4540BA">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128&lt;/sup&gt;","plainTextFormattedCitation":"128","previouslyFormattedCitation":"&lt;sup&gt;128&lt;/sup&gt;"},"properties":{"noteIndex":0},"schema":"https://github.com/citation-style-language/schema/raw/master/csl-citation.json"}</w:instrText>
      </w:r>
      <w:r w:rsidR="006876F2" w:rsidRPr="001E6D66">
        <w:rPr>
          <w:color w:val="000000" w:themeColor="text1"/>
          <w:lang w:val="en-US"/>
        </w:rPr>
        <w:fldChar w:fldCharType="separate"/>
      </w:r>
      <w:r w:rsidR="004540BA" w:rsidRPr="004540BA">
        <w:rPr>
          <w:noProof/>
          <w:color w:val="000000" w:themeColor="text1"/>
          <w:vertAlign w:val="superscript"/>
          <w:lang w:val="en-US"/>
        </w:rPr>
        <w:t>128</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4540BA">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129&lt;/sup&gt;","plainTextFormattedCitation":"129","previouslyFormattedCitation":"&lt;sup&gt;129&lt;/sup&gt;"},"properties":{"noteIndex":0},"schema":"https://github.com/citation-style-language/schema/raw/master/csl-citation.json"}</w:instrText>
      </w:r>
      <w:r w:rsidR="00E170FA">
        <w:fldChar w:fldCharType="separate"/>
      </w:r>
      <w:r w:rsidR="004540BA" w:rsidRPr="004540BA">
        <w:rPr>
          <w:noProof/>
          <w:vertAlign w:val="superscript"/>
        </w:rPr>
        <w:t>129</w:t>
      </w:r>
      <w:r w:rsidR="00E170FA">
        <w:fldChar w:fldCharType="end"/>
      </w:r>
    </w:p>
    <w:p w14:paraId="45FAC855" w14:textId="77777777" w:rsidR="00E76643" w:rsidRPr="00522FCC" w:rsidRDefault="00E76643" w:rsidP="00E76643">
      <w:pPr>
        <w:pStyle w:val="Heading2"/>
      </w:pPr>
      <w:bookmarkStart w:id="161" w:name="_Toc7079055"/>
      <w:bookmarkStart w:id="162" w:name="_Toc8484804"/>
      <w:commentRangeStart w:id="163"/>
      <w:r>
        <w:t>From research to action: The Global Heat Health Information Network</w:t>
      </w:r>
      <w:bookmarkEnd w:id="161"/>
      <w:bookmarkEnd w:id="162"/>
    </w:p>
    <w:p w14:paraId="0DFC0B94" w14:textId="03A60913"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4540BA">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130&lt;/sup&gt;","plainTextFormattedCitation":"130","previouslyFormattedCitation":"&lt;sup&gt;130&lt;/sup&gt;"},"properties":{"noteIndex":0},"schema":"https://github.com/citation-style-language/schema/raw/master/csl-citation.json"}</w:instrText>
      </w:r>
      <w:r w:rsidR="00C4722C">
        <w:fldChar w:fldCharType="separate"/>
      </w:r>
      <w:r w:rsidR="004540BA" w:rsidRPr="004540BA">
        <w:rPr>
          <w:noProof/>
          <w:vertAlign w:val="superscript"/>
        </w:rPr>
        <w:t>130</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1DE7765F"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4540BA">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131&lt;/sup&gt;","plainTextFormattedCitation":"131","previouslyFormattedCitation":"&lt;sup&gt;131&lt;/sup&gt;"},"properties":{"noteIndex":0},"schema":"https://github.com/citation-style-language/schema/raw/master/csl-citation.json"}</w:instrText>
      </w:r>
      <w:r w:rsidR="00883042">
        <w:fldChar w:fldCharType="separate"/>
      </w:r>
      <w:r w:rsidR="004540BA" w:rsidRPr="004540BA">
        <w:rPr>
          <w:noProof/>
          <w:vertAlign w:val="superscript"/>
        </w:rPr>
        <w:t>131</w:t>
      </w:r>
      <w:r w:rsidR="00883042">
        <w:fldChar w:fldCharType="end"/>
      </w:r>
      <w:r w:rsidRPr="001E6D66">
        <w:t xml:space="preserve"> I was a founding member of the Global Heat Health Information Network (GHHIN)</w:t>
      </w:r>
      <w:r w:rsidR="00884F88">
        <w:t>.</w:t>
      </w:r>
      <w:r w:rsidR="00883042" w:rsidRPr="004A3DAF">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4A3DAF">
        <w:rPr>
          <w:rStyle w:val="FootnoteReference"/>
        </w:rPr>
        <w:footnoteReference w:id="2"/>
      </w:r>
    </w:p>
    <w:commentRangeEnd w:id="163"/>
    <w:p w14:paraId="45647AA7" w14:textId="6FF7204C" w:rsidR="000210D1" w:rsidRPr="002C15F8" w:rsidRDefault="00AB54C4" w:rsidP="00C27AEB">
      <w:pPr>
        <w:pStyle w:val="Heading1"/>
        <w:numPr>
          <w:ilvl w:val="0"/>
          <w:numId w:val="0"/>
        </w:numPr>
        <w:ind w:left="567" w:hanging="567"/>
      </w:pPr>
      <w:r>
        <w:rPr>
          <w:rStyle w:val="CommentReference"/>
          <w:rFonts w:asciiTheme="minorHAnsi" w:eastAsiaTheme="minorEastAsia" w:hAnsiTheme="minorHAnsi" w:cstheme="minorBidi"/>
          <w:b w:val="0"/>
        </w:rPr>
        <w:commentReference w:id="163"/>
      </w:r>
      <w:r w:rsidR="00C817A6" w:rsidRPr="007C719B">
        <w:br w:type="page"/>
      </w:r>
      <w:bookmarkStart w:id="164" w:name="_Toc8484806"/>
      <w:r w:rsidR="00522FCC">
        <w:lastRenderedPageBreak/>
        <w:t>Works cited</w:t>
      </w:r>
      <w:bookmarkEnd w:id="164"/>
    </w:p>
    <w:p w14:paraId="0DC16850" w14:textId="75DFE44C" w:rsidR="007873A4" w:rsidRPr="007873A4" w:rsidRDefault="00A55581" w:rsidP="007873A4">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7873A4" w:rsidRPr="007873A4">
        <w:rPr>
          <w:rFonts w:cs="Times New Roman"/>
          <w:noProof/>
          <w:lang w:val="en-US"/>
        </w:rPr>
        <w:t>1</w:t>
      </w:r>
      <w:r w:rsidR="007873A4" w:rsidRPr="007873A4">
        <w:rPr>
          <w:rFonts w:cs="Times New Roman"/>
          <w:noProof/>
          <w:lang w:val="en-US"/>
        </w:rPr>
        <w:tab/>
        <w:t>WHO. World Health Statistics 2016 Monitoring Health for the SDGs. 2016.</w:t>
      </w:r>
    </w:p>
    <w:p w14:paraId="4FCB79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w:t>
      </w:r>
      <w:r w:rsidRPr="007873A4">
        <w:rPr>
          <w:rFonts w:cs="Times New Roman"/>
          <w:noProof/>
          <w:lang w:val="en-US"/>
        </w:rPr>
        <w:tab/>
        <w:t xml:space="preserve">Great Britain. Weekly return of births and deaths in London and in other great towns. </w:t>
      </w:r>
      <w:r w:rsidRPr="007873A4">
        <w:rPr>
          <w:rFonts w:cs="Times New Roman"/>
          <w:i/>
          <w:iCs/>
          <w:noProof/>
          <w:lang w:val="en-US"/>
        </w:rPr>
        <w:t>Gen Regist Off</w:t>
      </w:r>
      <w:r w:rsidRPr="007873A4">
        <w:rPr>
          <w:rFonts w:cs="Times New Roman"/>
          <w:noProof/>
          <w:lang w:val="en-US"/>
        </w:rPr>
        <w:t xml:space="preserve"> 1876.</w:t>
      </w:r>
    </w:p>
    <w:p w14:paraId="4BF8D68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w:t>
      </w:r>
      <w:r w:rsidRPr="007873A4">
        <w:rPr>
          <w:rFonts w:cs="Times New Roman"/>
          <w:noProof/>
          <w:lang w:val="en-US"/>
        </w:rPr>
        <w:tab/>
        <w:t>WHO. WHO Methods and Data Sources for Country-Level Cause of Death 2000-2016. 2018; : 1–51.</w:t>
      </w:r>
    </w:p>
    <w:p w14:paraId="244A362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w:t>
      </w:r>
      <w:r w:rsidRPr="007873A4">
        <w:rPr>
          <w:rFonts w:cs="Times New Roman"/>
          <w:noProof/>
          <w:lang w:val="en-US"/>
        </w:rPr>
        <w:tab/>
        <w:t xml:space="preserve">Murray CJL, Kulkarni SC, Michaud C, </w:t>
      </w:r>
      <w:r w:rsidRPr="007873A4">
        <w:rPr>
          <w:rFonts w:cs="Times New Roman"/>
          <w:i/>
          <w:iCs/>
          <w:noProof/>
          <w:lang w:val="en-US"/>
        </w:rPr>
        <w:t>et al.</w:t>
      </w:r>
      <w:r w:rsidRPr="007873A4">
        <w:rPr>
          <w:rFonts w:cs="Times New Roman"/>
          <w:noProof/>
          <w:lang w:val="en-US"/>
        </w:rPr>
        <w:t xml:space="preserve"> Eight Americas: Investigating mortality disparities across races, counties, and race-counties in the United States. </w:t>
      </w:r>
      <w:r w:rsidRPr="007873A4">
        <w:rPr>
          <w:rFonts w:cs="Times New Roman"/>
          <w:i/>
          <w:iCs/>
          <w:noProof/>
          <w:lang w:val="en-US"/>
        </w:rPr>
        <w:t>PLoS Med</w:t>
      </w:r>
      <w:r w:rsidRPr="007873A4">
        <w:rPr>
          <w:rFonts w:cs="Times New Roman"/>
          <w:noProof/>
          <w:lang w:val="en-US"/>
        </w:rPr>
        <w:t xml:space="preserve"> 2006. DOI:10.1371/journal.pmed.0030260.</w:t>
      </w:r>
    </w:p>
    <w:p w14:paraId="4E0B885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w:t>
      </w:r>
      <w:r w:rsidRPr="007873A4">
        <w:rPr>
          <w:rFonts w:cs="Times New Roman"/>
          <w:noProof/>
          <w:lang w:val="en-US"/>
        </w:rPr>
        <w:tab/>
        <w:t xml:space="preserve">Ma J, Ward EM, Siegel RL, Jemal A. Temporal trends in mortality in the United States, 1969-2013. </w:t>
      </w:r>
      <w:r w:rsidRPr="007873A4">
        <w:rPr>
          <w:rFonts w:cs="Times New Roman"/>
          <w:i/>
          <w:iCs/>
          <w:noProof/>
          <w:lang w:val="en-US"/>
        </w:rPr>
        <w:t>JAMA - J Am Med Assoc</w:t>
      </w:r>
      <w:r w:rsidRPr="007873A4">
        <w:rPr>
          <w:rFonts w:cs="Times New Roman"/>
          <w:noProof/>
          <w:lang w:val="en-US"/>
        </w:rPr>
        <w:t xml:space="preserve"> 2015. DOI:10.1001/jama.2015.12319.</w:t>
      </w:r>
    </w:p>
    <w:p w14:paraId="2B79A70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w:t>
      </w:r>
      <w:r w:rsidRPr="007873A4">
        <w:rPr>
          <w:rFonts w:cs="Times New Roman"/>
          <w:noProof/>
          <w:lang w:val="en-US"/>
        </w:rPr>
        <w:tab/>
        <w:t xml:space="preserve">Omran AR. A century of epidemiologic transition in the United States. </w:t>
      </w:r>
      <w:r w:rsidRPr="007873A4">
        <w:rPr>
          <w:rFonts w:cs="Times New Roman"/>
          <w:i/>
          <w:iCs/>
          <w:noProof/>
          <w:lang w:val="en-US"/>
        </w:rPr>
        <w:t>Prev Med (Baltim)</w:t>
      </w:r>
      <w:r w:rsidRPr="007873A4">
        <w:rPr>
          <w:rFonts w:cs="Times New Roman"/>
          <w:noProof/>
          <w:lang w:val="en-US"/>
        </w:rPr>
        <w:t xml:space="preserve"> 1977. DOI:10.1016/0091-7435(77)90003-2.</w:t>
      </w:r>
    </w:p>
    <w:p w14:paraId="750A81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w:t>
      </w:r>
      <w:r w:rsidRPr="007873A4">
        <w:rPr>
          <w:rFonts w:cs="Times New Roman"/>
          <w:noProof/>
          <w:lang w:val="en-US"/>
        </w:rPr>
        <w:tab/>
        <w:t xml:space="preserve">Omran AR. Epidemiologic transition in the United States: the health factor in population change. </w:t>
      </w:r>
      <w:r w:rsidRPr="007873A4">
        <w:rPr>
          <w:rFonts w:cs="Times New Roman"/>
          <w:i/>
          <w:iCs/>
          <w:noProof/>
          <w:lang w:val="en-US"/>
        </w:rPr>
        <w:t>Popul Bull</w:t>
      </w:r>
      <w:r w:rsidRPr="007873A4">
        <w:rPr>
          <w:rFonts w:cs="Times New Roman"/>
          <w:noProof/>
          <w:lang w:val="en-US"/>
        </w:rPr>
        <w:t xml:space="preserve"> 1977.</w:t>
      </w:r>
    </w:p>
    <w:p w14:paraId="2F236F4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w:t>
      </w:r>
      <w:r w:rsidRPr="007873A4">
        <w:rPr>
          <w:rFonts w:cs="Times New Roman"/>
          <w:noProof/>
          <w:lang w:val="en-US"/>
        </w:rPr>
        <w:tab/>
        <w:t>Murphy SL, Xu J, Kochanek KD, Arias E. Mortality in the United States, 2017. 2018.</w:t>
      </w:r>
    </w:p>
    <w:p w14:paraId="7D70680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w:t>
      </w:r>
      <w:r w:rsidRPr="007873A4">
        <w:rPr>
          <w:rFonts w:cs="Times New Roman"/>
          <w:noProof/>
          <w:lang w:val="en-US"/>
        </w:rPr>
        <w:tab/>
        <w:t>WHO. WHO methods and data sources for life tables 1990-2016. 2018. http://www.who.int/healthinfo/statistics/LT_method.pdf.</w:t>
      </w:r>
    </w:p>
    <w:p w14:paraId="5C53DD1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w:t>
      </w:r>
      <w:r w:rsidRPr="007873A4">
        <w:rPr>
          <w:rFonts w:cs="Times New Roman"/>
          <w:noProof/>
          <w:lang w:val="en-US"/>
        </w:rPr>
        <w:tab/>
        <w:t xml:space="preserve">Oeppen J, Vaupel JW. Broken Limits to Life Expectancy. </w:t>
      </w:r>
      <w:r w:rsidRPr="007873A4">
        <w:rPr>
          <w:rFonts w:cs="Times New Roman"/>
          <w:i/>
          <w:iCs/>
          <w:noProof/>
          <w:lang w:val="en-US"/>
        </w:rPr>
        <w:t>Science (80- )</w:t>
      </w:r>
      <w:r w:rsidRPr="007873A4">
        <w:rPr>
          <w:rFonts w:cs="Times New Roman"/>
          <w:noProof/>
          <w:lang w:val="en-US"/>
        </w:rPr>
        <w:t xml:space="preserve"> 2002. DOI:10.4054/DemRes.2011.24.11.</w:t>
      </w:r>
    </w:p>
    <w:p w14:paraId="185486D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w:t>
      </w:r>
      <w:r w:rsidRPr="007873A4">
        <w:rPr>
          <w:rFonts w:cs="Times New Roman"/>
          <w:noProof/>
          <w:lang w:val="en-US"/>
        </w:rPr>
        <w:tab/>
        <w:t xml:space="preserve">Ezzati M, Friedman AB, Kulkarni SC, Murray CJL. The reversal of fortunes: Trends in county mortality and cross-county mortality disparities in the United States. </w:t>
      </w:r>
      <w:r w:rsidRPr="007873A4">
        <w:rPr>
          <w:rFonts w:cs="Times New Roman"/>
          <w:i/>
          <w:iCs/>
          <w:noProof/>
          <w:lang w:val="en-US"/>
        </w:rPr>
        <w:t>PLoS Med</w:t>
      </w:r>
      <w:r w:rsidRPr="007873A4">
        <w:rPr>
          <w:rFonts w:cs="Times New Roman"/>
          <w:noProof/>
          <w:lang w:val="en-US"/>
        </w:rPr>
        <w:t xml:space="preserve"> 2008. DOI:10.1371/journal.pmed.0050066.</w:t>
      </w:r>
    </w:p>
    <w:p w14:paraId="7DC6437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w:t>
      </w:r>
      <w:r w:rsidRPr="007873A4">
        <w:rPr>
          <w:rFonts w:cs="Times New Roman"/>
          <w:noProof/>
          <w:lang w:val="en-US"/>
        </w:rPr>
        <w:tab/>
        <w:t xml:space="preserve">Chetty R, Stepner M, Abraham S, </w:t>
      </w:r>
      <w:r w:rsidRPr="007873A4">
        <w:rPr>
          <w:rFonts w:cs="Times New Roman"/>
          <w:i/>
          <w:iCs/>
          <w:noProof/>
          <w:lang w:val="en-US"/>
        </w:rPr>
        <w:t>et al.</w:t>
      </w:r>
      <w:r w:rsidRPr="007873A4">
        <w:rPr>
          <w:rFonts w:cs="Times New Roman"/>
          <w:noProof/>
          <w:lang w:val="en-US"/>
        </w:rPr>
        <w:t xml:space="preserve"> The association between income and life expectancy in the United States, 2001-2014. </w:t>
      </w:r>
      <w:r w:rsidRPr="007873A4">
        <w:rPr>
          <w:rFonts w:cs="Times New Roman"/>
          <w:i/>
          <w:iCs/>
          <w:noProof/>
          <w:lang w:val="en-US"/>
        </w:rPr>
        <w:t>JAMA - J Am Med Assoc</w:t>
      </w:r>
      <w:r w:rsidRPr="007873A4">
        <w:rPr>
          <w:rFonts w:cs="Times New Roman"/>
          <w:noProof/>
          <w:lang w:val="en-US"/>
        </w:rPr>
        <w:t xml:space="preserve"> 2016. DOI:10.1001/jama.2016.4226.</w:t>
      </w:r>
    </w:p>
    <w:p w14:paraId="3A1635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13</w:t>
      </w:r>
      <w:r w:rsidRPr="007873A4">
        <w:rPr>
          <w:rFonts w:cs="Times New Roman"/>
          <w:noProof/>
          <w:lang w:val="en-US"/>
        </w:rPr>
        <w:tab/>
        <w:t xml:space="preserve">Pope CA, Ezzati M, Dockery DW. Fine-Particulate Air Pollution and Life Expectancy in the United States. </w:t>
      </w:r>
      <w:r w:rsidRPr="007873A4">
        <w:rPr>
          <w:rFonts w:cs="Times New Roman"/>
          <w:i/>
          <w:iCs/>
          <w:noProof/>
          <w:lang w:val="en-US"/>
        </w:rPr>
        <w:t>N Engl J Med</w:t>
      </w:r>
      <w:r w:rsidRPr="007873A4">
        <w:rPr>
          <w:rFonts w:cs="Times New Roman"/>
          <w:noProof/>
          <w:lang w:val="en-US"/>
        </w:rPr>
        <w:t xml:space="preserve"> 2009. DOI:10.1056/nejmsa0805646.</w:t>
      </w:r>
    </w:p>
    <w:p w14:paraId="0113DA1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14</w:t>
      </w:r>
      <w:r w:rsidRPr="007873A4">
        <w:rPr>
          <w:rFonts w:cs="Times New Roman"/>
          <w:noProof/>
          <w:lang w:val="en-US"/>
        </w:rPr>
        <w:tab/>
        <w:t>National Center for Health Statistics. Health, United States, 2017: With Special Feature on Mortality. 2017.</w:t>
      </w:r>
    </w:p>
    <w:p w14:paraId="71A1BF0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15</w:t>
      </w:r>
      <w:r w:rsidRPr="007873A4">
        <w:rPr>
          <w:rFonts w:cs="Times New Roman"/>
          <w:noProof/>
          <w:lang w:val="en-US"/>
        </w:rPr>
        <w:tab/>
        <w:t>Riley JC. Rising life expectancy: A global history. 2015 DOI:10.1017/CBO9781316036495.</w:t>
      </w:r>
    </w:p>
    <w:p w14:paraId="652B3FB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16</w:t>
      </w:r>
      <w:r w:rsidRPr="007873A4">
        <w:rPr>
          <w:rFonts w:cs="Times New Roman"/>
          <w:noProof/>
          <w:lang w:val="en-US"/>
        </w:rPr>
        <w:tab/>
        <w:t xml:space="preserve">Kontis V, Bennett JE, Mathers CD, Li G, Foreman K, Ezzati M. Future life expectancy in 35 industrialised countries: projections with a Bayesian model ensemble. </w:t>
      </w:r>
      <w:r w:rsidRPr="007873A4">
        <w:rPr>
          <w:rFonts w:cs="Times New Roman"/>
          <w:i/>
          <w:iCs/>
          <w:noProof/>
          <w:lang w:val="en-US"/>
        </w:rPr>
        <w:t>Lancet</w:t>
      </w:r>
      <w:r w:rsidRPr="007873A4">
        <w:rPr>
          <w:rFonts w:cs="Times New Roman"/>
          <w:noProof/>
          <w:lang w:val="en-US"/>
        </w:rPr>
        <w:t xml:space="preserve"> 2017. DOI:10.1016/S0140-6736(16)32381-9.</w:t>
      </w:r>
    </w:p>
    <w:p w14:paraId="473968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17</w:t>
      </w:r>
      <w:r w:rsidRPr="007873A4">
        <w:rPr>
          <w:rFonts w:cs="Times New Roman"/>
          <w:noProof/>
          <w:lang w:val="en-US"/>
        </w:rPr>
        <w:tab/>
        <w:t xml:space="preserve">Foreman KJ, Marquez N, Dolgert A, </w:t>
      </w:r>
      <w:r w:rsidRPr="007873A4">
        <w:rPr>
          <w:rFonts w:cs="Times New Roman"/>
          <w:i/>
          <w:iCs/>
          <w:noProof/>
          <w:lang w:val="en-US"/>
        </w:rPr>
        <w:t>et al.</w:t>
      </w:r>
      <w:r w:rsidRPr="007873A4">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7873A4">
        <w:rPr>
          <w:rFonts w:cs="Times New Roman"/>
          <w:i/>
          <w:iCs/>
          <w:noProof/>
          <w:lang w:val="en-US"/>
        </w:rPr>
        <w:t>Lancet</w:t>
      </w:r>
      <w:r w:rsidRPr="007873A4">
        <w:rPr>
          <w:rFonts w:cs="Times New Roman"/>
          <w:noProof/>
          <w:lang w:val="en-US"/>
        </w:rPr>
        <w:t xml:space="preserve"> 2018. DOI:10.1016/S0140-6736(18)31694-5.</w:t>
      </w:r>
    </w:p>
    <w:p w14:paraId="0071194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18</w:t>
      </w:r>
      <w:r w:rsidRPr="007873A4">
        <w:rPr>
          <w:rFonts w:cs="Times New Roman"/>
          <w:noProof/>
          <w:lang w:val="en-US"/>
        </w:rPr>
        <w:tab/>
        <w:t xml:space="preserve">Olshansky SJ, Passaro DJ, Hershow RC, </w:t>
      </w:r>
      <w:r w:rsidRPr="007873A4">
        <w:rPr>
          <w:rFonts w:cs="Times New Roman"/>
          <w:i/>
          <w:iCs/>
          <w:noProof/>
          <w:lang w:val="en-US"/>
        </w:rPr>
        <w:t>et al.</w:t>
      </w:r>
      <w:r w:rsidRPr="007873A4">
        <w:rPr>
          <w:rFonts w:cs="Times New Roman"/>
          <w:noProof/>
          <w:lang w:val="en-US"/>
        </w:rPr>
        <w:t xml:space="preserve"> A Potential Decline in Life Expectancy in the United States in the 21st Century. </w:t>
      </w:r>
      <w:r w:rsidRPr="007873A4">
        <w:rPr>
          <w:rFonts w:cs="Times New Roman"/>
          <w:i/>
          <w:iCs/>
          <w:noProof/>
          <w:lang w:val="en-US"/>
        </w:rPr>
        <w:t>N Engl J Med</w:t>
      </w:r>
      <w:r w:rsidRPr="007873A4">
        <w:rPr>
          <w:rFonts w:cs="Times New Roman"/>
          <w:noProof/>
          <w:lang w:val="en-US"/>
        </w:rPr>
        <w:t xml:space="preserve"> 2005; </w:t>
      </w:r>
      <w:r w:rsidRPr="007873A4">
        <w:rPr>
          <w:rFonts w:cs="Times New Roman"/>
          <w:b/>
          <w:bCs/>
          <w:noProof/>
          <w:lang w:val="en-US"/>
        </w:rPr>
        <w:t>60</w:t>
      </w:r>
      <w:r w:rsidRPr="007873A4">
        <w:rPr>
          <w:rFonts w:cs="Times New Roman"/>
          <w:noProof/>
          <w:lang w:val="en-US"/>
        </w:rPr>
        <w:t>: 450–2.</w:t>
      </w:r>
    </w:p>
    <w:p w14:paraId="0DE3724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19</w:t>
      </w:r>
      <w:r w:rsidRPr="007873A4">
        <w:rPr>
          <w:rFonts w:cs="Times New Roman"/>
          <w:noProof/>
          <w:lang w:val="en-US"/>
        </w:rPr>
        <w:tab/>
        <w:t xml:space="preserve">Costello A, Abbas M, Allen A, </w:t>
      </w:r>
      <w:r w:rsidRPr="007873A4">
        <w:rPr>
          <w:rFonts w:cs="Times New Roman"/>
          <w:i/>
          <w:iCs/>
          <w:noProof/>
          <w:lang w:val="en-US"/>
        </w:rPr>
        <w:t>et al.</w:t>
      </w:r>
      <w:r w:rsidRPr="007873A4">
        <w:rPr>
          <w:rFonts w:cs="Times New Roman"/>
          <w:noProof/>
          <w:lang w:val="en-US"/>
        </w:rPr>
        <w:t xml:space="preserve"> Managing the health effects of climate change. </w:t>
      </w:r>
      <w:r w:rsidRPr="007873A4">
        <w:rPr>
          <w:rFonts w:cs="Times New Roman"/>
          <w:i/>
          <w:iCs/>
          <w:noProof/>
          <w:lang w:val="en-US"/>
        </w:rPr>
        <w:t>Lancet</w:t>
      </w:r>
      <w:r w:rsidRPr="007873A4">
        <w:rPr>
          <w:rFonts w:cs="Times New Roman"/>
          <w:noProof/>
          <w:lang w:val="en-US"/>
        </w:rPr>
        <w:t xml:space="preserve"> 2009; </w:t>
      </w:r>
      <w:r w:rsidRPr="007873A4">
        <w:rPr>
          <w:rFonts w:cs="Times New Roman"/>
          <w:b/>
          <w:bCs/>
          <w:noProof/>
          <w:lang w:val="en-US"/>
        </w:rPr>
        <w:t>373</w:t>
      </w:r>
      <w:r w:rsidRPr="007873A4">
        <w:rPr>
          <w:rFonts w:cs="Times New Roman"/>
          <w:noProof/>
          <w:lang w:val="en-US"/>
        </w:rPr>
        <w:t>: 1693–733.</w:t>
      </w:r>
    </w:p>
    <w:p w14:paraId="69A35A6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20</w:t>
      </w:r>
      <w:r w:rsidRPr="007873A4">
        <w:rPr>
          <w:rFonts w:cs="Times New Roman"/>
          <w:noProof/>
          <w:lang w:val="en-US"/>
        </w:rPr>
        <w:tab/>
        <w:t>India Meteorological Department. History of meteorological services in India. Gov. India. 2018. http://www.imd.gov.in/pages/about_history.php (accessed April 2, 2019).</w:t>
      </w:r>
    </w:p>
    <w:p w14:paraId="3ACFA2C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21</w:t>
      </w:r>
      <w:r w:rsidRPr="007873A4">
        <w:rPr>
          <w:rFonts w:cs="Times New Roman"/>
          <w:noProof/>
          <w:lang w:val="en-US"/>
        </w:rPr>
        <w:tab/>
        <w:t>Middleton WEK. A history of the thermometer. Johns Hopkins, Baltimore, 1966.</w:t>
      </w:r>
    </w:p>
    <w:p w14:paraId="4AA58D5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22</w:t>
      </w:r>
      <w:r w:rsidRPr="007873A4">
        <w:rPr>
          <w:rFonts w:cs="Times New Roman"/>
          <w:noProof/>
          <w:lang w:val="en-US"/>
        </w:rPr>
        <w:tab/>
        <w:t xml:space="preserve">Middleton WEK. A brief history of the barometer. </w:t>
      </w:r>
      <w:r w:rsidRPr="007873A4">
        <w:rPr>
          <w:rFonts w:cs="Times New Roman"/>
          <w:i/>
          <w:iCs/>
          <w:noProof/>
          <w:lang w:val="en-US"/>
        </w:rPr>
        <w:t>J R Astron Soc Canada</w:t>
      </w:r>
      <w:r w:rsidRPr="007873A4">
        <w:rPr>
          <w:rFonts w:cs="Times New Roman"/>
          <w:noProof/>
          <w:lang w:val="en-US"/>
        </w:rPr>
        <w:t xml:space="preserve"> 1944; </w:t>
      </w:r>
      <w:r w:rsidRPr="007873A4">
        <w:rPr>
          <w:rFonts w:cs="Times New Roman"/>
          <w:b/>
          <w:bCs/>
          <w:noProof/>
          <w:lang w:val="en-US"/>
        </w:rPr>
        <w:t>28</w:t>
      </w:r>
      <w:r w:rsidRPr="007873A4">
        <w:rPr>
          <w:rFonts w:cs="Times New Roman"/>
          <w:noProof/>
          <w:lang w:val="en-US"/>
        </w:rPr>
        <w:t>.</w:t>
      </w:r>
    </w:p>
    <w:p w14:paraId="4C2CB1B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23</w:t>
      </w:r>
      <w:r w:rsidRPr="007873A4">
        <w:rPr>
          <w:rFonts w:cs="Times New Roman"/>
          <w:noProof/>
          <w:lang w:val="en-US"/>
        </w:rPr>
        <w:tab/>
        <w:t xml:space="preserve">Manley G. Central England temperatures: Monthly means 1659 to 1973. </w:t>
      </w:r>
      <w:r w:rsidRPr="007873A4">
        <w:rPr>
          <w:rFonts w:cs="Times New Roman"/>
          <w:i/>
          <w:iCs/>
          <w:noProof/>
          <w:lang w:val="en-US"/>
        </w:rPr>
        <w:t>Q J R Meteorol Soc</w:t>
      </w:r>
      <w:r w:rsidRPr="007873A4">
        <w:rPr>
          <w:rFonts w:cs="Times New Roman"/>
          <w:noProof/>
          <w:lang w:val="en-US"/>
        </w:rPr>
        <w:t xml:space="preserve"> 1974. DOI:10.1002/qj.49710042511.</w:t>
      </w:r>
    </w:p>
    <w:p w14:paraId="69AA117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24</w:t>
      </w:r>
      <w:r w:rsidRPr="007873A4">
        <w:rPr>
          <w:rFonts w:cs="Times New Roman"/>
          <w:noProof/>
          <w:lang w:val="en-US"/>
        </w:rPr>
        <w:tab/>
        <w:t xml:space="preserve">Vose RS, Applequist S, Squires M, </w:t>
      </w:r>
      <w:r w:rsidRPr="007873A4">
        <w:rPr>
          <w:rFonts w:cs="Times New Roman"/>
          <w:i/>
          <w:iCs/>
          <w:noProof/>
          <w:lang w:val="en-US"/>
        </w:rPr>
        <w:t>et al.</w:t>
      </w:r>
      <w:r w:rsidRPr="007873A4">
        <w:rPr>
          <w:rFonts w:cs="Times New Roman"/>
          <w:noProof/>
          <w:lang w:val="en-US"/>
        </w:rPr>
        <w:t xml:space="preserve"> Improved historical temperature and precipitation time series for U.S. climate divisions. </w:t>
      </w:r>
      <w:r w:rsidRPr="007873A4">
        <w:rPr>
          <w:rFonts w:cs="Times New Roman"/>
          <w:i/>
          <w:iCs/>
          <w:noProof/>
          <w:lang w:val="en-US"/>
        </w:rPr>
        <w:t>J Appl Meteorol Climatol</w:t>
      </w:r>
      <w:r w:rsidRPr="007873A4">
        <w:rPr>
          <w:rFonts w:cs="Times New Roman"/>
          <w:noProof/>
          <w:lang w:val="en-US"/>
        </w:rPr>
        <w:t xml:space="preserve"> 2014. DOI:10.1175/JAMC-D-13-0248.1.</w:t>
      </w:r>
    </w:p>
    <w:p w14:paraId="3C6D029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25</w:t>
      </w:r>
      <w:r w:rsidRPr="007873A4">
        <w:rPr>
          <w:rFonts w:cs="Times New Roman"/>
          <w:noProof/>
          <w:lang w:val="en-US"/>
        </w:rPr>
        <w:tab/>
        <w:t>NOAA. NOAA Weather Stations. arcgis.com. 2014. https://www.arcgis.com/home/webmap/viewer.html?webmap=fa40207019de41bc9a37ea1f5235ae0c (accessed Jan 8, 2019).</w:t>
      </w:r>
    </w:p>
    <w:p w14:paraId="3D08EDB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26</w:t>
      </w:r>
      <w:r w:rsidRPr="007873A4">
        <w:rPr>
          <w:rFonts w:cs="Times New Roman"/>
          <w:noProof/>
          <w:lang w:val="en-US"/>
        </w:rPr>
        <w:tab/>
        <w:t xml:space="preserve">Karl TR, Koss WJ. Regional and national monthly, seasonal, and annual temperature weighted by area, 1895-1983. </w:t>
      </w:r>
      <w:r w:rsidRPr="007873A4">
        <w:rPr>
          <w:rFonts w:cs="Times New Roman"/>
          <w:i/>
          <w:iCs/>
          <w:noProof/>
          <w:lang w:val="en-US"/>
        </w:rPr>
        <w:t>Natl Clim Data Cent</w:t>
      </w:r>
      <w:r w:rsidRPr="007873A4">
        <w:rPr>
          <w:rFonts w:cs="Times New Roman"/>
          <w:noProof/>
          <w:lang w:val="en-US"/>
        </w:rPr>
        <w:t xml:space="preserve"> 1984; : 38.</w:t>
      </w:r>
    </w:p>
    <w:p w14:paraId="1A953CC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27</w:t>
      </w:r>
      <w:r w:rsidRPr="007873A4">
        <w:rPr>
          <w:rFonts w:cs="Times New Roman"/>
          <w:noProof/>
          <w:lang w:val="en-US"/>
        </w:rPr>
        <w:tab/>
        <w:t xml:space="preserve">Parks RM, Bennett JE, Foreman KJ, Toumi R, Ezzati M. National and regional seasonal dynamics of all-cause and cause-specific mortality in the USA from 1980 to 2016. </w:t>
      </w:r>
      <w:r w:rsidRPr="007873A4">
        <w:rPr>
          <w:rFonts w:cs="Times New Roman"/>
          <w:i/>
          <w:iCs/>
          <w:noProof/>
          <w:lang w:val="en-US"/>
        </w:rPr>
        <w:t>Elife</w:t>
      </w:r>
      <w:r w:rsidRPr="007873A4">
        <w:rPr>
          <w:rFonts w:cs="Times New Roman"/>
          <w:noProof/>
          <w:lang w:val="en-US"/>
        </w:rPr>
        <w:t xml:space="preserve"> 2018; </w:t>
      </w:r>
      <w:r w:rsidRPr="007873A4">
        <w:rPr>
          <w:rFonts w:cs="Times New Roman"/>
          <w:b/>
          <w:bCs/>
          <w:noProof/>
          <w:lang w:val="en-US"/>
        </w:rPr>
        <w:t>7</w:t>
      </w:r>
      <w:r w:rsidRPr="007873A4">
        <w:rPr>
          <w:rFonts w:cs="Times New Roman"/>
          <w:noProof/>
          <w:lang w:val="en-US"/>
        </w:rPr>
        <w:t>. DOI:10.7554/eLife.35500.</w:t>
      </w:r>
    </w:p>
    <w:p w14:paraId="6A4AA02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28</w:t>
      </w:r>
      <w:r w:rsidRPr="007873A4">
        <w:rPr>
          <w:rFonts w:cs="Times New Roman"/>
          <w:noProof/>
          <w:lang w:val="en-US"/>
        </w:rPr>
        <w:tab/>
        <w:t xml:space="preserve">Fall S, Watts A, Nielsen-Gammon J, </w:t>
      </w:r>
      <w:r w:rsidRPr="007873A4">
        <w:rPr>
          <w:rFonts w:cs="Times New Roman"/>
          <w:i/>
          <w:iCs/>
          <w:noProof/>
          <w:lang w:val="en-US"/>
        </w:rPr>
        <w:t>et al.</w:t>
      </w:r>
      <w:r w:rsidRPr="007873A4">
        <w:rPr>
          <w:rFonts w:cs="Times New Roman"/>
          <w:noProof/>
          <w:lang w:val="en-US"/>
        </w:rPr>
        <w:t xml:space="preserve"> Analysis of the impacts of station exposure on the U.S. Historical Climatology Network temperatures and temperature trends. </w:t>
      </w:r>
      <w:r w:rsidRPr="007873A4">
        <w:rPr>
          <w:rFonts w:cs="Times New Roman"/>
          <w:i/>
          <w:iCs/>
          <w:noProof/>
          <w:lang w:val="en-US"/>
        </w:rPr>
        <w:t>J Geophys Res Atmos</w:t>
      </w:r>
      <w:r w:rsidRPr="007873A4">
        <w:rPr>
          <w:rFonts w:cs="Times New Roman"/>
          <w:noProof/>
          <w:lang w:val="en-US"/>
        </w:rPr>
        <w:t xml:space="preserve"> 2011. DOI:10.1029/2010JD015146.</w:t>
      </w:r>
    </w:p>
    <w:p w14:paraId="4BEFA30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29</w:t>
      </w:r>
      <w:r w:rsidRPr="007873A4">
        <w:rPr>
          <w:rFonts w:cs="Times New Roman"/>
          <w:noProof/>
          <w:lang w:val="en-US"/>
        </w:rPr>
        <w:tab/>
        <w:t>Karl TR, Melillo JT, Peterson TC. Global climate change impacts in the United States. Cambridge University Press, 2009.</w:t>
      </w:r>
    </w:p>
    <w:p w14:paraId="434F3F9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30</w:t>
      </w:r>
      <w:r w:rsidRPr="007873A4">
        <w:rPr>
          <w:rFonts w:cs="Times New Roman"/>
          <w:noProof/>
          <w:lang w:val="en-US"/>
        </w:rPr>
        <w:tab/>
        <w:t xml:space="preserve">Menne MJ, Williams CN, Palecki MA. On the reliability of the U.S. surface temperature record. </w:t>
      </w:r>
      <w:r w:rsidRPr="007873A4">
        <w:rPr>
          <w:rFonts w:cs="Times New Roman"/>
          <w:i/>
          <w:iCs/>
          <w:noProof/>
          <w:lang w:val="en-US"/>
        </w:rPr>
        <w:t>J Geophys Res Atmos</w:t>
      </w:r>
      <w:r w:rsidRPr="007873A4">
        <w:rPr>
          <w:rFonts w:cs="Times New Roman"/>
          <w:noProof/>
          <w:lang w:val="en-US"/>
        </w:rPr>
        <w:t xml:space="preserve"> 2010. DOI:10.1029/2009JD013094.</w:t>
      </w:r>
    </w:p>
    <w:p w14:paraId="5246F56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31</w:t>
      </w:r>
      <w:r w:rsidRPr="007873A4">
        <w:rPr>
          <w:rFonts w:cs="Times New Roman"/>
          <w:noProof/>
          <w:lang w:val="en-US"/>
        </w:rPr>
        <w:tab/>
        <w:t xml:space="preserve">Menne MJ, Williams CN, Vose RS. The U.S. historical climatology network monthly temperature data, version 2. </w:t>
      </w:r>
      <w:r w:rsidRPr="007873A4">
        <w:rPr>
          <w:rFonts w:cs="Times New Roman"/>
          <w:i/>
          <w:iCs/>
          <w:noProof/>
          <w:lang w:val="en-US"/>
        </w:rPr>
        <w:t>Bull Am Meteorol Soc</w:t>
      </w:r>
      <w:r w:rsidRPr="007873A4">
        <w:rPr>
          <w:rFonts w:cs="Times New Roman"/>
          <w:noProof/>
          <w:lang w:val="en-US"/>
        </w:rPr>
        <w:t xml:space="preserve"> 2009. DOI:10.1175/2008BAMS2613.1.</w:t>
      </w:r>
    </w:p>
    <w:p w14:paraId="0740FB5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32</w:t>
      </w:r>
      <w:r w:rsidRPr="007873A4">
        <w:rPr>
          <w:rFonts w:cs="Times New Roman"/>
          <w:noProof/>
          <w:lang w:val="en-US"/>
        </w:rPr>
        <w:tab/>
        <w:t xml:space="preserve">Menne MJ, Williams CN. Homogenization of temperature series via pairwise comparisons. </w:t>
      </w:r>
      <w:r w:rsidRPr="007873A4">
        <w:rPr>
          <w:rFonts w:cs="Times New Roman"/>
          <w:i/>
          <w:iCs/>
          <w:noProof/>
          <w:lang w:val="en-US"/>
        </w:rPr>
        <w:t>J Clim</w:t>
      </w:r>
      <w:r w:rsidRPr="007873A4">
        <w:rPr>
          <w:rFonts w:cs="Times New Roman"/>
          <w:noProof/>
          <w:lang w:val="en-US"/>
        </w:rPr>
        <w:t xml:space="preserve"> 2009. DOI:10.1175/2008JCLI2263.1.</w:t>
      </w:r>
    </w:p>
    <w:p w14:paraId="62F7BFD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33</w:t>
      </w:r>
      <w:r w:rsidRPr="007873A4">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7873A4">
        <w:rPr>
          <w:rFonts w:cs="Times New Roman"/>
          <w:i/>
          <w:iCs/>
          <w:noProof/>
          <w:lang w:val="en-US"/>
        </w:rPr>
        <w:t>NOAA Tech Rep NESDIS 144</w:t>
      </w:r>
      <w:r w:rsidRPr="007873A4">
        <w:rPr>
          <w:rFonts w:cs="Times New Roman"/>
          <w:noProof/>
          <w:lang w:val="en-US"/>
        </w:rPr>
        <w:t xml:space="preserve"> 2015; : 111-.</w:t>
      </w:r>
    </w:p>
    <w:p w14:paraId="558705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34</w:t>
      </w:r>
      <w:r w:rsidRPr="007873A4">
        <w:rPr>
          <w:rFonts w:cs="Times New Roman"/>
          <w:noProof/>
          <w:lang w:val="en-US"/>
        </w:rPr>
        <w:tab/>
        <w:t xml:space="preserve">Miller G. ‘Airs, waters, and places’ in history. </w:t>
      </w:r>
      <w:r w:rsidRPr="007873A4">
        <w:rPr>
          <w:rFonts w:cs="Times New Roman"/>
          <w:i/>
          <w:iCs/>
          <w:noProof/>
          <w:lang w:val="en-US"/>
        </w:rPr>
        <w:t>J Hist Med Allied Sci</w:t>
      </w:r>
      <w:r w:rsidRPr="007873A4">
        <w:rPr>
          <w:rFonts w:cs="Times New Roman"/>
          <w:noProof/>
          <w:lang w:val="en-US"/>
        </w:rPr>
        <w:t xml:space="preserve"> 1962. DOI:10.1093/jhmas/XVII.1.129.</w:t>
      </w:r>
    </w:p>
    <w:p w14:paraId="37F759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35</w:t>
      </w:r>
      <w:r w:rsidRPr="007873A4">
        <w:rPr>
          <w:rFonts w:cs="Times New Roman"/>
          <w:noProof/>
          <w:lang w:val="en-US"/>
        </w:rPr>
        <w:tab/>
        <w:t xml:space="preserve">Shaw BD. Seasons of death: aspects of mortality in Imperial Rome. </w:t>
      </w:r>
      <w:r w:rsidRPr="007873A4">
        <w:rPr>
          <w:rFonts w:cs="Times New Roman"/>
          <w:i/>
          <w:iCs/>
          <w:noProof/>
          <w:lang w:val="en-US"/>
        </w:rPr>
        <w:t>J Rom Stud</w:t>
      </w:r>
      <w:r w:rsidRPr="007873A4">
        <w:rPr>
          <w:rFonts w:cs="Times New Roman"/>
          <w:noProof/>
          <w:lang w:val="en-US"/>
        </w:rPr>
        <w:t xml:space="preserve"> 2006. DOI:10.2307/300425.</w:t>
      </w:r>
    </w:p>
    <w:p w14:paraId="272C9D0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36</w:t>
      </w:r>
      <w:r w:rsidRPr="007873A4">
        <w:rPr>
          <w:rFonts w:cs="Times New Roman"/>
          <w:noProof/>
          <w:lang w:val="en-US"/>
        </w:rPr>
        <w:tab/>
        <w:t xml:space="preserve">Rogot E, Fabsitz R, Feinleib M. Daily variation In USA mortality. </w:t>
      </w:r>
      <w:r w:rsidRPr="007873A4">
        <w:rPr>
          <w:rFonts w:cs="Times New Roman"/>
          <w:i/>
          <w:iCs/>
          <w:noProof/>
          <w:lang w:val="en-US"/>
        </w:rPr>
        <w:t>Am J Epidemiol</w:t>
      </w:r>
      <w:r w:rsidRPr="007873A4">
        <w:rPr>
          <w:rFonts w:cs="Times New Roman"/>
          <w:noProof/>
          <w:lang w:val="en-US"/>
        </w:rPr>
        <w:t xml:space="preserve"> 1976. DOI:10.1093/oxfordjournals.aje.a112218.</w:t>
      </w:r>
    </w:p>
    <w:p w14:paraId="7590F7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37</w:t>
      </w:r>
      <w:r w:rsidRPr="007873A4">
        <w:rPr>
          <w:rFonts w:cs="Times New Roman"/>
          <w:noProof/>
          <w:lang w:val="en-US"/>
        </w:rPr>
        <w:tab/>
        <w:t xml:space="preserve">Guy WA. On temperature and its relation to mortality: An illustration of the application of the numerical method to the discovery of truth. </w:t>
      </w:r>
      <w:r w:rsidRPr="007873A4">
        <w:rPr>
          <w:rFonts w:cs="Times New Roman"/>
          <w:i/>
          <w:iCs/>
          <w:noProof/>
          <w:lang w:val="en-US"/>
        </w:rPr>
        <w:t>J Stat Soc London</w:t>
      </w:r>
      <w:r w:rsidRPr="007873A4">
        <w:rPr>
          <w:rFonts w:cs="Times New Roman"/>
          <w:noProof/>
          <w:lang w:val="en-US"/>
        </w:rPr>
        <w:t xml:space="preserve"> 1881. DOI:10.2307/2339225.</w:t>
      </w:r>
    </w:p>
    <w:p w14:paraId="5578860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38</w:t>
      </w:r>
      <w:r w:rsidRPr="007873A4">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7873A4">
        <w:rPr>
          <w:rFonts w:cs="Times New Roman"/>
          <w:i/>
          <w:iCs/>
          <w:noProof/>
          <w:lang w:val="en-US"/>
        </w:rPr>
        <w:t>J Stat Soc London</w:t>
      </w:r>
      <w:r w:rsidRPr="007873A4">
        <w:rPr>
          <w:rFonts w:cs="Times New Roman"/>
          <w:noProof/>
          <w:lang w:val="en-US"/>
        </w:rPr>
        <w:t xml:space="preserve"> 1858. DOI:10.2307/2338211.</w:t>
      </w:r>
    </w:p>
    <w:p w14:paraId="0BBB5AC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39</w:t>
      </w:r>
      <w:r w:rsidRPr="007873A4">
        <w:rPr>
          <w:rFonts w:cs="Times New Roman"/>
          <w:noProof/>
          <w:lang w:val="en-US"/>
        </w:rPr>
        <w:tab/>
        <w:t xml:space="preserve">Healy JD. Excess winter mortality in Europe: A cross country analysis identifying key risk factors. </w:t>
      </w:r>
      <w:r w:rsidRPr="007873A4">
        <w:rPr>
          <w:rFonts w:cs="Times New Roman"/>
          <w:i/>
          <w:iCs/>
          <w:noProof/>
          <w:lang w:val="en-US"/>
        </w:rPr>
        <w:t>J Epidemiol Community Health</w:t>
      </w:r>
      <w:r w:rsidRPr="007873A4">
        <w:rPr>
          <w:rFonts w:cs="Times New Roman"/>
          <w:noProof/>
          <w:lang w:val="en-US"/>
        </w:rPr>
        <w:t xml:space="preserve"> 2003; </w:t>
      </w:r>
      <w:r w:rsidRPr="007873A4">
        <w:rPr>
          <w:rFonts w:cs="Times New Roman"/>
          <w:b/>
          <w:bCs/>
          <w:noProof/>
          <w:lang w:val="en-US"/>
        </w:rPr>
        <w:t>57</w:t>
      </w:r>
      <w:r w:rsidRPr="007873A4">
        <w:rPr>
          <w:rFonts w:cs="Times New Roman"/>
          <w:noProof/>
          <w:lang w:val="en-US"/>
        </w:rPr>
        <w:t>: 784–9.</w:t>
      </w:r>
    </w:p>
    <w:p w14:paraId="2D96EED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40</w:t>
      </w:r>
      <w:r w:rsidRPr="007873A4">
        <w:rPr>
          <w:rFonts w:cs="Times New Roman"/>
          <w:noProof/>
          <w:lang w:val="en-US"/>
        </w:rPr>
        <w:tab/>
        <w:t xml:space="preserve">Reichert TA, Simonsen L, Sharma A, Pardo SA, Fedson DS, Miller MA. Influenza and the winter increase in mortality in the United States, 1959-1999. </w:t>
      </w:r>
      <w:r w:rsidRPr="007873A4">
        <w:rPr>
          <w:rFonts w:cs="Times New Roman"/>
          <w:i/>
          <w:iCs/>
          <w:noProof/>
          <w:lang w:val="en-US"/>
        </w:rPr>
        <w:t>Am J Epidemiol</w:t>
      </w:r>
      <w:r w:rsidRPr="007873A4">
        <w:rPr>
          <w:rFonts w:cs="Times New Roman"/>
          <w:noProof/>
          <w:lang w:val="en-US"/>
        </w:rPr>
        <w:t xml:space="preserve"> 2004. DOI:10.1093/aje/kwh227.</w:t>
      </w:r>
    </w:p>
    <w:p w14:paraId="1254B64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41</w:t>
      </w:r>
      <w:r w:rsidRPr="007873A4">
        <w:rPr>
          <w:rFonts w:cs="Times New Roman"/>
          <w:noProof/>
          <w:lang w:val="en-US"/>
        </w:rPr>
        <w:tab/>
        <w:t xml:space="preserve">Brown G, Fearn V, Wells C. Exploratory analysis of seasonal mortality in England and Wales, 1998 to 2007. </w:t>
      </w:r>
      <w:r w:rsidRPr="007873A4">
        <w:rPr>
          <w:rFonts w:cs="Times New Roman"/>
          <w:i/>
          <w:iCs/>
          <w:noProof/>
          <w:lang w:val="en-US"/>
        </w:rPr>
        <w:t>Heal Stat Q</w:t>
      </w:r>
      <w:r w:rsidRPr="007873A4">
        <w:rPr>
          <w:rFonts w:cs="Times New Roman"/>
          <w:noProof/>
          <w:lang w:val="en-US"/>
        </w:rPr>
        <w:t xml:space="preserve"> 2010. DOI:10.1057/hsq.2010.21.</w:t>
      </w:r>
    </w:p>
    <w:p w14:paraId="56E24A7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42</w:t>
      </w:r>
      <w:r w:rsidRPr="007873A4">
        <w:rPr>
          <w:rFonts w:cs="Times New Roman"/>
          <w:noProof/>
          <w:lang w:val="en-US"/>
        </w:rPr>
        <w:tab/>
        <w:t xml:space="preserve">ONS. Excess winter mortality in England and Wales. Stat. Bull. 2019. </w:t>
      </w:r>
      <w:r w:rsidRPr="007873A4">
        <w:rPr>
          <w:rFonts w:cs="Times New Roman"/>
          <w:noProof/>
          <w:lang w:val="en-US"/>
        </w:rPr>
        <w:lastRenderedPageBreak/>
        <w:t>https://www.ons.gov.uk/peoplepopulationandcommunity/birthsdeathsandmarriages/deaths/bulletins/excesswintermortalityinenglandandwales/previousReleases.</w:t>
      </w:r>
    </w:p>
    <w:p w14:paraId="424E99C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43</w:t>
      </w:r>
      <w:r w:rsidRPr="007873A4">
        <w:rPr>
          <w:rFonts w:cs="Times New Roman"/>
          <w:noProof/>
          <w:lang w:val="en-US"/>
        </w:rPr>
        <w:tab/>
        <w:t xml:space="preserve">Hajat S, Gasparrini A. The excess winter deaths measure: Why its use is misleading for public health understanding of cold-related health impacts. </w:t>
      </w:r>
      <w:r w:rsidRPr="007873A4">
        <w:rPr>
          <w:rFonts w:cs="Times New Roman"/>
          <w:i/>
          <w:iCs/>
          <w:noProof/>
          <w:lang w:val="en-US"/>
        </w:rPr>
        <w:t>Epidemiology</w:t>
      </w:r>
      <w:r w:rsidRPr="007873A4">
        <w:rPr>
          <w:rFonts w:cs="Times New Roman"/>
          <w:noProof/>
          <w:lang w:val="en-US"/>
        </w:rPr>
        <w:t xml:space="preserve"> 2016. DOI:10.1097/EDE.0000000000000479.</w:t>
      </w:r>
    </w:p>
    <w:p w14:paraId="5C6F5BF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44</w:t>
      </w:r>
      <w:r w:rsidRPr="007873A4">
        <w:rPr>
          <w:rFonts w:cs="Times New Roman"/>
          <w:noProof/>
          <w:lang w:val="en-US"/>
        </w:rPr>
        <w:tab/>
        <w:t xml:space="preserve">Rau R. Seasonality in human mortality. A demographic approach. </w:t>
      </w:r>
      <w:r w:rsidRPr="007873A4">
        <w:rPr>
          <w:rFonts w:cs="Times New Roman"/>
          <w:i/>
          <w:iCs/>
          <w:noProof/>
          <w:lang w:val="en-US"/>
        </w:rPr>
        <w:t>Wirtschafts- und Sozialwissenschaftlichen Fak</w:t>
      </w:r>
      <w:r w:rsidRPr="007873A4">
        <w:rPr>
          <w:rFonts w:cs="Times New Roman"/>
          <w:noProof/>
          <w:lang w:val="en-US"/>
        </w:rPr>
        <w:t xml:space="preserve"> 2004; </w:t>
      </w:r>
      <w:r w:rsidRPr="007873A4">
        <w:rPr>
          <w:rFonts w:cs="Times New Roman"/>
          <w:b/>
          <w:bCs/>
          <w:noProof/>
          <w:lang w:val="en-US"/>
        </w:rPr>
        <w:t>PhD</w:t>
      </w:r>
      <w:r w:rsidRPr="007873A4">
        <w:rPr>
          <w:rFonts w:cs="Times New Roman"/>
          <w:noProof/>
          <w:lang w:val="en-US"/>
        </w:rPr>
        <w:t>: 361.</w:t>
      </w:r>
    </w:p>
    <w:p w14:paraId="3728BED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45</w:t>
      </w:r>
      <w:r w:rsidRPr="007873A4">
        <w:rPr>
          <w:rFonts w:cs="Times New Roman"/>
          <w:noProof/>
          <w:lang w:val="en-US"/>
        </w:rPr>
        <w:tab/>
        <w:t xml:space="preserve">Rosenwaike I. Seasonal Variation of Deaths in the United States, 1951–1960. </w:t>
      </w:r>
      <w:r w:rsidRPr="007873A4">
        <w:rPr>
          <w:rFonts w:cs="Times New Roman"/>
          <w:i/>
          <w:iCs/>
          <w:noProof/>
          <w:lang w:val="en-US"/>
        </w:rPr>
        <w:t>J Am Stat Assoc</w:t>
      </w:r>
      <w:r w:rsidRPr="007873A4">
        <w:rPr>
          <w:rFonts w:cs="Times New Roman"/>
          <w:noProof/>
          <w:lang w:val="en-US"/>
        </w:rPr>
        <w:t xml:space="preserve"> 1966; </w:t>
      </w:r>
      <w:r w:rsidRPr="007873A4">
        <w:rPr>
          <w:rFonts w:cs="Times New Roman"/>
          <w:b/>
          <w:bCs/>
          <w:noProof/>
          <w:lang w:val="en-US"/>
        </w:rPr>
        <w:t>61</w:t>
      </w:r>
      <w:r w:rsidRPr="007873A4">
        <w:rPr>
          <w:rFonts w:cs="Times New Roman"/>
          <w:noProof/>
          <w:lang w:val="en-US"/>
        </w:rPr>
        <w:t>: 706–19.</w:t>
      </w:r>
    </w:p>
    <w:p w14:paraId="312D43D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46</w:t>
      </w:r>
      <w:r w:rsidRPr="007873A4">
        <w:rPr>
          <w:rFonts w:cs="Times New Roman"/>
          <w:noProof/>
          <w:lang w:val="en-US"/>
        </w:rPr>
        <w:tab/>
        <w:t xml:space="preserve">Feinstein CA. Seasonality of deaths in the US by age and cause. </w:t>
      </w:r>
      <w:r w:rsidRPr="007873A4">
        <w:rPr>
          <w:rFonts w:cs="Times New Roman"/>
          <w:i/>
          <w:iCs/>
          <w:noProof/>
          <w:lang w:val="en-US"/>
        </w:rPr>
        <w:t>Demogr Res</w:t>
      </w:r>
      <w:r w:rsidRPr="007873A4">
        <w:rPr>
          <w:rFonts w:cs="Times New Roman"/>
          <w:noProof/>
          <w:lang w:val="en-US"/>
        </w:rPr>
        <w:t xml:space="preserve"> 2002; </w:t>
      </w:r>
      <w:r w:rsidRPr="007873A4">
        <w:rPr>
          <w:rFonts w:cs="Times New Roman"/>
          <w:b/>
          <w:bCs/>
          <w:noProof/>
          <w:lang w:val="en-US"/>
        </w:rPr>
        <w:t>6</w:t>
      </w:r>
      <w:r w:rsidRPr="007873A4">
        <w:rPr>
          <w:rFonts w:cs="Times New Roman"/>
          <w:noProof/>
          <w:lang w:val="en-US"/>
        </w:rPr>
        <w:t>: 469–86.</w:t>
      </w:r>
    </w:p>
    <w:p w14:paraId="308FBEB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47</w:t>
      </w:r>
      <w:r w:rsidRPr="007873A4">
        <w:rPr>
          <w:rFonts w:cs="Times New Roman"/>
          <w:noProof/>
          <w:lang w:val="en-US"/>
        </w:rPr>
        <w:tab/>
        <w:t xml:space="preserve">Kalkstein AJ. Regional Similarities in Seasonal Mortality across the United States: An Examination of 28 Metropolitan Statistical Areas. </w:t>
      </w:r>
      <w:r w:rsidRPr="007873A4">
        <w:rPr>
          <w:rFonts w:cs="Times New Roman"/>
          <w:i/>
          <w:iCs/>
          <w:noProof/>
          <w:lang w:val="en-US"/>
        </w:rPr>
        <w:t>PLoS One</w:t>
      </w:r>
      <w:r w:rsidRPr="007873A4">
        <w:rPr>
          <w:rFonts w:cs="Times New Roman"/>
          <w:noProof/>
          <w:lang w:val="en-US"/>
        </w:rPr>
        <w:t xml:space="preserve"> 2013; </w:t>
      </w:r>
      <w:r w:rsidRPr="007873A4">
        <w:rPr>
          <w:rFonts w:cs="Times New Roman"/>
          <w:b/>
          <w:bCs/>
          <w:noProof/>
          <w:lang w:val="en-US"/>
        </w:rPr>
        <w:t>8</w:t>
      </w:r>
      <w:r w:rsidRPr="007873A4">
        <w:rPr>
          <w:rFonts w:cs="Times New Roman"/>
          <w:noProof/>
          <w:lang w:val="en-US"/>
        </w:rPr>
        <w:t>. DOI:10.1371/journal.pone.0063971.</w:t>
      </w:r>
    </w:p>
    <w:p w14:paraId="1594036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48</w:t>
      </w:r>
      <w:r w:rsidRPr="007873A4">
        <w:rPr>
          <w:rFonts w:cs="Times New Roman"/>
          <w:noProof/>
          <w:lang w:val="en-US"/>
        </w:rPr>
        <w:tab/>
        <w:t xml:space="preserve">Trudeau R. Monthly and daily patterns of death. </w:t>
      </w:r>
      <w:r w:rsidRPr="007873A4">
        <w:rPr>
          <w:rFonts w:cs="Times New Roman"/>
          <w:i/>
          <w:iCs/>
          <w:noProof/>
          <w:lang w:val="en-US"/>
        </w:rPr>
        <w:t>Stat Canada</w:t>
      </w:r>
      <w:r w:rsidRPr="007873A4">
        <w:rPr>
          <w:rFonts w:cs="Times New Roman"/>
          <w:noProof/>
          <w:lang w:val="en-US"/>
        </w:rPr>
        <w:t xml:space="preserve"> 1997; </w:t>
      </w:r>
      <w:r w:rsidRPr="007873A4">
        <w:rPr>
          <w:rFonts w:cs="Times New Roman"/>
          <w:b/>
          <w:bCs/>
          <w:noProof/>
          <w:lang w:val="en-US"/>
        </w:rPr>
        <w:t>9</w:t>
      </w:r>
      <w:r w:rsidRPr="007873A4">
        <w:rPr>
          <w:rFonts w:cs="Times New Roman"/>
          <w:noProof/>
          <w:lang w:val="en-US"/>
        </w:rPr>
        <w:t>.</w:t>
      </w:r>
    </w:p>
    <w:p w14:paraId="6A53D54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49</w:t>
      </w:r>
      <w:r w:rsidRPr="007873A4">
        <w:rPr>
          <w:rFonts w:cs="Times New Roman"/>
          <w:noProof/>
          <w:lang w:val="en-US"/>
        </w:rPr>
        <w:tab/>
        <w:t xml:space="preserve">Gemmell I, McLoone P, Boddy FA, Dickinson GJ, Watt GCM. Seasonal variation in mortality in Scotland. </w:t>
      </w:r>
      <w:r w:rsidRPr="007873A4">
        <w:rPr>
          <w:rFonts w:cs="Times New Roman"/>
          <w:i/>
          <w:iCs/>
          <w:noProof/>
          <w:lang w:val="en-US"/>
        </w:rPr>
        <w:t>Int J Epidemiol</w:t>
      </w:r>
      <w:r w:rsidRPr="007873A4">
        <w:rPr>
          <w:rFonts w:cs="Times New Roman"/>
          <w:noProof/>
          <w:lang w:val="en-US"/>
        </w:rPr>
        <w:t xml:space="preserve"> 2000. DOI:10.1093/ije/29.2.274.</w:t>
      </w:r>
    </w:p>
    <w:p w14:paraId="2D2A8BA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50</w:t>
      </w:r>
      <w:r w:rsidRPr="007873A4">
        <w:rPr>
          <w:rFonts w:cs="Times New Roman"/>
          <w:noProof/>
          <w:lang w:val="en-US"/>
        </w:rPr>
        <w:tab/>
        <w:t xml:space="preserve">Marti-Soler H, Gonseth S, Gubelmann C, </w:t>
      </w:r>
      <w:r w:rsidRPr="007873A4">
        <w:rPr>
          <w:rFonts w:cs="Times New Roman"/>
          <w:i/>
          <w:iCs/>
          <w:noProof/>
          <w:lang w:val="en-US"/>
        </w:rPr>
        <w:t>et al.</w:t>
      </w:r>
      <w:r w:rsidRPr="007873A4">
        <w:rPr>
          <w:rFonts w:cs="Times New Roman"/>
          <w:noProof/>
          <w:lang w:val="en-US"/>
        </w:rPr>
        <w:t xml:space="preserve"> Seasonal variation of overall and cardiovascular mortality: A study in 19 countries from different geographic locations. </w:t>
      </w:r>
      <w:r w:rsidRPr="007873A4">
        <w:rPr>
          <w:rFonts w:cs="Times New Roman"/>
          <w:i/>
          <w:iCs/>
          <w:noProof/>
          <w:lang w:val="en-US"/>
        </w:rPr>
        <w:t>PLoS One</w:t>
      </w:r>
      <w:r w:rsidRPr="007873A4">
        <w:rPr>
          <w:rFonts w:cs="Times New Roman"/>
          <w:noProof/>
          <w:lang w:val="en-US"/>
        </w:rPr>
        <w:t xml:space="preserve"> 2014. DOI:10.1371/journal.pone.0113500.</w:t>
      </w:r>
    </w:p>
    <w:p w14:paraId="543BF3E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51</w:t>
      </w:r>
      <w:r w:rsidRPr="007873A4">
        <w:rPr>
          <w:rFonts w:cs="Times New Roman"/>
          <w:noProof/>
          <w:lang w:val="en-US"/>
        </w:rPr>
        <w:tab/>
        <w:t xml:space="preserve">Laake K, Sverre JM. Winter excess mortality: A comparison between Norway and England plus Wales. </w:t>
      </w:r>
      <w:r w:rsidRPr="007873A4">
        <w:rPr>
          <w:rFonts w:cs="Times New Roman"/>
          <w:i/>
          <w:iCs/>
          <w:noProof/>
          <w:lang w:val="en-US"/>
        </w:rPr>
        <w:t>Age Ageing</w:t>
      </w:r>
      <w:r w:rsidRPr="007873A4">
        <w:rPr>
          <w:rFonts w:cs="Times New Roman"/>
          <w:noProof/>
          <w:lang w:val="en-US"/>
        </w:rPr>
        <w:t xml:space="preserve"> 1996. DOI:10.1093/ageing/25.5.343.</w:t>
      </w:r>
    </w:p>
    <w:p w14:paraId="1B09099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52</w:t>
      </w:r>
      <w:r w:rsidRPr="007873A4">
        <w:rPr>
          <w:rFonts w:cs="Times New Roman"/>
          <w:noProof/>
          <w:lang w:val="en-US"/>
        </w:rPr>
        <w:tab/>
        <w:t xml:space="preserve">Mackenbach JP, Kunst AE, Looman CWN. Seasonal variation in mortality in The Netherlands. </w:t>
      </w:r>
      <w:r w:rsidRPr="007873A4">
        <w:rPr>
          <w:rFonts w:cs="Times New Roman"/>
          <w:i/>
          <w:iCs/>
          <w:noProof/>
          <w:lang w:val="en-US"/>
        </w:rPr>
        <w:t>J Epidemiol Community Health</w:t>
      </w:r>
      <w:r w:rsidRPr="007873A4">
        <w:rPr>
          <w:rFonts w:cs="Times New Roman"/>
          <w:noProof/>
          <w:lang w:val="en-US"/>
        </w:rPr>
        <w:t xml:space="preserve"> 1992; </w:t>
      </w:r>
      <w:r w:rsidRPr="007873A4">
        <w:rPr>
          <w:rFonts w:cs="Times New Roman"/>
          <w:b/>
          <w:bCs/>
          <w:noProof/>
          <w:lang w:val="en-US"/>
        </w:rPr>
        <w:t>46</w:t>
      </w:r>
      <w:r w:rsidRPr="007873A4">
        <w:rPr>
          <w:rFonts w:cs="Times New Roman"/>
          <w:noProof/>
          <w:lang w:val="en-US"/>
        </w:rPr>
        <w:t>: 261–5.</w:t>
      </w:r>
    </w:p>
    <w:p w14:paraId="44C288F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53</w:t>
      </w:r>
      <w:r w:rsidRPr="007873A4">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7873A4">
        <w:rPr>
          <w:rFonts w:cs="Times New Roman"/>
          <w:i/>
          <w:iCs/>
          <w:noProof/>
          <w:lang w:val="en-US"/>
        </w:rPr>
        <w:t>Eur J Public Health</w:t>
      </w:r>
      <w:r w:rsidRPr="007873A4">
        <w:rPr>
          <w:rFonts w:cs="Times New Roman"/>
          <w:noProof/>
          <w:lang w:val="en-US"/>
        </w:rPr>
        <w:t xml:space="preserve"> 2007. DOI:10.1093/eurpub/4.1.3.</w:t>
      </w:r>
    </w:p>
    <w:p w14:paraId="760CC5F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54</w:t>
      </w:r>
      <w:r w:rsidRPr="007873A4">
        <w:rPr>
          <w:rFonts w:cs="Times New Roman"/>
          <w:noProof/>
          <w:lang w:val="en-US"/>
        </w:rPr>
        <w:tab/>
        <w:t xml:space="preserve">Nakaji S, Parodi S, Fontana V, </w:t>
      </w:r>
      <w:r w:rsidRPr="007873A4">
        <w:rPr>
          <w:rFonts w:cs="Times New Roman"/>
          <w:i/>
          <w:iCs/>
          <w:noProof/>
          <w:lang w:val="en-US"/>
        </w:rPr>
        <w:t>et al.</w:t>
      </w:r>
      <w:r w:rsidRPr="007873A4">
        <w:rPr>
          <w:rFonts w:cs="Times New Roman"/>
          <w:noProof/>
          <w:lang w:val="en-US"/>
        </w:rPr>
        <w:t xml:space="preserve"> Seasonal changes in mortality rates from main causes of death in Japan. </w:t>
      </w:r>
      <w:r w:rsidRPr="007873A4">
        <w:rPr>
          <w:rFonts w:cs="Times New Roman"/>
          <w:i/>
          <w:iCs/>
          <w:noProof/>
          <w:lang w:val="en-US"/>
        </w:rPr>
        <w:t>Eur J Epidemiol</w:t>
      </w:r>
      <w:r w:rsidRPr="007873A4">
        <w:rPr>
          <w:rFonts w:cs="Times New Roman"/>
          <w:noProof/>
          <w:lang w:val="en-US"/>
        </w:rPr>
        <w:t xml:space="preserve"> 2004. DOI:10.1007/s10654-004-4695-8.</w:t>
      </w:r>
    </w:p>
    <w:p w14:paraId="63137FF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55</w:t>
      </w:r>
      <w:r w:rsidRPr="007873A4">
        <w:rPr>
          <w:rFonts w:cs="Times New Roman"/>
          <w:noProof/>
          <w:lang w:val="en-US"/>
        </w:rPr>
        <w:tab/>
        <w:t>Rau R, Bohk-Ewald C, Muszyńska MM, Vaupel JW. Visualizing Mortality Dynamics in the Lexis Diagram. 2018 DOI:10.1007/978-3-319-64820-0.</w:t>
      </w:r>
    </w:p>
    <w:p w14:paraId="7E208AC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56</w:t>
      </w:r>
      <w:r w:rsidRPr="007873A4">
        <w:rPr>
          <w:rFonts w:cs="Times New Roman"/>
          <w:noProof/>
          <w:lang w:val="en-US"/>
        </w:rPr>
        <w:tab/>
        <w:t xml:space="preserve">Moy CM, Seltzer GO, Rodbell DT, Anderson DM. Variability of El Niño/Southern Oscillation activity at millennial timescales during the Holocene epoch. </w:t>
      </w:r>
      <w:r w:rsidRPr="007873A4">
        <w:rPr>
          <w:rFonts w:cs="Times New Roman"/>
          <w:i/>
          <w:iCs/>
          <w:noProof/>
          <w:lang w:val="en-US"/>
        </w:rPr>
        <w:t>Nature</w:t>
      </w:r>
      <w:r w:rsidRPr="007873A4">
        <w:rPr>
          <w:rFonts w:cs="Times New Roman"/>
          <w:noProof/>
          <w:lang w:val="en-US"/>
        </w:rPr>
        <w:t xml:space="preserve"> 2002; </w:t>
      </w:r>
      <w:r w:rsidRPr="007873A4">
        <w:rPr>
          <w:rFonts w:cs="Times New Roman"/>
          <w:b/>
          <w:bCs/>
          <w:noProof/>
          <w:lang w:val="en-US"/>
        </w:rPr>
        <w:t>420</w:t>
      </w:r>
      <w:r w:rsidRPr="007873A4">
        <w:rPr>
          <w:rFonts w:cs="Times New Roman"/>
          <w:noProof/>
          <w:lang w:val="en-US"/>
        </w:rPr>
        <w:t>: 162–5.</w:t>
      </w:r>
    </w:p>
    <w:p w14:paraId="4178FE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57</w:t>
      </w:r>
      <w:r w:rsidRPr="007873A4">
        <w:rPr>
          <w:rFonts w:cs="Times New Roman"/>
          <w:noProof/>
          <w:lang w:val="en-US"/>
        </w:rPr>
        <w:tab/>
        <w:t xml:space="preserve">Grenfell BT, Bjørnstad ON, Kappey J. Travelling waves and spatial hierarchies in measles epidemics. </w:t>
      </w:r>
      <w:r w:rsidRPr="007873A4">
        <w:rPr>
          <w:rFonts w:cs="Times New Roman"/>
          <w:i/>
          <w:iCs/>
          <w:noProof/>
          <w:lang w:val="en-US"/>
        </w:rPr>
        <w:t>Nature</w:t>
      </w:r>
      <w:r w:rsidRPr="007873A4">
        <w:rPr>
          <w:rFonts w:cs="Times New Roman"/>
          <w:noProof/>
          <w:lang w:val="en-US"/>
        </w:rPr>
        <w:t xml:space="preserve"> 2001; </w:t>
      </w:r>
      <w:r w:rsidRPr="007873A4">
        <w:rPr>
          <w:rFonts w:cs="Times New Roman"/>
          <w:b/>
          <w:bCs/>
          <w:noProof/>
          <w:lang w:val="en-US"/>
        </w:rPr>
        <w:t>414</w:t>
      </w:r>
      <w:r w:rsidRPr="007873A4">
        <w:rPr>
          <w:rFonts w:cs="Times New Roman"/>
          <w:noProof/>
          <w:lang w:val="en-US"/>
        </w:rPr>
        <w:t>: 716–23.</w:t>
      </w:r>
    </w:p>
    <w:p w14:paraId="59B58D8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58</w:t>
      </w:r>
      <w:r w:rsidRPr="007873A4">
        <w:rPr>
          <w:rFonts w:cs="Times New Roman"/>
          <w:noProof/>
          <w:lang w:val="en-US"/>
        </w:rPr>
        <w:tab/>
        <w:t xml:space="preserve">Kinney PL, Schwartz J, Pascal M, </w:t>
      </w:r>
      <w:r w:rsidRPr="007873A4">
        <w:rPr>
          <w:rFonts w:cs="Times New Roman"/>
          <w:i/>
          <w:iCs/>
          <w:noProof/>
          <w:lang w:val="en-US"/>
        </w:rPr>
        <w:t>et al.</w:t>
      </w:r>
      <w:r w:rsidRPr="007873A4">
        <w:rPr>
          <w:rFonts w:cs="Times New Roman"/>
          <w:noProof/>
          <w:lang w:val="en-US"/>
        </w:rPr>
        <w:t xml:space="preserve"> Winter season mortality: Will climate warming bring benefits? </w:t>
      </w:r>
      <w:r w:rsidRPr="007873A4">
        <w:rPr>
          <w:rFonts w:cs="Times New Roman"/>
          <w:i/>
          <w:iCs/>
          <w:noProof/>
          <w:lang w:val="en-US"/>
        </w:rPr>
        <w:t>Environ Res Lett</w:t>
      </w:r>
      <w:r w:rsidRPr="007873A4">
        <w:rPr>
          <w:rFonts w:cs="Times New Roman"/>
          <w:noProof/>
          <w:lang w:val="en-US"/>
        </w:rPr>
        <w:t xml:space="preserve"> 2015; </w:t>
      </w:r>
      <w:r w:rsidRPr="007873A4">
        <w:rPr>
          <w:rFonts w:cs="Times New Roman"/>
          <w:b/>
          <w:bCs/>
          <w:noProof/>
          <w:lang w:val="en-US"/>
        </w:rPr>
        <w:t>10</w:t>
      </w:r>
      <w:r w:rsidRPr="007873A4">
        <w:rPr>
          <w:rFonts w:cs="Times New Roman"/>
          <w:noProof/>
          <w:lang w:val="en-US"/>
        </w:rPr>
        <w:t>. DOI:10.1088/1748-9326/10/6/064016.</w:t>
      </w:r>
    </w:p>
    <w:p w14:paraId="25038F7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59</w:t>
      </w:r>
      <w:r w:rsidRPr="007873A4">
        <w:rPr>
          <w:rFonts w:cs="Times New Roman"/>
          <w:noProof/>
          <w:lang w:val="en-US"/>
        </w:rPr>
        <w:tab/>
        <w:t xml:space="preserve">Basu R. High ambient temperature and mortality: A review of epidemiologic studies from 2001 to 2008. </w:t>
      </w:r>
      <w:r w:rsidRPr="007873A4">
        <w:rPr>
          <w:rFonts w:cs="Times New Roman"/>
          <w:i/>
          <w:iCs/>
          <w:noProof/>
          <w:lang w:val="en-US"/>
        </w:rPr>
        <w:t>Environ Heal A Glob Access Sci Source</w:t>
      </w:r>
      <w:r w:rsidRPr="007873A4">
        <w:rPr>
          <w:rFonts w:cs="Times New Roman"/>
          <w:noProof/>
          <w:lang w:val="en-US"/>
        </w:rPr>
        <w:t xml:space="preserve"> 2009; </w:t>
      </w:r>
      <w:r w:rsidRPr="007873A4">
        <w:rPr>
          <w:rFonts w:cs="Times New Roman"/>
          <w:b/>
          <w:bCs/>
          <w:noProof/>
          <w:lang w:val="en-US"/>
        </w:rPr>
        <w:t>8</w:t>
      </w:r>
      <w:r w:rsidRPr="007873A4">
        <w:rPr>
          <w:rFonts w:cs="Times New Roman"/>
          <w:noProof/>
          <w:lang w:val="en-US"/>
        </w:rPr>
        <w:t>: 40.</w:t>
      </w:r>
    </w:p>
    <w:p w14:paraId="14A2D79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60</w:t>
      </w:r>
      <w:r w:rsidRPr="007873A4">
        <w:rPr>
          <w:rFonts w:cs="Times New Roman"/>
          <w:noProof/>
          <w:lang w:val="en-US"/>
        </w:rPr>
        <w:tab/>
        <w:t xml:space="preserve">Ye X, Wolff R, Yu W, Vaneckova P, Pan X, Tong S. Ambient temperature and morbidity: a review of epidemiological evidence. </w:t>
      </w:r>
      <w:r w:rsidRPr="007873A4">
        <w:rPr>
          <w:rFonts w:cs="Times New Roman"/>
          <w:i/>
          <w:iCs/>
          <w:noProof/>
          <w:lang w:val="en-US"/>
        </w:rPr>
        <w:t>Environ Health Perspect</w:t>
      </w:r>
      <w:r w:rsidRPr="007873A4">
        <w:rPr>
          <w:rFonts w:cs="Times New Roman"/>
          <w:noProof/>
          <w:lang w:val="en-US"/>
        </w:rPr>
        <w:t xml:space="preserve"> 2012; </w:t>
      </w:r>
      <w:r w:rsidRPr="007873A4">
        <w:rPr>
          <w:rFonts w:cs="Times New Roman"/>
          <w:b/>
          <w:bCs/>
          <w:noProof/>
          <w:lang w:val="en-US"/>
        </w:rPr>
        <w:t>120</w:t>
      </w:r>
      <w:r w:rsidRPr="007873A4">
        <w:rPr>
          <w:rFonts w:cs="Times New Roman"/>
          <w:noProof/>
          <w:lang w:val="en-US"/>
        </w:rPr>
        <w:t>: 19–28.</w:t>
      </w:r>
    </w:p>
    <w:p w14:paraId="46367BA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61</w:t>
      </w:r>
      <w:r w:rsidRPr="007873A4">
        <w:rPr>
          <w:rFonts w:cs="Times New Roman"/>
          <w:noProof/>
          <w:lang w:val="en-US"/>
        </w:rPr>
        <w:tab/>
        <w:t xml:space="preserve">Basu R, Samet JM. Relation between elevated ambient temperature and mortality: A review of the epidemiologic evidence. Epidemiol. Rev. 2002; </w:t>
      </w:r>
      <w:r w:rsidRPr="007873A4">
        <w:rPr>
          <w:rFonts w:cs="Times New Roman"/>
          <w:b/>
          <w:bCs/>
          <w:noProof/>
          <w:lang w:val="en-US"/>
        </w:rPr>
        <w:t>24</w:t>
      </w:r>
      <w:r w:rsidRPr="007873A4">
        <w:rPr>
          <w:rFonts w:cs="Times New Roman"/>
          <w:noProof/>
          <w:lang w:val="en-US"/>
        </w:rPr>
        <w:t>: 190–202.</w:t>
      </w:r>
    </w:p>
    <w:p w14:paraId="3332727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62</w:t>
      </w:r>
      <w:r w:rsidRPr="007873A4">
        <w:rPr>
          <w:rFonts w:cs="Times New Roman"/>
          <w:noProof/>
          <w:lang w:val="en-US"/>
        </w:rPr>
        <w:tab/>
        <w:t xml:space="preserve">Taylor NAS. Human heat adaptation. </w:t>
      </w:r>
      <w:r w:rsidRPr="007873A4">
        <w:rPr>
          <w:rFonts w:cs="Times New Roman"/>
          <w:i/>
          <w:iCs/>
          <w:noProof/>
          <w:lang w:val="en-US"/>
        </w:rPr>
        <w:t>Compr Physiol</w:t>
      </w:r>
      <w:r w:rsidRPr="007873A4">
        <w:rPr>
          <w:rFonts w:cs="Times New Roman"/>
          <w:noProof/>
          <w:lang w:val="en-US"/>
        </w:rPr>
        <w:t xml:space="preserve"> 2014. DOI:10.1002/cphy.c130022.</w:t>
      </w:r>
    </w:p>
    <w:p w14:paraId="315CF214"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63</w:t>
      </w:r>
      <w:r w:rsidRPr="007873A4">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55BFB65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64</w:t>
      </w:r>
      <w:r w:rsidRPr="007873A4">
        <w:rPr>
          <w:rFonts w:cs="Times New Roman"/>
          <w:noProof/>
          <w:lang w:val="en-US"/>
        </w:rPr>
        <w:tab/>
        <w:t xml:space="preserve">Pfister C, Brázdil R, Glaser R, </w:t>
      </w:r>
      <w:r w:rsidRPr="007873A4">
        <w:rPr>
          <w:rFonts w:cs="Times New Roman"/>
          <w:i/>
          <w:iCs/>
          <w:noProof/>
          <w:lang w:val="en-US"/>
        </w:rPr>
        <w:t>et al.</w:t>
      </w:r>
      <w:r w:rsidRPr="007873A4">
        <w:rPr>
          <w:rFonts w:cs="Times New Roman"/>
          <w:noProof/>
          <w:lang w:val="en-US"/>
        </w:rPr>
        <w:t xml:space="preserve"> Documentary evidence on climate in sixteenth-century Europe. </w:t>
      </w:r>
      <w:r w:rsidRPr="007873A4">
        <w:rPr>
          <w:rFonts w:cs="Times New Roman"/>
          <w:i/>
          <w:iCs/>
          <w:noProof/>
          <w:lang w:val="en-US"/>
        </w:rPr>
        <w:t>Clim Change</w:t>
      </w:r>
      <w:r w:rsidRPr="007873A4">
        <w:rPr>
          <w:rFonts w:cs="Times New Roman"/>
          <w:noProof/>
          <w:lang w:val="en-US"/>
        </w:rPr>
        <w:t xml:space="preserve"> 1999. DOI:10.1023/A:1005540707792.</w:t>
      </w:r>
    </w:p>
    <w:p w14:paraId="36C40A7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65</w:t>
      </w:r>
      <w:r w:rsidRPr="007873A4">
        <w:rPr>
          <w:rFonts w:cs="Times New Roman"/>
          <w:noProof/>
          <w:lang w:val="en-US"/>
        </w:rPr>
        <w:tab/>
        <w:t xml:space="preserve">Luterbacher J, Dietrich D, Xoplaki E, Grosjean M, Wanner H. European Seasonal and Annual Temperature Variability, Trends, and Extremes since 1500. </w:t>
      </w:r>
      <w:r w:rsidRPr="007873A4">
        <w:rPr>
          <w:rFonts w:cs="Times New Roman"/>
          <w:i/>
          <w:iCs/>
          <w:noProof/>
          <w:lang w:val="en-US"/>
        </w:rPr>
        <w:t>Science (80- )</w:t>
      </w:r>
      <w:r w:rsidRPr="007873A4">
        <w:rPr>
          <w:rFonts w:cs="Times New Roman"/>
          <w:noProof/>
          <w:lang w:val="en-US"/>
        </w:rPr>
        <w:t xml:space="preserve"> 2004. DOI:10.1126/science.1093877.</w:t>
      </w:r>
    </w:p>
    <w:p w14:paraId="19D25A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66</w:t>
      </w:r>
      <w:r w:rsidRPr="007873A4">
        <w:rPr>
          <w:rFonts w:cs="Times New Roman"/>
          <w:noProof/>
          <w:lang w:val="en-US"/>
        </w:rPr>
        <w:tab/>
        <w:t>Garcia-Herrera R, Díaz J, Trigo RM, Luterbacher J, Fischer EM. A review of the european summer heat wave of 2003. Crit. Rev. Environ. Sci. Technol. 2010. DOI:10.1080/10643380802238137.</w:t>
      </w:r>
    </w:p>
    <w:p w14:paraId="35ECE0A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67</w:t>
      </w:r>
      <w:r w:rsidRPr="007873A4">
        <w:rPr>
          <w:rFonts w:cs="Times New Roman"/>
          <w:noProof/>
          <w:lang w:val="en-US"/>
        </w:rPr>
        <w:tab/>
        <w:t xml:space="preserve">Kaiser R, Le Tertre A, Schwartz J, Gotway CA, Daley WR, Rubin CH. The effect of the 1995 heat wave in Chicago on all-cause and cause-specific mortality. </w:t>
      </w:r>
      <w:r w:rsidRPr="007873A4">
        <w:rPr>
          <w:rFonts w:cs="Times New Roman"/>
          <w:i/>
          <w:iCs/>
          <w:noProof/>
          <w:lang w:val="en-US"/>
        </w:rPr>
        <w:t>Am J Public Health</w:t>
      </w:r>
      <w:r w:rsidRPr="007873A4">
        <w:rPr>
          <w:rFonts w:cs="Times New Roman"/>
          <w:noProof/>
          <w:lang w:val="en-US"/>
        </w:rPr>
        <w:t xml:space="preserve"> 2007. DOI:10.2105/AJPH.2006.100081.</w:t>
      </w:r>
    </w:p>
    <w:p w14:paraId="5B7370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68</w:t>
      </w:r>
      <w:r w:rsidRPr="007873A4">
        <w:rPr>
          <w:rFonts w:cs="Times New Roman"/>
          <w:noProof/>
          <w:lang w:val="en-US"/>
        </w:rPr>
        <w:tab/>
        <w:t>Department of Homeland Security. Extreme heat. ready.gov. 2019. https://www.ready.gov/heat (accessed May 8, 2019).</w:t>
      </w:r>
    </w:p>
    <w:p w14:paraId="769CFAE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69</w:t>
      </w:r>
      <w:r w:rsidRPr="007873A4">
        <w:rPr>
          <w:rFonts w:cs="Times New Roman"/>
          <w:noProof/>
          <w:lang w:val="en-US"/>
        </w:rPr>
        <w:tab/>
        <w:t xml:space="preserve">Borden KA, Cutter SL. Spatial patterns of natural hazards mortality in the United States. </w:t>
      </w:r>
      <w:r w:rsidRPr="007873A4">
        <w:rPr>
          <w:rFonts w:cs="Times New Roman"/>
          <w:i/>
          <w:iCs/>
          <w:noProof/>
          <w:lang w:val="en-US"/>
        </w:rPr>
        <w:t>Int J Health Geogr</w:t>
      </w:r>
      <w:r w:rsidRPr="007873A4">
        <w:rPr>
          <w:rFonts w:cs="Times New Roman"/>
          <w:noProof/>
          <w:lang w:val="en-US"/>
        </w:rPr>
        <w:t xml:space="preserve"> 2008. DOI:10.1186/1476-072X-7-64.</w:t>
      </w:r>
    </w:p>
    <w:p w14:paraId="7F526B9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70</w:t>
      </w:r>
      <w:r w:rsidRPr="007873A4">
        <w:rPr>
          <w:rFonts w:cs="Times New Roman"/>
          <w:noProof/>
          <w:lang w:val="en-US"/>
        </w:rPr>
        <w:tab/>
        <w:t xml:space="preserve">UNISDR. Sendai Framework for Disaster Risk Reduction 2015 - 2030. </w:t>
      </w:r>
      <w:r w:rsidRPr="007873A4">
        <w:rPr>
          <w:rFonts w:cs="Times New Roman"/>
          <w:i/>
          <w:iCs/>
          <w:noProof/>
          <w:lang w:val="en-US"/>
        </w:rPr>
        <w:t>Third World Conf Disaster Risk Reduction, Sendai, Japan, 14-18 March 2015</w:t>
      </w:r>
      <w:r w:rsidRPr="007873A4">
        <w:rPr>
          <w:rFonts w:cs="Times New Roman"/>
          <w:noProof/>
          <w:lang w:val="en-US"/>
        </w:rPr>
        <w:t xml:space="preserve"> 2015; : 1–25.</w:t>
      </w:r>
    </w:p>
    <w:p w14:paraId="17F7AEC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71</w:t>
      </w:r>
      <w:r w:rsidRPr="007873A4">
        <w:rPr>
          <w:rFonts w:cs="Times New Roman"/>
          <w:noProof/>
          <w:lang w:val="en-US"/>
        </w:rPr>
        <w:tab/>
        <w:t xml:space="preserve">Kovats RS, Hajat S. Heat Stress and Public Health: A Critical Review. </w:t>
      </w:r>
      <w:r w:rsidRPr="007873A4">
        <w:rPr>
          <w:rFonts w:cs="Times New Roman"/>
          <w:i/>
          <w:iCs/>
          <w:noProof/>
          <w:lang w:val="en-US"/>
        </w:rPr>
        <w:t>Annu Rev Public Health</w:t>
      </w:r>
      <w:r w:rsidRPr="007873A4">
        <w:rPr>
          <w:rFonts w:cs="Times New Roman"/>
          <w:noProof/>
          <w:lang w:val="en-US"/>
        </w:rPr>
        <w:t xml:space="preserve"> 2008. DOI:10.1146/annurev.publhealth.29.020907.090843.</w:t>
      </w:r>
    </w:p>
    <w:p w14:paraId="13F886B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72</w:t>
      </w:r>
      <w:r w:rsidRPr="007873A4">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7873A4">
        <w:rPr>
          <w:rFonts w:cs="Times New Roman"/>
          <w:i/>
          <w:iCs/>
          <w:noProof/>
          <w:lang w:val="en-US"/>
        </w:rPr>
        <w:t>Lancet</w:t>
      </w:r>
      <w:r w:rsidRPr="007873A4">
        <w:rPr>
          <w:rFonts w:cs="Times New Roman"/>
          <w:noProof/>
          <w:lang w:val="en-US"/>
        </w:rPr>
        <w:t xml:space="preserve"> 1997; </w:t>
      </w:r>
      <w:r w:rsidRPr="007873A4">
        <w:rPr>
          <w:rFonts w:cs="Times New Roman"/>
          <w:b/>
          <w:bCs/>
          <w:noProof/>
          <w:lang w:val="en-US"/>
        </w:rPr>
        <w:t>349</w:t>
      </w:r>
      <w:r w:rsidRPr="007873A4">
        <w:rPr>
          <w:rFonts w:cs="Times New Roman"/>
          <w:noProof/>
          <w:lang w:val="en-US"/>
        </w:rPr>
        <w:t>: 1341–6.</w:t>
      </w:r>
    </w:p>
    <w:p w14:paraId="405521C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73</w:t>
      </w:r>
      <w:r w:rsidRPr="007873A4">
        <w:rPr>
          <w:rFonts w:cs="Times New Roman"/>
          <w:noProof/>
          <w:lang w:val="en-US"/>
        </w:rPr>
        <w:tab/>
        <w:t xml:space="preserve">Gasparrini A, Guo Y, Hashizume M, </w:t>
      </w:r>
      <w:r w:rsidRPr="007873A4">
        <w:rPr>
          <w:rFonts w:cs="Times New Roman"/>
          <w:i/>
          <w:iCs/>
          <w:noProof/>
          <w:lang w:val="en-US"/>
        </w:rPr>
        <w:t>et al.</w:t>
      </w:r>
      <w:r w:rsidRPr="007873A4">
        <w:rPr>
          <w:rFonts w:cs="Times New Roman"/>
          <w:noProof/>
          <w:lang w:val="en-US"/>
        </w:rPr>
        <w:t xml:space="preserve"> Mortality risk attributable to high and low ambient temperature: A multicountry observational study. </w:t>
      </w:r>
      <w:r w:rsidRPr="007873A4">
        <w:rPr>
          <w:rFonts w:cs="Times New Roman"/>
          <w:i/>
          <w:iCs/>
          <w:noProof/>
          <w:lang w:val="en-US"/>
        </w:rPr>
        <w:t>Lancet</w:t>
      </w:r>
      <w:r w:rsidRPr="007873A4">
        <w:rPr>
          <w:rFonts w:cs="Times New Roman"/>
          <w:noProof/>
          <w:lang w:val="en-US"/>
        </w:rPr>
        <w:t xml:space="preserve"> 2015; </w:t>
      </w:r>
      <w:r w:rsidRPr="007873A4">
        <w:rPr>
          <w:rFonts w:cs="Times New Roman"/>
          <w:b/>
          <w:bCs/>
          <w:noProof/>
          <w:lang w:val="en-US"/>
        </w:rPr>
        <w:t>386</w:t>
      </w:r>
      <w:r w:rsidRPr="007873A4">
        <w:rPr>
          <w:rFonts w:cs="Times New Roman"/>
          <w:noProof/>
          <w:lang w:val="en-US"/>
        </w:rPr>
        <w:t>: 369–75.</w:t>
      </w:r>
    </w:p>
    <w:p w14:paraId="1CFE90F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74</w:t>
      </w:r>
      <w:r w:rsidRPr="007873A4">
        <w:rPr>
          <w:rFonts w:cs="Times New Roman"/>
          <w:noProof/>
          <w:lang w:val="en-US"/>
        </w:rPr>
        <w:tab/>
        <w:t>IPCC. Climate Change 2014 Synthesis Report. 2014.</w:t>
      </w:r>
    </w:p>
    <w:p w14:paraId="6D0BFEE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75</w:t>
      </w:r>
      <w:r w:rsidRPr="007873A4">
        <w:rPr>
          <w:rFonts w:cs="Times New Roman"/>
          <w:noProof/>
          <w:lang w:val="en-US"/>
        </w:rPr>
        <w:tab/>
        <w:t>Kilbourne EM. Heat Waves and Hot Environments. Oxford University Press, 1997.</w:t>
      </w:r>
    </w:p>
    <w:p w14:paraId="003E3C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76</w:t>
      </w:r>
      <w:r w:rsidRPr="007873A4">
        <w:rPr>
          <w:rFonts w:cs="Times New Roman"/>
          <w:noProof/>
          <w:lang w:val="en-US"/>
        </w:rPr>
        <w:tab/>
        <w:t xml:space="preserve">Carmona R, Díaz J, Mirón IJ, Ortiz C, Luna MY, Linares C. Mortality attributable to extreme temperatures in Spain: A comparative analysis by city. </w:t>
      </w:r>
      <w:r w:rsidRPr="007873A4">
        <w:rPr>
          <w:rFonts w:cs="Times New Roman"/>
          <w:i/>
          <w:iCs/>
          <w:noProof/>
          <w:lang w:val="en-US"/>
        </w:rPr>
        <w:t>Environ Int</w:t>
      </w:r>
      <w:r w:rsidRPr="007873A4">
        <w:rPr>
          <w:rFonts w:cs="Times New Roman"/>
          <w:noProof/>
          <w:lang w:val="en-US"/>
        </w:rPr>
        <w:t xml:space="preserve"> 2016. DOI:10.1016/j.envint.2016.02.018.</w:t>
      </w:r>
    </w:p>
    <w:p w14:paraId="6E9B6CB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77</w:t>
      </w:r>
      <w:r w:rsidRPr="007873A4">
        <w:rPr>
          <w:rFonts w:cs="Times New Roman"/>
          <w:noProof/>
          <w:lang w:val="en-US"/>
        </w:rPr>
        <w:tab/>
        <w:t xml:space="preserve">Le Tertre A, Lefranc AA, Eilstein D, </w:t>
      </w:r>
      <w:r w:rsidRPr="007873A4">
        <w:rPr>
          <w:rFonts w:cs="Times New Roman"/>
          <w:i/>
          <w:iCs/>
          <w:noProof/>
          <w:lang w:val="en-US"/>
        </w:rPr>
        <w:t>et al.</w:t>
      </w:r>
      <w:r w:rsidRPr="007873A4">
        <w:rPr>
          <w:rFonts w:cs="Times New Roman"/>
          <w:noProof/>
          <w:lang w:val="en-US"/>
        </w:rPr>
        <w:t xml:space="preserve"> Impact of the 2003 Heatwave on All-Cause Mortality in 9 French Cities. </w:t>
      </w:r>
      <w:r w:rsidRPr="007873A4">
        <w:rPr>
          <w:rFonts w:cs="Times New Roman"/>
          <w:i/>
          <w:iCs/>
          <w:noProof/>
          <w:lang w:val="en-US"/>
        </w:rPr>
        <w:t>Epidemiology</w:t>
      </w:r>
      <w:r w:rsidRPr="007873A4">
        <w:rPr>
          <w:rFonts w:cs="Times New Roman"/>
          <w:noProof/>
          <w:lang w:val="en-US"/>
        </w:rPr>
        <w:t xml:space="preserve"> 2006; </w:t>
      </w:r>
      <w:r w:rsidRPr="007873A4">
        <w:rPr>
          <w:rFonts w:cs="Times New Roman"/>
          <w:b/>
          <w:bCs/>
          <w:noProof/>
          <w:lang w:val="en-US"/>
        </w:rPr>
        <w:t>17</w:t>
      </w:r>
      <w:r w:rsidRPr="007873A4">
        <w:rPr>
          <w:rFonts w:cs="Times New Roman"/>
          <w:noProof/>
          <w:lang w:val="en-US"/>
        </w:rPr>
        <w:t>: 75–9.</w:t>
      </w:r>
    </w:p>
    <w:p w14:paraId="5BA5E10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78</w:t>
      </w:r>
      <w:r w:rsidRPr="007873A4">
        <w:rPr>
          <w:rFonts w:cs="Times New Roman"/>
          <w:noProof/>
          <w:lang w:val="en-US"/>
        </w:rPr>
        <w:tab/>
        <w:t xml:space="preserve">Semenza JC, Rubin CH, Falter KH, </w:t>
      </w:r>
      <w:r w:rsidRPr="007873A4">
        <w:rPr>
          <w:rFonts w:cs="Times New Roman"/>
          <w:i/>
          <w:iCs/>
          <w:noProof/>
          <w:lang w:val="en-US"/>
        </w:rPr>
        <w:t>et al.</w:t>
      </w:r>
      <w:r w:rsidRPr="007873A4">
        <w:rPr>
          <w:rFonts w:cs="Times New Roman"/>
          <w:noProof/>
          <w:lang w:val="en-US"/>
        </w:rPr>
        <w:t xml:space="preserve"> Heat-Related Deaths during the July 1995 Heat Wave in Chicago. </w:t>
      </w:r>
      <w:r w:rsidRPr="007873A4">
        <w:rPr>
          <w:rFonts w:cs="Times New Roman"/>
          <w:i/>
          <w:iCs/>
          <w:noProof/>
          <w:lang w:val="en-US"/>
        </w:rPr>
        <w:t>N Engl J Med</w:t>
      </w:r>
      <w:r w:rsidRPr="007873A4">
        <w:rPr>
          <w:rFonts w:cs="Times New Roman"/>
          <w:noProof/>
          <w:lang w:val="en-US"/>
        </w:rPr>
        <w:t xml:space="preserve"> 1996. DOI:10.1056/NEJM199607113350203.</w:t>
      </w:r>
    </w:p>
    <w:p w14:paraId="05B59A4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79</w:t>
      </w:r>
      <w:r w:rsidRPr="007873A4">
        <w:rPr>
          <w:rFonts w:cs="Times New Roman"/>
          <w:noProof/>
          <w:lang w:val="en-US"/>
        </w:rPr>
        <w:tab/>
        <w:t xml:space="preserve">Lowe R, Ballester J, Creswick J, Robine JM, Herrmann FR, Rodó X. Evaluating the performance of a climate-driven mortality model during heat waves and cold spells in Europe. </w:t>
      </w:r>
      <w:r w:rsidRPr="007873A4">
        <w:rPr>
          <w:rFonts w:cs="Times New Roman"/>
          <w:i/>
          <w:iCs/>
          <w:noProof/>
          <w:lang w:val="en-US"/>
        </w:rPr>
        <w:t>Int J Environ Res Public Health</w:t>
      </w:r>
      <w:r w:rsidRPr="007873A4">
        <w:rPr>
          <w:rFonts w:cs="Times New Roman"/>
          <w:noProof/>
          <w:lang w:val="en-US"/>
        </w:rPr>
        <w:t xml:space="preserve"> 2015. DOI:10.3390/ijerph120201279.</w:t>
      </w:r>
    </w:p>
    <w:p w14:paraId="22ECC1D5"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80</w:t>
      </w:r>
      <w:r w:rsidRPr="007873A4">
        <w:rPr>
          <w:rFonts w:cs="Times New Roman"/>
          <w:noProof/>
          <w:lang w:val="en-US"/>
        </w:rPr>
        <w:tab/>
        <w:t xml:space="preserve">Brooke Anderson G, Bell ML. Heat waves in the United States: Mortality risk during heat waves and effect modification by heat wave characteristics in 43 U.S. communities. </w:t>
      </w:r>
      <w:r w:rsidRPr="007873A4">
        <w:rPr>
          <w:rFonts w:cs="Times New Roman"/>
          <w:i/>
          <w:iCs/>
          <w:noProof/>
          <w:lang w:val="en-US"/>
        </w:rPr>
        <w:t>Environ Health Perspect</w:t>
      </w:r>
      <w:r w:rsidRPr="007873A4">
        <w:rPr>
          <w:rFonts w:cs="Times New Roman"/>
          <w:noProof/>
          <w:lang w:val="en-US"/>
        </w:rPr>
        <w:t xml:space="preserve"> 2011. DOI:10.1289/ehp.1002313.</w:t>
      </w:r>
    </w:p>
    <w:p w14:paraId="6FD4BDA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81</w:t>
      </w:r>
      <w:r w:rsidRPr="007873A4">
        <w:rPr>
          <w:rFonts w:cs="Times New Roman"/>
          <w:noProof/>
          <w:lang w:val="en-US"/>
        </w:rPr>
        <w:tab/>
        <w:t xml:space="preserve">Anderson BG, Bell ML. Weather-related mortality: how heat, cold, and heat waves affect mortality in the United States. </w:t>
      </w:r>
      <w:r w:rsidRPr="007873A4">
        <w:rPr>
          <w:rFonts w:cs="Times New Roman"/>
          <w:i/>
          <w:iCs/>
          <w:noProof/>
          <w:lang w:val="en-US"/>
        </w:rPr>
        <w:t>Epidemiology</w:t>
      </w:r>
      <w:r w:rsidRPr="007873A4">
        <w:rPr>
          <w:rFonts w:cs="Times New Roman"/>
          <w:noProof/>
          <w:lang w:val="en-US"/>
        </w:rPr>
        <w:t xml:space="preserve"> 2009; </w:t>
      </w:r>
      <w:r w:rsidRPr="007873A4">
        <w:rPr>
          <w:rFonts w:cs="Times New Roman"/>
          <w:b/>
          <w:bCs/>
          <w:noProof/>
          <w:lang w:val="en-US"/>
        </w:rPr>
        <w:t>20</w:t>
      </w:r>
      <w:r w:rsidRPr="007873A4">
        <w:rPr>
          <w:rFonts w:cs="Times New Roman"/>
          <w:noProof/>
          <w:lang w:val="en-US"/>
        </w:rPr>
        <w:t>: 205.</w:t>
      </w:r>
    </w:p>
    <w:p w14:paraId="4F7C8F2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82</w:t>
      </w:r>
      <w:r w:rsidRPr="007873A4">
        <w:rPr>
          <w:rFonts w:cs="Times New Roman"/>
          <w:noProof/>
          <w:lang w:val="en-US"/>
        </w:rPr>
        <w:tab/>
        <w:t xml:space="preserve">Braga ALF, Zanobetti A, Schwartz J. The effect of weather on respiratory and cardiovascular deaths in 12 U.S. cities. </w:t>
      </w:r>
      <w:r w:rsidRPr="007873A4">
        <w:rPr>
          <w:rFonts w:cs="Times New Roman"/>
          <w:i/>
          <w:iCs/>
          <w:noProof/>
          <w:lang w:val="en-US"/>
        </w:rPr>
        <w:t>Environ Health Perspect</w:t>
      </w:r>
      <w:r w:rsidRPr="007873A4">
        <w:rPr>
          <w:rFonts w:cs="Times New Roman"/>
          <w:noProof/>
          <w:lang w:val="en-US"/>
        </w:rPr>
        <w:t xml:space="preserve"> 2002; </w:t>
      </w:r>
      <w:r w:rsidRPr="007873A4">
        <w:rPr>
          <w:rFonts w:cs="Times New Roman"/>
          <w:b/>
          <w:bCs/>
          <w:noProof/>
          <w:lang w:val="en-US"/>
        </w:rPr>
        <w:t>110</w:t>
      </w:r>
      <w:r w:rsidRPr="007873A4">
        <w:rPr>
          <w:rFonts w:cs="Times New Roman"/>
          <w:noProof/>
          <w:lang w:val="en-US"/>
        </w:rPr>
        <w:t>: 859–63.</w:t>
      </w:r>
    </w:p>
    <w:p w14:paraId="788BA85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83</w:t>
      </w:r>
      <w:r w:rsidRPr="007873A4">
        <w:rPr>
          <w:rFonts w:cs="Times New Roman"/>
          <w:noProof/>
          <w:lang w:val="en-US"/>
        </w:rPr>
        <w:tab/>
        <w:t xml:space="preserve">Kolb S, Radon K, Valois MF, Héguy L, Goldberg MS. The short-term influence of weather on daily mortality in congestive heart failure. </w:t>
      </w:r>
      <w:r w:rsidRPr="007873A4">
        <w:rPr>
          <w:rFonts w:cs="Times New Roman"/>
          <w:i/>
          <w:iCs/>
          <w:noProof/>
          <w:lang w:val="en-US"/>
        </w:rPr>
        <w:t>Arch Environ Occup Heal</w:t>
      </w:r>
      <w:r w:rsidRPr="007873A4">
        <w:rPr>
          <w:rFonts w:cs="Times New Roman"/>
          <w:noProof/>
          <w:lang w:val="en-US"/>
        </w:rPr>
        <w:t xml:space="preserve"> 2007. </w:t>
      </w:r>
      <w:r w:rsidRPr="007873A4">
        <w:rPr>
          <w:rFonts w:cs="Times New Roman"/>
          <w:noProof/>
          <w:lang w:val="en-US"/>
        </w:rPr>
        <w:lastRenderedPageBreak/>
        <w:t>DOI:10.3200/AEOH.62.4.169-176.</w:t>
      </w:r>
    </w:p>
    <w:p w14:paraId="20C6437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84</w:t>
      </w:r>
      <w:r w:rsidRPr="007873A4">
        <w:rPr>
          <w:rFonts w:cs="Times New Roman"/>
          <w:noProof/>
          <w:lang w:val="en-US"/>
        </w:rPr>
        <w:tab/>
        <w:t xml:space="preserve">Kunst AE, Looman CWN, Mackenbach JP. Outdoor air temperature and mortality in the Netherlands: A time-series analysis. </w:t>
      </w:r>
      <w:r w:rsidRPr="007873A4">
        <w:rPr>
          <w:rFonts w:cs="Times New Roman"/>
          <w:i/>
          <w:iCs/>
          <w:noProof/>
          <w:lang w:val="en-US"/>
        </w:rPr>
        <w:t>Am J Epidemiol</w:t>
      </w:r>
      <w:r w:rsidRPr="007873A4">
        <w:rPr>
          <w:rFonts w:cs="Times New Roman"/>
          <w:noProof/>
          <w:lang w:val="en-US"/>
        </w:rPr>
        <w:t xml:space="preserve"> 1993. DOI:10.1093/oxfordjournals.aje.a116680.</w:t>
      </w:r>
    </w:p>
    <w:p w14:paraId="7117CE4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85</w:t>
      </w:r>
      <w:r w:rsidRPr="007873A4">
        <w:rPr>
          <w:rFonts w:cs="Times New Roman"/>
          <w:noProof/>
          <w:lang w:val="en-US"/>
        </w:rPr>
        <w:tab/>
        <w:t xml:space="preserve">Bennett JE, Blangiardo M, Fecht D, Elliott P, Ezzati M. Vulnerability to the mortality effects of warm temperature in the districts of England and Wales. </w:t>
      </w:r>
      <w:r w:rsidRPr="007873A4">
        <w:rPr>
          <w:rFonts w:cs="Times New Roman"/>
          <w:i/>
          <w:iCs/>
          <w:noProof/>
          <w:lang w:val="en-US"/>
        </w:rPr>
        <w:t>Nat Clim Chang</w:t>
      </w:r>
      <w:r w:rsidRPr="007873A4">
        <w:rPr>
          <w:rFonts w:cs="Times New Roman"/>
          <w:noProof/>
          <w:lang w:val="en-US"/>
        </w:rPr>
        <w:t xml:space="preserve"> 2014; </w:t>
      </w:r>
      <w:r w:rsidRPr="007873A4">
        <w:rPr>
          <w:rFonts w:cs="Times New Roman"/>
          <w:b/>
          <w:bCs/>
          <w:noProof/>
          <w:lang w:val="en-US"/>
        </w:rPr>
        <w:t>4</w:t>
      </w:r>
      <w:r w:rsidRPr="007873A4">
        <w:rPr>
          <w:rFonts w:cs="Times New Roman"/>
          <w:noProof/>
          <w:lang w:val="en-US"/>
        </w:rPr>
        <w:t>: 269–73.</w:t>
      </w:r>
    </w:p>
    <w:p w14:paraId="395158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86</w:t>
      </w:r>
      <w:r w:rsidRPr="007873A4">
        <w:rPr>
          <w:rFonts w:cs="Times New Roman"/>
          <w:noProof/>
          <w:lang w:val="en-US"/>
        </w:rPr>
        <w:tab/>
        <w:t xml:space="preserve">Song X, Wang S, Hu Y, </w:t>
      </w:r>
      <w:r w:rsidRPr="007873A4">
        <w:rPr>
          <w:rFonts w:cs="Times New Roman"/>
          <w:i/>
          <w:iCs/>
          <w:noProof/>
          <w:lang w:val="en-US"/>
        </w:rPr>
        <w:t>et al.</w:t>
      </w:r>
      <w:r w:rsidRPr="007873A4">
        <w:rPr>
          <w:rFonts w:cs="Times New Roman"/>
          <w:noProof/>
          <w:lang w:val="en-US"/>
        </w:rPr>
        <w:t xml:space="preserve"> Impact of ambient temperature on morbidity and mortality: An overview of reviews. </w:t>
      </w:r>
      <w:r w:rsidRPr="007873A4">
        <w:rPr>
          <w:rFonts w:cs="Times New Roman"/>
          <w:i/>
          <w:iCs/>
          <w:noProof/>
          <w:lang w:val="en-US"/>
        </w:rPr>
        <w:t>Sci Total Environ</w:t>
      </w:r>
      <w:r w:rsidRPr="007873A4">
        <w:rPr>
          <w:rFonts w:cs="Times New Roman"/>
          <w:noProof/>
          <w:lang w:val="en-US"/>
        </w:rPr>
        <w:t xml:space="preserve"> 2017; </w:t>
      </w:r>
      <w:r w:rsidRPr="007873A4">
        <w:rPr>
          <w:rFonts w:cs="Times New Roman"/>
          <w:b/>
          <w:bCs/>
          <w:noProof/>
          <w:lang w:val="en-US"/>
        </w:rPr>
        <w:t>586</w:t>
      </w:r>
      <w:r w:rsidRPr="007873A4">
        <w:rPr>
          <w:rFonts w:cs="Times New Roman"/>
          <w:noProof/>
          <w:lang w:val="en-US"/>
        </w:rPr>
        <w:t>: 241–54.</w:t>
      </w:r>
    </w:p>
    <w:p w14:paraId="00C2D70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87</w:t>
      </w:r>
      <w:r w:rsidRPr="007873A4">
        <w:rPr>
          <w:rFonts w:cs="Times New Roman"/>
          <w:noProof/>
          <w:lang w:val="en-US"/>
        </w:rPr>
        <w:tab/>
        <w:t xml:space="preserve">Basu R, Dominici F, Samet JM. Temperature and mortality among the elderly in the United States: a comparison of epidemiologic methods. </w:t>
      </w:r>
      <w:r w:rsidRPr="007873A4">
        <w:rPr>
          <w:rFonts w:cs="Times New Roman"/>
          <w:i/>
          <w:iCs/>
          <w:noProof/>
          <w:lang w:val="en-US"/>
        </w:rPr>
        <w:t>Epidemiology</w:t>
      </w:r>
      <w:r w:rsidRPr="007873A4">
        <w:rPr>
          <w:rFonts w:cs="Times New Roman"/>
          <w:noProof/>
          <w:lang w:val="en-US"/>
        </w:rPr>
        <w:t xml:space="preserve"> 2005; </w:t>
      </w:r>
      <w:r w:rsidRPr="007873A4">
        <w:rPr>
          <w:rFonts w:cs="Times New Roman"/>
          <w:b/>
          <w:bCs/>
          <w:noProof/>
          <w:lang w:val="en-US"/>
        </w:rPr>
        <w:t>16</w:t>
      </w:r>
      <w:r w:rsidRPr="007873A4">
        <w:rPr>
          <w:rFonts w:cs="Times New Roman"/>
          <w:noProof/>
          <w:lang w:val="en-US"/>
        </w:rPr>
        <w:t>: 58–66.</w:t>
      </w:r>
    </w:p>
    <w:p w14:paraId="4DBF477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88</w:t>
      </w:r>
      <w:r w:rsidRPr="007873A4">
        <w:rPr>
          <w:rFonts w:cs="Times New Roman"/>
          <w:noProof/>
          <w:lang w:val="en-US"/>
        </w:rPr>
        <w:tab/>
        <w:t xml:space="preserve">Basu R, Ostro BD. A multicounty analysis identifying the populations vulnerable to mortality associated with high ambient temperature in California. </w:t>
      </w:r>
      <w:r w:rsidRPr="007873A4">
        <w:rPr>
          <w:rFonts w:cs="Times New Roman"/>
          <w:i/>
          <w:iCs/>
          <w:noProof/>
          <w:lang w:val="en-US"/>
        </w:rPr>
        <w:t>Am J Epidemiol</w:t>
      </w:r>
      <w:r w:rsidRPr="007873A4">
        <w:rPr>
          <w:rFonts w:cs="Times New Roman"/>
          <w:noProof/>
          <w:lang w:val="en-US"/>
        </w:rPr>
        <w:t xml:space="preserve"> 2008. DOI:10.1093/aje/kwn170.</w:t>
      </w:r>
    </w:p>
    <w:p w14:paraId="3E263F2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89</w:t>
      </w:r>
      <w:r w:rsidRPr="007873A4">
        <w:rPr>
          <w:rFonts w:cs="Times New Roman"/>
          <w:noProof/>
          <w:lang w:val="en-US"/>
        </w:rPr>
        <w:tab/>
        <w:t xml:space="preserve">Ishigami A, Hajat S, Kovats RS, </w:t>
      </w:r>
      <w:r w:rsidRPr="007873A4">
        <w:rPr>
          <w:rFonts w:cs="Times New Roman"/>
          <w:i/>
          <w:iCs/>
          <w:noProof/>
          <w:lang w:val="en-US"/>
        </w:rPr>
        <w:t>et al.</w:t>
      </w:r>
      <w:r w:rsidRPr="007873A4">
        <w:rPr>
          <w:rFonts w:cs="Times New Roman"/>
          <w:noProof/>
          <w:lang w:val="en-US"/>
        </w:rPr>
        <w:t xml:space="preserve"> An ecological time-series study of heat-related mortality in three European cities. </w:t>
      </w:r>
      <w:r w:rsidRPr="007873A4">
        <w:rPr>
          <w:rFonts w:cs="Times New Roman"/>
          <w:i/>
          <w:iCs/>
          <w:noProof/>
          <w:lang w:val="en-US"/>
        </w:rPr>
        <w:t>Environ Heal A Glob Access Sci Source</w:t>
      </w:r>
      <w:r w:rsidRPr="007873A4">
        <w:rPr>
          <w:rFonts w:cs="Times New Roman"/>
          <w:noProof/>
          <w:lang w:val="en-US"/>
        </w:rPr>
        <w:t xml:space="preserve"> 2008. DOI:10.1186/1476-069X-7-5.</w:t>
      </w:r>
    </w:p>
    <w:p w14:paraId="5C50CD8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90</w:t>
      </w:r>
      <w:r w:rsidRPr="007873A4">
        <w:rPr>
          <w:rFonts w:cs="Times New Roman"/>
          <w:noProof/>
          <w:lang w:val="en-US"/>
        </w:rPr>
        <w:tab/>
        <w:t xml:space="preserve">Baccini M, Biggeri A, Accetta G, </w:t>
      </w:r>
      <w:r w:rsidRPr="007873A4">
        <w:rPr>
          <w:rFonts w:cs="Times New Roman"/>
          <w:i/>
          <w:iCs/>
          <w:noProof/>
          <w:lang w:val="en-US"/>
        </w:rPr>
        <w:t>et al.</w:t>
      </w:r>
      <w:r w:rsidRPr="007873A4">
        <w:rPr>
          <w:rFonts w:cs="Times New Roman"/>
          <w:noProof/>
          <w:lang w:val="en-US"/>
        </w:rPr>
        <w:t xml:space="preserve"> Heat effects on mortality in 15 European cities. </w:t>
      </w:r>
      <w:r w:rsidRPr="007873A4">
        <w:rPr>
          <w:rFonts w:cs="Times New Roman"/>
          <w:i/>
          <w:iCs/>
          <w:noProof/>
          <w:lang w:val="en-US"/>
        </w:rPr>
        <w:t>Epidemiology</w:t>
      </w:r>
      <w:r w:rsidRPr="007873A4">
        <w:rPr>
          <w:rFonts w:cs="Times New Roman"/>
          <w:noProof/>
          <w:lang w:val="en-US"/>
        </w:rPr>
        <w:t xml:space="preserve"> 2008. DOI:10.1097/EDE.0b013e318176bfcd.</w:t>
      </w:r>
    </w:p>
    <w:p w14:paraId="22EA57A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91</w:t>
      </w:r>
      <w:r w:rsidRPr="007873A4">
        <w:rPr>
          <w:rFonts w:cs="Times New Roman"/>
          <w:noProof/>
          <w:lang w:val="en-US"/>
        </w:rPr>
        <w:tab/>
        <w:t xml:space="preserve">Stafoggia M, Forastiere F, Agostini D, </w:t>
      </w:r>
      <w:r w:rsidRPr="007873A4">
        <w:rPr>
          <w:rFonts w:cs="Times New Roman"/>
          <w:i/>
          <w:iCs/>
          <w:noProof/>
          <w:lang w:val="en-US"/>
        </w:rPr>
        <w:t>et al.</w:t>
      </w:r>
      <w:r w:rsidRPr="007873A4">
        <w:rPr>
          <w:rFonts w:cs="Times New Roman"/>
          <w:noProof/>
          <w:lang w:val="en-US"/>
        </w:rPr>
        <w:t xml:space="preserve"> Vulnerability to heat-related mortality: A multicity, population-based, case-crossover analysis. </w:t>
      </w:r>
      <w:r w:rsidRPr="007873A4">
        <w:rPr>
          <w:rFonts w:cs="Times New Roman"/>
          <w:i/>
          <w:iCs/>
          <w:noProof/>
          <w:lang w:val="en-US"/>
        </w:rPr>
        <w:t>Epidemiology</w:t>
      </w:r>
      <w:r w:rsidRPr="007873A4">
        <w:rPr>
          <w:rFonts w:cs="Times New Roman"/>
          <w:noProof/>
          <w:lang w:val="en-US"/>
        </w:rPr>
        <w:t xml:space="preserve"> 2006. DOI:10.1097/01.ede.0000208477.36665.34.</w:t>
      </w:r>
    </w:p>
    <w:p w14:paraId="1331EC8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92</w:t>
      </w:r>
      <w:r w:rsidRPr="007873A4">
        <w:rPr>
          <w:rFonts w:cs="Times New Roman"/>
          <w:noProof/>
          <w:lang w:val="en-US"/>
        </w:rPr>
        <w:tab/>
        <w:t xml:space="preserve">Gasparrini A, Armstrong B, Kovats S, Wilkinson P. The effect of high temperatures on cause-specific mortality in England and Wales. </w:t>
      </w:r>
      <w:r w:rsidRPr="007873A4">
        <w:rPr>
          <w:rFonts w:cs="Times New Roman"/>
          <w:i/>
          <w:iCs/>
          <w:noProof/>
          <w:lang w:val="en-US"/>
        </w:rPr>
        <w:t>Occup Environ Med</w:t>
      </w:r>
      <w:r w:rsidRPr="007873A4">
        <w:rPr>
          <w:rFonts w:cs="Times New Roman"/>
          <w:noProof/>
          <w:lang w:val="en-US"/>
        </w:rPr>
        <w:t xml:space="preserve"> 2012. DOI:10.1136/oem.2010.059782.</w:t>
      </w:r>
    </w:p>
    <w:p w14:paraId="7D4AB8D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93</w:t>
      </w:r>
      <w:r w:rsidRPr="007873A4">
        <w:rPr>
          <w:rFonts w:cs="Times New Roman"/>
          <w:noProof/>
          <w:lang w:val="en-US"/>
        </w:rPr>
        <w:tab/>
        <w:t xml:space="preserve">Burke M, González F, Baylis P, </w:t>
      </w:r>
      <w:r w:rsidRPr="007873A4">
        <w:rPr>
          <w:rFonts w:cs="Times New Roman"/>
          <w:i/>
          <w:iCs/>
          <w:noProof/>
          <w:lang w:val="en-US"/>
        </w:rPr>
        <w:t>et al.</w:t>
      </w:r>
      <w:r w:rsidRPr="007873A4">
        <w:rPr>
          <w:rFonts w:cs="Times New Roman"/>
          <w:noProof/>
          <w:lang w:val="en-US"/>
        </w:rPr>
        <w:t xml:space="preserve"> Higher temperatures increase suicide rates in the United States and Mexico. </w:t>
      </w:r>
      <w:r w:rsidRPr="007873A4">
        <w:rPr>
          <w:rFonts w:cs="Times New Roman"/>
          <w:i/>
          <w:iCs/>
          <w:noProof/>
          <w:lang w:val="en-US"/>
        </w:rPr>
        <w:t>Nat Clim Chang</w:t>
      </w:r>
      <w:r w:rsidRPr="007873A4">
        <w:rPr>
          <w:rFonts w:cs="Times New Roman"/>
          <w:noProof/>
          <w:lang w:val="en-US"/>
        </w:rPr>
        <w:t xml:space="preserve"> 2018. DOI:10.1038/s41558-018-0222-x.</w:t>
      </w:r>
    </w:p>
    <w:p w14:paraId="36A3431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94</w:t>
      </w:r>
      <w:r w:rsidRPr="007873A4">
        <w:rPr>
          <w:rFonts w:cs="Times New Roman"/>
          <w:noProof/>
          <w:lang w:val="en-US"/>
        </w:rPr>
        <w:tab/>
        <w:t xml:space="preserve">Orru H, Åström DO. Increases in external cause mortality due to high and low temperatures: evidence from northeastern Europe. </w:t>
      </w:r>
      <w:r w:rsidRPr="007873A4">
        <w:rPr>
          <w:rFonts w:cs="Times New Roman"/>
          <w:i/>
          <w:iCs/>
          <w:noProof/>
          <w:lang w:val="en-US"/>
        </w:rPr>
        <w:t>Int J Biometeorol</w:t>
      </w:r>
      <w:r w:rsidRPr="007873A4">
        <w:rPr>
          <w:rFonts w:cs="Times New Roman"/>
          <w:noProof/>
          <w:lang w:val="en-US"/>
        </w:rPr>
        <w:t xml:space="preserve"> 2017. DOI:10.1007/s00484-016-1270-4.</w:t>
      </w:r>
    </w:p>
    <w:p w14:paraId="3050A6F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95</w:t>
      </w:r>
      <w:r w:rsidRPr="007873A4">
        <w:rPr>
          <w:rFonts w:cs="Times New Roman"/>
          <w:noProof/>
          <w:lang w:val="en-US"/>
        </w:rPr>
        <w:tab/>
        <w:t xml:space="preserve">Rey G, Jougla E, Fouillet A, </w:t>
      </w:r>
      <w:r w:rsidRPr="007873A4">
        <w:rPr>
          <w:rFonts w:cs="Times New Roman"/>
          <w:i/>
          <w:iCs/>
          <w:noProof/>
          <w:lang w:val="en-US"/>
        </w:rPr>
        <w:t>et al.</w:t>
      </w:r>
      <w:r w:rsidRPr="007873A4">
        <w:rPr>
          <w:rFonts w:cs="Times New Roman"/>
          <w:noProof/>
          <w:lang w:val="en-US"/>
        </w:rPr>
        <w:t xml:space="preserve"> The impact of major heat waves on all-cause and cause-specific mortality in France from 1971 to 2003. </w:t>
      </w:r>
      <w:r w:rsidRPr="007873A4">
        <w:rPr>
          <w:rFonts w:cs="Times New Roman"/>
          <w:i/>
          <w:iCs/>
          <w:noProof/>
          <w:lang w:val="en-US"/>
        </w:rPr>
        <w:t>Int Arch Occup Environ Health</w:t>
      </w:r>
      <w:r w:rsidRPr="007873A4">
        <w:rPr>
          <w:rFonts w:cs="Times New Roman"/>
          <w:noProof/>
          <w:lang w:val="en-US"/>
        </w:rPr>
        <w:t xml:space="preserve"> 2007. DOI:10.1007/s00420-007-0173-4.</w:t>
      </w:r>
    </w:p>
    <w:p w14:paraId="2122FA2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96</w:t>
      </w:r>
      <w:r w:rsidRPr="007873A4">
        <w:rPr>
          <w:rFonts w:cs="Times New Roman"/>
          <w:noProof/>
          <w:lang w:val="en-US"/>
        </w:rPr>
        <w:tab/>
        <w:t xml:space="preserve">Newell GR, Waggoner DE. Cancer mortality and environmental temperature in the United States. </w:t>
      </w:r>
      <w:r w:rsidRPr="007873A4">
        <w:rPr>
          <w:rFonts w:cs="Times New Roman"/>
          <w:i/>
          <w:iCs/>
          <w:noProof/>
          <w:lang w:val="en-US"/>
        </w:rPr>
        <w:t>Lancet</w:t>
      </w:r>
      <w:r w:rsidRPr="007873A4">
        <w:rPr>
          <w:rFonts w:cs="Times New Roman"/>
          <w:noProof/>
          <w:lang w:val="en-US"/>
        </w:rPr>
        <w:t xml:space="preserve"> 1970. DOI:10.1016/S0140-6736(70)90988-8.</w:t>
      </w:r>
    </w:p>
    <w:p w14:paraId="55E34D2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97</w:t>
      </w:r>
      <w:r w:rsidRPr="007873A4">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7873A4">
        <w:rPr>
          <w:rFonts w:cs="Times New Roman"/>
          <w:i/>
          <w:iCs/>
          <w:noProof/>
          <w:lang w:val="en-US"/>
        </w:rPr>
        <w:t>Environ Health Perspect</w:t>
      </w:r>
      <w:r w:rsidRPr="007873A4">
        <w:rPr>
          <w:rFonts w:cs="Times New Roman"/>
          <w:noProof/>
          <w:lang w:val="en-US"/>
        </w:rPr>
        <w:t xml:space="preserve"> 2006. DOI:10.1289/ehp.9074.</w:t>
      </w:r>
    </w:p>
    <w:p w14:paraId="0C13F11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98</w:t>
      </w:r>
      <w:r w:rsidRPr="007873A4">
        <w:rPr>
          <w:rFonts w:cs="Times New Roman"/>
          <w:noProof/>
          <w:lang w:val="en-US"/>
        </w:rPr>
        <w:tab/>
        <w:t xml:space="preserve">Schwartz J. Who is sensitive to extremes of temperature? A case-only analysis. </w:t>
      </w:r>
      <w:r w:rsidRPr="007873A4">
        <w:rPr>
          <w:rFonts w:cs="Times New Roman"/>
          <w:i/>
          <w:iCs/>
          <w:noProof/>
          <w:lang w:val="en-US"/>
        </w:rPr>
        <w:t>Epidemiology</w:t>
      </w:r>
      <w:r w:rsidRPr="007873A4">
        <w:rPr>
          <w:rFonts w:cs="Times New Roman"/>
          <w:noProof/>
          <w:lang w:val="en-US"/>
        </w:rPr>
        <w:t xml:space="preserve"> 2005. DOI:10.1097/01.ede.0000147114.25957.71.</w:t>
      </w:r>
    </w:p>
    <w:p w14:paraId="7413E47A"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99</w:t>
      </w:r>
      <w:r w:rsidRPr="007873A4">
        <w:rPr>
          <w:rFonts w:cs="Times New Roman"/>
          <w:noProof/>
          <w:lang w:val="en-US"/>
        </w:rPr>
        <w:tab/>
        <w:t xml:space="preserve">Dilaveris P, Synetos A, Giannopoulos G, Gialafos E, Pantazis A, Stefanadis C. CLimate impacts on Myocardial infarction deaths in the Athens Territory: The CLIMATE study. </w:t>
      </w:r>
      <w:r w:rsidRPr="007873A4">
        <w:rPr>
          <w:rFonts w:cs="Times New Roman"/>
          <w:i/>
          <w:iCs/>
          <w:noProof/>
          <w:lang w:val="en-US"/>
        </w:rPr>
        <w:t>Heart</w:t>
      </w:r>
      <w:r w:rsidRPr="007873A4">
        <w:rPr>
          <w:rFonts w:cs="Times New Roman"/>
          <w:noProof/>
          <w:lang w:val="en-US"/>
        </w:rPr>
        <w:t xml:space="preserve"> 2006. DOI:10.1136/hrt.2006.091884.</w:t>
      </w:r>
    </w:p>
    <w:p w14:paraId="3A310B3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100</w:t>
      </w:r>
      <w:r w:rsidRPr="007873A4">
        <w:rPr>
          <w:rFonts w:cs="Times New Roman"/>
          <w:noProof/>
          <w:lang w:val="en-US"/>
        </w:rPr>
        <w:tab/>
        <w:t xml:space="preserve">Díaz J, Linares C, Tobías A. Impact of extreme temperatures on daily mortality in Madrid (Spain) among the 45-64 age-group. </w:t>
      </w:r>
      <w:r w:rsidRPr="007873A4">
        <w:rPr>
          <w:rFonts w:cs="Times New Roman"/>
          <w:i/>
          <w:iCs/>
          <w:noProof/>
          <w:lang w:val="en-US"/>
        </w:rPr>
        <w:t>Int J Biometeorol</w:t>
      </w:r>
      <w:r w:rsidRPr="007873A4">
        <w:rPr>
          <w:rFonts w:cs="Times New Roman"/>
          <w:noProof/>
          <w:lang w:val="en-US"/>
        </w:rPr>
        <w:t xml:space="preserve"> 2006. DOI:10.1007/s00484-006-0033-z.</w:t>
      </w:r>
    </w:p>
    <w:p w14:paraId="0688103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101</w:t>
      </w:r>
      <w:r w:rsidRPr="007873A4">
        <w:rPr>
          <w:rFonts w:cs="Times New Roman"/>
          <w:noProof/>
          <w:lang w:val="en-US"/>
        </w:rPr>
        <w:tab/>
        <w:t xml:space="preserve">O’Neill MS, Zanobetti A, Schwartz J. Modifiers of the temperature and mortality association in seven US cities. </w:t>
      </w:r>
      <w:r w:rsidRPr="007873A4">
        <w:rPr>
          <w:rFonts w:cs="Times New Roman"/>
          <w:i/>
          <w:iCs/>
          <w:noProof/>
          <w:lang w:val="en-US"/>
        </w:rPr>
        <w:t>Am J Epidemiol</w:t>
      </w:r>
      <w:r w:rsidRPr="007873A4">
        <w:rPr>
          <w:rFonts w:cs="Times New Roman"/>
          <w:noProof/>
          <w:lang w:val="en-US"/>
        </w:rPr>
        <w:t xml:space="preserve"> 2003. DOI:10.1093/aje/kwg096.</w:t>
      </w:r>
    </w:p>
    <w:p w14:paraId="2CE3535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102</w:t>
      </w:r>
      <w:r w:rsidRPr="007873A4">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7873A4">
        <w:rPr>
          <w:rFonts w:cs="Times New Roman"/>
          <w:i/>
          <w:iCs/>
          <w:noProof/>
          <w:lang w:val="en-US"/>
        </w:rPr>
        <w:t>Int J Epidemiol</w:t>
      </w:r>
      <w:r w:rsidRPr="007873A4">
        <w:rPr>
          <w:rFonts w:cs="Times New Roman"/>
          <w:noProof/>
          <w:lang w:val="en-US"/>
        </w:rPr>
        <w:t xml:space="preserve"> 2008. DOI:10.1093/ije/dyn094.</w:t>
      </w:r>
    </w:p>
    <w:p w14:paraId="28011B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103</w:t>
      </w:r>
      <w:r w:rsidRPr="007873A4">
        <w:rPr>
          <w:rFonts w:cs="Times New Roman"/>
          <w:noProof/>
          <w:lang w:val="en-US"/>
        </w:rPr>
        <w:tab/>
        <w:t xml:space="preserve">Rainham DGC, Smoyer-Tomic KE. The role of air pollution in the relationship between a heat stress index and human mortality in Toronto. </w:t>
      </w:r>
      <w:r w:rsidRPr="007873A4">
        <w:rPr>
          <w:rFonts w:cs="Times New Roman"/>
          <w:i/>
          <w:iCs/>
          <w:noProof/>
          <w:lang w:val="en-US"/>
        </w:rPr>
        <w:t>Environ Res</w:t>
      </w:r>
      <w:r w:rsidRPr="007873A4">
        <w:rPr>
          <w:rFonts w:cs="Times New Roman"/>
          <w:noProof/>
          <w:lang w:val="en-US"/>
        </w:rPr>
        <w:t xml:space="preserve"> 2003. DOI:10.1016/S0013-9351(03)00060-4.</w:t>
      </w:r>
    </w:p>
    <w:p w14:paraId="4D842BD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104</w:t>
      </w:r>
      <w:r w:rsidRPr="007873A4">
        <w:rPr>
          <w:rFonts w:cs="Times New Roman"/>
          <w:noProof/>
          <w:lang w:val="en-US"/>
        </w:rPr>
        <w:tab/>
        <w:t xml:space="preserve">Vaneckova P, Beggs PJ, de Dear RJ, McCracken KWJ. Effect of temperature on mortality during the six warmer months in Sydney, Australia, between 1993 and 2004. </w:t>
      </w:r>
      <w:r w:rsidRPr="007873A4">
        <w:rPr>
          <w:rFonts w:cs="Times New Roman"/>
          <w:i/>
          <w:iCs/>
          <w:noProof/>
          <w:lang w:val="en-US"/>
        </w:rPr>
        <w:t>Environ Res</w:t>
      </w:r>
      <w:r w:rsidRPr="007873A4">
        <w:rPr>
          <w:rFonts w:cs="Times New Roman"/>
          <w:noProof/>
          <w:lang w:val="en-US"/>
        </w:rPr>
        <w:t xml:space="preserve"> 2008. DOI:10.1016/j.envres.2008.07.015.</w:t>
      </w:r>
    </w:p>
    <w:p w14:paraId="629365A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105</w:t>
      </w:r>
      <w:r w:rsidRPr="007873A4">
        <w:rPr>
          <w:rFonts w:cs="Times New Roman"/>
          <w:noProof/>
          <w:lang w:val="en-US"/>
        </w:rPr>
        <w:tab/>
        <w:t xml:space="preserve">Hajat S, Armstrong B, Baccini M, </w:t>
      </w:r>
      <w:r w:rsidRPr="007873A4">
        <w:rPr>
          <w:rFonts w:cs="Times New Roman"/>
          <w:i/>
          <w:iCs/>
          <w:noProof/>
          <w:lang w:val="en-US"/>
        </w:rPr>
        <w:t>et al.</w:t>
      </w:r>
      <w:r w:rsidRPr="007873A4">
        <w:rPr>
          <w:rFonts w:cs="Times New Roman"/>
          <w:noProof/>
          <w:lang w:val="en-US"/>
        </w:rPr>
        <w:t xml:space="preserve"> Impact of high temperatures on mortality: Is there an added heat wave effect? </w:t>
      </w:r>
      <w:r w:rsidRPr="007873A4">
        <w:rPr>
          <w:rFonts w:cs="Times New Roman"/>
          <w:i/>
          <w:iCs/>
          <w:noProof/>
          <w:lang w:val="en-US"/>
        </w:rPr>
        <w:t>Epidemiology</w:t>
      </w:r>
      <w:r w:rsidRPr="007873A4">
        <w:rPr>
          <w:rFonts w:cs="Times New Roman"/>
          <w:noProof/>
          <w:lang w:val="en-US"/>
        </w:rPr>
        <w:t xml:space="preserve"> 2006. DOI:10.1097/01.ede.0000239688.70829.63.</w:t>
      </w:r>
    </w:p>
    <w:p w14:paraId="4BB04D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106</w:t>
      </w:r>
      <w:r w:rsidRPr="007873A4">
        <w:rPr>
          <w:rFonts w:cs="Times New Roman"/>
          <w:noProof/>
          <w:lang w:val="en-US"/>
        </w:rPr>
        <w:tab/>
        <w:t xml:space="preserve">Hajat S, Kovats RS, Lachowycz K. Heat-related and cold-related deaths in England and Wales: Who is at risk? </w:t>
      </w:r>
      <w:r w:rsidRPr="007873A4">
        <w:rPr>
          <w:rFonts w:cs="Times New Roman"/>
          <w:i/>
          <w:iCs/>
          <w:noProof/>
          <w:lang w:val="en-US"/>
        </w:rPr>
        <w:t>Occup Environ Med</w:t>
      </w:r>
      <w:r w:rsidRPr="007873A4">
        <w:rPr>
          <w:rFonts w:cs="Times New Roman"/>
          <w:noProof/>
          <w:lang w:val="en-US"/>
        </w:rPr>
        <w:t xml:space="preserve"> 2007. DOI:10.1136/oem.2006.029017.</w:t>
      </w:r>
    </w:p>
    <w:p w14:paraId="459FD52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107</w:t>
      </w:r>
      <w:r w:rsidRPr="007873A4">
        <w:rPr>
          <w:rFonts w:cs="Times New Roman"/>
          <w:noProof/>
          <w:lang w:val="en-US"/>
        </w:rPr>
        <w:tab/>
        <w:t xml:space="preserve">Zanobetti A, O’Neill MS, Gronlund CJ, Schwartz JD. Summer temperature variability and long-term survival among elderly people with chronic disease. </w:t>
      </w:r>
      <w:r w:rsidRPr="007873A4">
        <w:rPr>
          <w:rFonts w:cs="Times New Roman"/>
          <w:i/>
          <w:iCs/>
          <w:noProof/>
          <w:lang w:val="en-US"/>
        </w:rPr>
        <w:t>Proc Natl Acad Sci</w:t>
      </w:r>
      <w:r w:rsidRPr="007873A4">
        <w:rPr>
          <w:rFonts w:cs="Times New Roman"/>
          <w:noProof/>
          <w:lang w:val="en-US"/>
        </w:rPr>
        <w:t xml:space="preserve"> 2012. DOI:10.1073/pnas.1113070109.</w:t>
      </w:r>
    </w:p>
    <w:p w14:paraId="1FC1696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108</w:t>
      </w:r>
      <w:r w:rsidRPr="007873A4">
        <w:rPr>
          <w:rFonts w:cs="Times New Roman"/>
          <w:noProof/>
          <w:lang w:val="en-US"/>
        </w:rPr>
        <w:tab/>
        <w:t xml:space="preserve">Li T, Horton RM, Bader DA, </w:t>
      </w:r>
      <w:r w:rsidRPr="007873A4">
        <w:rPr>
          <w:rFonts w:cs="Times New Roman"/>
          <w:i/>
          <w:iCs/>
          <w:noProof/>
          <w:lang w:val="en-US"/>
        </w:rPr>
        <w:t>et al.</w:t>
      </w:r>
      <w:r w:rsidRPr="007873A4">
        <w:rPr>
          <w:rFonts w:cs="Times New Roman"/>
          <w:noProof/>
          <w:lang w:val="en-US"/>
        </w:rPr>
        <w:t xml:space="preserve"> Aging Will Amplify the Heat-related Mortality Risk under a Changing Climate: Projection for the Elderly in Beijing, China. </w:t>
      </w:r>
      <w:r w:rsidRPr="007873A4">
        <w:rPr>
          <w:rFonts w:cs="Times New Roman"/>
          <w:i/>
          <w:iCs/>
          <w:noProof/>
          <w:lang w:val="en-US"/>
        </w:rPr>
        <w:t>Sci Rep</w:t>
      </w:r>
      <w:r w:rsidRPr="007873A4">
        <w:rPr>
          <w:rFonts w:cs="Times New Roman"/>
          <w:noProof/>
          <w:lang w:val="en-US"/>
        </w:rPr>
        <w:t xml:space="preserve"> 2016. DOI:10.1038/srep28161.</w:t>
      </w:r>
    </w:p>
    <w:p w14:paraId="59F5504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109</w:t>
      </w:r>
      <w:r w:rsidRPr="007873A4">
        <w:rPr>
          <w:rFonts w:cs="Times New Roman"/>
          <w:noProof/>
          <w:lang w:val="en-US"/>
        </w:rPr>
        <w:tab/>
        <w:t xml:space="preserve">Shi L, Kloog I, Zanobetti A, Liu P, Schwartz JD. Impacts of temperature and its variability on mortality in New England. </w:t>
      </w:r>
      <w:r w:rsidRPr="007873A4">
        <w:rPr>
          <w:rFonts w:cs="Times New Roman"/>
          <w:i/>
          <w:iCs/>
          <w:noProof/>
          <w:lang w:val="en-US"/>
        </w:rPr>
        <w:t>Nat Clim Chang</w:t>
      </w:r>
      <w:r w:rsidRPr="007873A4">
        <w:rPr>
          <w:rFonts w:cs="Times New Roman"/>
          <w:noProof/>
          <w:lang w:val="en-US"/>
        </w:rPr>
        <w:t xml:space="preserve"> 2015; </w:t>
      </w:r>
      <w:r w:rsidRPr="007873A4">
        <w:rPr>
          <w:rFonts w:cs="Times New Roman"/>
          <w:b/>
          <w:bCs/>
          <w:noProof/>
          <w:lang w:val="en-US"/>
        </w:rPr>
        <w:t>5</w:t>
      </w:r>
      <w:r w:rsidRPr="007873A4">
        <w:rPr>
          <w:rFonts w:cs="Times New Roman"/>
          <w:noProof/>
          <w:lang w:val="en-US"/>
        </w:rPr>
        <w:t>: 988–91.</w:t>
      </w:r>
    </w:p>
    <w:p w14:paraId="3315DF61"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110</w:t>
      </w:r>
      <w:r w:rsidRPr="007873A4">
        <w:rPr>
          <w:rFonts w:cs="Times New Roman"/>
          <w:noProof/>
          <w:lang w:val="en-US"/>
        </w:rPr>
        <w:tab/>
        <w:t xml:space="preserve">El-Zein A, Tewtel-Salem M, Nehme G. A time-series analysis of mortality and air temperature in Greater Beirut. </w:t>
      </w:r>
      <w:r w:rsidRPr="007873A4">
        <w:rPr>
          <w:rFonts w:cs="Times New Roman"/>
          <w:i/>
          <w:iCs/>
          <w:noProof/>
          <w:lang w:val="en-US"/>
        </w:rPr>
        <w:t>Sci Total Environ</w:t>
      </w:r>
      <w:r w:rsidRPr="007873A4">
        <w:rPr>
          <w:rFonts w:cs="Times New Roman"/>
          <w:noProof/>
          <w:lang w:val="en-US"/>
        </w:rPr>
        <w:t xml:space="preserve"> 2004. DOI:10.1016/j.scitotenv.2004.02.027.</w:t>
      </w:r>
    </w:p>
    <w:p w14:paraId="6927646D"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111</w:t>
      </w:r>
      <w:r w:rsidRPr="007873A4">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7873A4">
        <w:rPr>
          <w:rFonts w:cs="Times New Roman"/>
          <w:i/>
          <w:iCs/>
          <w:noProof/>
          <w:lang w:val="en-US"/>
        </w:rPr>
        <w:t>Int J Biometeorol</w:t>
      </w:r>
      <w:r w:rsidRPr="007873A4">
        <w:rPr>
          <w:rFonts w:cs="Times New Roman"/>
          <w:noProof/>
          <w:lang w:val="en-US"/>
        </w:rPr>
        <w:t xml:space="preserve"> 2005. DOI:10.1007/s00484-005-0269-z.</w:t>
      </w:r>
    </w:p>
    <w:p w14:paraId="2744A1C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112</w:t>
      </w:r>
      <w:r w:rsidRPr="007873A4">
        <w:rPr>
          <w:rFonts w:cs="Times New Roman"/>
          <w:noProof/>
          <w:lang w:val="en-US"/>
        </w:rPr>
        <w:tab/>
        <w:t xml:space="preserve">Gouveia N, Hajat S, Armstrong B. Socioeconomic differentials in the temperature-mortality relationship in São Paulo, Brazil. </w:t>
      </w:r>
      <w:r w:rsidRPr="007873A4">
        <w:rPr>
          <w:rFonts w:cs="Times New Roman"/>
          <w:i/>
          <w:iCs/>
          <w:noProof/>
          <w:lang w:val="en-US"/>
        </w:rPr>
        <w:t>Int J Epidemiol</w:t>
      </w:r>
      <w:r w:rsidRPr="007873A4">
        <w:rPr>
          <w:rFonts w:cs="Times New Roman"/>
          <w:noProof/>
          <w:lang w:val="en-US"/>
        </w:rPr>
        <w:t xml:space="preserve"> 2003. DOI:10.1093/ije/dyg077.</w:t>
      </w:r>
    </w:p>
    <w:p w14:paraId="0EFF5CF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113</w:t>
      </w:r>
      <w:r w:rsidRPr="007873A4">
        <w:rPr>
          <w:rFonts w:cs="Times New Roman"/>
          <w:noProof/>
          <w:lang w:val="en-US"/>
        </w:rPr>
        <w:tab/>
        <w:t xml:space="preserve">O’Neill MS, Zanobetti A, Schwartz J. Disparities by race in heat-related mortality in four US cities: The role of air conditioning prevalence. </w:t>
      </w:r>
      <w:r w:rsidRPr="007873A4">
        <w:rPr>
          <w:rFonts w:cs="Times New Roman"/>
          <w:i/>
          <w:iCs/>
          <w:noProof/>
          <w:lang w:val="en-US"/>
        </w:rPr>
        <w:t>J Urban Heal</w:t>
      </w:r>
      <w:r w:rsidRPr="007873A4">
        <w:rPr>
          <w:rFonts w:cs="Times New Roman"/>
          <w:noProof/>
          <w:lang w:val="en-US"/>
        </w:rPr>
        <w:t xml:space="preserve"> 2005. DOI:10.1093/jurban/jti043.</w:t>
      </w:r>
    </w:p>
    <w:p w14:paraId="759EF58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114</w:t>
      </w:r>
      <w:r w:rsidRPr="007873A4">
        <w:rPr>
          <w:rFonts w:cs="Times New Roman"/>
          <w:noProof/>
          <w:lang w:val="en-US"/>
        </w:rPr>
        <w:tab/>
        <w:t xml:space="preserve">Xu Y, Dadvand P, Barrera-Gómez J, </w:t>
      </w:r>
      <w:r w:rsidRPr="007873A4">
        <w:rPr>
          <w:rFonts w:cs="Times New Roman"/>
          <w:i/>
          <w:iCs/>
          <w:noProof/>
          <w:lang w:val="en-US"/>
        </w:rPr>
        <w:t>et al.</w:t>
      </w:r>
      <w:r w:rsidRPr="007873A4">
        <w:rPr>
          <w:rFonts w:cs="Times New Roman"/>
          <w:noProof/>
          <w:lang w:val="en-US"/>
        </w:rPr>
        <w:t xml:space="preserve"> Differences on the effect of heat waves on mortality by sociodemographic and urban landscape characteristics. </w:t>
      </w:r>
      <w:r w:rsidRPr="007873A4">
        <w:rPr>
          <w:rFonts w:cs="Times New Roman"/>
          <w:i/>
          <w:iCs/>
          <w:noProof/>
          <w:lang w:val="en-US"/>
        </w:rPr>
        <w:t>J Epidemiol Community Health</w:t>
      </w:r>
      <w:r w:rsidRPr="007873A4">
        <w:rPr>
          <w:rFonts w:cs="Times New Roman"/>
          <w:noProof/>
          <w:lang w:val="en-US"/>
        </w:rPr>
        <w:t xml:space="preserve"> 2013. DOI:10.1136/jech-2012-201899.</w:t>
      </w:r>
    </w:p>
    <w:p w14:paraId="6E3E2EE8"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115</w:t>
      </w:r>
      <w:r w:rsidRPr="007873A4">
        <w:rPr>
          <w:rFonts w:cs="Times New Roman"/>
          <w:noProof/>
          <w:lang w:val="en-US"/>
        </w:rPr>
        <w:tab/>
        <w:t xml:space="preserve">Rey G, Fouillet A, Bessemoulin P, </w:t>
      </w:r>
      <w:r w:rsidRPr="007873A4">
        <w:rPr>
          <w:rFonts w:cs="Times New Roman"/>
          <w:i/>
          <w:iCs/>
          <w:noProof/>
          <w:lang w:val="en-US"/>
        </w:rPr>
        <w:t>et al.</w:t>
      </w:r>
      <w:r w:rsidRPr="007873A4">
        <w:rPr>
          <w:rFonts w:cs="Times New Roman"/>
          <w:noProof/>
          <w:lang w:val="en-US"/>
        </w:rPr>
        <w:t xml:space="preserve"> Heat exposure and socio-economic vulnerability as synergistic factors in heat-wave-related mortality. </w:t>
      </w:r>
      <w:r w:rsidRPr="007873A4">
        <w:rPr>
          <w:rFonts w:cs="Times New Roman"/>
          <w:i/>
          <w:iCs/>
          <w:noProof/>
          <w:lang w:val="en-US"/>
        </w:rPr>
        <w:t>Eur J Epidemiol</w:t>
      </w:r>
      <w:r w:rsidRPr="007873A4">
        <w:rPr>
          <w:rFonts w:cs="Times New Roman"/>
          <w:noProof/>
          <w:lang w:val="en-US"/>
        </w:rPr>
        <w:t xml:space="preserve"> 2009. DOI:10.1007/s10654-009-9374-3.</w:t>
      </w:r>
    </w:p>
    <w:p w14:paraId="629A65A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116</w:t>
      </w:r>
      <w:r w:rsidRPr="007873A4">
        <w:rPr>
          <w:rFonts w:cs="Times New Roman"/>
          <w:noProof/>
          <w:lang w:val="en-US"/>
        </w:rPr>
        <w:tab/>
        <w:t xml:space="preserve">Gasparrini A, Armstrong B. The impact of heat waves on mortality. </w:t>
      </w:r>
      <w:r w:rsidRPr="007873A4">
        <w:rPr>
          <w:rFonts w:cs="Times New Roman"/>
          <w:i/>
          <w:iCs/>
          <w:noProof/>
          <w:lang w:val="en-US"/>
        </w:rPr>
        <w:t>Epidemiol</w:t>
      </w:r>
      <w:r w:rsidRPr="007873A4">
        <w:rPr>
          <w:rFonts w:cs="Times New Roman"/>
          <w:noProof/>
          <w:lang w:val="en-US"/>
        </w:rPr>
        <w:t xml:space="preserve"> 2011. DOI:10.1097/EDE.0b013e3181fdcd99.</w:t>
      </w:r>
    </w:p>
    <w:p w14:paraId="583A9CBF"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117</w:t>
      </w:r>
      <w:r w:rsidRPr="007873A4">
        <w:rPr>
          <w:rFonts w:cs="Times New Roman"/>
          <w:noProof/>
          <w:lang w:val="en-US"/>
        </w:rPr>
        <w:tab/>
        <w:t xml:space="preserve">Gasparrini A, Guo Y, Hashizume M, </w:t>
      </w:r>
      <w:r w:rsidRPr="007873A4">
        <w:rPr>
          <w:rFonts w:cs="Times New Roman"/>
          <w:i/>
          <w:iCs/>
          <w:noProof/>
          <w:lang w:val="en-US"/>
        </w:rPr>
        <w:t>et al.</w:t>
      </w:r>
      <w:r w:rsidRPr="007873A4">
        <w:rPr>
          <w:rFonts w:cs="Times New Roman"/>
          <w:noProof/>
          <w:lang w:val="en-US"/>
        </w:rPr>
        <w:t xml:space="preserve"> Changes in susceptibility to heat during the summer: a multicountry analysis. </w:t>
      </w:r>
      <w:r w:rsidRPr="007873A4">
        <w:rPr>
          <w:rFonts w:cs="Times New Roman"/>
          <w:i/>
          <w:iCs/>
          <w:noProof/>
          <w:lang w:val="en-US"/>
        </w:rPr>
        <w:t>Am J Epidemiol</w:t>
      </w:r>
      <w:r w:rsidRPr="007873A4">
        <w:rPr>
          <w:rFonts w:cs="Times New Roman"/>
          <w:noProof/>
          <w:lang w:val="en-US"/>
        </w:rPr>
        <w:t xml:space="preserve"> 2016; </w:t>
      </w:r>
      <w:r w:rsidRPr="007873A4">
        <w:rPr>
          <w:rFonts w:cs="Times New Roman"/>
          <w:b/>
          <w:bCs/>
          <w:noProof/>
          <w:lang w:val="en-US"/>
        </w:rPr>
        <w:t>183</w:t>
      </w:r>
      <w:r w:rsidRPr="007873A4">
        <w:rPr>
          <w:rFonts w:cs="Times New Roman"/>
          <w:noProof/>
          <w:lang w:val="en-US"/>
        </w:rPr>
        <w:t>: 1027–36.</w:t>
      </w:r>
    </w:p>
    <w:p w14:paraId="5B9C2680"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118</w:t>
      </w:r>
      <w:r w:rsidRPr="007873A4">
        <w:rPr>
          <w:rFonts w:cs="Times New Roman"/>
          <w:noProof/>
          <w:lang w:val="en-US"/>
        </w:rPr>
        <w:tab/>
        <w:t xml:space="preserve">Guo Y, Gasparrini A, Armstrong BG, </w:t>
      </w:r>
      <w:r w:rsidRPr="007873A4">
        <w:rPr>
          <w:rFonts w:cs="Times New Roman"/>
          <w:i/>
          <w:iCs/>
          <w:noProof/>
          <w:lang w:val="en-US"/>
        </w:rPr>
        <w:t>et al.</w:t>
      </w:r>
      <w:r w:rsidRPr="007873A4">
        <w:rPr>
          <w:rFonts w:cs="Times New Roman"/>
          <w:noProof/>
          <w:lang w:val="en-US"/>
        </w:rPr>
        <w:t xml:space="preserve"> Heat Wave and Mortality: A Multicountry, Multicommunity Study. </w:t>
      </w:r>
      <w:r w:rsidRPr="007873A4">
        <w:rPr>
          <w:rFonts w:cs="Times New Roman"/>
          <w:i/>
          <w:iCs/>
          <w:noProof/>
          <w:lang w:val="en-US"/>
        </w:rPr>
        <w:t>Env Heal Perspect</w:t>
      </w:r>
      <w:r w:rsidRPr="007873A4">
        <w:rPr>
          <w:rFonts w:cs="Times New Roman"/>
          <w:noProof/>
          <w:lang w:val="en-US"/>
        </w:rPr>
        <w:t xml:space="preserve"> 2017; : 1–11.</w:t>
      </w:r>
    </w:p>
    <w:p w14:paraId="107DD18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119</w:t>
      </w:r>
      <w:r w:rsidRPr="007873A4">
        <w:rPr>
          <w:rFonts w:cs="Times New Roman"/>
          <w:noProof/>
          <w:lang w:val="en-US"/>
        </w:rPr>
        <w:tab/>
        <w:t xml:space="preserve">Armstrong B. Models for the relationship between ambient temperature and daily mortality. </w:t>
      </w:r>
      <w:r w:rsidRPr="007873A4">
        <w:rPr>
          <w:rFonts w:cs="Times New Roman"/>
          <w:i/>
          <w:iCs/>
          <w:noProof/>
          <w:lang w:val="en-US"/>
        </w:rPr>
        <w:t>Epidemiology</w:t>
      </w:r>
      <w:r w:rsidRPr="007873A4">
        <w:rPr>
          <w:rFonts w:cs="Times New Roman"/>
          <w:noProof/>
          <w:lang w:val="en-US"/>
        </w:rPr>
        <w:t xml:space="preserve"> 2006. DOI:10.1097/01.ede.0000239732.50999.8f.</w:t>
      </w:r>
    </w:p>
    <w:p w14:paraId="45DCA18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120</w:t>
      </w:r>
      <w:r w:rsidRPr="007873A4">
        <w:rPr>
          <w:rFonts w:cs="Times New Roman"/>
          <w:noProof/>
          <w:lang w:val="en-US"/>
        </w:rPr>
        <w:tab/>
        <w:t xml:space="preserve">Dominici F. Time-series analysis of air pollution and mortality: a statistical review. </w:t>
      </w:r>
      <w:r w:rsidRPr="007873A4">
        <w:rPr>
          <w:rFonts w:cs="Times New Roman"/>
          <w:i/>
          <w:iCs/>
          <w:noProof/>
          <w:lang w:val="en-US"/>
        </w:rPr>
        <w:t>Res Rep Health Eff Inst</w:t>
      </w:r>
      <w:r w:rsidRPr="007873A4">
        <w:rPr>
          <w:rFonts w:cs="Times New Roman"/>
          <w:noProof/>
          <w:lang w:val="en-US"/>
        </w:rPr>
        <w:t xml:space="preserve"> 2004.</w:t>
      </w:r>
    </w:p>
    <w:p w14:paraId="3C2E992E"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lastRenderedPageBreak/>
        <w:t>121</w:t>
      </w:r>
      <w:r w:rsidRPr="007873A4">
        <w:rPr>
          <w:rFonts w:cs="Times New Roman"/>
          <w:noProof/>
          <w:lang w:val="en-US"/>
        </w:rPr>
        <w:tab/>
        <w:t xml:space="preserve">Maclure M. The case-crossover design: A method for studying transient effects on the risk of acute events. </w:t>
      </w:r>
      <w:r w:rsidRPr="007873A4">
        <w:rPr>
          <w:rFonts w:cs="Times New Roman"/>
          <w:i/>
          <w:iCs/>
          <w:noProof/>
          <w:lang w:val="en-US"/>
        </w:rPr>
        <w:t>Am J Epidemiol</w:t>
      </w:r>
      <w:r w:rsidRPr="007873A4">
        <w:rPr>
          <w:rFonts w:cs="Times New Roman"/>
          <w:noProof/>
          <w:lang w:val="en-US"/>
        </w:rPr>
        <w:t xml:space="preserve"> 2017. DOI:10.1093/aje/kwx105.</w:t>
      </w:r>
    </w:p>
    <w:p w14:paraId="62B75652"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122</w:t>
      </w:r>
      <w:r w:rsidRPr="007873A4">
        <w:rPr>
          <w:rFonts w:cs="Times New Roman"/>
          <w:noProof/>
          <w:lang w:val="en-US"/>
        </w:rPr>
        <w:tab/>
        <w:t xml:space="preserve">Stafoggia M, Schwartz J, Forastiere F, Perucci CA. Does temperature modify the association between air pollution and mortality? A multicity case-crossover analysis in Italy. </w:t>
      </w:r>
      <w:r w:rsidRPr="007873A4">
        <w:rPr>
          <w:rFonts w:cs="Times New Roman"/>
          <w:i/>
          <w:iCs/>
          <w:noProof/>
          <w:lang w:val="en-US"/>
        </w:rPr>
        <w:t>Am J Epidemiol</w:t>
      </w:r>
      <w:r w:rsidRPr="007873A4">
        <w:rPr>
          <w:rFonts w:cs="Times New Roman"/>
          <w:noProof/>
          <w:lang w:val="en-US"/>
        </w:rPr>
        <w:t xml:space="preserve"> 2008. DOI:10.1093/aje/kwn074.</w:t>
      </w:r>
    </w:p>
    <w:p w14:paraId="2E77751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123</w:t>
      </w:r>
      <w:r w:rsidRPr="007873A4">
        <w:rPr>
          <w:rFonts w:cs="Times New Roman"/>
          <w:noProof/>
          <w:lang w:val="en-US"/>
        </w:rPr>
        <w:tab/>
        <w:t xml:space="preserve">Gasparrini A. Distributed Lag Linear and Non-Linear Models in R: The Package dlnm. </w:t>
      </w:r>
      <w:r w:rsidRPr="007873A4">
        <w:rPr>
          <w:rFonts w:cs="Times New Roman"/>
          <w:i/>
          <w:iCs/>
          <w:noProof/>
          <w:lang w:val="en-US"/>
        </w:rPr>
        <w:t>J Stat Softw</w:t>
      </w:r>
      <w:r w:rsidRPr="007873A4">
        <w:rPr>
          <w:rFonts w:cs="Times New Roman"/>
          <w:noProof/>
          <w:lang w:val="en-US"/>
        </w:rPr>
        <w:t xml:space="preserve"> 2011.</w:t>
      </w:r>
    </w:p>
    <w:p w14:paraId="37D48D89"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124</w:t>
      </w:r>
      <w:r w:rsidRPr="007873A4">
        <w:rPr>
          <w:rFonts w:cs="Times New Roman"/>
          <w:noProof/>
          <w:lang w:val="en-US"/>
        </w:rPr>
        <w:tab/>
        <w:t xml:space="preserve">Larsen U. The effects of monthly temperature fluctuations on mortality in the United States from 1921 to 1985. </w:t>
      </w:r>
      <w:r w:rsidRPr="007873A4">
        <w:rPr>
          <w:rFonts w:cs="Times New Roman"/>
          <w:i/>
          <w:iCs/>
          <w:noProof/>
          <w:lang w:val="en-US"/>
        </w:rPr>
        <w:t>Int J Biometeorol</w:t>
      </w:r>
      <w:r w:rsidRPr="007873A4">
        <w:rPr>
          <w:rFonts w:cs="Times New Roman"/>
          <w:noProof/>
          <w:lang w:val="en-US"/>
        </w:rPr>
        <w:t xml:space="preserve"> 1990. DOI:10.1007/bf01048710.</w:t>
      </w:r>
    </w:p>
    <w:p w14:paraId="70469CD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125</w:t>
      </w:r>
      <w:r w:rsidRPr="007873A4">
        <w:rPr>
          <w:rFonts w:cs="Times New Roman"/>
          <w:noProof/>
          <w:lang w:val="en-US"/>
        </w:rPr>
        <w:tab/>
        <w:t xml:space="preserve">Thomas A, Best N, Way R, </w:t>
      </w:r>
      <w:r w:rsidRPr="007873A4">
        <w:rPr>
          <w:rFonts w:cs="Times New Roman"/>
          <w:i/>
          <w:iCs/>
          <w:noProof/>
          <w:lang w:val="en-US"/>
        </w:rPr>
        <w:t>et al.</w:t>
      </w:r>
      <w:r w:rsidRPr="007873A4">
        <w:rPr>
          <w:rFonts w:cs="Times New Roman"/>
          <w:noProof/>
          <w:lang w:val="en-US"/>
        </w:rPr>
        <w:t xml:space="preserve"> WinBUGS User Manual. </w:t>
      </w:r>
      <w:r w:rsidRPr="007873A4">
        <w:rPr>
          <w:rFonts w:cs="Times New Roman"/>
          <w:i/>
          <w:iCs/>
          <w:noProof/>
          <w:lang w:val="en-US"/>
        </w:rPr>
        <w:t>Components</w:t>
      </w:r>
      <w:r w:rsidRPr="007873A4">
        <w:rPr>
          <w:rFonts w:cs="Times New Roman"/>
          <w:noProof/>
          <w:lang w:val="en-US"/>
        </w:rPr>
        <w:t xml:space="preserve"> 2003. DOI:http://www.mrc-bsu.cam.ac.uk/wp-content/uploads/manual14.pdf.</w:t>
      </w:r>
    </w:p>
    <w:p w14:paraId="5FFC6076"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126</w:t>
      </w:r>
      <w:r w:rsidRPr="007873A4">
        <w:rPr>
          <w:rFonts w:cs="Times New Roman"/>
          <w:noProof/>
          <w:lang w:val="en-US"/>
        </w:rPr>
        <w:tab/>
        <w:t xml:space="preserve">Depaoli S, Clifton JP, Cobb PR. Just Another Gibbs Sampler (JAGS): Flexible Software for MCMC Implementation. </w:t>
      </w:r>
      <w:r w:rsidRPr="007873A4">
        <w:rPr>
          <w:rFonts w:cs="Times New Roman"/>
          <w:i/>
          <w:iCs/>
          <w:noProof/>
          <w:lang w:val="en-US"/>
        </w:rPr>
        <w:t>J Educ Behav Stat</w:t>
      </w:r>
      <w:r w:rsidRPr="007873A4">
        <w:rPr>
          <w:rFonts w:cs="Times New Roman"/>
          <w:noProof/>
          <w:lang w:val="en-US"/>
        </w:rPr>
        <w:t xml:space="preserve"> 2016. DOI:10.3102/1076998616664876.</w:t>
      </w:r>
    </w:p>
    <w:p w14:paraId="700D8613"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127</w:t>
      </w:r>
      <w:r w:rsidRPr="007873A4">
        <w:rPr>
          <w:rFonts w:cs="Times New Roman"/>
          <w:noProof/>
          <w:lang w:val="en-US"/>
        </w:rPr>
        <w:tab/>
        <w:t>Stan Development Team. Stan: A C++ Library for Probability and Sampling. 2014.</w:t>
      </w:r>
    </w:p>
    <w:p w14:paraId="51DD86BB"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128</w:t>
      </w:r>
      <w:r w:rsidRPr="007873A4">
        <w:rPr>
          <w:rFonts w:cs="Times New Roman"/>
          <w:noProof/>
          <w:lang w:val="en-US"/>
        </w:rPr>
        <w:tab/>
        <w:t xml:space="preserve">Rue H, Martino S, Chopin N. Approximate Bayesian inference for latent Gaussian models by using integrated nested Laplace approximations. </w:t>
      </w:r>
      <w:r w:rsidRPr="007873A4">
        <w:rPr>
          <w:rFonts w:cs="Times New Roman"/>
          <w:i/>
          <w:iCs/>
          <w:noProof/>
          <w:lang w:val="en-US"/>
        </w:rPr>
        <w:t>J R Stat Soc Ser B Stat Methodol</w:t>
      </w:r>
      <w:r w:rsidRPr="007873A4">
        <w:rPr>
          <w:rFonts w:cs="Times New Roman"/>
          <w:noProof/>
          <w:lang w:val="en-US"/>
        </w:rPr>
        <w:t xml:space="preserve"> 2009. DOI:10.1111/j.1467-9868.2008.00700.x.</w:t>
      </w:r>
    </w:p>
    <w:p w14:paraId="3A868947"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129</w:t>
      </w:r>
      <w:r w:rsidRPr="007873A4">
        <w:rPr>
          <w:rFonts w:cs="Times New Roman"/>
          <w:noProof/>
          <w:lang w:val="en-US"/>
        </w:rPr>
        <w:tab/>
        <w:t xml:space="preserve">Kristensen K, Nielsen A, Berg CW, Skaug H, Bell BM. TMB: Automatic Differentiation and Laplace Approximation. </w:t>
      </w:r>
      <w:r w:rsidRPr="007873A4">
        <w:rPr>
          <w:rFonts w:cs="Times New Roman"/>
          <w:i/>
          <w:iCs/>
          <w:noProof/>
          <w:lang w:val="en-US"/>
        </w:rPr>
        <w:t>J Stat Softw</w:t>
      </w:r>
      <w:r w:rsidRPr="007873A4">
        <w:rPr>
          <w:rFonts w:cs="Times New Roman"/>
          <w:noProof/>
          <w:lang w:val="en-US"/>
        </w:rPr>
        <w:t xml:space="preserve"> 2016.</w:t>
      </w:r>
    </w:p>
    <w:p w14:paraId="564D3E5C" w14:textId="77777777" w:rsidR="007873A4" w:rsidRPr="007873A4" w:rsidRDefault="007873A4" w:rsidP="007873A4">
      <w:pPr>
        <w:widowControl w:val="0"/>
        <w:autoSpaceDE w:val="0"/>
        <w:autoSpaceDN w:val="0"/>
        <w:adjustRightInd w:val="0"/>
        <w:spacing w:line="240" w:lineRule="auto"/>
        <w:ind w:left="640" w:hanging="640"/>
        <w:rPr>
          <w:rFonts w:cs="Times New Roman"/>
          <w:noProof/>
          <w:lang w:val="en-US"/>
        </w:rPr>
      </w:pPr>
      <w:r w:rsidRPr="007873A4">
        <w:rPr>
          <w:rFonts w:cs="Times New Roman"/>
          <w:noProof/>
          <w:lang w:val="en-US"/>
        </w:rPr>
        <w:t>130</w:t>
      </w:r>
      <w:r w:rsidRPr="007873A4">
        <w:rPr>
          <w:rFonts w:cs="Times New Roman"/>
          <w:noProof/>
          <w:lang w:val="en-US"/>
        </w:rPr>
        <w:tab/>
        <w:t>WHO Europe. Improving public health responses to extreme weather/heat waves – EuroHEAT. 2007.</w:t>
      </w:r>
    </w:p>
    <w:p w14:paraId="6C5E39E5" w14:textId="77777777" w:rsidR="007873A4" w:rsidRPr="007873A4" w:rsidRDefault="007873A4" w:rsidP="007873A4">
      <w:pPr>
        <w:widowControl w:val="0"/>
        <w:autoSpaceDE w:val="0"/>
        <w:autoSpaceDN w:val="0"/>
        <w:adjustRightInd w:val="0"/>
        <w:spacing w:line="240" w:lineRule="auto"/>
        <w:ind w:left="640" w:hanging="640"/>
        <w:rPr>
          <w:rFonts w:cs="Times New Roman"/>
          <w:noProof/>
        </w:rPr>
      </w:pPr>
      <w:r w:rsidRPr="007873A4">
        <w:rPr>
          <w:rFonts w:cs="Times New Roman"/>
          <w:noProof/>
          <w:lang w:val="en-US"/>
        </w:rPr>
        <w:t>131</w:t>
      </w:r>
      <w:r w:rsidRPr="007873A4">
        <w:rPr>
          <w:rFonts w:cs="Times New Roman"/>
          <w:noProof/>
          <w:lang w:val="en-US"/>
        </w:rPr>
        <w:tab/>
        <w:t xml:space="preserve">Hewitt C, Mason S, Walland D. The Global Framework for Climate Services. </w:t>
      </w:r>
      <w:r w:rsidRPr="007873A4">
        <w:rPr>
          <w:rFonts w:cs="Times New Roman"/>
          <w:i/>
          <w:iCs/>
          <w:noProof/>
          <w:lang w:val="en-US"/>
        </w:rPr>
        <w:t>Nat Clim Chang</w:t>
      </w:r>
      <w:r w:rsidRPr="007873A4">
        <w:rPr>
          <w:rFonts w:cs="Times New Roman"/>
          <w:noProof/>
          <w:lang w:val="en-US"/>
        </w:rPr>
        <w:t xml:space="preserve"> 2012. DOI:10.1038/nclimate1745.</w:t>
      </w:r>
    </w:p>
    <w:p w14:paraId="14D0E6E5" w14:textId="05B30649" w:rsidR="009011C5" w:rsidRPr="00636C9B" w:rsidRDefault="00A55581" w:rsidP="007873A4">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11"/>
      <w:footerReference w:type="default" r:id="rId12"/>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c" w:date="2019-05-18T17:49:00Z" w:initials="M">
    <w:p w14:paraId="190A8018" w14:textId="68F4A998" w:rsidR="005B0FB1" w:rsidRDefault="005B0FB1">
      <w:pPr>
        <w:pStyle w:val="CommentText"/>
      </w:pPr>
      <w:r>
        <w:rPr>
          <w:rStyle w:val="CommentReference"/>
        </w:rPr>
        <w:annotationRef/>
      </w:r>
      <w:r>
        <w:t>Hello Paolo!</w:t>
      </w:r>
    </w:p>
  </w:comment>
  <w:comment w:id="5" w:author="Mac" w:date="2019-05-18T18:38:00Z" w:initials="M">
    <w:p w14:paraId="2A7F729F" w14:textId="7757C4EC" w:rsidR="005B0FB1" w:rsidRDefault="005B0FB1">
      <w:pPr>
        <w:pStyle w:val="CommentText"/>
      </w:pPr>
      <w:r>
        <w:rPr>
          <w:rStyle w:val="CommentReference"/>
        </w:rPr>
        <w:annotationRef/>
      </w:r>
      <w:r>
        <w:t>Just a suggestion… This sentence is vague. It essentially says ‘death rates vary by all things’. It is not specific to the US, which for me is implied. Is this how the data is stratified + how you have analysed?</w:t>
      </w:r>
    </w:p>
    <w:p w14:paraId="3A7D2F7D" w14:textId="77777777" w:rsidR="005B0FB1" w:rsidRDefault="005B0FB1">
      <w:pPr>
        <w:pStyle w:val="CommentText"/>
      </w:pPr>
      <w:bookmarkStart w:id="6" w:name="_GoBack"/>
      <w:bookmarkEnd w:id="6"/>
    </w:p>
    <w:p w14:paraId="6347EA7D" w14:textId="77777777" w:rsidR="005B0FB1" w:rsidRDefault="005B0FB1">
      <w:pPr>
        <w:pStyle w:val="CommentText"/>
      </w:pPr>
      <w:r>
        <w:t>If so, perhaps, to lead on more smoothly from previous paragraph:</w:t>
      </w:r>
    </w:p>
    <w:p w14:paraId="4878B1D1" w14:textId="77777777" w:rsidR="005B0FB1" w:rsidRDefault="005B0FB1">
      <w:pPr>
        <w:pStyle w:val="CommentText"/>
      </w:pPr>
    </w:p>
    <w:p w14:paraId="214A68AE" w14:textId="7E04545C" w:rsidR="005B0FB1" w:rsidRDefault="005B0FB1">
      <w:pPr>
        <w:pStyle w:val="CommentText"/>
      </w:pPr>
      <w:r>
        <w:t xml:space="preserve">‘In the US, mortality data has been collected since X’ and/or something about the US data reliability. </w:t>
      </w:r>
    </w:p>
    <w:p w14:paraId="66DCE4B0" w14:textId="77777777" w:rsidR="005B0FB1" w:rsidRDefault="005B0FB1">
      <w:pPr>
        <w:pStyle w:val="CommentText"/>
      </w:pPr>
    </w:p>
    <w:p w14:paraId="6F93B403" w14:textId="0DCD812E" w:rsidR="005B0FB1" w:rsidRDefault="005B0FB1">
      <w:pPr>
        <w:pStyle w:val="CommentText"/>
      </w:pPr>
      <w:r>
        <w:t>If you must, perhaps keep ‘spatially and temporally’ here but you could leave age and sex to the sentence following reference 8 in this paragraph? Temporally leads on to the next sentence about century trends.</w:t>
      </w:r>
    </w:p>
  </w:comment>
  <w:comment w:id="21" w:author="Mac" w:date="2019-05-18T18:39:00Z" w:initials="M">
    <w:p w14:paraId="236BDF4F" w14:textId="77777777" w:rsidR="005B0FB1" w:rsidRDefault="005B0FB1">
      <w:pPr>
        <w:pStyle w:val="CommentText"/>
      </w:pPr>
      <w:r>
        <w:rPr>
          <w:rStyle w:val="CommentReference"/>
        </w:rPr>
        <w:annotationRef/>
      </w:r>
      <w:r>
        <w:t xml:space="preserve">I edited this sentence a few times and then decided it was unnecessary and broke the flow of the paragraph. </w:t>
      </w:r>
    </w:p>
    <w:p w14:paraId="70EAAE2C" w14:textId="77777777" w:rsidR="005B0FB1" w:rsidRDefault="005B0FB1">
      <w:pPr>
        <w:pStyle w:val="CommentText"/>
      </w:pPr>
    </w:p>
    <w:p w14:paraId="6B34D9FE" w14:textId="1FE17DCE" w:rsidR="005B0FB1" w:rsidRDefault="005B0FB1">
      <w:pPr>
        <w:pStyle w:val="CommentText"/>
      </w:pPr>
      <w:r>
        <w:t xml:space="preserve">I previously wrote: </w:t>
      </w:r>
      <w:r>
        <w:rPr>
          <w:vanish/>
        </w:rPr>
        <w:t xml:space="preserve"> wn se nsomething more specific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t xml:space="preserve">What are these benefits? Can ‘benefits’ be replaced with something more specific, or removed completely? </w:t>
      </w:r>
    </w:p>
    <w:p w14:paraId="28A4153D" w14:textId="77777777" w:rsidR="005B0FB1" w:rsidRDefault="005B0FB1">
      <w:pPr>
        <w:pStyle w:val="CommentText"/>
      </w:pPr>
    </w:p>
    <w:p w14:paraId="39CF90FD" w14:textId="62D79686" w:rsidR="005B0FB1" w:rsidRDefault="005B0FB1">
      <w:pPr>
        <w:pStyle w:val="CommentText"/>
      </w:pPr>
      <w:r>
        <w:t>And reduced to:</w:t>
      </w:r>
    </w:p>
    <w:p w14:paraId="73F02931" w14:textId="77777777" w:rsidR="005B0FB1" w:rsidRDefault="005B0FB1">
      <w:pPr>
        <w:pStyle w:val="CommentText"/>
      </w:pPr>
    </w:p>
    <w:p w14:paraId="5F693BF4" w14:textId="532085E2" w:rsidR="005B0FB1" w:rsidRDefault="005B0FB1">
      <w:pPr>
        <w:pStyle w:val="CommentText"/>
      </w:pPr>
      <w:r>
        <w:t xml:space="preserve">“The epidemiologic transition – whereby </w:t>
      </w:r>
      <w:r w:rsidRPr="00DC0399">
        <w:t>a</w:t>
      </w:r>
      <w:r>
        <w:t xml:space="preserve"> </w:t>
      </w:r>
      <w:r w:rsidRPr="00DC0399">
        <w:t xml:space="preserve">strong decrease in mortality </w:t>
      </w:r>
      <w:r>
        <w:t xml:space="preserve">is </w:t>
      </w:r>
      <w:r w:rsidRPr="00DC0399">
        <w:t xml:space="preserve">coupled with a decrease in birth rates </w:t>
      </w:r>
      <w:r>
        <w:t xml:space="preserve">– has </w:t>
      </w:r>
      <w:r w:rsidRPr="00DC0399">
        <w:t>re-stabilize</w:t>
      </w:r>
      <w:r>
        <w:t>d</w:t>
      </w:r>
      <w:r w:rsidRPr="00DC0399">
        <w:t xml:space="preserve"> </w:t>
      </w:r>
      <w:r>
        <w:t>the</w:t>
      </w:r>
      <w:r w:rsidRPr="00DC0399">
        <w:t xml:space="preserve"> population at a higher level than </w:t>
      </w:r>
      <w:r>
        <w:t>before”</w:t>
      </w:r>
    </w:p>
  </w:comment>
  <w:comment w:id="24" w:author="Mac" w:date="2019-05-18T20:34:00Z" w:initials="M">
    <w:p w14:paraId="3A424D91" w14:textId="1E1BEE71" w:rsidR="005B0FB1" w:rsidRDefault="005B0FB1">
      <w:pPr>
        <w:pStyle w:val="CommentText"/>
      </w:pPr>
      <w:r>
        <w:rPr>
          <w:rStyle w:val="CommentReference"/>
        </w:rPr>
        <w:annotationRef/>
      </w:r>
      <w:r>
        <w:t>Very nice final sentence to link to next section</w:t>
      </w:r>
    </w:p>
  </w:comment>
  <w:comment w:id="25" w:author="Mac" w:date="2019-05-18T20:35:00Z" w:initials="M">
    <w:p w14:paraId="30972FAE" w14:textId="68F5003F" w:rsidR="005B0FB1" w:rsidRDefault="005B0FB1">
      <w:pPr>
        <w:pStyle w:val="CommentText"/>
      </w:pPr>
      <w:r>
        <w:rPr>
          <w:rStyle w:val="CommentReference"/>
        </w:rPr>
        <w:annotationRef/>
      </w:r>
      <w:r>
        <w:t>Focus on US here, and herein</w:t>
      </w:r>
    </w:p>
  </w:comment>
  <w:comment w:id="26" w:author="Mac" w:date="2019-05-18T18:39:00Z" w:initials="M">
    <w:p w14:paraId="03B66D0C" w14:textId="7EEC6A9C" w:rsidR="005B0FB1" w:rsidRDefault="005B0FB1">
      <w:pPr>
        <w:pStyle w:val="CommentText"/>
      </w:pPr>
      <w:r>
        <w:rPr>
          <w:rStyle w:val="CommentReference"/>
        </w:rPr>
        <w:annotationRef/>
      </w:r>
      <w:r>
        <w:t>Reference?</w:t>
      </w:r>
    </w:p>
  </w:comment>
  <w:comment w:id="27" w:author="Mac" w:date="2019-05-18T18:44:00Z" w:initials="M">
    <w:p w14:paraId="23D00CA3" w14:textId="3D253BAF" w:rsidR="005B0FB1" w:rsidRDefault="005B0FB1">
      <w:pPr>
        <w:pStyle w:val="CommentText"/>
      </w:pPr>
      <w:r>
        <w:rPr>
          <w:rStyle w:val="CommentReference"/>
        </w:rPr>
        <w:annotationRef/>
      </w:r>
      <w:r>
        <w:t>Removed the below as not linked to subsection title</w:t>
      </w:r>
    </w:p>
  </w:comment>
  <w:comment w:id="40" w:author="Mac" w:date="2019-05-18T18:55:00Z" w:initials="M">
    <w:p w14:paraId="0CF28C90" w14:textId="6FFF5CC3" w:rsidR="005B0FB1" w:rsidRDefault="005B0FB1">
      <w:pPr>
        <w:pStyle w:val="CommentText"/>
      </w:pPr>
      <w:r>
        <w:rPr>
          <w:rStyle w:val="CommentReference"/>
        </w:rPr>
        <w:annotationRef/>
      </w:r>
      <w:r>
        <w:t>Change largest but presumably south will be warmer? Please revert if my interpretation is wrong</w:t>
      </w:r>
    </w:p>
  </w:comment>
  <w:comment w:id="47" w:author="Mac" w:date="2019-05-18T19:10:00Z" w:initials="M">
    <w:p w14:paraId="51F0812A" w14:textId="0FC376EB" w:rsidR="005B0FB1" w:rsidRDefault="005B0FB1">
      <w:pPr>
        <w:pStyle w:val="CommentText"/>
      </w:pPr>
      <w:r>
        <w:rPr>
          <w:rStyle w:val="CommentReference"/>
        </w:rPr>
        <w:annotationRef/>
      </w:r>
      <w:r>
        <w:t>Europe is not a country, alter if reinserting</w:t>
      </w:r>
    </w:p>
  </w:comment>
  <w:comment w:id="51" w:author="Mac" w:date="2019-05-18T19:11:00Z" w:initials="M">
    <w:p w14:paraId="4F183353" w14:textId="46C1326C" w:rsidR="005B0FB1" w:rsidRDefault="005B0FB1">
      <w:pPr>
        <w:pStyle w:val="CommentText"/>
      </w:pPr>
      <w:r>
        <w:rPr>
          <w:rStyle w:val="CommentReference"/>
        </w:rPr>
        <w:annotationRef/>
      </w:r>
      <w:r>
        <w:t xml:space="preserve">This is slightly </w:t>
      </w:r>
      <w:proofErr w:type="spellStart"/>
      <w:r>
        <w:t>repative</w:t>
      </w:r>
      <w:proofErr w:type="spellEnd"/>
      <w:r>
        <w:t xml:space="preserve"> of the sentence above</w:t>
      </w:r>
    </w:p>
  </w:comment>
  <w:comment w:id="53" w:author="Mac" w:date="2019-05-18T19:12:00Z" w:initials="M">
    <w:p w14:paraId="7CB82E80" w14:textId="6E08B59A" w:rsidR="005B0FB1" w:rsidRDefault="005B0FB1">
      <w:pPr>
        <w:pStyle w:val="CommentText"/>
      </w:pPr>
      <w:r>
        <w:rPr>
          <w:rStyle w:val="CommentReference"/>
        </w:rPr>
        <w:annotationRef/>
      </w:r>
      <w:r>
        <w:t xml:space="preserve">No US example? </w:t>
      </w:r>
    </w:p>
  </w:comment>
  <w:comment w:id="74" w:author="Mac" w:date="2019-05-18T19:31:00Z" w:initials="M">
    <w:p w14:paraId="14A7C380" w14:textId="01DFD231" w:rsidR="005B0FB1" w:rsidRDefault="005B0FB1">
      <w:pPr>
        <w:pStyle w:val="CommentText"/>
      </w:pPr>
      <w:r>
        <w:rPr>
          <w:rStyle w:val="CommentReference"/>
        </w:rPr>
        <w:annotationRef/>
      </w:r>
      <w:r>
        <w:t>Who/what is this?</w:t>
      </w:r>
    </w:p>
  </w:comment>
  <w:comment w:id="79" w:author="Mac" w:date="2019-05-18T19:31:00Z" w:initials="M">
    <w:p w14:paraId="3FC50E63" w14:textId="77777777" w:rsidR="005B0FB1" w:rsidRDefault="005B0FB1" w:rsidP="00160389">
      <w:pPr>
        <w:pStyle w:val="CommentText"/>
      </w:pPr>
      <w:r>
        <w:rPr>
          <w:rStyle w:val="CommentReference"/>
        </w:rPr>
        <w:annotationRef/>
      </w:r>
      <w:r>
        <w:t>Who/what is this?</w:t>
      </w:r>
    </w:p>
  </w:comment>
  <w:comment w:id="80" w:author="Mac" w:date="2019-05-18T19:37:00Z" w:initials="M">
    <w:p w14:paraId="05C5CA3A" w14:textId="7E4835E3" w:rsidR="005B0FB1" w:rsidRDefault="005B0FB1">
      <w:pPr>
        <w:pStyle w:val="CommentText"/>
      </w:pPr>
      <w:r>
        <w:rPr>
          <w:rStyle w:val="CommentReference"/>
        </w:rPr>
        <w:annotationRef/>
      </w:r>
      <w:r>
        <w:t xml:space="preserve">Pad out with more definitions and detail for a non-expert audience here </w:t>
      </w:r>
    </w:p>
  </w:comment>
  <w:comment w:id="93" w:author="Mac" w:date="2019-05-18T20:41:00Z" w:initials="M">
    <w:p w14:paraId="717A1B05" w14:textId="615BCB97" w:rsidR="005B0FB1" w:rsidRDefault="005B0FB1">
      <w:pPr>
        <w:pStyle w:val="CommentText"/>
      </w:pPr>
      <w:r>
        <w:rPr>
          <w:rStyle w:val="CommentReference"/>
        </w:rPr>
        <w:annotationRef/>
      </w:r>
      <w:r>
        <w:t>I find this section good but to long and lacking a message. You have relationship, mechanism, stratified analyses and alternative study types lumped under this heading, consider splitting</w:t>
      </w:r>
    </w:p>
  </w:comment>
  <w:comment w:id="96" w:author="Mac" w:date="2019-05-18T19:46:00Z" w:initials="M">
    <w:p w14:paraId="4AC4A1B9" w14:textId="4B3C8F2A" w:rsidR="005B0FB1" w:rsidRDefault="005B0FB1">
      <w:pPr>
        <w:pStyle w:val="CommentText"/>
      </w:pPr>
      <w:r>
        <w:rPr>
          <w:rStyle w:val="CommentReference"/>
        </w:rPr>
        <w:annotationRef/>
      </w:r>
      <w:proofErr w:type="gramStart"/>
      <w:r>
        <w:t>Historical..</w:t>
      </w:r>
      <w:proofErr w:type="gramEnd"/>
    </w:p>
  </w:comment>
  <w:comment w:id="99" w:author="Mac" w:date="2019-05-18T19:46:00Z" w:initials="M">
    <w:p w14:paraId="52BA472F" w14:textId="2B9F421E" w:rsidR="005B0FB1" w:rsidRDefault="005B0FB1">
      <w:pPr>
        <w:pStyle w:val="CommentText"/>
      </w:pPr>
      <w:r>
        <w:rPr>
          <w:rStyle w:val="CommentReference"/>
        </w:rPr>
        <w:annotationRef/>
      </w:r>
      <w:r>
        <w:t>Year?</w:t>
      </w:r>
    </w:p>
  </w:comment>
  <w:comment w:id="104" w:author="Mac" w:date="2019-05-18T20:37:00Z" w:initials="M">
    <w:p w14:paraId="30B4F257" w14:textId="35615156" w:rsidR="005B0FB1" w:rsidRDefault="005B0FB1">
      <w:pPr>
        <w:pStyle w:val="CommentText"/>
      </w:pPr>
      <w:r>
        <w:rPr>
          <w:rStyle w:val="CommentReference"/>
        </w:rPr>
        <w:annotationRef/>
      </w:r>
      <w:r>
        <w:t>Include definition of heat stress, can quote</w:t>
      </w:r>
    </w:p>
  </w:comment>
  <w:comment w:id="106" w:author="Mac" w:date="2019-05-18T19:50:00Z" w:initials="M">
    <w:p w14:paraId="031C85D3" w14:textId="6FCCD40E" w:rsidR="005B0FB1" w:rsidRDefault="005B0FB1">
      <w:pPr>
        <w:pStyle w:val="CommentText"/>
      </w:pPr>
      <w:r>
        <w:rPr>
          <w:rStyle w:val="CommentReference"/>
        </w:rPr>
        <w:annotationRef/>
      </w:r>
      <w:r>
        <w:t>I’d pull out a number here in the next sentence. For example, in the US….</w:t>
      </w:r>
    </w:p>
  </w:comment>
  <w:comment w:id="120" w:author="Mac" w:date="2019-05-18T20:03:00Z" w:initials="M">
    <w:p w14:paraId="470DE69D" w14:textId="77777777" w:rsidR="005B0FB1" w:rsidRDefault="005B0FB1">
      <w:pPr>
        <w:pStyle w:val="CommentText"/>
      </w:pPr>
      <w:r>
        <w:rPr>
          <w:rStyle w:val="CommentReference"/>
        </w:rPr>
        <w:annotationRef/>
      </w:r>
      <w:r>
        <w:t xml:space="preserve">I think this may be conflicting, from my understanding circulatory falls within cardiorespiratory definition. </w:t>
      </w:r>
    </w:p>
    <w:p w14:paraId="7B54EA13" w14:textId="77777777" w:rsidR="005B0FB1" w:rsidRDefault="005B0FB1">
      <w:pPr>
        <w:pStyle w:val="CommentText"/>
      </w:pPr>
    </w:p>
    <w:p w14:paraId="65A7F6F5" w14:textId="77777777" w:rsidR="005B0FB1" w:rsidRDefault="005B0FB1" w:rsidP="00475471">
      <w:pPr>
        <w:rPr>
          <w:rFonts w:eastAsia="Times New Roman" w:cs="Times New Roman"/>
        </w:rPr>
      </w:pPr>
      <w:r>
        <w:t>“</w:t>
      </w:r>
      <w:r w:rsidRPr="00475471">
        <w:rPr>
          <w:rFonts w:ascii="Arial" w:eastAsia="Times New Roman" w:hAnsi="Arial" w:cs="Arial"/>
          <w:color w:val="222222"/>
          <w:szCs w:val="24"/>
          <w:shd w:val="clear" w:color="auto" w:fill="FFFFFF"/>
          <w:lang w:eastAsia="en-US"/>
        </w:rPr>
        <w:t>Donation after </w:t>
      </w:r>
      <w:r w:rsidRPr="00475471">
        <w:rPr>
          <w:rFonts w:ascii="Arial" w:eastAsia="Times New Roman" w:hAnsi="Arial" w:cs="Arial"/>
          <w:b/>
          <w:bCs/>
          <w:color w:val="222222"/>
          <w:szCs w:val="24"/>
          <w:shd w:val="clear" w:color="auto" w:fill="FFFFFF"/>
          <w:lang w:eastAsia="en-US"/>
        </w:rPr>
        <w:t>Circulatory Death</w:t>
      </w:r>
      <w:r w:rsidRPr="00475471">
        <w:rPr>
          <w:rFonts w:ascii="Arial" w:eastAsia="Times New Roman" w:hAnsi="Arial" w:cs="Arial"/>
          <w:color w:val="222222"/>
          <w:szCs w:val="24"/>
          <w:shd w:val="clear" w:color="auto" w:fill="FFFFFF"/>
          <w:lang w:eastAsia="en-US"/>
        </w:rPr>
        <w:t> (DCD), previously referred to as donation after </w:t>
      </w:r>
      <w:r w:rsidRPr="00475471">
        <w:rPr>
          <w:rFonts w:ascii="Arial" w:eastAsia="Times New Roman" w:hAnsi="Arial" w:cs="Arial"/>
          <w:b/>
          <w:bCs/>
          <w:color w:val="222222"/>
          <w:szCs w:val="24"/>
          <w:shd w:val="clear" w:color="auto" w:fill="FFFFFF"/>
          <w:lang w:eastAsia="en-US"/>
        </w:rPr>
        <w:t>cardiac death or</w:t>
      </w:r>
      <w:r w:rsidRPr="00475471">
        <w:rPr>
          <w:rFonts w:ascii="Arial" w:eastAsia="Times New Roman" w:hAnsi="Arial" w:cs="Arial"/>
          <w:color w:val="222222"/>
          <w:szCs w:val="24"/>
          <w:shd w:val="clear" w:color="auto" w:fill="FFFFFF"/>
          <w:lang w:eastAsia="en-US"/>
        </w:rPr>
        <w:t> non-</w:t>
      </w:r>
      <w:proofErr w:type="spellStart"/>
      <w:r w:rsidRPr="00475471">
        <w:rPr>
          <w:rFonts w:ascii="Arial" w:eastAsia="Times New Roman" w:hAnsi="Arial" w:cs="Arial"/>
          <w:color w:val="222222"/>
          <w:szCs w:val="24"/>
          <w:shd w:val="clear" w:color="auto" w:fill="FFFFFF"/>
          <w:lang w:eastAsia="en-US"/>
        </w:rPr>
        <w:t>heartbeating</w:t>
      </w:r>
      <w:proofErr w:type="spellEnd"/>
      <w:r w:rsidRPr="00475471">
        <w:rPr>
          <w:rFonts w:ascii="Arial" w:eastAsia="Times New Roman" w:hAnsi="Arial" w:cs="Arial"/>
          <w:color w:val="222222"/>
          <w:szCs w:val="24"/>
          <w:shd w:val="clear" w:color="auto" w:fill="FFFFFF"/>
          <w:lang w:eastAsia="en-US"/>
        </w:rPr>
        <w:t xml:space="preserve"> organ donation, refers to the retrieval of organs for the purpose of transplantation from patients whose </w:t>
      </w:r>
      <w:r w:rsidRPr="00475471">
        <w:rPr>
          <w:rFonts w:ascii="Arial" w:eastAsia="Times New Roman" w:hAnsi="Arial" w:cs="Arial"/>
          <w:b/>
          <w:bCs/>
          <w:color w:val="222222"/>
          <w:szCs w:val="24"/>
          <w:shd w:val="clear" w:color="auto" w:fill="FFFFFF"/>
          <w:lang w:eastAsia="en-US"/>
        </w:rPr>
        <w:t>death</w:t>
      </w:r>
      <w:r w:rsidRPr="00475471">
        <w:rPr>
          <w:rFonts w:ascii="Arial" w:eastAsia="Times New Roman" w:hAnsi="Arial" w:cs="Arial"/>
          <w:color w:val="222222"/>
          <w:szCs w:val="24"/>
          <w:shd w:val="clear" w:color="auto" w:fill="FFFFFF"/>
          <w:lang w:eastAsia="en-US"/>
        </w:rPr>
        <w:t> is diagnosed </w:t>
      </w:r>
      <w:r w:rsidRPr="00475471">
        <w:rPr>
          <w:rFonts w:ascii="Arial" w:eastAsia="Times New Roman" w:hAnsi="Arial" w:cs="Arial"/>
          <w:b/>
          <w:bCs/>
          <w:color w:val="222222"/>
          <w:szCs w:val="24"/>
          <w:shd w:val="clear" w:color="auto" w:fill="FFFFFF"/>
          <w:lang w:eastAsia="en-US"/>
        </w:rPr>
        <w:t>and</w:t>
      </w:r>
      <w:r w:rsidRPr="00475471">
        <w:rPr>
          <w:rFonts w:ascii="Arial" w:eastAsia="Times New Roman" w:hAnsi="Arial" w:cs="Arial"/>
          <w:color w:val="222222"/>
          <w:szCs w:val="24"/>
          <w:shd w:val="clear" w:color="auto" w:fill="FFFFFF"/>
          <w:lang w:eastAsia="en-US"/>
        </w:rPr>
        <w:t> confirmed using </w:t>
      </w:r>
      <w:r w:rsidRPr="00475471">
        <w:rPr>
          <w:rFonts w:ascii="Arial" w:eastAsia="Times New Roman" w:hAnsi="Arial" w:cs="Arial"/>
          <w:b/>
          <w:bCs/>
          <w:color w:val="222222"/>
          <w:szCs w:val="24"/>
          <w:shd w:val="clear" w:color="auto" w:fill="FFFFFF"/>
          <w:lang w:eastAsia="en-US"/>
        </w:rPr>
        <w:t>cardio-respiratory</w:t>
      </w:r>
      <w:r w:rsidRPr="00475471">
        <w:rPr>
          <w:rFonts w:ascii="Arial" w:eastAsia="Times New Roman" w:hAnsi="Arial" w:cs="Arial"/>
          <w:color w:val="222222"/>
          <w:szCs w:val="24"/>
          <w:shd w:val="clear" w:color="auto" w:fill="FFFFFF"/>
          <w:lang w:eastAsia="en-US"/>
        </w:rPr>
        <w:t> criteria.</w:t>
      </w:r>
      <w:r>
        <w:rPr>
          <w:rFonts w:ascii="Arial" w:eastAsia="Times New Roman" w:hAnsi="Arial" w:cs="Arial"/>
          <w:color w:val="222222"/>
          <w:szCs w:val="24"/>
          <w:shd w:val="clear" w:color="auto" w:fill="FFFFFF"/>
          <w:lang w:eastAsia="en-US"/>
        </w:rPr>
        <w:t xml:space="preserve">” </w:t>
      </w:r>
      <w:hyperlink r:id="rId1" w:history="1">
        <w:r>
          <w:rPr>
            <w:rStyle w:val="Hyperlink"/>
            <w:rFonts w:eastAsia="Times New Roman"/>
          </w:rPr>
          <w:t>https://www.odt.nhs.uk/deceased-donation/best-practice-guidance/donation-after-circulatory-death/</w:t>
        </w:r>
      </w:hyperlink>
    </w:p>
    <w:p w14:paraId="0AAE9615" w14:textId="2B962A42" w:rsidR="005B0FB1" w:rsidRPr="00475471" w:rsidRDefault="005B0FB1" w:rsidP="00475471">
      <w:pPr>
        <w:rPr>
          <w:rFonts w:ascii="Times" w:eastAsia="Times New Roman" w:hAnsi="Times" w:cs="Times New Roman"/>
          <w:sz w:val="20"/>
          <w:szCs w:val="20"/>
          <w:lang w:eastAsia="en-US"/>
        </w:rPr>
      </w:pPr>
    </w:p>
  </w:comment>
  <w:comment w:id="125" w:author="Mac" w:date="2019-05-18T20:08:00Z" w:initials="M">
    <w:p w14:paraId="3CD8B99D" w14:textId="78AAB167" w:rsidR="005B0FB1" w:rsidRDefault="005B0FB1">
      <w:pPr>
        <w:pStyle w:val="CommentText"/>
      </w:pPr>
      <w:r>
        <w:rPr>
          <w:rStyle w:val="CommentReference"/>
        </w:rPr>
        <w:annotationRef/>
      </w:r>
      <w:r>
        <w:t xml:space="preserve">any difference after adjustment for socio-economic factors ?? maybe better than </w:t>
      </w:r>
      <w:proofErr w:type="gramStart"/>
      <w:r>
        <w:t>meaningful..</w:t>
      </w:r>
      <w:proofErr w:type="gramEnd"/>
      <w:r>
        <w:t xml:space="preserve"> </w:t>
      </w:r>
    </w:p>
  </w:comment>
  <w:comment w:id="129" w:author="Mac" w:date="2019-05-18T20:11:00Z" w:initials="M">
    <w:p w14:paraId="7B063468" w14:textId="5B098CFA" w:rsidR="005B0FB1" w:rsidRDefault="005B0FB1">
      <w:pPr>
        <w:pStyle w:val="CommentText"/>
      </w:pPr>
      <w:r>
        <w:rPr>
          <w:rStyle w:val="CommentReference"/>
        </w:rPr>
        <w:annotationRef/>
      </w:r>
      <w:r>
        <w:t>plural, needs another reference or switch to singular</w:t>
      </w:r>
    </w:p>
  </w:comment>
  <w:comment w:id="131" w:author="Mac" w:date="2019-05-18T20:10:00Z" w:initials="M">
    <w:p w14:paraId="378C003E" w14:textId="727B30A6" w:rsidR="005B0FB1" w:rsidRDefault="005B0FB1">
      <w:pPr>
        <w:pStyle w:val="CommentText"/>
      </w:pPr>
      <w:r>
        <w:rPr>
          <w:rStyle w:val="CommentReference"/>
        </w:rPr>
        <w:annotationRef/>
      </w:r>
      <w:r>
        <w:t>multiple references needed or just reduce to reference 59 interpretation</w:t>
      </w:r>
    </w:p>
  </w:comment>
  <w:comment w:id="135" w:author="Mac" w:date="2019-05-18T20:13:00Z" w:initials="M">
    <w:p w14:paraId="721BB667" w14:textId="69ED8282" w:rsidR="005B0FB1" w:rsidRDefault="005B0FB1">
      <w:pPr>
        <w:pStyle w:val="CommentText"/>
      </w:pPr>
      <w:r>
        <w:rPr>
          <w:rStyle w:val="CommentReference"/>
        </w:rPr>
        <w:annotationRef/>
      </w:r>
      <w:r>
        <w:t xml:space="preserve">reform </w:t>
      </w:r>
    </w:p>
  </w:comment>
  <w:comment w:id="132" w:author="Mac" w:date="2019-05-18T20:16:00Z" w:initials="M">
    <w:p w14:paraId="3EE9720A" w14:textId="531A67B1" w:rsidR="005B0FB1" w:rsidRDefault="005B0FB1">
      <w:pPr>
        <w:pStyle w:val="CommentText"/>
      </w:pPr>
      <w:r>
        <w:rPr>
          <w:rStyle w:val="CommentReference"/>
        </w:rPr>
        <w:annotationRef/>
      </w:r>
      <w:r>
        <w:t>This paragraph should be somewhere else. I removed the sentence on RCT (clinical trials)</w:t>
      </w:r>
    </w:p>
  </w:comment>
  <w:comment w:id="142" w:author="Mac" w:date="2019-05-18T20:19:00Z" w:initials="M">
    <w:p w14:paraId="59924874" w14:textId="7F493267" w:rsidR="005B0FB1" w:rsidRDefault="005B0FB1">
      <w:pPr>
        <w:pStyle w:val="CommentText"/>
      </w:pPr>
      <w:r>
        <w:rPr>
          <w:rStyle w:val="CommentReference"/>
        </w:rPr>
        <w:annotationRef/>
      </w:r>
      <w:r>
        <w:t>Is that the word you mean or accumulation or cumulative effect</w:t>
      </w:r>
    </w:p>
  </w:comment>
  <w:comment w:id="150" w:author="Mac" w:date="2019-05-18T20:44:00Z" w:initials="M">
    <w:p w14:paraId="2B6EF9E5" w14:textId="4F26B294" w:rsidR="005B0FB1" w:rsidRDefault="005B0FB1">
      <w:pPr>
        <w:pStyle w:val="CommentText"/>
      </w:pPr>
      <w:r>
        <w:rPr>
          <w:rStyle w:val="CommentReference"/>
        </w:rPr>
        <w:annotationRef/>
      </w:r>
      <w:r>
        <w:t xml:space="preserve">I’d expect a lot more info on this study and the findings of studies that have used the same </w:t>
      </w:r>
      <w:r w:rsidR="007B564F">
        <w:t xml:space="preserve">or similar </w:t>
      </w:r>
      <w:r>
        <w:t>approa</w:t>
      </w:r>
      <w:r w:rsidR="007B564F">
        <w:t>ch to</w:t>
      </w:r>
      <w:r>
        <w:t xml:space="preserve"> you</w:t>
      </w:r>
    </w:p>
  </w:comment>
  <w:comment w:id="163" w:author="Mac" w:date="2019-05-18T20:26:00Z" w:initials="M">
    <w:p w14:paraId="70DEEB19" w14:textId="2DE93E1C" w:rsidR="005B0FB1" w:rsidRDefault="005B0FB1">
      <w:pPr>
        <w:pStyle w:val="CommentText"/>
      </w:pPr>
      <w:r>
        <w:rPr>
          <w:rStyle w:val="CommentReference"/>
        </w:rPr>
        <w:annotationRef/>
      </w:r>
      <w:r>
        <w:t>There is a large disconnect between this and the narrative of the background. I’d put this as an annex or somewhere 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0A8018" w15:done="0"/>
  <w15:commentEx w15:paraId="6F93B403" w15:done="0"/>
  <w15:commentEx w15:paraId="5F693BF4" w15:done="0"/>
  <w15:commentEx w15:paraId="3A424D91" w15:done="0"/>
  <w15:commentEx w15:paraId="30972FAE" w15:done="0"/>
  <w15:commentEx w15:paraId="03B66D0C" w15:done="0"/>
  <w15:commentEx w15:paraId="23D00CA3" w15:done="0"/>
  <w15:commentEx w15:paraId="0CF28C90" w15:done="0"/>
  <w15:commentEx w15:paraId="51F0812A" w15:done="0"/>
  <w15:commentEx w15:paraId="4F183353" w15:done="0"/>
  <w15:commentEx w15:paraId="7CB82E80" w15:done="0"/>
  <w15:commentEx w15:paraId="14A7C380" w15:done="0"/>
  <w15:commentEx w15:paraId="3FC50E63" w15:done="0"/>
  <w15:commentEx w15:paraId="05C5CA3A" w15:done="0"/>
  <w15:commentEx w15:paraId="717A1B05" w15:done="0"/>
  <w15:commentEx w15:paraId="4AC4A1B9" w15:done="0"/>
  <w15:commentEx w15:paraId="52BA472F" w15:done="0"/>
  <w15:commentEx w15:paraId="30B4F257" w15:done="0"/>
  <w15:commentEx w15:paraId="031C85D3" w15:done="0"/>
  <w15:commentEx w15:paraId="0AAE9615" w15:done="0"/>
  <w15:commentEx w15:paraId="3CD8B99D" w15:done="0"/>
  <w15:commentEx w15:paraId="7B063468" w15:done="0"/>
  <w15:commentEx w15:paraId="378C003E" w15:done="0"/>
  <w15:commentEx w15:paraId="721BB667" w15:done="0"/>
  <w15:commentEx w15:paraId="3EE9720A" w15:done="0"/>
  <w15:commentEx w15:paraId="59924874" w15:done="0"/>
  <w15:commentEx w15:paraId="2B6EF9E5" w15:done="0"/>
  <w15:commentEx w15:paraId="70DEEB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0A8018" w16cid:durableId="208BD900"/>
  <w16cid:commentId w16cid:paraId="6F93B403" w16cid:durableId="208BD901"/>
  <w16cid:commentId w16cid:paraId="5F693BF4" w16cid:durableId="208BD902"/>
  <w16cid:commentId w16cid:paraId="3A424D91" w16cid:durableId="208BD903"/>
  <w16cid:commentId w16cid:paraId="30972FAE" w16cid:durableId="208BD904"/>
  <w16cid:commentId w16cid:paraId="03B66D0C" w16cid:durableId="208BD905"/>
  <w16cid:commentId w16cid:paraId="23D00CA3" w16cid:durableId="208BD906"/>
  <w16cid:commentId w16cid:paraId="0CF28C90" w16cid:durableId="208BD907"/>
  <w16cid:commentId w16cid:paraId="51F0812A" w16cid:durableId="208BD908"/>
  <w16cid:commentId w16cid:paraId="4F183353" w16cid:durableId="208BD909"/>
  <w16cid:commentId w16cid:paraId="7CB82E80" w16cid:durableId="208BD90A"/>
  <w16cid:commentId w16cid:paraId="14A7C380" w16cid:durableId="208BD90B"/>
  <w16cid:commentId w16cid:paraId="3FC50E63" w16cid:durableId="208BD90C"/>
  <w16cid:commentId w16cid:paraId="05C5CA3A" w16cid:durableId="208BD90D"/>
  <w16cid:commentId w16cid:paraId="717A1B05" w16cid:durableId="208BD90E"/>
  <w16cid:commentId w16cid:paraId="4AC4A1B9" w16cid:durableId="208BD90F"/>
  <w16cid:commentId w16cid:paraId="52BA472F" w16cid:durableId="208BD910"/>
  <w16cid:commentId w16cid:paraId="30B4F257" w16cid:durableId="208BD911"/>
  <w16cid:commentId w16cid:paraId="031C85D3" w16cid:durableId="208BD912"/>
  <w16cid:commentId w16cid:paraId="0AAE9615" w16cid:durableId="208BD913"/>
  <w16cid:commentId w16cid:paraId="3CD8B99D" w16cid:durableId="208BD914"/>
  <w16cid:commentId w16cid:paraId="7B063468" w16cid:durableId="208BD915"/>
  <w16cid:commentId w16cid:paraId="378C003E" w16cid:durableId="208BD916"/>
  <w16cid:commentId w16cid:paraId="721BB667" w16cid:durableId="208BD917"/>
  <w16cid:commentId w16cid:paraId="3EE9720A" w16cid:durableId="208BD918"/>
  <w16cid:commentId w16cid:paraId="59924874" w16cid:durableId="208BD919"/>
  <w16cid:commentId w16cid:paraId="2B6EF9E5" w16cid:durableId="208BD91A"/>
  <w16cid:commentId w16cid:paraId="70DEEB19" w16cid:durableId="208BD9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3F5028" w14:textId="77777777" w:rsidR="006430DD" w:rsidRDefault="006430DD">
      <w:pPr>
        <w:spacing w:after="0" w:line="240" w:lineRule="auto"/>
      </w:pPr>
      <w:r>
        <w:separator/>
      </w:r>
    </w:p>
  </w:endnote>
  <w:endnote w:type="continuationSeparator" w:id="0">
    <w:p w14:paraId="1DA1F18C" w14:textId="77777777" w:rsidR="006430DD" w:rsidRDefault="00643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5B0FB1" w:rsidRDefault="005B0FB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5B0FB1" w:rsidRDefault="005B0FB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5B0FB1" w:rsidRDefault="005B0FB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564F">
      <w:rPr>
        <w:rStyle w:val="PageNumber"/>
        <w:noProof/>
      </w:rPr>
      <w:t>9</w:t>
    </w:r>
    <w:r>
      <w:rPr>
        <w:rStyle w:val="PageNumber"/>
      </w:rPr>
      <w:fldChar w:fldCharType="end"/>
    </w:r>
  </w:p>
  <w:p w14:paraId="41BD5B8C" w14:textId="77777777" w:rsidR="005B0FB1" w:rsidRDefault="005B0FB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585F2" w14:textId="77777777" w:rsidR="006430DD" w:rsidRDefault="006430DD">
      <w:pPr>
        <w:spacing w:after="0" w:line="240" w:lineRule="auto"/>
      </w:pPr>
      <w:r>
        <w:separator/>
      </w:r>
    </w:p>
  </w:footnote>
  <w:footnote w:type="continuationSeparator" w:id="0">
    <w:p w14:paraId="3594B0A0" w14:textId="77777777" w:rsidR="006430DD" w:rsidRDefault="006430DD">
      <w:pPr>
        <w:spacing w:after="0" w:line="240" w:lineRule="auto"/>
      </w:pPr>
      <w:r>
        <w:continuationSeparator/>
      </w:r>
    </w:p>
  </w:footnote>
  <w:footnote w:id="1">
    <w:p w14:paraId="6DCC85BC" w14:textId="6E13171D" w:rsidR="005B0FB1" w:rsidRPr="00883042" w:rsidRDefault="005B0FB1" w:rsidP="00883042">
      <w:pPr>
        <w:spacing w:after="0" w:line="240" w:lineRule="auto"/>
        <w:jc w:val="left"/>
        <w:rPr>
          <w:rFonts w:eastAsia="Times New Roman"/>
          <w:szCs w:val="24"/>
          <w:lang w:eastAsia="en-US"/>
        </w:rPr>
      </w:pPr>
      <w:r w:rsidRPr="004A3DAF">
        <w:rPr>
          <w:rStyle w:val="FootnoteReference"/>
        </w:rPr>
        <w:footnoteRef/>
      </w:r>
      <w:r>
        <w:t xml:space="preserve"> </w:t>
      </w:r>
      <w:r w:rsidRPr="00883042">
        <w:t>http://ghhin.org</w:t>
      </w:r>
    </w:p>
  </w:footnote>
  <w:footnote w:id="2">
    <w:p w14:paraId="6B7884A3" w14:textId="436EF643" w:rsidR="005B0FB1" w:rsidRPr="004811DF" w:rsidRDefault="005B0FB1" w:rsidP="004811DF">
      <w:pPr>
        <w:spacing w:after="0" w:line="240" w:lineRule="auto"/>
        <w:jc w:val="left"/>
        <w:rPr>
          <w:rFonts w:eastAsia="Times New Roman"/>
          <w:szCs w:val="24"/>
          <w:lang w:eastAsia="en-US"/>
        </w:rPr>
      </w:pPr>
      <w:r w:rsidRPr="004A3DAF">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5B74"/>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0EF6"/>
    <w:rsid w:val="000A1061"/>
    <w:rsid w:val="000A1507"/>
    <w:rsid w:val="000A199A"/>
    <w:rsid w:val="000A1F07"/>
    <w:rsid w:val="000A2462"/>
    <w:rsid w:val="000A25B1"/>
    <w:rsid w:val="000A2637"/>
    <w:rsid w:val="000A38D2"/>
    <w:rsid w:val="000A476B"/>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BE8"/>
    <w:rsid w:val="000B2C93"/>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77A"/>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B28"/>
    <w:rsid w:val="00135AB0"/>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958"/>
    <w:rsid w:val="00156FC7"/>
    <w:rsid w:val="001574D6"/>
    <w:rsid w:val="00160389"/>
    <w:rsid w:val="0016077E"/>
    <w:rsid w:val="00160AE2"/>
    <w:rsid w:val="00160CE4"/>
    <w:rsid w:val="0016134B"/>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67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B7C"/>
    <w:rsid w:val="00217F61"/>
    <w:rsid w:val="00220930"/>
    <w:rsid w:val="00220C4B"/>
    <w:rsid w:val="00221A47"/>
    <w:rsid w:val="00222168"/>
    <w:rsid w:val="00222524"/>
    <w:rsid w:val="00222534"/>
    <w:rsid w:val="00222A32"/>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494"/>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597"/>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411"/>
    <w:rsid w:val="00321590"/>
    <w:rsid w:val="0032195B"/>
    <w:rsid w:val="00321DA9"/>
    <w:rsid w:val="00321FF7"/>
    <w:rsid w:val="0032273D"/>
    <w:rsid w:val="00322794"/>
    <w:rsid w:val="00322B2B"/>
    <w:rsid w:val="003231BD"/>
    <w:rsid w:val="003239BA"/>
    <w:rsid w:val="00324699"/>
    <w:rsid w:val="003257E0"/>
    <w:rsid w:val="003257F8"/>
    <w:rsid w:val="003259BF"/>
    <w:rsid w:val="00325C23"/>
    <w:rsid w:val="0032703B"/>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B3C"/>
    <w:rsid w:val="00336CBD"/>
    <w:rsid w:val="00337ABD"/>
    <w:rsid w:val="00337BF7"/>
    <w:rsid w:val="00340CD0"/>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A45"/>
    <w:rsid w:val="00364E5E"/>
    <w:rsid w:val="0036553B"/>
    <w:rsid w:val="00365E85"/>
    <w:rsid w:val="00365F79"/>
    <w:rsid w:val="003665D8"/>
    <w:rsid w:val="0036664E"/>
    <w:rsid w:val="00366D51"/>
    <w:rsid w:val="00367067"/>
    <w:rsid w:val="0036742A"/>
    <w:rsid w:val="00367C12"/>
    <w:rsid w:val="00370A14"/>
    <w:rsid w:val="0037321E"/>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3A6D"/>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635"/>
    <w:rsid w:val="00394D30"/>
    <w:rsid w:val="00395BA5"/>
    <w:rsid w:val="00395CB4"/>
    <w:rsid w:val="00396351"/>
    <w:rsid w:val="003966D2"/>
    <w:rsid w:val="00397387"/>
    <w:rsid w:val="0039751B"/>
    <w:rsid w:val="0039796B"/>
    <w:rsid w:val="00397BAF"/>
    <w:rsid w:val="003A006B"/>
    <w:rsid w:val="003A02EB"/>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027"/>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AF6"/>
    <w:rsid w:val="00427E7B"/>
    <w:rsid w:val="00427EA4"/>
    <w:rsid w:val="00430B68"/>
    <w:rsid w:val="004312AF"/>
    <w:rsid w:val="004313A3"/>
    <w:rsid w:val="004314DF"/>
    <w:rsid w:val="00431761"/>
    <w:rsid w:val="00431E3F"/>
    <w:rsid w:val="00431E5E"/>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40BA"/>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B09"/>
    <w:rsid w:val="00475FD8"/>
    <w:rsid w:val="00476A7F"/>
    <w:rsid w:val="0047730B"/>
    <w:rsid w:val="0047730E"/>
    <w:rsid w:val="004773E7"/>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0AAB"/>
    <w:rsid w:val="004A0EDB"/>
    <w:rsid w:val="004A1077"/>
    <w:rsid w:val="004A11D9"/>
    <w:rsid w:val="004A176D"/>
    <w:rsid w:val="004A1BC7"/>
    <w:rsid w:val="004A2303"/>
    <w:rsid w:val="004A2551"/>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7EFA"/>
    <w:rsid w:val="004B0064"/>
    <w:rsid w:val="004B00E2"/>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362"/>
    <w:rsid w:val="005274AF"/>
    <w:rsid w:val="005276F5"/>
    <w:rsid w:val="00527BBD"/>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5ABE"/>
    <w:rsid w:val="005472F1"/>
    <w:rsid w:val="00547A83"/>
    <w:rsid w:val="00550361"/>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4AB4"/>
    <w:rsid w:val="005A5D77"/>
    <w:rsid w:val="005A602B"/>
    <w:rsid w:val="005A60EE"/>
    <w:rsid w:val="005A6AE5"/>
    <w:rsid w:val="005A6D1A"/>
    <w:rsid w:val="005A7068"/>
    <w:rsid w:val="005A7329"/>
    <w:rsid w:val="005A7A30"/>
    <w:rsid w:val="005B00A0"/>
    <w:rsid w:val="005B0307"/>
    <w:rsid w:val="005B03DF"/>
    <w:rsid w:val="005B041B"/>
    <w:rsid w:val="005B0A2B"/>
    <w:rsid w:val="005B0FB1"/>
    <w:rsid w:val="005B1103"/>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7F0"/>
    <w:rsid w:val="005D5BB7"/>
    <w:rsid w:val="005D6443"/>
    <w:rsid w:val="005D73D0"/>
    <w:rsid w:val="005D75D9"/>
    <w:rsid w:val="005D7922"/>
    <w:rsid w:val="005D7A85"/>
    <w:rsid w:val="005E01C1"/>
    <w:rsid w:val="005E051B"/>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0DD"/>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4A73"/>
    <w:rsid w:val="00695198"/>
    <w:rsid w:val="00695322"/>
    <w:rsid w:val="006953BD"/>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F0542"/>
    <w:rsid w:val="006F0BFA"/>
    <w:rsid w:val="006F0E5F"/>
    <w:rsid w:val="006F0E88"/>
    <w:rsid w:val="006F1504"/>
    <w:rsid w:val="006F168A"/>
    <w:rsid w:val="006F1EA9"/>
    <w:rsid w:val="006F2217"/>
    <w:rsid w:val="006F382C"/>
    <w:rsid w:val="006F42DD"/>
    <w:rsid w:val="006F4ACA"/>
    <w:rsid w:val="006F4CA6"/>
    <w:rsid w:val="006F5020"/>
    <w:rsid w:val="006F5480"/>
    <w:rsid w:val="006F56D4"/>
    <w:rsid w:val="006F580F"/>
    <w:rsid w:val="006F585D"/>
    <w:rsid w:val="006F59ED"/>
    <w:rsid w:val="006F5C3F"/>
    <w:rsid w:val="006F5EAD"/>
    <w:rsid w:val="006F6A55"/>
    <w:rsid w:val="006F7396"/>
    <w:rsid w:val="006F7B1D"/>
    <w:rsid w:val="006F7C26"/>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03D"/>
    <w:rsid w:val="00711208"/>
    <w:rsid w:val="00712E39"/>
    <w:rsid w:val="00713F87"/>
    <w:rsid w:val="0071475B"/>
    <w:rsid w:val="00714847"/>
    <w:rsid w:val="00714F58"/>
    <w:rsid w:val="0071557B"/>
    <w:rsid w:val="007158D5"/>
    <w:rsid w:val="00716B4E"/>
    <w:rsid w:val="007172F3"/>
    <w:rsid w:val="007175A1"/>
    <w:rsid w:val="007175CF"/>
    <w:rsid w:val="00720540"/>
    <w:rsid w:val="00720950"/>
    <w:rsid w:val="007217A9"/>
    <w:rsid w:val="00721ED8"/>
    <w:rsid w:val="007223F0"/>
    <w:rsid w:val="00722F8D"/>
    <w:rsid w:val="00723026"/>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83A"/>
    <w:rsid w:val="00730AF0"/>
    <w:rsid w:val="00730CB0"/>
    <w:rsid w:val="00731F11"/>
    <w:rsid w:val="007327E1"/>
    <w:rsid w:val="00732F98"/>
    <w:rsid w:val="007331A6"/>
    <w:rsid w:val="00733885"/>
    <w:rsid w:val="00733A67"/>
    <w:rsid w:val="007343B8"/>
    <w:rsid w:val="00734443"/>
    <w:rsid w:val="0073460F"/>
    <w:rsid w:val="007358F1"/>
    <w:rsid w:val="00737A8B"/>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3BD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A1"/>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564F"/>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DF5"/>
    <w:rsid w:val="007C2F38"/>
    <w:rsid w:val="007C3591"/>
    <w:rsid w:val="007C39A5"/>
    <w:rsid w:val="007C3FB5"/>
    <w:rsid w:val="007C427C"/>
    <w:rsid w:val="007C5028"/>
    <w:rsid w:val="007C555C"/>
    <w:rsid w:val="007C5659"/>
    <w:rsid w:val="007C6648"/>
    <w:rsid w:val="007C719B"/>
    <w:rsid w:val="007C789B"/>
    <w:rsid w:val="007D0628"/>
    <w:rsid w:val="007D0F4A"/>
    <w:rsid w:val="007D1469"/>
    <w:rsid w:val="007D17AC"/>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3D4"/>
    <w:rsid w:val="007E25B1"/>
    <w:rsid w:val="007E2980"/>
    <w:rsid w:val="007E2E1B"/>
    <w:rsid w:val="007E3E66"/>
    <w:rsid w:val="007E458C"/>
    <w:rsid w:val="007E471C"/>
    <w:rsid w:val="007E491A"/>
    <w:rsid w:val="007E4C5E"/>
    <w:rsid w:val="007E4DC1"/>
    <w:rsid w:val="007E5386"/>
    <w:rsid w:val="007E5780"/>
    <w:rsid w:val="007E6062"/>
    <w:rsid w:val="007F0D90"/>
    <w:rsid w:val="007F1051"/>
    <w:rsid w:val="007F1276"/>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2DD4"/>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1F1C"/>
    <w:rsid w:val="0087208E"/>
    <w:rsid w:val="008721C3"/>
    <w:rsid w:val="008726B8"/>
    <w:rsid w:val="008733D9"/>
    <w:rsid w:val="00873794"/>
    <w:rsid w:val="0087452B"/>
    <w:rsid w:val="0087461D"/>
    <w:rsid w:val="00874745"/>
    <w:rsid w:val="008747D5"/>
    <w:rsid w:val="00874830"/>
    <w:rsid w:val="00874C37"/>
    <w:rsid w:val="008757AF"/>
    <w:rsid w:val="008762B0"/>
    <w:rsid w:val="00876A4D"/>
    <w:rsid w:val="00876C58"/>
    <w:rsid w:val="00876D4D"/>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AF"/>
    <w:rsid w:val="00893E1D"/>
    <w:rsid w:val="008940D8"/>
    <w:rsid w:val="008943E5"/>
    <w:rsid w:val="00894665"/>
    <w:rsid w:val="00894ECB"/>
    <w:rsid w:val="00895885"/>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45DC"/>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459"/>
    <w:rsid w:val="009246B4"/>
    <w:rsid w:val="00926175"/>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4ED"/>
    <w:rsid w:val="009B0615"/>
    <w:rsid w:val="009B09B1"/>
    <w:rsid w:val="009B1135"/>
    <w:rsid w:val="009B1940"/>
    <w:rsid w:val="009B275D"/>
    <w:rsid w:val="009B283A"/>
    <w:rsid w:val="009B2E74"/>
    <w:rsid w:val="009B30D5"/>
    <w:rsid w:val="009B3166"/>
    <w:rsid w:val="009B3EEA"/>
    <w:rsid w:val="009B4184"/>
    <w:rsid w:val="009B4781"/>
    <w:rsid w:val="009B5285"/>
    <w:rsid w:val="009B5576"/>
    <w:rsid w:val="009B5A29"/>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69F0"/>
    <w:rsid w:val="009C7269"/>
    <w:rsid w:val="009D0078"/>
    <w:rsid w:val="009D0161"/>
    <w:rsid w:val="009D0D87"/>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6D0"/>
    <w:rsid w:val="00A35604"/>
    <w:rsid w:val="00A36240"/>
    <w:rsid w:val="00A36BCF"/>
    <w:rsid w:val="00A36D09"/>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2D7"/>
    <w:rsid w:val="00A96967"/>
    <w:rsid w:val="00A97D53"/>
    <w:rsid w:val="00AA0018"/>
    <w:rsid w:val="00AA0053"/>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4C4"/>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2230"/>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6B68"/>
    <w:rsid w:val="00B26CBE"/>
    <w:rsid w:val="00B27C21"/>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3833"/>
    <w:rsid w:val="00B44D40"/>
    <w:rsid w:val="00B4508B"/>
    <w:rsid w:val="00B453B1"/>
    <w:rsid w:val="00B4559F"/>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C21"/>
    <w:rsid w:val="00B77B2D"/>
    <w:rsid w:val="00B8018C"/>
    <w:rsid w:val="00B804B9"/>
    <w:rsid w:val="00B80D31"/>
    <w:rsid w:val="00B80D4C"/>
    <w:rsid w:val="00B810F0"/>
    <w:rsid w:val="00B849F3"/>
    <w:rsid w:val="00B8529A"/>
    <w:rsid w:val="00B85304"/>
    <w:rsid w:val="00B85526"/>
    <w:rsid w:val="00B8567B"/>
    <w:rsid w:val="00B85D02"/>
    <w:rsid w:val="00B86071"/>
    <w:rsid w:val="00B8677B"/>
    <w:rsid w:val="00B867E0"/>
    <w:rsid w:val="00B869D8"/>
    <w:rsid w:val="00B86B44"/>
    <w:rsid w:val="00B86EC8"/>
    <w:rsid w:val="00B86ECD"/>
    <w:rsid w:val="00B87613"/>
    <w:rsid w:val="00B87AB1"/>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8F4"/>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755B"/>
    <w:rsid w:val="00BD7CD3"/>
    <w:rsid w:val="00BD7E94"/>
    <w:rsid w:val="00BE031D"/>
    <w:rsid w:val="00BE1BF6"/>
    <w:rsid w:val="00BE203C"/>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2C"/>
    <w:rsid w:val="00C472D4"/>
    <w:rsid w:val="00C47C10"/>
    <w:rsid w:val="00C504FA"/>
    <w:rsid w:val="00C50974"/>
    <w:rsid w:val="00C50DB0"/>
    <w:rsid w:val="00C51384"/>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670F2"/>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AA8"/>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77B49"/>
    <w:rsid w:val="00D802C2"/>
    <w:rsid w:val="00D80F68"/>
    <w:rsid w:val="00D82244"/>
    <w:rsid w:val="00D8274F"/>
    <w:rsid w:val="00D84009"/>
    <w:rsid w:val="00D84646"/>
    <w:rsid w:val="00D8591C"/>
    <w:rsid w:val="00D861CC"/>
    <w:rsid w:val="00D8629D"/>
    <w:rsid w:val="00D865E0"/>
    <w:rsid w:val="00D86E85"/>
    <w:rsid w:val="00D86ECA"/>
    <w:rsid w:val="00D86FFA"/>
    <w:rsid w:val="00D87C68"/>
    <w:rsid w:val="00D9085D"/>
    <w:rsid w:val="00D9108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F30"/>
    <w:rsid w:val="00DB26E5"/>
    <w:rsid w:val="00DB27D5"/>
    <w:rsid w:val="00DB28CC"/>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0C8"/>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4F4C"/>
    <w:rsid w:val="00E051A3"/>
    <w:rsid w:val="00E06184"/>
    <w:rsid w:val="00E07338"/>
    <w:rsid w:val="00E07BAA"/>
    <w:rsid w:val="00E07BE1"/>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2191"/>
    <w:rsid w:val="00E221B6"/>
    <w:rsid w:val="00E227E6"/>
    <w:rsid w:val="00E22A79"/>
    <w:rsid w:val="00E22C3E"/>
    <w:rsid w:val="00E22EC5"/>
    <w:rsid w:val="00E22FF7"/>
    <w:rsid w:val="00E2399D"/>
    <w:rsid w:val="00E249AE"/>
    <w:rsid w:val="00E252C8"/>
    <w:rsid w:val="00E25F97"/>
    <w:rsid w:val="00E26D38"/>
    <w:rsid w:val="00E2755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4507"/>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55B"/>
    <w:rsid w:val="00E60F2F"/>
    <w:rsid w:val="00E61186"/>
    <w:rsid w:val="00E62210"/>
    <w:rsid w:val="00E6231C"/>
    <w:rsid w:val="00E62AEB"/>
    <w:rsid w:val="00E62B75"/>
    <w:rsid w:val="00E62C7E"/>
    <w:rsid w:val="00E63EAE"/>
    <w:rsid w:val="00E63F26"/>
    <w:rsid w:val="00E640B5"/>
    <w:rsid w:val="00E6459A"/>
    <w:rsid w:val="00E6481D"/>
    <w:rsid w:val="00E65190"/>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775"/>
    <w:rsid w:val="00E85A6C"/>
    <w:rsid w:val="00E85B65"/>
    <w:rsid w:val="00E85CDA"/>
    <w:rsid w:val="00E86386"/>
    <w:rsid w:val="00E868F2"/>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4EA1"/>
    <w:rsid w:val="00EA5437"/>
    <w:rsid w:val="00EA579D"/>
    <w:rsid w:val="00EA6DCC"/>
    <w:rsid w:val="00EA7AA0"/>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9D3"/>
    <w:rsid w:val="00EB4C2D"/>
    <w:rsid w:val="00EB4E62"/>
    <w:rsid w:val="00EB605F"/>
    <w:rsid w:val="00EB6477"/>
    <w:rsid w:val="00EB679A"/>
    <w:rsid w:val="00EB682F"/>
    <w:rsid w:val="00EB79A2"/>
    <w:rsid w:val="00EB7B88"/>
    <w:rsid w:val="00EC1069"/>
    <w:rsid w:val="00EC128A"/>
    <w:rsid w:val="00EC2016"/>
    <w:rsid w:val="00EC29E7"/>
    <w:rsid w:val="00EC2A0B"/>
    <w:rsid w:val="00EC2ABE"/>
    <w:rsid w:val="00EC2C39"/>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1BCC"/>
    <w:rsid w:val="00EE2C1F"/>
    <w:rsid w:val="00EE2E0F"/>
    <w:rsid w:val="00EE3B3A"/>
    <w:rsid w:val="00EE3C62"/>
    <w:rsid w:val="00EE41FE"/>
    <w:rsid w:val="00EE455B"/>
    <w:rsid w:val="00EE4F02"/>
    <w:rsid w:val="00EE506C"/>
    <w:rsid w:val="00EE58B8"/>
    <w:rsid w:val="00EE5F55"/>
    <w:rsid w:val="00EE6057"/>
    <w:rsid w:val="00EE60B0"/>
    <w:rsid w:val="00EE6B7E"/>
    <w:rsid w:val="00EE6FFE"/>
    <w:rsid w:val="00EE7B6D"/>
    <w:rsid w:val="00EE7C1C"/>
    <w:rsid w:val="00EF08C5"/>
    <w:rsid w:val="00EF0AB3"/>
    <w:rsid w:val="00EF0BC4"/>
    <w:rsid w:val="00EF0C40"/>
    <w:rsid w:val="00EF0DEC"/>
    <w:rsid w:val="00EF12B4"/>
    <w:rsid w:val="00EF1527"/>
    <w:rsid w:val="00EF155D"/>
    <w:rsid w:val="00EF16B2"/>
    <w:rsid w:val="00EF21EF"/>
    <w:rsid w:val="00EF2F1B"/>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6DF7"/>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29FC"/>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007"/>
    <w:rsid w:val="00F4078B"/>
    <w:rsid w:val="00F40DF4"/>
    <w:rsid w:val="00F416F9"/>
    <w:rsid w:val="00F426C5"/>
    <w:rsid w:val="00F43484"/>
    <w:rsid w:val="00F436EF"/>
    <w:rsid w:val="00F43908"/>
    <w:rsid w:val="00F43A1E"/>
    <w:rsid w:val="00F43D5F"/>
    <w:rsid w:val="00F442AD"/>
    <w:rsid w:val="00F44AF3"/>
    <w:rsid w:val="00F44E3D"/>
    <w:rsid w:val="00F45468"/>
    <w:rsid w:val="00F456B6"/>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404"/>
    <w:rsid w:val="00F81935"/>
    <w:rsid w:val="00F81DAD"/>
    <w:rsid w:val="00F81F0E"/>
    <w:rsid w:val="00F822BF"/>
    <w:rsid w:val="00F8286B"/>
    <w:rsid w:val="00F829C0"/>
    <w:rsid w:val="00F82FB0"/>
    <w:rsid w:val="00F83395"/>
    <w:rsid w:val="00F84425"/>
    <w:rsid w:val="00F84954"/>
    <w:rsid w:val="00F84C87"/>
    <w:rsid w:val="00F84EF9"/>
    <w:rsid w:val="00F84F2C"/>
    <w:rsid w:val="00F8654D"/>
    <w:rsid w:val="00F8696F"/>
    <w:rsid w:val="00F874F1"/>
    <w:rsid w:val="00F87BFE"/>
    <w:rsid w:val="00F90541"/>
    <w:rsid w:val="00F90E96"/>
    <w:rsid w:val="00F91320"/>
    <w:rsid w:val="00F917B8"/>
    <w:rsid w:val="00F919A9"/>
    <w:rsid w:val="00F91FAF"/>
    <w:rsid w:val="00F92714"/>
    <w:rsid w:val="00F929AA"/>
    <w:rsid w:val="00F92F33"/>
    <w:rsid w:val="00F935BA"/>
    <w:rsid w:val="00F937AA"/>
    <w:rsid w:val="00F937CE"/>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34E"/>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odt.nhs.uk/deceased-donation/best-practice-guidance/donation-after-circulatory-death/"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87A6C3D-E635-F64D-81EF-999599B0C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92236</Words>
  <Characters>525746</Characters>
  <Application>Microsoft Office Word</Application>
  <DocSecurity>0</DocSecurity>
  <Lines>4381</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2019-05-14T12:09:00Z</cp:lastPrinted>
  <dcterms:created xsi:type="dcterms:W3CDTF">2019-05-19T12:32:00Z</dcterms:created>
  <dcterms:modified xsi:type="dcterms:W3CDTF">2019-05-19T12:32:00Z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