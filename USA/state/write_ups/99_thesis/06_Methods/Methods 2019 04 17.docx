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0695BD38" w14:textId="5E7958E8" w:rsidR="00D5792A"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6058532" w:history="1">
            <w:r w:rsidR="00D5792A" w:rsidRPr="00E125D3">
              <w:rPr>
                <w:rStyle w:val="Hyperlink"/>
                <w:noProof/>
              </w:rPr>
              <w:t>List of figures</w:t>
            </w:r>
            <w:r w:rsidR="00D5792A">
              <w:rPr>
                <w:noProof/>
                <w:webHidden/>
              </w:rPr>
              <w:tab/>
            </w:r>
            <w:r w:rsidR="00D5792A">
              <w:rPr>
                <w:noProof/>
                <w:webHidden/>
              </w:rPr>
              <w:fldChar w:fldCharType="begin"/>
            </w:r>
            <w:r w:rsidR="00D5792A">
              <w:rPr>
                <w:noProof/>
                <w:webHidden/>
              </w:rPr>
              <w:instrText xml:space="preserve"> PAGEREF _Toc6058532 \h </w:instrText>
            </w:r>
            <w:r w:rsidR="00D5792A">
              <w:rPr>
                <w:noProof/>
                <w:webHidden/>
              </w:rPr>
            </w:r>
            <w:r w:rsidR="00D5792A">
              <w:rPr>
                <w:noProof/>
                <w:webHidden/>
              </w:rPr>
              <w:fldChar w:fldCharType="separate"/>
            </w:r>
            <w:r w:rsidR="00D5792A">
              <w:rPr>
                <w:noProof/>
                <w:webHidden/>
              </w:rPr>
              <w:t>1</w:t>
            </w:r>
            <w:r w:rsidR="00D5792A">
              <w:rPr>
                <w:noProof/>
                <w:webHidden/>
              </w:rPr>
              <w:fldChar w:fldCharType="end"/>
            </w:r>
          </w:hyperlink>
        </w:p>
        <w:p w14:paraId="3988CB63" w14:textId="071AC161" w:rsidR="00D5792A" w:rsidRDefault="00BE3EB4">
          <w:pPr>
            <w:pStyle w:val="TOC2"/>
            <w:tabs>
              <w:tab w:val="right" w:leader="dot" w:pos="9010"/>
            </w:tabs>
            <w:rPr>
              <w:rFonts w:eastAsiaTheme="minorEastAsia" w:cstheme="minorBidi"/>
              <w:b w:val="0"/>
              <w:bCs w:val="0"/>
              <w:noProof/>
              <w:sz w:val="24"/>
              <w:szCs w:val="24"/>
            </w:rPr>
          </w:pPr>
          <w:hyperlink w:anchor="_Toc6058533" w:history="1">
            <w:r w:rsidR="00D5792A" w:rsidRPr="00E125D3">
              <w:rPr>
                <w:rStyle w:val="Hyperlink"/>
                <w:noProof/>
              </w:rPr>
              <w:t>List of tables</w:t>
            </w:r>
            <w:r w:rsidR="00D5792A">
              <w:rPr>
                <w:noProof/>
                <w:webHidden/>
              </w:rPr>
              <w:tab/>
            </w:r>
            <w:r w:rsidR="00D5792A">
              <w:rPr>
                <w:noProof/>
                <w:webHidden/>
              </w:rPr>
              <w:fldChar w:fldCharType="begin"/>
            </w:r>
            <w:r w:rsidR="00D5792A">
              <w:rPr>
                <w:noProof/>
                <w:webHidden/>
              </w:rPr>
              <w:instrText xml:space="preserve"> PAGEREF _Toc6058533 \h </w:instrText>
            </w:r>
            <w:r w:rsidR="00D5792A">
              <w:rPr>
                <w:noProof/>
                <w:webHidden/>
              </w:rPr>
            </w:r>
            <w:r w:rsidR="00D5792A">
              <w:rPr>
                <w:noProof/>
                <w:webHidden/>
              </w:rPr>
              <w:fldChar w:fldCharType="separate"/>
            </w:r>
            <w:r w:rsidR="00D5792A">
              <w:rPr>
                <w:noProof/>
                <w:webHidden/>
              </w:rPr>
              <w:t>1</w:t>
            </w:r>
            <w:r w:rsidR="00D5792A">
              <w:rPr>
                <w:noProof/>
                <w:webHidden/>
              </w:rPr>
              <w:fldChar w:fldCharType="end"/>
            </w:r>
          </w:hyperlink>
        </w:p>
        <w:p w14:paraId="4FEF57BA" w14:textId="386E62B3" w:rsidR="00D5792A" w:rsidRDefault="00BE3EB4">
          <w:pPr>
            <w:pStyle w:val="TOC2"/>
            <w:tabs>
              <w:tab w:val="right" w:leader="dot" w:pos="9010"/>
            </w:tabs>
            <w:rPr>
              <w:rFonts w:eastAsiaTheme="minorEastAsia" w:cstheme="minorBidi"/>
              <w:b w:val="0"/>
              <w:bCs w:val="0"/>
              <w:noProof/>
              <w:sz w:val="24"/>
              <w:szCs w:val="24"/>
            </w:rPr>
          </w:pPr>
          <w:hyperlink w:anchor="_Toc6058534" w:history="1">
            <w:r w:rsidR="00D5792A" w:rsidRPr="00E125D3">
              <w:rPr>
                <w:rStyle w:val="Hyperlink"/>
                <w:noProof/>
              </w:rPr>
              <w:t>List of equations</w:t>
            </w:r>
            <w:r w:rsidR="00D5792A">
              <w:rPr>
                <w:noProof/>
                <w:webHidden/>
              </w:rPr>
              <w:tab/>
            </w:r>
            <w:r w:rsidR="00D5792A">
              <w:rPr>
                <w:noProof/>
                <w:webHidden/>
              </w:rPr>
              <w:fldChar w:fldCharType="begin"/>
            </w:r>
            <w:r w:rsidR="00D5792A">
              <w:rPr>
                <w:noProof/>
                <w:webHidden/>
              </w:rPr>
              <w:instrText xml:space="preserve"> PAGEREF _Toc6058534 \h </w:instrText>
            </w:r>
            <w:r w:rsidR="00D5792A">
              <w:rPr>
                <w:noProof/>
                <w:webHidden/>
              </w:rPr>
            </w:r>
            <w:r w:rsidR="00D5792A">
              <w:rPr>
                <w:noProof/>
                <w:webHidden/>
              </w:rPr>
              <w:fldChar w:fldCharType="separate"/>
            </w:r>
            <w:r w:rsidR="00D5792A">
              <w:rPr>
                <w:noProof/>
                <w:webHidden/>
              </w:rPr>
              <w:t>2</w:t>
            </w:r>
            <w:r w:rsidR="00D5792A">
              <w:rPr>
                <w:noProof/>
                <w:webHidden/>
              </w:rPr>
              <w:fldChar w:fldCharType="end"/>
            </w:r>
          </w:hyperlink>
        </w:p>
        <w:p w14:paraId="2C054E57" w14:textId="303AE159" w:rsidR="00D5792A" w:rsidRDefault="00BE3EB4">
          <w:pPr>
            <w:pStyle w:val="TOC1"/>
            <w:tabs>
              <w:tab w:val="left" w:pos="440"/>
              <w:tab w:val="right" w:leader="dot" w:pos="9010"/>
            </w:tabs>
            <w:rPr>
              <w:rFonts w:eastAsiaTheme="minorEastAsia" w:cstheme="minorBidi"/>
              <w:b w:val="0"/>
              <w:bCs w:val="0"/>
              <w:noProof/>
            </w:rPr>
          </w:pPr>
          <w:hyperlink w:anchor="_Toc6058535" w:history="1">
            <w:r w:rsidR="00D5792A" w:rsidRPr="00E125D3">
              <w:rPr>
                <w:rStyle w:val="Hyperlink"/>
                <w:rFonts w:cs="Calibri"/>
                <w:noProof/>
              </w:rPr>
              <w:t>1.</w:t>
            </w:r>
            <w:r w:rsidR="00D5792A">
              <w:rPr>
                <w:rFonts w:eastAsiaTheme="minorEastAsia" w:cstheme="minorBidi"/>
                <w:b w:val="0"/>
                <w:bCs w:val="0"/>
                <w:noProof/>
              </w:rPr>
              <w:tab/>
            </w:r>
            <w:r w:rsidR="00D5792A" w:rsidRPr="00E125D3">
              <w:rPr>
                <w:rStyle w:val="Hyperlink"/>
                <w:noProof/>
              </w:rPr>
              <w:t>Statistical modelling of anomalous temperature and association with mortality</w:t>
            </w:r>
            <w:r w:rsidR="00D5792A">
              <w:rPr>
                <w:noProof/>
                <w:webHidden/>
              </w:rPr>
              <w:tab/>
            </w:r>
            <w:r w:rsidR="00D5792A">
              <w:rPr>
                <w:noProof/>
                <w:webHidden/>
              </w:rPr>
              <w:fldChar w:fldCharType="begin"/>
            </w:r>
            <w:r w:rsidR="00D5792A">
              <w:rPr>
                <w:noProof/>
                <w:webHidden/>
              </w:rPr>
              <w:instrText xml:space="preserve"> PAGEREF _Toc6058535 \h </w:instrText>
            </w:r>
            <w:r w:rsidR="00D5792A">
              <w:rPr>
                <w:noProof/>
                <w:webHidden/>
              </w:rPr>
            </w:r>
            <w:r w:rsidR="00D5792A">
              <w:rPr>
                <w:noProof/>
                <w:webHidden/>
              </w:rPr>
              <w:fldChar w:fldCharType="separate"/>
            </w:r>
            <w:r w:rsidR="00D5792A">
              <w:rPr>
                <w:noProof/>
                <w:webHidden/>
              </w:rPr>
              <w:t>3</w:t>
            </w:r>
            <w:r w:rsidR="00D5792A">
              <w:rPr>
                <w:noProof/>
                <w:webHidden/>
              </w:rPr>
              <w:fldChar w:fldCharType="end"/>
            </w:r>
          </w:hyperlink>
        </w:p>
        <w:p w14:paraId="629B3C4A" w14:textId="6BA8F520" w:rsidR="00D5792A" w:rsidRDefault="00BE3EB4">
          <w:pPr>
            <w:pStyle w:val="TOC2"/>
            <w:tabs>
              <w:tab w:val="right" w:leader="dot" w:pos="9010"/>
            </w:tabs>
            <w:rPr>
              <w:rFonts w:eastAsiaTheme="minorEastAsia" w:cstheme="minorBidi"/>
              <w:b w:val="0"/>
              <w:bCs w:val="0"/>
              <w:noProof/>
              <w:sz w:val="24"/>
              <w:szCs w:val="24"/>
            </w:rPr>
          </w:pPr>
          <w:hyperlink w:anchor="_Toc6058536" w:history="1">
            <w:r w:rsidR="00D5792A" w:rsidRPr="00E125D3">
              <w:rPr>
                <w:rStyle w:val="Hyperlink"/>
                <w:noProof/>
              </w:rPr>
              <w:t>Objectives</w:t>
            </w:r>
            <w:r w:rsidR="00D5792A">
              <w:rPr>
                <w:noProof/>
                <w:webHidden/>
              </w:rPr>
              <w:tab/>
            </w:r>
            <w:r w:rsidR="00D5792A">
              <w:rPr>
                <w:noProof/>
                <w:webHidden/>
              </w:rPr>
              <w:fldChar w:fldCharType="begin"/>
            </w:r>
            <w:r w:rsidR="00D5792A">
              <w:rPr>
                <w:noProof/>
                <w:webHidden/>
              </w:rPr>
              <w:instrText xml:space="preserve"> PAGEREF _Toc6058536 \h </w:instrText>
            </w:r>
            <w:r w:rsidR="00D5792A">
              <w:rPr>
                <w:noProof/>
                <w:webHidden/>
              </w:rPr>
            </w:r>
            <w:r w:rsidR="00D5792A">
              <w:rPr>
                <w:noProof/>
                <w:webHidden/>
              </w:rPr>
              <w:fldChar w:fldCharType="separate"/>
            </w:r>
            <w:r w:rsidR="00D5792A">
              <w:rPr>
                <w:noProof/>
                <w:webHidden/>
              </w:rPr>
              <w:t>3</w:t>
            </w:r>
            <w:r w:rsidR="00D5792A">
              <w:rPr>
                <w:noProof/>
                <w:webHidden/>
              </w:rPr>
              <w:fldChar w:fldCharType="end"/>
            </w:r>
          </w:hyperlink>
        </w:p>
        <w:p w14:paraId="7864D72B" w14:textId="47CB4C5D" w:rsidR="00D5792A" w:rsidRDefault="00BE3EB4">
          <w:pPr>
            <w:pStyle w:val="TOC2"/>
            <w:tabs>
              <w:tab w:val="right" w:leader="dot" w:pos="9010"/>
            </w:tabs>
            <w:rPr>
              <w:rFonts w:eastAsiaTheme="minorEastAsia" w:cstheme="minorBidi"/>
              <w:b w:val="0"/>
              <w:bCs w:val="0"/>
              <w:noProof/>
              <w:sz w:val="24"/>
              <w:szCs w:val="24"/>
            </w:rPr>
          </w:pPr>
          <w:hyperlink w:anchor="_Toc6058537" w:history="1">
            <w:r w:rsidR="00D5792A" w:rsidRPr="00E125D3">
              <w:rPr>
                <w:rStyle w:val="Hyperlink"/>
                <w:noProof/>
              </w:rPr>
              <w:t>Data</w:t>
            </w:r>
            <w:r w:rsidR="00D5792A">
              <w:rPr>
                <w:noProof/>
                <w:webHidden/>
              </w:rPr>
              <w:tab/>
            </w:r>
            <w:r w:rsidR="00D5792A">
              <w:rPr>
                <w:noProof/>
                <w:webHidden/>
              </w:rPr>
              <w:fldChar w:fldCharType="begin"/>
            </w:r>
            <w:r w:rsidR="00D5792A">
              <w:rPr>
                <w:noProof/>
                <w:webHidden/>
              </w:rPr>
              <w:instrText xml:space="preserve"> PAGEREF _Toc6058537 \h </w:instrText>
            </w:r>
            <w:r w:rsidR="00D5792A">
              <w:rPr>
                <w:noProof/>
                <w:webHidden/>
              </w:rPr>
            </w:r>
            <w:r w:rsidR="00D5792A">
              <w:rPr>
                <w:noProof/>
                <w:webHidden/>
              </w:rPr>
              <w:fldChar w:fldCharType="separate"/>
            </w:r>
            <w:r w:rsidR="00D5792A">
              <w:rPr>
                <w:noProof/>
                <w:webHidden/>
              </w:rPr>
              <w:t>5</w:t>
            </w:r>
            <w:r w:rsidR="00D5792A">
              <w:rPr>
                <w:noProof/>
                <w:webHidden/>
              </w:rPr>
              <w:fldChar w:fldCharType="end"/>
            </w:r>
          </w:hyperlink>
        </w:p>
        <w:p w14:paraId="4F9F893A" w14:textId="6E35FF8F" w:rsidR="00D5792A" w:rsidRDefault="00BE3EB4">
          <w:pPr>
            <w:pStyle w:val="TOC3"/>
            <w:tabs>
              <w:tab w:val="right" w:leader="dot" w:pos="9010"/>
            </w:tabs>
            <w:rPr>
              <w:rFonts w:eastAsiaTheme="minorEastAsia" w:cstheme="minorBidi"/>
              <w:noProof/>
              <w:sz w:val="24"/>
              <w:szCs w:val="24"/>
            </w:rPr>
          </w:pPr>
          <w:hyperlink w:anchor="_Toc6058538" w:history="1">
            <w:r w:rsidR="00D5792A" w:rsidRPr="00E125D3">
              <w:rPr>
                <w:rStyle w:val="Hyperlink"/>
                <w:noProof/>
              </w:rPr>
              <w:t>Mortality data</w:t>
            </w:r>
            <w:r w:rsidR="00D5792A">
              <w:rPr>
                <w:noProof/>
                <w:webHidden/>
              </w:rPr>
              <w:tab/>
            </w:r>
            <w:r w:rsidR="00D5792A">
              <w:rPr>
                <w:noProof/>
                <w:webHidden/>
              </w:rPr>
              <w:fldChar w:fldCharType="begin"/>
            </w:r>
            <w:r w:rsidR="00D5792A">
              <w:rPr>
                <w:noProof/>
                <w:webHidden/>
              </w:rPr>
              <w:instrText xml:space="preserve"> PAGEREF _Toc6058538 \h </w:instrText>
            </w:r>
            <w:r w:rsidR="00D5792A">
              <w:rPr>
                <w:noProof/>
                <w:webHidden/>
              </w:rPr>
            </w:r>
            <w:r w:rsidR="00D5792A">
              <w:rPr>
                <w:noProof/>
                <w:webHidden/>
              </w:rPr>
              <w:fldChar w:fldCharType="separate"/>
            </w:r>
            <w:r w:rsidR="00D5792A">
              <w:rPr>
                <w:noProof/>
                <w:webHidden/>
              </w:rPr>
              <w:t>5</w:t>
            </w:r>
            <w:r w:rsidR="00D5792A">
              <w:rPr>
                <w:noProof/>
                <w:webHidden/>
              </w:rPr>
              <w:fldChar w:fldCharType="end"/>
            </w:r>
          </w:hyperlink>
        </w:p>
        <w:p w14:paraId="3660529C" w14:textId="4B90A131" w:rsidR="00D5792A" w:rsidRDefault="00BE3EB4">
          <w:pPr>
            <w:pStyle w:val="TOC3"/>
            <w:tabs>
              <w:tab w:val="right" w:leader="dot" w:pos="9010"/>
            </w:tabs>
            <w:rPr>
              <w:rFonts w:eastAsiaTheme="minorEastAsia" w:cstheme="minorBidi"/>
              <w:noProof/>
              <w:sz w:val="24"/>
              <w:szCs w:val="24"/>
            </w:rPr>
          </w:pPr>
          <w:hyperlink w:anchor="_Toc6058539" w:history="1">
            <w:r w:rsidR="00D5792A" w:rsidRPr="00E125D3">
              <w:rPr>
                <w:rStyle w:val="Hyperlink"/>
                <w:noProof/>
              </w:rPr>
              <w:t>Temperature data</w:t>
            </w:r>
            <w:r w:rsidR="00D5792A">
              <w:rPr>
                <w:noProof/>
                <w:webHidden/>
              </w:rPr>
              <w:tab/>
            </w:r>
            <w:r w:rsidR="00D5792A">
              <w:rPr>
                <w:noProof/>
                <w:webHidden/>
              </w:rPr>
              <w:fldChar w:fldCharType="begin"/>
            </w:r>
            <w:r w:rsidR="00D5792A">
              <w:rPr>
                <w:noProof/>
                <w:webHidden/>
              </w:rPr>
              <w:instrText xml:space="preserve"> PAGEREF _Toc6058539 \h </w:instrText>
            </w:r>
            <w:r w:rsidR="00D5792A">
              <w:rPr>
                <w:noProof/>
                <w:webHidden/>
              </w:rPr>
            </w:r>
            <w:r w:rsidR="00D5792A">
              <w:rPr>
                <w:noProof/>
                <w:webHidden/>
              </w:rPr>
              <w:fldChar w:fldCharType="separate"/>
            </w:r>
            <w:r w:rsidR="00D5792A">
              <w:rPr>
                <w:noProof/>
                <w:webHidden/>
              </w:rPr>
              <w:t>6</w:t>
            </w:r>
            <w:r w:rsidR="00D5792A">
              <w:rPr>
                <w:noProof/>
                <w:webHidden/>
              </w:rPr>
              <w:fldChar w:fldCharType="end"/>
            </w:r>
          </w:hyperlink>
        </w:p>
        <w:p w14:paraId="284DEAAA" w14:textId="4845FA44" w:rsidR="00D5792A" w:rsidRDefault="00BE3EB4">
          <w:pPr>
            <w:pStyle w:val="TOC2"/>
            <w:tabs>
              <w:tab w:val="right" w:leader="dot" w:pos="9010"/>
            </w:tabs>
            <w:rPr>
              <w:rFonts w:eastAsiaTheme="minorEastAsia" w:cstheme="minorBidi"/>
              <w:b w:val="0"/>
              <w:bCs w:val="0"/>
              <w:noProof/>
              <w:sz w:val="24"/>
              <w:szCs w:val="24"/>
            </w:rPr>
          </w:pPr>
          <w:hyperlink w:anchor="_Toc6058540" w:history="1">
            <w:r w:rsidR="00D5792A" w:rsidRPr="00E125D3">
              <w:rPr>
                <w:rStyle w:val="Hyperlink"/>
                <w:noProof/>
              </w:rPr>
              <w:t>National model specification</w:t>
            </w:r>
            <w:r w:rsidR="00D5792A">
              <w:rPr>
                <w:noProof/>
                <w:webHidden/>
              </w:rPr>
              <w:tab/>
            </w:r>
            <w:r w:rsidR="00D5792A">
              <w:rPr>
                <w:noProof/>
                <w:webHidden/>
              </w:rPr>
              <w:fldChar w:fldCharType="begin"/>
            </w:r>
            <w:r w:rsidR="00D5792A">
              <w:rPr>
                <w:noProof/>
                <w:webHidden/>
              </w:rPr>
              <w:instrText xml:space="preserve"> PAGEREF _Toc6058540 \h </w:instrText>
            </w:r>
            <w:r w:rsidR="00D5792A">
              <w:rPr>
                <w:noProof/>
                <w:webHidden/>
              </w:rPr>
            </w:r>
            <w:r w:rsidR="00D5792A">
              <w:rPr>
                <w:noProof/>
                <w:webHidden/>
              </w:rPr>
              <w:fldChar w:fldCharType="separate"/>
            </w:r>
            <w:r w:rsidR="00D5792A">
              <w:rPr>
                <w:noProof/>
                <w:webHidden/>
              </w:rPr>
              <w:t>7</w:t>
            </w:r>
            <w:r w:rsidR="00D5792A">
              <w:rPr>
                <w:noProof/>
                <w:webHidden/>
              </w:rPr>
              <w:fldChar w:fldCharType="end"/>
            </w:r>
          </w:hyperlink>
        </w:p>
        <w:p w14:paraId="503033E1" w14:textId="305C6DA6" w:rsidR="00D5792A" w:rsidRDefault="00BE3EB4">
          <w:pPr>
            <w:pStyle w:val="TOC3"/>
            <w:tabs>
              <w:tab w:val="right" w:leader="dot" w:pos="9010"/>
            </w:tabs>
            <w:rPr>
              <w:rFonts w:eastAsiaTheme="minorEastAsia" w:cstheme="minorBidi"/>
              <w:noProof/>
              <w:sz w:val="24"/>
              <w:szCs w:val="24"/>
            </w:rPr>
          </w:pPr>
          <w:hyperlink w:anchor="_Toc6058541" w:history="1">
            <w:r w:rsidR="00D5792A" w:rsidRPr="00E125D3">
              <w:rPr>
                <w:rStyle w:val="Hyperlink"/>
                <w:noProof/>
              </w:rPr>
              <w:t>Overall terms</w:t>
            </w:r>
            <w:r w:rsidR="00D5792A">
              <w:rPr>
                <w:noProof/>
                <w:webHidden/>
              </w:rPr>
              <w:tab/>
            </w:r>
            <w:r w:rsidR="00D5792A">
              <w:rPr>
                <w:noProof/>
                <w:webHidden/>
              </w:rPr>
              <w:fldChar w:fldCharType="begin"/>
            </w:r>
            <w:r w:rsidR="00D5792A">
              <w:rPr>
                <w:noProof/>
                <w:webHidden/>
              </w:rPr>
              <w:instrText xml:space="preserve"> PAGEREF _Toc6058541 \h </w:instrText>
            </w:r>
            <w:r w:rsidR="00D5792A">
              <w:rPr>
                <w:noProof/>
                <w:webHidden/>
              </w:rPr>
            </w:r>
            <w:r w:rsidR="00D5792A">
              <w:rPr>
                <w:noProof/>
                <w:webHidden/>
              </w:rPr>
              <w:fldChar w:fldCharType="separate"/>
            </w:r>
            <w:r w:rsidR="00D5792A">
              <w:rPr>
                <w:noProof/>
                <w:webHidden/>
              </w:rPr>
              <w:t>10</w:t>
            </w:r>
            <w:r w:rsidR="00D5792A">
              <w:rPr>
                <w:noProof/>
                <w:webHidden/>
              </w:rPr>
              <w:fldChar w:fldCharType="end"/>
            </w:r>
          </w:hyperlink>
        </w:p>
        <w:p w14:paraId="64431A73" w14:textId="619EDE22" w:rsidR="00D5792A" w:rsidRDefault="00BE3EB4">
          <w:pPr>
            <w:pStyle w:val="TOC3"/>
            <w:tabs>
              <w:tab w:val="right" w:leader="dot" w:pos="9010"/>
            </w:tabs>
            <w:rPr>
              <w:rFonts w:eastAsiaTheme="minorEastAsia" w:cstheme="minorBidi"/>
              <w:noProof/>
              <w:sz w:val="24"/>
              <w:szCs w:val="24"/>
            </w:rPr>
          </w:pPr>
          <w:hyperlink w:anchor="_Toc6058542" w:history="1">
            <w:r w:rsidR="00D5792A" w:rsidRPr="00E125D3">
              <w:rPr>
                <w:rStyle w:val="Hyperlink"/>
                <w:noProof/>
              </w:rPr>
              <w:t>Month terms</w:t>
            </w:r>
            <w:r w:rsidR="00D5792A">
              <w:rPr>
                <w:noProof/>
                <w:webHidden/>
              </w:rPr>
              <w:tab/>
            </w:r>
            <w:r w:rsidR="00D5792A">
              <w:rPr>
                <w:noProof/>
                <w:webHidden/>
              </w:rPr>
              <w:fldChar w:fldCharType="begin"/>
            </w:r>
            <w:r w:rsidR="00D5792A">
              <w:rPr>
                <w:noProof/>
                <w:webHidden/>
              </w:rPr>
              <w:instrText xml:space="preserve"> PAGEREF _Toc6058542 \h </w:instrText>
            </w:r>
            <w:r w:rsidR="00D5792A">
              <w:rPr>
                <w:noProof/>
                <w:webHidden/>
              </w:rPr>
            </w:r>
            <w:r w:rsidR="00D5792A">
              <w:rPr>
                <w:noProof/>
                <w:webHidden/>
              </w:rPr>
              <w:fldChar w:fldCharType="separate"/>
            </w:r>
            <w:r w:rsidR="00D5792A">
              <w:rPr>
                <w:noProof/>
                <w:webHidden/>
              </w:rPr>
              <w:t>10</w:t>
            </w:r>
            <w:r w:rsidR="00D5792A">
              <w:rPr>
                <w:noProof/>
                <w:webHidden/>
              </w:rPr>
              <w:fldChar w:fldCharType="end"/>
            </w:r>
          </w:hyperlink>
        </w:p>
        <w:p w14:paraId="7D5A9433" w14:textId="0CE22A46" w:rsidR="00D5792A" w:rsidRDefault="00BE3EB4">
          <w:pPr>
            <w:pStyle w:val="TOC3"/>
            <w:tabs>
              <w:tab w:val="right" w:leader="dot" w:pos="9010"/>
            </w:tabs>
            <w:rPr>
              <w:rFonts w:eastAsiaTheme="minorEastAsia" w:cstheme="minorBidi"/>
              <w:noProof/>
              <w:sz w:val="24"/>
              <w:szCs w:val="24"/>
            </w:rPr>
          </w:pPr>
          <w:hyperlink w:anchor="_Toc6058543" w:history="1">
            <w:r w:rsidR="00D5792A" w:rsidRPr="00E125D3">
              <w:rPr>
                <w:rStyle w:val="Hyperlink"/>
                <w:noProof/>
              </w:rPr>
              <w:t>State terms</w:t>
            </w:r>
            <w:r w:rsidR="00D5792A">
              <w:rPr>
                <w:noProof/>
                <w:webHidden/>
              </w:rPr>
              <w:tab/>
            </w:r>
            <w:r w:rsidR="00D5792A">
              <w:rPr>
                <w:noProof/>
                <w:webHidden/>
              </w:rPr>
              <w:fldChar w:fldCharType="begin"/>
            </w:r>
            <w:r w:rsidR="00D5792A">
              <w:rPr>
                <w:noProof/>
                <w:webHidden/>
              </w:rPr>
              <w:instrText xml:space="preserve"> PAGEREF _Toc6058543 \h </w:instrText>
            </w:r>
            <w:r w:rsidR="00D5792A">
              <w:rPr>
                <w:noProof/>
                <w:webHidden/>
              </w:rPr>
            </w:r>
            <w:r w:rsidR="00D5792A">
              <w:rPr>
                <w:noProof/>
                <w:webHidden/>
              </w:rPr>
              <w:fldChar w:fldCharType="separate"/>
            </w:r>
            <w:r w:rsidR="00D5792A">
              <w:rPr>
                <w:noProof/>
                <w:webHidden/>
              </w:rPr>
              <w:t>10</w:t>
            </w:r>
            <w:r w:rsidR="00D5792A">
              <w:rPr>
                <w:noProof/>
                <w:webHidden/>
              </w:rPr>
              <w:fldChar w:fldCharType="end"/>
            </w:r>
          </w:hyperlink>
        </w:p>
        <w:p w14:paraId="16F47459" w14:textId="74EB7DE9" w:rsidR="00D5792A" w:rsidRDefault="00BE3EB4">
          <w:pPr>
            <w:pStyle w:val="TOC3"/>
            <w:tabs>
              <w:tab w:val="right" w:leader="dot" w:pos="9010"/>
            </w:tabs>
            <w:rPr>
              <w:rFonts w:eastAsiaTheme="minorEastAsia" w:cstheme="minorBidi"/>
              <w:noProof/>
              <w:sz w:val="24"/>
              <w:szCs w:val="24"/>
            </w:rPr>
          </w:pPr>
          <w:hyperlink w:anchor="_Toc6058544" w:history="1">
            <w:r w:rsidR="00D5792A" w:rsidRPr="00E125D3">
              <w:rPr>
                <w:rStyle w:val="Hyperlink"/>
                <w:noProof/>
              </w:rPr>
              <w:t>Interaction terms</w:t>
            </w:r>
            <w:r w:rsidR="00D5792A">
              <w:rPr>
                <w:noProof/>
                <w:webHidden/>
              </w:rPr>
              <w:tab/>
            </w:r>
            <w:r w:rsidR="00D5792A">
              <w:rPr>
                <w:noProof/>
                <w:webHidden/>
              </w:rPr>
              <w:fldChar w:fldCharType="begin"/>
            </w:r>
            <w:r w:rsidR="00D5792A">
              <w:rPr>
                <w:noProof/>
                <w:webHidden/>
              </w:rPr>
              <w:instrText xml:space="preserve"> PAGEREF _Toc6058544 \h </w:instrText>
            </w:r>
            <w:r w:rsidR="00D5792A">
              <w:rPr>
                <w:noProof/>
                <w:webHidden/>
              </w:rPr>
            </w:r>
            <w:r w:rsidR="00D5792A">
              <w:rPr>
                <w:noProof/>
                <w:webHidden/>
              </w:rPr>
              <w:fldChar w:fldCharType="separate"/>
            </w:r>
            <w:r w:rsidR="00D5792A">
              <w:rPr>
                <w:noProof/>
                <w:webHidden/>
              </w:rPr>
              <w:t>11</w:t>
            </w:r>
            <w:r w:rsidR="00D5792A">
              <w:rPr>
                <w:noProof/>
                <w:webHidden/>
              </w:rPr>
              <w:fldChar w:fldCharType="end"/>
            </w:r>
          </w:hyperlink>
        </w:p>
        <w:p w14:paraId="3B202BB6" w14:textId="0F5E2788" w:rsidR="00D5792A" w:rsidRDefault="00BE3EB4">
          <w:pPr>
            <w:pStyle w:val="TOC3"/>
            <w:tabs>
              <w:tab w:val="right" w:leader="dot" w:pos="9010"/>
            </w:tabs>
            <w:rPr>
              <w:rFonts w:eastAsiaTheme="minorEastAsia" w:cstheme="minorBidi"/>
              <w:noProof/>
              <w:sz w:val="24"/>
              <w:szCs w:val="24"/>
            </w:rPr>
          </w:pPr>
          <w:hyperlink w:anchor="_Toc6058545" w:history="1">
            <w:r w:rsidR="00D5792A" w:rsidRPr="00E125D3">
              <w:rPr>
                <w:rStyle w:val="Hyperlink"/>
                <w:noProof/>
              </w:rPr>
              <w:t>Non-linear time trends</w:t>
            </w:r>
            <w:r w:rsidR="00D5792A">
              <w:rPr>
                <w:noProof/>
                <w:webHidden/>
              </w:rPr>
              <w:tab/>
            </w:r>
            <w:r w:rsidR="00D5792A">
              <w:rPr>
                <w:noProof/>
                <w:webHidden/>
              </w:rPr>
              <w:fldChar w:fldCharType="begin"/>
            </w:r>
            <w:r w:rsidR="00D5792A">
              <w:rPr>
                <w:noProof/>
                <w:webHidden/>
              </w:rPr>
              <w:instrText xml:space="preserve"> PAGEREF _Toc6058545 \h </w:instrText>
            </w:r>
            <w:r w:rsidR="00D5792A">
              <w:rPr>
                <w:noProof/>
                <w:webHidden/>
              </w:rPr>
            </w:r>
            <w:r w:rsidR="00D5792A">
              <w:rPr>
                <w:noProof/>
                <w:webHidden/>
              </w:rPr>
              <w:fldChar w:fldCharType="separate"/>
            </w:r>
            <w:r w:rsidR="00D5792A">
              <w:rPr>
                <w:noProof/>
                <w:webHidden/>
              </w:rPr>
              <w:t>11</w:t>
            </w:r>
            <w:r w:rsidR="00D5792A">
              <w:rPr>
                <w:noProof/>
                <w:webHidden/>
              </w:rPr>
              <w:fldChar w:fldCharType="end"/>
            </w:r>
          </w:hyperlink>
        </w:p>
        <w:p w14:paraId="5C39B37E" w14:textId="7B743D87" w:rsidR="00D5792A" w:rsidRDefault="00BE3EB4">
          <w:pPr>
            <w:pStyle w:val="TOC3"/>
            <w:tabs>
              <w:tab w:val="right" w:leader="dot" w:pos="9010"/>
            </w:tabs>
            <w:rPr>
              <w:rFonts w:eastAsiaTheme="minorEastAsia" w:cstheme="minorBidi"/>
              <w:noProof/>
              <w:sz w:val="24"/>
              <w:szCs w:val="24"/>
            </w:rPr>
          </w:pPr>
          <w:hyperlink w:anchor="_Toc6058546" w:history="1">
            <w:r w:rsidR="00D5792A" w:rsidRPr="00E125D3">
              <w:rPr>
                <w:rStyle w:val="Hyperlink"/>
                <w:noProof/>
                <w:lang w:val="en-US"/>
              </w:rPr>
              <w:t>Temperature anomaly term</w:t>
            </w:r>
            <w:r w:rsidR="00D5792A">
              <w:rPr>
                <w:noProof/>
                <w:webHidden/>
              </w:rPr>
              <w:tab/>
            </w:r>
            <w:r w:rsidR="00D5792A">
              <w:rPr>
                <w:noProof/>
                <w:webHidden/>
              </w:rPr>
              <w:fldChar w:fldCharType="begin"/>
            </w:r>
            <w:r w:rsidR="00D5792A">
              <w:rPr>
                <w:noProof/>
                <w:webHidden/>
              </w:rPr>
              <w:instrText xml:space="preserve"> PAGEREF _Toc6058546 \h </w:instrText>
            </w:r>
            <w:r w:rsidR="00D5792A">
              <w:rPr>
                <w:noProof/>
                <w:webHidden/>
              </w:rPr>
            </w:r>
            <w:r w:rsidR="00D5792A">
              <w:rPr>
                <w:noProof/>
                <w:webHidden/>
              </w:rPr>
              <w:fldChar w:fldCharType="separate"/>
            </w:r>
            <w:r w:rsidR="00D5792A">
              <w:rPr>
                <w:noProof/>
                <w:webHidden/>
              </w:rPr>
              <w:t>14</w:t>
            </w:r>
            <w:r w:rsidR="00D5792A">
              <w:rPr>
                <w:noProof/>
                <w:webHidden/>
              </w:rPr>
              <w:fldChar w:fldCharType="end"/>
            </w:r>
          </w:hyperlink>
        </w:p>
        <w:p w14:paraId="2CA7C277" w14:textId="4313498D" w:rsidR="00D5792A" w:rsidRDefault="00BE3EB4">
          <w:pPr>
            <w:pStyle w:val="TOC3"/>
            <w:tabs>
              <w:tab w:val="right" w:leader="dot" w:pos="9010"/>
            </w:tabs>
            <w:rPr>
              <w:rFonts w:eastAsiaTheme="minorEastAsia" w:cstheme="minorBidi"/>
              <w:noProof/>
              <w:sz w:val="24"/>
              <w:szCs w:val="24"/>
            </w:rPr>
          </w:pPr>
          <w:hyperlink w:anchor="_Toc6058547" w:history="1">
            <w:r w:rsidR="00D5792A" w:rsidRPr="00E125D3">
              <w:rPr>
                <w:rStyle w:val="Hyperlink"/>
                <w:noProof/>
              </w:rPr>
              <w:t>Hyperparameters on precisions of random effects</w:t>
            </w:r>
            <w:r w:rsidR="00D5792A">
              <w:rPr>
                <w:noProof/>
                <w:webHidden/>
              </w:rPr>
              <w:tab/>
            </w:r>
            <w:r w:rsidR="00D5792A">
              <w:rPr>
                <w:noProof/>
                <w:webHidden/>
              </w:rPr>
              <w:fldChar w:fldCharType="begin"/>
            </w:r>
            <w:r w:rsidR="00D5792A">
              <w:rPr>
                <w:noProof/>
                <w:webHidden/>
              </w:rPr>
              <w:instrText xml:space="preserve"> PAGEREF _Toc6058547 \h </w:instrText>
            </w:r>
            <w:r w:rsidR="00D5792A">
              <w:rPr>
                <w:noProof/>
                <w:webHidden/>
              </w:rPr>
            </w:r>
            <w:r w:rsidR="00D5792A">
              <w:rPr>
                <w:noProof/>
                <w:webHidden/>
              </w:rPr>
              <w:fldChar w:fldCharType="separate"/>
            </w:r>
            <w:r w:rsidR="00D5792A">
              <w:rPr>
                <w:noProof/>
                <w:webHidden/>
              </w:rPr>
              <w:t>22</w:t>
            </w:r>
            <w:r w:rsidR="00D5792A">
              <w:rPr>
                <w:noProof/>
                <w:webHidden/>
              </w:rPr>
              <w:fldChar w:fldCharType="end"/>
            </w:r>
          </w:hyperlink>
        </w:p>
        <w:p w14:paraId="3ADC12F7" w14:textId="29F69C30" w:rsidR="00D5792A" w:rsidRDefault="00BE3EB4">
          <w:pPr>
            <w:pStyle w:val="TOC2"/>
            <w:tabs>
              <w:tab w:val="right" w:leader="dot" w:pos="9010"/>
            </w:tabs>
            <w:rPr>
              <w:rFonts w:eastAsiaTheme="minorEastAsia" w:cstheme="minorBidi"/>
              <w:b w:val="0"/>
              <w:bCs w:val="0"/>
              <w:noProof/>
              <w:sz w:val="24"/>
              <w:szCs w:val="24"/>
            </w:rPr>
          </w:pPr>
          <w:hyperlink w:anchor="_Toc6058548" w:history="1">
            <w:r w:rsidR="00D5792A" w:rsidRPr="00E125D3">
              <w:rPr>
                <w:rStyle w:val="Hyperlink"/>
                <w:noProof/>
              </w:rPr>
              <w:t>Subnational model specification</w:t>
            </w:r>
            <w:r w:rsidR="00D5792A">
              <w:rPr>
                <w:noProof/>
                <w:webHidden/>
              </w:rPr>
              <w:tab/>
            </w:r>
            <w:r w:rsidR="00D5792A">
              <w:rPr>
                <w:noProof/>
                <w:webHidden/>
              </w:rPr>
              <w:fldChar w:fldCharType="begin"/>
            </w:r>
            <w:r w:rsidR="00D5792A">
              <w:rPr>
                <w:noProof/>
                <w:webHidden/>
              </w:rPr>
              <w:instrText xml:space="preserve"> PAGEREF _Toc6058548 \h </w:instrText>
            </w:r>
            <w:r w:rsidR="00D5792A">
              <w:rPr>
                <w:noProof/>
                <w:webHidden/>
              </w:rPr>
            </w:r>
            <w:r w:rsidR="00D5792A">
              <w:rPr>
                <w:noProof/>
                <w:webHidden/>
              </w:rPr>
              <w:fldChar w:fldCharType="separate"/>
            </w:r>
            <w:r w:rsidR="00D5792A">
              <w:rPr>
                <w:noProof/>
                <w:webHidden/>
              </w:rPr>
              <w:t>22</w:t>
            </w:r>
            <w:r w:rsidR="00D5792A">
              <w:rPr>
                <w:noProof/>
                <w:webHidden/>
              </w:rPr>
              <w:fldChar w:fldCharType="end"/>
            </w:r>
          </w:hyperlink>
        </w:p>
        <w:p w14:paraId="27D06F5D" w14:textId="4990ACD9" w:rsidR="00D5792A" w:rsidRDefault="00BE3EB4">
          <w:pPr>
            <w:pStyle w:val="TOC2"/>
            <w:tabs>
              <w:tab w:val="right" w:leader="dot" w:pos="9010"/>
            </w:tabs>
            <w:rPr>
              <w:rFonts w:eastAsiaTheme="minorEastAsia" w:cstheme="minorBidi"/>
              <w:b w:val="0"/>
              <w:bCs w:val="0"/>
              <w:noProof/>
              <w:sz w:val="24"/>
              <w:szCs w:val="24"/>
            </w:rPr>
          </w:pPr>
          <w:hyperlink w:anchor="_Toc6058549" w:history="1">
            <w:r w:rsidR="00D5792A" w:rsidRPr="00E125D3">
              <w:rPr>
                <w:rStyle w:val="Hyperlink"/>
                <w:noProof/>
              </w:rPr>
              <w:t>Model fitting</w:t>
            </w:r>
            <w:r w:rsidR="00D5792A">
              <w:rPr>
                <w:noProof/>
                <w:webHidden/>
              </w:rPr>
              <w:tab/>
            </w:r>
            <w:r w:rsidR="00D5792A">
              <w:rPr>
                <w:noProof/>
                <w:webHidden/>
              </w:rPr>
              <w:fldChar w:fldCharType="begin"/>
            </w:r>
            <w:r w:rsidR="00D5792A">
              <w:rPr>
                <w:noProof/>
                <w:webHidden/>
              </w:rPr>
              <w:instrText xml:space="preserve"> PAGEREF _Toc6058549 \h </w:instrText>
            </w:r>
            <w:r w:rsidR="00D5792A">
              <w:rPr>
                <w:noProof/>
                <w:webHidden/>
              </w:rPr>
            </w:r>
            <w:r w:rsidR="00D5792A">
              <w:rPr>
                <w:noProof/>
                <w:webHidden/>
              </w:rPr>
              <w:fldChar w:fldCharType="separate"/>
            </w:r>
            <w:r w:rsidR="00D5792A">
              <w:rPr>
                <w:noProof/>
                <w:webHidden/>
              </w:rPr>
              <w:t>23</w:t>
            </w:r>
            <w:r w:rsidR="00D5792A">
              <w:rPr>
                <w:noProof/>
                <w:webHidden/>
              </w:rPr>
              <w:fldChar w:fldCharType="end"/>
            </w:r>
          </w:hyperlink>
        </w:p>
        <w:p w14:paraId="024D1044" w14:textId="3A579F42" w:rsidR="00D5792A" w:rsidRDefault="00BE3EB4">
          <w:pPr>
            <w:pStyle w:val="TOC2"/>
            <w:tabs>
              <w:tab w:val="right" w:leader="dot" w:pos="9010"/>
            </w:tabs>
            <w:rPr>
              <w:rFonts w:eastAsiaTheme="minorEastAsia" w:cstheme="minorBidi"/>
              <w:b w:val="0"/>
              <w:bCs w:val="0"/>
              <w:noProof/>
              <w:sz w:val="24"/>
              <w:szCs w:val="24"/>
            </w:rPr>
          </w:pPr>
          <w:hyperlink w:anchor="_Toc6058550" w:history="1">
            <w:r w:rsidR="00D5792A" w:rsidRPr="00E125D3">
              <w:rPr>
                <w:rStyle w:val="Hyperlink"/>
                <w:noProof/>
              </w:rPr>
              <w:t>Model fit performance</w:t>
            </w:r>
            <w:r w:rsidR="00D5792A">
              <w:rPr>
                <w:noProof/>
                <w:webHidden/>
              </w:rPr>
              <w:tab/>
            </w:r>
            <w:r w:rsidR="00D5792A">
              <w:rPr>
                <w:noProof/>
                <w:webHidden/>
              </w:rPr>
              <w:fldChar w:fldCharType="begin"/>
            </w:r>
            <w:r w:rsidR="00D5792A">
              <w:rPr>
                <w:noProof/>
                <w:webHidden/>
              </w:rPr>
              <w:instrText xml:space="preserve"> PAGEREF _Toc6058550 \h </w:instrText>
            </w:r>
            <w:r w:rsidR="00D5792A">
              <w:rPr>
                <w:noProof/>
                <w:webHidden/>
              </w:rPr>
            </w:r>
            <w:r w:rsidR="00D5792A">
              <w:rPr>
                <w:noProof/>
                <w:webHidden/>
              </w:rPr>
              <w:fldChar w:fldCharType="separate"/>
            </w:r>
            <w:r w:rsidR="00D5792A">
              <w:rPr>
                <w:noProof/>
                <w:webHidden/>
              </w:rPr>
              <w:t>24</w:t>
            </w:r>
            <w:r w:rsidR="00D5792A">
              <w:rPr>
                <w:noProof/>
                <w:webHidden/>
              </w:rPr>
              <w:fldChar w:fldCharType="end"/>
            </w:r>
          </w:hyperlink>
        </w:p>
        <w:p w14:paraId="6175AD22" w14:textId="70332EDC" w:rsidR="00D5792A" w:rsidRDefault="00BE3EB4">
          <w:pPr>
            <w:pStyle w:val="TOC2"/>
            <w:tabs>
              <w:tab w:val="right" w:leader="dot" w:pos="9010"/>
            </w:tabs>
            <w:rPr>
              <w:rFonts w:eastAsiaTheme="minorEastAsia" w:cstheme="minorBidi"/>
              <w:b w:val="0"/>
              <w:bCs w:val="0"/>
              <w:noProof/>
              <w:sz w:val="24"/>
              <w:szCs w:val="24"/>
            </w:rPr>
          </w:pPr>
          <w:hyperlink w:anchor="_Toc6058551" w:history="1">
            <w:r w:rsidR="00D5792A" w:rsidRPr="00E125D3">
              <w:rPr>
                <w:rStyle w:val="Hyperlink"/>
                <w:noProof/>
              </w:rPr>
              <w:t>Excess risk and uncertainty</w:t>
            </w:r>
            <w:r w:rsidR="00D5792A">
              <w:rPr>
                <w:noProof/>
                <w:webHidden/>
              </w:rPr>
              <w:tab/>
            </w:r>
            <w:r w:rsidR="00D5792A">
              <w:rPr>
                <w:noProof/>
                <w:webHidden/>
              </w:rPr>
              <w:fldChar w:fldCharType="begin"/>
            </w:r>
            <w:r w:rsidR="00D5792A">
              <w:rPr>
                <w:noProof/>
                <w:webHidden/>
              </w:rPr>
              <w:instrText xml:space="preserve"> PAGEREF _Toc6058551 \h </w:instrText>
            </w:r>
            <w:r w:rsidR="00D5792A">
              <w:rPr>
                <w:noProof/>
                <w:webHidden/>
              </w:rPr>
            </w:r>
            <w:r w:rsidR="00D5792A">
              <w:rPr>
                <w:noProof/>
                <w:webHidden/>
              </w:rPr>
              <w:fldChar w:fldCharType="separate"/>
            </w:r>
            <w:r w:rsidR="00D5792A">
              <w:rPr>
                <w:noProof/>
                <w:webHidden/>
              </w:rPr>
              <w:t>27</w:t>
            </w:r>
            <w:r w:rsidR="00D5792A">
              <w:rPr>
                <w:noProof/>
                <w:webHidden/>
              </w:rPr>
              <w:fldChar w:fldCharType="end"/>
            </w:r>
          </w:hyperlink>
        </w:p>
        <w:p w14:paraId="7A7FE68A" w14:textId="03FBE7D3" w:rsidR="00D5792A" w:rsidRDefault="00BE3EB4">
          <w:pPr>
            <w:pStyle w:val="TOC2"/>
            <w:tabs>
              <w:tab w:val="right" w:leader="dot" w:pos="9010"/>
            </w:tabs>
            <w:rPr>
              <w:rFonts w:eastAsiaTheme="minorEastAsia" w:cstheme="minorBidi"/>
              <w:b w:val="0"/>
              <w:bCs w:val="0"/>
              <w:noProof/>
              <w:sz w:val="24"/>
              <w:szCs w:val="24"/>
            </w:rPr>
          </w:pPr>
          <w:hyperlink w:anchor="_Toc6058552" w:history="1">
            <w:r w:rsidR="00D5792A" w:rsidRPr="00E125D3">
              <w:rPr>
                <w:rStyle w:val="Hyperlink"/>
                <w:noProof/>
              </w:rPr>
              <w:t>References</w:t>
            </w:r>
            <w:r w:rsidR="00D5792A">
              <w:rPr>
                <w:noProof/>
                <w:webHidden/>
              </w:rPr>
              <w:tab/>
            </w:r>
            <w:r w:rsidR="00D5792A">
              <w:rPr>
                <w:noProof/>
                <w:webHidden/>
              </w:rPr>
              <w:fldChar w:fldCharType="begin"/>
            </w:r>
            <w:r w:rsidR="00D5792A">
              <w:rPr>
                <w:noProof/>
                <w:webHidden/>
              </w:rPr>
              <w:instrText xml:space="preserve"> PAGEREF _Toc6058552 \h </w:instrText>
            </w:r>
            <w:r w:rsidR="00D5792A">
              <w:rPr>
                <w:noProof/>
                <w:webHidden/>
              </w:rPr>
            </w:r>
            <w:r w:rsidR="00D5792A">
              <w:rPr>
                <w:noProof/>
                <w:webHidden/>
              </w:rPr>
              <w:fldChar w:fldCharType="separate"/>
            </w:r>
            <w:r w:rsidR="00D5792A">
              <w:rPr>
                <w:noProof/>
                <w:webHidden/>
              </w:rPr>
              <w:t>29</w:t>
            </w:r>
            <w:r w:rsidR="00D5792A">
              <w:rPr>
                <w:noProof/>
                <w:webHidden/>
              </w:rPr>
              <w:fldChar w:fldCharType="end"/>
            </w:r>
          </w:hyperlink>
        </w:p>
        <w:p w14:paraId="1545E444" w14:textId="64A0C440"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6058532"/>
      <w:r>
        <w:t xml:space="preserve">List of </w:t>
      </w:r>
      <w:r w:rsidR="00641DCC">
        <w:t>f</w:t>
      </w:r>
      <w:r>
        <w:t>igures</w:t>
      </w:r>
      <w:bookmarkEnd w:id="0"/>
      <w:bookmarkEnd w:id="1"/>
    </w:p>
    <w:p w14:paraId="32AC3623" w14:textId="34E5CC14" w:rsidR="00641DCC"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5971388" w:history="1">
        <w:r w:rsidR="00641DCC" w:rsidRPr="000C373C">
          <w:rPr>
            <w:rStyle w:val="Hyperlink"/>
            <w:b/>
            <w:noProof/>
          </w:rPr>
          <w:t>Figure 1</w:t>
        </w:r>
        <w:r w:rsidR="00641DCC" w:rsidRPr="000C373C">
          <w:rPr>
            <w:rStyle w:val="Hyperlink"/>
            <w:noProof/>
          </w:rPr>
          <w:t>. Relationship between monthly temperature anomaly (</w:t>
        </w:r>
        <w:r w:rsidR="00641DCC" w:rsidRPr="000C373C">
          <w:rPr>
            <w:rStyle w:val="Hyperlink"/>
            <w:bCs/>
            <w:noProof/>
          </w:rPr>
          <w:t>°C)</w:t>
        </w:r>
        <w:r w:rsidR="00641DCC" w:rsidRPr="000C373C">
          <w:rPr>
            <w:rStyle w:val="Hyperlink"/>
            <w:noProof/>
          </w:rPr>
          <w:t xml:space="preserve"> and apparent temperature anomaly (</w:t>
        </w:r>
        <w:r w:rsidR="00641DCC" w:rsidRPr="000C373C">
          <w:rPr>
            <w:rStyle w:val="Hyperlink"/>
            <w:bCs/>
            <w:noProof/>
          </w:rPr>
          <w:t>°C)</w:t>
        </w:r>
        <w:r w:rsidR="00641DCC" w:rsidRPr="000C373C">
          <w:rPr>
            <w:rStyle w:val="Hyperlink"/>
            <w:noProof/>
          </w:rPr>
          <w:t>, across all months from 1980 to 2016, by state.</w:t>
        </w:r>
        <w:r w:rsidR="00641DCC">
          <w:rPr>
            <w:noProof/>
            <w:webHidden/>
          </w:rPr>
          <w:tab/>
        </w:r>
        <w:r w:rsidR="00641DCC">
          <w:rPr>
            <w:noProof/>
            <w:webHidden/>
          </w:rPr>
          <w:fldChar w:fldCharType="begin"/>
        </w:r>
        <w:r w:rsidR="00641DCC">
          <w:rPr>
            <w:noProof/>
            <w:webHidden/>
          </w:rPr>
          <w:instrText xml:space="preserve"> PAGEREF _Toc5971388 \h </w:instrText>
        </w:r>
        <w:r w:rsidR="00641DCC">
          <w:rPr>
            <w:noProof/>
            <w:webHidden/>
          </w:rPr>
        </w:r>
        <w:r w:rsidR="00641DCC">
          <w:rPr>
            <w:noProof/>
            <w:webHidden/>
          </w:rPr>
          <w:fldChar w:fldCharType="separate"/>
        </w:r>
        <w:r w:rsidR="00641DCC">
          <w:rPr>
            <w:noProof/>
            <w:webHidden/>
          </w:rPr>
          <w:t>15</w:t>
        </w:r>
        <w:r w:rsidR="00641DCC">
          <w:rPr>
            <w:noProof/>
            <w:webHidden/>
          </w:rPr>
          <w:fldChar w:fldCharType="end"/>
        </w:r>
      </w:hyperlink>
    </w:p>
    <w:p w14:paraId="13A59F41" w14:textId="62F0D8B9"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89" w:history="1">
        <w:r w:rsidR="00641DCC" w:rsidRPr="000C373C">
          <w:rPr>
            <w:rStyle w:val="Hyperlink"/>
            <w:b/>
            <w:noProof/>
          </w:rPr>
          <w:t>Figure 2</w:t>
        </w:r>
        <w:r w:rsidR="00641DCC" w:rsidRPr="000C373C">
          <w:rPr>
            <w:rStyle w:val="Hyperlink"/>
            <w:noProof/>
          </w:rPr>
          <w:t>. Relationship between temperature parameters from national temperature model (</w:t>
        </w:r>
        <w:r w:rsidR="00641DCC" w:rsidRPr="000C373C">
          <w:rPr>
            <w:rStyle w:val="Hyperlink"/>
            <w:b/>
            <w:noProof/>
          </w:rPr>
          <w:t>Equation 2</w:t>
        </w:r>
        <w:r w:rsidR="00641DCC" w:rsidRPr="000C373C">
          <w:rPr>
            <w:rStyle w:val="Hyperlink"/>
            <w:noProof/>
          </w:rPr>
          <w:t>) and temperature parameters from national temperature model with long-term norm temperature included (</w:t>
        </w:r>
        <w:r w:rsidR="00641DCC" w:rsidRPr="000C373C">
          <w:rPr>
            <w:rStyle w:val="Hyperlink"/>
            <w:b/>
            <w:noProof/>
          </w:rPr>
          <w:t>Equation 5</w:t>
        </w:r>
        <w:r w:rsidR="00641DCC" w:rsidRPr="000C373C">
          <w:rPr>
            <w:rStyle w:val="Hyperlink"/>
            <w:noProof/>
          </w:rPr>
          <w:t>)</w:t>
        </w:r>
        <w:r w:rsidR="00641DCC">
          <w:rPr>
            <w:noProof/>
            <w:webHidden/>
          </w:rPr>
          <w:tab/>
        </w:r>
        <w:r w:rsidR="00641DCC">
          <w:rPr>
            <w:noProof/>
            <w:webHidden/>
          </w:rPr>
          <w:fldChar w:fldCharType="begin"/>
        </w:r>
        <w:r w:rsidR="00641DCC">
          <w:rPr>
            <w:noProof/>
            <w:webHidden/>
          </w:rPr>
          <w:instrText xml:space="preserve"> PAGEREF _Toc5971389 \h </w:instrText>
        </w:r>
        <w:r w:rsidR="00641DCC">
          <w:rPr>
            <w:noProof/>
            <w:webHidden/>
          </w:rPr>
        </w:r>
        <w:r w:rsidR="00641DCC">
          <w:rPr>
            <w:noProof/>
            <w:webHidden/>
          </w:rPr>
          <w:fldChar w:fldCharType="separate"/>
        </w:r>
        <w:r w:rsidR="00641DCC">
          <w:rPr>
            <w:noProof/>
            <w:webHidden/>
          </w:rPr>
          <w:t>18</w:t>
        </w:r>
        <w:r w:rsidR="00641DCC">
          <w:rPr>
            <w:noProof/>
            <w:webHidden/>
          </w:rPr>
          <w:fldChar w:fldCharType="end"/>
        </w:r>
      </w:hyperlink>
    </w:p>
    <w:p w14:paraId="53DB3F7A" w14:textId="7E78A59F"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90" w:history="1">
        <w:r w:rsidR="00641DCC" w:rsidRPr="000C373C">
          <w:rPr>
            <w:rStyle w:val="Hyperlink"/>
            <w:b/>
            <w:noProof/>
          </w:rPr>
          <w:t>Figure 3</w:t>
        </w:r>
        <w:r w:rsidR="00641DCC" w:rsidRPr="000C373C">
          <w:rPr>
            <w:rStyle w:val="Hyperlink"/>
            <w:noProof/>
          </w:rPr>
          <w:t>. Raw cardiorespiratory monthly death rates fit against fitted cardiorespiratory death rates for males aged 65 to 74 years, across all months in 1980-2016.</w:t>
        </w:r>
        <w:r w:rsidR="00641DCC">
          <w:rPr>
            <w:noProof/>
            <w:webHidden/>
          </w:rPr>
          <w:tab/>
        </w:r>
        <w:r w:rsidR="00641DCC">
          <w:rPr>
            <w:noProof/>
            <w:webHidden/>
          </w:rPr>
          <w:fldChar w:fldCharType="begin"/>
        </w:r>
        <w:r w:rsidR="00641DCC">
          <w:rPr>
            <w:noProof/>
            <w:webHidden/>
          </w:rPr>
          <w:instrText xml:space="preserve"> PAGEREF _Toc5971390 \h </w:instrText>
        </w:r>
        <w:r w:rsidR="00641DCC">
          <w:rPr>
            <w:noProof/>
            <w:webHidden/>
          </w:rPr>
        </w:r>
        <w:r w:rsidR="00641DCC">
          <w:rPr>
            <w:noProof/>
            <w:webHidden/>
          </w:rPr>
          <w:fldChar w:fldCharType="separate"/>
        </w:r>
        <w:r w:rsidR="00641DCC">
          <w:rPr>
            <w:noProof/>
            <w:webHidden/>
          </w:rPr>
          <w:t>26</w:t>
        </w:r>
        <w:r w:rsidR="00641DCC">
          <w:rPr>
            <w:noProof/>
            <w:webHidden/>
          </w:rPr>
          <w:fldChar w:fldCharType="end"/>
        </w:r>
      </w:hyperlink>
    </w:p>
    <w:p w14:paraId="4E391C7B" w14:textId="31E4D42B"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6058533"/>
      <w:r>
        <w:t xml:space="preserve">List of </w:t>
      </w:r>
      <w:r w:rsidR="00641DCC">
        <w:t>t</w:t>
      </w:r>
      <w:r>
        <w:t>ables</w:t>
      </w:r>
      <w:bookmarkEnd w:id="2"/>
      <w:bookmarkEnd w:id="3"/>
    </w:p>
    <w:p w14:paraId="62A6630B" w14:textId="543001F0" w:rsidR="00641DCC"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5971391" w:history="1">
        <w:r w:rsidR="00641DCC" w:rsidRPr="00E23ED0">
          <w:rPr>
            <w:rStyle w:val="Hyperlink"/>
            <w:b/>
            <w:noProof/>
          </w:rPr>
          <w:t>Table 1</w:t>
        </w:r>
        <w:r w:rsidR="00641DCC" w:rsidRPr="00E23ED0">
          <w:rPr>
            <w:rStyle w:val="Hyperlink"/>
            <w:noProof/>
          </w:rPr>
          <w:t>. National temperature model parameters.</w:t>
        </w:r>
        <w:r w:rsidR="00641DCC">
          <w:rPr>
            <w:noProof/>
            <w:webHidden/>
          </w:rPr>
          <w:tab/>
        </w:r>
        <w:r w:rsidR="00641DCC">
          <w:rPr>
            <w:noProof/>
            <w:webHidden/>
          </w:rPr>
          <w:fldChar w:fldCharType="begin"/>
        </w:r>
        <w:r w:rsidR="00641DCC">
          <w:rPr>
            <w:noProof/>
            <w:webHidden/>
          </w:rPr>
          <w:instrText xml:space="preserve"> PAGEREF _Toc5971391 \h </w:instrText>
        </w:r>
        <w:r w:rsidR="00641DCC">
          <w:rPr>
            <w:noProof/>
            <w:webHidden/>
          </w:rPr>
        </w:r>
        <w:r w:rsidR="00641DCC">
          <w:rPr>
            <w:noProof/>
            <w:webHidden/>
          </w:rPr>
          <w:fldChar w:fldCharType="separate"/>
        </w:r>
        <w:r w:rsidR="00641DCC">
          <w:rPr>
            <w:noProof/>
            <w:webHidden/>
          </w:rPr>
          <w:t>9</w:t>
        </w:r>
        <w:r w:rsidR="00641DCC">
          <w:rPr>
            <w:noProof/>
            <w:webHidden/>
          </w:rPr>
          <w:fldChar w:fldCharType="end"/>
        </w:r>
      </w:hyperlink>
    </w:p>
    <w:p w14:paraId="24328958" w14:textId="3C779114"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92" w:history="1">
        <w:r w:rsidR="00641DCC" w:rsidRPr="00E23ED0">
          <w:rPr>
            <w:rStyle w:val="Hyperlink"/>
            <w:b/>
            <w:noProof/>
          </w:rPr>
          <w:t>Table 2</w:t>
        </w:r>
        <w:r w:rsidR="00641DCC" w:rsidRPr="00E23ED0">
          <w:rPr>
            <w:rStyle w:val="Hyperlink"/>
            <w:noProof/>
          </w:rPr>
          <w:t>. National temperature model priors.</w:t>
        </w:r>
        <w:r w:rsidR="00641DCC">
          <w:rPr>
            <w:noProof/>
            <w:webHidden/>
          </w:rPr>
          <w:tab/>
        </w:r>
        <w:r w:rsidR="00641DCC">
          <w:rPr>
            <w:noProof/>
            <w:webHidden/>
          </w:rPr>
          <w:fldChar w:fldCharType="begin"/>
        </w:r>
        <w:r w:rsidR="00641DCC">
          <w:rPr>
            <w:noProof/>
            <w:webHidden/>
          </w:rPr>
          <w:instrText xml:space="preserve"> PAGEREF _Toc5971392 \h </w:instrText>
        </w:r>
        <w:r w:rsidR="00641DCC">
          <w:rPr>
            <w:noProof/>
            <w:webHidden/>
          </w:rPr>
        </w:r>
        <w:r w:rsidR="00641DCC">
          <w:rPr>
            <w:noProof/>
            <w:webHidden/>
          </w:rPr>
          <w:fldChar w:fldCharType="separate"/>
        </w:r>
        <w:r w:rsidR="00641DCC">
          <w:rPr>
            <w:noProof/>
            <w:webHidden/>
          </w:rPr>
          <w:t>10</w:t>
        </w:r>
        <w:r w:rsidR="00641DCC">
          <w:rPr>
            <w:noProof/>
            <w:webHidden/>
          </w:rPr>
          <w:fldChar w:fldCharType="end"/>
        </w:r>
      </w:hyperlink>
    </w:p>
    <w:p w14:paraId="41CBC179" w14:textId="4830A400"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93" w:history="1">
        <w:r w:rsidR="00641DCC" w:rsidRPr="00E23ED0">
          <w:rPr>
            <w:rStyle w:val="Hyperlink"/>
            <w:b/>
            <w:noProof/>
          </w:rPr>
          <w:t>Table 3</w:t>
        </w:r>
        <w:r w:rsidR="00641DCC" w:rsidRPr="00E23ED0">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sidR="00641DCC">
          <w:rPr>
            <w:noProof/>
            <w:webHidden/>
          </w:rPr>
          <w:tab/>
        </w:r>
        <w:r w:rsidR="00641DCC">
          <w:rPr>
            <w:noProof/>
            <w:webHidden/>
          </w:rPr>
          <w:fldChar w:fldCharType="begin"/>
        </w:r>
        <w:r w:rsidR="00641DCC">
          <w:rPr>
            <w:noProof/>
            <w:webHidden/>
          </w:rPr>
          <w:instrText xml:space="preserve"> PAGEREF _Toc5971393 \h </w:instrText>
        </w:r>
        <w:r w:rsidR="00641DCC">
          <w:rPr>
            <w:noProof/>
            <w:webHidden/>
          </w:rPr>
        </w:r>
        <w:r w:rsidR="00641DCC">
          <w:rPr>
            <w:noProof/>
            <w:webHidden/>
          </w:rPr>
          <w:fldChar w:fldCharType="separate"/>
        </w:r>
        <w:r w:rsidR="00641DCC">
          <w:rPr>
            <w:noProof/>
            <w:webHidden/>
          </w:rPr>
          <w:t>12</w:t>
        </w:r>
        <w:r w:rsidR="00641DCC">
          <w:rPr>
            <w:noProof/>
            <w:webHidden/>
          </w:rPr>
          <w:fldChar w:fldCharType="end"/>
        </w:r>
      </w:hyperlink>
    </w:p>
    <w:p w14:paraId="40CA03E4" w14:textId="594156D8"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94" w:history="1">
        <w:r w:rsidR="00641DCC" w:rsidRPr="00E23ED0">
          <w:rPr>
            <w:rStyle w:val="Hyperlink"/>
            <w:b/>
            <w:noProof/>
          </w:rPr>
          <w:t>Table 4</w:t>
        </w:r>
        <w:r w:rsidR="00641DCC" w:rsidRPr="00E23ED0">
          <w:rPr>
            <w:rStyle w:val="Hyperlink"/>
            <w:noProof/>
          </w:rPr>
          <w:t xml:space="preserve">. Correlation coefficients between monthly anomalies generated from mean daily and maximum and minimum daily temperatures. Each correlation coefficient was calculated in each </w:t>
        </w:r>
        <w:r w:rsidR="00641DCC" w:rsidRPr="00E23ED0">
          <w:rPr>
            <w:rStyle w:val="Hyperlink"/>
            <w:noProof/>
          </w:rPr>
          <w:lastRenderedPageBreak/>
          <w:t>state for each month for 1980-2016. The values shown are the means over all states for a particular month.</w:t>
        </w:r>
        <w:r w:rsidR="00641DCC">
          <w:rPr>
            <w:noProof/>
            <w:webHidden/>
          </w:rPr>
          <w:tab/>
        </w:r>
        <w:r w:rsidR="00641DCC">
          <w:rPr>
            <w:noProof/>
            <w:webHidden/>
          </w:rPr>
          <w:fldChar w:fldCharType="begin"/>
        </w:r>
        <w:r w:rsidR="00641DCC">
          <w:rPr>
            <w:noProof/>
            <w:webHidden/>
          </w:rPr>
          <w:instrText xml:space="preserve"> PAGEREF _Toc5971394 \h </w:instrText>
        </w:r>
        <w:r w:rsidR="00641DCC">
          <w:rPr>
            <w:noProof/>
            <w:webHidden/>
          </w:rPr>
        </w:r>
        <w:r w:rsidR="00641DCC">
          <w:rPr>
            <w:noProof/>
            <w:webHidden/>
          </w:rPr>
          <w:fldChar w:fldCharType="separate"/>
        </w:r>
        <w:r w:rsidR="00641DCC">
          <w:rPr>
            <w:noProof/>
            <w:webHidden/>
          </w:rPr>
          <w:t>16</w:t>
        </w:r>
        <w:r w:rsidR="00641DCC">
          <w:rPr>
            <w:noProof/>
            <w:webHidden/>
          </w:rPr>
          <w:fldChar w:fldCharType="end"/>
        </w:r>
      </w:hyperlink>
    </w:p>
    <w:p w14:paraId="21041FDE" w14:textId="4A1E483F"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95" w:history="1">
        <w:r w:rsidR="00641DCC" w:rsidRPr="00E23ED0">
          <w:rPr>
            <w:rStyle w:val="Hyperlink"/>
            <w:b/>
            <w:noProof/>
          </w:rPr>
          <w:t>Table 5</w:t>
        </w:r>
        <w:r w:rsidR="00641DCC" w:rsidRPr="00E23ED0">
          <w:rPr>
            <w:rStyle w:val="Hyperlink"/>
            <w:noProof/>
          </w:rPr>
          <w:t>. Number of model run comparisons which favoured the national temperature model (</w:t>
        </w:r>
        <w:r w:rsidR="00641DCC" w:rsidRPr="00E23ED0">
          <w:rPr>
            <w:rStyle w:val="Hyperlink"/>
            <w:b/>
            <w:noProof/>
          </w:rPr>
          <w:t>Equation 2</w:t>
        </w:r>
        <w:r w:rsidR="00641DCC" w:rsidRPr="00E23ED0">
          <w:rPr>
            <w:rStyle w:val="Hyperlink"/>
            <w:rFonts w:cs="Calibri"/>
            <w:noProof/>
          </w:rPr>
          <w:t>) over the alternative national model with piecewise temperature anomaly term (</w:t>
        </w:r>
        <w:r w:rsidR="00641DCC" w:rsidRPr="00E23ED0">
          <w:rPr>
            <w:rStyle w:val="Hyperlink"/>
            <w:b/>
            <w:noProof/>
          </w:rPr>
          <w:t>Equation 6</w:t>
        </w:r>
        <w:r w:rsidR="00641DCC" w:rsidRPr="00E23ED0">
          <w:rPr>
            <w:rStyle w:val="Hyperlink"/>
            <w:rFonts w:cs="Calibri"/>
            <w:noProof/>
          </w:rPr>
          <w:t>)</w:t>
        </w:r>
        <w:r w:rsidR="00641DCC">
          <w:rPr>
            <w:noProof/>
            <w:webHidden/>
          </w:rPr>
          <w:tab/>
        </w:r>
        <w:r w:rsidR="00641DCC">
          <w:rPr>
            <w:noProof/>
            <w:webHidden/>
          </w:rPr>
          <w:fldChar w:fldCharType="begin"/>
        </w:r>
        <w:r w:rsidR="00641DCC">
          <w:rPr>
            <w:noProof/>
            <w:webHidden/>
          </w:rPr>
          <w:instrText xml:space="preserve"> PAGEREF _Toc5971395 \h </w:instrText>
        </w:r>
        <w:r w:rsidR="00641DCC">
          <w:rPr>
            <w:noProof/>
            <w:webHidden/>
          </w:rPr>
        </w:r>
        <w:r w:rsidR="00641DCC">
          <w:rPr>
            <w:noProof/>
            <w:webHidden/>
          </w:rPr>
          <w:fldChar w:fldCharType="separate"/>
        </w:r>
        <w:r w:rsidR="00641DCC">
          <w:rPr>
            <w:noProof/>
            <w:webHidden/>
          </w:rPr>
          <w:t>20</w:t>
        </w:r>
        <w:r w:rsidR="00641DCC">
          <w:rPr>
            <w:noProof/>
            <w:webHidden/>
          </w:rPr>
          <w:fldChar w:fldCharType="end"/>
        </w:r>
      </w:hyperlink>
    </w:p>
    <w:p w14:paraId="3647398D" w14:textId="57B78583"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96" w:history="1">
        <w:r w:rsidR="00641DCC" w:rsidRPr="00E23ED0">
          <w:rPr>
            <w:rStyle w:val="Hyperlink"/>
            <w:b/>
            <w:noProof/>
          </w:rPr>
          <w:t>Table 6</w:t>
        </w:r>
        <w:r w:rsidR="00641DCC" w:rsidRPr="00E23ED0">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sidR="00641DCC">
          <w:rPr>
            <w:noProof/>
            <w:webHidden/>
          </w:rPr>
          <w:tab/>
        </w:r>
        <w:r w:rsidR="00641DCC">
          <w:rPr>
            <w:noProof/>
            <w:webHidden/>
          </w:rPr>
          <w:fldChar w:fldCharType="begin"/>
        </w:r>
        <w:r w:rsidR="00641DCC">
          <w:rPr>
            <w:noProof/>
            <w:webHidden/>
          </w:rPr>
          <w:instrText xml:space="preserve"> PAGEREF _Toc5971396 \h </w:instrText>
        </w:r>
        <w:r w:rsidR="00641DCC">
          <w:rPr>
            <w:noProof/>
            <w:webHidden/>
          </w:rPr>
        </w:r>
        <w:r w:rsidR="00641DCC">
          <w:rPr>
            <w:noProof/>
            <w:webHidden/>
          </w:rPr>
          <w:fldChar w:fldCharType="separate"/>
        </w:r>
        <w:r w:rsidR="00641DCC">
          <w:rPr>
            <w:noProof/>
            <w:webHidden/>
          </w:rPr>
          <w:t>22</w:t>
        </w:r>
        <w:r w:rsidR="00641DCC">
          <w:rPr>
            <w:noProof/>
            <w:webHidden/>
          </w:rPr>
          <w:fldChar w:fldCharType="end"/>
        </w:r>
      </w:hyperlink>
    </w:p>
    <w:p w14:paraId="6577AF03" w14:textId="7CCF5A54"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97" w:history="1">
        <w:r w:rsidR="00641DCC" w:rsidRPr="00E23ED0">
          <w:rPr>
            <w:rStyle w:val="Hyperlink"/>
            <w:b/>
            <w:noProof/>
          </w:rPr>
          <w:t>Table 7</w:t>
        </w:r>
        <w:r w:rsidR="00641DCC" w:rsidRPr="00E23ED0">
          <w:rPr>
            <w:rStyle w:val="Hyperlink"/>
            <w:noProof/>
          </w:rPr>
          <w:t>. In-sample predictive validity metrics of model fit for males aged 65 to 74 years for 1980-2016 using national temperature model (</w:t>
        </w:r>
        <w:r w:rsidR="00641DCC" w:rsidRPr="00E23ED0">
          <w:rPr>
            <w:rStyle w:val="Hyperlink"/>
            <w:b/>
            <w:noProof/>
          </w:rPr>
          <w:t>Equation 2</w:t>
        </w:r>
        <w:r w:rsidR="00641DCC" w:rsidRPr="00E23ED0">
          <w:rPr>
            <w:rStyle w:val="Hyperlink"/>
            <w:noProof/>
          </w:rPr>
          <w:t>). All units are in deaths per 100,000.</w:t>
        </w:r>
        <w:r w:rsidR="00641DCC">
          <w:rPr>
            <w:noProof/>
            <w:webHidden/>
          </w:rPr>
          <w:tab/>
        </w:r>
        <w:r w:rsidR="00641DCC">
          <w:rPr>
            <w:noProof/>
            <w:webHidden/>
          </w:rPr>
          <w:fldChar w:fldCharType="begin"/>
        </w:r>
        <w:r w:rsidR="00641DCC">
          <w:rPr>
            <w:noProof/>
            <w:webHidden/>
          </w:rPr>
          <w:instrText xml:space="preserve"> PAGEREF _Toc5971397 \h </w:instrText>
        </w:r>
        <w:r w:rsidR="00641DCC">
          <w:rPr>
            <w:noProof/>
            <w:webHidden/>
          </w:rPr>
        </w:r>
        <w:r w:rsidR="00641DCC">
          <w:rPr>
            <w:noProof/>
            <w:webHidden/>
          </w:rPr>
          <w:fldChar w:fldCharType="separate"/>
        </w:r>
        <w:r w:rsidR="00641DCC">
          <w:rPr>
            <w:noProof/>
            <w:webHidden/>
          </w:rPr>
          <w:t>25</w:t>
        </w:r>
        <w:r w:rsidR="00641DCC">
          <w:rPr>
            <w:noProof/>
            <w:webHidden/>
          </w:rPr>
          <w:fldChar w:fldCharType="end"/>
        </w:r>
      </w:hyperlink>
    </w:p>
    <w:p w14:paraId="3B81E94C" w14:textId="08221F69"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398" w:history="1">
        <w:r w:rsidR="00641DCC" w:rsidRPr="00E23ED0">
          <w:rPr>
            <w:rStyle w:val="Hyperlink"/>
            <w:b/>
            <w:noProof/>
          </w:rPr>
          <w:t>Table 8</w:t>
        </w:r>
        <w:r w:rsidR="00641DCC" w:rsidRPr="00E23ED0">
          <w:rPr>
            <w:rStyle w:val="Hyperlink"/>
            <w:noProof/>
          </w:rPr>
          <w:t>. In-sample predictive validity metrics of model fit for males aged 65+ years for 1980-2016 using subnational temperature model (</w:t>
        </w:r>
        <w:r w:rsidR="00641DCC" w:rsidRPr="00E23ED0">
          <w:rPr>
            <w:rStyle w:val="Hyperlink"/>
            <w:b/>
            <w:noProof/>
          </w:rPr>
          <w:t>Equation 7</w:t>
        </w:r>
        <w:r w:rsidR="00641DCC" w:rsidRPr="00E23ED0">
          <w:rPr>
            <w:rStyle w:val="Hyperlink"/>
            <w:noProof/>
          </w:rPr>
          <w:t>). All units are in deaths per 100,000.</w:t>
        </w:r>
        <w:r w:rsidR="00641DCC">
          <w:rPr>
            <w:noProof/>
            <w:webHidden/>
          </w:rPr>
          <w:tab/>
        </w:r>
        <w:r w:rsidR="00641DCC">
          <w:rPr>
            <w:noProof/>
            <w:webHidden/>
          </w:rPr>
          <w:fldChar w:fldCharType="begin"/>
        </w:r>
        <w:r w:rsidR="00641DCC">
          <w:rPr>
            <w:noProof/>
            <w:webHidden/>
          </w:rPr>
          <w:instrText xml:space="preserve"> PAGEREF _Toc5971398 \h </w:instrText>
        </w:r>
        <w:r w:rsidR="00641DCC">
          <w:rPr>
            <w:noProof/>
            <w:webHidden/>
          </w:rPr>
        </w:r>
        <w:r w:rsidR="00641DCC">
          <w:rPr>
            <w:noProof/>
            <w:webHidden/>
          </w:rPr>
          <w:fldChar w:fldCharType="separate"/>
        </w:r>
        <w:r w:rsidR="00641DCC">
          <w:rPr>
            <w:noProof/>
            <w:webHidden/>
          </w:rPr>
          <w:t>27</w:t>
        </w:r>
        <w:r w:rsidR="00641DCC">
          <w:rPr>
            <w:noProof/>
            <w:webHidden/>
          </w:rPr>
          <w:fldChar w:fldCharType="end"/>
        </w:r>
      </w:hyperlink>
    </w:p>
    <w:p w14:paraId="77E4F6C0" w14:textId="6A693F18"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6058534"/>
      <w:r>
        <w:t>List of equations</w:t>
      </w:r>
      <w:bookmarkEnd w:id="4"/>
      <w:bookmarkEnd w:id="5"/>
    </w:p>
    <w:p w14:paraId="26CCBC2C" w14:textId="3D76C673" w:rsidR="00641DCC"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5971399" w:history="1">
        <w:r w:rsidR="00641DCC" w:rsidRPr="006E3B5F">
          <w:rPr>
            <w:rStyle w:val="Hyperlink"/>
            <w:b/>
            <w:noProof/>
          </w:rPr>
          <w:t>Equation 1</w:t>
        </w:r>
        <w:r w:rsidR="00641DCC" w:rsidRPr="006E3B5F">
          <w:rPr>
            <w:rStyle w:val="Hyperlink"/>
            <w:noProof/>
          </w:rPr>
          <w:t>. Temperature model data likelihood.</w:t>
        </w:r>
        <w:r w:rsidR="00641DCC">
          <w:rPr>
            <w:noProof/>
            <w:webHidden/>
          </w:rPr>
          <w:tab/>
        </w:r>
        <w:r w:rsidR="00641DCC">
          <w:rPr>
            <w:noProof/>
            <w:webHidden/>
          </w:rPr>
          <w:fldChar w:fldCharType="begin"/>
        </w:r>
        <w:r w:rsidR="00641DCC">
          <w:rPr>
            <w:noProof/>
            <w:webHidden/>
          </w:rPr>
          <w:instrText xml:space="preserve"> PAGEREF _Toc5971399 \h </w:instrText>
        </w:r>
        <w:r w:rsidR="00641DCC">
          <w:rPr>
            <w:noProof/>
            <w:webHidden/>
          </w:rPr>
        </w:r>
        <w:r w:rsidR="00641DCC">
          <w:rPr>
            <w:noProof/>
            <w:webHidden/>
          </w:rPr>
          <w:fldChar w:fldCharType="separate"/>
        </w:r>
        <w:r w:rsidR="00641DCC">
          <w:rPr>
            <w:noProof/>
            <w:webHidden/>
          </w:rPr>
          <w:t>7</w:t>
        </w:r>
        <w:r w:rsidR="00641DCC">
          <w:rPr>
            <w:noProof/>
            <w:webHidden/>
          </w:rPr>
          <w:fldChar w:fldCharType="end"/>
        </w:r>
      </w:hyperlink>
    </w:p>
    <w:p w14:paraId="175BB1B0" w14:textId="27FC3E62"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400" w:history="1">
        <w:r w:rsidR="00641DCC" w:rsidRPr="006E3B5F">
          <w:rPr>
            <w:rStyle w:val="Hyperlink"/>
            <w:b/>
            <w:noProof/>
          </w:rPr>
          <w:t>Equation 2</w:t>
        </w:r>
        <w:r w:rsidR="00641DCC" w:rsidRPr="006E3B5F">
          <w:rPr>
            <w:rStyle w:val="Hyperlink"/>
            <w:noProof/>
          </w:rPr>
          <w:t>. National temperature model</w:t>
        </w:r>
        <w:r w:rsidR="00641DCC">
          <w:rPr>
            <w:noProof/>
            <w:webHidden/>
          </w:rPr>
          <w:tab/>
        </w:r>
        <w:r w:rsidR="00641DCC">
          <w:rPr>
            <w:noProof/>
            <w:webHidden/>
          </w:rPr>
          <w:fldChar w:fldCharType="begin"/>
        </w:r>
        <w:r w:rsidR="00641DCC">
          <w:rPr>
            <w:noProof/>
            <w:webHidden/>
          </w:rPr>
          <w:instrText xml:space="preserve"> PAGEREF _Toc5971400 \h </w:instrText>
        </w:r>
        <w:r w:rsidR="00641DCC">
          <w:rPr>
            <w:noProof/>
            <w:webHidden/>
          </w:rPr>
        </w:r>
        <w:r w:rsidR="00641DCC">
          <w:rPr>
            <w:noProof/>
            <w:webHidden/>
          </w:rPr>
          <w:fldChar w:fldCharType="separate"/>
        </w:r>
        <w:r w:rsidR="00641DCC">
          <w:rPr>
            <w:noProof/>
            <w:webHidden/>
          </w:rPr>
          <w:t>8</w:t>
        </w:r>
        <w:r w:rsidR="00641DCC">
          <w:rPr>
            <w:noProof/>
            <w:webHidden/>
          </w:rPr>
          <w:fldChar w:fldCharType="end"/>
        </w:r>
      </w:hyperlink>
    </w:p>
    <w:p w14:paraId="33BC6E47" w14:textId="0BCEBCF3"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401" w:history="1">
        <w:r w:rsidR="00641DCC" w:rsidRPr="006E3B5F">
          <w:rPr>
            <w:rStyle w:val="Hyperlink"/>
            <w:b/>
            <w:noProof/>
          </w:rPr>
          <w:t>Equation 3</w:t>
        </w:r>
        <w:r w:rsidR="00641DCC" w:rsidRPr="006E3B5F">
          <w:rPr>
            <w:rStyle w:val="Hyperlink"/>
            <w:noProof/>
          </w:rPr>
          <w:t>. Simplified national model with optional additional random walk term.</w:t>
        </w:r>
        <w:r w:rsidR="00641DCC">
          <w:rPr>
            <w:noProof/>
            <w:webHidden/>
          </w:rPr>
          <w:tab/>
        </w:r>
        <w:r w:rsidR="00641DCC">
          <w:rPr>
            <w:noProof/>
            <w:webHidden/>
          </w:rPr>
          <w:fldChar w:fldCharType="begin"/>
        </w:r>
        <w:r w:rsidR="00641DCC">
          <w:rPr>
            <w:noProof/>
            <w:webHidden/>
          </w:rPr>
          <w:instrText xml:space="preserve"> PAGEREF _Toc5971401 \h </w:instrText>
        </w:r>
        <w:r w:rsidR="00641DCC">
          <w:rPr>
            <w:noProof/>
            <w:webHidden/>
          </w:rPr>
        </w:r>
        <w:r w:rsidR="00641DCC">
          <w:rPr>
            <w:noProof/>
            <w:webHidden/>
          </w:rPr>
          <w:fldChar w:fldCharType="separate"/>
        </w:r>
        <w:r w:rsidR="00641DCC">
          <w:rPr>
            <w:noProof/>
            <w:webHidden/>
          </w:rPr>
          <w:t>13</w:t>
        </w:r>
        <w:r w:rsidR="00641DCC">
          <w:rPr>
            <w:noProof/>
            <w:webHidden/>
          </w:rPr>
          <w:fldChar w:fldCharType="end"/>
        </w:r>
      </w:hyperlink>
    </w:p>
    <w:p w14:paraId="5EDF5C41" w14:textId="2BFEFCCA"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402" w:history="1">
        <w:r w:rsidR="00641DCC" w:rsidRPr="006E3B5F">
          <w:rPr>
            <w:rStyle w:val="Hyperlink"/>
            <w:b/>
            <w:noProof/>
          </w:rPr>
          <w:t>Equation 4</w:t>
        </w:r>
        <w:r w:rsidR="00641DCC" w:rsidRPr="006E3B5F">
          <w:rPr>
            <w:rStyle w:val="Hyperlink"/>
            <w:noProof/>
          </w:rPr>
          <w:t>. Apparent temperature (</w:t>
        </w:r>
        <m:oMath>
          <m:r>
            <w:rPr>
              <w:rStyle w:val="Hyperlink"/>
              <w:rFonts w:ascii="Cambria Math" w:hAnsi="Cambria Math" w:cs="Calibri"/>
              <w:noProof/>
              <w:lang w:val="en-US"/>
            </w:rPr>
            <m:t>Tapp)</m:t>
          </m:r>
        </m:oMath>
        <w:r w:rsidR="00641DCC" w:rsidRPr="006E3B5F">
          <w:rPr>
            <w:rStyle w:val="Hyperlink"/>
            <w:noProof/>
          </w:rPr>
          <w:t xml:space="preserve"> calculation, where </w:t>
        </w:r>
        <m:oMath>
          <m:r>
            <w:rPr>
              <w:rStyle w:val="Hyperlink"/>
              <w:rFonts w:ascii="Cambria Math" w:hAnsi="Cambria Math" w:cs="Calibri"/>
              <w:noProof/>
              <w:lang w:val="en-US"/>
            </w:rPr>
            <m:t>Ta</m:t>
          </m:r>
        </m:oMath>
        <w:r w:rsidR="00641DCC" w:rsidRPr="006E3B5F">
          <w:rPr>
            <w:rStyle w:val="Hyperlink"/>
            <w:noProof/>
            <w:lang w:val="en-US"/>
          </w:rPr>
          <w:t xml:space="preserve"> </w:t>
        </w:r>
        <w:r w:rsidR="00641DCC" w:rsidRPr="006E3B5F">
          <w:rPr>
            <w:rStyle w:val="Hyperlink"/>
            <w:noProof/>
          </w:rPr>
          <w:t xml:space="preserve">is air temperature and </w:t>
        </w:r>
        <m:oMath>
          <m:r>
            <w:rPr>
              <w:rStyle w:val="Hyperlink"/>
              <w:rFonts w:ascii="Cambria Math" w:hAnsi="Cambria Math" w:cs="Calibri"/>
              <w:noProof/>
              <w:lang w:val="en-US"/>
            </w:rPr>
            <m:t>Td</m:t>
          </m:r>
        </m:oMath>
        <w:r w:rsidR="00641DCC" w:rsidRPr="006E3B5F">
          <w:rPr>
            <w:rStyle w:val="Hyperlink"/>
            <w:noProof/>
          </w:rPr>
          <w:t xml:space="preserve"> is dew-point temperature.</w:t>
        </w:r>
        <w:r w:rsidR="00641DCC">
          <w:rPr>
            <w:noProof/>
            <w:webHidden/>
          </w:rPr>
          <w:tab/>
        </w:r>
        <w:r w:rsidR="00641DCC">
          <w:rPr>
            <w:noProof/>
            <w:webHidden/>
          </w:rPr>
          <w:fldChar w:fldCharType="begin"/>
        </w:r>
        <w:r w:rsidR="00641DCC">
          <w:rPr>
            <w:noProof/>
            <w:webHidden/>
          </w:rPr>
          <w:instrText xml:space="preserve"> PAGEREF _Toc5971402 \h </w:instrText>
        </w:r>
        <w:r w:rsidR="00641DCC">
          <w:rPr>
            <w:noProof/>
            <w:webHidden/>
          </w:rPr>
        </w:r>
        <w:r w:rsidR="00641DCC">
          <w:rPr>
            <w:noProof/>
            <w:webHidden/>
          </w:rPr>
          <w:fldChar w:fldCharType="separate"/>
        </w:r>
        <w:r w:rsidR="00641DCC">
          <w:rPr>
            <w:noProof/>
            <w:webHidden/>
          </w:rPr>
          <w:t>14</w:t>
        </w:r>
        <w:r w:rsidR="00641DCC">
          <w:rPr>
            <w:noProof/>
            <w:webHidden/>
          </w:rPr>
          <w:fldChar w:fldCharType="end"/>
        </w:r>
      </w:hyperlink>
    </w:p>
    <w:p w14:paraId="39E307E0" w14:textId="78BEBA5A"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403" w:history="1">
        <w:r w:rsidR="00641DCC" w:rsidRPr="006E3B5F">
          <w:rPr>
            <w:rStyle w:val="Hyperlink"/>
            <w:b/>
            <w:noProof/>
          </w:rPr>
          <w:t>Equation 5</w:t>
        </w:r>
        <w:r w:rsidR="00641DCC" w:rsidRPr="006E3B5F">
          <w:rPr>
            <w:rStyle w:val="Hyperlink"/>
            <w:noProof/>
          </w:rPr>
          <w:t>. Alternative national model with long-term norm temperature term.</w:t>
        </w:r>
        <w:r w:rsidR="00641DCC">
          <w:rPr>
            <w:noProof/>
            <w:webHidden/>
          </w:rPr>
          <w:tab/>
        </w:r>
        <w:r w:rsidR="00641DCC">
          <w:rPr>
            <w:noProof/>
            <w:webHidden/>
          </w:rPr>
          <w:fldChar w:fldCharType="begin"/>
        </w:r>
        <w:r w:rsidR="00641DCC">
          <w:rPr>
            <w:noProof/>
            <w:webHidden/>
          </w:rPr>
          <w:instrText xml:space="preserve"> PAGEREF _Toc5971403 \h </w:instrText>
        </w:r>
        <w:r w:rsidR="00641DCC">
          <w:rPr>
            <w:noProof/>
            <w:webHidden/>
          </w:rPr>
        </w:r>
        <w:r w:rsidR="00641DCC">
          <w:rPr>
            <w:noProof/>
            <w:webHidden/>
          </w:rPr>
          <w:fldChar w:fldCharType="separate"/>
        </w:r>
        <w:r w:rsidR="00641DCC">
          <w:rPr>
            <w:noProof/>
            <w:webHidden/>
          </w:rPr>
          <w:t>17</w:t>
        </w:r>
        <w:r w:rsidR="00641DCC">
          <w:rPr>
            <w:noProof/>
            <w:webHidden/>
          </w:rPr>
          <w:fldChar w:fldCharType="end"/>
        </w:r>
      </w:hyperlink>
    </w:p>
    <w:p w14:paraId="55B1E32E" w14:textId="3D96AB98"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404" w:history="1">
        <w:r w:rsidR="00641DCC" w:rsidRPr="006E3B5F">
          <w:rPr>
            <w:rStyle w:val="Hyperlink"/>
            <w:b/>
            <w:noProof/>
          </w:rPr>
          <w:t>Equation 6</w:t>
        </w:r>
        <w:r w:rsidR="00641DCC" w:rsidRPr="006E3B5F">
          <w:rPr>
            <w:rStyle w:val="Hyperlink"/>
            <w:noProof/>
          </w:rPr>
          <w:t>. Alternative national model with piecewise temperature anomaly term.</w:t>
        </w:r>
        <w:r w:rsidR="00641DCC">
          <w:rPr>
            <w:noProof/>
            <w:webHidden/>
          </w:rPr>
          <w:tab/>
        </w:r>
        <w:r w:rsidR="00641DCC">
          <w:rPr>
            <w:noProof/>
            <w:webHidden/>
          </w:rPr>
          <w:fldChar w:fldCharType="begin"/>
        </w:r>
        <w:r w:rsidR="00641DCC">
          <w:rPr>
            <w:noProof/>
            <w:webHidden/>
          </w:rPr>
          <w:instrText xml:space="preserve"> PAGEREF _Toc5971404 \h </w:instrText>
        </w:r>
        <w:r w:rsidR="00641DCC">
          <w:rPr>
            <w:noProof/>
            <w:webHidden/>
          </w:rPr>
        </w:r>
        <w:r w:rsidR="00641DCC">
          <w:rPr>
            <w:noProof/>
            <w:webHidden/>
          </w:rPr>
          <w:fldChar w:fldCharType="separate"/>
        </w:r>
        <w:r w:rsidR="00641DCC">
          <w:rPr>
            <w:noProof/>
            <w:webHidden/>
          </w:rPr>
          <w:t>19</w:t>
        </w:r>
        <w:r w:rsidR="00641DCC">
          <w:rPr>
            <w:noProof/>
            <w:webHidden/>
          </w:rPr>
          <w:fldChar w:fldCharType="end"/>
        </w:r>
      </w:hyperlink>
    </w:p>
    <w:p w14:paraId="24654E81" w14:textId="3CC2723C"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405" w:history="1">
        <w:r w:rsidR="00641DCC" w:rsidRPr="006E3B5F">
          <w:rPr>
            <w:rStyle w:val="Hyperlink"/>
            <w:b/>
            <w:noProof/>
          </w:rPr>
          <w:t>Equation 7</w:t>
        </w:r>
        <w:r w:rsidR="00641DCC" w:rsidRPr="006E3B5F">
          <w:rPr>
            <w:rStyle w:val="Hyperlink"/>
            <w:noProof/>
          </w:rPr>
          <w:t>. Subnational temperature model</w:t>
        </w:r>
        <w:r w:rsidR="00641DCC">
          <w:rPr>
            <w:noProof/>
            <w:webHidden/>
          </w:rPr>
          <w:tab/>
        </w:r>
        <w:r w:rsidR="00641DCC">
          <w:rPr>
            <w:noProof/>
            <w:webHidden/>
          </w:rPr>
          <w:fldChar w:fldCharType="begin"/>
        </w:r>
        <w:r w:rsidR="00641DCC">
          <w:rPr>
            <w:noProof/>
            <w:webHidden/>
          </w:rPr>
          <w:instrText xml:space="preserve"> PAGEREF _Toc5971405 \h </w:instrText>
        </w:r>
        <w:r w:rsidR="00641DCC">
          <w:rPr>
            <w:noProof/>
            <w:webHidden/>
          </w:rPr>
        </w:r>
        <w:r w:rsidR="00641DCC">
          <w:rPr>
            <w:noProof/>
            <w:webHidden/>
          </w:rPr>
          <w:fldChar w:fldCharType="separate"/>
        </w:r>
        <w:r w:rsidR="00641DCC">
          <w:rPr>
            <w:noProof/>
            <w:webHidden/>
          </w:rPr>
          <w:t>22</w:t>
        </w:r>
        <w:r w:rsidR="00641DCC">
          <w:rPr>
            <w:noProof/>
            <w:webHidden/>
          </w:rPr>
          <w:fldChar w:fldCharType="end"/>
        </w:r>
      </w:hyperlink>
    </w:p>
    <w:p w14:paraId="5D8168D4" w14:textId="24CA699A" w:rsidR="00641DCC" w:rsidRDefault="00BE3EB4">
      <w:pPr>
        <w:pStyle w:val="TableofFigures"/>
        <w:tabs>
          <w:tab w:val="right" w:leader="dot" w:pos="9010"/>
        </w:tabs>
        <w:rPr>
          <w:rFonts w:asciiTheme="minorHAnsi" w:eastAsiaTheme="minorEastAsia" w:hAnsiTheme="minorHAnsi" w:cstheme="minorBidi"/>
          <w:noProof/>
          <w:sz w:val="24"/>
          <w:szCs w:val="24"/>
        </w:rPr>
      </w:pPr>
      <w:hyperlink w:anchor="_Toc5971406" w:history="1">
        <w:r w:rsidR="00641DCC" w:rsidRPr="006E3B5F">
          <w:rPr>
            <w:rStyle w:val="Hyperlink"/>
            <w:b/>
            <w:noProof/>
          </w:rPr>
          <w:t>Equation 8</w:t>
        </w:r>
        <w:r w:rsidR="00641DCC" w:rsidRPr="006E3B5F">
          <w:rPr>
            <w:rStyle w:val="Hyperlink"/>
            <w:noProof/>
          </w:rPr>
          <w:t>. Excess risk calculation using anomalous temperature parameters from national temperature model.</w:t>
        </w:r>
        <w:r w:rsidR="00641DCC">
          <w:rPr>
            <w:noProof/>
            <w:webHidden/>
          </w:rPr>
          <w:tab/>
        </w:r>
        <w:r w:rsidR="00641DCC">
          <w:rPr>
            <w:noProof/>
            <w:webHidden/>
          </w:rPr>
          <w:fldChar w:fldCharType="begin"/>
        </w:r>
        <w:r w:rsidR="00641DCC">
          <w:rPr>
            <w:noProof/>
            <w:webHidden/>
          </w:rPr>
          <w:instrText xml:space="preserve"> PAGEREF _Toc5971406 \h </w:instrText>
        </w:r>
        <w:r w:rsidR="00641DCC">
          <w:rPr>
            <w:noProof/>
            <w:webHidden/>
          </w:rPr>
        </w:r>
        <w:r w:rsidR="00641DCC">
          <w:rPr>
            <w:noProof/>
            <w:webHidden/>
          </w:rPr>
          <w:fldChar w:fldCharType="separate"/>
        </w:r>
        <w:r w:rsidR="00641DCC">
          <w:rPr>
            <w:noProof/>
            <w:webHidden/>
          </w:rPr>
          <w:t>27</w:t>
        </w:r>
        <w:r w:rsidR="00641DCC">
          <w:rPr>
            <w:noProof/>
            <w:webHidden/>
          </w:rPr>
          <w:fldChar w:fldCharType="end"/>
        </w:r>
      </w:hyperlink>
    </w:p>
    <w:p w14:paraId="57178D44" w14:textId="190D1AE0" w:rsidR="00893889" w:rsidRDefault="00E56B82" w:rsidP="00893889">
      <w:pPr>
        <w:pStyle w:val="Heading1"/>
        <w:rPr>
          <w:rFonts w:cs="Calibri"/>
        </w:rPr>
      </w:pPr>
      <w:r>
        <w:rPr>
          <w:rFonts w:cs="Calibri"/>
        </w:rPr>
        <w:fldChar w:fldCharType="end"/>
      </w:r>
      <w:r w:rsidR="00893889">
        <w:rPr>
          <w:rFonts w:cs="Calibri"/>
        </w:rPr>
        <w:br w:type="page"/>
      </w:r>
    </w:p>
    <w:p w14:paraId="0779B206" w14:textId="34706676" w:rsidR="00DD5ECA" w:rsidRDefault="00236DC2" w:rsidP="001A1BC4">
      <w:pPr>
        <w:pStyle w:val="Heading1"/>
        <w:numPr>
          <w:ilvl w:val="0"/>
          <w:numId w:val="33"/>
        </w:numPr>
      </w:pPr>
      <w:bookmarkStart w:id="6" w:name="_Toc6058535"/>
      <w:r w:rsidRPr="00C914F6">
        <w:lastRenderedPageBreak/>
        <w:t>Statistical</w:t>
      </w:r>
      <w:r>
        <w:t xml:space="preserve"> modelling</w:t>
      </w:r>
      <w:r w:rsidR="00114DE9">
        <w:t xml:space="preserve"> of</w:t>
      </w:r>
      <w:r w:rsidR="00BE72B4">
        <w:t xml:space="preserve"> anomalous temperature and association with mortality</w:t>
      </w:r>
      <w:bookmarkEnd w:id="6"/>
      <w:r w:rsidR="00114DE9">
        <w:t xml:space="preserve"> </w:t>
      </w:r>
    </w:p>
    <w:p w14:paraId="64DF701E" w14:textId="3A873D5E" w:rsidR="007717E3" w:rsidRPr="00DB2DBC" w:rsidRDefault="007717E3" w:rsidP="007717E3">
      <w:pPr>
        <w:rPr>
          <w:rFonts w:cs="Calibri"/>
        </w:rPr>
      </w:pPr>
    </w:p>
    <w:p w14:paraId="0D4D029B" w14:textId="0762814C"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vulnerability to temperature from a parsimonious, collectively exhaustive set of causes of death at the national leve</w:t>
      </w:r>
      <w:r w:rsidR="002F5B55">
        <w:rPr>
          <w:rFonts w:cs="Calibri"/>
          <w:sz w:val="24"/>
          <w:szCs w:val="24"/>
        </w:rPr>
        <w:t>l</w:t>
      </w:r>
      <w:r w:rsidR="00621E70">
        <w:rPr>
          <w:rFonts w:cs="Calibri"/>
          <w:sz w:val="24"/>
          <w:szCs w:val="24"/>
        </w:rPr>
        <w:t xml:space="preserve">, as well as </w:t>
      </w:r>
      <w:r w:rsidR="008A6BE3">
        <w:rPr>
          <w:rFonts w:cs="Calibri"/>
          <w:sz w:val="24"/>
          <w:szCs w:val="24"/>
        </w:rPr>
        <w:t>another for</w:t>
      </w:r>
      <w:r w:rsidR="00621E70">
        <w:rPr>
          <w:rFonts w:cs="Calibri"/>
          <w:sz w:val="24"/>
          <w:szCs w:val="24"/>
        </w:rPr>
        <w:t xml:space="preserve"> the</w:t>
      </w:r>
      <w:r w:rsidR="0076704E">
        <w:rPr>
          <w:rFonts w:cs="Calibri"/>
          <w:sz w:val="24"/>
          <w:szCs w:val="24"/>
        </w:rPr>
        <w:t xml:space="preserve"> sub-</w:t>
      </w:r>
      <w:r w:rsidR="00621E70">
        <w:rPr>
          <w:rFonts w:cs="Calibri"/>
          <w:sz w:val="24"/>
          <w:szCs w:val="24"/>
        </w:rPr>
        <w:t>national level</w:t>
      </w:r>
      <w:r w:rsidR="00C05E19">
        <w:rPr>
          <w:rFonts w:cs="Calibri"/>
          <w:sz w:val="24"/>
          <w:szCs w:val="24"/>
        </w:rPr>
        <w:t>, as data allowed</w:t>
      </w:r>
      <w:r w:rsidR="00621E70">
        <w:rPr>
          <w:rFonts w:cs="Calibri"/>
          <w:sz w:val="24"/>
          <w:szCs w:val="24"/>
        </w:rPr>
        <w:t>.</w:t>
      </w:r>
      <w:r w:rsidRPr="00DB2DBC">
        <w:rPr>
          <w:rFonts w:cs="Calibri"/>
          <w:sz w:val="24"/>
          <w:szCs w:val="24"/>
        </w:rPr>
        <w:t xml:space="preserve"> In this chapter, I describe the objectives of this model and explain </w:t>
      </w:r>
      <w:r w:rsidR="00A96777">
        <w:rPr>
          <w:rFonts w:cs="Calibri"/>
          <w:sz w:val="24"/>
          <w:szCs w:val="24"/>
        </w:rPr>
        <w:t>the implementation of it</w:t>
      </w:r>
      <w:r w:rsidRPr="00DB2DBC">
        <w:rPr>
          <w:rFonts w:cs="Calibri"/>
          <w:sz w:val="24"/>
          <w:szCs w:val="24"/>
        </w:rPr>
        <w:t>.</w:t>
      </w:r>
    </w:p>
    <w:p w14:paraId="1409EC12" w14:textId="4FC54C04" w:rsidR="00164B0D" w:rsidRDefault="00C914F6" w:rsidP="00C914F6">
      <w:pPr>
        <w:pStyle w:val="Heading2"/>
      </w:pPr>
      <w:bookmarkStart w:id="7" w:name="_Toc6058536"/>
      <w:r>
        <w:t>Objectives</w:t>
      </w:r>
      <w:bookmarkEnd w:id="7"/>
    </w:p>
    <w:p w14:paraId="0A40D43B" w14:textId="77777777" w:rsidR="00621409" w:rsidRDefault="00F34F28" w:rsidP="004D583B">
      <w:pPr>
        <w:spacing w:line="480" w:lineRule="auto"/>
        <w:ind w:firstLine="720"/>
        <w:jc w:val="both"/>
        <w:rPr>
          <w:rFonts w:cs="Calibri"/>
          <w:sz w:val="24"/>
          <w:szCs w:val="24"/>
        </w:rPr>
      </w:pPr>
      <w:r>
        <w:rPr>
          <w:rFonts w:cs="Calibri"/>
          <w:sz w:val="24"/>
          <w:szCs w:val="24"/>
        </w:rPr>
        <w:t>My aim was to quantify, nationally as well as sub-nationally, the association of mortality with anomalous temperature, and the potential change in mortality given an increase of anomalous temperature relative to a historical baseline</w:t>
      </w:r>
      <w:r w:rsidR="00AD5F23">
        <w:rPr>
          <w:rFonts w:cs="Calibri"/>
          <w:sz w:val="24"/>
          <w:szCs w:val="24"/>
        </w:rPr>
        <w:t xml:space="preserve"> realistic under future climate change. </w:t>
      </w:r>
    </w:p>
    <w:p w14:paraId="1071EBBD" w14:textId="38F65A49"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xml:space="preserve">, and they are often not stratified by age </w:t>
      </w:r>
      <w:r w:rsidR="00746923">
        <w:rPr>
          <w:rFonts w:cs="Calibri"/>
          <w:sz w:val="24"/>
          <w:szCs w:val="24"/>
        </w:rPr>
        <w:lastRenderedPageBreak/>
        <w:t>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realistic change in temperature.</w:t>
      </w:r>
    </w:p>
    <w:p w14:paraId="24E77913" w14:textId="6AE7D6B0"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over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 xml:space="preserve">ortality </w:t>
      </w:r>
      <w:r w:rsidR="004303C5">
        <w:rPr>
          <w:rFonts w:cs="Calibri"/>
          <w:sz w:val="24"/>
          <w:szCs w:val="24"/>
        </w:rPr>
        <w:t xml:space="preserve">trends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fitting a model across the number of intended dimensions over cause, time, and space, as well as the interactions between them,</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60D808CF"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the two large datasets I have prepared, i.e., the cause of death and temperature data</w:t>
      </w:r>
      <w:r w:rsidR="008C7F8C" w:rsidRPr="00DB2DBC">
        <w:rPr>
          <w:rFonts w:cs="Calibri"/>
          <w:sz w:val="24"/>
          <w:szCs w:val="24"/>
        </w:rPr>
        <w:t xml:space="preserve"> (Chapter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 xml:space="preserve">a </w:t>
      </w:r>
      <w:r w:rsidR="000365F5" w:rsidRPr="00DB2DBC">
        <w:rPr>
          <w:rFonts w:cs="Calibri"/>
          <w:sz w:val="24"/>
          <w:szCs w:val="24"/>
        </w:rPr>
        <w:lastRenderedPageBreak/>
        <w:t>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05285ABE" w:rsidR="00292F70" w:rsidRPr="00DB2DBC"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generated estimates of the net change in deaths associated with a change in anomalous temperature, based on the model output</w:t>
      </w:r>
      <w:r w:rsidR="00651B9C" w:rsidRPr="00DB2DBC">
        <w:rPr>
          <w:rFonts w:cs="Calibri"/>
          <w:sz w:val="24"/>
          <w:szCs w:val="24"/>
        </w:rPr>
        <w:t>, by cause of 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created an estimate of changes in deaths due to anomalous temperature change, but I have been able to do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031E7" w:rsidRPr="00DB2DBC">
        <w:rPr>
          <w:rFonts w:cs="Calibri"/>
          <w:sz w:val="24"/>
          <w:szCs w:val="24"/>
        </w:rPr>
        <w:t xml:space="preserve"> with estimates of vulnerabili</w:t>
      </w:r>
      <w:r w:rsidR="00035EBA" w:rsidRPr="00DB2DBC">
        <w:rPr>
          <w:rFonts w:cs="Calibri"/>
          <w:sz w:val="24"/>
          <w:szCs w:val="24"/>
        </w:rPr>
        <w:t>ty</w:t>
      </w:r>
      <w:r w:rsidR="00001B71" w:rsidRPr="00DB2DBC">
        <w:rPr>
          <w:rFonts w:cs="Calibri"/>
          <w:sz w:val="24"/>
          <w:szCs w:val="24"/>
        </w:rPr>
        <w:t>.</w:t>
      </w:r>
    </w:p>
    <w:p w14:paraId="2D3E8CC8" w14:textId="2C22FBEA" w:rsidR="00F01EAC" w:rsidRDefault="00F01EAC" w:rsidP="00E00827">
      <w:pPr>
        <w:pStyle w:val="Heading2"/>
      </w:pPr>
      <w:bookmarkStart w:id="8" w:name="_Toc6058537"/>
      <w:r w:rsidRPr="00F01EAC">
        <w:t>Data</w:t>
      </w:r>
      <w:bookmarkEnd w:id="8"/>
    </w:p>
    <w:p w14:paraId="3C21F7BA" w14:textId="3FDBAC90"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death certificate data from 1980 to 2016</w:t>
      </w:r>
      <w:r w:rsidR="0064071F" w:rsidRPr="00485C5B">
        <w:rPr>
          <w:rStyle w:val="FootnoteReference"/>
        </w:rPr>
        <w:footnoteReference w:id="1"/>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4D0195">
        <w:rPr>
          <w:rFonts w:cs="Calibri"/>
          <w:sz w:val="24"/>
          <w:szCs w:val="24"/>
        </w:rPr>
        <w:t xml:space="preserve"> </w:t>
      </w:r>
      <w:r w:rsidR="0064071F">
        <w:rPr>
          <w:rFonts w:cs="Calibri"/>
          <w:sz w:val="24"/>
          <w:szCs w:val="24"/>
        </w:rPr>
        <w:fldChar w:fldCharType="begin" w:fldLock="1"/>
      </w:r>
      <w:r w:rsidR="008B471D">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64071F">
        <w:rPr>
          <w:rFonts w:cs="Calibri"/>
          <w:sz w:val="24"/>
          <w:szCs w:val="24"/>
        </w:rPr>
        <w:fldChar w:fldCharType="separate"/>
      </w:r>
      <w:r w:rsidR="0064071F" w:rsidRPr="0064071F">
        <w:rPr>
          <w:rFonts w:cs="Calibri"/>
          <w:noProof/>
          <w:sz w:val="24"/>
          <w:szCs w:val="24"/>
        </w:rPr>
        <w:t>(Dee et al., 2011)</w:t>
      </w:r>
      <w:r w:rsidR="0064071F">
        <w:rPr>
          <w:rFonts w:cs="Calibri"/>
          <w:sz w:val="24"/>
          <w:szCs w:val="24"/>
        </w:rPr>
        <w:fldChar w:fldCharType="end"/>
      </w:r>
      <w:r w:rsidR="00C24BDD" w:rsidRPr="00DB2DBC">
        <w:rPr>
          <w:rFonts w:cs="Calibri"/>
          <w:sz w:val="24"/>
          <w:szCs w:val="24"/>
        </w:rPr>
        <w:t xml:space="preserve">, </w:t>
      </w:r>
      <w:r w:rsidR="004E4F59" w:rsidRPr="00DB2DBC">
        <w:rPr>
          <w:rFonts w:cs="Calibri"/>
          <w:sz w:val="24"/>
          <w:szCs w:val="24"/>
        </w:rPr>
        <w:t xml:space="preserve">both of which I </w:t>
      </w:r>
      <w:r w:rsidR="00DC13CE" w:rsidRPr="00DB2DBC">
        <w:rPr>
          <w:rFonts w:cs="Calibri"/>
          <w:sz w:val="24"/>
          <w:szCs w:val="24"/>
        </w:rPr>
        <w:t>had prepared in the pre-processing steps detailed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9" w:name="_Toc6058538"/>
      <w:r>
        <w:t>Mortality data</w:t>
      </w:r>
      <w:bookmarkEnd w:id="9"/>
    </w:p>
    <w:p w14:paraId="0F54DD07" w14:textId="4ACAF7A7"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BC3C87" w:rsidRPr="00755632">
        <w:rPr>
          <w:sz w:val="24"/>
          <w:szCs w:val="24"/>
        </w:rPr>
        <w:t>85</w:t>
      </w:r>
      <w:r w:rsidR="005C46CD">
        <w:rPr>
          <w:sz w:val="24"/>
          <w:szCs w:val="24"/>
        </w:rPr>
        <w:t>.5 million</w:t>
      </w:r>
      <w:r w:rsidR="00BC3C87" w:rsidRPr="00755632">
        <w:rPr>
          <w:sz w:val="24"/>
          <w:szCs w:val="24"/>
        </w:rPr>
        <w:t xml:space="preserve">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(Table XX</w:t>
      </w:r>
      <w:r w:rsidR="004D4F68">
        <w:rPr>
          <w:rFonts w:cs="Calibri"/>
          <w:sz w:val="24"/>
          <w:szCs w:val="24"/>
        </w:rPr>
        <w:t xml:space="preserve"> in Chapter XX</w:t>
      </w:r>
      <w:r w:rsidR="001D09BA" w:rsidRPr="00DB2DBC">
        <w:rPr>
          <w:rFonts w:cs="Calibri"/>
          <w:sz w:val="24"/>
          <w:szCs w:val="24"/>
        </w:rPr>
        <w:t>).</w:t>
      </w:r>
    </w:p>
    <w:p w14:paraId="516C076B" w14:textId="77777777" w:rsidR="00A9615C" w:rsidRDefault="00835DC4" w:rsidP="00C7793E">
      <w:pPr>
        <w:spacing w:line="480" w:lineRule="auto"/>
        <w:ind w:firstLine="720"/>
        <w:jc w:val="both"/>
        <w:rPr>
          <w:rFonts w:cs="Calibri"/>
          <w:sz w:val="24"/>
          <w:szCs w:val="24"/>
        </w:rPr>
      </w:pPr>
      <w:r w:rsidRPr="00DB2DBC">
        <w:rPr>
          <w:rFonts w:cs="Calibri"/>
          <w:sz w:val="24"/>
          <w:szCs w:val="24"/>
        </w:rPr>
        <w:lastRenderedPageBreak/>
        <w:t>I</w:t>
      </w:r>
      <w:r w:rsidR="001D09BA" w:rsidRPr="00DB2DBC">
        <w:rPr>
          <w:rFonts w:cs="Calibri"/>
          <w:sz w:val="24"/>
          <w:szCs w:val="24"/>
        </w:rPr>
        <w:t xml:space="preserve"> used data on deaths by sex, age, underlying cause of death and state of residence in the contiguous USA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1990 to </w:t>
      </w:r>
    </w:p>
    <w:p w14:paraId="48977FA6" w14:textId="767714F6" w:rsidR="00C7793E" w:rsidRDefault="001D09BA" w:rsidP="00A9615C">
      <w:pPr>
        <w:spacing w:line="480" w:lineRule="auto"/>
        <w:jc w:val="both"/>
        <w:rPr>
          <w:rFonts w:cs="Calibri"/>
          <w:sz w:val="24"/>
          <w:szCs w:val="24"/>
        </w:rPr>
      </w:pPr>
      <w:r w:rsidRPr="00DB2DBC">
        <w:rPr>
          <w:rFonts w:cs="Calibri"/>
          <w:sz w:val="24"/>
          <w:szCs w:val="24"/>
        </w:rPr>
        <w:t>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Pr="00DB2DBC">
        <w:rPr>
          <w:rFonts w:cs="Calibri"/>
          <w:sz w:val="24"/>
          <w:szCs w:val="24"/>
        </w:rPr>
        <w:t xml:space="preserve">. </w:t>
      </w:r>
      <w:r w:rsidR="00835DC4" w:rsidRPr="00DB2DBC">
        <w:rPr>
          <w:rFonts w:cs="Calibri"/>
          <w:sz w:val="24"/>
          <w:szCs w:val="24"/>
        </w:rPr>
        <w:t>I</w:t>
      </w:r>
      <w:r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10" w:name="_Toc6058539"/>
      <w:r>
        <w:t>T</w:t>
      </w:r>
      <w:r w:rsidR="00105AC2" w:rsidRPr="00DF5807">
        <w:t>emperature</w:t>
      </w:r>
      <w:r w:rsidR="00105AC2" w:rsidRPr="00105AC2">
        <w:t xml:space="preserve"> </w:t>
      </w:r>
      <w:r>
        <w:t>data</w:t>
      </w:r>
      <w:bookmarkEnd w:id="10"/>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lastRenderedPageBreak/>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1" w:name="_Toc6058540"/>
      <w:r>
        <w:t>National m</w:t>
      </w:r>
      <w:r w:rsidR="00F01EAC" w:rsidRPr="00DF5807">
        <w:t>odel specification</w:t>
      </w:r>
      <w:bookmarkEnd w:id="11"/>
    </w:p>
    <w:p w14:paraId="67D9C28C" w14:textId="2EF7FB7A" w:rsidR="00A239F9" w:rsidRPr="00A239F9" w:rsidRDefault="00A239F9" w:rsidP="00A239F9">
      <w:pPr>
        <w:spacing w:line="480" w:lineRule="auto"/>
        <w:ind w:firstLine="720"/>
        <w:jc w:val="both"/>
        <w:rPr>
          <w:rFonts w:cs="Calibri"/>
          <w:sz w:val="24"/>
          <w:szCs w:val="24"/>
        </w:rPr>
      </w:pPr>
      <w:r w:rsidRPr="00A239F9">
        <w:rPr>
          <w:rFonts w:cs="Calibri"/>
          <w:sz w:val="24"/>
          <w:szCs w:val="24"/>
        </w:rPr>
        <w:t xml:space="preserve">The main objective of creating the model structure was to statistically infer and isolate the effect of anomalous temperature on death rates. I will discuss certain choices I made in model design, and the logic that led me to a particular choice. </w:t>
      </w:r>
    </w:p>
    <w:p w14:paraId="3CCB93B5" w14:textId="1ABBA100" w:rsidR="00020DF7" w:rsidRDefault="00AE150C" w:rsidP="00DB2DBC">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formulated a Bayesian spatio-temporal model to directly estimate the effect of temperature anomaly on death</w:t>
      </w:r>
      <w:r w:rsidR="00994C54">
        <w:rPr>
          <w:rFonts w:cs="Calibri"/>
          <w:sz w:val="24"/>
          <w:szCs w:val="24"/>
        </w:rPr>
        <w:t>s</w:t>
      </w:r>
      <w:r w:rsidR="00020DF7" w:rsidRPr="00DB2DBC">
        <w:rPr>
          <w:rFonts w:cs="Calibri"/>
          <w:sz w:val="24"/>
          <w:szCs w:val="24"/>
        </w:rPr>
        <w:t xml:space="preserve"> rates. The outcome was deaths from </w:t>
      </w:r>
      <w:r w:rsidR="00981169">
        <w:rPr>
          <w:rFonts w:cs="Calibri"/>
          <w:sz w:val="24"/>
          <w:szCs w:val="24"/>
        </w:rPr>
        <w:t>various causes of death</w:t>
      </w:r>
      <w:r w:rsidR="00020DF7" w:rsidRPr="00DB2DBC">
        <w:rPr>
          <w:rFonts w:cs="Calibri"/>
          <w:sz w:val="24"/>
          <w:szCs w:val="24"/>
        </w:rPr>
        <w:t xml:space="preserve">. </w:t>
      </w:r>
      <w:r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B99D05A" w14:textId="6A3F6ADC" w:rsidR="00C830AB" w:rsidRDefault="001839BA" w:rsidP="000866BD">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641DCC" w:rsidRPr="000F0DE0">
        <w:rPr>
          <w:b/>
        </w:rPr>
        <w:t xml:space="preserve">Equation </w:t>
      </w:r>
      <w:r w:rsidR="00641DCC">
        <w:rPr>
          <w:b/>
          <w:noProof/>
        </w:rPr>
        <w:t>1</w:t>
      </w:r>
      <w:r w:rsidR="001D796F">
        <w:rPr>
          <w:rFonts w:cs="Calibri"/>
          <w:sz w:val="24"/>
          <w:szCs w:val="24"/>
        </w:rPr>
        <w:fldChar w:fldCharType="end"/>
      </w:r>
      <w:r w:rsidR="000866BD">
        <w:rPr>
          <w:rFonts w:cs="Calibri"/>
          <w:sz w:val="24"/>
          <w:szCs w:val="24"/>
        </w:rPr>
        <w:t>:</w:t>
      </w:r>
    </w:p>
    <w:p w14:paraId="382E2B90" w14:textId="77777777" w:rsidR="000866BD" w:rsidRPr="00DB2DBC" w:rsidRDefault="000866BD" w:rsidP="00212E11">
      <w:pPr>
        <w:suppressLineNumbers/>
        <w:spacing w:line="480" w:lineRule="auto"/>
        <w:ind w:firstLine="720"/>
        <w:jc w:val="both"/>
        <w:rPr>
          <w:rFonts w:cs="Calibri"/>
          <w:sz w:val="24"/>
          <w:szCs w:val="24"/>
        </w:rPr>
      </w:pPr>
    </w:p>
    <w:p w14:paraId="210469C7" w14:textId="70824034" w:rsidR="000F0DE0" w:rsidRDefault="00BE3EB4"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state-month-year</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r>
            <w:rPr>
              <w:rFonts w:ascii="Cambria Math" w:hAnsi="Cambria Math" w:cs="Calibri"/>
              <w:sz w:val="24"/>
              <w:szCs w:val="24"/>
            </w:rPr>
            <m:t>)</m:t>
          </m:r>
        </m:oMath>
      </m:oMathPara>
    </w:p>
    <w:p w14:paraId="39F884A2" w14:textId="2AD79E49" w:rsidR="00020DF7" w:rsidRPr="00DB2DBC" w:rsidRDefault="000F0DE0" w:rsidP="000F0DE0">
      <w:pPr>
        <w:jc w:val="center"/>
        <w:rPr>
          <w:rFonts w:cs="Calibri"/>
          <w:sz w:val="24"/>
          <w:szCs w:val="24"/>
        </w:rPr>
      </w:pPr>
      <w:bookmarkStart w:id="12" w:name="_Ref5630560"/>
      <w:bookmarkStart w:id="13" w:name="_Toc5971399"/>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641DCC">
        <w:rPr>
          <w:b/>
          <w:noProof/>
        </w:rPr>
        <w:t>1</w:t>
      </w:r>
      <w:r w:rsidRPr="000F0DE0">
        <w:rPr>
          <w:b/>
        </w:rPr>
        <w:fldChar w:fldCharType="end"/>
      </w:r>
      <w:bookmarkEnd w:id="12"/>
      <w:r>
        <w:t>. Temperature model data likelihood.</w:t>
      </w:r>
      <w:bookmarkEnd w:id="13"/>
    </w:p>
    <w:p w14:paraId="5A15585B" w14:textId="77777777" w:rsidR="00C830AB" w:rsidRPr="00DB2DBC" w:rsidRDefault="00C830AB" w:rsidP="00212E11">
      <w:pPr>
        <w:suppressLineNumbers/>
        <w:jc w:val="both"/>
        <w:rPr>
          <w:rFonts w:cs="Calibri"/>
          <w:sz w:val="24"/>
          <w:szCs w:val="24"/>
        </w:rPr>
      </w:pPr>
    </w:p>
    <w:p w14:paraId="38337B3F" w14:textId="4072A11C" w:rsidR="00045246" w:rsidRPr="00DB2DBC" w:rsidRDefault="008F0D8A" w:rsidP="00020DF7">
      <w:pPr>
        <w:spacing w:line="480" w:lineRule="auto"/>
        <w:jc w:val="both"/>
        <w:rPr>
          <w:rFonts w:cs="Calibri"/>
          <w:sz w:val="24"/>
          <w:szCs w:val="24"/>
        </w:rPr>
      </w:pPr>
      <w:r>
        <w:rPr>
          <w:rFonts w:cs="Calibri"/>
          <w:sz w:val="24"/>
          <w:szCs w:val="24"/>
        </w:rPr>
        <w:lastRenderedPageBreak/>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641DCC" w:rsidRPr="00A91EA9">
        <w:rPr>
          <w:b/>
        </w:rPr>
        <w:t xml:space="preserve">Equation </w:t>
      </w:r>
      <w:r w:rsidR="00641DCC">
        <w:rPr>
          <w:b/>
          <w:noProof/>
        </w:rPr>
        <w:t>2</w:t>
      </w:r>
      <w:r w:rsidR="00503186">
        <w:rPr>
          <w:rFonts w:cs="Calibri"/>
          <w:sz w:val="24"/>
          <w:szCs w:val="24"/>
        </w:rPr>
        <w:fldChar w:fldCharType="end"/>
      </w:r>
      <w:r w:rsidR="00570B10">
        <w:rPr>
          <w:rFonts w:cs="Calibri"/>
          <w:sz w:val="24"/>
          <w:szCs w:val="24"/>
        </w:rPr>
        <w:t>:</w:t>
      </w:r>
    </w:p>
    <w:p w14:paraId="4B4CE8A4" w14:textId="192FEDDC" w:rsidR="00020DF7" w:rsidRPr="00DB2DBC" w:rsidRDefault="00BE3EB4" w:rsidP="00A91EA9">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2C3FA150" w14:textId="3818F5AC" w:rsidR="00570B10" w:rsidRDefault="00A91EA9" w:rsidP="001104F6">
      <w:pPr>
        <w:jc w:val="center"/>
      </w:pPr>
      <w:bookmarkStart w:id="14" w:name="_Ref5574051"/>
      <w:bookmarkStart w:id="15" w:name="_Toc5971400"/>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641DCC">
        <w:rPr>
          <w:b/>
          <w:noProof/>
        </w:rPr>
        <w:t>2</w:t>
      </w:r>
      <w:r w:rsidRPr="00A91EA9">
        <w:rPr>
          <w:b/>
        </w:rPr>
        <w:fldChar w:fldCharType="end"/>
      </w:r>
      <w:bookmarkEnd w:id="14"/>
      <w:r>
        <w:t>. National temperature model</w:t>
      </w:r>
      <w:bookmarkEnd w:id="15"/>
    </w:p>
    <w:p w14:paraId="13786656" w14:textId="77777777" w:rsidR="001104F6" w:rsidRPr="001104F6" w:rsidRDefault="001104F6" w:rsidP="00061A6B">
      <w:pPr>
        <w:suppressLineNumbers/>
        <w:jc w:val="center"/>
      </w:pPr>
    </w:p>
    <w:p w14:paraId="48077AA3" w14:textId="34542774"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 xml:space="preserve">parameters are intercepts,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 xml:space="preserve">parameters are temporal slopes,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 xml:space="preserve">parameter is a random walk over time, the </w:t>
      </w:r>
      <m:oMath>
        <m:r>
          <w:rPr>
            <w:rFonts w:ascii="Cambria Math" w:hAnsi="Cambria Math" w:cs="Calibri"/>
            <w:sz w:val="24"/>
            <w:szCs w:val="24"/>
          </w:rPr>
          <m:t>ɛ</m:t>
        </m:r>
      </m:oMath>
      <w:r w:rsidR="00AD7B70" w:rsidRPr="00DB2DBC">
        <w:rPr>
          <w:rFonts w:cs="Calibri"/>
          <w:sz w:val="24"/>
          <w:szCs w:val="24"/>
        </w:rPr>
        <w:t xml:space="preserve"> </w:t>
      </w:r>
      <w:r w:rsidRPr="00DB2DBC">
        <w:rPr>
          <w:rFonts w:cs="Calibri"/>
          <w:sz w:val="24"/>
          <w:szCs w:val="24"/>
        </w:rPr>
        <w:t xml:space="preserve">parameter is the overdispersion term and 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641DCC" w:rsidRPr="00A91EA9">
        <w:rPr>
          <w:b/>
        </w:rPr>
        <w:t xml:space="preserve">Equation </w:t>
      </w:r>
      <w:r w:rsidR="00641DCC">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641DCC" w:rsidRPr="00663577">
        <w:rPr>
          <w:b/>
        </w:rPr>
        <w:t xml:space="preserve">Table </w:t>
      </w:r>
      <w:r w:rsidR="00641DCC">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641DCC" w:rsidRPr="0087446B">
        <w:rPr>
          <w:b/>
        </w:rPr>
        <w:t xml:space="preserve">Table </w:t>
      </w:r>
      <w:r w:rsidR="00641DCC">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state-month-year</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BE3EB4"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r w:rsidR="001104F6" w:rsidRPr="00D164DE" w14:paraId="10A1292A" w14:textId="77777777" w:rsidTr="001104F6">
        <w:trPr>
          <w:trHeight w:val="320"/>
        </w:trPr>
        <w:tc>
          <w:tcPr>
            <w:tcW w:w="7779" w:type="dxa"/>
            <w:gridSpan w:val="2"/>
            <w:noWrap/>
          </w:tcPr>
          <w:p w14:paraId="20FFCE7C" w14:textId="77777777" w:rsidR="001104F6" w:rsidRPr="000260BF" w:rsidRDefault="001104F6" w:rsidP="007059E2">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DF20102" w14:textId="77777777" w:rsidTr="001104F6">
        <w:trPr>
          <w:trHeight w:val="320"/>
        </w:trPr>
        <w:tc>
          <w:tcPr>
            <w:tcW w:w="3098" w:type="dxa"/>
            <w:noWrap/>
          </w:tcPr>
          <w:p w14:paraId="11B4F9FE" w14:textId="77777777" w:rsidR="001104F6" w:rsidRPr="000260BF" w:rsidRDefault="00BE3EB4" w:rsidP="007059E2">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66E72E8F" w14:textId="77777777" w:rsidR="001104F6" w:rsidRPr="000260BF" w:rsidRDefault="001104F6" w:rsidP="007059E2">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7A144CE6" w:rsidR="00D35368" w:rsidRDefault="00A24C5D" w:rsidP="000E5D3D">
      <w:pPr>
        <w:suppressLineNumbers/>
        <w:jc w:val="center"/>
      </w:pPr>
      <w:bookmarkStart w:id="16" w:name="_Ref5634639"/>
      <w:bookmarkStart w:id="17" w:name="_Toc5971391"/>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641DCC">
        <w:rPr>
          <w:b/>
          <w:noProof/>
        </w:rPr>
        <w:t>1</w:t>
      </w:r>
      <w:r w:rsidR="00B40990">
        <w:rPr>
          <w:b/>
        </w:rPr>
        <w:fldChar w:fldCharType="end"/>
      </w:r>
      <w:bookmarkEnd w:id="16"/>
      <w:r>
        <w:t xml:space="preserve">. </w:t>
      </w:r>
      <w:r w:rsidR="0040079C">
        <w:t>National temperature m</w:t>
      </w:r>
      <w:r>
        <w:t>odel parameters.</w:t>
      </w:r>
      <w:bookmarkEnd w:id="17"/>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BE3EB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BE3EB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BE3EB4"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BE3EB4"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BE3EB4"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BE3EB4"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50FF74F3" w14:textId="77777777" w:rsidTr="001104F6">
        <w:trPr>
          <w:trHeight w:val="320"/>
        </w:trPr>
        <w:tc>
          <w:tcPr>
            <w:tcW w:w="9493" w:type="dxa"/>
            <w:gridSpan w:val="2"/>
            <w:noWrap/>
          </w:tcPr>
          <w:p w14:paraId="26CAE6A8" w14:textId="77777777" w:rsidR="001104F6" w:rsidRPr="000260BF" w:rsidRDefault="001104F6" w:rsidP="001104F6">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1104F6" w:rsidRPr="00D164DE" w14:paraId="4248E5A7" w14:textId="77777777" w:rsidTr="001104F6">
        <w:trPr>
          <w:trHeight w:val="320"/>
        </w:trPr>
        <w:tc>
          <w:tcPr>
            <w:tcW w:w="3098" w:type="dxa"/>
            <w:noWrap/>
          </w:tcPr>
          <w:p w14:paraId="733677C6" w14:textId="77777777" w:rsidR="001104F6" w:rsidRPr="000260BF" w:rsidRDefault="00BE3EB4"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tcPr>
          <w:p w14:paraId="0B9DDD8B" w14:textId="77777777" w:rsidR="001104F6" w:rsidRPr="000260BF" w:rsidRDefault="00BE3EB4" w:rsidP="001104F6">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7C5D506D" w14:textId="77777777" w:rsidTr="001104F6">
        <w:trPr>
          <w:trHeight w:val="320"/>
        </w:trPr>
        <w:tc>
          <w:tcPr>
            <w:tcW w:w="3098" w:type="dxa"/>
            <w:noWrap/>
          </w:tcPr>
          <w:p w14:paraId="019F0E70" w14:textId="77777777" w:rsidR="001104F6" w:rsidRDefault="001104F6" w:rsidP="001104F6">
            <w:pPr>
              <w:keepNext/>
              <w:spacing w:after="0"/>
              <w:rPr>
                <w:sz w:val="24"/>
                <w:szCs w:val="24"/>
              </w:rPr>
            </w:pPr>
            <m:oMathPara>
              <m:oMath>
                <m:r>
                  <m:rPr>
                    <m:nor/>
                  </m:rPr>
                  <w:rPr>
                    <w:rFonts w:ascii="Cambria Math" w:eastAsia="Times New Roman" w:hAnsi="Cambria Math" w:cs="Calibri"/>
                    <w:color w:val="000000"/>
                    <w:sz w:val="24"/>
                    <w:szCs w:val="24"/>
                  </w:rPr>
                  <w:lastRenderedPageBreak/>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tcPr>
          <w:p w14:paraId="4DF99F33" w14:textId="77777777" w:rsidR="001104F6" w:rsidRDefault="001104F6" w:rsidP="001104F6">
            <w:pPr>
              <w:keepNext/>
              <w:spacing w:after="0"/>
              <w:rPr>
                <w:rFonts w:eastAsia="Times New Roman" w:cs="Calibri"/>
                <w:sz w:val="24"/>
                <w:szCs w:val="24"/>
              </w:rPr>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6CEA664D" w:rsidR="001104F6" w:rsidRDefault="00C17AFC" w:rsidP="0044361D">
      <w:pPr>
        <w:suppressLineNumbers/>
        <w:jc w:val="center"/>
      </w:pPr>
      <w:bookmarkStart w:id="18" w:name="_Ref5636139"/>
      <w:bookmarkStart w:id="19" w:name="_Toc5971392"/>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641DCC">
        <w:rPr>
          <w:b/>
          <w:noProof/>
        </w:rPr>
        <w:t>2</w:t>
      </w:r>
      <w:r w:rsidR="00B40990">
        <w:rPr>
          <w:b/>
        </w:rPr>
        <w:fldChar w:fldCharType="end"/>
      </w:r>
      <w:bookmarkEnd w:id="18"/>
      <w:r w:rsidRPr="0087446B">
        <w:t>. National temperature model priors.</w:t>
      </w:r>
      <w:bookmarkEnd w:id="19"/>
    </w:p>
    <w:p w14:paraId="08C954C0" w14:textId="4B9069D0" w:rsidR="00DB40B2" w:rsidRDefault="00B96FE9" w:rsidP="00DB40B2">
      <w:pPr>
        <w:pStyle w:val="Heading3"/>
      </w:pPr>
      <w:bookmarkStart w:id="20" w:name="_Toc6058541"/>
      <w:r>
        <w:t>Overall terms</w:t>
      </w:r>
      <w:bookmarkEnd w:id="20"/>
    </w:p>
    <w:p w14:paraId="2A9810AC" w14:textId="1983B451"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641DCC" w:rsidRPr="0087446B">
        <w:rPr>
          <w:b/>
        </w:rPr>
        <w:t xml:space="preserve">Table </w:t>
      </w:r>
      <w:r w:rsidR="00641DCC">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1" w:name="_Toc6058542"/>
      <w:r>
        <w:t>Month terms</w:t>
      </w:r>
      <w:bookmarkEnd w:id="21"/>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2" w:name="_Toc6058543"/>
      <w:r>
        <w:t>State terms</w:t>
      </w:r>
      <w:bookmarkEnd w:id="22"/>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63DC5E6F" w:rsidR="00015BA8" w:rsidRPr="00FF2D89" w:rsidRDefault="00020DF7" w:rsidP="00E33C91">
      <w:pPr>
        <w:spacing w:line="480" w:lineRule="auto"/>
        <w:ind w:firstLine="720"/>
        <w:jc w:val="both"/>
        <w:rPr>
          <w:rFonts w:cs="Calibri"/>
          <w:sz w:val="24"/>
          <w:szCs w:val="24"/>
        </w:rPr>
      </w:pPr>
      <w:r w:rsidRPr="00DB2DBC">
        <w:rPr>
          <w:rFonts w:cs="Calibri"/>
          <w:sz w:val="24"/>
          <w:szCs w:val="24"/>
        </w:rPr>
        <w:lastRenderedPageBreak/>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641DCC" w:rsidRPr="0087446B">
        <w:rPr>
          <w:b/>
        </w:rPr>
        <w:t xml:space="preserve">Table </w:t>
      </w:r>
      <w:r w:rsidR="00641DCC">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641DCC" w:rsidRPr="0087446B">
        <w:rPr>
          <w:b/>
        </w:rPr>
        <w:t xml:space="preserve">Table </w:t>
      </w:r>
      <w:r w:rsidR="00641DCC">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3" w:name="_Toc6058544"/>
      <w:r>
        <w:t>Interaction terms</w:t>
      </w:r>
      <w:bookmarkEnd w:id="23"/>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59C20553" w:rsidR="00211767" w:rsidRDefault="00211767" w:rsidP="00211767">
      <w:pPr>
        <w:pStyle w:val="Heading3"/>
        <w:rPr>
          <w:rFonts w:cs="Calibri"/>
        </w:rPr>
      </w:pPr>
      <w:bookmarkStart w:id="24" w:name="_Toc6058545"/>
      <w:r>
        <w:t>Non-linear time trend</w:t>
      </w:r>
      <w:r w:rsidR="00482EF5">
        <w:t>s</w:t>
      </w:r>
      <w:bookmarkEnd w:id="24"/>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613A06">
            <w:pPr>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613A06">
            <w:pPr>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613A06">
            <w:pPr>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613A06">
            <w:pPr>
              <w:jc w:val="center"/>
              <w:rPr>
                <w:b/>
                <w:lang w:val="en-US"/>
              </w:rPr>
            </w:pPr>
            <w:r>
              <w:rPr>
                <w:b/>
                <w:lang w:val="en-US"/>
              </w:rPr>
              <w:t>Subnational RW DIC</w:t>
            </w:r>
          </w:p>
        </w:tc>
        <w:tc>
          <w:tcPr>
            <w:tcW w:w="1276" w:type="dxa"/>
          </w:tcPr>
          <w:p w14:paraId="16FA3B88" w14:textId="77777777" w:rsidR="00613A06" w:rsidRPr="0026192C" w:rsidRDefault="00613A06" w:rsidP="00613A06">
            <w:pPr>
              <w:jc w:val="center"/>
              <w:rPr>
                <w:b/>
                <w:lang w:val="en-US"/>
              </w:rPr>
            </w:pPr>
            <w:r>
              <w:rPr>
                <w:b/>
                <w:lang w:val="en-US"/>
              </w:rPr>
              <w:t>DIC difference</w:t>
            </w:r>
          </w:p>
        </w:tc>
        <w:tc>
          <w:tcPr>
            <w:tcW w:w="1418" w:type="dxa"/>
          </w:tcPr>
          <w:p w14:paraId="18CA99EA" w14:textId="77777777" w:rsidR="00613A06" w:rsidRDefault="00613A06" w:rsidP="00613A06">
            <w:pPr>
              <w:jc w:val="center"/>
              <w:rPr>
                <w:b/>
                <w:lang w:val="en-US"/>
              </w:rPr>
            </w:pPr>
            <w:r>
              <w:rPr>
                <w:b/>
                <w:lang w:val="en-US"/>
              </w:rPr>
              <w:t>Minimum</w:t>
            </w:r>
          </w:p>
          <w:p w14:paraId="2F7F60C1" w14:textId="77777777" w:rsidR="00613A06" w:rsidRPr="0026192C" w:rsidRDefault="00613A06" w:rsidP="00613A06">
            <w:pPr>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613A06">
            <w:pPr>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613A06">
            <w:pPr>
              <w:jc w:val="center"/>
              <w:rPr>
                <w:b/>
                <w:lang w:val="en-US"/>
              </w:rPr>
            </w:pPr>
            <w:r>
              <w:rPr>
                <w:b/>
                <w:lang w:val="en-US"/>
              </w:rPr>
              <w:t>Subnational RW run time</w:t>
            </w:r>
          </w:p>
          <w:p w14:paraId="12B13EB2" w14:textId="77777777" w:rsidR="00613A06" w:rsidRPr="0026192C" w:rsidRDefault="00613A06" w:rsidP="00613A06">
            <w:pPr>
              <w:jc w:val="center"/>
              <w:rPr>
                <w:b/>
                <w:lang w:val="en-US"/>
              </w:rPr>
            </w:pPr>
            <w:r>
              <w:rPr>
                <w:b/>
                <w:lang w:val="en-US"/>
              </w:rPr>
              <w:t>(mins)</w:t>
            </w:r>
          </w:p>
        </w:tc>
        <w:tc>
          <w:tcPr>
            <w:tcW w:w="1134" w:type="dxa"/>
          </w:tcPr>
          <w:p w14:paraId="34BEDBBA" w14:textId="77777777" w:rsidR="00613A06" w:rsidRPr="0026192C" w:rsidRDefault="00613A06" w:rsidP="00613A06">
            <w:pPr>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613A06">
            <w:pPr>
              <w:rPr>
                <w:lang w:val="en-US"/>
              </w:rPr>
            </w:pPr>
            <w:r>
              <w:rPr>
                <w:lang w:val="en-US"/>
              </w:rPr>
              <w:t>0-4</w:t>
            </w:r>
          </w:p>
        </w:tc>
        <w:tc>
          <w:tcPr>
            <w:tcW w:w="1560" w:type="dxa"/>
            <w:shd w:val="clear" w:color="auto" w:fill="FFF2CC" w:themeFill="accent4" w:themeFillTint="33"/>
          </w:tcPr>
          <w:p w14:paraId="16F04E1F" w14:textId="77777777" w:rsidR="00613A06" w:rsidRDefault="00613A06" w:rsidP="00613A06">
            <w:pPr>
              <w:rPr>
                <w:lang w:val="en-US"/>
              </w:rPr>
            </w:pPr>
            <w:r>
              <w:rPr>
                <w:lang w:val="en-US"/>
              </w:rPr>
              <w:t>1.8</w:t>
            </w:r>
          </w:p>
        </w:tc>
        <w:tc>
          <w:tcPr>
            <w:tcW w:w="1134" w:type="dxa"/>
          </w:tcPr>
          <w:p w14:paraId="1BF1BDCD" w14:textId="77777777" w:rsidR="00613A06" w:rsidRDefault="00613A06" w:rsidP="00613A06">
            <w:pPr>
              <w:rPr>
                <w:lang w:val="en-US"/>
              </w:rPr>
            </w:pPr>
            <w:r>
              <w:rPr>
                <w:lang w:val="en-US"/>
              </w:rPr>
              <w:t>38136.7</w:t>
            </w:r>
          </w:p>
        </w:tc>
        <w:tc>
          <w:tcPr>
            <w:tcW w:w="1417" w:type="dxa"/>
          </w:tcPr>
          <w:p w14:paraId="240B2057" w14:textId="77777777" w:rsidR="00613A06" w:rsidRDefault="00613A06" w:rsidP="00613A06">
            <w:pPr>
              <w:rPr>
                <w:lang w:val="en-US"/>
              </w:rPr>
            </w:pPr>
            <w:r>
              <w:rPr>
                <w:lang w:val="en-US"/>
              </w:rPr>
              <w:t>38096.8</w:t>
            </w:r>
          </w:p>
        </w:tc>
        <w:tc>
          <w:tcPr>
            <w:tcW w:w="1276" w:type="dxa"/>
            <w:shd w:val="clear" w:color="auto" w:fill="F4B083" w:themeFill="accent2" w:themeFillTint="99"/>
          </w:tcPr>
          <w:p w14:paraId="59E46C4A" w14:textId="77777777" w:rsidR="00613A06" w:rsidRDefault="00613A06" w:rsidP="00613A06">
            <w:pPr>
              <w:rPr>
                <w:lang w:val="en-US"/>
              </w:rPr>
            </w:pPr>
            <w:r>
              <w:rPr>
                <w:lang w:val="en-US"/>
              </w:rPr>
              <w:t>40.0</w:t>
            </w:r>
          </w:p>
        </w:tc>
        <w:tc>
          <w:tcPr>
            <w:tcW w:w="1418" w:type="dxa"/>
            <w:shd w:val="clear" w:color="auto" w:fill="F4B083" w:themeFill="accent2" w:themeFillTint="99"/>
          </w:tcPr>
          <w:p w14:paraId="2B1B460D" w14:textId="77777777" w:rsidR="00613A06" w:rsidRDefault="00613A06" w:rsidP="00613A06">
            <w:pPr>
              <w:rPr>
                <w:lang w:val="en-US"/>
              </w:rPr>
            </w:pPr>
            <w:r>
              <w:rPr>
                <w:lang w:val="en-US"/>
              </w:rPr>
              <w:t>Subnational RW</w:t>
            </w:r>
          </w:p>
        </w:tc>
        <w:tc>
          <w:tcPr>
            <w:tcW w:w="1275" w:type="dxa"/>
          </w:tcPr>
          <w:p w14:paraId="505B1B2B" w14:textId="77777777" w:rsidR="00613A06" w:rsidRDefault="00613A06" w:rsidP="00613A06">
            <w:pPr>
              <w:rPr>
                <w:lang w:val="en-US"/>
              </w:rPr>
            </w:pPr>
            <w:r>
              <w:rPr>
                <w:lang w:val="en-US"/>
              </w:rPr>
              <w:t>43.5</w:t>
            </w:r>
          </w:p>
        </w:tc>
        <w:tc>
          <w:tcPr>
            <w:tcW w:w="1418" w:type="dxa"/>
            <w:shd w:val="clear" w:color="auto" w:fill="auto"/>
          </w:tcPr>
          <w:p w14:paraId="522E0E2C" w14:textId="77777777" w:rsidR="00613A06" w:rsidRDefault="00613A06" w:rsidP="00613A06">
            <w:pPr>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613A06">
            <w:pPr>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613A06">
            <w:pPr>
              <w:rPr>
                <w:lang w:val="en-US"/>
              </w:rPr>
            </w:pPr>
            <w:r>
              <w:rPr>
                <w:lang w:val="en-US"/>
              </w:rPr>
              <w:t>5-14</w:t>
            </w:r>
          </w:p>
        </w:tc>
        <w:tc>
          <w:tcPr>
            <w:tcW w:w="1560" w:type="dxa"/>
            <w:shd w:val="clear" w:color="auto" w:fill="FFF2CC" w:themeFill="accent4" w:themeFillTint="33"/>
          </w:tcPr>
          <w:p w14:paraId="1F536A85" w14:textId="77777777" w:rsidR="00613A06" w:rsidRDefault="00613A06" w:rsidP="00613A06">
            <w:pPr>
              <w:rPr>
                <w:lang w:val="en-US"/>
              </w:rPr>
            </w:pPr>
            <w:r>
              <w:rPr>
                <w:lang w:val="en-US"/>
              </w:rPr>
              <w:t>0.4</w:t>
            </w:r>
          </w:p>
        </w:tc>
        <w:tc>
          <w:tcPr>
            <w:tcW w:w="1134" w:type="dxa"/>
          </w:tcPr>
          <w:p w14:paraId="5E2A3F97" w14:textId="77777777" w:rsidR="00613A06" w:rsidRDefault="00613A06" w:rsidP="00613A06">
            <w:pPr>
              <w:rPr>
                <w:lang w:val="en-US"/>
              </w:rPr>
            </w:pPr>
            <w:r>
              <w:rPr>
                <w:lang w:val="en-US"/>
              </w:rPr>
              <w:t>28354.6</w:t>
            </w:r>
          </w:p>
        </w:tc>
        <w:tc>
          <w:tcPr>
            <w:tcW w:w="1417" w:type="dxa"/>
          </w:tcPr>
          <w:p w14:paraId="15D66471" w14:textId="77777777" w:rsidR="00613A06" w:rsidRDefault="00613A06" w:rsidP="00613A06">
            <w:pPr>
              <w:rPr>
                <w:lang w:val="en-US"/>
              </w:rPr>
            </w:pPr>
            <w:r>
              <w:rPr>
                <w:lang w:val="en-US"/>
              </w:rPr>
              <w:t>28330.1</w:t>
            </w:r>
          </w:p>
        </w:tc>
        <w:tc>
          <w:tcPr>
            <w:tcW w:w="1276" w:type="dxa"/>
            <w:shd w:val="clear" w:color="auto" w:fill="F4B083" w:themeFill="accent2" w:themeFillTint="99"/>
          </w:tcPr>
          <w:p w14:paraId="5CD7FBB2" w14:textId="77777777" w:rsidR="00613A06" w:rsidRDefault="00613A06" w:rsidP="00613A06">
            <w:pPr>
              <w:rPr>
                <w:lang w:val="en-US"/>
              </w:rPr>
            </w:pPr>
            <w:r>
              <w:rPr>
                <w:lang w:val="en-US"/>
              </w:rPr>
              <w:t>24.5</w:t>
            </w:r>
          </w:p>
        </w:tc>
        <w:tc>
          <w:tcPr>
            <w:tcW w:w="1418" w:type="dxa"/>
            <w:shd w:val="clear" w:color="auto" w:fill="F4B083" w:themeFill="accent2" w:themeFillTint="99"/>
          </w:tcPr>
          <w:p w14:paraId="64DFC1CA" w14:textId="77777777" w:rsidR="00613A06" w:rsidRDefault="00613A06" w:rsidP="00613A06">
            <w:pPr>
              <w:rPr>
                <w:lang w:val="en-US"/>
              </w:rPr>
            </w:pPr>
            <w:r>
              <w:rPr>
                <w:lang w:val="en-US"/>
              </w:rPr>
              <w:t>Subnational RW</w:t>
            </w:r>
          </w:p>
        </w:tc>
        <w:tc>
          <w:tcPr>
            <w:tcW w:w="1275" w:type="dxa"/>
          </w:tcPr>
          <w:p w14:paraId="771A5253" w14:textId="77777777" w:rsidR="00613A06" w:rsidRDefault="00613A06" w:rsidP="00613A06">
            <w:pPr>
              <w:rPr>
                <w:lang w:val="en-US"/>
              </w:rPr>
            </w:pPr>
            <w:r>
              <w:rPr>
                <w:lang w:val="en-US"/>
              </w:rPr>
              <w:t>37.9</w:t>
            </w:r>
          </w:p>
        </w:tc>
        <w:tc>
          <w:tcPr>
            <w:tcW w:w="1418" w:type="dxa"/>
            <w:shd w:val="clear" w:color="auto" w:fill="auto"/>
          </w:tcPr>
          <w:p w14:paraId="47D5223A" w14:textId="77777777" w:rsidR="00613A06" w:rsidRDefault="00613A06" w:rsidP="00613A06">
            <w:pPr>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613A06">
            <w:pPr>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613A06">
            <w:pPr>
              <w:rPr>
                <w:lang w:val="en-US"/>
              </w:rPr>
            </w:pPr>
            <w:r>
              <w:rPr>
                <w:lang w:val="en-US"/>
              </w:rPr>
              <w:t>15-24</w:t>
            </w:r>
          </w:p>
        </w:tc>
        <w:tc>
          <w:tcPr>
            <w:tcW w:w="1560" w:type="dxa"/>
            <w:shd w:val="clear" w:color="auto" w:fill="FFF2CC" w:themeFill="accent4" w:themeFillTint="33"/>
          </w:tcPr>
          <w:p w14:paraId="3DC0FB61" w14:textId="77777777" w:rsidR="00613A06" w:rsidRDefault="00613A06" w:rsidP="00613A06">
            <w:pPr>
              <w:rPr>
                <w:lang w:val="en-US"/>
              </w:rPr>
            </w:pPr>
            <w:r>
              <w:rPr>
                <w:lang w:val="en-US"/>
              </w:rPr>
              <w:t>2.2</w:t>
            </w:r>
          </w:p>
        </w:tc>
        <w:tc>
          <w:tcPr>
            <w:tcW w:w="1134" w:type="dxa"/>
          </w:tcPr>
          <w:p w14:paraId="2F787EE6" w14:textId="77777777" w:rsidR="00613A06" w:rsidRDefault="00613A06" w:rsidP="00613A06">
            <w:pPr>
              <w:rPr>
                <w:lang w:val="en-US"/>
              </w:rPr>
            </w:pPr>
            <w:r>
              <w:rPr>
                <w:lang w:val="en-US"/>
              </w:rPr>
              <w:t>39053.2</w:t>
            </w:r>
          </w:p>
        </w:tc>
        <w:tc>
          <w:tcPr>
            <w:tcW w:w="1417" w:type="dxa"/>
          </w:tcPr>
          <w:p w14:paraId="3CA8FC0C" w14:textId="77777777" w:rsidR="00613A06" w:rsidRDefault="00613A06" w:rsidP="00613A06">
            <w:pPr>
              <w:rPr>
                <w:lang w:val="en-US"/>
              </w:rPr>
            </w:pPr>
            <w:r>
              <w:rPr>
                <w:lang w:val="en-US"/>
              </w:rPr>
              <w:t>39008.2</w:t>
            </w:r>
          </w:p>
        </w:tc>
        <w:tc>
          <w:tcPr>
            <w:tcW w:w="1276" w:type="dxa"/>
            <w:shd w:val="clear" w:color="auto" w:fill="F4B083" w:themeFill="accent2" w:themeFillTint="99"/>
          </w:tcPr>
          <w:p w14:paraId="39DA1E91" w14:textId="77777777" w:rsidR="00613A06" w:rsidRDefault="00613A06" w:rsidP="00613A06">
            <w:pPr>
              <w:rPr>
                <w:lang w:val="en-US"/>
              </w:rPr>
            </w:pPr>
            <w:r>
              <w:rPr>
                <w:lang w:val="en-US"/>
              </w:rPr>
              <w:t>45.0</w:t>
            </w:r>
          </w:p>
        </w:tc>
        <w:tc>
          <w:tcPr>
            <w:tcW w:w="1418" w:type="dxa"/>
            <w:shd w:val="clear" w:color="auto" w:fill="F4B083" w:themeFill="accent2" w:themeFillTint="99"/>
          </w:tcPr>
          <w:p w14:paraId="7FD38214" w14:textId="77777777" w:rsidR="00613A06" w:rsidRDefault="00613A06" w:rsidP="00613A06">
            <w:pPr>
              <w:rPr>
                <w:lang w:val="en-US"/>
              </w:rPr>
            </w:pPr>
            <w:r>
              <w:rPr>
                <w:lang w:val="en-US"/>
              </w:rPr>
              <w:t>Subnational RW</w:t>
            </w:r>
          </w:p>
        </w:tc>
        <w:tc>
          <w:tcPr>
            <w:tcW w:w="1275" w:type="dxa"/>
          </w:tcPr>
          <w:p w14:paraId="70323E8F" w14:textId="77777777" w:rsidR="00613A06" w:rsidRDefault="00613A06" w:rsidP="00613A06">
            <w:pPr>
              <w:rPr>
                <w:lang w:val="en-US"/>
              </w:rPr>
            </w:pPr>
            <w:r>
              <w:rPr>
                <w:lang w:val="en-US"/>
              </w:rPr>
              <w:t>40.4</w:t>
            </w:r>
          </w:p>
        </w:tc>
        <w:tc>
          <w:tcPr>
            <w:tcW w:w="1418" w:type="dxa"/>
            <w:shd w:val="clear" w:color="auto" w:fill="auto"/>
          </w:tcPr>
          <w:p w14:paraId="5296F98C" w14:textId="77777777" w:rsidR="00613A06" w:rsidRDefault="00613A06" w:rsidP="00613A06">
            <w:pPr>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613A06">
            <w:pPr>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613A06">
            <w:pPr>
              <w:rPr>
                <w:lang w:val="en-US"/>
              </w:rPr>
            </w:pPr>
            <w:r>
              <w:rPr>
                <w:lang w:val="en-US"/>
              </w:rPr>
              <w:t>25-34</w:t>
            </w:r>
          </w:p>
        </w:tc>
        <w:tc>
          <w:tcPr>
            <w:tcW w:w="1560" w:type="dxa"/>
            <w:shd w:val="clear" w:color="auto" w:fill="FFF2CC" w:themeFill="accent4" w:themeFillTint="33"/>
          </w:tcPr>
          <w:p w14:paraId="6AB6364E" w14:textId="77777777" w:rsidR="00613A06" w:rsidRDefault="00613A06" w:rsidP="00613A06">
            <w:pPr>
              <w:rPr>
                <w:lang w:val="en-US"/>
              </w:rPr>
            </w:pPr>
            <w:r>
              <w:rPr>
                <w:lang w:val="en-US"/>
              </w:rPr>
              <w:t>3.0</w:t>
            </w:r>
          </w:p>
        </w:tc>
        <w:tc>
          <w:tcPr>
            <w:tcW w:w="1134" w:type="dxa"/>
          </w:tcPr>
          <w:p w14:paraId="6B4E49BE" w14:textId="77777777" w:rsidR="00613A06" w:rsidRDefault="00613A06" w:rsidP="00613A06">
            <w:pPr>
              <w:rPr>
                <w:lang w:val="en-US"/>
              </w:rPr>
            </w:pPr>
            <w:r>
              <w:rPr>
                <w:lang w:val="en-US"/>
              </w:rPr>
              <w:t>40502.7</w:t>
            </w:r>
          </w:p>
        </w:tc>
        <w:tc>
          <w:tcPr>
            <w:tcW w:w="1417" w:type="dxa"/>
          </w:tcPr>
          <w:p w14:paraId="356FDE15" w14:textId="77777777" w:rsidR="00613A06" w:rsidRDefault="00613A06" w:rsidP="00613A06">
            <w:pPr>
              <w:rPr>
                <w:lang w:val="en-US"/>
              </w:rPr>
            </w:pPr>
            <w:r>
              <w:rPr>
                <w:lang w:val="en-US"/>
              </w:rPr>
              <w:t>40335.4</w:t>
            </w:r>
          </w:p>
        </w:tc>
        <w:tc>
          <w:tcPr>
            <w:tcW w:w="1276" w:type="dxa"/>
            <w:shd w:val="clear" w:color="auto" w:fill="F4B083" w:themeFill="accent2" w:themeFillTint="99"/>
          </w:tcPr>
          <w:p w14:paraId="1FA7A060" w14:textId="77777777" w:rsidR="00613A06" w:rsidRDefault="00613A06" w:rsidP="00613A06">
            <w:pPr>
              <w:rPr>
                <w:lang w:val="en-US"/>
              </w:rPr>
            </w:pPr>
            <w:r>
              <w:rPr>
                <w:lang w:val="en-US"/>
              </w:rPr>
              <w:t>167.3</w:t>
            </w:r>
          </w:p>
        </w:tc>
        <w:tc>
          <w:tcPr>
            <w:tcW w:w="1418" w:type="dxa"/>
            <w:shd w:val="clear" w:color="auto" w:fill="F4B083" w:themeFill="accent2" w:themeFillTint="99"/>
          </w:tcPr>
          <w:p w14:paraId="7CC0470E" w14:textId="77777777" w:rsidR="00613A06" w:rsidRDefault="00613A06" w:rsidP="00613A06">
            <w:pPr>
              <w:rPr>
                <w:lang w:val="en-US"/>
              </w:rPr>
            </w:pPr>
            <w:r>
              <w:rPr>
                <w:lang w:val="en-US"/>
              </w:rPr>
              <w:t>Subnational RW</w:t>
            </w:r>
          </w:p>
        </w:tc>
        <w:tc>
          <w:tcPr>
            <w:tcW w:w="1275" w:type="dxa"/>
          </w:tcPr>
          <w:p w14:paraId="7772EF86" w14:textId="77777777" w:rsidR="00613A06" w:rsidRDefault="00613A06" w:rsidP="00613A06">
            <w:pPr>
              <w:rPr>
                <w:lang w:val="en-US"/>
              </w:rPr>
            </w:pPr>
            <w:r>
              <w:rPr>
                <w:lang w:val="en-US"/>
              </w:rPr>
              <w:t>40.2</w:t>
            </w:r>
          </w:p>
        </w:tc>
        <w:tc>
          <w:tcPr>
            <w:tcW w:w="1418" w:type="dxa"/>
            <w:shd w:val="clear" w:color="auto" w:fill="auto"/>
          </w:tcPr>
          <w:p w14:paraId="0F5BE93C" w14:textId="77777777" w:rsidR="00613A06" w:rsidRDefault="00613A06" w:rsidP="00613A06">
            <w:pPr>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613A06">
            <w:pPr>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613A06">
            <w:pPr>
              <w:rPr>
                <w:lang w:val="en-US"/>
              </w:rPr>
            </w:pPr>
            <w:r>
              <w:rPr>
                <w:lang w:val="en-US"/>
              </w:rPr>
              <w:t>35-44</w:t>
            </w:r>
          </w:p>
        </w:tc>
        <w:tc>
          <w:tcPr>
            <w:tcW w:w="1560" w:type="dxa"/>
            <w:shd w:val="clear" w:color="auto" w:fill="FFF2CC" w:themeFill="accent4" w:themeFillTint="33"/>
          </w:tcPr>
          <w:p w14:paraId="3C840120" w14:textId="77777777" w:rsidR="00613A06" w:rsidRDefault="00613A06" w:rsidP="00613A06">
            <w:pPr>
              <w:rPr>
                <w:lang w:val="en-US"/>
              </w:rPr>
            </w:pPr>
            <w:r>
              <w:rPr>
                <w:lang w:val="en-US"/>
              </w:rPr>
              <w:t>4.4</w:t>
            </w:r>
          </w:p>
        </w:tc>
        <w:tc>
          <w:tcPr>
            <w:tcW w:w="1134" w:type="dxa"/>
          </w:tcPr>
          <w:p w14:paraId="2F2C04CA" w14:textId="77777777" w:rsidR="00613A06" w:rsidRDefault="00613A06" w:rsidP="00613A06">
            <w:pPr>
              <w:rPr>
                <w:lang w:val="en-US"/>
              </w:rPr>
            </w:pPr>
            <w:r>
              <w:rPr>
                <w:lang w:val="en-US"/>
              </w:rPr>
              <w:t>41266.8</w:t>
            </w:r>
          </w:p>
        </w:tc>
        <w:tc>
          <w:tcPr>
            <w:tcW w:w="1417" w:type="dxa"/>
          </w:tcPr>
          <w:p w14:paraId="46C07CE5" w14:textId="77777777" w:rsidR="00613A06" w:rsidRDefault="00613A06" w:rsidP="00613A06">
            <w:pPr>
              <w:rPr>
                <w:lang w:val="en-US"/>
              </w:rPr>
            </w:pPr>
            <w:r>
              <w:rPr>
                <w:lang w:val="en-US"/>
              </w:rPr>
              <w:t>41118.7</w:t>
            </w:r>
          </w:p>
        </w:tc>
        <w:tc>
          <w:tcPr>
            <w:tcW w:w="1276" w:type="dxa"/>
            <w:shd w:val="clear" w:color="auto" w:fill="F4B083" w:themeFill="accent2" w:themeFillTint="99"/>
          </w:tcPr>
          <w:p w14:paraId="618429EB" w14:textId="77777777" w:rsidR="00613A06" w:rsidRDefault="00613A06" w:rsidP="00613A06">
            <w:pPr>
              <w:rPr>
                <w:lang w:val="en-US"/>
              </w:rPr>
            </w:pPr>
            <w:r>
              <w:rPr>
                <w:lang w:val="en-US"/>
              </w:rPr>
              <w:t>148.1</w:t>
            </w:r>
          </w:p>
        </w:tc>
        <w:tc>
          <w:tcPr>
            <w:tcW w:w="1418" w:type="dxa"/>
            <w:shd w:val="clear" w:color="auto" w:fill="F4B083" w:themeFill="accent2" w:themeFillTint="99"/>
          </w:tcPr>
          <w:p w14:paraId="2648F636" w14:textId="77777777" w:rsidR="00613A06" w:rsidRDefault="00613A06" w:rsidP="00613A06">
            <w:pPr>
              <w:rPr>
                <w:lang w:val="en-US"/>
              </w:rPr>
            </w:pPr>
            <w:r>
              <w:rPr>
                <w:lang w:val="en-US"/>
              </w:rPr>
              <w:t>Subnational RW</w:t>
            </w:r>
          </w:p>
        </w:tc>
        <w:tc>
          <w:tcPr>
            <w:tcW w:w="1275" w:type="dxa"/>
          </w:tcPr>
          <w:p w14:paraId="581A474A" w14:textId="77777777" w:rsidR="00613A06" w:rsidRDefault="00613A06" w:rsidP="00613A06">
            <w:pPr>
              <w:rPr>
                <w:lang w:val="en-US"/>
              </w:rPr>
            </w:pPr>
            <w:r>
              <w:rPr>
                <w:lang w:val="en-US"/>
              </w:rPr>
              <w:t>42.7</w:t>
            </w:r>
          </w:p>
        </w:tc>
        <w:tc>
          <w:tcPr>
            <w:tcW w:w="1418" w:type="dxa"/>
            <w:shd w:val="clear" w:color="auto" w:fill="auto"/>
          </w:tcPr>
          <w:p w14:paraId="032DBB47" w14:textId="77777777" w:rsidR="00613A06" w:rsidRDefault="00613A06" w:rsidP="00613A06">
            <w:pPr>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613A06">
            <w:pPr>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613A06">
            <w:pPr>
              <w:rPr>
                <w:lang w:val="en-US"/>
              </w:rPr>
            </w:pPr>
            <w:r>
              <w:rPr>
                <w:lang w:val="en-US"/>
              </w:rPr>
              <w:t>45-54</w:t>
            </w:r>
          </w:p>
        </w:tc>
        <w:tc>
          <w:tcPr>
            <w:tcW w:w="1560" w:type="dxa"/>
            <w:shd w:val="clear" w:color="auto" w:fill="FFE599" w:themeFill="accent4" w:themeFillTint="66"/>
          </w:tcPr>
          <w:p w14:paraId="267F0FD8" w14:textId="77777777" w:rsidR="00613A06" w:rsidRDefault="00613A06" w:rsidP="00613A06">
            <w:pPr>
              <w:rPr>
                <w:lang w:val="en-US"/>
              </w:rPr>
            </w:pPr>
            <w:r>
              <w:rPr>
                <w:lang w:val="en-US"/>
              </w:rPr>
              <w:t>8.0</w:t>
            </w:r>
          </w:p>
        </w:tc>
        <w:tc>
          <w:tcPr>
            <w:tcW w:w="1134" w:type="dxa"/>
          </w:tcPr>
          <w:p w14:paraId="738F9520" w14:textId="77777777" w:rsidR="00613A06" w:rsidRDefault="00613A06" w:rsidP="00613A06">
            <w:pPr>
              <w:rPr>
                <w:lang w:val="en-US"/>
              </w:rPr>
            </w:pPr>
            <w:r>
              <w:rPr>
                <w:lang w:val="en-US"/>
              </w:rPr>
              <w:t>44345.3</w:t>
            </w:r>
          </w:p>
        </w:tc>
        <w:tc>
          <w:tcPr>
            <w:tcW w:w="1417" w:type="dxa"/>
          </w:tcPr>
          <w:p w14:paraId="6658EDA6" w14:textId="77777777" w:rsidR="00613A06" w:rsidRDefault="00613A06" w:rsidP="00613A06">
            <w:pPr>
              <w:rPr>
                <w:lang w:val="en-US"/>
              </w:rPr>
            </w:pPr>
            <w:r>
              <w:rPr>
                <w:lang w:val="en-US"/>
              </w:rPr>
              <w:t>44339.1</w:t>
            </w:r>
          </w:p>
        </w:tc>
        <w:tc>
          <w:tcPr>
            <w:tcW w:w="1276" w:type="dxa"/>
            <w:shd w:val="clear" w:color="auto" w:fill="F4B083" w:themeFill="accent2" w:themeFillTint="99"/>
          </w:tcPr>
          <w:p w14:paraId="7CA1F169" w14:textId="77777777" w:rsidR="00613A06" w:rsidRDefault="00613A06" w:rsidP="00613A06">
            <w:pPr>
              <w:rPr>
                <w:lang w:val="en-US"/>
              </w:rPr>
            </w:pPr>
            <w:r>
              <w:rPr>
                <w:lang w:val="en-US"/>
              </w:rPr>
              <w:t>6.2</w:t>
            </w:r>
          </w:p>
        </w:tc>
        <w:tc>
          <w:tcPr>
            <w:tcW w:w="1418" w:type="dxa"/>
            <w:shd w:val="clear" w:color="auto" w:fill="F4B083" w:themeFill="accent2" w:themeFillTint="99"/>
          </w:tcPr>
          <w:p w14:paraId="6BB74FDD" w14:textId="77777777" w:rsidR="00613A06" w:rsidRDefault="00613A06" w:rsidP="00613A06">
            <w:pPr>
              <w:rPr>
                <w:lang w:val="en-US"/>
              </w:rPr>
            </w:pPr>
            <w:r>
              <w:rPr>
                <w:lang w:val="en-US"/>
              </w:rPr>
              <w:t>Subnational RW</w:t>
            </w:r>
          </w:p>
        </w:tc>
        <w:tc>
          <w:tcPr>
            <w:tcW w:w="1275" w:type="dxa"/>
          </w:tcPr>
          <w:p w14:paraId="727FC1E6" w14:textId="77777777" w:rsidR="00613A06" w:rsidRDefault="00613A06" w:rsidP="00613A06">
            <w:pPr>
              <w:rPr>
                <w:lang w:val="en-US"/>
              </w:rPr>
            </w:pPr>
            <w:r>
              <w:rPr>
                <w:lang w:val="en-US"/>
              </w:rPr>
              <w:t>55.5</w:t>
            </w:r>
          </w:p>
        </w:tc>
        <w:tc>
          <w:tcPr>
            <w:tcW w:w="1418" w:type="dxa"/>
            <w:shd w:val="clear" w:color="auto" w:fill="auto"/>
          </w:tcPr>
          <w:p w14:paraId="2A3E950F" w14:textId="77777777" w:rsidR="00613A06" w:rsidRDefault="00613A06" w:rsidP="00613A06">
            <w:pPr>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613A06">
            <w:pPr>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613A06">
            <w:pPr>
              <w:rPr>
                <w:lang w:val="en-US"/>
              </w:rPr>
            </w:pPr>
            <w:r>
              <w:rPr>
                <w:lang w:val="en-US"/>
              </w:rPr>
              <w:t>55-64</w:t>
            </w:r>
          </w:p>
        </w:tc>
        <w:tc>
          <w:tcPr>
            <w:tcW w:w="1560" w:type="dxa"/>
            <w:shd w:val="clear" w:color="auto" w:fill="FFE599" w:themeFill="accent4" w:themeFillTint="66"/>
          </w:tcPr>
          <w:p w14:paraId="12557CC3" w14:textId="77777777" w:rsidR="00613A06" w:rsidRDefault="00613A06" w:rsidP="00613A06">
            <w:pPr>
              <w:rPr>
                <w:lang w:val="en-US"/>
              </w:rPr>
            </w:pPr>
            <w:r>
              <w:rPr>
                <w:lang w:val="en-US"/>
              </w:rPr>
              <w:t>14.4</w:t>
            </w:r>
          </w:p>
        </w:tc>
        <w:tc>
          <w:tcPr>
            <w:tcW w:w="1134" w:type="dxa"/>
          </w:tcPr>
          <w:p w14:paraId="74A00799" w14:textId="77777777" w:rsidR="00613A06" w:rsidRDefault="00613A06" w:rsidP="00613A06">
            <w:pPr>
              <w:rPr>
                <w:lang w:val="en-US"/>
              </w:rPr>
            </w:pPr>
            <w:r>
              <w:rPr>
                <w:lang w:val="en-US"/>
              </w:rPr>
              <w:t>49154.6</w:t>
            </w:r>
          </w:p>
        </w:tc>
        <w:tc>
          <w:tcPr>
            <w:tcW w:w="1417" w:type="dxa"/>
          </w:tcPr>
          <w:p w14:paraId="3A5072B7" w14:textId="77777777" w:rsidR="00613A06" w:rsidRDefault="00613A06" w:rsidP="00613A06">
            <w:pPr>
              <w:rPr>
                <w:lang w:val="en-US"/>
              </w:rPr>
            </w:pPr>
            <w:r>
              <w:rPr>
                <w:lang w:val="en-US"/>
              </w:rPr>
              <w:t>49305.4</w:t>
            </w:r>
          </w:p>
        </w:tc>
        <w:tc>
          <w:tcPr>
            <w:tcW w:w="1276" w:type="dxa"/>
            <w:shd w:val="clear" w:color="auto" w:fill="8EAADB" w:themeFill="accent1" w:themeFillTint="99"/>
          </w:tcPr>
          <w:p w14:paraId="3B4DB351" w14:textId="77777777" w:rsidR="00613A06" w:rsidRDefault="00613A06" w:rsidP="00613A06">
            <w:pPr>
              <w:rPr>
                <w:lang w:val="en-US"/>
              </w:rPr>
            </w:pPr>
            <w:r>
              <w:rPr>
                <w:lang w:val="en-US"/>
              </w:rPr>
              <w:t>-150.8</w:t>
            </w:r>
          </w:p>
        </w:tc>
        <w:tc>
          <w:tcPr>
            <w:tcW w:w="1418" w:type="dxa"/>
            <w:shd w:val="clear" w:color="auto" w:fill="8EAADB" w:themeFill="accent1" w:themeFillTint="99"/>
          </w:tcPr>
          <w:p w14:paraId="2EE5064A" w14:textId="77777777" w:rsidR="00613A06" w:rsidRDefault="00613A06" w:rsidP="00613A06">
            <w:pPr>
              <w:rPr>
                <w:lang w:val="en-US"/>
              </w:rPr>
            </w:pPr>
            <w:r w:rsidRPr="003D4267">
              <w:rPr>
                <w:lang w:val="en-US"/>
              </w:rPr>
              <w:t>National RW</w:t>
            </w:r>
          </w:p>
        </w:tc>
        <w:tc>
          <w:tcPr>
            <w:tcW w:w="1275" w:type="dxa"/>
          </w:tcPr>
          <w:p w14:paraId="232F12E3" w14:textId="77777777" w:rsidR="00613A06" w:rsidRDefault="00613A06" w:rsidP="00613A06">
            <w:pPr>
              <w:rPr>
                <w:lang w:val="en-US"/>
              </w:rPr>
            </w:pPr>
            <w:r>
              <w:rPr>
                <w:lang w:val="en-US"/>
              </w:rPr>
              <w:t>40.1</w:t>
            </w:r>
          </w:p>
        </w:tc>
        <w:tc>
          <w:tcPr>
            <w:tcW w:w="1418" w:type="dxa"/>
            <w:shd w:val="clear" w:color="auto" w:fill="auto"/>
          </w:tcPr>
          <w:p w14:paraId="5FF44550" w14:textId="77777777" w:rsidR="00613A06" w:rsidRDefault="00613A06" w:rsidP="00613A06">
            <w:pPr>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613A06">
            <w:pPr>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613A06">
            <w:pPr>
              <w:rPr>
                <w:lang w:val="en-US"/>
              </w:rPr>
            </w:pPr>
            <w:r>
              <w:rPr>
                <w:lang w:val="en-US"/>
              </w:rPr>
              <w:t>65-74</w:t>
            </w:r>
          </w:p>
        </w:tc>
        <w:tc>
          <w:tcPr>
            <w:tcW w:w="1560" w:type="dxa"/>
            <w:shd w:val="clear" w:color="auto" w:fill="FFD966" w:themeFill="accent4" w:themeFillTint="99"/>
          </w:tcPr>
          <w:p w14:paraId="362BF70F" w14:textId="77777777" w:rsidR="00613A06" w:rsidRDefault="00613A06" w:rsidP="00613A06">
            <w:pPr>
              <w:rPr>
                <w:lang w:val="en-US"/>
              </w:rPr>
            </w:pPr>
            <w:r>
              <w:rPr>
                <w:lang w:val="en-US"/>
              </w:rPr>
              <w:t>22.1</w:t>
            </w:r>
          </w:p>
        </w:tc>
        <w:tc>
          <w:tcPr>
            <w:tcW w:w="1134" w:type="dxa"/>
          </w:tcPr>
          <w:p w14:paraId="4FB1BFE8" w14:textId="77777777" w:rsidR="00613A06" w:rsidRDefault="00613A06" w:rsidP="00613A06">
            <w:pPr>
              <w:rPr>
                <w:lang w:val="en-US"/>
              </w:rPr>
            </w:pPr>
            <w:r>
              <w:rPr>
                <w:lang w:val="en-US"/>
              </w:rPr>
              <w:t>52657.3</w:t>
            </w:r>
          </w:p>
        </w:tc>
        <w:tc>
          <w:tcPr>
            <w:tcW w:w="1417" w:type="dxa"/>
          </w:tcPr>
          <w:p w14:paraId="711C0FBB" w14:textId="77777777" w:rsidR="00613A06" w:rsidRDefault="00613A06" w:rsidP="00613A06">
            <w:pPr>
              <w:rPr>
                <w:lang w:val="en-US"/>
              </w:rPr>
            </w:pPr>
            <w:r>
              <w:rPr>
                <w:lang w:val="en-US"/>
              </w:rPr>
              <w:t>52999.1</w:t>
            </w:r>
          </w:p>
        </w:tc>
        <w:tc>
          <w:tcPr>
            <w:tcW w:w="1276" w:type="dxa"/>
            <w:shd w:val="clear" w:color="auto" w:fill="8EAADB" w:themeFill="accent1" w:themeFillTint="99"/>
          </w:tcPr>
          <w:p w14:paraId="5C945AB7" w14:textId="77777777" w:rsidR="00613A06" w:rsidRDefault="00613A06" w:rsidP="00613A06">
            <w:pPr>
              <w:rPr>
                <w:lang w:val="en-US"/>
              </w:rPr>
            </w:pPr>
            <w:r>
              <w:rPr>
                <w:lang w:val="en-US"/>
              </w:rPr>
              <w:t>-341.8</w:t>
            </w:r>
          </w:p>
        </w:tc>
        <w:tc>
          <w:tcPr>
            <w:tcW w:w="1418" w:type="dxa"/>
            <w:shd w:val="clear" w:color="auto" w:fill="8EAADB" w:themeFill="accent1" w:themeFillTint="99"/>
          </w:tcPr>
          <w:p w14:paraId="4268F9F8" w14:textId="77777777" w:rsidR="00613A06" w:rsidRDefault="00613A06" w:rsidP="00613A06">
            <w:pPr>
              <w:rPr>
                <w:lang w:val="en-US"/>
              </w:rPr>
            </w:pPr>
            <w:r w:rsidRPr="003D4267">
              <w:rPr>
                <w:lang w:val="en-US"/>
              </w:rPr>
              <w:t>National RW</w:t>
            </w:r>
          </w:p>
        </w:tc>
        <w:tc>
          <w:tcPr>
            <w:tcW w:w="1275" w:type="dxa"/>
          </w:tcPr>
          <w:p w14:paraId="504A709D" w14:textId="77777777" w:rsidR="00613A06" w:rsidRDefault="00613A06" w:rsidP="00613A06">
            <w:pPr>
              <w:rPr>
                <w:lang w:val="en-US"/>
              </w:rPr>
            </w:pPr>
            <w:r>
              <w:rPr>
                <w:lang w:val="en-US"/>
              </w:rPr>
              <w:t>34.4</w:t>
            </w:r>
          </w:p>
        </w:tc>
        <w:tc>
          <w:tcPr>
            <w:tcW w:w="1418" w:type="dxa"/>
            <w:shd w:val="clear" w:color="auto" w:fill="auto"/>
          </w:tcPr>
          <w:p w14:paraId="52CF28DA" w14:textId="77777777" w:rsidR="00613A06" w:rsidRDefault="00613A06" w:rsidP="00613A06">
            <w:pPr>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613A06">
            <w:pPr>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613A06">
            <w:pPr>
              <w:rPr>
                <w:lang w:val="en-US"/>
              </w:rPr>
            </w:pPr>
            <w:r>
              <w:rPr>
                <w:lang w:val="en-US"/>
              </w:rPr>
              <w:t>75-84</w:t>
            </w:r>
          </w:p>
        </w:tc>
        <w:tc>
          <w:tcPr>
            <w:tcW w:w="1560" w:type="dxa"/>
            <w:shd w:val="clear" w:color="auto" w:fill="BF8F00" w:themeFill="accent4" w:themeFillShade="BF"/>
          </w:tcPr>
          <w:p w14:paraId="603B4B85" w14:textId="77777777" w:rsidR="00613A06" w:rsidRDefault="00613A06" w:rsidP="00613A06">
            <w:pPr>
              <w:rPr>
                <w:lang w:val="en-US"/>
              </w:rPr>
            </w:pPr>
            <w:r>
              <w:rPr>
                <w:lang w:val="en-US"/>
              </w:rPr>
              <w:t>26.3</w:t>
            </w:r>
          </w:p>
        </w:tc>
        <w:tc>
          <w:tcPr>
            <w:tcW w:w="1134" w:type="dxa"/>
          </w:tcPr>
          <w:p w14:paraId="5DCD2054" w14:textId="77777777" w:rsidR="00613A06" w:rsidRDefault="00613A06" w:rsidP="00613A06">
            <w:pPr>
              <w:rPr>
                <w:lang w:val="en-US"/>
              </w:rPr>
            </w:pPr>
            <w:r>
              <w:rPr>
                <w:lang w:val="en-US"/>
              </w:rPr>
              <w:t>53059.1</w:t>
            </w:r>
          </w:p>
        </w:tc>
        <w:tc>
          <w:tcPr>
            <w:tcW w:w="1417" w:type="dxa"/>
          </w:tcPr>
          <w:p w14:paraId="215E2FC0" w14:textId="77777777" w:rsidR="00613A06" w:rsidRDefault="00613A06" w:rsidP="00613A06">
            <w:pPr>
              <w:rPr>
                <w:lang w:val="en-US"/>
              </w:rPr>
            </w:pPr>
            <w:r>
              <w:rPr>
                <w:lang w:val="en-US"/>
              </w:rPr>
              <w:t>53565.5</w:t>
            </w:r>
          </w:p>
        </w:tc>
        <w:tc>
          <w:tcPr>
            <w:tcW w:w="1276" w:type="dxa"/>
            <w:shd w:val="clear" w:color="auto" w:fill="8EAADB" w:themeFill="accent1" w:themeFillTint="99"/>
          </w:tcPr>
          <w:p w14:paraId="355AAE8B" w14:textId="77777777" w:rsidR="00613A06" w:rsidRDefault="00613A06" w:rsidP="00613A06">
            <w:pPr>
              <w:rPr>
                <w:lang w:val="en-US"/>
              </w:rPr>
            </w:pPr>
            <w:r>
              <w:rPr>
                <w:lang w:val="en-US"/>
              </w:rPr>
              <w:t>-506.4</w:t>
            </w:r>
          </w:p>
        </w:tc>
        <w:tc>
          <w:tcPr>
            <w:tcW w:w="1418" w:type="dxa"/>
            <w:shd w:val="clear" w:color="auto" w:fill="8EAADB" w:themeFill="accent1" w:themeFillTint="99"/>
          </w:tcPr>
          <w:p w14:paraId="72E6E382" w14:textId="77777777" w:rsidR="00613A06" w:rsidRDefault="00613A06" w:rsidP="00613A06">
            <w:pPr>
              <w:rPr>
                <w:lang w:val="en-US"/>
              </w:rPr>
            </w:pPr>
            <w:r w:rsidRPr="003D4267">
              <w:rPr>
                <w:lang w:val="en-US"/>
              </w:rPr>
              <w:t>National RW</w:t>
            </w:r>
          </w:p>
        </w:tc>
        <w:tc>
          <w:tcPr>
            <w:tcW w:w="1275" w:type="dxa"/>
          </w:tcPr>
          <w:p w14:paraId="1EB2EA57" w14:textId="77777777" w:rsidR="00613A06" w:rsidRDefault="00613A06" w:rsidP="00613A06">
            <w:pPr>
              <w:rPr>
                <w:lang w:val="en-US"/>
              </w:rPr>
            </w:pPr>
            <w:r>
              <w:rPr>
                <w:lang w:val="en-US"/>
              </w:rPr>
              <w:t>39.9</w:t>
            </w:r>
          </w:p>
        </w:tc>
        <w:tc>
          <w:tcPr>
            <w:tcW w:w="1418" w:type="dxa"/>
            <w:shd w:val="clear" w:color="auto" w:fill="auto"/>
          </w:tcPr>
          <w:p w14:paraId="50D4C5AD" w14:textId="77777777" w:rsidR="00613A06" w:rsidRDefault="00613A06" w:rsidP="00613A06">
            <w:pPr>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613A06">
            <w:pPr>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613A06">
            <w:pPr>
              <w:rPr>
                <w:lang w:val="en-US"/>
              </w:rPr>
            </w:pPr>
            <w:r>
              <w:rPr>
                <w:lang w:val="en-US"/>
              </w:rPr>
              <w:t>85+</w:t>
            </w:r>
          </w:p>
        </w:tc>
        <w:tc>
          <w:tcPr>
            <w:tcW w:w="1560" w:type="dxa"/>
            <w:shd w:val="clear" w:color="auto" w:fill="FFD966" w:themeFill="accent4" w:themeFillTint="99"/>
          </w:tcPr>
          <w:p w14:paraId="634FCA50" w14:textId="77777777" w:rsidR="00613A06" w:rsidRDefault="00613A06" w:rsidP="00613A06">
            <w:pPr>
              <w:rPr>
                <w:lang w:val="en-US"/>
              </w:rPr>
            </w:pPr>
            <w:r>
              <w:rPr>
                <w:lang w:val="en-US"/>
              </w:rPr>
              <w:t>17.6</w:t>
            </w:r>
          </w:p>
        </w:tc>
        <w:tc>
          <w:tcPr>
            <w:tcW w:w="1134" w:type="dxa"/>
          </w:tcPr>
          <w:p w14:paraId="07114737" w14:textId="77777777" w:rsidR="00613A06" w:rsidRDefault="00613A06" w:rsidP="00613A06">
            <w:pPr>
              <w:rPr>
                <w:lang w:val="en-US"/>
              </w:rPr>
            </w:pPr>
            <w:r>
              <w:rPr>
                <w:lang w:val="en-US"/>
              </w:rPr>
              <w:t>48906.7</w:t>
            </w:r>
          </w:p>
        </w:tc>
        <w:tc>
          <w:tcPr>
            <w:tcW w:w="1417" w:type="dxa"/>
          </w:tcPr>
          <w:p w14:paraId="3CE5CEE4" w14:textId="77777777" w:rsidR="00613A06" w:rsidRDefault="00613A06" w:rsidP="00613A06">
            <w:pPr>
              <w:rPr>
                <w:lang w:val="en-US"/>
              </w:rPr>
            </w:pPr>
            <w:r>
              <w:rPr>
                <w:lang w:val="en-US"/>
              </w:rPr>
              <w:t>49402.3</w:t>
            </w:r>
          </w:p>
        </w:tc>
        <w:tc>
          <w:tcPr>
            <w:tcW w:w="1276" w:type="dxa"/>
            <w:shd w:val="clear" w:color="auto" w:fill="8EAADB" w:themeFill="accent1" w:themeFillTint="99"/>
          </w:tcPr>
          <w:p w14:paraId="573EC65C" w14:textId="77777777" w:rsidR="00613A06" w:rsidRDefault="00613A06" w:rsidP="00613A06">
            <w:pPr>
              <w:rPr>
                <w:lang w:val="en-US"/>
              </w:rPr>
            </w:pPr>
            <w:r>
              <w:rPr>
                <w:lang w:val="en-US"/>
              </w:rPr>
              <w:t>-495.6</w:t>
            </w:r>
          </w:p>
        </w:tc>
        <w:tc>
          <w:tcPr>
            <w:tcW w:w="1418" w:type="dxa"/>
            <w:shd w:val="clear" w:color="auto" w:fill="8EAADB" w:themeFill="accent1" w:themeFillTint="99"/>
          </w:tcPr>
          <w:p w14:paraId="1E4CA6D8" w14:textId="77777777" w:rsidR="00613A06" w:rsidRDefault="00613A06" w:rsidP="00613A06">
            <w:pPr>
              <w:rPr>
                <w:lang w:val="en-US"/>
              </w:rPr>
            </w:pPr>
            <w:r w:rsidRPr="003D4267">
              <w:rPr>
                <w:lang w:val="en-US"/>
              </w:rPr>
              <w:t>National RW</w:t>
            </w:r>
          </w:p>
        </w:tc>
        <w:tc>
          <w:tcPr>
            <w:tcW w:w="1275" w:type="dxa"/>
          </w:tcPr>
          <w:p w14:paraId="7DA963C3" w14:textId="77777777" w:rsidR="00613A06" w:rsidRDefault="00613A06" w:rsidP="00613A06">
            <w:pPr>
              <w:rPr>
                <w:lang w:val="en-US"/>
              </w:rPr>
            </w:pPr>
            <w:r>
              <w:rPr>
                <w:lang w:val="en-US"/>
              </w:rPr>
              <w:t>41.4</w:t>
            </w:r>
          </w:p>
        </w:tc>
        <w:tc>
          <w:tcPr>
            <w:tcW w:w="1418" w:type="dxa"/>
            <w:shd w:val="clear" w:color="auto" w:fill="auto"/>
          </w:tcPr>
          <w:p w14:paraId="666531FD" w14:textId="77777777" w:rsidR="00613A06" w:rsidRDefault="00613A06" w:rsidP="00613A06">
            <w:pPr>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613A06">
            <w:pPr>
              <w:keepNext/>
              <w:rPr>
                <w:lang w:val="en-US"/>
              </w:rPr>
            </w:pPr>
            <w:r w:rsidRPr="003D4267">
              <w:rPr>
                <w:lang w:val="en-US"/>
              </w:rPr>
              <w:t>National RW</w:t>
            </w:r>
          </w:p>
        </w:tc>
      </w:tr>
    </w:tbl>
    <w:p w14:paraId="1C99E83C" w14:textId="24835548" w:rsidR="00613A06" w:rsidRPr="00613A06" w:rsidRDefault="00613A06" w:rsidP="00613A06">
      <w:pPr>
        <w:jc w:val="center"/>
      </w:pPr>
      <w:bookmarkStart w:id="25" w:name="_Toc5971393"/>
      <w:r w:rsidRPr="00051708">
        <w:rPr>
          <w:b/>
        </w:rPr>
        <w:t xml:space="preserve">Table </w:t>
      </w:r>
      <w:r>
        <w:rPr>
          <w:b/>
        </w:rPr>
        <w:fldChar w:fldCharType="begin"/>
      </w:r>
      <w:r>
        <w:rPr>
          <w:b/>
        </w:rPr>
        <w:instrText xml:space="preserve"> SEQ Table \* ARABIC </w:instrText>
      </w:r>
      <w:r>
        <w:rPr>
          <w:b/>
        </w:rPr>
        <w:fldChar w:fldCharType="separate"/>
      </w:r>
      <w:r w:rsidR="00641DCC">
        <w:rPr>
          <w:b/>
          <w:noProof/>
        </w:rPr>
        <w:t>3</w:t>
      </w:r>
      <w:r>
        <w:rPr>
          <w:b/>
        </w:rPr>
        <w:fldChar w:fldCharType="end"/>
      </w:r>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5"/>
    </w:p>
    <w:p w14:paraId="6857C0C5" w14:textId="43FF1BF4" w:rsidR="00020DF7" w:rsidRDefault="002510BD" w:rsidP="00E33C91">
      <w:pPr>
        <w:spacing w:line="480" w:lineRule="auto"/>
        <w:ind w:firstLine="720"/>
        <w:jc w:val="both"/>
        <w:rPr>
          <w:rFonts w:cs="Calibri"/>
          <w:sz w:val="24"/>
          <w:szCs w:val="24"/>
          <w:lang w:val="en-US"/>
        </w:rPr>
      </w:pPr>
      <w:r>
        <w:rPr>
          <w:rFonts w:cs="Calibri"/>
          <w:sz w:val="24"/>
          <w:szCs w:val="24"/>
        </w:rPr>
        <w:t xml:space="preserve">I captured </w:t>
      </w:r>
      <w:bookmarkStart w:id="26" w:name="_GoBack"/>
      <w:ins w:id="27" w:author="Bennett, James E" w:date="2019-04-15T15:17:00Z">
        <w:r w:rsidR="00DB410B">
          <w:rPr>
            <w:rFonts w:cs="Calibri"/>
            <w:sz w:val="24"/>
            <w:szCs w:val="24"/>
          </w:rPr>
          <w:t>n</w:t>
        </w:r>
      </w:ins>
      <w:bookmarkEnd w:id="26"/>
      <w:r w:rsidR="00020DF7" w:rsidRPr="00DB2DBC">
        <w:rPr>
          <w:rFonts w:cs="Calibri"/>
          <w:sz w:val="24"/>
          <w:szCs w:val="24"/>
        </w:rPr>
        <w:t xml:space="preserve">on-linear change over time </w:t>
      </w:r>
      <w:r>
        <w:rPr>
          <w:rFonts w:cs="Calibri"/>
          <w:sz w:val="24"/>
          <w:szCs w:val="24"/>
        </w:rPr>
        <w:t>with</w:t>
      </w:r>
      <w:r w:rsidR="00020DF7"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sidR="006C7FB4">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(Rue &amp; Held, 2005)</w:t>
      </w:r>
      <w:r w:rsidR="00020DF7" w:rsidRPr="00DB2DBC">
        <w:rPr>
          <w:rFonts w:cs="Calibri"/>
          <w:sz w:val="24"/>
          <w:szCs w:val="24"/>
        </w:rPr>
        <w:fldChar w:fldCharType="end"/>
      </w:r>
      <w:r w:rsidR="006C7FB4">
        <w:rPr>
          <w:rFonts w:cs="Calibri"/>
          <w:sz w:val="24"/>
          <w:szCs w:val="24"/>
        </w:rPr>
        <w:t>.</w:t>
      </w:r>
      <w:r w:rsidR="00020DF7" w:rsidRPr="00DB2DBC">
        <w:rPr>
          <w:rFonts w:cs="Calibri"/>
          <w:sz w:val="24"/>
          <w:szCs w:val="24"/>
        </w:rPr>
        <w:t xml:space="preserve"> </w:t>
      </w:r>
      <w:r w:rsidR="00020DF7"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w:r w:rsidR="00020DF7"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00020DF7" w:rsidRPr="00DB2DBC">
        <w:rPr>
          <w:rFonts w:cs="Calibri"/>
          <w:sz w:val="24"/>
          <w:szCs w:val="24"/>
          <w:lang w:val="en-US"/>
        </w:rPr>
        <w:t>.</w:t>
      </w:r>
    </w:p>
    <w:p w14:paraId="7C38348C" w14:textId="6907E835" w:rsidR="005E7205" w:rsidRDefault="005E7205" w:rsidP="00C43D46">
      <w:pPr>
        <w:spacing w:line="480" w:lineRule="auto"/>
        <w:ind w:firstLine="720"/>
        <w:jc w:val="both"/>
        <w:rPr>
          <w:rFonts w:cs="Calibri"/>
          <w:sz w:val="24"/>
          <w:szCs w:val="24"/>
        </w:rPr>
      </w:pPr>
      <w:r w:rsidRPr="00DB2DBC">
        <w:rPr>
          <w:rFonts w:cs="Calibri"/>
          <w:sz w:val="24"/>
          <w:szCs w:val="24"/>
        </w:rPr>
        <w:lastRenderedPageBreak/>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 simplified 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641DCC" w:rsidRPr="003B3F0C">
        <w:rPr>
          <w:b/>
        </w:rPr>
        <w:t xml:space="preserve">Equation </w:t>
      </w:r>
      <w:r w:rsidR="00641DCC">
        <w:rPr>
          <w:b/>
          <w:noProof/>
        </w:rPr>
        <w:t>3</w:t>
      </w:r>
      <w:r w:rsidR="008272DF">
        <w:rPr>
          <w:rFonts w:cs="Calibri"/>
          <w:sz w:val="24"/>
          <w:szCs w:val="24"/>
        </w:rPr>
        <w:fldChar w:fldCharType="end"/>
      </w:r>
      <w:r w:rsidR="0075299B">
        <w:rPr>
          <w:rFonts w:cs="Calibri"/>
          <w:sz w:val="24"/>
          <w:szCs w:val="24"/>
        </w:rPr>
        <w:t>:</w:t>
      </w:r>
    </w:p>
    <w:p w14:paraId="2EE2F041" w14:textId="0F3C5195" w:rsidR="00783591" w:rsidRPr="00783591" w:rsidRDefault="00BE3EB4"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color w:val="FFFFFF" w:themeColor="background1"/>
              <w:sz w:val="24"/>
              <w:szCs w:val="24"/>
            </w:rPr>
            <m:t>++</m:t>
          </m:r>
        </m:oMath>
      </m:oMathPara>
    </w:p>
    <w:p w14:paraId="43058271" w14:textId="0643F5AC" w:rsidR="003B3F0C" w:rsidRDefault="003B3F0C" w:rsidP="003B3F0C">
      <w:pPr>
        <w:jc w:val="center"/>
      </w:pPr>
      <w:bookmarkStart w:id="28" w:name="_Ref5706279"/>
      <w:bookmarkStart w:id="29" w:name="_Toc5971401"/>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641DCC">
        <w:rPr>
          <w:b/>
          <w:noProof/>
        </w:rPr>
        <w:t>3</w:t>
      </w:r>
      <w:r w:rsidRPr="003B3F0C">
        <w:rPr>
          <w:b/>
        </w:rPr>
        <w:fldChar w:fldCharType="end"/>
      </w:r>
      <w:bookmarkEnd w:id="28"/>
      <w:r w:rsidRPr="003B3F0C">
        <w:t>. Simplified national model</w:t>
      </w:r>
      <w:r w:rsidR="00167D6F">
        <w:t xml:space="preserve"> </w:t>
      </w:r>
      <w:r w:rsidR="00E968BB">
        <w:t>with</w:t>
      </w:r>
      <w:r w:rsidR="002530AE">
        <w:t xml:space="preserve"> optional</w:t>
      </w:r>
      <w:r w:rsidR="00167D6F">
        <w:t xml:space="preserve"> additional random walk term</w:t>
      </w:r>
      <w:r w:rsidRPr="003B3F0C">
        <w:t>.</w:t>
      </w:r>
      <w:bookmarkEnd w:id="29"/>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7B0F4D93"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w:t>
      </w:r>
      <w:r w:rsidR="00470A57">
        <w:rPr>
          <w:rFonts w:cs="Calibri"/>
          <w:sz w:val="24"/>
          <w:szCs w:val="24"/>
        </w:rPr>
        <w:t>simplified</w:t>
      </w:r>
      <w:r w:rsidR="001D38BB">
        <w:rPr>
          <w:rFonts w:cs="Calibri"/>
          <w:sz w:val="24"/>
          <w:szCs w:val="24"/>
        </w:rPr>
        <w:t xml:space="preserve"> model</w:t>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4541C2">
        <w:rPr>
          <w:rFonts w:cs="Calibri"/>
          <w:sz w:val="24"/>
          <w:szCs w:val="24"/>
        </w:rPr>
        <w:t>I</w:t>
      </w:r>
      <w:r w:rsidR="00B02388">
        <w:rPr>
          <w:rFonts w:cs="Calibri"/>
          <w:sz w:val="24"/>
          <w:szCs w:val="24"/>
        </w:rPr>
        <w:t>t is common to use the Deviation Information Criterion (DIC)</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641DCC" w:rsidRPr="00663577">
        <w:rPr>
          <w:b/>
        </w:rPr>
        <w:t xml:space="preserve">Table </w:t>
      </w:r>
      <w:r w:rsidR="00641DCC">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641DCC" w:rsidRPr="003B3F0C">
        <w:rPr>
          <w:b/>
        </w:rPr>
        <w:t xml:space="preserve">Equation </w:t>
      </w:r>
      <w:r w:rsidR="00641DCC">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month-year</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(Figure XX in Chapter XX).</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w:t>
      </w:r>
      <w:commentRangeStart w:id="30"/>
      <w:r w:rsidR="007A0E35">
        <w:rPr>
          <w:rFonts w:cs="Calibri"/>
          <w:sz w:val="24"/>
          <w:szCs w:val="24"/>
        </w:rPr>
        <w:t xml:space="preserve">number </w:t>
      </w:r>
      <w:commentRangeEnd w:id="30"/>
      <w:r w:rsidR="00351CE5">
        <w:rPr>
          <w:rStyle w:val="CommentReference"/>
          <w:rFonts w:asciiTheme="minorHAnsi" w:eastAsiaTheme="minorHAnsi" w:hAnsiTheme="minorHAnsi" w:cstheme="minorBidi"/>
        </w:rPr>
        <w:commentReference w:id="30"/>
      </w:r>
      <w:r w:rsidR="007A0E35">
        <w:rPr>
          <w:rFonts w:cs="Calibri"/>
          <w:sz w:val="24"/>
          <w:szCs w:val="24"/>
        </w:rPr>
        <w:t xml:space="preserve">of models needing to be run for </w:t>
      </w:r>
      <w:r w:rsidR="00826B3B">
        <w:rPr>
          <w:rFonts w:cs="Calibri"/>
          <w:sz w:val="24"/>
          <w:szCs w:val="24"/>
        </w:rPr>
        <w:t>all sub-causes of death unfeasible.</w:t>
      </w:r>
    </w:p>
    <w:p w14:paraId="0033A4CA" w14:textId="33AB0388"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t>
      </w:r>
      <w:del w:id="31" w:author="Bennett, James E" w:date="2019-04-15T15:20:00Z">
        <w:r w:rsidRPr="00DB2DBC" w:rsidDel="0022123F">
          <w:rPr>
            <w:rFonts w:cs="Calibri"/>
            <w:sz w:val="24"/>
            <w:szCs w:val="24"/>
          </w:rPr>
          <w:delText xml:space="preserve">we </w:delText>
        </w:r>
      </w:del>
      <w:ins w:id="32" w:author="Bennett, James E" w:date="2019-04-15T15:20:00Z">
        <w:r w:rsidR="0022123F">
          <w:rPr>
            <w:rFonts w:cs="Calibri"/>
            <w:sz w:val="24"/>
            <w:szCs w:val="24"/>
          </w:rPr>
          <w:t>I</w:t>
        </w:r>
        <w:r w:rsidR="0022123F" w:rsidRPr="00DB2DBC">
          <w:rPr>
            <w:rFonts w:cs="Calibri"/>
            <w:sz w:val="24"/>
            <w:szCs w:val="24"/>
          </w:rPr>
          <w:t xml:space="preserve"> </w:t>
        </w:r>
      </w:ins>
      <w:r w:rsidRPr="00DB2DBC">
        <w:rPr>
          <w:rFonts w:cs="Calibri"/>
          <w:sz w:val="24"/>
          <w:szCs w:val="24"/>
        </w:rPr>
        <w:t xml:space="preserve">decided to perform the analysis with </w:t>
      </w:r>
      <w:ins w:id="33" w:author="Bennett, James E" w:date="2019-04-15T15:20:00Z">
        <w:r w:rsidR="0022123F">
          <w:rPr>
            <w:rFonts w:cs="Calibri"/>
            <w:sz w:val="24"/>
            <w:szCs w:val="24"/>
          </w:rPr>
          <w:t xml:space="preserve">the </w:t>
        </w:r>
      </w:ins>
      <w:r w:rsidRPr="00DB2DBC">
        <w:rPr>
          <w:rFonts w:cs="Calibri"/>
          <w:sz w:val="24"/>
          <w:szCs w:val="24"/>
        </w:rPr>
        <w:t xml:space="preserve">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641DCC" w:rsidRPr="00A91EA9">
        <w:rPr>
          <w:b/>
        </w:rPr>
        <w:t xml:space="preserve">Equation </w:t>
      </w:r>
      <w:r w:rsidR="00641DCC">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34" w:name="_Toc6058546"/>
      <w:r>
        <w:rPr>
          <w:lang w:val="en-US"/>
        </w:rPr>
        <w:t>Temperature anomaly term</w:t>
      </w:r>
      <w:bookmarkEnd w:id="34"/>
    </w:p>
    <w:p w14:paraId="2C319455" w14:textId="6EFFF3F1"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7CA97EFB" w14:textId="515F55C1" w:rsidR="005635E1" w:rsidRDefault="005635E1" w:rsidP="00D57090">
      <w:pPr>
        <w:spacing w:line="480" w:lineRule="auto"/>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641DCC" w:rsidRPr="00641DCC">
        <w:rPr>
          <w:b/>
          <w:sz w:val="24"/>
          <w:szCs w:val="24"/>
        </w:rPr>
        <w:t xml:space="preserve">Equation </w:t>
      </w:r>
      <w:r w:rsidR="00641DCC" w:rsidRPr="00641DCC">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21130E47" w14:textId="77777777" w:rsidR="00061A6B" w:rsidRPr="00D57090" w:rsidRDefault="00061A6B" w:rsidP="00061A6B">
      <w:pPr>
        <w:suppressLineNumbers/>
        <w:spacing w:line="480" w:lineRule="auto"/>
        <w:jc w:val="both"/>
        <w:rPr>
          <w:sz w:val="24"/>
          <w:szCs w:val="24"/>
        </w:rPr>
      </w:pPr>
    </w:p>
    <w:p w14:paraId="0D796FE7" w14:textId="77777777" w:rsidR="005635E1" w:rsidRPr="00B066A0" w:rsidRDefault="00BE3EB4"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2D7132C1" w:rsidR="005635E1" w:rsidRDefault="005635E1" w:rsidP="005635E1">
      <w:pPr>
        <w:jc w:val="center"/>
      </w:pPr>
      <w:bookmarkStart w:id="35" w:name="_Ref5800711"/>
      <w:bookmarkStart w:id="36" w:name="_Toc5730376"/>
      <w:bookmarkStart w:id="37" w:name="_Toc5971402"/>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641DCC">
        <w:rPr>
          <w:b/>
          <w:noProof/>
        </w:rPr>
        <w:t>4</w:t>
      </w:r>
      <w:r w:rsidRPr="00B066A0">
        <w:rPr>
          <w:b/>
        </w:rPr>
        <w:fldChar w:fldCharType="end"/>
      </w:r>
      <w:bookmarkEnd w:id="35"/>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6"/>
      <w:bookmarkEnd w:id="37"/>
      <w:r>
        <w:t xml:space="preserve"> </w:t>
      </w:r>
    </w:p>
    <w:p w14:paraId="5B3AC315" w14:textId="77777777" w:rsidR="00061A6B" w:rsidRDefault="00061A6B" w:rsidP="00061A6B">
      <w:pPr>
        <w:suppressLineNumbers/>
        <w:jc w:val="center"/>
      </w:pPr>
    </w:p>
    <w:p w14:paraId="0E558017" w14:textId="436145C9"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641DCC" w:rsidRPr="006B57D9">
        <w:rPr>
          <w:b/>
        </w:rPr>
        <w:t xml:space="preserve">Figure </w:t>
      </w:r>
      <w:r w:rsidR="00641DCC">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analyses going forward</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0D4D46E3" w:rsidR="00F01CF2" w:rsidRPr="00F84D0C" w:rsidRDefault="00F01CF2" w:rsidP="00F84D0C">
      <w:pPr>
        <w:jc w:val="center"/>
        <w:rPr>
          <w:rFonts w:cs="Calibri"/>
          <w:sz w:val="24"/>
          <w:szCs w:val="24"/>
        </w:rPr>
      </w:pPr>
      <w:bookmarkStart w:id="38" w:name="_Ref5800341"/>
      <w:bookmarkStart w:id="39" w:name="_Toc5971388"/>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641DCC">
        <w:rPr>
          <w:b/>
          <w:noProof/>
        </w:rPr>
        <w:t>1</w:t>
      </w:r>
      <w:r w:rsidRPr="006B57D9">
        <w:rPr>
          <w:b/>
        </w:rPr>
        <w:fldChar w:fldCharType="end"/>
      </w:r>
      <w:bookmarkEnd w:id="38"/>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9"/>
    </w:p>
    <w:p w14:paraId="7E03BB1D" w14:textId="6BAD113E" w:rsidR="00B81BF6" w:rsidRDefault="00B81BF6" w:rsidP="00B81BF6">
      <w:pPr>
        <w:pStyle w:val="Heading4"/>
      </w:pPr>
      <w:r>
        <w:t>Alternative ways of calculating temperature anomaly</w:t>
      </w:r>
    </w:p>
    <w:p w14:paraId="0FBA1640" w14:textId="31C96CA8" w:rsidR="00B81BF6" w:rsidRDefault="00B81BF6" w:rsidP="00B81BF6">
      <w:pPr>
        <w:spacing w:line="480" w:lineRule="auto"/>
        <w:ind w:firstLine="720"/>
        <w:jc w:val="both"/>
        <w:rPr>
          <w:rFonts w:cs="Calibri"/>
          <w:sz w:val="24"/>
          <w:szCs w:val="24"/>
        </w:rPr>
      </w:pPr>
      <w:r w:rsidRPr="00DB2DBC">
        <w:rPr>
          <w:rFonts w:cs="Calibri"/>
          <w:sz w:val="24"/>
          <w:szCs w:val="24"/>
        </w:rPr>
        <w:t xml:space="preserve">I conducted sensitivity analyses to assess how much our results might depend on the temperature metric used to generate anomalous temperature. First, instead of building our </w:t>
      </w:r>
      <w:r w:rsidRPr="00DB2DBC">
        <w:rPr>
          <w:rFonts w:cs="Calibri"/>
          <w:sz w:val="24"/>
          <w:szCs w:val="24"/>
        </w:rPr>
        <w:lastRenderedPageBreak/>
        <w:t>monthly temperature anomalies based on daily mean temperatures, I used daily maxima and minima. These measures were strongly correlated to those generated from daily means (</w:t>
      </w:r>
      <w:r w:rsidR="007E53D7">
        <w:rPr>
          <w:rFonts w:cs="Calibri"/>
          <w:sz w:val="24"/>
          <w:szCs w:val="24"/>
        </w:rPr>
        <w:fldChar w:fldCharType="begin"/>
      </w:r>
      <w:r w:rsidR="007E53D7">
        <w:rPr>
          <w:rFonts w:cs="Calibri"/>
          <w:sz w:val="24"/>
          <w:szCs w:val="24"/>
        </w:rPr>
        <w:instrText xml:space="preserve"> REF _Ref5823728 \h </w:instrText>
      </w:r>
      <w:r w:rsidR="007E53D7">
        <w:rPr>
          <w:rFonts w:cs="Calibri"/>
          <w:sz w:val="24"/>
          <w:szCs w:val="24"/>
        </w:rPr>
      </w:r>
      <w:r w:rsidR="007E53D7">
        <w:rPr>
          <w:rFonts w:cs="Calibri"/>
          <w:sz w:val="24"/>
          <w:szCs w:val="24"/>
        </w:rPr>
        <w:fldChar w:fldCharType="separate"/>
      </w:r>
      <w:r w:rsidR="00641DCC" w:rsidRPr="007E53D7">
        <w:rPr>
          <w:b/>
        </w:rPr>
        <w:t xml:space="preserve">Table </w:t>
      </w:r>
      <w:r w:rsidR="00641DCC">
        <w:rPr>
          <w:b/>
          <w:noProof/>
        </w:rPr>
        <w:t>4</w:t>
      </w:r>
      <w:r w:rsidR="007E53D7">
        <w:rPr>
          <w:rFonts w:cs="Calibri"/>
          <w:sz w:val="24"/>
          <w:szCs w:val="24"/>
        </w:rPr>
        <w:fldChar w:fldCharType="end"/>
      </w:r>
      <w:r w:rsidRPr="00DB2DBC">
        <w:rPr>
          <w:rFonts w:cs="Calibri"/>
          <w:sz w:val="24"/>
          <w:szCs w:val="24"/>
        </w:rPr>
        <w:t xml:space="preserve">), and therefore I did not run models using these alternatives. </w:t>
      </w:r>
    </w:p>
    <w:tbl>
      <w:tblPr>
        <w:tblW w:w="8663" w:type="dxa"/>
        <w:jc w:val="center"/>
        <w:tblLook w:val="04A0" w:firstRow="1" w:lastRow="0" w:firstColumn="1" w:lastColumn="0" w:noHBand="0" w:noVBand="1"/>
      </w:tblPr>
      <w:tblGrid>
        <w:gridCol w:w="1243"/>
        <w:gridCol w:w="3740"/>
        <w:gridCol w:w="3680"/>
      </w:tblGrid>
      <w:tr w:rsidR="007E53D7" w14:paraId="20DF8936"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7E0B87" w14:textId="77777777" w:rsidR="007E53D7" w:rsidRPr="005B446A" w:rsidRDefault="007E53D7" w:rsidP="00AC3AED">
            <w:pPr>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1E8CF6AA" w14:textId="77777777" w:rsidR="007E53D7" w:rsidRPr="00F239EC" w:rsidRDefault="007E53D7" w:rsidP="00AC3AED">
            <w:pPr>
              <w:jc w:val="center"/>
              <w:rPr>
                <w:b/>
                <w:bCs/>
                <w:color w:val="000000"/>
              </w:rPr>
            </w:pPr>
            <w:r>
              <w:rPr>
                <w:b/>
                <w:bCs/>
                <w:color w:val="000000"/>
              </w:rPr>
              <w:t>Mean c</w:t>
            </w:r>
            <w:r w:rsidRPr="005B446A">
              <w:rPr>
                <w:b/>
                <w:bCs/>
                <w:color w:val="000000"/>
              </w:rPr>
              <w:t>orrelation</w:t>
            </w:r>
            <w:r>
              <w:rPr>
                <w:b/>
                <w:bCs/>
                <w:color w:val="000000"/>
              </w:rPr>
              <w:t xml:space="preserve"> coefficients between monthly anomalies</w:t>
            </w:r>
          </w:p>
        </w:tc>
      </w:tr>
      <w:tr w:rsidR="007E53D7" w14:paraId="522BB89E" w14:textId="77777777" w:rsidTr="00AC3AED">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A9FB1F6" w14:textId="77777777" w:rsidR="007E53D7" w:rsidRPr="005B446A" w:rsidRDefault="007E53D7" w:rsidP="00AC3AED">
            <w:pPr>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B7AFFF0"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58B95E4C"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A6367B8" w14:textId="77777777" w:rsidR="007E53D7" w:rsidRPr="00F239EC" w:rsidRDefault="007E53D7" w:rsidP="00AC3AED">
            <w:pPr>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28EDD14" w14:textId="77777777" w:rsidR="007E53D7" w:rsidRDefault="007E53D7" w:rsidP="00AC3AED">
            <w:pPr>
              <w:jc w:val="center"/>
              <w:rPr>
                <w:b/>
                <w:bCs/>
                <w:color w:val="000000"/>
              </w:rPr>
            </w:pPr>
            <w:r>
              <w:rPr>
                <w:b/>
                <w:bCs/>
                <w:color w:val="000000"/>
              </w:rPr>
              <w:t>M</w:t>
            </w:r>
            <w:r w:rsidRPr="00F239EC">
              <w:rPr>
                <w:b/>
                <w:bCs/>
                <w:color w:val="000000"/>
              </w:rPr>
              <w:t xml:space="preserve">ean daily temperature </w:t>
            </w:r>
          </w:p>
          <w:p w14:paraId="2DC41CF0" w14:textId="77777777" w:rsidR="007E53D7" w:rsidRDefault="007E53D7" w:rsidP="00AC3AED">
            <w:pPr>
              <w:jc w:val="center"/>
              <w:rPr>
                <w:b/>
                <w:bCs/>
                <w:color w:val="000000"/>
              </w:rPr>
            </w:pPr>
            <w:r>
              <w:rPr>
                <w:b/>
                <w:bCs/>
                <w:color w:val="000000"/>
              </w:rPr>
              <w:t>with</w:t>
            </w:r>
            <w:r w:rsidRPr="00F239EC">
              <w:rPr>
                <w:b/>
                <w:bCs/>
                <w:color w:val="000000"/>
              </w:rPr>
              <w:t xml:space="preserve"> </w:t>
            </w:r>
          </w:p>
          <w:p w14:paraId="5796E067" w14:textId="77777777" w:rsidR="007E53D7" w:rsidRPr="00F239EC" w:rsidRDefault="007E53D7" w:rsidP="00AC3AED">
            <w:pPr>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7E53D7" w14:paraId="0F25420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2566022" w14:textId="77777777" w:rsidR="007E53D7" w:rsidRPr="00771400" w:rsidRDefault="007E53D7" w:rsidP="00AC3AED">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6B2F74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AC5539B" w14:textId="77777777" w:rsidR="007E53D7" w:rsidRPr="00771400" w:rsidRDefault="007E53D7" w:rsidP="00AC3AED">
            <w:pPr>
              <w:jc w:val="center"/>
              <w:rPr>
                <w:color w:val="000000"/>
              </w:rPr>
            </w:pPr>
            <w:r w:rsidRPr="00771400">
              <w:rPr>
                <w:color w:val="000000"/>
              </w:rPr>
              <w:t>0.98</w:t>
            </w:r>
          </w:p>
        </w:tc>
      </w:tr>
      <w:tr w:rsidR="007E53D7" w14:paraId="621348A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3636695" w14:textId="77777777" w:rsidR="007E53D7" w:rsidRPr="00771400" w:rsidRDefault="007E53D7" w:rsidP="00AC3AED">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76319A7" w14:textId="77777777" w:rsidR="007E53D7" w:rsidRPr="00771400" w:rsidRDefault="007E53D7" w:rsidP="00AC3AED">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FDBE5FF" w14:textId="77777777" w:rsidR="007E53D7" w:rsidRPr="00771400" w:rsidRDefault="007E53D7" w:rsidP="00AC3AED">
            <w:pPr>
              <w:jc w:val="center"/>
              <w:rPr>
                <w:color w:val="000000"/>
              </w:rPr>
            </w:pPr>
            <w:r w:rsidRPr="00771400">
              <w:rPr>
                <w:color w:val="000000"/>
              </w:rPr>
              <w:t>0.98</w:t>
            </w:r>
          </w:p>
        </w:tc>
      </w:tr>
      <w:tr w:rsidR="007E53D7" w14:paraId="4D41ECE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8D7AAA8" w14:textId="77777777" w:rsidR="007E53D7" w:rsidRPr="00771400" w:rsidRDefault="007E53D7" w:rsidP="00AC3AED">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BA9D0A"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26275057" w14:textId="77777777" w:rsidR="007E53D7" w:rsidRPr="00771400" w:rsidRDefault="007E53D7" w:rsidP="00AC3AED">
            <w:pPr>
              <w:jc w:val="center"/>
              <w:rPr>
                <w:color w:val="000000"/>
              </w:rPr>
            </w:pPr>
            <w:r w:rsidRPr="00771400">
              <w:rPr>
                <w:color w:val="000000"/>
              </w:rPr>
              <w:t>0.97</w:t>
            </w:r>
          </w:p>
        </w:tc>
      </w:tr>
      <w:tr w:rsidR="007E53D7" w14:paraId="52BB7B68"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52B1956" w14:textId="77777777" w:rsidR="007E53D7" w:rsidRPr="00771400" w:rsidRDefault="007E53D7" w:rsidP="00AC3AED">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1177DEE6" w14:textId="77777777" w:rsidR="007E53D7" w:rsidRPr="00771400" w:rsidRDefault="007E53D7" w:rsidP="00AC3AED">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3EAECB56" w14:textId="77777777" w:rsidR="007E53D7" w:rsidRPr="00771400" w:rsidRDefault="007E53D7" w:rsidP="00AC3AED">
            <w:pPr>
              <w:jc w:val="center"/>
              <w:rPr>
                <w:color w:val="000000"/>
              </w:rPr>
            </w:pPr>
            <w:r w:rsidRPr="00771400">
              <w:rPr>
                <w:color w:val="000000"/>
              </w:rPr>
              <w:t>0.96</w:t>
            </w:r>
          </w:p>
        </w:tc>
      </w:tr>
      <w:tr w:rsidR="007E53D7" w14:paraId="63C97C85"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D7A2476" w14:textId="77777777" w:rsidR="007E53D7" w:rsidRPr="00771400" w:rsidRDefault="007E53D7" w:rsidP="00AC3AED">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51D5C158"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0673E30" w14:textId="77777777" w:rsidR="007E53D7" w:rsidRPr="00771400" w:rsidRDefault="007E53D7" w:rsidP="00AC3AED">
            <w:pPr>
              <w:jc w:val="center"/>
              <w:rPr>
                <w:color w:val="000000"/>
              </w:rPr>
            </w:pPr>
            <w:r w:rsidRPr="00771400">
              <w:rPr>
                <w:color w:val="000000"/>
              </w:rPr>
              <w:t>0.94</w:t>
            </w:r>
          </w:p>
        </w:tc>
      </w:tr>
      <w:tr w:rsidR="007E53D7" w14:paraId="79AE7186"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3BAE64A" w14:textId="77777777" w:rsidR="007E53D7" w:rsidRPr="00771400" w:rsidRDefault="007E53D7" w:rsidP="00AC3AED">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742174E7" w14:textId="77777777" w:rsidR="007E53D7" w:rsidRPr="00771400" w:rsidRDefault="007E53D7" w:rsidP="00AC3AED">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428EC1D2" w14:textId="77777777" w:rsidR="007E53D7" w:rsidRPr="00771400" w:rsidRDefault="007E53D7" w:rsidP="00AC3AED">
            <w:pPr>
              <w:jc w:val="center"/>
              <w:rPr>
                <w:color w:val="000000"/>
              </w:rPr>
            </w:pPr>
            <w:r w:rsidRPr="00771400">
              <w:rPr>
                <w:color w:val="000000"/>
              </w:rPr>
              <w:t>0.92</w:t>
            </w:r>
          </w:p>
        </w:tc>
      </w:tr>
      <w:tr w:rsidR="007E53D7" w14:paraId="63BB0F60"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4461286" w14:textId="77777777" w:rsidR="007E53D7" w:rsidRPr="00771400" w:rsidRDefault="007E53D7" w:rsidP="00AC3AED">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7F41676E"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0B29F57A" w14:textId="77777777" w:rsidR="007E53D7" w:rsidRPr="00771400" w:rsidRDefault="007E53D7" w:rsidP="00AC3AED">
            <w:pPr>
              <w:jc w:val="center"/>
              <w:rPr>
                <w:color w:val="000000"/>
              </w:rPr>
            </w:pPr>
            <w:r w:rsidRPr="00771400">
              <w:rPr>
                <w:color w:val="000000"/>
              </w:rPr>
              <w:t>0.94</w:t>
            </w:r>
          </w:p>
        </w:tc>
      </w:tr>
      <w:tr w:rsidR="007E53D7" w14:paraId="530368C1"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A49CFB6" w14:textId="77777777" w:rsidR="007E53D7" w:rsidRPr="00771400" w:rsidRDefault="007E53D7" w:rsidP="00AC3AED">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CB239EF"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7C653DDE" w14:textId="77777777" w:rsidR="007E53D7" w:rsidRPr="00771400" w:rsidRDefault="007E53D7" w:rsidP="00AC3AED">
            <w:pPr>
              <w:jc w:val="center"/>
              <w:rPr>
                <w:color w:val="000000"/>
              </w:rPr>
            </w:pPr>
            <w:r w:rsidRPr="00771400">
              <w:rPr>
                <w:color w:val="000000"/>
              </w:rPr>
              <w:t>0.93</w:t>
            </w:r>
          </w:p>
        </w:tc>
      </w:tr>
      <w:tr w:rsidR="007E53D7" w14:paraId="2026CEDD"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69EBC" w14:textId="77777777" w:rsidR="007E53D7" w:rsidRPr="00771400" w:rsidRDefault="007E53D7" w:rsidP="00AC3AED">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8947E57" w14:textId="77777777" w:rsidR="007E53D7" w:rsidRPr="00771400" w:rsidRDefault="007E53D7" w:rsidP="00AC3AED">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73BFCCF5" w14:textId="77777777" w:rsidR="007E53D7" w:rsidRPr="00771400" w:rsidRDefault="007E53D7" w:rsidP="00AC3AED">
            <w:pPr>
              <w:jc w:val="center"/>
              <w:rPr>
                <w:color w:val="000000"/>
              </w:rPr>
            </w:pPr>
            <w:r w:rsidRPr="00771400">
              <w:rPr>
                <w:color w:val="000000"/>
              </w:rPr>
              <w:t>0.91</w:t>
            </w:r>
          </w:p>
        </w:tc>
      </w:tr>
      <w:tr w:rsidR="007E53D7" w14:paraId="7AFC94C4"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BDAB181" w14:textId="77777777" w:rsidR="007E53D7" w:rsidRPr="00771400" w:rsidRDefault="007E53D7" w:rsidP="00AC3AED">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5FD864B3" w14:textId="77777777" w:rsidR="007E53D7" w:rsidRPr="00771400" w:rsidRDefault="007E53D7" w:rsidP="00AC3AED">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0B9C01C5" w14:textId="77777777" w:rsidR="007E53D7" w:rsidRPr="00771400" w:rsidRDefault="007E53D7" w:rsidP="00AC3AED">
            <w:pPr>
              <w:jc w:val="center"/>
              <w:rPr>
                <w:color w:val="000000"/>
              </w:rPr>
            </w:pPr>
            <w:r w:rsidRPr="00771400">
              <w:rPr>
                <w:color w:val="000000"/>
              </w:rPr>
              <w:t>0.93</w:t>
            </w:r>
          </w:p>
        </w:tc>
      </w:tr>
      <w:tr w:rsidR="007E53D7" w14:paraId="7561574B"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6E417DE" w14:textId="77777777" w:rsidR="007E53D7" w:rsidRPr="00771400" w:rsidRDefault="007E53D7" w:rsidP="00AC3AED">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37747272" w14:textId="77777777" w:rsidR="007E53D7" w:rsidRPr="00771400" w:rsidRDefault="007E53D7" w:rsidP="00AC3AED">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9574E3E" w14:textId="77777777" w:rsidR="007E53D7" w:rsidRPr="00771400" w:rsidRDefault="007E53D7" w:rsidP="00AC3AED">
            <w:pPr>
              <w:jc w:val="center"/>
              <w:rPr>
                <w:color w:val="000000"/>
              </w:rPr>
            </w:pPr>
            <w:r w:rsidRPr="00771400">
              <w:rPr>
                <w:color w:val="000000"/>
              </w:rPr>
              <w:t>0.97</w:t>
            </w:r>
          </w:p>
        </w:tc>
      </w:tr>
      <w:tr w:rsidR="007E53D7" w14:paraId="1DC7BADE" w14:textId="77777777" w:rsidTr="00AC3AED">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5ECFFC" w14:textId="77777777" w:rsidR="007E53D7" w:rsidRPr="00771400" w:rsidRDefault="007E53D7" w:rsidP="00AC3AED">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5DB436" w14:textId="77777777" w:rsidR="007E53D7" w:rsidRPr="00771400" w:rsidRDefault="007E53D7" w:rsidP="00AC3AED">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77D76843" w14:textId="77777777" w:rsidR="007E53D7" w:rsidRPr="00771400" w:rsidRDefault="007E53D7" w:rsidP="007E53D7">
            <w:pPr>
              <w:keepNext/>
              <w:jc w:val="center"/>
              <w:rPr>
                <w:color w:val="000000"/>
              </w:rPr>
            </w:pPr>
            <w:r w:rsidRPr="00771400">
              <w:rPr>
                <w:color w:val="000000"/>
              </w:rPr>
              <w:t>0.98</w:t>
            </w:r>
          </w:p>
        </w:tc>
      </w:tr>
    </w:tbl>
    <w:p w14:paraId="0469503D" w14:textId="151ED42E" w:rsidR="0059424F" w:rsidRPr="00B81BF6" w:rsidRDefault="007E53D7" w:rsidP="007E53D7">
      <w:pPr>
        <w:jc w:val="center"/>
        <w:rPr>
          <w:rFonts w:cs="Calibri"/>
          <w:sz w:val="24"/>
          <w:szCs w:val="24"/>
        </w:rPr>
      </w:pPr>
      <w:bookmarkStart w:id="40" w:name="_Ref5823728"/>
      <w:bookmarkStart w:id="41" w:name="_Toc5971394"/>
      <w:r w:rsidRPr="007E53D7">
        <w:rPr>
          <w:b/>
        </w:rPr>
        <w:t xml:space="preserve">Table </w:t>
      </w:r>
      <w:r w:rsidRPr="007E53D7">
        <w:rPr>
          <w:b/>
        </w:rPr>
        <w:fldChar w:fldCharType="begin"/>
      </w:r>
      <w:r w:rsidRPr="007E53D7">
        <w:rPr>
          <w:b/>
        </w:rPr>
        <w:instrText xml:space="preserve"> SEQ Table \* ARABIC </w:instrText>
      </w:r>
      <w:r w:rsidRPr="007E53D7">
        <w:rPr>
          <w:b/>
        </w:rPr>
        <w:fldChar w:fldCharType="separate"/>
      </w:r>
      <w:r w:rsidR="00641DCC">
        <w:rPr>
          <w:b/>
          <w:noProof/>
        </w:rPr>
        <w:t>4</w:t>
      </w:r>
      <w:r w:rsidRPr="007E53D7">
        <w:rPr>
          <w:b/>
        </w:rPr>
        <w:fldChar w:fldCharType="end"/>
      </w:r>
      <w:bookmarkEnd w:id="40"/>
      <w:r>
        <w:t>. C</w:t>
      </w:r>
      <w:r w:rsidRPr="005B446A">
        <w:t>orrelation coefficients</w:t>
      </w:r>
      <w:r>
        <w:t xml:space="preserve"> between monthly anomalies generated from mean daily and maximum and minimum daily temperatures. Each correlation coefficient was calculated in each state for each month for 1980-2016</w:t>
      </w:r>
      <w:r w:rsidRPr="00B5798E">
        <w:t>.</w:t>
      </w:r>
      <w:r>
        <w:t xml:space="preserve"> The values shown are the means over all states for a particular month.</w:t>
      </w:r>
      <w:bookmarkEnd w:id="41"/>
    </w:p>
    <w:p w14:paraId="2500764C" w14:textId="07CE81FE"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76C37C3D" w:rsidR="005D0CFD" w:rsidRDefault="005D0CFD" w:rsidP="005D0CFD">
      <w:pPr>
        <w:spacing w:line="480" w:lineRule="auto"/>
        <w:ind w:firstLine="720"/>
        <w:jc w:val="both"/>
        <w:rPr>
          <w:rFonts w:cs="Calibri"/>
          <w:sz w:val="24"/>
          <w:szCs w:val="24"/>
        </w:rPr>
      </w:pPr>
      <w:r>
        <w:rPr>
          <w:rFonts w:cs="Calibri"/>
          <w:sz w:val="24"/>
          <w:szCs w:val="24"/>
        </w:rPr>
        <w:t xml:space="preserve">In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I also considered including the long-term norm values by state in the model.</w:t>
      </w:r>
      <w:commentRangeStart w:id="42"/>
      <w:r>
        <w:rPr>
          <w:rFonts w:cs="Calibri"/>
          <w:sz w:val="24"/>
          <w:szCs w:val="24"/>
        </w:rPr>
        <w:t xml:space="preserve"> This was motivated by the idea that</w:t>
      </w:r>
      <w:r w:rsidR="00B152E4">
        <w:rPr>
          <w:rFonts w:cs="Calibri"/>
          <w:sz w:val="24"/>
          <w:szCs w:val="24"/>
        </w:rPr>
        <w:t xml:space="preserve"> the association of anomalous temperature with mortality</w:t>
      </w:r>
      <w:r>
        <w:rPr>
          <w:rFonts w:cs="Calibri"/>
          <w:sz w:val="24"/>
          <w:szCs w:val="24"/>
        </w:rPr>
        <w:t xml:space="preserve"> deviation may be a function of the absolute value of the norm temperature</w:t>
      </w:r>
      <w:commentRangeEnd w:id="42"/>
      <w:r w:rsidR="0022123F">
        <w:rPr>
          <w:rStyle w:val="CommentReference"/>
          <w:rFonts w:asciiTheme="minorHAnsi" w:eastAsiaTheme="minorHAnsi" w:hAnsiTheme="minorHAnsi" w:cstheme="minorBidi"/>
        </w:rPr>
        <w:commentReference w:id="42"/>
      </w:r>
      <w:r>
        <w:rPr>
          <w:rFonts w:cs="Calibri"/>
          <w:sz w:val="24"/>
          <w:szCs w:val="24"/>
        </w:rPr>
        <w:t xml:space="preserv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641DCC" w:rsidRPr="00A91EA9">
        <w:rPr>
          <w:b/>
        </w:rPr>
        <w:t xml:space="preserve">Equation </w:t>
      </w:r>
      <w:r w:rsidR="00641DCC">
        <w:rPr>
          <w:b/>
          <w:noProof/>
        </w:rPr>
        <w:t>2</w:t>
      </w:r>
      <w:r>
        <w:rPr>
          <w:rFonts w:cs="Calibri"/>
          <w:sz w:val="24"/>
          <w:szCs w:val="24"/>
        </w:rPr>
        <w:fldChar w:fldCharType="end"/>
      </w:r>
      <w:r w:rsidR="00BE7FC5">
        <w:rPr>
          <w:rFonts w:cs="Calibri"/>
          <w:sz w:val="24"/>
          <w:szCs w:val="24"/>
        </w:rPr>
        <w:t xml:space="preserve">, </w:t>
      </w:r>
      <w:r>
        <w:rPr>
          <w:rFonts w:cs="Calibri"/>
          <w:sz w:val="24"/>
          <w:szCs w:val="24"/>
        </w:rPr>
        <w:t xml:space="preserve">given </w:t>
      </w:r>
      <w:r w:rsidR="00BE7FC5">
        <w:rPr>
          <w:rFonts w:cs="Calibri"/>
          <w:sz w:val="24"/>
          <w:szCs w:val="24"/>
        </w:rPr>
        <w:t>below in</w:t>
      </w:r>
      <w:r>
        <w:rPr>
          <w:rFonts w:cs="Calibri"/>
          <w:sz w:val="24"/>
          <w:szCs w:val="24"/>
        </w:rPr>
        <w:t xml:space="preserve"> </w:t>
      </w:r>
      <w:r>
        <w:rPr>
          <w:rFonts w:cs="Calibri"/>
          <w:sz w:val="24"/>
          <w:szCs w:val="24"/>
        </w:rPr>
        <w:fldChar w:fldCharType="begin"/>
      </w:r>
      <w:r>
        <w:rPr>
          <w:rFonts w:cs="Calibri"/>
          <w:sz w:val="24"/>
          <w:szCs w:val="24"/>
        </w:rPr>
        <w:instrText xml:space="preserve"> REF _Ref5730337 \h </w:instrText>
      </w:r>
      <w:r>
        <w:rPr>
          <w:rFonts w:cs="Calibri"/>
          <w:sz w:val="24"/>
          <w:szCs w:val="24"/>
        </w:rPr>
      </w:r>
      <w:r>
        <w:rPr>
          <w:rFonts w:cs="Calibri"/>
          <w:sz w:val="24"/>
          <w:szCs w:val="24"/>
        </w:rPr>
        <w:fldChar w:fldCharType="separate"/>
      </w:r>
      <w:r w:rsidR="00641DCC" w:rsidRPr="00552EF8">
        <w:rPr>
          <w:b/>
        </w:rPr>
        <w:t xml:space="preserve">Equation </w:t>
      </w:r>
      <w:r w:rsidR="00641DCC">
        <w:rPr>
          <w:b/>
          <w:noProof/>
        </w:rPr>
        <w:t>5</w:t>
      </w:r>
      <w:r>
        <w:rPr>
          <w:rFonts w:cs="Calibri"/>
          <w:sz w:val="24"/>
          <w:szCs w:val="24"/>
        </w:rPr>
        <w:fldChar w:fldCharType="end"/>
      </w:r>
      <w:r>
        <w:rPr>
          <w:rFonts w:cs="Calibri"/>
          <w:sz w:val="24"/>
          <w:szCs w:val="24"/>
        </w:rPr>
        <w:t xml:space="preserve">: </w:t>
      </w:r>
    </w:p>
    <w:p w14:paraId="76DD05D5" w14:textId="77777777" w:rsidR="005D0CFD" w:rsidRPr="00B3596A" w:rsidRDefault="00BE3EB4"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1835A428" w14:textId="4D7ECB05" w:rsidR="005D0CFD" w:rsidRDefault="005D0CFD" w:rsidP="005D0CFD">
      <w:pPr>
        <w:jc w:val="center"/>
      </w:pPr>
      <w:bookmarkStart w:id="43" w:name="_Ref5730337"/>
      <w:bookmarkStart w:id="44" w:name="_Toc5971403"/>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641DCC">
        <w:rPr>
          <w:b/>
          <w:noProof/>
        </w:rPr>
        <w:t>5</w:t>
      </w:r>
      <w:r w:rsidRPr="00552EF8">
        <w:rPr>
          <w:b/>
        </w:rPr>
        <w:fldChar w:fldCharType="end"/>
      </w:r>
      <w:bookmarkEnd w:id="43"/>
      <w:r>
        <w:t xml:space="preserve">. </w:t>
      </w:r>
      <w:r w:rsidRPr="006C645D">
        <w:t>Alternative national model with</w:t>
      </w:r>
      <w:r>
        <w:t xml:space="preserve"> long-term norm temperature</w:t>
      </w:r>
      <w:r w:rsidRPr="006C645D">
        <w:t xml:space="preserve"> term.</w:t>
      </w:r>
      <w:bookmarkEnd w:id="44"/>
    </w:p>
    <w:p w14:paraId="49ECE700" w14:textId="77777777" w:rsidR="00370374" w:rsidRPr="00B3596A" w:rsidRDefault="00370374" w:rsidP="005D0CFD">
      <w:pPr>
        <w:jc w:val="center"/>
        <w:rPr>
          <w:rFonts w:cs="Calibri"/>
          <w:color w:val="FFFFFF" w:themeColor="background1"/>
          <w:sz w:val="24"/>
          <w:szCs w:val="24"/>
        </w:rPr>
      </w:pPr>
    </w:p>
    <w:p w14:paraId="26F9F897" w14:textId="48B75407"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641DCC" w:rsidRPr="00A91EA9">
        <w:rPr>
          <w:b/>
        </w:rPr>
        <w:t xml:space="preserve">Equation </w:t>
      </w:r>
      <w:r w:rsidR="00641DCC">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641DCC" w:rsidRPr="00552EF8">
        <w:rPr>
          <w:b/>
        </w:rPr>
        <w:t xml:space="preserve">Equation </w:t>
      </w:r>
      <w:r w:rsidR="00641DCC">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(cf. Figure XX in Chapter</w:t>
      </w:r>
      <w:r w:rsidR="008F4011">
        <w:rPr>
          <w:rFonts w:cs="Calibri"/>
          <w:sz w:val="24"/>
          <w:szCs w:val="24"/>
        </w:rPr>
        <w:t xml:space="preserve"> XX</w:t>
      </w:r>
      <w:r>
        <w:rPr>
          <w:rFonts w:cs="Calibri"/>
          <w:sz w:val="24"/>
          <w:szCs w:val="24"/>
        </w:rPr>
        <w:t xml:space="preserve">) for the paper under review based on chapter XX.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641DCC" w:rsidRPr="00A91EA9">
        <w:rPr>
          <w:b/>
        </w:rPr>
        <w:t xml:space="preserve">Equation </w:t>
      </w:r>
      <w:r w:rsidR="00641DCC">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641DCC" w:rsidRPr="00552EF8">
        <w:rPr>
          <w:b/>
        </w:rPr>
        <w:t xml:space="preserve">Equation </w:t>
      </w:r>
      <w:r w:rsidR="00641DCC">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641DCC" w:rsidRPr="00134EDB">
        <w:rPr>
          <w:b/>
        </w:rPr>
        <w:t xml:space="preserve">Figure </w:t>
      </w:r>
      <w:r w:rsidR="00641DCC">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12"/>
          <w:footerReference w:type="default" r:id="rId13"/>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5393C0AE" w:rsidR="00790249" w:rsidRDefault="00074605" w:rsidP="00F90714">
      <w:pPr>
        <w:suppressLineNumbers/>
        <w:jc w:val="center"/>
        <w:rPr>
          <w:rFonts w:cs="Calibri"/>
          <w:sz w:val="24"/>
          <w:szCs w:val="24"/>
        </w:rPr>
      </w:pPr>
      <w:bookmarkStart w:id="45" w:name="_Ref5807031"/>
      <w:bookmarkStart w:id="46" w:name="_Toc5971389"/>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641DCC">
        <w:rPr>
          <w:b/>
          <w:noProof/>
        </w:rPr>
        <w:t>2</w:t>
      </w:r>
      <w:r w:rsidRPr="00134EDB">
        <w:rPr>
          <w:b/>
        </w:rPr>
        <w:fldChar w:fldCharType="end"/>
      </w:r>
      <w:bookmarkEnd w:id="45"/>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641DCC" w:rsidRPr="00A91EA9">
        <w:rPr>
          <w:b/>
        </w:rPr>
        <w:t xml:space="preserve">Equation </w:t>
      </w:r>
      <w:r w:rsidR="00641DCC">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641DCC" w:rsidRPr="00552EF8">
        <w:rPr>
          <w:b/>
        </w:rPr>
        <w:t xml:space="preserve">Equation </w:t>
      </w:r>
      <w:r w:rsidR="00641DCC">
        <w:rPr>
          <w:b/>
          <w:noProof/>
        </w:rPr>
        <w:t>5</w:t>
      </w:r>
      <w:r w:rsidR="0033044F">
        <w:fldChar w:fldCharType="end"/>
      </w:r>
      <w:r w:rsidR="0033044F">
        <w:t>)</w:t>
      </w:r>
      <w:bookmarkEnd w:id="46"/>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446608A0"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 xml:space="preserve">considered </w:t>
      </w:r>
      <w:ins w:id="47" w:author="Bennett, James E" w:date="2019-04-15T15:23:00Z">
        <w:r w:rsidR="001154D8">
          <w:rPr>
            <w:rFonts w:cs="Calibri"/>
            <w:sz w:val="24"/>
            <w:szCs w:val="24"/>
          </w:rPr>
          <w:t xml:space="preserve">an </w:t>
        </w:r>
      </w:ins>
      <w:r w:rsidRPr="00DB2DBC">
        <w:rPr>
          <w:rFonts w:cs="Calibri"/>
          <w:sz w:val="24"/>
          <w:szCs w:val="24"/>
        </w:rPr>
        <w:t>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641DCC" w:rsidRPr="00AD0EB8">
        <w:rPr>
          <w:b/>
        </w:rPr>
        <w:t xml:space="preserve">Equation </w:t>
      </w:r>
      <w:r w:rsidR="00641DCC">
        <w:rPr>
          <w:b/>
          <w:noProof/>
        </w:rPr>
        <w:t>6</w:t>
      </w:r>
      <w:r w:rsidR="00AD0EB8">
        <w:rPr>
          <w:rFonts w:cs="Calibri"/>
          <w:sz w:val="24"/>
          <w:szCs w:val="24"/>
        </w:rPr>
        <w:fldChar w:fldCharType="end"/>
      </w:r>
      <w:r w:rsidRPr="00DB2DBC">
        <w:rPr>
          <w:rFonts w:cs="Calibri"/>
          <w:sz w:val="24"/>
          <w:szCs w:val="24"/>
        </w:rPr>
        <w:t>:</w:t>
      </w:r>
    </w:p>
    <w:p w14:paraId="5E0D4607" w14:textId="3F4E797F" w:rsidR="008427ED" w:rsidRPr="00AD0EB8" w:rsidRDefault="00BE3EB4"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state-month</m:t>
              </m:r>
            </m:sub>
          </m:sSub>
          <m:r>
            <w:rPr>
              <w:rFonts w:ascii="Cambria Math" w:hAnsi="Cambria Math" w:cs="Calibri"/>
              <w:sz w:val="24"/>
              <w:szCs w:val="24"/>
            </w:rPr>
            <m:t>,0))</m:t>
          </m:r>
          <m:r>
            <m:rPr>
              <m:aln/>
            </m:rPr>
            <w:rPr>
              <w:rFonts w:ascii="Cambria Math" w:hAnsi="Cambria Math" w:cs="Calibri"/>
              <w:color w:val="FFFFFF" w:themeColor="background1"/>
              <w:sz w:val="24"/>
              <w:szCs w:val="24"/>
            </w:rPr>
            <m:t>+</m:t>
          </m:r>
        </m:oMath>
      </m:oMathPara>
    </w:p>
    <w:p w14:paraId="4097C2E5" w14:textId="7F49CDC1" w:rsidR="00AD0EB8" w:rsidRDefault="00AD0EB8" w:rsidP="00AD0EB8">
      <w:pPr>
        <w:jc w:val="center"/>
      </w:pPr>
      <w:bookmarkStart w:id="48" w:name="_Ref5729511"/>
      <w:bookmarkStart w:id="49" w:name="_Toc5971404"/>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641DCC">
        <w:rPr>
          <w:b/>
          <w:noProof/>
        </w:rPr>
        <w:t>6</w:t>
      </w:r>
      <w:r w:rsidRPr="00AD0EB8">
        <w:rPr>
          <w:b/>
        </w:rPr>
        <w:fldChar w:fldCharType="end"/>
      </w:r>
      <w:bookmarkEnd w:id="48"/>
      <w:r>
        <w:t>. Alternative</w:t>
      </w:r>
      <w:r w:rsidRPr="00FF7D4B">
        <w:t xml:space="preserve"> national model wit</w:t>
      </w:r>
      <w:r>
        <w:t>h piecewise temperature anomaly term.</w:t>
      </w:r>
      <w:bookmarkEnd w:id="49"/>
    </w:p>
    <w:p w14:paraId="072C450D" w14:textId="77777777" w:rsidR="00BF298E" w:rsidRPr="00DB2DBC" w:rsidRDefault="00BF298E" w:rsidP="00BF298E">
      <w:pPr>
        <w:suppressLineNumbers/>
        <w:jc w:val="center"/>
        <w:rPr>
          <w:rFonts w:cs="Calibri"/>
          <w:sz w:val="24"/>
          <w:szCs w:val="24"/>
        </w:rPr>
      </w:pPr>
    </w:p>
    <w:p w14:paraId="74AF29E7" w14:textId="77777777" w:rsidR="00451AE7" w:rsidRDefault="008427ED" w:rsidP="008427ED">
      <w:pPr>
        <w:spacing w:line="480" w:lineRule="auto"/>
        <w:ind w:firstLine="720"/>
        <w:jc w:val="both"/>
        <w:rPr>
          <w:rFonts w:cs="Calibri"/>
          <w:sz w:val="24"/>
          <w:szCs w:val="24"/>
        </w:rPr>
      </w:pPr>
      <w:r w:rsidRPr="00DB2DBC">
        <w:rPr>
          <w:rFonts w:cs="Calibri"/>
          <w:sz w:val="24"/>
          <w:szCs w:val="24"/>
        </w:rPr>
        <w:t xml:space="preserve">This would give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04A13AB6"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641DCC" w:rsidRPr="00A91EA9">
        <w:rPr>
          <w:b/>
        </w:rPr>
        <w:t xml:space="preserve">Equation </w:t>
      </w:r>
      <w:r w:rsidR="00641DCC">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641DCC" w:rsidRPr="00AD0EB8">
        <w:rPr>
          <w:b/>
        </w:rPr>
        <w:t xml:space="preserve">Equation </w:t>
      </w:r>
      <w:r w:rsidR="00641DCC">
        <w:rPr>
          <w:b/>
          <w:noProof/>
        </w:rPr>
        <w:t>6</w:t>
      </w:r>
      <w:r w:rsidR="004E466E">
        <w:rPr>
          <w:rFonts w:cs="Calibri"/>
          <w:sz w:val="24"/>
          <w:szCs w:val="24"/>
        </w:rPr>
        <w:fldChar w:fldCharType="end"/>
      </w:r>
      <w:r w:rsidR="004E466E" w:rsidRPr="00DB2DBC">
        <w:rPr>
          <w:rFonts w:cs="Calibri"/>
          <w:sz w:val="24"/>
          <w:szCs w:val="24"/>
        </w:rPr>
        <w:t>)</w:t>
      </w:r>
      <w:r w:rsidRPr="00DB2DBC">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641DCC" w:rsidRPr="002B1916">
        <w:rPr>
          <w:b/>
        </w:rPr>
        <w:t xml:space="preserve">Table </w:t>
      </w:r>
      <w:r w:rsidR="00641DCC">
        <w:rPr>
          <w:b/>
          <w:noProof/>
        </w:rPr>
        <w:t>5</w:t>
      </w:r>
      <w:r w:rsidR="00641DCC" w:rsidRPr="002B1916">
        <w:t xml:space="preserve">. Number of </w:t>
      </w:r>
      <w:proofErr w:type="gramStart"/>
      <w:r w:rsidR="00641DCC" w:rsidRPr="002B1916">
        <w:t>model</w:t>
      </w:r>
      <w:proofErr w:type="gramEnd"/>
      <w:r w:rsidR="00641DCC" w:rsidRPr="002B1916">
        <w:t xml:space="preserve"> run comparisons which favoured the national temperature model (</w:t>
      </w:r>
      <w:r w:rsidR="00641DCC" w:rsidRPr="00A91EA9">
        <w:rPr>
          <w:b/>
        </w:rPr>
        <w:t xml:space="preserve">Equation </w:t>
      </w:r>
      <w:r w:rsidR="00641DCC">
        <w:rPr>
          <w:b/>
          <w:noProof/>
        </w:rPr>
        <w:t>2</w:t>
      </w:r>
      <w:r w:rsidR="00641DCC" w:rsidRPr="002B1916">
        <w:rPr>
          <w:rFonts w:cs="Calibri"/>
        </w:rPr>
        <w:t>) over the alternative national model with piecewise temperature anomaly term (</w:t>
      </w:r>
      <w:r w:rsidR="00641DCC" w:rsidRPr="00AD0EB8">
        <w:rPr>
          <w:b/>
        </w:rPr>
        <w:t xml:space="preserve">Equation </w:t>
      </w:r>
      <w:r w:rsidR="00641DCC">
        <w:rPr>
          <w:b/>
          <w:noProof/>
        </w:rPr>
        <w:t>6</w:t>
      </w:r>
      <w:r w:rsidR="00641DCC"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641DCC" w:rsidRPr="00A91EA9">
        <w:rPr>
          <w:b/>
        </w:rPr>
        <w:t xml:space="preserve">Equation </w:t>
      </w:r>
      <w:r w:rsidR="00641DCC">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641DCC" w:rsidRPr="00A91EA9">
        <w:rPr>
          <w:b/>
        </w:rPr>
        <w:t xml:space="preserve">Equation </w:t>
      </w:r>
      <w:r w:rsidR="00641DCC">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7D1FBFC6" w:rsidR="00603D58" w:rsidRPr="00F85F86" w:rsidRDefault="00AA2710" w:rsidP="008427ED">
            <w:pPr>
              <w:spacing w:line="480" w:lineRule="auto"/>
              <w:jc w:val="both"/>
              <w:rPr>
                <w:rFonts w:cs="Calibri"/>
                <w:b/>
                <w:sz w:val="24"/>
                <w:szCs w:val="24"/>
              </w:rPr>
            </w:pPr>
            <w:del w:id="50" w:author="Robbie Parks" w:date="2019-04-17T15:15:00Z">
              <w:r w:rsidRPr="00F85F86" w:rsidDel="00532DBA">
                <w:rPr>
                  <w:rFonts w:cs="Calibri"/>
                  <w:b/>
                  <w:sz w:val="24"/>
                  <w:szCs w:val="24"/>
                </w:rPr>
                <w:delText>Overall</w:delText>
              </w:r>
            </w:del>
            <w:ins w:id="51" w:author="Robbie Parks" w:date="2019-04-17T15:15:00Z">
              <w:r w:rsidR="00532DBA">
                <w:rPr>
                  <w:rFonts w:cs="Calibri"/>
                  <w:b/>
                  <w:sz w:val="24"/>
                  <w:szCs w:val="24"/>
                </w:rPr>
                <w:t>Male and females combined</w:t>
              </w:r>
            </w:ins>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203586EB" w:rsidR="00603D58" w:rsidRDefault="00492F3A" w:rsidP="008427ED">
            <w:pPr>
              <w:spacing w:line="480" w:lineRule="auto"/>
              <w:jc w:val="both"/>
              <w:rPr>
                <w:rFonts w:cs="Calibri"/>
                <w:sz w:val="24"/>
                <w:szCs w:val="24"/>
              </w:rPr>
            </w:pPr>
            <w:del w:id="52" w:author="Robbie Parks" w:date="2019-04-17T15:15:00Z">
              <w:r w:rsidDel="006C2502">
                <w:rPr>
                  <w:rFonts w:cs="Calibri"/>
                  <w:sz w:val="24"/>
                  <w:szCs w:val="24"/>
                </w:rPr>
                <w:delText>Overall</w:delText>
              </w:r>
            </w:del>
            <w:ins w:id="53" w:author="Robbie Parks" w:date="2019-04-17T15:15:00Z">
              <w:r w:rsidR="006C2502">
                <w:rPr>
                  <w:rFonts w:cs="Calibri"/>
                  <w:sz w:val="24"/>
                  <w:szCs w:val="24"/>
                </w:rPr>
                <w:t>All causes combined</w:t>
              </w:r>
            </w:ins>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1520E7E0" w:rsidR="008B10DD" w:rsidRPr="002B1916" w:rsidRDefault="00B40990" w:rsidP="002B1916">
      <w:pPr>
        <w:jc w:val="center"/>
        <w:rPr>
          <w:rFonts w:cs="Calibri"/>
        </w:rPr>
      </w:pPr>
      <w:bookmarkStart w:id="54" w:name="_Ref5881169"/>
      <w:bookmarkStart w:id="55" w:name="_Toc5971395"/>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641DCC">
        <w:rPr>
          <w:b/>
          <w:noProof/>
        </w:rPr>
        <w:t>5</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641DCC" w:rsidRPr="00A91EA9">
        <w:rPr>
          <w:b/>
        </w:rPr>
        <w:t xml:space="preserve">Equation </w:t>
      </w:r>
      <w:r w:rsidR="00641DCC">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641DCC" w:rsidRPr="00AD0EB8">
        <w:rPr>
          <w:b/>
        </w:rPr>
        <w:t xml:space="preserve">Equation </w:t>
      </w:r>
      <w:r w:rsidR="00641DCC">
        <w:rPr>
          <w:b/>
          <w:noProof/>
        </w:rPr>
        <w:t>6</w:t>
      </w:r>
      <w:r w:rsidR="00DA755A" w:rsidRPr="002B1916">
        <w:rPr>
          <w:rFonts w:cs="Calibri"/>
        </w:rPr>
        <w:fldChar w:fldCharType="end"/>
      </w:r>
      <w:r w:rsidR="00DA755A" w:rsidRPr="002B1916">
        <w:rPr>
          <w:rFonts w:cs="Calibri"/>
        </w:rPr>
        <w:t>)</w:t>
      </w:r>
      <w:bookmarkEnd w:id="54"/>
      <w:bookmarkEnd w:id="55"/>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10CCBA33"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641DCC" w:rsidRPr="00F06BF0">
        <w:rPr>
          <w:b/>
        </w:rPr>
        <w:t xml:space="preserve">Table </w:t>
      </w:r>
      <w:r w:rsidR="00641DCC">
        <w:rPr>
          <w:b/>
          <w:noProof/>
        </w:rPr>
        <w:t>6</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76217735" w:rsidR="00D34980" w:rsidRPr="00DB2DBC" w:rsidRDefault="00F06BF0" w:rsidP="00F06BF0">
      <w:pPr>
        <w:jc w:val="center"/>
        <w:rPr>
          <w:rFonts w:cs="Calibri"/>
          <w:sz w:val="24"/>
          <w:szCs w:val="24"/>
        </w:rPr>
      </w:pPr>
      <w:bookmarkStart w:id="56" w:name="_Ref5823841"/>
      <w:bookmarkStart w:id="57" w:name="_Toc5971396"/>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641DCC">
        <w:rPr>
          <w:b/>
          <w:noProof/>
        </w:rPr>
        <w:t>6</w:t>
      </w:r>
      <w:r w:rsidRPr="00F06BF0">
        <w:rPr>
          <w:b/>
        </w:rPr>
        <w:fldChar w:fldCharType="end"/>
      </w:r>
      <w:bookmarkEnd w:id="56"/>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57"/>
    </w:p>
    <w:p w14:paraId="415072B2" w14:textId="6E274FCA" w:rsidR="00C50012" w:rsidRDefault="00C50012" w:rsidP="00C50012">
      <w:pPr>
        <w:pStyle w:val="Heading3"/>
      </w:pPr>
      <w:bookmarkStart w:id="58" w:name="_Toc6058547"/>
      <w:r>
        <w:t>Hyperparameters</w:t>
      </w:r>
      <w:r w:rsidR="00AF3536">
        <w:t xml:space="preserve"> on precisions of random effects</w:t>
      </w:r>
      <w:bookmarkEnd w:id="58"/>
    </w:p>
    <w:p w14:paraId="0E4ADF48" w14:textId="5A6AB297"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t>
      </w:r>
      <w:proofErr w:type="gramStart"/>
      <w:r>
        <w:rPr>
          <w:rFonts w:cs="Calibri"/>
          <w:sz w:val="24"/>
          <w:szCs w:val="24"/>
        </w:rPr>
        <w:t>were</w:t>
      </w:r>
      <w:proofErr w:type="gramEnd"/>
      <w:r>
        <w:rPr>
          <w:rFonts w:cs="Calibri"/>
          <w:sz w:val="24"/>
          <w:szCs w:val="24"/>
        </w:rPr>
        <w:t xml:space="preserve"> given a distribution of </w:t>
      </w:r>
      <m:oMath>
        <m:r>
          <m:rPr>
            <m:nor/>
          </m:rPr>
          <w:rPr>
            <w:rFonts w:ascii="Cambria Math" w:eastAsia="Times New Roman" w:hAnsi="Cambria Math" w:cs="Calibri"/>
            <w:sz w:val="24"/>
            <w:szCs w:val="24"/>
          </w:rPr>
          <w:br/>
        </m:r>
        <w:proofErr w:type="spellStart"/>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59" w:name="_Toc6058548"/>
      <w:r>
        <w:t>Subnational m</w:t>
      </w:r>
      <w:r w:rsidRPr="00DF5807">
        <w:t>odel specification</w:t>
      </w:r>
      <w:bookmarkEnd w:id="59"/>
    </w:p>
    <w:p w14:paraId="17681CB4" w14:textId="013E31C1"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641DCC" w:rsidRPr="002D05D2">
        <w:rPr>
          <w:b/>
        </w:rPr>
        <w:t xml:space="preserve">Equation </w:t>
      </w:r>
      <w:r w:rsidR="00641DCC">
        <w:rPr>
          <w:b/>
          <w:noProof/>
        </w:rPr>
        <w:t>7</w:t>
      </w:r>
      <w:r w:rsidR="002D05D2">
        <w:rPr>
          <w:rFonts w:cs="Calibri"/>
          <w:sz w:val="24"/>
          <w:szCs w:val="24"/>
        </w:rPr>
        <w:fldChar w:fldCharType="end"/>
      </w:r>
      <w:r w:rsidR="00BE2C4F">
        <w:rPr>
          <w:rFonts w:cs="Calibri"/>
          <w:sz w:val="24"/>
          <w:szCs w:val="24"/>
        </w:rPr>
        <w:t>:</w:t>
      </w:r>
    </w:p>
    <w:p w14:paraId="5E06E6EB" w14:textId="0607731C" w:rsidR="00BE2C4F" w:rsidRPr="002D05D2" w:rsidRDefault="00BE3EB4"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state-month-year</m:t>
                      </m:r>
                    </m:sub>
                  </m:sSub>
                  <m:r>
                    <w:rPr>
                      <w:rFonts w:ascii="Cambria Math" w:hAnsi="Cambria Math" w:cs="Calibri"/>
                      <w:sz w:val="24"/>
                      <w:szCs w:val="24"/>
                    </w:rPr>
                    <m:t xml:space="preserve"> </m:t>
                  </m:r>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m:t>
          </m:r>
          <m:d>
            <m:dPr>
              <m:ctrlPr>
                <w:rPr>
                  <w:rFonts w:ascii="Cambria Math" w:hAnsi="Cambria Math" w:cs="Calibri"/>
                  <w:i/>
                  <w:sz w:val="24"/>
                  <w:szCs w:val="24"/>
                </w:rPr>
              </m:ctrlPr>
            </m:dPr>
            <m:e>
              <m:r>
                <w:rPr>
                  <w:rFonts w:ascii="Cambria Math" w:hAnsi="Cambria Math" w:cs="Calibri"/>
                  <w:sz w:val="24"/>
                  <w:szCs w:val="24"/>
                </w:rPr>
                <m:t>month-year</m:t>
              </m:r>
            </m:e>
          </m:d>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state-month</m:t>
              </m:r>
            </m:sub>
          </m:sSub>
          <m:r>
            <m:rPr>
              <m:aln/>
            </m:rPr>
            <w:rPr>
              <w:rFonts w:ascii="Cambria Math" w:hAnsi="Cambria Math" w:cs="Calibri"/>
              <w:color w:val="FFFFFF" w:themeColor="background1"/>
              <w:sz w:val="24"/>
              <w:szCs w:val="24"/>
            </w:rPr>
            <m:t>+</m:t>
          </m:r>
        </m:oMath>
      </m:oMathPara>
    </w:p>
    <w:p w14:paraId="0BC1F455" w14:textId="5C8D6846" w:rsidR="00AE7877" w:rsidRDefault="002D05D2" w:rsidP="00AE7877">
      <w:pPr>
        <w:jc w:val="center"/>
        <w:rPr>
          <w:rFonts w:cs="Calibri"/>
          <w:color w:val="FFFFFF" w:themeColor="background1"/>
          <w:sz w:val="24"/>
          <w:szCs w:val="24"/>
        </w:rPr>
      </w:pPr>
      <w:bookmarkStart w:id="60" w:name="_Ref5829385"/>
      <w:bookmarkStart w:id="61" w:name="_Toc5971405"/>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641DCC">
        <w:rPr>
          <w:b/>
          <w:noProof/>
        </w:rPr>
        <w:t>7</w:t>
      </w:r>
      <w:r w:rsidRPr="002D05D2">
        <w:rPr>
          <w:b/>
        </w:rPr>
        <w:fldChar w:fldCharType="end"/>
      </w:r>
      <w:bookmarkEnd w:id="60"/>
      <w:r>
        <w:t>. Subn</w:t>
      </w:r>
      <w:r w:rsidRPr="002538D3">
        <w:t>ational temperature model</w:t>
      </w:r>
      <w:bookmarkEnd w:id="61"/>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4EEC60A9" w14:textId="77777777" w:rsidR="003A7C06" w:rsidRDefault="00FA0C2D" w:rsidP="00AB4D73">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p>
    <w:p w14:paraId="547622B2" w14:textId="77777777" w:rsidR="002A5EB8" w:rsidRDefault="00833229" w:rsidP="00AB4D73">
      <w:pPr>
        <w:spacing w:line="480" w:lineRule="auto"/>
        <w:ind w:firstLine="720"/>
        <w:jc w:val="both"/>
        <w:rPr>
          <w:rFonts w:cs="Calibri"/>
          <w:sz w:val="24"/>
          <w:szCs w:val="24"/>
        </w:rPr>
      </w:pPr>
      <w:r w:rsidRPr="00DB2DBC">
        <w:rPr>
          <w:rFonts w:cs="Calibri"/>
          <w:sz w:val="24"/>
          <w:szCs w:val="24"/>
        </w:rPr>
        <w:lastRenderedPageBreak/>
        <w:t>However, the model</w:t>
      </w:r>
      <w:r w:rsidR="00FA0C2D">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Pr="00DB2DBC">
        <w:rPr>
          <w:rFonts w:cs="Calibri"/>
          <w:sz w:val="24"/>
          <w:szCs w:val="24"/>
        </w:rPr>
        <w:t xml:space="preserve"> </w:t>
      </w:r>
      <w:r w:rsidR="003A7C06">
        <w:rPr>
          <w:rFonts w:cs="Calibri"/>
          <w:sz w:val="24"/>
          <w:szCs w:val="24"/>
        </w:rPr>
        <w:t>This</w:t>
      </w:r>
      <w:r w:rsidRPr="00DB2DBC">
        <w:rPr>
          <w:rFonts w:cs="Calibri"/>
          <w:sz w:val="24"/>
          <w:szCs w:val="24"/>
        </w:rPr>
        <w:t xml:space="preserve"> fundamental problem of shrinkage of data when trying to estimate </w:t>
      </w:r>
      <w:r w:rsidR="003A7C06">
        <w:rPr>
          <w:rFonts w:cs="Calibri"/>
          <w:sz w:val="24"/>
          <w:szCs w:val="24"/>
        </w:rPr>
        <w:t>sl</w:t>
      </w:r>
      <w:r w:rsidRPr="00DB2DBC">
        <w:rPr>
          <w:rFonts w:cs="Calibri"/>
          <w:sz w:val="24"/>
          <w:szCs w:val="24"/>
        </w:rPr>
        <w:t xml:space="preserve">opes for each state. </w:t>
      </w:r>
    </w:p>
    <w:p w14:paraId="01C03361" w14:textId="1F74C602" w:rsidR="00833229" w:rsidRDefault="002A5EB8" w:rsidP="00AB4D73">
      <w:pPr>
        <w:spacing w:line="480" w:lineRule="auto"/>
        <w:ind w:firstLine="720"/>
        <w:jc w:val="both"/>
        <w:rPr>
          <w:rFonts w:cs="Calibri"/>
          <w:sz w:val="24"/>
          <w:szCs w:val="24"/>
        </w:rPr>
      </w:pPr>
      <w:r>
        <w:rPr>
          <w:rFonts w:cs="Calibri"/>
          <w:sz w:val="24"/>
          <w:szCs w:val="24"/>
        </w:rPr>
        <w:t>To remedy this,</w:t>
      </w:r>
      <w:r w:rsidR="003A7C06">
        <w:rPr>
          <w:rFonts w:cs="Calibri"/>
          <w:sz w:val="24"/>
          <w:szCs w:val="24"/>
        </w:rPr>
        <w:t xml:space="preserve"> applied a</w:t>
      </w:r>
      <w:r w:rsidR="00B9668E">
        <w:rPr>
          <w:rFonts w:cs="Calibri"/>
          <w:sz w:val="24"/>
          <w:szCs w:val="24"/>
        </w:rPr>
        <w:t xml:space="preserve"> more</w:t>
      </w:r>
      <w:r w:rsidR="003A7C06">
        <w:rPr>
          <w:rFonts w:cs="Calibri"/>
          <w:sz w:val="24"/>
          <w:szCs w:val="24"/>
        </w:rPr>
        <w:t xml:space="preserve"> simplified age grouping, with 0-64 and 65+ years, </w:t>
      </w:r>
      <w:r w:rsidR="00B7372D">
        <w:rPr>
          <w:rFonts w:cs="Calibri"/>
          <w:sz w:val="24"/>
          <w:szCs w:val="24"/>
        </w:rPr>
        <w:t xml:space="preserve">only using </w:t>
      </w:r>
      <w:r w:rsidR="003A7C06">
        <w:rPr>
          <w:rFonts w:cs="Calibri"/>
          <w:sz w:val="24"/>
          <w:szCs w:val="24"/>
        </w:rPr>
        <w:t>groupings of cardiorespiratory deaths</w:t>
      </w:r>
      <w:r w:rsidR="00B9668E">
        <w:rPr>
          <w:rFonts w:cs="Calibri"/>
          <w:sz w:val="24"/>
          <w:szCs w:val="24"/>
        </w:rPr>
        <w:t>.</w:t>
      </w:r>
      <w:r w:rsidR="00B7372D">
        <w:rPr>
          <w:rFonts w:cs="Calibri"/>
          <w:sz w:val="24"/>
          <w:szCs w:val="24"/>
        </w:rPr>
        <w:t xml:space="preserve"> This work is summarised in Chapter XX. </w:t>
      </w:r>
      <w:r w:rsidR="00B9668E">
        <w:rPr>
          <w:rFonts w:cs="Calibri"/>
          <w:sz w:val="24"/>
          <w:szCs w:val="24"/>
        </w:rPr>
        <w:t xml:space="preserve"> </w:t>
      </w:r>
      <w:r w:rsidR="00833229" w:rsidRPr="00DB2DBC">
        <w:rPr>
          <w:rFonts w:cs="Calibri"/>
          <w:sz w:val="24"/>
          <w:szCs w:val="24"/>
        </w:rPr>
        <w:t>This may be work appropriate for future iterations of the model.</w:t>
      </w:r>
    </w:p>
    <w:p w14:paraId="05808809" w14:textId="52DD5E81" w:rsidR="00F01EC6" w:rsidRDefault="00F01EC6" w:rsidP="00F01EC6">
      <w:pPr>
        <w:pStyle w:val="Heading2"/>
      </w:pPr>
      <w:bookmarkStart w:id="62" w:name="_Toc6058549"/>
      <w:r>
        <w:t>Model fitting</w:t>
      </w:r>
      <w:bookmarkEnd w:id="62"/>
    </w:p>
    <w:p w14:paraId="737637AB" w14:textId="49AF904B"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proofErr w:type="spellStart"/>
      <w:r w:rsidR="009804C2">
        <w:rPr>
          <w:rFonts w:cs="Calibri"/>
          <w:sz w:val="24"/>
          <w:szCs w:val="24"/>
          <w:lang w:val="en-US"/>
        </w:rPr>
        <w:t>Win</w:t>
      </w:r>
      <w:del w:id="63" w:author="Bennett, James E" w:date="2019-04-15T13:27:00Z">
        <w:r w:rsidR="009804C2" w:rsidDel="00E0732C">
          <w:rPr>
            <w:rFonts w:cs="Calibri"/>
            <w:sz w:val="24"/>
            <w:szCs w:val="24"/>
            <w:lang w:val="en-US"/>
          </w:rPr>
          <w:delText xml:space="preserve"> </w:delText>
        </w:r>
      </w:del>
      <w:r w:rsidR="009804C2">
        <w:rPr>
          <w:rFonts w:cs="Calibri"/>
          <w:sz w:val="24"/>
          <w:szCs w:val="24"/>
          <w:lang w:val="en-US"/>
        </w:rPr>
        <w:t>BUGS</w:t>
      </w:r>
      <w:proofErr w:type="spellEnd"/>
      <w:r w:rsidR="009804C2">
        <w:rPr>
          <w:rFonts w:cs="Calibri"/>
          <w:sz w:val="24"/>
          <w:szCs w:val="24"/>
          <w:lang w:val="en-US"/>
        </w:rPr>
        <w:t>.</w:t>
      </w:r>
      <w:r w:rsidR="006A55CE" w:rsidRPr="00DB2DBC">
        <w:rPr>
          <w:rFonts w:cs="Calibri"/>
          <w:sz w:val="24"/>
          <w:szCs w:val="24"/>
          <w:lang w:val="en-US"/>
        </w:rPr>
        <w:t xml:space="preserve"> There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del w:id="64" w:author="Robbie Parks" w:date="2019-04-17T15:16:00Z">
        <w:r w:rsidR="007C1AD6" w:rsidRPr="00DB2DBC" w:rsidDel="0090768A">
          <w:rPr>
            <w:rFonts w:cs="Calibri"/>
            <w:sz w:val="24"/>
            <w:szCs w:val="24"/>
            <w:lang w:val="en-US"/>
          </w:rPr>
          <w:delText>to even progress past their initial values</w:delText>
        </w:r>
      </w:del>
      <w:ins w:id="65" w:author="Robbie Parks" w:date="2019-04-17T15:16:00Z">
        <w:r w:rsidR="0090768A">
          <w:rPr>
            <w:rFonts w:cs="Calibri"/>
            <w:sz w:val="24"/>
            <w:szCs w:val="24"/>
            <w:lang w:val="en-US"/>
          </w:rPr>
          <w:t>to compile</w:t>
        </w:r>
      </w:ins>
      <w:r w:rsidR="007C1AD6" w:rsidRPr="00DB2DBC">
        <w:rPr>
          <w:rFonts w:cs="Calibri"/>
          <w:sz w:val="24"/>
          <w:szCs w:val="24"/>
          <w:lang w:val="en-US"/>
        </w:rPr>
        <w:t>.</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05A99419"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 xml:space="preserve">The subnational models took a medium </w:t>
      </w:r>
      <w:r w:rsidR="004B002E">
        <w:rPr>
          <w:rFonts w:cs="Calibri"/>
          <w:sz w:val="24"/>
          <w:szCs w:val="24"/>
        </w:rPr>
        <w:lastRenderedPageBreak/>
        <w:t>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926E51">
        <w:rPr>
          <w:rFonts w:cs="Calibri"/>
          <w:sz w:val="24"/>
          <w:szCs w:val="24"/>
        </w:rPr>
        <w:t>7</w:t>
      </w:r>
      <w:r w:rsidR="00713D75">
        <w:rPr>
          <w:rFonts w:cs="Calibri"/>
          <w:sz w:val="24"/>
          <w:szCs w:val="24"/>
        </w:rPr>
        <w:t xml:space="preserve"> days.</w:t>
      </w:r>
    </w:p>
    <w:p w14:paraId="11E3F31A" w14:textId="265E475E" w:rsidR="007D1747" w:rsidRDefault="007D1747" w:rsidP="00967DFD">
      <w:pPr>
        <w:pStyle w:val="Heading2"/>
      </w:pPr>
      <w:bookmarkStart w:id="66" w:name="_Toc6058550"/>
      <w:commentRangeStart w:id="67"/>
      <w:r>
        <w:t>Model fit performance</w:t>
      </w:r>
      <w:bookmarkEnd w:id="66"/>
      <w:commentRangeEnd w:id="67"/>
      <w:r w:rsidR="00A6173D">
        <w:rPr>
          <w:rStyle w:val="CommentReference"/>
          <w:rFonts w:asciiTheme="minorHAnsi" w:eastAsiaTheme="minorHAnsi" w:hAnsiTheme="minorHAnsi" w:cstheme="minorBidi"/>
          <w:color w:val="auto"/>
        </w:rPr>
        <w:commentReference w:id="67"/>
      </w:r>
    </w:p>
    <w:p w14:paraId="7001E485" w14:textId="77777777" w:rsidR="00641DCC" w:rsidDel="00DA1AD3" w:rsidRDefault="00FA7FB9" w:rsidP="006659E2">
      <w:pPr>
        <w:spacing w:line="480" w:lineRule="auto"/>
        <w:ind w:firstLine="720"/>
        <w:jc w:val="both"/>
        <w:rPr>
          <w:del w:id="68" w:author="Robbie Parks" w:date="2019-04-17T15:16:00Z"/>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641DCC" w:rsidRPr="00A91EA9">
        <w:rPr>
          <w:b/>
        </w:rPr>
        <w:t xml:space="preserve">Equation </w:t>
      </w:r>
      <w:r w:rsidR="00641DCC">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To do this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then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641DCC" w:rsidRPr="00F203BF">
        <w:rPr>
          <w:b/>
        </w:rPr>
        <w:t xml:space="preserve">Figure </w:t>
      </w:r>
      <w:r w:rsidR="00641DCC">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641DCC" w:rsidRPr="00A91EA9">
        <w:rPr>
          <w:b/>
        </w:rPr>
        <w:t xml:space="preserve">Equation </w:t>
      </w:r>
      <w:r w:rsidR="00641DCC">
        <w:rPr>
          <w:b/>
          <w:noProof/>
        </w:rPr>
        <w:t>2</w:t>
      </w:r>
      <w:r w:rsidR="00BA3300">
        <w:rPr>
          <w:rFonts w:cs="Calibri"/>
          <w:sz w:val="24"/>
          <w:szCs w:val="24"/>
        </w:rPr>
        <w:fldChar w:fldCharType="end"/>
      </w:r>
      <w:r w:rsidR="00BA3300">
        <w:rPr>
          <w:rFonts w:cs="Calibri"/>
          <w:sz w:val="24"/>
          <w:szCs w:val="24"/>
        </w:rPr>
        <w:t>).</w:t>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p>
    <w:p w14:paraId="03AD9B82" w14:textId="77777777" w:rsidR="00641DCC" w:rsidRDefault="00641DCC" w:rsidP="00DA1AD3">
      <w:pPr>
        <w:spacing w:line="480" w:lineRule="auto"/>
        <w:ind w:firstLine="720"/>
        <w:jc w:val="both"/>
        <w:rPr>
          <w:b/>
        </w:rPr>
        <w:pPrChange w:id="69" w:author="Robbie Parks" w:date="2019-04-17T15:16:00Z">
          <w:pPr>
            <w:suppressLineNumbers/>
          </w:pPr>
        </w:pPrChange>
      </w:pPr>
    </w:p>
    <w:p w14:paraId="36337F47" w14:textId="77777777" w:rsidR="00641DCC" w:rsidRDefault="00641DCC" w:rsidP="00291A9E">
      <w:pPr>
        <w:suppressLineNumbers/>
        <w:rPr>
          <w:b/>
        </w:rPr>
      </w:pPr>
    </w:p>
    <w:p w14:paraId="10E2F302" w14:textId="1715B290" w:rsidR="00291A9E" w:rsidRDefault="00641DCC" w:rsidP="006659E2">
      <w:pPr>
        <w:spacing w:line="480" w:lineRule="auto"/>
        <w:ind w:firstLine="720"/>
        <w:jc w:val="both"/>
        <w:rPr>
          <w:rFonts w:cs="Calibri"/>
          <w:sz w:val="24"/>
          <w:szCs w:val="24"/>
        </w:rPr>
      </w:pPr>
      <w:r w:rsidRPr="00F203BF">
        <w:rPr>
          <w:b/>
        </w:rPr>
        <w:t xml:space="preserve">Table </w:t>
      </w:r>
      <w:r>
        <w:rPr>
          <w:b/>
          <w:noProof/>
        </w:rPr>
        <w:t>7</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 xml:space="preserve">for the model fit in the years available from the data (1980-2016). </w:t>
      </w:r>
      <w:r w:rsidR="003B125A">
        <w:rPr>
          <w:rFonts w:cs="Calibri"/>
          <w:sz w:val="24"/>
          <w:szCs w:val="24"/>
        </w:rPr>
        <w:fldChar w:fldCharType="begin"/>
      </w:r>
      <w:r w:rsidR="003B125A">
        <w:rPr>
          <w:rFonts w:cs="Calibri"/>
          <w:sz w:val="24"/>
          <w:szCs w:val="24"/>
        </w:rPr>
        <w:instrText xml:space="preserve"> REF _Ref5890851 \h </w:instrText>
      </w:r>
      <w:r w:rsidR="003B125A">
        <w:rPr>
          <w:rFonts w:cs="Calibri"/>
          <w:sz w:val="24"/>
          <w:szCs w:val="24"/>
        </w:rPr>
      </w:r>
      <w:r w:rsidR="003B125A">
        <w:rPr>
          <w:rFonts w:cs="Calibri"/>
          <w:sz w:val="24"/>
          <w:szCs w:val="24"/>
        </w:rPr>
        <w:fldChar w:fldCharType="separate"/>
      </w:r>
      <w:r w:rsidRPr="003B125A">
        <w:rPr>
          <w:b/>
        </w:rPr>
        <w:t xml:space="preserve">Table </w:t>
      </w:r>
      <w:r>
        <w:rPr>
          <w:b/>
          <w:noProof/>
        </w:rPr>
        <w:t>8</w:t>
      </w:r>
      <w:r w:rsidR="003B125A">
        <w:rPr>
          <w:rFonts w:cs="Calibri"/>
          <w:sz w:val="24"/>
          <w:szCs w:val="24"/>
        </w:rPr>
        <w:fldChar w:fldCharType="end"/>
      </w:r>
      <w:r w:rsidR="004142B9">
        <w:rPr>
          <w:rFonts w:cs="Calibri"/>
          <w:sz w:val="24"/>
          <w:szCs w:val="24"/>
        </w:rPr>
        <w:t xml:space="preserve"> shows measures of performance of the subnational temperature model</w:t>
      </w:r>
      <w:r w:rsidR="00DA7076">
        <w:rPr>
          <w:rFonts w:cs="Calibri"/>
          <w:sz w:val="24"/>
          <w:szCs w:val="24"/>
        </w:rPr>
        <w:t xml:space="preserve"> used in</w:t>
      </w:r>
      <w:r w:rsidR="00C82608">
        <w:rPr>
          <w:rFonts w:cs="Calibri"/>
          <w:sz w:val="24"/>
          <w:szCs w:val="24"/>
        </w:rPr>
        <w:t xml:space="preserve"> </w:t>
      </w:r>
      <w:r w:rsidR="00C82608">
        <w:rPr>
          <w:rFonts w:cs="Calibri"/>
          <w:sz w:val="24"/>
          <w:szCs w:val="24"/>
        </w:rPr>
        <w:fldChar w:fldCharType="begin"/>
      </w:r>
      <w:r w:rsidR="00C82608">
        <w:rPr>
          <w:rFonts w:cs="Calibri"/>
          <w:sz w:val="24"/>
          <w:szCs w:val="24"/>
        </w:rPr>
        <w:instrText xml:space="preserve"> REF _Ref5829385 \h </w:instrText>
      </w:r>
      <w:r w:rsidR="00C82608">
        <w:rPr>
          <w:rFonts w:cs="Calibri"/>
          <w:sz w:val="24"/>
          <w:szCs w:val="24"/>
        </w:rPr>
      </w:r>
      <w:r w:rsidR="00C82608">
        <w:rPr>
          <w:rFonts w:cs="Calibri"/>
          <w:sz w:val="24"/>
          <w:szCs w:val="24"/>
        </w:rPr>
        <w:fldChar w:fldCharType="separate"/>
      </w:r>
      <w:r w:rsidRPr="002D05D2">
        <w:rPr>
          <w:b/>
        </w:rPr>
        <w:t xml:space="preserve">Equation </w:t>
      </w:r>
      <w:r>
        <w:rPr>
          <w:b/>
          <w:noProof/>
        </w:rPr>
        <w:t>7</w:t>
      </w:r>
      <w:r w:rsidR="00C82608">
        <w:rPr>
          <w:rFonts w:cs="Calibri"/>
          <w:sz w:val="24"/>
          <w:szCs w:val="24"/>
        </w:rPr>
        <w:fldChar w:fldCharType="end"/>
      </w:r>
      <w:r w:rsidR="00DA7076">
        <w:rPr>
          <w:rFonts w:cs="Calibri"/>
          <w:sz w:val="24"/>
          <w:szCs w:val="24"/>
        </w:rPr>
        <w:t>.</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70"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04DE1875"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71" w:name="_Toc5971397"/>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641DCC">
        <w:rPr>
          <w:b/>
          <w:noProof/>
        </w:rPr>
        <w:t>7</w:t>
      </w:r>
      <w:r w:rsidRPr="00F203BF">
        <w:rPr>
          <w:b/>
        </w:rPr>
        <w:fldChar w:fldCharType="end"/>
      </w:r>
      <w:bookmarkEnd w:id="70"/>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641DCC" w:rsidRPr="00A91EA9">
        <w:rPr>
          <w:b/>
        </w:rPr>
        <w:t xml:space="preserve">Equation </w:t>
      </w:r>
      <w:r w:rsidR="00641DCC">
        <w:rPr>
          <w:b/>
          <w:noProof/>
        </w:rPr>
        <w:t>2</w:t>
      </w:r>
      <w:r>
        <w:fldChar w:fldCharType="end"/>
      </w:r>
      <w:r>
        <w:t>). All units are in deaths per 100,000</w:t>
      </w:r>
      <w:r w:rsidR="003B125A">
        <w:t>.</w:t>
      </w:r>
      <w:bookmarkEnd w:id="71"/>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2AF73494" w:rsidR="00FB223F" w:rsidRDefault="00291A9E" w:rsidP="00291A9E">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72" w:name="_Ref5880898"/>
      <w:bookmarkStart w:id="73" w:name="_Toc5971390"/>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641DCC">
        <w:rPr>
          <w:b/>
          <w:noProof/>
        </w:rPr>
        <w:t>3</w:t>
      </w:r>
      <w:r w:rsidRPr="00F203BF">
        <w:rPr>
          <w:b/>
        </w:rPr>
        <w:fldChar w:fldCharType="end"/>
      </w:r>
      <w:bookmarkEnd w:id="72"/>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73"/>
      <w:r>
        <w:rPr>
          <w:rFonts w:cs="Calibri"/>
          <w:sz w:val="24"/>
          <w:szCs w:val="24"/>
        </w:rPr>
        <w:t xml:space="preserve"> </w:t>
      </w: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381C87" w14:paraId="6735084A"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06433F1" w14:textId="77777777" w:rsidR="00381C87" w:rsidRPr="00E662AD" w:rsidRDefault="00381C87" w:rsidP="00D5792A">
            <w:r w:rsidRPr="00E662AD">
              <w:lastRenderedPageBreak/>
              <w:t>Cause</w:t>
            </w:r>
          </w:p>
        </w:tc>
        <w:tc>
          <w:tcPr>
            <w:tcW w:w="1390" w:type="dxa"/>
          </w:tcPr>
          <w:p w14:paraId="2F2997CB"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69B10828"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792D653" w14:textId="77777777" w:rsidR="00381C87" w:rsidRPr="00E662AD" w:rsidRDefault="00381C87"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381C87" w14:paraId="57D658A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88BEC6D" w14:textId="77777777" w:rsidR="00381C87" w:rsidRPr="00E662AD" w:rsidRDefault="00381C87" w:rsidP="00D5792A">
            <w:r w:rsidRPr="00E662AD">
              <w:t>Average across causes</w:t>
            </w:r>
          </w:p>
        </w:tc>
        <w:tc>
          <w:tcPr>
            <w:tcW w:w="1390" w:type="dxa"/>
            <w:vAlign w:val="center"/>
          </w:tcPr>
          <w:p w14:paraId="2AFA00DE" w14:textId="3E48F819"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54001472" w14:textId="2F408341"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221D446A" w14:textId="47463DA6"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40A6BCF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51480DF" w14:textId="77777777" w:rsidR="00381C87" w:rsidRPr="00E662AD" w:rsidRDefault="00381C87" w:rsidP="00D5792A">
            <w:r w:rsidRPr="00E662AD">
              <w:t>Ischaemic heart disease</w:t>
            </w:r>
          </w:p>
        </w:tc>
        <w:tc>
          <w:tcPr>
            <w:tcW w:w="1390" w:type="dxa"/>
            <w:vAlign w:val="center"/>
          </w:tcPr>
          <w:p w14:paraId="0EA0C24E" w14:textId="3E8D09C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445" w:type="dxa"/>
            <w:vAlign w:val="center"/>
          </w:tcPr>
          <w:p w14:paraId="484AF544" w14:textId="291926C5"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c>
          <w:tcPr>
            <w:tcW w:w="1984" w:type="dxa"/>
            <w:vAlign w:val="center"/>
          </w:tcPr>
          <w:p w14:paraId="7EAFFDC0" w14:textId="76C45788"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color w:val="000000"/>
              </w:rPr>
              <w:t>XX</w:t>
            </w:r>
          </w:p>
        </w:tc>
      </w:tr>
      <w:tr w:rsidR="00381C87" w14:paraId="6DF3B69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7AC2047" w14:textId="77777777" w:rsidR="00381C87" w:rsidRPr="00E662AD" w:rsidRDefault="00381C87" w:rsidP="00D5792A">
            <w:r w:rsidRPr="00E662AD">
              <w:t>Cerebrovascular diseases</w:t>
            </w:r>
          </w:p>
        </w:tc>
        <w:tc>
          <w:tcPr>
            <w:tcW w:w="1390" w:type="dxa"/>
            <w:vAlign w:val="center"/>
          </w:tcPr>
          <w:p w14:paraId="015F27C0" w14:textId="7D6D6199"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3A84B011" w14:textId="27C524C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F634250" w14:textId="7AFFCA08"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89692FB"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9B10CFC" w14:textId="77777777" w:rsidR="00381C87" w:rsidRPr="00E662AD" w:rsidRDefault="00381C87" w:rsidP="00D5792A">
            <w:r w:rsidRPr="00E662AD">
              <w:t>Other cardiovascular diseases</w:t>
            </w:r>
          </w:p>
        </w:tc>
        <w:tc>
          <w:tcPr>
            <w:tcW w:w="1390" w:type="dxa"/>
            <w:vAlign w:val="center"/>
          </w:tcPr>
          <w:p w14:paraId="584BEDB2" w14:textId="1D088D42"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3EAB0CF" w14:textId="38B8F0CF"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D8DEBAA" w14:textId="35BEB0E7"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30735E35"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3915FD4" w14:textId="77777777" w:rsidR="00381C87" w:rsidRPr="00E662AD" w:rsidRDefault="00381C87" w:rsidP="00D5792A">
            <w:r w:rsidRPr="00E662AD">
              <w:t>Chronic obstructive pulmonary disease</w:t>
            </w:r>
          </w:p>
        </w:tc>
        <w:tc>
          <w:tcPr>
            <w:tcW w:w="1390" w:type="dxa"/>
            <w:vAlign w:val="center"/>
          </w:tcPr>
          <w:p w14:paraId="5B162E24" w14:textId="52BDD08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7CF50B05" w14:textId="0C9F281B"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5FB4A6E4" w14:textId="5C2C1926"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19350E9"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F1E7E0" w14:textId="77777777" w:rsidR="00381C87" w:rsidRPr="00E662AD" w:rsidRDefault="00381C87" w:rsidP="00D5792A">
            <w:r w:rsidRPr="00E662AD">
              <w:t>Respiratory infections</w:t>
            </w:r>
          </w:p>
        </w:tc>
        <w:tc>
          <w:tcPr>
            <w:tcW w:w="1390" w:type="dxa"/>
            <w:vAlign w:val="center"/>
          </w:tcPr>
          <w:p w14:paraId="5F59674C" w14:textId="34080EC5"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03DCB02C" w14:textId="1D94AB11"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445F2821" w14:textId="0609D1B3"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r w:rsidR="00381C87" w14:paraId="1AD40EE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B93A2BB" w14:textId="77777777" w:rsidR="00381C87" w:rsidRPr="00E662AD" w:rsidRDefault="00381C87" w:rsidP="00D5792A">
            <w:r w:rsidRPr="00E662AD">
              <w:t>Other respiratory diseases</w:t>
            </w:r>
          </w:p>
        </w:tc>
        <w:tc>
          <w:tcPr>
            <w:tcW w:w="1390" w:type="dxa"/>
            <w:vAlign w:val="center"/>
          </w:tcPr>
          <w:p w14:paraId="49D6C097" w14:textId="6A71955E"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445" w:type="dxa"/>
            <w:vAlign w:val="center"/>
          </w:tcPr>
          <w:p w14:paraId="4EA746D5" w14:textId="743279B4" w:rsidR="00381C87" w:rsidRPr="00E662AD" w:rsidRDefault="001C22F7" w:rsidP="00D5792A">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c>
          <w:tcPr>
            <w:tcW w:w="1984" w:type="dxa"/>
            <w:vAlign w:val="center"/>
          </w:tcPr>
          <w:p w14:paraId="02553B64" w14:textId="2E41FFFD" w:rsidR="00381C87" w:rsidRPr="00E662AD" w:rsidRDefault="001C22F7" w:rsidP="003B125A">
            <w:pPr>
              <w:keepNext/>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rPr>
              <w:t>XX</w:t>
            </w:r>
          </w:p>
        </w:tc>
      </w:tr>
    </w:tbl>
    <w:p w14:paraId="4C37B92F" w14:textId="77777777" w:rsidR="00381C87" w:rsidRDefault="00381C87" w:rsidP="00381C87">
      <w:pPr>
        <w:suppressLineNumbers/>
        <w:rPr>
          <w:b/>
        </w:rPr>
      </w:pPr>
    </w:p>
    <w:p w14:paraId="3F49C370" w14:textId="77777777" w:rsidR="003B125A" w:rsidRDefault="003B125A" w:rsidP="00664723">
      <w:pPr>
        <w:suppressLineNumbers/>
      </w:pPr>
    </w:p>
    <w:p w14:paraId="762B4BCD" w14:textId="0523ADF6" w:rsidR="003B125A" w:rsidRDefault="003B125A" w:rsidP="00664723">
      <w:pPr>
        <w:suppressLineNumbers/>
        <w:jc w:val="center"/>
      </w:pPr>
      <w:bookmarkStart w:id="74" w:name="_Ref5890851"/>
      <w:bookmarkStart w:id="75" w:name="_Toc5971398"/>
      <w:r w:rsidRPr="003B125A">
        <w:rPr>
          <w:b/>
        </w:rPr>
        <w:t xml:space="preserve">Table </w:t>
      </w:r>
      <w:r w:rsidRPr="003B125A">
        <w:rPr>
          <w:b/>
        </w:rPr>
        <w:fldChar w:fldCharType="begin"/>
      </w:r>
      <w:r w:rsidRPr="003B125A">
        <w:rPr>
          <w:b/>
        </w:rPr>
        <w:instrText xml:space="preserve"> SEQ Table \* ARABIC </w:instrText>
      </w:r>
      <w:r w:rsidRPr="003B125A">
        <w:rPr>
          <w:b/>
        </w:rPr>
        <w:fldChar w:fldCharType="separate"/>
      </w:r>
      <w:r w:rsidR="00641DCC">
        <w:rPr>
          <w:b/>
          <w:noProof/>
        </w:rPr>
        <w:t>8</w:t>
      </w:r>
      <w:r w:rsidRPr="003B125A">
        <w:rPr>
          <w:b/>
        </w:rPr>
        <w:fldChar w:fldCharType="end"/>
      </w:r>
      <w:bookmarkEnd w:id="74"/>
      <w:r>
        <w:t>. In-sample predictive validity metrics of model fit for males aged 65+ years for 1980-2016 using subnational temperature model (</w:t>
      </w:r>
      <w:r>
        <w:fldChar w:fldCharType="begin"/>
      </w:r>
      <w:r>
        <w:instrText xml:space="preserve"> REF _Ref5829385 \h  \* MERGEFORMAT </w:instrText>
      </w:r>
      <w:r>
        <w:fldChar w:fldCharType="separate"/>
      </w:r>
      <w:r w:rsidR="00641DCC" w:rsidRPr="002D05D2">
        <w:rPr>
          <w:b/>
        </w:rPr>
        <w:t xml:space="preserve">Equation </w:t>
      </w:r>
      <w:r w:rsidR="00641DCC">
        <w:rPr>
          <w:b/>
          <w:noProof/>
        </w:rPr>
        <w:t>7</w:t>
      </w:r>
      <w:r>
        <w:fldChar w:fldCharType="end"/>
      </w:r>
      <w:r>
        <w:t>). All units are in deaths per 100,000.</w:t>
      </w:r>
      <w:bookmarkEnd w:id="75"/>
    </w:p>
    <w:p w14:paraId="10C81B44" w14:textId="77777777" w:rsidR="00381C87" w:rsidRDefault="00381C87" w:rsidP="00381C87">
      <w:pPr>
        <w:suppressLineNumbers/>
        <w:rPr>
          <w:b/>
        </w:rPr>
      </w:pPr>
    </w:p>
    <w:p w14:paraId="7D082E5B" w14:textId="43C83607" w:rsidR="003E60E5" w:rsidRDefault="003E60E5" w:rsidP="003E60E5">
      <w:pPr>
        <w:pStyle w:val="Heading2"/>
      </w:pPr>
      <w:bookmarkStart w:id="76" w:name="_Toc6058551"/>
      <w:r>
        <w:t xml:space="preserve">Excess risk and </w:t>
      </w:r>
      <w:r w:rsidR="007F3A1D">
        <w:t>uncertainty</w:t>
      </w:r>
      <w:bookmarkEnd w:id="76"/>
    </w:p>
    <w:p w14:paraId="08300993" w14:textId="28E6096B" w:rsidR="007D4F64" w:rsidRDefault="00ED1AB8" w:rsidP="003E60E5">
      <w:pPr>
        <w:spacing w:line="480" w:lineRule="auto"/>
        <w:ind w:firstLine="720"/>
        <w:jc w:val="both"/>
        <w:rPr>
          <w:rFonts w:cs="Calibri"/>
          <w:sz w:val="24"/>
          <w:szCs w:val="24"/>
        </w:rPr>
      </w:pPr>
      <w:r>
        <w:rPr>
          <w:rFonts w:cs="Calibri"/>
          <w:sz w:val="24"/>
          <w:szCs w:val="24"/>
        </w:rPr>
        <w:t xml:space="preserve">Once the model gave </w:t>
      </w:r>
      <w:r w:rsidR="00DD5EB5">
        <w:rPr>
          <w:rFonts w:cs="Calibri"/>
          <w:sz w:val="24"/>
          <w:szCs w:val="24"/>
        </w:rPr>
        <w:t>an inference of the smoothed death rates and the model parameters, I needed to turn the temperature coefficients into excess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08B5413C"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p>
          </m:sSup>
          <m:r>
            <w:rPr>
              <w:rFonts w:ascii="Cambria Math" w:hAnsi="Cambria Math" w:cs="Calibri"/>
              <w:sz w:val="24"/>
              <w:szCs w:val="24"/>
            </w:rPr>
            <m:t xml:space="preserve">-1 </m:t>
          </m:r>
        </m:oMath>
      </m:oMathPara>
    </w:p>
    <w:p w14:paraId="2C945E16" w14:textId="7DAD6105" w:rsidR="00887B86" w:rsidRDefault="00443FA3" w:rsidP="00443FA3">
      <w:pPr>
        <w:jc w:val="center"/>
        <w:rPr>
          <w:rFonts w:cs="Calibri"/>
          <w:sz w:val="24"/>
          <w:szCs w:val="24"/>
        </w:rPr>
      </w:pPr>
      <w:bookmarkStart w:id="77" w:name="_Ref5880299"/>
      <w:bookmarkStart w:id="78" w:name="_Toc5971406"/>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641DCC">
        <w:rPr>
          <w:b/>
          <w:noProof/>
        </w:rPr>
        <w:t>8</w:t>
      </w:r>
      <w:r w:rsidRPr="00443FA3">
        <w:rPr>
          <w:b/>
        </w:rPr>
        <w:fldChar w:fldCharType="end"/>
      </w:r>
      <w:bookmarkEnd w:id="77"/>
      <w:r>
        <w:t>. Excess risk calculation using anomalous temperature parameters from national temperature model.</w:t>
      </w:r>
      <w:bookmarkEnd w:id="78"/>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 xml:space="preserve">This is the </w:t>
      </w:r>
      <w:r w:rsidR="0030088F">
        <w:rPr>
          <w:rFonts w:cs="Calibri"/>
          <w:sz w:val="24"/>
          <w:szCs w:val="24"/>
        </w:rPr>
        <w:lastRenderedPageBreak/>
        <w:t>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0F2966D3" w:rsidR="003E60E5" w:rsidRDefault="00420632" w:rsidP="00887B86">
      <w:pPr>
        <w:spacing w:line="480" w:lineRule="auto"/>
        <w:ind w:firstLine="720"/>
        <w:jc w:val="both"/>
        <w:rPr>
          <w:rFonts w:cs="Calibri"/>
          <w:sz w:val="24"/>
          <w:szCs w:val="24"/>
        </w:rPr>
      </w:pPr>
      <w:r>
        <w:rPr>
          <w:rFonts w:cs="Calibri"/>
          <w:sz w:val="24"/>
          <w:szCs w:val="24"/>
        </w:rPr>
        <w:t xml:space="preserve">In Chapters XX-XX, we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For this calculation, we multiplied the actual death counts for each month, sex, state and age group in 2016 by the corresponding excess relative risk, equivalent to the exponential of the coefficient of the temperature anomaly term from the above analysis</w:t>
      </w:r>
      <w:r w:rsidR="00887B86">
        <w:rPr>
          <w:rFonts w:cs="Calibri"/>
          <w:sz w:val="24"/>
          <w:szCs w:val="24"/>
        </w:rPr>
        <w:t xml:space="preserve"> as described in </w:t>
      </w:r>
      <w:r w:rsidR="007D2337">
        <w:rPr>
          <w:rFonts w:cs="Calibri"/>
          <w:sz w:val="24"/>
          <w:szCs w:val="24"/>
        </w:rPr>
        <w:fldChar w:fldCharType="begin"/>
      </w:r>
      <w:r w:rsidR="007D2337">
        <w:rPr>
          <w:rFonts w:cs="Calibri"/>
          <w:sz w:val="24"/>
          <w:szCs w:val="24"/>
        </w:rPr>
        <w:instrText xml:space="preserve"> REF _Ref5880299 \h </w:instrText>
      </w:r>
      <w:r w:rsidR="007D2337">
        <w:rPr>
          <w:rFonts w:cs="Calibri"/>
          <w:sz w:val="24"/>
          <w:szCs w:val="24"/>
        </w:rPr>
      </w:r>
      <w:r w:rsidR="007D2337">
        <w:rPr>
          <w:rFonts w:cs="Calibri"/>
          <w:sz w:val="24"/>
          <w:szCs w:val="24"/>
        </w:rPr>
        <w:fldChar w:fldCharType="separate"/>
      </w:r>
      <w:r w:rsidR="00641DCC" w:rsidRPr="00443FA3">
        <w:rPr>
          <w:b/>
        </w:rPr>
        <w:t xml:space="preserve">Equation </w:t>
      </w:r>
      <w:r w:rsidR="00641DCC">
        <w:rPr>
          <w:b/>
          <w:noProof/>
        </w:rPr>
        <w:t>8</w:t>
      </w:r>
      <w:r w:rsidR="007D2337">
        <w:rPr>
          <w:rFonts w:cs="Calibri"/>
          <w:sz w:val="24"/>
          <w:szCs w:val="24"/>
        </w:rPr>
        <w:fldChar w:fldCharType="end"/>
      </w:r>
      <w:r w:rsidR="00570FE0" w:rsidRPr="00570FE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in similar models of 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79" w:name="_Toc6058552"/>
      <w:r w:rsidRPr="00DB2DBC">
        <w:lastRenderedPageBreak/>
        <w:t>References</w:t>
      </w:r>
      <w:bookmarkEnd w:id="79"/>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0" w:author="Bennett, James E" w:date="2019-04-15T15:19:00Z" w:initials="BJE">
    <w:p w14:paraId="0C1EFFE4" w14:textId="7AF3563F" w:rsidR="00351CE5" w:rsidRDefault="00351CE5">
      <w:pPr>
        <w:pStyle w:val="CommentText"/>
      </w:pPr>
      <w:r>
        <w:rPr>
          <w:rStyle w:val="CommentReference"/>
        </w:rPr>
        <w:annotationRef/>
      </w:r>
      <w:r>
        <w:t>Number same surely, time is the problem no?</w:t>
      </w:r>
    </w:p>
  </w:comment>
  <w:comment w:id="42" w:author="Bennett, James E" w:date="2019-04-15T15:21:00Z" w:initials="BJE">
    <w:p w14:paraId="3C0ABD45" w14:textId="3FCA1C92" w:rsidR="0022123F" w:rsidRDefault="0022123F">
      <w:pPr>
        <w:pStyle w:val="CommentText"/>
      </w:pPr>
      <w:r>
        <w:rPr>
          <w:rStyle w:val="CommentReference"/>
        </w:rPr>
        <w:annotationRef/>
      </w:r>
      <w:r>
        <w:t>Can you provide a case in which this would be reasonable i.e. adaption is not complete?</w:t>
      </w:r>
    </w:p>
  </w:comment>
  <w:comment w:id="67" w:author="Bennett, James E" w:date="2019-04-15T13:31:00Z" w:initials="BJE">
    <w:p w14:paraId="480A20A2" w14:textId="0B314B8C" w:rsidR="00A6173D" w:rsidRDefault="00A6173D">
      <w:pPr>
        <w:pStyle w:val="CommentText"/>
      </w:pPr>
      <w:r>
        <w:rPr>
          <w:rStyle w:val="CommentReference"/>
        </w:rPr>
        <w:annotationRef/>
      </w:r>
      <w:r>
        <w:t xml:space="preserve">Think you need to split down your residuals in various ways, </w:t>
      </w:r>
      <w:proofErr w:type="spellStart"/>
      <w:r>
        <w:t>i.e</w:t>
      </w:r>
      <w:proofErr w:type="spellEnd"/>
      <w:r>
        <w:t xml:space="preserve"> by month, by year,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C1EFFE4" w15:done="0"/>
  <w15:commentEx w15:paraId="3C0ABD45" w15:done="0"/>
  <w15:commentEx w15:paraId="480A20A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C1EFFE4" w16cid:durableId="205F1F86"/>
  <w16cid:commentId w16cid:paraId="3C0ABD45" w16cid:durableId="205F1FF6"/>
  <w16cid:commentId w16cid:paraId="480A20A2" w16cid:durableId="205F06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3BE8AC" w14:textId="77777777" w:rsidR="00BE3EB4" w:rsidRDefault="00BE3EB4">
      <w:pPr>
        <w:spacing w:after="0" w:line="240" w:lineRule="auto"/>
      </w:pPr>
      <w:r>
        <w:separator/>
      </w:r>
    </w:p>
    <w:p w14:paraId="1B59D359" w14:textId="77777777" w:rsidR="00BE3EB4" w:rsidRDefault="00BE3EB4"/>
  </w:endnote>
  <w:endnote w:type="continuationSeparator" w:id="0">
    <w:p w14:paraId="07DA6BA9" w14:textId="77777777" w:rsidR="00BE3EB4" w:rsidRDefault="00BE3EB4">
      <w:pPr>
        <w:spacing w:after="0" w:line="240" w:lineRule="auto"/>
      </w:pPr>
      <w:r>
        <w:continuationSeparator/>
      </w:r>
    </w:p>
    <w:p w14:paraId="6160E472" w14:textId="77777777" w:rsidR="00BE3EB4" w:rsidRDefault="00BE3EB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5F316A" w:rsidRDefault="005F316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5F316A" w:rsidRDefault="005F316A" w:rsidP="00E95DD2">
    <w:pPr>
      <w:pStyle w:val="Footer"/>
      <w:ind w:right="360"/>
    </w:pPr>
  </w:p>
  <w:p w14:paraId="73395710" w14:textId="77777777" w:rsidR="005F316A" w:rsidRDefault="005F316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5F316A" w:rsidRDefault="005F316A"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5F316A" w:rsidRDefault="005F316A" w:rsidP="00E95DD2">
    <w:pPr>
      <w:pStyle w:val="Footer"/>
      <w:ind w:right="360"/>
    </w:pPr>
  </w:p>
  <w:p w14:paraId="5F428387" w14:textId="77777777" w:rsidR="005F316A" w:rsidRDefault="005F316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0774C8" w14:textId="77777777" w:rsidR="00BE3EB4" w:rsidRDefault="00BE3EB4">
      <w:pPr>
        <w:spacing w:after="0" w:line="240" w:lineRule="auto"/>
      </w:pPr>
      <w:r>
        <w:separator/>
      </w:r>
    </w:p>
    <w:p w14:paraId="6F17EF60" w14:textId="77777777" w:rsidR="00BE3EB4" w:rsidRDefault="00BE3EB4"/>
  </w:footnote>
  <w:footnote w:type="continuationSeparator" w:id="0">
    <w:p w14:paraId="38408E0D" w14:textId="77777777" w:rsidR="00BE3EB4" w:rsidRDefault="00BE3EB4">
      <w:pPr>
        <w:spacing w:after="0" w:line="240" w:lineRule="auto"/>
      </w:pPr>
      <w:r>
        <w:continuationSeparator/>
      </w:r>
    </w:p>
    <w:p w14:paraId="1F9660B1" w14:textId="77777777" w:rsidR="00BE3EB4" w:rsidRDefault="00BE3EB4"/>
  </w:footnote>
  <w:footnote w:id="1">
    <w:p w14:paraId="7B8861D2" w14:textId="09D77483" w:rsidR="005F316A" w:rsidRDefault="005F316A">
      <w:pPr>
        <w:pStyle w:val="FootnoteText"/>
      </w:pPr>
      <w:r w:rsidRPr="00485C5B">
        <w:rPr>
          <w:rStyle w:val="FootnoteReference"/>
        </w:rPr>
        <w:footnoteRef/>
      </w:r>
      <w:r>
        <w:t xml:space="preserve"> </w:t>
      </w:r>
      <w:hyperlink r:id="rId1" w:history="1">
        <w:r w:rsidRPr="00CD3EFF">
          <w:rPr>
            <w:rStyle w:val="Hyperlink"/>
          </w:rPr>
          <w:t>https://www.cdc.gov/nchs/nvss/dvs_data_release.htm</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ennett, James E">
    <w15:presenceInfo w15:providerId="AD" w15:userId="S-1-5-21-243037206-41955558-561332275-10820"/>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1"/>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2CD2"/>
    <w:rsid w:val="000237D9"/>
    <w:rsid w:val="00023FB5"/>
    <w:rsid w:val="000246AA"/>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F3"/>
    <w:rsid w:val="0027356F"/>
    <w:rsid w:val="002736F5"/>
    <w:rsid w:val="00273B5F"/>
    <w:rsid w:val="00273ECA"/>
    <w:rsid w:val="00273F2D"/>
    <w:rsid w:val="00273FC0"/>
    <w:rsid w:val="00274110"/>
    <w:rsid w:val="00274193"/>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1009A"/>
    <w:rsid w:val="003108C5"/>
    <w:rsid w:val="00310C65"/>
    <w:rsid w:val="00310F46"/>
    <w:rsid w:val="003114C8"/>
    <w:rsid w:val="003116E1"/>
    <w:rsid w:val="00312743"/>
    <w:rsid w:val="0031275F"/>
    <w:rsid w:val="003128C2"/>
    <w:rsid w:val="00312C71"/>
    <w:rsid w:val="00312E9A"/>
    <w:rsid w:val="003141A2"/>
    <w:rsid w:val="0031463F"/>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C64"/>
    <w:rsid w:val="003A3A3F"/>
    <w:rsid w:val="003A3D1B"/>
    <w:rsid w:val="003A3DF2"/>
    <w:rsid w:val="003A4583"/>
    <w:rsid w:val="003A470E"/>
    <w:rsid w:val="003A51F0"/>
    <w:rsid w:val="003A5243"/>
    <w:rsid w:val="003A52A5"/>
    <w:rsid w:val="003A52B4"/>
    <w:rsid w:val="003A5B07"/>
    <w:rsid w:val="003A6601"/>
    <w:rsid w:val="003A6C42"/>
    <w:rsid w:val="003A6E74"/>
    <w:rsid w:val="003A7871"/>
    <w:rsid w:val="003A7C06"/>
    <w:rsid w:val="003A7C72"/>
    <w:rsid w:val="003B07E1"/>
    <w:rsid w:val="003B125A"/>
    <w:rsid w:val="003B1420"/>
    <w:rsid w:val="003B1470"/>
    <w:rsid w:val="003B1924"/>
    <w:rsid w:val="003B22D7"/>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6D3"/>
    <w:rsid w:val="00550361"/>
    <w:rsid w:val="0055068B"/>
    <w:rsid w:val="0055202C"/>
    <w:rsid w:val="00552A75"/>
    <w:rsid w:val="00552C1A"/>
    <w:rsid w:val="00552EF8"/>
    <w:rsid w:val="005534BB"/>
    <w:rsid w:val="00553692"/>
    <w:rsid w:val="005537B0"/>
    <w:rsid w:val="00553BFB"/>
    <w:rsid w:val="00554728"/>
    <w:rsid w:val="00554C35"/>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C2D"/>
    <w:rsid w:val="00572CF4"/>
    <w:rsid w:val="005735F8"/>
    <w:rsid w:val="005738F2"/>
    <w:rsid w:val="00575F65"/>
    <w:rsid w:val="00576F95"/>
    <w:rsid w:val="005776AE"/>
    <w:rsid w:val="00577AB6"/>
    <w:rsid w:val="00577C4A"/>
    <w:rsid w:val="00581C63"/>
    <w:rsid w:val="00581EFD"/>
    <w:rsid w:val="00582102"/>
    <w:rsid w:val="0058211A"/>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F5E"/>
    <w:rsid w:val="006124E6"/>
    <w:rsid w:val="006126B3"/>
    <w:rsid w:val="00612A70"/>
    <w:rsid w:val="00612AD9"/>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BB4"/>
    <w:rsid w:val="00643F95"/>
    <w:rsid w:val="0064424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C8E"/>
    <w:rsid w:val="00692653"/>
    <w:rsid w:val="006929D9"/>
    <w:rsid w:val="00692D95"/>
    <w:rsid w:val="00692E8C"/>
    <w:rsid w:val="006934E5"/>
    <w:rsid w:val="00693DBE"/>
    <w:rsid w:val="006941A5"/>
    <w:rsid w:val="00694955"/>
    <w:rsid w:val="006949A6"/>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77B2"/>
    <w:rsid w:val="00707847"/>
    <w:rsid w:val="00707A42"/>
    <w:rsid w:val="00707AA7"/>
    <w:rsid w:val="00707DD1"/>
    <w:rsid w:val="00707E3F"/>
    <w:rsid w:val="00711208"/>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F68"/>
    <w:rsid w:val="007471B0"/>
    <w:rsid w:val="007504B4"/>
    <w:rsid w:val="00750B80"/>
    <w:rsid w:val="00750F22"/>
    <w:rsid w:val="00751171"/>
    <w:rsid w:val="00751EC0"/>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1001"/>
    <w:rsid w:val="007D1747"/>
    <w:rsid w:val="007D17AC"/>
    <w:rsid w:val="007D2337"/>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6D90"/>
    <w:rsid w:val="0091722D"/>
    <w:rsid w:val="009177FF"/>
    <w:rsid w:val="0091791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BD5"/>
    <w:rsid w:val="009336CA"/>
    <w:rsid w:val="00933B60"/>
    <w:rsid w:val="00933C2F"/>
    <w:rsid w:val="0093472F"/>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FCA"/>
    <w:rsid w:val="0095400B"/>
    <w:rsid w:val="00954147"/>
    <w:rsid w:val="009542B2"/>
    <w:rsid w:val="0095438D"/>
    <w:rsid w:val="009545F7"/>
    <w:rsid w:val="00954922"/>
    <w:rsid w:val="00954B87"/>
    <w:rsid w:val="00954E62"/>
    <w:rsid w:val="00955652"/>
    <w:rsid w:val="00955788"/>
    <w:rsid w:val="0095697F"/>
    <w:rsid w:val="00956D2B"/>
    <w:rsid w:val="009575DD"/>
    <w:rsid w:val="00957D9F"/>
    <w:rsid w:val="00957F97"/>
    <w:rsid w:val="009600D6"/>
    <w:rsid w:val="00960A20"/>
    <w:rsid w:val="009610FA"/>
    <w:rsid w:val="00961627"/>
    <w:rsid w:val="00961B3A"/>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7A5F"/>
    <w:rsid w:val="009B7CFC"/>
    <w:rsid w:val="009C03A9"/>
    <w:rsid w:val="009C0E80"/>
    <w:rsid w:val="009C1AC8"/>
    <w:rsid w:val="009C1C3C"/>
    <w:rsid w:val="009C29A6"/>
    <w:rsid w:val="009C2CAA"/>
    <w:rsid w:val="009C2FC1"/>
    <w:rsid w:val="009C376E"/>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F33"/>
    <w:rsid w:val="00A62F96"/>
    <w:rsid w:val="00A63000"/>
    <w:rsid w:val="00A63205"/>
    <w:rsid w:val="00A63208"/>
    <w:rsid w:val="00A63579"/>
    <w:rsid w:val="00A63990"/>
    <w:rsid w:val="00A63EF1"/>
    <w:rsid w:val="00A64073"/>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8B"/>
    <w:rsid w:val="00AA6776"/>
    <w:rsid w:val="00AA6C49"/>
    <w:rsid w:val="00AA6CF1"/>
    <w:rsid w:val="00AA7260"/>
    <w:rsid w:val="00AA7861"/>
    <w:rsid w:val="00AB01B6"/>
    <w:rsid w:val="00AB0869"/>
    <w:rsid w:val="00AB0D0D"/>
    <w:rsid w:val="00AB132A"/>
    <w:rsid w:val="00AB1978"/>
    <w:rsid w:val="00AB1C6F"/>
    <w:rsid w:val="00AB205D"/>
    <w:rsid w:val="00AB271D"/>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699"/>
    <w:rsid w:val="00B166CB"/>
    <w:rsid w:val="00B16A51"/>
    <w:rsid w:val="00B16AC6"/>
    <w:rsid w:val="00B16D82"/>
    <w:rsid w:val="00B171D5"/>
    <w:rsid w:val="00B178D7"/>
    <w:rsid w:val="00B17AA3"/>
    <w:rsid w:val="00B17B1A"/>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74"/>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7398"/>
    <w:rsid w:val="00BF7A75"/>
    <w:rsid w:val="00BF7F64"/>
    <w:rsid w:val="00C00127"/>
    <w:rsid w:val="00C006A4"/>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7AFC"/>
    <w:rsid w:val="00C2004E"/>
    <w:rsid w:val="00C200FC"/>
    <w:rsid w:val="00C204F6"/>
    <w:rsid w:val="00C20DA6"/>
    <w:rsid w:val="00C2345C"/>
    <w:rsid w:val="00C237E7"/>
    <w:rsid w:val="00C248AC"/>
    <w:rsid w:val="00C24999"/>
    <w:rsid w:val="00C24BDD"/>
    <w:rsid w:val="00C24C00"/>
    <w:rsid w:val="00C24EC9"/>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25F"/>
    <w:rsid w:val="00CC0316"/>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864"/>
    <w:rsid w:val="00CD43D7"/>
    <w:rsid w:val="00CD43E4"/>
    <w:rsid w:val="00CD479A"/>
    <w:rsid w:val="00CD4D6B"/>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318B"/>
    <w:rsid w:val="00CF3383"/>
    <w:rsid w:val="00CF3447"/>
    <w:rsid w:val="00CF3A39"/>
    <w:rsid w:val="00CF3E79"/>
    <w:rsid w:val="00CF3EBF"/>
    <w:rsid w:val="00CF3EF6"/>
    <w:rsid w:val="00CF3F56"/>
    <w:rsid w:val="00CF3FEE"/>
    <w:rsid w:val="00CF446F"/>
    <w:rsid w:val="00CF6F13"/>
    <w:rsid w:val="00CF73B5"/>
    <w:rsid w:val="00D02388"/>
    <w:rsid w:val="00D02BDF"/>
    <w:rsid w:val="00D03516"/>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3638"/>
    <w:rsid w:val="00F03662"/>
    <w:rsid w:val="00F03BCA"/>
    <w:rsid w:val="00F04656"/>
    <w:rsid w:val="00F04BD6"/>
    <w:rsid w:val="00F04E91"/>
    <w:rsid w:val="00F054CB"/>
    <w:rsid w:val="00F056CD"/>
    <w:rsid w:val="00F05C8A"/>
    <w:rsid w:val="00F0641C"/>
    <w:rsid w:val="00F06BF0"/>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E6A"/>
    <w:rsid w:val="00FA7FB9"/>
    <w:rsid w:val="00FB049C"/>
    <w:rsid w:val="00FB162A"/>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_rels/footnotes.xml.rels><?xml version="1.0" encoding="UTF-8" standalone="yes"?>
<Relationships xmlns="http://schemas.openxmlformats.org/package/2006/relationships"><Relationship Id="rId1" Type="http://schemas.openxmlformats.org/officeDocument/2006/relationships/hyperlink" Target="https://www.cdc.gov/nchs/nvss/dvs_data_releas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607012B8-C952-A342-9348-7DA968FF4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21078</Words>
  <Characters>120151</Characters>
  <Application>Microsoft Office Word</Application>
  <DocSecurity>0</DocSecurity>
  <Lines>1001</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6</cp:revision>
  <dcterms:created xsi:type="dcterms:W3CDTF">2019-04-17T14:14:00Z</dcterms:created>
  <dcterms:modified xsi:type="dcterms:W3CDTF">2019-04-17T14:16:00Z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