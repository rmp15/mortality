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r w:rsidRPr="00C914F6">
        <w:t>Statistical</w:t>
      </w:r>
      <w:r>
        <w:t xml:space="preserve"> modelling</w:t>
      </w:r>
      <w:bookmarkEnd w:id="0"/>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 xml:space="preserve">from </w:t>
      </w:r>
      <w:bookmarkStart w:id="1" w:name="_GoBack"/>
      <w:bookmarkEnd w:id="1"/>
      <w:r w:rsidRPr="00DB2DBC">
        <w:rPr>
          <w:rFonts w:cs="Calibri"/>
          <w:szCs w:val="24"/>
        </w:rPr>
        <w:t>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2" w:name="_Toc7299664"/>
      <w:r>
        <w:t>Overview</w:t>
      </w:r>
      <w:bookmarkEnd w:id="2"/>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3" w:name="_Toc7299665"/>
      <w:r>
        <w:t>Objectives</w:t>
      </w:r>
      <w:bookmarkEnd w:id="3"/>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4" w:name="_Toc7299666"/>
      <w:r w:rsidRPr="00F01EAC">
        <w:t>Data</w:t>
      </w:r>
      <w:bookmarkEnd w:id="4"/>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5" w:name="_Toc7299669"/>
      <w:r>
        <w:t>National m</w:t>
      </w:r>
      <w:r w:rsidR="00F01EAC" w:rsidRPr="00DF5807">
        <w:t>odel specification</w:t>
      </w:r>
      <w:bookmarkEnd w:id="5"/>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D74C29"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6" w:name="_Ref5630560"/>
      <w:bookmarkStart w:id="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6"/>
      <w:r>
        <w:t>. Temperature model data likelihood.</w:t>
      </w:r>
      <w:bookmarkEnd w:id="7"/>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D74C29"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8" w:name="_Ref5574051"/>
      <w:bookmarkStart w:id="9"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8"/>
      <w:r>
        <w:t>. National temperature mode</w:t>
      </w:r>
      <w:bookmarkEnd w:id="9"/>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D74C29"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D74C29"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0" w:name="_Ref5634639"/>
      <w:bookmarkStart w:id="11" w:name="_Toc7299685"/>
      <w:bookmarkStart w:id="12"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0"/>
      <w:r>
        <w:t xml:space="preserve">. </w:t>
      </w:r>
      <w:r w:rsidR="0040079C">
        <w:t>National temperature m</w:t>
      </w:r>
      <w:r>
        <w:t>odel parameters.</w:t>
      </w:r>
      <w:bookmarkEnd w:id="11"/>
      <w:bookmarkEnd w:id="12"/>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D74C29"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D74C29"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D74C29"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D74C29"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D74C29"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D74C29"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D74C29"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D74C29"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3" w:name="_Ref5636139"/>
      <w:bookmarkStart w:id="14" w:name="_Toc7299686"/>
      <w:bookmarkStart w:id="15"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3"/>
      <w:r w:rsidRPr="0087446B">
        <w:t>. National temperature model priors.</w:t>
      </w:r>
      <w:bookmarkEnd w:id="14"/>
      <w:bookmarkEnd w:id="15"/>
    </w:p>
    <w:p w14:paraId="08C954C0" w14:textId="53875EE6" w:rsidR="00DB40B2" w:rsidRDefault="00B96FE9" w:rsidP="00DB40B2">
      <w:pPr>
        <w:pStyle w:val="Heading3"/>
      </w:pPr>
      <w:bookmarkStart w:id="16" w:name="_Toc7299670"/>
      <w:del w:id="17" w:author="Robbie Parks" w:date="2019-05-08T11:07:00Z">
        <w:r w:rsidDel="00E71147">
          <w:delText xml:space="preserve">Overall </w:delText>
        </w:r>
      </w:del>
      <w:ins w:id="18" w:author="Robbie Parks" w:date="2019-05-08T11:07:00Z">
        <w:r w:rsidR="00E71147">
          <w:t xml:space="preserve">National </w:t>
        </w:r>
      </w:ins>
      <w:r>
        <w:t>terms</w:t>
      </w:r>
      <w:bookmarkEnd w:id="16"/>
    </w:p>
    <w:p w14:paraId="2A9810AC" w14:textId="7B7BBFF0"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w:t>
      </w:r>
      <w:del w:id="19" w:author="Robbie Parks" w:date="2019-05-08T11:07:00Z">
        <w:r w:rsidR="00020DF7" w:rsidRPr="00C52BAE" w:rsidDel="00E71147">
          <w:rPr>
            <w:rFonts w:cs="Calibri"/>
            <w:szCs w:val="24"/>
          </w:rPr>
          <w:delText xml:space="preserve">overall </w:delText>
        </w:r>
      </w:del>
      <w:ins w:id="20"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1" w:author="Robbie Parks" w:date="2019-05-08T11:10:00Z">
        <w:r w:rsidR="009915AD" w:rsidDel="00A074A7">
          <w:rPr>
            <w:rFonts w:cs="Calibri"/>
            <w:szCs w:val="24"/>
          </w:rPr>
          <w:delText xml:space="preserve">average </w:delText>
        </w:r>
      </w:del>
      <w:ins w:id="22"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3" w:author="Robbie Parks" w:date="2019-05-08T11:11:00Z">
        <w:r w:rsidR="001232F8">
          <w:rPr>
            <w:rFonts w:cs="Calibri"/>
            <w:szCs w:val="24"/>
          </w:rPr>
          <w:t xml:space="preserve"> conditioning on other terms in </w:t>
        </w:r>
        <w:r w:rsidR="001232F8">
          <w:rPr>
            <w:rFonts w:cs="Calibri"/>
            <w:szCs w:val="24"/>
          </w:rPr>
          <w:lastRenderedPageBreak/>
          <w:t>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4" w:name="_Toc7299671"/>
      <w:r>
        <w:t>Month terms</w:t>
      </w:r>
      <w:bookmarkEnd w:id="24"/>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5" w:name="_Toc7299672"/>
      <w:r>
        <w:t>State terms</w:t>
      </w:r>
      <w:bookmarkEnd w:id="25"/>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6" w:name="_Toc7299673"/>
      <w:r>
        <w:t>Interaction terms</w:t>
      </w:r>
      <w:bookmarkEnd w:id="26"/>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7" w:name="_Toc7299674"/>
      <w:r>
        <w:t>Non-linear time trend</w:t>
      </w:r>
      <w:r w:rsidR="00482EF5">
        <w:t>s</w:t>
      </w:r>
      <w:bookmarkEnd w:id="27"/>
    </w:p>
    <w:p w14:paraId="30198FD4" w14:textId="0C852D02" w:rsidR="00314D20" w:rsidRDefault="00314D20" w:rsidP="0092032A">
      <w:pPr>
        <w:ind w:firstLine="720"/>
        <w:rPr>
          <w:rFonts w:cs="Calibri"/>
        </w:rPr>
      </w:pPr>
      <w:r>
        <w:rPr>
          <w:rFonts w:cs="Calibri"/>
          <w:szCs w:val="24"/>
        </w:rPr>
        <w:t xml:space="preserve">I captured </w:t>
      </w:r>
      <w:ins w:id="28"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9"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30" w:author="Robbie Parks" w:date="2019-05-08T11:17:00Z">
                <w:rPr>
                  <w:rFonts w:ascii="Cambria Math" w:hAnsi="Cambria Math" w:cs="Calibri"/>
                  <w:szCs w:val="24"/>
                </w:rPr>
                <m:t>month-year</m:t>
              </w:del>
            </m:r>
            <m:r>
              <w:ins w:id="31"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D74C29" w:rsidRPr="00613A06" w:rsidRDefault="00D74C29" w:rsidP="00FA786F">
                            <w:pPr>
                              <w:spacing w:line="240" w:lineRule="auto"/>
                            </w:pPr>
                            <w:bookmarkStart w:id="32"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32"/>
                          </w:p>
                          <w:p w14:paraId="279B16FC" w14:textId="0A9793AB" w:rsidR="00D74C29" w:rsidRPr="00AC2AD1" w:rsidRDefault="00D74C29"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D74C29" w:rsidRPr="00613A06" w:rsidRDefault="00D74C29" w:rsidP="00FA786F">
                      <w:pPr>
                        <w:spacing w:line="240" w:lineRule="auto"/>
                      </w:pPr>
                      <w:bookmarkStart w:id="33"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33"/>
                    </w:p>
                    <w:p w14:paraId="279B16FC" w14:textId="0A9793AB" w:rsidR="00D74C29" w:rsidRPr="00AC2AD1" w:rsidRDefault="00D74C29"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D74C29"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w:commentRangeStart w:id="34"/>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w:commentRangeEnd w:id="34"/>
          <m:r>
            <m:rPr>
              <m:sty m:val="p"/>
            </m:rPr>
            <w:rPr>
              <w:rStyle w:val="CommentReference"/>
              <w:rFonts w:asciiTheme="minorHAnsi" w:hAnsiTheme="minorHAnsi"/>
            </w:rPr>
            <w:commentReference w:id="34"/>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35" w:name="_Ref5706279"/>
      <w:bookmarkStart w:id="36"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35"/>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36"/>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37" w:name="_Toc7299675"/>
      <w:r>
        <w:rPr>
          <w:lang w:val="en-US"/>
        </w:rPr>
        <w:t>Temperature anomaly term</w:t>
      </w:r>
      <w:bookmarkEnd w:id="37"/>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D74C29"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38" w:name="_Ref5800711"/>
      <w:bookmarkStart w:id="39" w:name="_Toc5730376"/>
      <w:bookmarkStart w:id="40"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38"/>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39"/>
      <w:bookmarkEnd w:id="40"/>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41"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42" w:name="_Ref5800341"/>
      <w:bookmarkStart w:id="43"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42"/>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41"/>
      <w:bookmarkEnd w:id="43"/>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D74C29"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44" w:name="_Ref5730337"/>
      <w:bookmarkStart w:id="45"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44"/>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45"/>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pPr>
        <w:suppressLineNumbers/>
        <w:spacing w:line="240" w:lineRule="auto"/>
        <w:rPr>
          <w:rFonts w:cs="Calibri"/>
          <w:szCs w:val="24"/>
        </w:rPr>
        <w:pPrChange w:id="46" w:author="Robbie Parks" w:date="2019-05-05T22:06:00Z">
          <w:pPr>
            <w:suppressLineNumbers/>
            <w:spacing w:line="240" w:lineRule="auto"/>
            <w:jc w:val="left"/>
          </w:pPr>
        </w:pPrChange>
      </w:pPr>
      <w:bookmarkStart w:id="47" w:name="_Ref5807031"/>
      <w:bookmarkStart w:id="48" w:name="_Toc7299683"/>
      <w:bookmarkStart w:id="49"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47"/>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48"/>
      <w:bookmarkEnd w:id="49"/>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D74C29"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50" w:name="_Ref5729511"/>
      <w:bookmarkStart w:id="51"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50"/>
      <w:r>
        <w:t>. Alternative</w:t>
      </w:r>
      <w:r w:rsidRPr="00FF7D4B">
        <w:t xml:space="preserve"> national </w:t>
      </w:r>
      <w:r w:rsidR="00BB72D6">
        <w:t xml:space="preserve">temperature </w:t>
      </w:r>
      <w:r w:rsidRPr="00FF7D4B">
        <w:t>model wit</w:t>
      </w:r>
      <w:r>
        <w:t>h piecewise temperature anomaly term.</w:t>
      </w:r>
      <w:bookmarkEnd w:id="51"/>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52" w:name="_Ref5881169"/>
      <w:bookmarkStart w:id="53" w:name="_Toc7299688"/>
      <w:bookmarkStart w:id="54"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52"/>
      <w:bookmarkEnd w:id="53"/>
      <w:bookmarkEnd w:id="54"/>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55" w:name="_Ref5823841"/>
      <w:bookmarkStart w:id="56" w:name="_Toc7299689"/>
      <w:bookmarkStart w:id="57"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55"/>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56"/>
      <w:bookmarkEnd w:id="57"/>
    </w:p>
    <w:p w14:paraId="415072B2" w14:textId="6E274FCA" w:rsidR="00C50012" w:rsidRDefault="00C50012" w:rsidP="00C50012">
      <w:pPr>
        <w:pStyle w:val="Heading3"/>
      </w:pPr>
      <w:bookmarkStart w:id="58" w:name="_Toc7299676"/>
      <w:r>
        <w:t>Hyperparameters</w:t>
      </w:r>
      <w:r w:rsidR="00AF3536">
        <w:t xml:space="preserve"> on precisions of random effects</w:t>
      </w:r>
      <w:bookmarkEnd w:id="58"/>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59" w:name="_Toc7299677"/>
      <w:r>
        <w:lastRenderedPageBreak/>
        <w:t>Subnational m</w:t>
      </w:r>
      <w:r w:rsidRPr="00DF5807">
        <w:t>odel specification</w:t>
      </w:r>
      <w:bookmarkEnd w:id="59"/>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D74C29"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60" w:name="_Ref5829385"/>
      <w:bookmarkStart w:id="61"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60"/>
      <w:r>
        <w:t>. Subn</w:t>
      </w:r>
      <w:r w:rsidRPr="002538D3">
        <w:t>ational temperature model</w:t>
      </w:r>
      <w:bookmarkEnd w:id="61"/>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62" w:name="_Toc7299678"/>
      <w:r>
        <w:t>Model fitting</w:t>
      </w:r>
      <w:bookmarkEnd w:id="62"/>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63" w:name="_Toc7299679"/>
      <w:r>
        <w:t>Model fit performance</w:t>
      </w:r>
      <w:bookmarkEnd w:id="63"/>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64"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65" w:name="_Ref7691146"/>
      <w:bookmarkStart w:id="66" w:name="_Toc7299690"/>
      <w:bookmarkStart w:id="67"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64"/>
      <w:bookmarkEnd w:id="65"/>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66"/>
      <w:bookmarkEnd w:id="67"/>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68" w:name="_Toc7299684"/>
      <w:bookmarkStart w:id="69"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D74C29" w:rsidRPr="00AC2AD1" w:rsidRDefault="00D74C29" w:rsidP="00006948">
                            <w:pPr>
                              <w:suppressLineNumbers/>
                              <w:spacing w:line="240" w:lineRule="auto"/>
                              <w:rPr>
                                <w:rFonts w:cs="Calibri"/>
                                <w:noProof/>
                              </w:rPr>
                            </w:pPr>
                            <w:bookmarkStart w:id="70"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r>
                              <w:t>. Raw cardiorespiratory monthly death rates fit against fitted cardiorespiratory death rates for males aged 65 to 74 years, across all months in 1980-2016.</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D74C29" w:rsidRPr="00AC2AD1" w:rsidRDefault="00D74C29" w:rsidP="00006948">
                      <w:pPr>
                        <w:suppressLineNumbers/>
                        <w:spacing w:line="240" w:lineRule="auto"/>
                        <w:rPr>
                          <w:rFonts w:cs="Calibri"/>
                          <w:noProof/>
                        </w:rPr>
                      </w:pPr>
                      <w:bookmarkStart w:id="71"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r>
                        <w:t>. Raw cardiorespiratory monthly death rates fit against fitted cardiorespiratory death rates for males aged 65 to 74 years, across all months in 1980-2016.</w:t>
                      </w:r>
                      <w:bookmarkEnd w:id="71"/>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8"/>
      <w:bookmarkEnd w:id="69"/>
      <w:r w:rsidR="00291A9E">
        <w:rPr>
          <w:rFonts w:cs="Calibri"/>
          <w:szCs w:val="24"/>
        </w:rPr>
        <w:t xml:space="preserve"> </w:t>
      </w:r>
    </w:p>
    <w:p w14:paraId="7D082E5B" w14:textId="43C83607" w:rsidR="003E60E5" w:rsidRDefault="003E60E5" w:rsidP="003E60E5">
      <w:pPr>
        <w:pStyle w:val="Heading2"/>
      </w:pPr>
      <w:bookmarkStart w:id="72" w:name="_Toc7299680"/>
      <w:r>
        <w:lastRenderedPageBreak/>
        <w:t xml:space="preserve">Excess risk and </w:t>
      </w:r>
      <w:r w:rsidR="007F3A1D">
        <w:t>uncertainty</w:t>
      </w:r>
      <w:bookmarkEnd w:id="72"/>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73" w:name="_Ref5880299"/>
      <w:bookmarkStart w:id="74"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73"/>
      <w:r>
        <w:t>. Excess risk calculation using anomalous temperature parameters from national temperature model.</w:t>
      </w:r>
      <w:bookmarkEnd w:id="74"/>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4" w:author="Robbie Parks" w:date="2019-05-08T11:19:00Z" w:initials="RP">
    <w:p w14:paraId="41076309" w14:textId="0E79D71F" w:rsidR="00D74C29" w:rsidRDefault="00D74C29">
      <w:pPr>
        <w:pStyle w:val="CommentText"/>
      </w:pPr>
      <w:r>
        <w:rPr>
          <w:rStyle w:val="CommentReference"/>
        </w:rPr>
        <w:annotationRef/>
      </w:r>
      <w:r>
        <w:rPr>
          <w:noProof/>
        </w:rPr>
        <w:t>Replace with state-time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1076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076309" w16cid:durableId="207D39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C96BB4" w14:textId="77777777" w:rsidR="002D05DD" w:rsidRDefault="002D05DD">
      <w:pPr>
        <w:spacing w:after="0" w:line="240" w:lineRule="auto"/>
      </w:pPr>
      <w:r>
        <w:separator/>
      </w:r>
    </w:p>
    <w:p w14:paraId="1C35C5A3" w14:textId="77777777" w:rsidR="002D05DD" w:rsidRDefault="002D05DD"/>
  </w:endnote>
  <w:endnote w:type="continuationSeparator" w:id="0">
    <w:p w14:paraId="52DAED9F" w14:textId="77777777" w:rsidR="002D05DD" w:rsidRDefault="002D05DD">
      <w:pPr>
        <w:spacing w:after="0" w:line="240" w:lineRule="auto"/>
      </w:pPr>
      <w:r>
        <w:continuationSeparator/>
      </w:r>
    </w:p>
    <w:p w14:paraId="33DAC70D" w14:textId="77777777" w:rsidR="002D05DD" w:rsidRDefault="002D05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74C29" w:rsidRDefault="00D74C2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74C29" w:rsidRDefault="00D74C29" w:rsidP="00E95DD2">
    <w:pPr>
      <w:pStyle w:val="Footer"/>
      <w:ind w:right="360"/>
    </w:pPr>
  </w:p>
  <w:p w14:paraId="73395710" w14:textId="77777777" w:rsidR="00D74C29" w:rsidRDefault="00D74C2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74C29" w:rsidRDefault="00D74C2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74C29" w:rsidRDefault="00D74C29" w:rsidP="00E95DD2">
    <w:pPr>
      <w:pStyle w:val="Footer"/>
      <w:ind w:right="360"/>
    </w:pPr>
  </w:p>
  <w:p w14:paraId="5F428387" w14:textId="77777777" w:rsidR="00D74C29" w:rsidRDefault="00D74C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FF8D93" w14:textId="77777777" w:rsidR="002D05DD" w:rsidRDefault="002D05DD">
      <w:pPr>
        <w:spacing w:after="0" w:line="240" w:lineRule="auto"/>
      </w:pPr>
      <w:r>
        <w:separator/>
      </w:r>
    </w:p>
    <w:p w14:paraId="1CE71141" w14:textId="77777777" w:rsidR="002D05DD" w:rsidRDefault="002D05DD"/>
  </w:footnote>
  <w:footnote w:type="continuationSeparator" w:id="0">
    <w:p w14:paraId="3EE84AAD" w14:textId="77777777" w:rsidR="002D05DD" w:rsidRDefault="002D05DD">
      <w:pPr>
        <w:spacing w:after="0" w:line="240" w:lineRule="auto"/>
      </w:pPr>
      <w:r>
        <w:continuationSeparator/>
      </w:r>
    </w:p>
    <w:p w14:paraId="7085967A" w14:textId="77777777" w:rsidR="002D05DD" w:rsidRDefault="002D05D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353"/>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5DD"/>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002E"/>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C29"/>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F512424-DF96-9B40-A774-02B0F0995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15334</Words>
  <Characters>92004</Characters>
  <Application>Microsoft Office Word</Application>
  <DocSecurity>0</DocSecurity>
  <Lines>1394</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2019-05-02T11:24:00Z</cp:lastPrinted>
  <dcterms:created xsi:type="dcterms:W3CDTF">2019-05-08T23:30:00Z</dcterms:created>
  <dcterms:modified xsi:type="dcterms:W3CDTF">2019-05-09T20:40:00Z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