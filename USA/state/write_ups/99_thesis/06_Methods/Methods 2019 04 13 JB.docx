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Calibri" w:eastAsia="Calibri" w:hAnsi="Calibri" w:cs="Times New Roman"/>
          <w:b w:val="0"/>
          <w:bCs w:val="0"/>
          <w:color w:val="auto"/>
          <w:sz w:val="22"/>
          <w:szCs w:val="22"/>
          <w:lang w:val="en-GB"/>
        </w:rPr>
        <w:id w:val="-878165284"/>
        <w:docPartObj>
          <w:docPartGallery w:val="Table of Contents"/>
          <w:docPartUnique/>
        </w:docPartObj>
      </w:sdtPr>
      <w:sdtEndPr>
        <w:rPr>
          <w:rFonts w:cs="Calibri"/>
          <w:noProof/>
        </w:rPr>
      </w:sdtEndPr>
      <w:sdtContent>
        <w:p w14:paraId="495E869B" w14:textId="22D3B3C8" w:rsidR="00102468" w:rsidRDefault="00102468">
          <w:pPr>
            <w:pStyle w:val="TOCHeading"/>
          </w:pPr>
          <w:r>
            <w:t>Table of Content</w:t>
          </w:r>
          <w:r w:rsidR="00106628">
            <w:t>s</w:t>
          </w:r>
        </w:p>
        <w:p w14:paraId="0695BD38" w14:textId="5E7958E8" w:rsidR="00D5792A" w:rsidRDefault="00102468">
          <w:pPr>
            <w:pStyle w:val="TOC2"/>
            <w:tabs>
              <w:tab w:val="right" w:leader="dot" w:pos="9010"/>
            </w:tabs>
            <w:rPr>
              <w:rFonts w:eastAsiaTheme="minorEastAsia" w:cstheme="minorBidi"/>
              <w:b w:val="0"/>
              <w:bCs w:val="0"/>
              <w:noProof/>
              <w:sz w:val="24"/>
              <w:szCs w:val="24"/>
            </w:rPr>
          </w:pPr>
          <w:r w:rsidRPr="00DB2DBC">
            <w:rPr>
              <w:rFonts w:ascii="Calibri" w:hAnsi="Calibri" w:cs="Calibri"/>
              <w:b w:val="0"/>
              <w:bCs w:val="0"/>
            </w:rPr>
            <w:fldChar w:fldCharType="begin"/>
          </w:r>
          <w:r w:rsidRPr="00DB2DBC">
            <w:rPr>
              <w:rFonts w:ascii="Calibri" w:hAnsi="Calibri" w:cs="Calibri"/>
            </w:rPr>
            <w:instrText xml:space="preserve"> TOC \o "1-3" \h \z \u </w:instrText>
          </w:r>
          <w:r w:rsidRPr="00DB2DBC">
            <w:rPr>
              <w:rFonts w:ascii="Calibri" w:hAnsi="Calibri" w:cs="Calibri"/>
              <w:b w:val="0"/>
              <w:bCs w:val="0"/>
            </w:rPr>
            <w:fldChar w:fldCharType="separate"/>
          </w:r>
          <w:hyperlink w:anchor="_Toc6058532" w:history="1">
            <w:r w:rsidR="00D5792A" w:rsidRPr="00E125D3">
              <w:rPr>
                <w:rStyle w:val="Hyperlink"/>
                <w:noProof/>
              </w:rPr>
              <w:t>List of figures</w:t>
            </w:r>
            <w:r w:rsidR="00D5792A">
              <w:rPr>
                <w:noProof/>
                <w:webHidden/>
              </w:rPr>
              <w:tab/>
            </w:r>
            <w:r w:rsidR="00D5792A">
              <w:rPr>
                <w:noProof/>
                <w:webHidden/>
              </w:rPr>
              <w:fldChar w:fldCharType="begin"/>
            </w:r>
            <w:r w:rsidR="00D5792A">
              <w:rPr>
                <w:noProof/>
                <w:webHidden/>
              </w:rPr>
              <w:instrText xml:space="preserve"> PAGEREF _Toc6058532 \h </w:instrText>
            </w:r>
            <w:r w:rsidR="00D5792A">
              <w:rPr>
                <w:noProof/>
                <w:webHidden/>
              </w:rPr>
            </w:r>
            <w:r w:rsidR="00D5792A">
              <w:rPr>
                <w:noProof/>
                <w:webHidden/>
              </w:rPr>
              <w:fldChar w:fldCharType="separate"/>
            </w:r>
            <w:r w:rsidR="00D5792A">
              <w:rPr>
                <w:noProof/>
                <w:webHidden/>
              </w:rPr>
              <w:t>1</w:t>
            </w:r>
            <w:r w:rsidR="00D5792A">
              <w:rPr>
                <w:noProof/>
                <w:webHidden/>
              </w:rPr>
              <w:fldChar w:fldCharType="end"/>
            </w:r>
          </w:hyperlink>
        </w:p>
        <w:p w14:paraId="3988CB63" w14:textId="071AC161" w:rsidR="00D5792A" w:rsidRDefault="005F316A">
          <w:pPr>
            <w:pStyle w:val="TOC2"/>
            <w:tabs>
              <w:tab w:val="right" w:leader="dot" w:pos="9010"/>
            </w:tabs>
            <w:rPr>
              <w:rFonts w:eastAsiaTheme="minorEastAsia" w:cstheme="minorBidi"/>
              <w:b w:val="0"/>
              <w:bCs w:val="0"/>
              <w:noProof/>
              <w:sz w:val="24"/>
              <w:szCs w:val="24"/>
            </w:rPr>
          </w:pPr>
          <w:hyperlink w:anchor="_Toc6058533" w:history="1">
            <w:r w:rsidR="00D5792A" w:rsidRPr="00E125D3">
              <w:rPr>
                <w:rStyle w:val="Hyperlink"/>
                <w:noProof/>
              </w:rPr>
              <w:t>List of tables</w:t>
            </w:r>
            <w:r w:rsidR="00D5792A">
              <w:rPr>
                <w:noProof/>
                <w:webHidden/>
              </w:rPr>
              <w:tab/>
            </w:r>
            <w:r w:rsidR="00D5792A">
              <w:rPr>
                <w:noProof/>
                <w:webHidden/>
              </w:rPr>
              <w:fldChar w:fldCharType="begin"/>
            </w:r>
            <w:r w:rsidR="00D5792A">
              <w:rPr>
                <w:noProof/>
                <w:webHidden/>
              </w:rPr>
              <w:instrText xml:space="preserve"> PAGEREF _Toc6058533 \h </w:instrText>
            </w:r>
            <w:r w:rsidR="00D5792A">
              <w:rPr>
                <w:noProof/>
                <w:webHidden/>
              </w:rPr>
            </w:r>
            <w:r w:rsidR="00D5792A">
              <w:rPr>
                <w:noProof/>
                <w:webHidden/>
              </w:rPr>
              <w:fldChar w:fldCharType="separate"/>
            </w:r>
            <w:r w:rsidR="00D5792A">
              <w:rPr>
                <w:noProof/>
                <w:webHidden/>
              </w:rPr>
              <w:t>1</w:t>
            </w:r>
            <w:r w:rsidR="00D5792A">
              <w:rPr>
                <w:noProof/>
                <w:webHidden/>
              </w:rPr>
              <w:fldChar w:fldCharType="end"/>
            </w:r>
          </w:hyperlink>
        </w:p>
        <w:p w14:paraId="4FEF57BA" w14:textId="386E62B3" w:rsidR="00D5792A" w:rsidRDefault="005F316A">
          <w:pPr>
            <w:pStyle w:val="TOC2"/>
            <w:tabs>
              <w:tab w:val="right" w:leader="dot" w:pos="9010"/>
            </w:tabs>
            <w:rPr>
              <w:rFonts w:eastAsiaTheme="minorEastAsia" w:cstheme="minorBidi"/>
              <w:b w:val="0"/>
              <w:bCs w:val="0"/>
              <w:noProof/>
              <w:sz w:val="24"/>
              <w:szCs w:val="24"/>
            </w:rPr>
          </w:pPr>
          <w:hyperlink w:anchor="_Toc6058534" w:history="1">
            <w:r w:rsidR="00D5792A" w:rsidRPr="00E125D3">
              <w:rPr>
                <w:rStyle w:val="Hyperlink"/>
                <w:noProof/>
              </w:rPr>
              <w:t>List of equations</w:t>
            </w:r>
            <w:r w:rsidR="00D5792A">
              <w:rPr>
                <w:noProof/>
                <w:webHidden/>
              </w:rPr>
              <w:tab/>
            </w:r>
            <w:r w:rsidR="00D5792A">
              <w:rPr>
                <w:noProof/>
                <w:webHidden/>
              </w:rPr>
              <w:fldChar w:fldCharType="begin"/>
            </w:r>
            <w:r w:rsidR="00D5792A">
              <w:rPr>
                <w:noProof/>
                <w:webHidden/>
              </w:rPr>
              <w:instrText xml:space="preserve"> PAGEREF _Toc6058534 \h </w:instrText>
            </w:r>
            <w:r w:rsidR="00D5792A">
              <w:rPr>
                <w:noProof/>
                <w:webHidden/>
              </w:rPr>
            </w:r>
            <w:r w:rsidR="00D5792A">
              <w:rPr>
                <w:noProof/>
                <w:webHidden/>
              </w:rPr>
              <w:fldChar w:fldCharType="separate"/>
            </w:r>
            <w:r w:rsidR="00D5792A">
              <w:rPr>
                <w:noProof/>
                <w:webHidden/>
              </w:rPr>
              <w:t>2</w:t>
            </w:r>
            <w:r w:rsidR="00D5792A">
              <w:rPr>
                <w:noProof/>
                <w:webHidden/>
              </w:rPr>
              <w:fldChar w:fldCharType="end"/>
            </w:r>
          </w:hyperlink>
        </w:p>
        <w:p w14:paraId="2C054E57" w14:textId="303AE159" w:rsidR="00D5792A" w:rsidRDefault="005F316A">
          <w:pPr>
            <w:pStyle w:val="TOC1"/>
            <w:tabs>
              <w:tab w:val="left" w:pos="440"/>
              <w:tab w:val="right" w:leader="dot" w:pos="9010"/>
            </w:tabs>
            <w:rPr>
              <w:rFonts w:eastAsiaTheme="minorEastAsia" w:cstheme="minorBidi"/>
              <w:b w:val="0"/>
              <w:bCs w:val="0"/>
              <w:noProof/>
            </w:rPr>
          </w:pPr>
          <w:hyperlink w:anchor="_Toc6058535" w:history="1">
            <w:r w:rsidR="00D5792A" w:rsidRPr="00E125D3">
              <w:rPr>
                <w:rStyle w:val="Hyperlink"/>
                <w:rFonts w:cs="Calibri"/>
                <w:noProof/>
              </w:rPr>
              <w:t>1.</w:t>
            </w:r>
            <w:r w:rsidR="00D5792A">
              <w:rPr>
                <w:rFonts w:eastAsiaTheme="minorEastAsia" w:cstheme="minorBidi"/>
                <w:b w:val="0"/>
                <w:bCs w:val="0"/>
                <w:noProof/>
              </w:rPr>
              <w:tab/>
            </w:r>
            <w:r w:rsidR="00D5792A" w:rsidRPr="00E125D3">
              <w:rPr>
                <w:rStyle w:val="Hyperlink"/>
                <w:noProof/>
              </w:rPr>
              <w:t>Statistical modelling of anomalous temperature and association with mortality</w:t>
            </w:r>
            <w:r w:rsidR="00D5792A">
              <w:rPr>
                <w:noProof/>
                <w:webHidden/>
              </w:rPr>
              <w:tab/>
            </w:r>
            <w:r w:rsidR="00D5792A">
              <w:rPr>
                <w:noProof/>
                <w:webHidden/>
              </w:rPr>
              <w:fldChar w:fldCharType="begin"/>
            </w:r>
            <w:r w:rsidR="00D5792A">
              <w:rPr>
                <w:noProof/>
                <w:webHidden/>
              </w:rPr>
              <w:instrText xml:space="preserve"> PAGEREF _Toc6058535 \h </w:instrText>
            </w:r>
            <w:r w:rsidR="00D5792A">
              <w:rPr>
                <w:noProof/>
                <w:webHidden/>
              </w:rPr>
            </w:r>
            <w:r w:rsidR="00D5792A">
              <w:rPr>
                <w:noProof/>
                <w:webHidden/>
              </w:rPr>
              <w:fldChar w:fldCharType="separate"/>
            </w:r>
            <w:r w:rsidR="00D5792A">
              <w:rPr>
                <w:noProof/>
                <w:webHidden/>
              </w:rPr>
              <w:t>3</w:t>
            </w:r>
            <w:r w:rsidR="00D5792A">
              <w:rPr>
                <w:noProof/>
                <w:webHidden/>
              </w:rPr>
              <w:fldChar w:fldCharType="end"/>
            </w:r>
          </w:hyperlink>
        </w:p>
        <w:p w14:paraId="629B3C4A" w14:textId="6BA8F520" w:rsidR="00D5792A" w:rsidRDefault="005F316A">
          <w:pPr>
            <w:pStyle w:val="TOC2"/>
            <w:tabs>
              <w:tab w:val="right" w:leader="dot" w:pos="9010"/>
            </w:tabs>
            <w:rPr>
              <w:rFonts w:eastAsiaTheme="minorEastAsia" w:cstheme="minorBidi"/>
              <w:b w:val="0"/>
              <w:bCs w:val="0"/>
              <w:noProof/>
              <w:sz w:val="24"/>
              <w:szCs w:val="24"/>
            </w:rPr>
          </w:pPr>
          <w:hyperlink w:anchor="_Toc6058536" w:history="1">
            <w:r w:rsidR="00D5792A" w:rsidRPr="00E125D3">
              <w:rPr>
                <w:rStyle w:val="Hyperlink"/>
                <w:noProof/>
              </w:rPr>
              <w:t>Objectives</w:t>
            </w:r>
            <w:r w:rsidR="00D5792A">
              <w:rPr>
                <w:noProof/>
                <w:webHidden/>
              </w:rPr>
              <w:tab/>
            </w:r>
            <w:r w:rsidR="00D5792A">
              <w:rPr>
                <w:noProof/>
                <w:webHidden/>
              </w:rPr>
              <w:fldChar w:fldCharType="begin"/>
            </w:r>
            <w:r w:rsidR="00D5792A">
              <w:rPr>
                <w:noProof/>
                <w:webHidden/>
              </w:rPr>
              <w:instrText xml:space="preserve"> PAGEREF _Toc6058536 \h </w:instrText>
            </w:r>
            <w:r w:rsidR="00D5792A">
              <w:rPr>
                <w:noProof/>
                <w:webHidden/>
              </w:rPr>
            </w:r>
            <w:r w:rsidR="00D5792A">
              <w:rPr>
                <w:noProof/>
                <w:webHidden/>
              </w:rPr>
              <w:fldChar w:fldCharType="separate"/>
            </w:r>
            <w:r w:rsidR="00D5792A">
              <w:rPr>
                <w:noProof/>
                <w:webHidden/>
              </w:rPr>
              <w:t>3</w:t>
            </w:r>
            <w:r w:rsidR="00D5792A">
              <w:rPr>
                <w:noProof/>
                <w:webHidden/>
              </w:rPr>
              <w:fldChar w:fldCharType="end"/>
            </w:r>
          </w:hyperlink>
        </w:p>
        <w:p w14:paraId="7864D72B" w14:textId="47CB4C5D" w:rsidR="00D5792A" w:rsidRDefault="005F316A">
          <w:pPr>
            <w:pStyle w:val="TOC2"/>
            <w:tabs>
              <w:tab w:val="right" w:leader="dot" w:pos="9010"/>
            </w:tabs>
            <w:rPr>
              <w:rFonts w:eastAsiaTheme="minorEastAsia" w:cstheme="minorBidi"/>
              <w:b w:val="0"/>
              <w:bCs w:val="0"/>
              <w:noProof/>
              <w:sz w:val="24"/>
              <w:szCs w:val="24"/>
            </w:rPr>
          </w:pPr>
          <w:hyperlink w:anchor="_Toc6058537" w:history="1">
            <w:r w:rsidR="00D5792A" w:rsidRPr="00E125D3">
              <w:rPr>
                <w:rStyle w:val="Hyperlink"/>
                <w:noProof/>
              </w:rPr>
              <w:t>Data</w:t>
            </w:r>
            <w:r w:rsidR="00D5792A">
              <w:rPr>
                <w:noProof/>
                <w:webHidden/>
              </w:rPr>
              <w:tab/>
            </w:r>
            <w:r w:rsidR="00D5792A">
              <w:rPr>
                <w:noProof/>
                <w:webHidden/>
              </w:rPr>
              <w:fldChar w:fldCharType="begin"/>
            </w:r>
            <w:r w:rsidR="00D5792A">
              <w:rPr>
                <w:noProof/>
                <w:webHidden/>
              </w:rPr>
              <w:instrText xml:space="preserve"> PAGEREF _Toc6058537 \h </w:instrText>
            </w:r>
            <w:r w:rsidR="00D5792A">
              <w:rPr>
                <w:noProof/>
                <w:webHidden/>
              </w:rPr>
            </w:r>
            <w:r w:rsidR="00D5792A">
              <w:rPr>
                <w:noProof/>
                <w:webHidden/>
              </w:rPr>
              <w:fldChar w:fldCharType="separate"/>
            </w:r>
            <w:r w:rsidR="00D5792A">
              <w:rPr>
                <w:noProof/>
                <w:webHidden/>
              </w:rPr>
              <w:t>5</w:t>
            </w:r>
            <w:r w:rsidR="00D5792A">
              <w:rPr>
                <w:noProof/>
                <w:webHidden/>
              </w:rPr>
              <w:fldChar w:fldCharType="end"/>
            </w:r>
          </w:hyperlink>
        </w:p>
        <w:p w14:paraId="4F9F893A" w14:textId="6E35FF8F" w:rsidR="00D5792A" w:rsidRDefault="005F316A">
          <w:pPr>
            <w:pStyle w:val="TOC3"/>
            <w:tabs>
              <w:tab w:val="right" w:leader="dot" w:pos="9010"/>
            </w:tabs>
            <w:rPr>
              <w:rFonts w:eastAsiaTheme="minorEastAsia" w:cstheme="minorBidi"/>
              <w:noProof/>
              <w:sz w:val="24"/>
              <w:szCs w:val="24"/>
            </w:rPr>
          </w:pPr>
          <w:hyperlink w:anchor="_Toc6058538" w:history="1">
            <w:r w:rsidR="00D5792A" w:rsidRPr="00E125D3">
              <w:rPr>
                <w:rStyle w:val="Hyperlink"/>
                <w:noProof/>
              </w:rPr>
              <w:t>Mortality data</w:t>
            </w:r>
            <w:r w:rsidR="00D5792A">
              <w:rPr>
                <w:noProof/>
                <w:webHidden/>
              </w:rPr>
              <w:tab/>
            </w:r>
            <w:r w:rsidR="00D5792A">
              <w:rPr>
                <w:noProof/>
                <w:webHidden/>
              </w:rPr>
              <w:fldChar w:fldCharType="begin"/>
            </w:r>
            <w:r w:rsidR="00D5792A">
              <w:rPr>
                <w:noProof/>
                <w:webHidden/>
              </w:rPr>
              <w:instrText xml:space="preserve"> PAGEREF _Toc6058538 \h </w:instrText>
            </w:r>
            <w:r w:rsidR="00D5792A">
              <w:rPr>
                <w:noProof/>
                <w:webHidden/>
              </w:rPr>
            </w:r>
            <w:r w:rsidR="00D5792A">
              <w:rPr>
                <w:noProof/>
                <w:webHidden/>
              </w:rPr>
              <w:fldChar w:fldCharType="separate"/>
            </w:r>
            <w:r w:rsidR="00D5792A">
              <w:rPr>
                <w:noProof/>
                <w:webHidden/>
              </w:rPr>
              <w:t>5</w:t>
            </w:r>
            <w:r w:rsidR="00D5792A">
              <w:rPr>
                <w:noProof/>
                <w:webHidden/>
              </w:rPr>
              <w:fldChar w:fldCharType="end"/>
            </w:r>
          </w:hyperlink>
        </w:p>
        <w:p w14:paraId="3660529C" w14:textId="4B90A131" w:rsidR="00D5792A" w:rsidRDefault="005F316A">
          <w:pPr>
            <w:pStyle w:val="TOC3"/>
            <w:tabs>
              <w:tab w:val="right" w:leader="dot" w:pos="9010"/>
            </w:tabs>
            <w:rPr>
              <w:rFonts w:eastAsiaTheme="minorEastAsia" w:cstheme="minorBidi"/>
              <w:noProof/>
              <w:sz w:val="24"/>
              <w:szCs w:val="24"/>
            </w:rPr>
          </w:pPr>
          <w:hyperlink w:anchor="_Toc6058539" w:history="1">
            <w:r w:rsidR="00D5792A" w:rsidRPr="00E125D3">
              <w:rPr>
                <w:rStyle w:val="Hyperlink"/>
                <w:noProof/>
              </w:rPr>
              <w:t>Temperature data</w:t>
            </w:r>
            <w:r w:rsidR="00D5792A">
              <w:rPr>
                <w:noProof/>
                <w:webHidden/>
              </w:rPr>
              <w:tab/>
            </w:r>
            <w:r w:rsidR="00D5792A">
              <w:rPr>
                <w:noProof/>
                <w:webHidden/>
              </w:rPr>
              <w:fldChar w:fldCharType="begin"/>
            </w:r>
            <w:r w:rsidR="00D5792A">
              <w:rPr>
                <w:noProof/>
                <w:webHidden/>
              </w:rPr>
              <w:instrText xml:space="preserve"> PAGEREF _Toc6058539 \h </w:instrText>
            </w:r>
            <w:r w:rsidR="00D5792A">
              <w:rPr>
                <w:noProof/>
                <w:webHidden/>
              </w:rPr>
            </w:r>
            <w:r w:rsidR="00D5792A">
              <w:rPr>
                <w:noProof/>
                <w:webHidden/>
              </w:rPr>
              <w:fldChar w:fldCharType="separate"/>
            </w:r>
            <w:r w:rsidR="00D5792A">
              <w:rPr>
                <w:noProof/>
                <w:webHidden/>
              </w:rPr>
              <w:t>6</w:t>
            </w:r>
            <w:r w:rsidR="00D5792A">
              <w:rPr>
                <w:noProof/>
                <w:webHidden/>
              </w:rPr>
              <w:fldChar w:fldCharType="end"/>
            </w:r>
          </w:hyperlink>
        </w:p>
        <w:p w14:paraId="284DEAAA" w14:textId="4845FA44" w:rsidR="00D5792A" w:rsidRDefault="005F316A">
          <w:pPr>
            <w:pStyle w:val="TOC2"/>
            <w:tabs>
              <w:tab w:val="right" w:leader="dot" w:pos="9010"/>
            </w:tabs>
            <w:rPr>
              <w:rFonts w:eastAsiaTheme="minorEastAsia" w:cstheme="minorBidi"/>
              <w:b w:val="0"/>
              <w:bCs w:val="0"/>
              <w:noProof/>
              <w:sz w:val="24"/>
              <w:szCs w:val="24"/>
            </w:rPr>
          </w:pPr>
          <w:hyperlink w:anchor="_Toc6058540" w:history="1">
            <w:r w:rsidR="00D5792A" w:rsidRPr="00E125D3">
              <w:rPr>
                <w:rStyle w:val="Hyperlink"/>
                <w:noProof/>
              </w:rPr>
              <w:t>National model specification</w:t>
            </w:r>
            <w:r w:rsidR="00D5792A">
              <w:rPr>
                <w:noProof/>
                <w:webHidden/>
              </w:rPr>
              <w:tab/>
            </w:r>
            <w:r w:rsidR="00D5792A">
              <w:rPr>
                <w:noProof/>
                <w:webHidden/>
              </w:rPr>
              <w:fldChar w:fldCharType="begin"/>
            </w:r>
            <w:r w:rsidR="00D5792A">
              <w:rPr>
                <w:noProof/>
                <w:webHidden/>
              </w:rPr>
              <w:instrText xml:space="preserve"> PAGEREF _Toc6058540 \h </w:instrText>
            </w:r>
            <w:r w:rsidR="00D5792A">
              <w:rPr>
                <w:noProof/>
                <w:webHidden/>
              </w:rPr>
            </w:r>
            <w:r w:rsidR="00D5792A">
              <w:rPr>
                <w:noProof/>
                <w:webHidden/>
              </w:rPr>
              <w:fldChar w:fldCharType="separate"/>
            </w:r>
            <w:r w:rsidR="00D5792A">
              <w:rPr>
                <w:noProof/>
                <w:webHidden/>
              </w:rPr>
              <w:t>7</w:t>
            </w:r>
            <w:r w:rsidR="00D5792A">
              <w:rPr>
                <w:noProof/>
                <w:webHidden/>
              </w:rPr>
              <w:fldChar w:fldCharType="end"/>
            </w:r>
          </w:hyperlink>
        </w:p>
        <w:p w14:paraId="503033E1" w14:textId="305C6DA6" w:rsidR="00D5792A" w:rsidRDefault="005F316A">
          <w:pPr>
            <w:pStyle w:val="TOC3"/>
            <w:tabs>
              <w:tab w:val="right" w:leader="dot" w:pos="9010"/>
            </w:tabs>
            <w:rPr>
              <w:rFonts w:eastAsiaTheme="minorEastAsia" w:cstheme="minorBidi"/>
              <w:noProof/>
              <w:sz w:val="24"/>
              <w:szCs w:val="24"/>
            </w:rPr>
          </w:pPr>
          <w:hyperlink w:anchor="_Toc6058541" w:history="1">
            <w:r w:rsidR="00D5792A" w:rsidRPr="00E125D3">
              <w:rPr>
                <w:rStyle w:val="Hyperlink"/>
                <w:noProof/>
              </w:rPr>
              <w:t>Overall terms</w:t>
            </w:r>
            <w:r w:rsidR="00D5792A">
              <w:rPr>
                <w:noProof/>
                <w:webHidden/>
              </w:rPr>
              <w:tab/>
            </w:r>
            <w:r w:rsidR="00D5792A">
              <w:rPr>
                <w:noProof/>
                <w:webHidden/>
              </w:rPr>
              <w:fldChar w:fldCharType="begin"/>
            </w:r>
            <w:r w:rsidR="00D5792A">
              <w:rPr>
                <w:noProof/>
                <w:webHidden/>
              </w:rPr>
              <w:instrText xml:space="preserve"> PAGEREF _Toc6058541 \h </w:instrText>
            </w:r>
            <w:r w:rsidR="00D5792A">
              <w:rPr>
                <w:noProof/>
                <w:webHidden/>
              </w:rPr>
            </w:r>
            <w:r w:rsidR="00D5792A">
              <w:rPr>
                <w:noProof/>
                <w:webHidden/>
              </w:rPr>
              <w:fldChar w:fldCharType="separate"/>
            </w:r>
            <w:r w:rsidR="00D5792A">
              <w:rPr>
                <w:noProof/>
                <w:webHidden/>
              </w:rPr>
              <w:t>10</w:t>
            </w:r>
            <w:r w:rsidR="00D5792A">
              <w:rPr>
                <w:noProof/>
                <w:webHidden/>
              </w:rPr>
              <w:fldChar w:fldCharType="end"/>
            </w:r>
          </w:hyperlink>
        </w:p>
        <w:p w14:paraId="64431A73" w14:textId="619EDE22" w:rsidR="00D5792A" w:rsidRDefault="005F316A">
          <w:pPr>
            <w:pStyle w:val="TOC3"/>
            <w:tabs>
              <w:tab w:val="right" w:leader="dot" w:pos="9010"/>
            </w:tabs>
            <w:rPr>
              <w:rFonts w:eastAsiaTheme="minorEastAsia" w:cstheme="minorBidi"/>
              <w:noProof/>
              <w:sz w:val="24"/>
              <w:szCs w:val="24"/>
            </w:rPr>
          </w:pPr>
          <w:hyperlink w:anchor="_Toc6058542" w:history="1">
            <w:r w:rsidR="00D5792A" w:rsidRPr="00E125D3">
              <w:rPr>
                <w:rStyle w:val="Hyperlink"/>
                <w:noProof/>
              </w:rPr>
              <w:t>Month terms</w:t>
            </w:r>
            <w:r w:rsidR="00D5792A">
              <w:rPr>
                <w:noProof/>
                <w:webHidden/>
              </w:rPr>
              <w:tab/>
            </w:r>
            <w:r w:rsidR="00D5792A">
              <w:rPr>
                <w:noProof/>
                <w:webHidden/>
              </w:rPr>
              <w:fldChar w:fldCharType="begin"/>
            </w:r>
            <w:r w:rsidR="00D5792A">
              <w:rPr>
                <w:noProof/>
                <w:webHidden/>
              </w:rPr>
              <w:instrText xml:space="preserve"> PAGEREF _Toc6058542 \h </w:instrText>
            </w:r>
            <w:r w:rsidR="00D5792A">
              <w:rPr>
                <w:noProof/>
                <w:webHidden/>
              </w:rPr>
            </w:r>
            <w:r w:rsidR="00D5792A">
              <w:rPr>
                <w:noProof/>
                <w:webHidden/>
              </w:rPr>
              <w:fldChar w:fldCharType="separate"/>
            </w:r>
            <w:r w:rsidR="00D5792A">
              <w:rPr>
                <w:noProof/>
                <w:webHidden/>
              </w:rPr>
              <w:t>10</w:t>
            </w:r>
            <w:r w:rsidR="00D5792A">
              <w:rPr>
                <w:noProof/>
                <w:webHidden/>
              </w:rPr>
              <w:fldChar w:fldCharType="end"/>
            </w:r>
          </w:hyperlink>
        </w:p>
        <w:p w14:paraId="7D5A9433" w14:textId="0CE22A46" w:rsidR="00D5792A" w:rsidRDefault="005F316A">
          <w:pPr>
            <w:pStyle w:val="TOC3"/>
            <w:tabs>
              <w:tab w:val="right" w:leader="dot" w:pos="9010"/>
            </w:tabs>
            <w:rPr>
              <w:rFonts w:eastAsiaTheme="minorEastAsia" w:cstheme="minorBidi"/>
              <w:noProof/>
              <w:sz w:val="24"/>
              <w:szCs w:val="24"/>
            </w:rPr>
          </w:pPr>
          <w:hyperlink w:anchor="_Toc6058543" w:history="1">
            <w:r w:rsidR="00D5792A" w:rsidRPr="00E125D3">
              <w:rPr>
                <w:rStyle w:val="Hyperlink"/>
                <w:noProof/>
              </w:rPr>
              <w:t>State terms</w:t>
            </w:r>
            <w:r w:rsidR="00D5792A">
              <w:rPr>
                <w:noProof/>
                <w:webHidden/>
              </w:rPr>
              <w:tab/>
            </w:r>
            <w:r w:rsidR="00D5792A">
              <w:rPr>
                <w:noProof/>
                <w:webHidden/>
              </w:rPr>
              <w:fldChar w:fldCharType="begin"/>
            </w:r>
            <w:r w:rsidR="00D5792A">
              <w:rPr>
                <w:noProof/>
                <w:webHidden/>
              </w:rPr>
              <w:instrText xml:space="preserve"> PAGEREF _Toc6058543 \h </w:instrText>
            </w:r>
            <w:r w:rsidR="00D5792A">
              <w:rPr>
                <w:noProof/>
                <w:webHidden/>
              </w:rPr>
            </w:r>
            <w:r w:rsidR="00D5792A">
              <w:rPr>
                <w:noProof/>
                <w:webHidden/>
              </w:rPr>
              <w:fldChar w:fldCharType="separate"/>
            </w:r>
            <w:r w:rsidR="00D5792A">
              <w:rPr>
                <w:noProof/>
                <w:webHidden/>
              </w:rPr>
              <w:t>10</w:t>
            </w:r>
            <w:r w:rsidR="00D5792A">
              <w:rPr>
                <w:noProof/>
                <w:webHidden/>
              </w:rPr>
              <w:fldChar w:fldCharType="end"/>
            </w:r>
          </w:hyperlink>
        </w:p>
        <w:p w14:paraId="16F47459" w14:textId="74EB7DE9" w:rsidR="00D5792A" w:rsidRDefault="005F316A">
          <w:pPr>
            <w:pStyle w:val="TOC3"/>
            <w:tabs>
              <w:tab w:val="right" w:leader="dot" w:pos="9010"/>
            </w:tabs>
            <w:rPr>
              <w:rFonts w:eastAsiaTheme="minorEastAsia" w:cstheme="minorBidi"/>
              <w:noProof/>
              <w:sz w:val="24"/>
              <w:szCs w:val="24"/>
            </w:rPr>
          </w:pPr>
          <w:hyperlink w:anchor="_Toc6058544" w:history="1">
            <w:r w:rsidR="00D5792A" w:rsidRPr="00E125D3">
              <w:rPr>
                <w:rStyle w:val="Hyperlink"/>
                <w:noProof/>
              </w:rPr>
              <w:t>Interaction terms</w:t>
            </w:r>
            <w:r w:rsidR="00D5792A">
              <w:rPr>
                <w:noProof/>
                <w:webHidden/>
              </w:rPr>
              <w:tab/>
            </w:r>
            <w:r w:rsidR="00D5792A">
              <w:rPr>
                <w:noProof/>
                <w:webHidden/>
              </w:rPr>
              <w:fldChar w:fldCharType="begin"/>
            </w:r>
            <w:r w:rsidR="00D5792A">
              <w:rPr>
                <w:noProof/>
                <w:webHidden/>
              </w:rPr>
              <w:instrText xml:space="preserve"> PAGEREF _Toc6058544 \h </w:instrText>
            </w:r>
            <w:r w:rsidR="00D5792A">
              <w:rPr>
                <w:noProof/>
                <w:webHidden/>
              </w:rPr>
            </w:r>
            <w:r w:rsidR="00D5792A">
              <w:rPr>
                <w:noProof/>
                <w:webHidden/>
              </w:rPr>
              <w:fldChar w:fldCharType="separate"/>
            </w:r>
            <w:r w:rsidR="00D5792A">
              <w:rPr>
                <w:noProof/>
                <w:webHidden/>
              </w:rPr>
              <w:t>11</w:t>
            </w:r>
            <w:r w:rsidR="00D5792A">
              <w:rPr>
                <w:noProof/>
                <w:webHidden/>
              </w:rPr>
              <w:fldChar w:fldCharType="end"/>
            </w:r>
          </w:hyperlink>
        </w:p>
        <w:p w14:paraId="3B202BB6" w14:textId="0F5E2788" w:rsidR="00D5792A" w:rsidRDefault="005F316A">
          <w:pPr>
            <w:pStyle w:val="TOC3"/>
            <w:tabs>
              <w:tab w:val="right" w:leader="dot" w:pos="9010"/>
            </w:tabs>
            <w:rPr>
              <w:rFonts w:eastAsiaTheme="minorEastAsia" w:cstheme="minorBidi"/>
              <w:noProof/>
              <w:sz w:val="24"/>
              <w:szCs w:val="24"/>
            </w:rPr>
          </w:pPr>
          <w:hyperlink w:anchor="_Toc6058545" w:history="1">
            <w:r w:rsidR="00D5792A" w:rsidRPr="00E125D3">
              <w:rPr>
                <w:rStyle w:val="Hyperlink"/>
                <w:noProof/>
              </w:rPr>
              <w:t>Non-linear time trends</w:t>
            </w:r>
            <w:r w:rsidR="00D5792A">
              <w:rPr>
                <w:noProof/>
                <w:webHidden/>
              </w:rPr>
              <w:tab/>
            </w:r>
            <w:r w:rsidR="00D5792A">
              <w:rPr>
                <w:noProof/>
                <w:webHidden/>
              </w:rPr>
              <w:fldChar w:fldCharType="begin"/>
            </w:r>
            <w:r w:rsidR="00D5792A">
              <w:rPr>
                <w:noProof/>
                <w:webHidden/>
              </w:rPr>
              <w:instrText xml:space="preserve"> PAGEREF _Toc6058545 \h </w:instrText>
            </w:r>
            <w:r w:rsidR="00D5792A">
              <w:rPr>
                <w:noProof/>
                <w:webHidden/>
              </w:rPr>
            </w:r>
            <w:r w:rsidR="00D5792A">
              <w:rPr>
                <w:noProof/>
                <w:webHidden/>
              </w:rPr>
              <w:fldChar w:fldCharType="separate"/>
            </w:r>
            <w:r w:rsidR="00D5792A">
              <w:rPr>
                <w:noProof/>
                <w:webHidden/>
              </w:rPr>
              <w:t>11</w:t>
            </w:r>
            <w:r w:rsidR="00D5792A">
              <w:rPr>
                <w:noProof/>
                <w:webHidden/>
              </w:rPr>
              <w:fldChar w:fldCharType="end"/>
            </w:r>
          </w:hyperlink>
        </w:p>
        <w:p w14:paraId="5C39B37E" w14:textId="7B743D87" w:rsidR="00D5792A" w:rsidRDefault="005F316A">
          <w:pPr>
            <w:pStyle w:val="TOC3"/>
            <w:tabs>
              <w:tab w:val="right" w:leader="dot" w:pos="9010"/>
            </w:tabs>
            <w:rPr>
              <w:rFonts w:eastAsiaTheme="minorEastAsia" w:cstheme="minorBidi"/>
              <w:noProof/>
              <w:sz w:val="24"/>
              <w:szCs w:val="24"/>
            </w:rPr>
          </w:pPr>
          <w:hyperlink w:anchor="_Toc6058546" w:history="1">
            <w:r w:rsidR="00D5792A" w:rsidRPr="00E125D3">
              <w:rPr>
                <w:rStyle w:val="Hyperlink"/>
                <w:noProof/>
                <w:lang w:val="en-US"/>
              </w:rPr>
              <w:t>Temperature anomaly term</w:t>
            </w:r>
            <w:r w:rsidR="00D5792A">
              <w:rPr>
                <w:noProof/>
                <w:webHidden/>
              </w:rPr>
              <w:tab/>
            </w:r>
            <w:r w:rsidR="00D5792A">
              <w:rPr>
                <w:noProof/>
                <w:webHidden/>
              </w:rPr>
              <w:fldChar w:fldCharType="begin"/>
            </w:r>
            <w:r w:rsidR="00D5792A">
              <w:rPr>
                <w:noProof/>
                <w:webHidden/>
              </w:rPr>
              <w:instrText xml:space="preserve"> PAGEREF _Toc6058546 \h </w:instrText>
            </w:r>
            <w:r w:rsidR="00D5792A">
              <w:rPr>
                <w:noProof/>
                <w:webHidden/>
              </w:rPr>
            </w:r>
            <w:r w:rsidR="00D5792A">
              <w:rPr>
                <w:noProof/>
                <w:webHidden/>
              </w:rPr>
              <w:fldChar w:fldCharType="separate"/>
            </w:r>
            <w:r w:rsidR="00D5792A">
              <w:rPr>
                <w:noProof/>
                <w:webHidden/>
              </w:rPr>
              <w:t>14</w:t>
            </w:r>
            <w:r w:rsidR="00D5792A">
              <w:rPr>
                <w:noProof/>
                <w:webHidden/>
              </w:rPr>
              <w:fldChar w:fldCharType="end"/>
            </w:r>
          </w:hyperlink>
        </w:p>
        <w:p w14:paraId="2CA7C277" w14:textId="4313498D" w:rsidR="00D5792A" w:rsidRDefault="005F316A">
          <w:pPr>
            <w:pStyle w:val="TOC3"/>
            <w:tabs>
              <w:tab w:val="right" w:leader="dot" w:pos="9010"/>
            </w:tabs>
            <w:rPr>
              <w:rFonts w:eastAsiaTheme="minorEastAsia" w:cstheme="minorBidi"/>
              <w:noProof/>
              <w:sz w:val="24"/>
              <w:szCs w:val="24"/>
            </w:rPr>
          </w:pPr>
          <w:hyperlink w:anchor="_Toc6058547" w:history="1">
            <w:r w:rsidR="00D5792A" w:rsidRPr="00E125D3">
              <w:rPr>
                <w:rStyle w:val="Hyperlink"/>
                <w:noProof/>
              </w:rPr>
              <w:t>Hyperparameters on precisions of random effects</w:t>
            </w:r>
            <w:r w:rsidR="00D5792A">
              <w:rPr>
                <w:noProof/>
                <w:webHidden/>
              </w:rPr>
              <w:tab/>
            </w:r>
            <w:r w:rsidR="00D5792A">
              <w:rPr>
                <w:noProof/>
                <w:webHidden/>
              </w:rPr>
              <w:fldChar w:fldCharType="begin"/>
            </w:r>
            <w:r w:rsidR="00D5792A">
              <w:rPr>
                <w:noProof/>
                <w:webHidden/>
              </w:rPr>
              <w:instrText xml:space="preserve"> PAGEREF _Toc6058547 \h </w:instrText>
            </w:r>
            <w:r w:rsidR="00D5792A">
              <w:rPr>
                <w:noProof/>
                <w:webHidden/>
              </w:rPr>
            </w:r>
            <w:r w:rsidR="00D5792A">
              <w:rPr>
                <w:noProof/>
                <w:webHidden/>
              </w:rPr>
              <w:fldChar w:fldCharType="separate"/>
            </w:r>
            <w:r w:rsidR="00D5792A">
              <w:rPr>
                <w:noProof/>
                <w:webHidden/>
              </w:rPr>
              <w:t>22</w:t>
            </w:r>
            <w:r w:rsidR="00D5792A">
              <w:rPr>
                <w:noProof/>
                <w:webHidden/>
              </w:rPr>
              <w:fldChar w:fldCharType="end"/>
            </w:r>
          </w:hyperlink>
        </w:p>
        <w:p w14:paraId="3ADC12F7" w14:textId="29F69C30" w:rsidR="00D5792A" w:rsidRDefault="005F316A">
          <w:pPr>
            <w:pStyle w:val="TOC2"/>
            <w:tabs>
              <w:tab w:val="right" w:leader="dot" w:pos="9010"/>
            </w:tabs>
            <w:rPr>
              <w:rFonts w:eastAsiaTheme="minorEastAsia" w:cstheme="minorBidi"/>
              <w:b w:val="0"/>
              <w:bCs w:val="0"/>
              <w:noProof/>
              <w:sz w:val="24"/>
              <w:szCs w:val="24"/>
            </w:rPr>
          </w:pPr>
          <w:hyperlink w:anchor="_Toc6058548" w:history="1">
            <w:r w:rsidR="00D5792A" w:rsidRPr="00E125D3">
              <w:rPr>
                <w:rStyle w:val="Hyperlink"/>
                <w:noProof/>
              </w:rPr>
              <w:t>Subnational model specification</w:t>
            </w:r>
            <w:r w:rsidR="00D5792A">
              <w:rPr>
                <w:noProof/>
                <w:webHidden/>
              </w:rPr>
              <w:tab/>
            </w:r>
            <w:r w:rsidR="00D5792A">
              <w:rPr>
                <w:noProof/>
                <w:webHidden/>
              </w:rPr>
              <w:fldChar w:fldCharType="begin"/>
            </w:r>
            <w:r w:rsidR="00D5792A">
              <w:rPr>
                <w:noProof/>
                <w:webHidden/>
              </w:rPr>
              <w:instrText xml:space="preserve"> PAGEREF _Toc6058548 \h </w:instrText>
            </w:r>
            <w:r w:rsidR="00D5792A">
              <w:rPr>
                <w:noProof/>
                <w:webHidden/>
              </w:rPr>
            </w:r>
            <w:r w:rsidR="00D5792A">
              <w:rPr>
                <w:noProof/>
                <w:webHidden/>
              </w:rPr>
              <w:fldChar w:fldCharType="separate"/>
            </w:r>
            <w:r w:rsidR="00D5792A">
              <w:rPr>
                <w:noProof/>
                <w:webHidden/>
              </w:rPr>
              <w:t>22</w:t>
            </w:r>
            <w:r w:rsidR="00D5792A">
              <w:rPr>
                <w:noProof/>
                <w:webHidden/>
              </w:rPr>
              <w:fldChar w:fldCharType="end"/>
            </w:r>
          </w:hyperlink>
        </w:p>
        <w:p w14:paraId="27D06F5D" w14:textId="4990ACD9" w:rsidR="00D5792A" w:rsidRDefault="005F316A">
          <w:pPr>
            <w:pStyle w:val="TOC2"/>
            <w:tabs>
              <w:tab w:val="right" w:leader="dot" w:pos="9010"/>
            </w:tabs>
            <w:rPr>
              <w:rFonts w:eastAsiaTheme="minorEastAsia" w:cstheme="minorBidi"/>
              <w:b w:val="0"/>
              <w:bCs w:val="0"/>
              <w:noProof/>
              <w:sz w:val="24"/>
              <w:szCs w:val="24"/>
            </w:rPr>
          </w:pPr>
          <w:hyperlink w:anchor="_Toc6058549" w:history="1">
            <w:r w:rsidR="00D5792A" w:rsidRPr="00E125D3">
              <w:rPr>
                <w:rStyle w:val="Hyperlink"/>
                <w:noProof/>
              </w:rPr>
              <w:t>Model fitting</w:t>
            </w:r>
            <w:r w:rsidR="00D5792A">
              <w:rPr>
                <w:noProof/>
                <w:webHidden/>
              </w:rPr>
              <w:tab/>
            </w:r>
            <w:r w:rsidR="00D5792A">
              <w:rPr>
                <w:noProof/>
                <w:webHidden/>
              </w:rPr>
              <w:fldChar w:fldCharType="begin"/>
            </w:r>
            <w:r w:rsidR="00D5792A">
              <w:rPr>
                <w:noProof/>
                <w:webHidden/>
              </w:rPr>
              <w:instrText xml:space="preserve"> PAGEREF _Toc6058549 \h </w:instrText>
            </w:r>
            <w:r w:rsidR="00D5792A">
              <w:rPr>
                <w:noProof/>
                <w:webHidden/>
              </w:rPr>
            </w:r>
            <w:r w:rsidR="00D5792A">
              <w:rPr>
                <w:noProof/>
                <w:webHidden/>
              </w:rPr>
              <w:fldChar w:fldCharType="separate"/>
            </w:r>
            <w:r w:rsidR="00D5792A">
              <w:rPr>
                <w:noProof/>
                <w:webHidden/>
              </w:rPr>
              <w:t>23</w:t>
            </w:r>
            <w:r w:rsidR="00D5792A">
              <w:rPr>
                <w:noProof/>
                <w:webHidden/>
              </w:rPr>
              <w:fldChar w:fldCharType="end"/>
            </w:r>
          </w:hyperlink>
        </w:p>
        <w:p w14:paraId="024D1044" w14:textId="3A579F42" w:rsidR="00D5792A" w:rsidRDefault="005F316A">
          <w:pPr>
            <w:pStyle w:val="TOC2"/>
            <w:tabs>
              <w:tab w:val="right" w:leader="dot" w:pos="9010"/>
            </w:tabs>
            <w:rPr>
              <w:rFonts w:eastAsiaTheme="minorEastAsia" w:cstheme="minorBidi"/>
              <w:b w:val="0"/>
              <w:bCs w:val="0"/>
              <w:noProof/>
              <w:sz w:val="24"/>
              <w:szCs w:val="24"/>
            </w:rPr>
          </w:pPr>
          <w:hyperlink w:anchor="_Toc6058550" w:history="1">
            <w:r w:rsidR="00D5792A" w:rsidRPr="00E125D3">
              <w:rPr>
                <w:rStyle w:val="Hyperlink"/>
                <w:noProof/>
              </w:rPr>
              <w:t>Model fit performance</w:t>
            </w:r>
            <w:r w:rsidR="00D5792A">
              <w:rPr>
                <w:noProof/>
                <w:webHidden/>
              </w:rPr>
              <w:tab/>
            </w:r>
            <w:r w:rsidR="00D5792A">
              <w:rPr>
                <w:noProof/>
                <w:webHidden/>
              </w:rPr>
              <w:fldChar w:fldCharType="begin"/>
            </w:r>
            <w:r w:rsidR="00D5792A">
              <w:rPr>
                <w:noProof/>
                <w:webHidden/>
              </w:rPr>
              <w:instrText xml:space="preserve"> PAGEREF _Toc6058550 \h </w:instrText>
            </w:r>
            <w:r w:rsidR="00D5792A">
              <w:rPr>
                <w:noProof/>
                <w:webHidden/>
              </w:rPr>
            </w:r>
            <w:r w:rsidR="00D5792A">
              <w:rPr>
                <w:noProof/>
                <w:webHidden/>
              </w:rPr>
              <w:fldChar w:fldCharType="separate"/>
            </w:r>
            <w:r w:rsidR="00D5792A">
              <w:rPr>
                <w:noProof/>
                <w:webHidden/>
              </w:rPr>
              <w:t>24</w:t>
            </w:r>
            <w:r w:rsidR="00D5792A">
              <w:rPr>
                <w:noProof/>
                <w:webHidden/>
              </w:rPr>
              <w:fldChar w:fldCharType="end"/>
            </w:r>
          </w:hyperlink>
        </w:p>
        <w:p w14:paraId="6175AD22" w14:textId="70332EDC" w:rsidR="00D5792A" w:rsidRDefault="005F316A">
          <w:pPr>
            <w:pStyle w:val="TOC2"/>
            <w:tabs>
              <w:tab w:val="right" w:leader="dot" w:pos="9010"/>
            </w:tabs>
            <w:rPr>
              <w:rFonts w:eastAsiaTheme="minorEastAsia" w:cstheme="minorBidi"/>
              <w:b w:val="0"/>
              <w:bCs w:val="0"/>
              <w:noProof/>
              <w:sz w:val="24"/>
              <w:szCs w:val="24"/>
            </w:rPr>
          </w:pPr>
          <w:hyperlink w:anchor="_Toc6058551" w:history="1">
            <w:r w:rsidR="00D5792A" w:rsidRPr="00E125D3">
              <w:rPr>
                <w:rStyle w:val="Hyperlink"/>
                <w:noProof/>
              </w:rPr>
              <w:t>Excess risk and uncertainty</w:t>
            </w:r>
            <w:r w:rsidR="00D5792A">
              <w:rPr>
                <w:noProof/>
                <w:webHidden/>
              </w:rPr>
              <w:tab/>
            </w:r>
            <w:r w:rsidR="00D5792A">
              <w:rPr>
                <w:noProof/>
                <w:webHidden/>
              </w:rPr>
              <w:fldChar w:fldCharType="begin"/>
            </w:r>
            <w:r w:rsidR="00D5792A">
              <w:rPr>
                <w:noProof/>
                <w:webHidden/>
              </w:rPr>
              <w:instrText xml:space="preserve"> PAGEREF _Toc6058551 \h </w:instrText>
            </w:r>
            <w:r w:rsidR="00D5792A">
              <w:rPr>
                <w:noProof/>
                <w:webHidden/>
              </w:rPr>
            </w:r>
            <w:r w:rsidR="00D5792A">
              <w:rPr>
                <w:noProof/>
                <w:webHidden/>
              </w:rPr>
              <w:fldChar w:fldCharType="separate"/>
            </w:r>
            <w:r w:rsidR="00D5792A">
              <w:rPr>
                <w:noProof/>
                <w:webHidden/>
              </w:rPr>
              <w:t>27</w:t>
            </w:r>
            <w:r w:rsidR="00D5792A">
              <w:rPr>
                <w:noProof/>
                <w:webHidden/>
              </w:rPr>
              <w:fldChar w:fldCharType="end"/>
            </w:r>
          </w:hyperlink>
        </w:p>
        <w:p w14:paraId="7A7FE68A" w14:textId="03FBE7D3" w:rsidR="00D5792A" w:rsidRDefault="005F316A">
          <w:pPr>
            <w:pStyle w:val="TOC2"/>
            <w:tabs>
              <w:tab w:val="right" w:leader="dot" w:pos="9010"/>
            </w:tabs>
            <w:rPr>
              <w:rFonts w:eastAsiaTheme="minorEastAsia" w:cstheme="minorBidi"/>
              <w:b w:val="0"/>
              <w:bCs w:val="0"/>
              <w:noProof/>
              <w:sz w:val="24"/>
              <w:szCs w:val="24"/>
            </w:rPr>
          </w:pPr>
          <w:hyperlink w:anchor="_Toc6058552" w:history="1">
            <w:r w:rsidR="00D5792A" w:rsidRPr="00E125D3">
              <w:rPr>
                <w:rStyle w:val="Hyperlink"/>
                <w:noProof/>
              </w:rPr>
              <w:t>References</w:t>
            </w:r>
            <w:r w:rsidR="00D5792A">
              <w:rPr>
                <w:noProof/>
                <w:webHidden/>
              </w:rPr>
              <w:tab/>
            </w:r>
            <w:r w:rsidR="00D5792A">
              <w:rPr>
                <w:noProof/>
                <w:webHidden/>
              </w:rPr>
              <w:fldChar w:fldCharType="begin"/>
            </w:r>
            <w:r w:rsidR="00D5792A">
              <w:rPr>
                <w:noProof/>
                <w:webHidden/>
              </w:rPr>
              <w:instrText xml:space="preserve"> PAGEREF _Toc6058552 \h </w:instrText>
            </w:r>
            <w:r w:rsidR="00D5792A">
              <w:rPr>
                <w:noProof/>
                <w:webHidden/>
              </w:rPr>
            </w:r>
            <w:r w:rsidR="00D5792A">
              <w:rPr>
                <w:noProof/>
                <w:webHidden/>
              </w:rPr>
              <w:fldChar w:fldCharType="separate"/>
            </w:r>
            <w:r w:rsidR="00D5792A">
              <w:rPr>
                <w:noProof/>
                <w:webHidden/>
              </w:rPr>
              <w:t>29</w:t>
            </w:r>
            <w:r w:rsidR="00D5792A">
              <w:rPr>
                <w:noProof/>
                <w:webHidden/>
              </w:rPr>
              <w:fldChar w:fldCharType="end"/>
            </w:r>
          </w:hyperlink>
        </w:p>
        <w:p w14:paraId="1545E444" w14:textId="64A0C440" w:rsidR="00ED7B5F" w:rsidRDefault="00102468" w:rsidP="00BB7DC3">
          <w:pPr>
            <w:rPr>
              <w:rFonts w:cs="Calibri"/>
              <w:noProof/>
            </w:rPr>
          </w:pPr>
          <w:r w:rsidRPr="00DB2DBC">
            <w:rPr>
              <w:rFonts w:cs="Calibri"/>
              <w:b/>
              <w:bCs/>
              <w:noProof/>
            </w:rPr>
            <w:fldChar w:fldCharType="end"/>
          </w:r>
        </w:p>
      </w:sdtContent>
    </w:sdt>
    <w:p w14:paraId="47DC57F8" w14:textId="25BCEC01" w:rsidR="00415818" w:rsidRPr="00415818" w:rsidRDefault="00415818" w:rsidP="00415818">
      <w:pPr>
        <w:pStyle w:val="Heading2"/>
        <w:suppressLineNumbers/>
      </w:pPr>
      <w:bookmarkStart w:id="0" w:name="_Toc5623441"/>
      <w:bookmarkStart w:id="1" w:name="_Toc6058532"/>
      <w:r>
        <w:t xml:space="preserve">List of </w:t>
      </w:r>
      <w:r w:rsidR="00641DCC">
        <w:t>f</w:t>
      </w:r>
      <w:r>
        <w:t>igures</w:t>
      </w:r>
      <w:bookmarkEnd w:id="0"/>
      <w:bookmarkEnd w:id="1"/>
    </w:p>
    <w:p w14:paraId="32AC3623" w14:textId="34E5CC14" w:rsidR="00641DCC" w:rsidRDefault="007617DF">
      <w:pPr>
        <w:pStyle w:val="TableofFigures"/>
        <w:tabs>
          <w:tab w:val="right" w:leader="dot" w:pos="9010"/>
        </w:tabs>
        <w:rPr>
          <w:rFonts w:asciiTheme="minorHAnsi" w:eastAsiaTheme="minorEastAsia" w:hAnsiTheme="minorHAnsi" w:cstheme="minorBidi"/>
          <w:noProof/>
          <w:sz w:val="24"/>
          <w:szCs w:val="24"/>
        </w:rPr>
      </w:pPr>
      <w:r>
        <w:rPr>
          <w:rFonts w:cs="Calibri"/>
        </w:rPr>
        <w:fldChar w:fldCharType="begin"/>
      </w:r>
      <w:r>
        <w:rPr>
          <w:rFonts w:cs="Calibri"/>
        </w:rPr>
        <w:instrText xml:space="preserve"> TOC \h \z \c "Figure" </w:instrText>
      </w:r>
      <w:r>
        <w:rPr>
          <w:rFonts w:cs="Calibri"/>
        </w:rPr>
        <w:fldChar w:fldCharType="separate"/>
      </w:r>
      <w:hyperlink w:anchor="_Toc5971388" w:history="1">
        <w:r w:rsidR="00641DCC" w:rsidRPr="000C373C">
          <w:rPr>
            <w:rStyle w:val="Hyperlink"/>
            <w:b/>
            <w:noProof/>
          </w:rPr>
          <w:t>Figure 1</w:t>
        </w:r>
        <w:r w:rsidR="00641DCC" w:rsidRPr="000C373C">
          <w:rPr>
            <w:rStyle w:val="Hyperlink"/>
            <w:noProof/>
          </w:rPr>
          <w:t>. Relationship between monthly temperature anomaly (</w:t>
        </w:r>
        <w:r w:rsidR="00641DCC" w:rsidRPr="000C373C">
          <w:rPr>
            <w:rStyle w:val="Hyperlink"/>
            <w:bCs/>
            <w:noProof/>
          </w:rPr>
          <w:t>°C)</w:t>
        </w:r>
        <w:r w:rsidR="00641DCC" w:rsidRPr="000C373C">
          <w:rPr>
            <w:rStyle w:val="Hyperlink"/>
            <w:noProof/>
          </w:rPr>
          <w:t xml:space="preserve"> and apparent temperature anomaly (</w:t>
        </w:r>
        <w:r w:rsidR="00641DCC" w:rsidRPr="000C373C">
          <w:rPr>
            <w:rStyle w:val="Hyperlink"/>
            <w:bCs/>
            <w:noProof/>
          </w:rPr>
          <w:t>°C)</w:t>
        </w:r>
        <w:r w:rsidR="00641DCC" w:rsidRPr="000C373C">
          <w:rPr>
            <w:rStyle w:val="Hyperlink"/>
            <w:noProof/>
          </w:rPr>
          <w:t>, across all months from 1980 to 2016, by state.</w:t>
        </w:r>
        <w:r w:rsidR="00641DCC">
          <w:rPr>
            <w:noProof/>
            <w:webHidden/>
          </w:rPr>
          <w:tab/>
        </w:r>
        <w:r w:rsidR="00641DCC">
          <w:rPr>
            <w:noProof/>
            <w:webHidden/>
          </w:rPr>
          <w:fldChar w:fldCharType="begin"/>
        </w:r>
        <w:r w:rsidR="00641DCC">
          <w:rPr>
            <w:noProof/>
            <w:webHidden/>
          </w:rPr>
          <w:instrText xml:space="preserve"> PAGEREF _Toc5971388 \h </w:instrText>
        </w:r>
        <w:r w:rsidR="00641DCC">
          <w:rPr>
            <w:noProof/>
            <w:webHidden/>
          </w:rPr>
        </w:r>
        <w:r w:rsidR="00641DCC">
          <w:rPr>
            <w:noProof/>
            <w:webHidden/>
          </w:rPr>
          <w:fldChar w:fldCharType="separate"/>
        </w:r>
        <w:r w:rsidR="00641DCC">
          <w:rPr>
            <w:noProof/>
            <w:webHidden/>
          </w:rPr>
          <w:t>15</w:t>
        </w:r>
        <w:r w:rsidR="00641DCC">
          <w:rPr>
            <w:noProof/>
            <w:webHidden/>
          </w:rPr>
          <w:fldChar w:fldCharType="end"/>
        </w:r>
      </w:hyperlink>
    </w:p>
    <w:p w14:paraId="13A59F41" w14:textId="62F0D8B9" w:rsidR="00641DCC" w:rsidRDefault="005F316A">
      <w:pPr>
        <w:pStyle w:val="TableofFigures"/>
        <w:tabs>
          <w:tab w:val="right" w:leader="dot" w:pos="9010"/>
        </w:tabs>
        <w:rPr>
          <w:rFonts w:asciiTheme="minorHAnsi" w:eastAsiaTheme="minorEastAsia" w:hAnsiTheme="minorHAnsi" w:cstheme="minorBidi"/>
          <w:noProof/>
          <w:sz w:val="24"/>
          <w:szCs w:val="24"/>
        </w:rPr>
      </w:pPr>
      <w:hyperlink w:anchor="_Toc5971389" w:history="1">
        <w:r w:rsidR="00641DCC" w:rsidRPr="000C373C">
          <w:rPr>
            <w:rStyle w:val="Hyperlink"/>
            <w:b/>
            <w:noProof/>
          </w:rPr>
          <w:t>Figure 2</w:t>
        </w:r>
        <w:r w:rsidR="00641DCC" w:rsidRPr="000C373C">
          <w:rPr>
            <w:rStyle w:val="Hyperlink"/>
            <w:noProof/>
          </w:rPr>
          <w:t>. Relationship between temperature parameters from national temperature model (</w:t>
        </w:r>
        <w:r w:rsidR="00641DCC" w:rsidRPr="000C373C">
          <w:rPr>
            <w:rStyle w:val="Hyperlink"/>
            <w:b/>
            <w:noProof/>
          </w:rPr>
          <w:t>Equation 2</w:t>
        </w:r>
        <w:r w:rsidR="00641DCC" w:rsidRPr="000C373C">
          <w:rPr>
            <w:rStyle w:val="Hyperlink"/>
            <w:noProof/>
          </w:rPr>
          <w:t>) and temperature parameters from national temperature model with long-term norm temperature included (</w:t>
        </w:r>
        <w:r w:rsidR="00641DCC" w:rsidRPr="000C373C">
          <w:rPr>
            <w:rStyle w:val="Hyperlink"/>
            <w:b/>
            <w:noProof/>
          </w:rPr>
          <w:t>Equation 5</w:t>
        </w:r>
        <w:r w:rsidR="00641DCC" w:rsidRPr="000C373C">
          <w:rPr>
            <w:rStyle w:val="Hyperlink"/>
            <w:noProof/>
          </w:rPr>
          <w:t>)</w:t>
        </w:r>
        <w:r w:rsidR="00641DCC">
          <w:rPr>
            <w:noProof/>
            <w:webHidden/>
          </w:rPr>
          <w:tab/>
        </w:r>
        <w:r w:rsidR="00641DCC">
          <w:rPr>
            <w:noProof/>
            <w:webHidden/>
          </w:rPr>
          <w:fldChar w:fldCharType="begin"/>
        </w:r>
        <w:r w:rsidR="00641DCC">
          <w:rPr>
            <w:noProof/>
            <w:webHidden/>
          </w:rPr>
          <w:instrText xml:space="preserve"> PAGEREF _Toc5971389 \h </w:instrText>
        </w:r>
        <w:r w:rsidR="00641DCC">
          <w:rPr>
            <w:noProof/>
            <w:webHidden/>
          </w:rPr>
        </w:r>
        <w:r w:rsidR="00641DCC">
          <w:rPr>
            <w:noProof/>
            <w:webHidden/>
          </w:rPr>
          <w:fldChar w:fldCharType="separate"/>
        </w:r>
        <w:r w:rsidR="00641DCC">
          <w:rPr>
            <w:noProof/>
            <w:webHidden/>
          </w:rPr>
          <w:t>18</w:t>
        </w:r>
        <w:r w:rsidR="00641DCC">
          <w:rPr>
            <w:noProof/>
            <w:webHidden/>
          </w:rPr>
          <w:fldChar w:fldCharType="end"/>
        </w:r>
      </w:hyperlink>
    </w:p>
    <w:p w14:paraId="53DB3F7A" w14:textId="7E78A59F" w:rsidR="00641DCC" w:rsidRDefault="005F316A">
      <w:pPr>
        <w:pStyle w:val="TableofFigures"/>
        <w:tabs>
          <w:tab w:val="right" w:leader="dot" w:pos="9010"/>
        </w:tabs>
        <w:rPr>
          <w:rFonts w:asciiTheme="minorHAnsi" w:eastAsiaTheme="minorEastAsia" w:hAnsiTheme="minorHAnsi" w:cstheme="minorBidi"/>
          <w:noProof/>
          <w:sz w:val="24"/>
          <w:szCs w:val="24"/>
        </w:rPr>
      </w:pPr>
      <w:hyperlink w:anchor="_Toc5971390" w:history="1">
        <w:r w:rsidR="00641DCC" w:rsidRPr="000C373C">
          <w:rPr>
            <w:rStyle w:val="Hyperlink"/>
            <w:b/>
            <w:noProof/>
          </w:rPr>
          <w:t>Figure 3</w:t>
        </w:r>
        <w:r w:rsidR="00641DCC" w:rsidRPr="000C373C">
          <w:rPr>
            <w:rStyle w:val="Hyperlink"/>
            <w:noProof/>
          </w:rPr>
          <w:t>. Raw cardiorespiratory monthly death rates fit against fitted cardiorespiratory death rates for males aged 65 to 74 years, across all months in 1980-2016.</w:t>
        </w:r>
        <w:r w:rsidR="00641DCC">
          <w:rPr>
            <w:noProof/>
            <w:webHidden/>
          </w:rPr>
          <w:tab/>
        </w:r>
        <w:r w:rsidR="00641DCC">
          <w:rPr>
            <w:noProof/>
            <w:webHidden/>
          </w:rPr>
          <w:fldChar w:fldCharType="begin"/>
        </w:r>
        <w:r w:rsidR="00641DCC">
          <w:rPr>
            <w:noProof/>
            <w:webHidden/>
          </w:rPr>
          <w:instrText xml:space="preserve"> PAGEREF _Toc5971390 \h </w:instrText>
        </w:r>
        <w:r w:rsidR="00641DCC">
          <w:rPr>
            <w:noProof/>
            <w:webHidden/>
          </w:rPr>
        </w:r>
        <w:r w:rsidR="00641DCC">
          <w:rPr>
            <w:noProof/>
            <w:webHidden/>
          </w:rPr>
          <w:fldChar w:fldCharType="separate"/>
        </w:r>
        <w:r w:rsidR="00641DCC">
          <w:rPr>
            <w:noProof/>
            <w:webHidden/>
          </w:rPr>
          <w:t>26</w:t>
        </w:r>
        <w:r w:rsidR="00641DCC">
          <w:rPr>
            <w:noProof/>
            <w:webHidden/>
          </w:rPr>
          <w:fldChar w:fldCharType="end"/>
        </w:r>
      </w:hyperlink>
    </w:p>
    <w:p w14:paraId="4E391C7B" w14:textId="31E4D42B" w:rsidR="007617DF" w:rsidRDefault="007617DF" w:rsidP="00BB7DC3">
      <w:pPr>
        <w:rPr>
          <w:rFonts w:cs="Calibri"/>
        </w:rPr>
      </w:pPr>
      <w:r>
        <w:rPr>
          <w:rFonts w:cs="Calibri"/>
        </w:rPr>
        <w:fldChar w:fldCharType="end"/>
      </w:r>
    </w:p>
    <w:p w14:paraId="26EF3C4E" w14:textId="54DCB9AA" w:rsidR="00415818" w:rsidRPr="00415818" w:rsidRDefault="00415818" w:rsidP="00415818">
      <w:pPr>
        <w:pStyle w:val="Heading2"/>
        <w:suppressLineNumbers/>
      </w:pPr>
      <w:bookmarkStart w:id="2" w:name="_Toc5623442"/>
      <w:bookmarkStart w:id="3" w:name="_Toc6058533"/>
      <w:r>
        <w:t xml:space="preserve">List of </w:t>
      </w:r>
      <w:r w:rsidR="00641DCC">
        <w:t>t</w:t>
      </w:r>
      <w:r>
        <w:t>ables</w:t>
      </w:r>
      <w:bookmarkEnd w:id="2"/>
      <w:bookmarkEnd w:id="3"/>
    </w:p>
    <w:p w14:paraId="62A6630B" w14:textId="543001F0" w:rsidR="00641DCC" w:rsidRDefault="007617DF">
      <w:pPr>
        <w:pStyle w:val="TableofFigures"/>
        <w:tabs>
          <w:tab w:val="right" w:leader="dot" w:pos="9010"/>
        </w:tabs>
        <w:rPr>
          <w:rFonts w:asciiTheme="minorHAnsi" w:eastAsiaTheme="minorEastAsia" w:hAnsiTheme="minorHAnsi" w:cstheme="minorBidi"/>
          <w:noProof/>
          <w:sz w:val="24"/>
          <w:szCs w:val="24"/>
        </w:rPr>
      </w:pPr>
      <w:r>
        <w:rPr>
          <w:rFonts w:cs="Calibri"/>
        </w:rPr>
        <w:fldChar w:fldCharType="begin"/>
      </w:r>
      <w:r>
        <w:rPr>
          <w:rFonts w:cs="Calibri"/>
        </w:rPr>
        <w:instrText xml:space="preserve"> TOC \h \z \c "Table" </w:instrText>
      </w:r>
      <w:r>
        <w:rPr>
          <w:rFonts w:cs="Calibri"/>
        </w:rPr>
        <w:fldChar w:fldCharType="separate"/>
      </w:r>
      <w:hyperlink w:anchor="_Toc5971391" w:history="1">
        <w:r w:rsidR="00641DCC" w:rsidRPr="00E23ED0">
          <w:rPr>
            <w:rStyle w:val="Hyperlink"/>
            <w:b/>
            <w:noProof/>
          </w:rPr>
          <w:t>Table 1</w:t>
        </w:r>
        <w:r w:rsidR="00641DCC" w:rsidRPr="00E23ED0">
          <w:rPr>
            <w:rStyle w:val="Hyperlink"/>
            <w:noProof/>
          </w:rPr>
          <w:t>. National temperature model parameters.</w:t>
        </w:r>
        <w:r w:rsidR="00641DCC">
          <w:rPr>
            <w:noProof/>
            <w:webHidden/>
          </w:rPr>
          <w:tab/>
        </w:r>
        <w:r w:rsidR="00641DCC">
          <w:rPr>
            <w:noProof/>
            <w:webHidden/>
          </w:rPr>
          <w:fldChar w:fldCharType="begin"/>
        </w:r>
        <w:r w:rsidR="00641DCC">
          <w:rPr>
            <w:noProof/>
            <w:webHidden/>
          </w:rPr>
          <w:instrText xml:space="preserve"> PAGEREF _Toc5971391 \h </w:instrText>
        </w:r>
        <w:r w:rsidR="00641DCC">
          <w:rPr>
            <w:noProof/>
            <w:webHidden/>
          </w:rPr>
        </w:r>
        <w:r w:rsidR="00641DCC">
          <w:rPr>
            <w:noProof/>
            <w:webHidden/>
          </w:rPr>
          <w:fldChar w:fldCharType="separate"/>
        </w:r>
        <w:r w:rsidR="00641DCC">
          <w:rPr>
            <w:noProof/>
            <w:webHidden/>
          </w:rPr>
          <w:t>9</w:t>
        </w:r>
        <w:r w:rsidR="00641DCC">
          <w:rPr>
            <w:noProof/>
            <w:webHidden/>
          </w:rPr>
          <w:fldChar w:fldCharType="end"/>
        </w:r>
      </w:hyperlink>
    </w:p>
    <w:p w14:paraId="24328958" w14:textId="3C779114" w:rsidR="00641DCC" w:rsidRDefault="005F316A">
      <w:pPr>
        <w:pStyle w:val="TableofFigures"/>
        <w:tabs>
          <w:tab w:val="right" w:leader="dot" w:pos="9010"/>
        </w:tabs>
        <w:rPr>
          <w:rFonts w:asciiTheme="minorHAnsi" w:eastAsiaTheme="minorEastAsia" w:hAnsiTheme="minorHAnsi" w:cstheme="minorBidi"/>
          <w:noProof/>
          <w:sz w:val="24"/>
          <w:szCs w:val="24"/>
        </w:rPr>
      </w:pPr>
      <w:hyperlink w:anchor="_Toc5971392" w:history="1">
        <w:r w:rsidR="00641DCC" w:rsidRPr="00E23ED0">
          <w:rPr>
            <w:rStyle w:val="Hyperlink"/>
            <w:b/>
            <w:noProof/>
          </w:rPr>
          <w:t>Table 2</w:t>
        </w:r>
        <w:r w:rsidR="00641DCC" w:rsidRPr="00E23ED0">
          <w:rPr>
            <w:rStyle w:val="Hyperlink"/>
            <w:noProof/>
          </w:rPr>
          <w:t>. National temperature model priors.</w:t>
        </w:r>
        <w:r w:rsidR="00641DCC">
          <w:rPr>
            <w:noProof/>
            <w:webHidden/>
          </w:rPr>
          <w:tab/>
        </w:r>
        <w:r w:rsidR="00641DCC">
          <w:rPr>
            <w:noProof/>
            <w:webHidden/>
          </w:rPr>
          <w:fldChar w:fldCharType="begin"/>
        </w:r>
        <w:r w:rsidR="00641DCC">
          <w:rPr>
            <w:noProof/>
            <w:webHidden/>
          </w:rPr>
          <w:instrText xml:space="preserve"> PAGEREF _Toc5971392 \h </w:instrText>
        </w:r>
        <w:r w:rsidR="00641DCC">
          <w:rPr>
            <w:noProof/>
            <w:webHidden/>
          </w:rPr>
        </w:r>
        <w:r w:rsidR="00641DCC">
          <w:rPr>
            <w:noProof/>
            <w:webHidden/>
          </w:rPr>
          <w:fldChar w:fldCharType="separate"/>
        </w:r>
        <w:r w:rsidR="00641DCC">
          <w:rPr>
            <w:noProof/>
            <w:webHidden/>
          </w:rPr>
          <w:t>10</w:t>
        </w:r>
        <w:r w:rsidR="00641DCC">
          <w:rPr>
            <w:noProof/>
            <w:webHidden/>
          </w:rPr>
          <w:fldChar w:fldCharType="end"/>
        </w:r>
      </w:hyperlink>
    </w:p>
    <w:p w14:paraId="41CBC179" w14:textId="4830A400" w:rsidR="00641DCC" w:rsidRDefault="005F316A">
      <w:pPr>
        <w:pStyle w:val="TableofFigures"/>
        <w:tabs>
          <w:tab w:val="right" w:leader="dot" w:pos="9010"/>
        </w:tabs>
        <w:rPr>
          <w:rFonts w:asciiTheme="minorHAnsi" w:eastAsiaTheme="minorEastAsia" w:hAnsiTheme="minorHAnsi" w:cstheme="minorBidi"/>
          <w:noProof/>
          <w:sz w:val="24"/>
          <w:szCs w:val="24"/>
        </w:rPr>
      </w:pPr>
      <w:hyperlink w:anchor="_Toc5971393" w:history="1">
        <w:r w:rsidR="00641DCC" w:rsidRPr="00E23ED0">
          <w:rPr>
            <w:rStyle w:val="Hyperlink"/>
            <w:b/>
            <w:noProof/>
          </w:rPr>
          <w:t>Table 3</w:t>
        </w:r>
        <w:r w:rsidR="00641DCC" w:rsidRPr="00E23ED0">
          <w:rPr>
            <w:rStyle w:val="Hyperlink"/>
            <w:noProof/>
          </w:rPr>
          <w:t>. DIC values and run times from comparison of random walk terms. Orange colours indicate outcomes where the subnational RW model has performed better, with blue for the national RW model. The percentage of total deaths column is coloured by value, with darker values representing higher values.</w:t>
        </w:r>
        <w:r w:rsidR="00641DCC">
          <w:rPr>
            <w:noProof/>
            <w:webHidden/>
          </w:rPr>
          <w:tab/>
        </w:r>
        <w:r w:rsidR="00641DCC">
          <w:rPr>
            <w:noProof/>
            <w:webHidden/>
          </w:rPr>
          <w:fldChar w:fldCharType="begin"/>
        </w:r>
        <w:r w:rsidR="00641DCC">
          <w:rPr>
            <w:noProof/>
            <w:webHidden/>
          </w:rPr>
          <w:instrText xml:space="preserve"> PAGEREF _Toc5971393 \h </w:instrText>
        </w:r>
        <w:r w:rsidR="00641DCC">
          <w:rPr>
            <w:noProof/>
            <w:webHidden/>
          </w:rPr>
        </w:r>
        <w:r w:rsidR="00641DCC">
          <w:rPr>
            <w:noProof/>
            <w:webHidden/>
          </w:rPr>
          <w:fldChar w:fldCharType="separate"/>
        </w:r>
        <w:r w:rsidR="00641DCC">
          <w:rPr>
            <w:noProof/>
            <w:webHidden/>
          </w:rPr>
          <w:t>12</w:t>
        </w:r>
        <w:r w:rsidR="00641DCC">
          <w:rPr>
            <w:noProof/>
            <w:webHidden/>
          </w:rPr>
          <w:fldChar w:fldCharType="end"/>
        </w:r>
      </w:hyperlink>
    </w:p>
    <w:p w14:paraId="40CA03E4" w14:textId="594156D8" w:rsidR="00641DCC" w:rsidRDefault="005F316A">
      <w:pPr>
        <w:pStyle w:val="TableofFigures"/>
        <w:tabs>
          <w:tab w:val="right" w:leader="dot" w:pos="9010"/>
        </w:tabs>
        <w:rPr>
          <w:rFonts w:asciiTheme="minorHAnsi" w:eastAsiaTheme="minorEastAsia" w:hAnsiTheme="minorHAnsi" w:cstheme="minorBidi"/>
          <w:noProof/>
          <w:sz w:val="24"/>
          <w:szCs w:val="24"/>
        </w:rPr>
      </w:pPr>
      <w:hyperlink w:anchor="_Toc5971394" w:history="1">
        <w:r w:rsidR="00641DCC" w:rsidRPr="00E23ED0">
          <w:rPr>
            <w:rStyle w:val="Hyperlink"/>
            <w:b/>
            <w:noProof/>
          </w:rPr>
          <w:t>Table 4</w:t>
        </w:r>
        <w:r w:rsidR="00641DCC" w:rsidRPr="00E23ED0">
          <w:rPr>
            <w:rStyle w:val="Hyperlink"/>
            <w:noProof/>
          </w:rPr>
          <w:t xml:space="preserve">. Correlation coefficients between monthly anomalies generated from mean daily and maximum and minimum daily temperatures. Each correlation coefficient was calculated in each </w:t>
        </w:r>
        <w:r w:rsidR="00641DCC" w:rsidRPr="00E23ED0">
          <w:rPr>
            <w:rStyle w:val="Hyperlink"/>
            <w:noProof/>
          </w:rPr>
          <w:lastRenderedPageBreak/>
          <w:t>state for each month for 1980-2016. The values shown are the means over all states for a particular month.</w:t>
        </w:r>
        <w:r w:rsidR="00641DCC">
          <w:rPr>
            <w:noProof/>
            <w:webHidden/>
          </w:rPr>
          <w:tab/>
        </w:r>
        <w:r w:rsidR="00641DCC">
          <w:rPr>
            <w:noProof/>
            <w:webHidden/>
          </w:rPr>
          <w:fldChar w:fldCharType="begin"/>
        </w:r>
        <w:r w:rsidR="00641DCC">
          <w:rPr>
            <w:noProof/>
            <w:webHidden/>
          </w:rPr>
          <w:instrText xml:space="preserve"> PAGEREF _Toc5971394 \h </w:instrText>
        </w:r>
        <w:r w:rsidR="00641DCC">
          <w:rPr>
            <w:noProof/>
            <w:webHidden/>
          </w:rPr>
        </w:r>
        <w:r w:rsidR="00641DCC">
          <w:rPr>
            <w:noProof/>
            <w:webHidden/>
          </w:rPr>
          <w:fldChar w:fldCharType="separate"/>
        </w:r>
        <w:r w:rsidR="00641DCC">
          <w:rPr>
            <w:noProof/>
            <w:webHidden/>
          </w:rPr>
          <w:t>16</w:t>
        </w:r>
        <w:r w:rsidR="00641DCC">
          <w:rPr>
            <w:noProof/>
            <w:webHidden/>
          </w:rPr>
          <w:fldChar w:fldCharType="end"/>
        </w:r>
      </w:hyperlink>
    </w:p>
    <w:p w14:paraId="21041FDE" w14:textId="4A1E483F" w:rsidR="00641DCC" w:rsidRDefault="005F316A">
      <w:pPr>
        <w:pStyle w:val="TableofFigures"/>
        <w:tabs>
          <w:tab w:val="right" w:leader="dot" w:pos="9010"/>
        </w:tabs>
        <w:rPr>
          <w:rFonts w:asciiTheme="minorHAnsi" w:eastAsiaTheme="minorEastAsia" w:hAnsiTheme="minorHAnsi" w:cstheme="minorBidi"/>
          <w:noProof/>
          <w:sz w:val="24"/>
          <w:szCs w:val="24"/>
        </w:rPr>
      </w:pPr>
      <w:hyperlink w:anchor="_Toc5971395" w:history="1">
        <w:r w:rsidR="00641DCC" w:rsidRPr="00E23ED0">
          <w:rPr>
            <w:rStyle w:val="Hyperlink"/>
            <w:b/>
            <w:noProof/>
          </w:rPr>
          <w:t>Table 5</w:t>
        </w:r>
        <w:r w:rsidR="00641DCC" w:rsidRPr="00E23ED0">
          <w:rPr>
            <w:rStyle w:val="Hyperlink"/>
            <w:noProof/>
          </w:rPr>
          <w:t>. Number of model run comparisons which favoured the national temperature model (</w:t>
        </w:r>
        <w:r w:rsidR="00641DCC" w:rsidRPr="00E23ED0">
          <w:rPr>
            <w:rStyle w:val="Hyperlink"/>
            <w:b/>
            <w:noProof/>
          </w:rPr>
          <w:t>Equation 2</w:t>
        </w:r>
        <w:r w:rsidR="00641DCC" w:rsidRPr="00E23ED0">
          <w:rPr>
            <w:rStyle w:val="Hyperlink"/>
            <w:rFonts w:cs="Calibri"/>
            <w:noProof/>
          </w:rPr>
          <w:t>) over the alternative national model with piecewise temperature anomaly term (</w:t>
        </w:r>
        <w:r w:rsidR="00641DCC" w:rsidRPr="00E23ED0">
          <w:rPr>
            <w:rStyle w:val="Hyperlink"/>
            <w:b/>
            <w:noProof/>
          </w:rPr>
          <w:t>Equation 6</w:t>
        </w:r>
        <w:r w:rsidR="00641DCC" w:rsidRPr="00E23ED0">
          <w:rPr>
            <w:rStyle w:val="Hyperlink"/>
            <w:rFonts w:cs="Calibri"/>
            <w:noProof/>
          </w:rPr>
          <w:t>)</w:t>
        </w:r>
        <w:r w:rsidR="00641DCC">
          <w:rPr>
            <w:noProof/>
            <w:webHidden/>
          </w:rPr>
          <w:tab/>
        </w:r>
        <w:r w:rsidR="00641DCC">
          <w:rPr>
            <w:noProof/>
            <w:webHidden/>
          </w:rPr>
          <w:fldChar w:fldCharType="begin"/>
        </w:r>
        <w:r w:rsidR="00641DCC">
          <w:rPr>
            <w:noProof/>
            <w:webHidden/>
          </w:rPr>
          <w:instrText xml:space="preserve"> PAGEREF _Toc5971395 \h </w:instrText>
        </w:r>
        <w:r w:rsidR="00641DCC">
          <w:rPr>
            <w:noProof/>
            <w:webHidden/>
          </w:rPr>
        </w:r>
        <w:r w:rsidR="00641DCC">
          <w:rPr>
            <w:noProof/>
            <w:webHidden/>
          </w:rPr>
          <w:fldChar w:fldCharType="separate"/>
        </w:r>
        <w:r w:rsidR="00641DCC">
          <w:rPr>
            <w:noProof/>
            <w:webHidden/>
          </w:rPr>
          <w:t>20</w:t>
        </w:r>
        <w:r w:rsidR="00641DCC">
          <w:rPr>
            <w:noProof/>
            <w:webHidden/>
          </w:rPr>
          <w:fldChar w:fldCharType="end"/>
        </w:r>
      </w:hyperlink>
    </w:p>
    <w:p w14:paraId="3647398D" w14:textId="57B78583" w:rsidR="00641DCC" w:rsidRDefault="005F316A">
      <w:pPr>
        <w:pStyle w:val="TableofFigures"/>
        <w:tabs>
          <w:tab w:val="right" w:leader="dot" w:pos="9010"/>
        </w:tabs>
        <w:rPr>
          <w:rFonts w:asciiTheme="minorHAnsi" w:eastAsiaTheme="minorEastAsia" w:hAnsiTheme="minorHAnsi" w:cstheme="minorBidi"/>
          <w:noProof/>
          <w:sz w:val="24"/>
          <w:szCs w:val="24"/>
        </w:rPr>
      </w:pPr>
      <w:hyperlink w:anchor="_Toc5971396" w:history="1">
        <w:r w:rsidR="00641DCC" w:rsidRPr="00E23ED0">
          <w:rPr>
            <w:rStyle w:val="Hyperlink"/>
            <w:b/>
            <w:noProof/>
          </w:rPr>
          <w:t>Table 6</w:t>
        </w:r>
        <w:r w:rsidR="00641DCC" w:rsidRPr="00E23ED0">
          <w:rPr>
            <w:rStyle w:val="Hyperlink"/>
            <w:noProof/>
          </w:rPr>
          <w:t>. Correlation coefficients between anomaly of mean daily temperature and measures of extreme anomalous temperature. Each correlation coefficient was calculated in each state for each month for 1980-2016. The values shown are the means over all states and months.</w:t>
        </w:r>
        <w:r w:rsidR="00641DCC">
          <w:rPr>
            <w:noProof/>
            <w:webHidden/>
          </w:rPr>
          <w:tab/>
        </w:r>
        <w:r w:rsidR="00641DCC">
          <w:rPr>
            <w:noProof/>
            <w:webHidden/>
          </w:rPr>
          <w:fldChar w:fldCharType="begin"/>
        </w:r>
        <w:r w:rsidR="00641DCC">
          <w:rPr>
            <w:noProof/>
            <w:webHidden/>
          </w:rPr>
          <w:instrText xml:space="preserve"> PAGEREF _Toc5971396 \h </w:instrText>
        </w:r>
        <w:r w:rsidR="00641DCC">
          <w:rPr>
            <w:noProof/>
            <w:webHidden/>
          </w:rPr>
        </w:r>
        <w:r w:rsidR="00641DCC">
          <w:rPr>
            <w:noProof/>
            <w:webHidden/>
          </w:rPr>
          <w:fldChar w:fldCharType="separate"/>
        </w:r>
        <w:r w:rsidR="00641DCC">
          <w:rPr>
            <w:noProof/>
            <w:webHidden/>
          </w:rPr>
          <w:t>22</w:t>
        </w:r>
        <w:r w:rsidR="00641DCC">
          <w:rPr>
            <w:noProof/>
            <w:webHidden/>
          </w:rPr>
          <w:fldChar w:fldCharType="end"/>
        </w:r>
      </w:hyperlink>
    </w:p>
    <w:p w14:paraId="6577AF03" w14:textId="7CCF5A54" w:rsidR="00641DCC" w:rsidRDefault="005F316A">
      <w:pPr>
        <w:pStyle w:val="TableofFigures"/>
        <w:tabs>
          <w:tab w:val="right" w:leader="dot" w:pos="9010"/>
        </w:tabs>
        <w:rPr>
          <w:rFonts w:asciiTheme="minorHAnsi" w:eastAsiaTheme="minorEastAsia" w:hAnsiTheme="minorHAnsi" w:cstheme="minorBidi"/>
          <w:noProof/>
          <w:sz w:val="24"/>
          <w:szCs w:val="24"/>
        </w:rPr>
      </w:pPr>
      <w:hyperlink w:anchor="_Toc5971397" w:history="1">
        <w:r w:rsidR="00641DCC" w:rsidRPr="00E23ED0">
          <w:rPr>
            <w:rStyle w:val="Hyperlink"/>
            <w:b/>
            <w:noProof/>
          </w:rPr>
          <w:t>Table 7</w:t>
        </w:r>
        <w:r w:rsidR="00641DCC" w:rsidRPr="00E23ED0">
          <w:rPr>
            <w:rStyle w:val="Hyperlink"/>
            <w:noProof/>
          </w:rPr>
          <w:t>. In-sample predictive validity metrics of model fit for males aged 65 to 74 years for 1980-2016 using national temperature model (</w:t>
        </w:r>
        <w:r w:rsidR="00641DCC" w:rsidRPr="00E23ED0">
          <w:rPr>
            <w:rStyle w:val="Hyperlink"/>
            <w:b/>
            <w:noProof/>
          </w:rPr>
          <w:t>Equation 2</w:t>
        </w:r>
        <w:r w:rsidR="00641DCC" w:rsidRPr="00E23ED0">
          <w:rPr>
            <w:rStyle w:val="Hyperlink"/>
            <w:noProof/>
          </w:rPr>
          <w:t>). All units are in deaths per 100,000.</w:t>
        </w:r>
        <w:r w:rsidR="00641DCC">
          <w:rPr>
            <w:noProof/>
            <w:webHidden/>
          </w:rPr>
          <w:tab/>
        </w:r>
        <w:r w:rsidR="00641DCC">
          <w:rPr>
            <w:noProof/>
            <w:webHidden/>
          </w:rPr>
          <w:fldChar w:fldCharType="begin"/>
        </w:r>
        <w:r w:rsidR="00641DCC">
          <w:rPr>
            <w:noProof/>
            <w:webHidden/>
          </w:rPr>
          <w:instrText xml:space="preserve"> PAGEREF _Toc5971397 \h </w:instrText>
        </w:r>
        <w:r w:rsidR="00641DCC">
          <w:rPr>
            <w:noProof/>
            <w:webHidden/>
          </w:rPr>
        </w:r>
        <w:r w:rsidR="00641DCC">
          <w:rPr>
            <w:noProof/>
            <w:webHidden/>
          </w:rPr>
          <w:fldChar w:fldCharType="separate"/>
        </w:r>
        <w:r w:rsidR="00641DCC">
          <w:rPr>
            <w:noProof/>
            <w:webHidden/>
          </w:rPr>
          <w:t>25</w:t>
        </w:r>
        <w:r w:rsidR="00641DCC">
          <w:rPr>
            <w:noProof/>
            <w:webHidden/>
          </w:rPr>
          <w:fldChar w:fldCharType="end"/>
        </w:r>
      </w:hyperlink>
    </w:p>
    <w:p w14:paraId="3B81E94C" w14:textId="08221F69" w:rsidR="00641DCC" w:rsidRDefault="005F316A">
      <w:pPr>
        <w:pStyle w:val="TableofFigures"/>
        <w:tabs>
          <w:tab w:val="right" w:leader="dot" w:pos="9010"/>
        </w:tabs>
        <w:rPr>
          <w:rFonts w:asciiTheme="minorHAnsi" w:eastAsiaTheme="minorEastAsia" w:hAnsiTheme="minorHAnsi" w:cstheme="minorBidi"/>
          <w:noProof/>
          <w:sz w:val="24"/>
          <w:szCs w:val="24"/>
        </w:rPr>
      </w:pPr>
      <w:hyperlink w:anchor="_Toc5971398" w:history="1">
        <w:r w:rsidR="00641DCC" w:rsidRPr="00E23ED0">
          <w:rPr>
            <w:rStyle w:val="Hyperlink"/>
            <w:b/>
            <w:noProof/>
          </w:rPr>
          <w:t>Table 8</w:t>
        </w:r>
        <w:r w:rsidR="00641DCC" w:rsidRPr="00E23ED0">
          <w:rPr>
            <w:rStyle w:val="Hyperlink"/>
            <w:noProof/>
          </w:rPr>
          <w:t>. In-sample predictive validity metrics of model fit for males aged 65+ years for 1980-2016 using subnational temperature model (</w:t>
        </w:r>
        <w:r w:rsidR="00641DCC" w:rsidRPr="00E23ED0">
          <w:rPr>
            <w:rStyle w:val="Hyperlink"/>
            <w:b/>
            <w:noProof/>
          </w:rPr>
          <w:t>Equation 7</w:t>
        </w:r>
        <w:r w:rsidR="00641DCC" w:rsidRPr="00E23ED0">
          <w:rPr>
            <w:rStyle w:val="Hyperlink"/>
            <w:noProof/>
          </w:rPr>
          <w:t>). All units are in deaths per 100,000.</w:t>
        </w:r>
        <w:r w:rsidR="00641DCC">
          <w:rPr>
            <w:noProof/>
            <w:webHidden/>
          </w:rPr>
          <w:tab/>
        </w:r>
        <w:r w:rsidR="00641DCC">
          <w:rPr>
            <w:noProof/>
            <w:webHidden/>
          </w:rPr>
          <w:fldChar w:fldCharType="begin"/>
        </w:r>
        <w:r w:rsidR="00641DCC">
          <w:rPr>
            <w:noProof/>
            <w:webHidden/>
          </w:rPr>
          <w:instrText xml:space="preserve"> PAGEREF _Toc5971398 \h </w:instrText>
        </w:r>
        <w:r w:rsidR="00641DCC">
          <w:rPr>
            <w:noProof/>
            <w:webHidden/>
          </w:rPr>
        </w:r>
        <w:r w:rsidR="00641DCC">
          <w:rPr>
            <w:noProof/>
            <w:webHidden/>
          </w:rPr>
          <w:fldChar w:fldCharType="separate"/>
        </w:r>
        <w:r w:rsidR="00641DCC">
          <w:rPr>
            <w:noProof/>
            <w:webHidden/>
          </w:rPr>
          <w:t>27</w:t>
        </w:r>
        <w:r w:rsidR="00641DCC">
          <w:rPr>
            <w:noProof/>
            <w:webHidden/>
          </w:rPr>
          <w:fldChar w:fldCharType="end"/>
        </w:r>
      </w:hyperlink>
    </w:p>
    <w:p w14:paraId="77E4F6C0" w14:textId="6A693F18" w:rsidR="00E56B82" w:rsidRDefault="007617DF" w:rsidP="00BB7DC3">
      <w:pPr>
        <w:rPr>
          <w:rFonts w:cs="Calibri"/>
        </w:rPr>
      </w:pPr>
      <w:r>
        <w:rPr>
          <w:rFonts w:cs="Calibri"/>
        </w:rPr>
        <w:fldChar w:fldCharType="end"/>
      </w:r>
    </w:p>
    <w:p w14:paraId="73BB531F" w14:textId="10AC12B1" w:rsidR="00641DCC" w:rsidRPr="00641DCC" w:rsidRDefault="00641DCC" w:rsidP="00641DCC">
      <w:pPr>
        <w:pStyle w:val="Heading2"/>
      </w:pPr>
      <w:bookmarkStart w:id="4" w:name="_Toc5967145"/>
      <w:bookmarkStart w:id="5" w:name="_Toc6058534"/>
      <w:r>
        <w:t>List of equations</w:t>
      </w:r>
      <w:bookmarkEnd w:id="4"/>
      <w:bookmarkEnd w:id="5"/>
    </w:p>
    <w:p w14:paraId="26CCBC2C" w14:textId="3D76C673" w:rsidR="00641DCC" w:rsidRDefault="00E56B82">
      <w:pPr>
        <w:pStyle w:val="TableofFigures"/>
        <w:tabs>
          <w:tab w:val="right" w:leader="dot" w:pos="9010"/>
        </w:tabs>
        <w:rPr>
          <w:rFonts w:asciiTheme="minorHAnsi" w:eastAsiaTheme="minorEastAsia" w:hAnsiTheme="minorHAnsi" w:cstheme="minorBidi"/>
          <w:noProof/>
          <w:sz w:val="24"/>
          <w:szCs w:val="24"/>
        </w:rPr>
      </w:pPr>
      <w:r>
        <w:rPr>
          <w:rFonts w:cs="Calibri"/>
        </w:rPr>
        <w:fldChar w:fldCharType="begin"/>
      </w:r>
      <w:r>
        <w:rPr>
          <w:rFonts w:cs="Calibri"/>
        </w:rPr>
        <w:instrText xml:space="preserve"> TOC \h \z \c "Equation" </w:instrText>
      </w:r>
      <w:r>
        <w:rPr>
          <w:rFonts w:cs="Calibri"/>
        </w:rPr>
        <w:fldChar w:fldCharType="separate"/>
      </w:r>
      <w:hyperlink w:anchor="_Toc5971399" w:history="1">
        <w:r w:rsidR="00641DCC" w:rsidRPr="006E3B5F">
          <w:rPr>
            <w:rStyle w:val="Hyperlink"/>
            <w:b/>
            <w:noProof/>
          </w:rPr>
          <w:t>Equation 1</w:t>
        </w:r>
        <w:r w:rsidR="00641DCC" w:rsidRPr="006E3B5F">
          <w:rPr>
            <w:rStyle w:val="Hyperlink"/>
            <w:noProof/>
          </w:rPr>
          <w:t>. Temperature model data likelihood.</w:t>
        </w:r>
        <w:r w:rsidR="00641DCC">
          <w:rPr>
            <w:noProof/>
            <w:webHidden/>
          </w:rPr>
          <w:tab/>
        </w:r>
        <w:r w:rsidR="00641DCC">
          <w:rPr>
            <w:noProof/>
            <w:webHidden/>
          </w:rPr>
          <w:fldChar w:fldCharType="begin"/>
        </w:r>
        <w:r w:rsidR="00641DCC">
          <w:rPr>
            <w:noProof/>
            <w:webHidden/>
          </w:rPr>
          <w:instrText xml:space="preserve"> PAGEREF _Toc5971399 \h </w:instrText>
        </w:r>
        <w:r w:rsidR="00641DCC">
          <w:rPr>
            <w:noProof/>
            <w:webHidden/>
          </w:rPr>
        </w:r>
        <w:r w:rsidR="00641DCC">
          <w:rPr>
            <w:noProof/>
            <w:webHidden/>
          </w:rPr>
          <w:fldChar w:fldCharType="separate"/>
        </w:r>
        <w:r w:rsidR="00641DCC">
          <w:rPr>
            <w:noProof/>
            <w:webHidden/>
          </w:rPr>
          <w:t>7</w:t>
        </w:r>
        <w:r w:rsidR="00641DCC">
          <w:rPr>
            <w:noProof/>
            <w:webHidden/>
          </w:rPr>
          <w:fldChar w:fldCharType="end"/>
        </w:r>
      </w:hyperlink>
    </w:p>
    <w:p w14:paraId="175BB1B0" w14:textId="27FC3E62" w:rsidR="00641DCC" w:rsidRDefault="005F316A">
      <w:pPr>
        <w:pStyle w:val="TableofFigures"/>
        <w:tabs>
          <w:tab w:val="right" w:leader="dot" w:pos="9010"/>
        </w:tabs>
        <w:rPr>
          <w:rFonts w:asciiTheme="minorHAnsi" w:eastAsiaTheme="minorEastAsia" w:hAnsiTheme="minorHAnsi" w:cstheme="minorBidi"/>
          <w:noProof/>
          <w:sz w:val="24"/>
          <w:szCs w:val="24"/>
        </w:rPr>
      </w:pPr>
      <w:hyperlink w:anchor="_Toc5971400" w:history="1">
        <w:r w:rsidR="00641DCC" w:rsidRPr="006E3B5F">
          <w:rPr>
            <w:rStyle w:val="Hyperlink"/>
            <w:b/>
            <w:noProof/>
          </w:rPr>
          <w:t>Equation 2</w:t>
        </w:r>
        <w:r w:rsidR="00641DCC" w:rsidRPr="006E3B5F">
          <w:rPr>
            <w:rStyle w:val="Hyperlink"/>
            <w:noProof/>
          </w:rPr>
          <w:t>. National temperature model</w:t>
        </w:r>
        <w:r w:rsidR="00641DCC">
          <w:rPr>
            <w:noProof/>
            <w:webHidden/>
          </w:rPr>
          <w:tab/>
        </w:r>
        <w:r w:rsidR="00641DCC">
          <w:rPr>
            <w:noProof/>
            <w:webHidden/>
          </w:rPr>
          <w:fldChar w:fldCharType="begin"/>
        </w:r>
        <w:r w:rsidR="00641DCC">
          <w:rPr>
            <w:noProof/>
            <w:webHidden/>
          </w:rPr>
          <w:instrText xml:space="preserve"> PAGEREF _Toc5971400 \h </w:instrText>
        </w:r>
        <w:r w:rsidR="00641DCC">
          <w:rPr>
            <w:noProof/>
            <w:webHidden/>
          </w:rPr>
        </w:r>
        <w:r w:rsidR="00641DCC">
          <w:rPr>
            <w:noProof/>
            <w:webHidden/>
          </w:rPr>
          <w:fldChar w:fldCharType="separate"/>
        </w:r>
        <w:r w:rsidR="00641DCC">
          <w:rPr>
            <w:noProof/>
            <w:webHidden/>
          </w:rPr>
          <w:t>8</w:t>
        </w:r>
        <w:r w:rsidR="00641DCC">
          <w:rPr>
            <w:noProof/>
            <w:webHidden/>
          </w:rPr>
          <w:fldChar w:fldCharType="end"/>
        </w:r>
      </w:hyperlink>
    </w:p>
    <w:p w14:paraId="33BC6E47" w14:textId="0BCEBCF3" w:rsidR="00641DCC" w:rsidRDefault="005F316A">
      <w:pPr>
        <w:pStyle w:val="TableofFigures"/>
        <w:tabs>
          <w:tab w:val="right" w:leader="dot" w:pos="9010"/>
        </w:tabs>
        <w:rPr>
          <w:rFonts w:asciiTheme="minorHAnsi" w:eastAsiaTheme="minorEastAsia" w:hAnsiTheme="minorHAnsi" w:cstheme="minorBidi"/>
          <w:noProof/>
          <w:sz w:val="24"/>
          <w:szCs w:val="24"/>
        </w:rPr>
      </w:pPr>
      <w:hyperlink w:anchor="_Toc5971401" w:history="1">
        <w:r w:rsidR="00641DCC" w:rsidRPr="006E3B5F">
          <w:rPr>
            <w:rStyle w:val="Hyperlink"/>
            <w:b/>
            <w:noProof/>
          </w:rPr>
          <w:t>Equation 3</w:t>
        </w:r>
        <w:r w:rsidR="00641DCC" w:rsidRPr="006E3B5F">
          <w:rPr>
            <w:rStyle w:val="Hyperlink"/>
            <w:noProof/>
          </w:rPr>
          <w:t>. Simplified national model with optional additional random walk term.</w:t>
        </w:r>
        <w:r w:rsidR="00641DCC">
          <w:rPr>
            <w:noProof/>
            <w:webHidden/>
          </w:rPr>
          <w:tab/>
        </w:r>
        <w:r w:rsidR="00641DCC">
          <w:rPr>
            <w:noProof/>
            <w:webHidden/>
          </w:rPr>
          <w:fldChar w:fldCharType="begin"/>
        </w:r>
        <w:r w:rsidR="00641DCC">
          <w:rPr>
            <w:noProof/>
            <w:webHidden/>
          </w:rPr>
          <w:instrText xml:space="preserve"> PAGEREF _Toc5971401 \h </w:instrText>
        </w:r>
        <w:r w:rsidR="00641DCC">
          <w:rPr>
            <w:noProof/>
            <w:webHidden/>
          </w:rPr>
        </w:r>
        <w:r w:rsidR="00641DCC">
          <w:rPr>
            <w:noProof/>
            <w:webHidden/>
          </w:rPr>
          <w:fldChar w:fldCharType="separate"/>
        </w:r>
        <w:r w:rsidR="00641DCC">
          <w:rPr>
            <w:noProof/>
            <w:webHidden/>
          </w:rPr>
          <w:t>13</w:t>
        </w:r>
        <w:r w:rsidR="00641DCC">
          <w:rPr>
            <w:noProof/>
            <w:webHidden/>
          </w:rPr>
          <w:fldChar w:fldCharType="end"/>
        </w:r>
      </w:hyperlink>
    </w:p>
    <w:p w14:paraId="5EDF5C41" w14:textId="2BFEFCCA" w:rsidR="00641DCC" w:rsidRDefault="005F316A">
      <w:pPr>
        <w:pStyle w:val="TableofFigures"/>
        <w:tabs>
          <w:tab w:val="right" w:leader="dot" w:pos="9010"/>
        </w:tabs>
        <w:rPr>
          <w:rFonts w:asciiTheme="minorHAnsi" w:eastAsiaTheme="minorEastAsia" w:hAnsiTheme="minorHAnsi" w:cstheme="minorBidi"/>
          <w:noProof/>
          <w:sz w:val="24"/>
          <w:szCs w:val="24"/>
        </w:rPr>
      </w:pPr>
      <w:hyperlink w:anchor="_Toc5971402" w:history="1">
        <w:r w:rsidR="00641DCC" w:rsidRPr="006E3B5F">
          <w:rPr>
            <w:rStyle w:val="Hyperlink"/>
            <w:b/>
            <w:noProof/>
          </w:rPr>
          <w:t>Equation 4</w:t>
        </w:r>
        <w:r w:rsidR="00641DCC" w:rsidRPr="006E3B5F">
          <w:rPr>
            <w:rStyle w:val="Hyperlink"/>
            <w:noProof/>
          </w:rPr>
          <w:t>. Apparent temperature (</w:t>
        </w:r>
        <m:oMath>
          <m:r>
            <w:rPr>
              <w:rStyle w:val="Hyperlink"/>
              <w:rFonts w:ascii="Cambria Math" w:hAnsi="Cambria Math" w:cs="Calibri"/>
              <w:noProof/>
              <w:lang w:val="en-US"/>
            </w:rPr>
            <m:t>Tapp)</m:t>
          </m:r>
        </m:oMath>
        <w:r w:rsidR="00641DCC" w:rsidRPr="006E3B5F">
          <w:rPr>
            <w:rStyle w:val="Hyperlink"/>
            <w:noProof/>
          </w:rPr>
          <w:t xml:space="preserve"> calculation, where </w:t>
        </w:r>
        <m:oMath>
          <m:r>
            <w:rPr>
              <w:rStyle w:val="Hyperlink"/>
              <w:rFonts w:ascii="Cambria Math" w:hAnsi="Cambria Math" w:cs="Calibri"/>
              <w:noProof/>
              <w:lang w:val="en-US"/>
            </w:rPr>
            <m:t>Ta</m:t>
          </m:r>
        </m:oMath>
        <w:r w:rsidR="00641DCC" w:rsidRPr="006E3B5F">
          <w:rPr>
            <w:rStyle w:val="Hyperlink"/>
            <w:noProof/>
            <w:lang w:val="en-US"/>
          </w:rPr>
          <w:t xml:space="preserve"> </w:t>
        </w:r>
        <w:r w:rsidR="00641DCC" w:rsidRPr="006E3B5F">
          <w:rPr>
            <w:rStyle w:val="Hyperlink"/>
            <w:noProof/>
          </w:rPr>
          <w:t xml:space="preserve">is air temperature and </w:t>
        </w:r>
        <m:oMath>
          <m:r>
            <w:rPr>
              <w:rStyle w:val="Hyperlink"/>
              <w:rFonts w:ascii="Cambria Math" w:hAnsi="Cambria Math" w:cs="Calibri"/>
              <w:noProof/>
              <w:lang w:val="en-US"/>
            </w:rPr>
            <m:t>Td</m:t>
          </m:r>
        </m:oMath>
        <w:r w:rsidR="00641DCC" w:rsidRPr="006E3B5F">
          <w:rPr>
            <w:rStyle w:val="Hyperlink"/>
            <w:noProof/>
          </w:rPr>
          <w:t xml:space="preserve"> is dew-point temperature.</w:t>
        </w:r>
        <w:r w:rsidR="00641DCC">
          <w:rPr>
            <w:noProof/>
            <w:webHidden/>
          </w:rPr>
          <w:tab/>
        </w:r>
        <w:r w:rsidR="00641DCC">
          <w:rPr>
            <w:noProof/>
            <w:webHidden/>
          </w:rPr>
          <w:fldChar w:fldCharType="begin"/>
        </w:r>
        <w:r w:rsidR="00641DCC">
          <w:rPr>
            <w:noProof/>
            <w:webHidden/>
          </w:rPr>
          <w:instrText xml:space="preserve"> PAGEREF _Toc5971402 \h </w:instrText>
        </w:r>
        <w:r w:rsidR="00641DCC">
          <w:rPr>
            <w:noProof/>
            <w:webHidden/>
          </w:rPr>
        </w:r>
        <w:r w:rsidR="00641DCC">
          <w:rPr>
            <w:noProof/>
            <w:webHidden/>
          </w:rPr>
          <w:fldChar w:fldCharType="separate"/>
        </w:r>
        <w:r w:rsidR="00641DCC">
          <w:rPr>
            <w:noProof/>
            <w:webHidden/>
          </w:rPr>
          <w:t>14</w:t>
        </w:r>
        <w:r w:rsidR="00641DCC">
          <w:rPr>
            <w:noProof/>
            <w:webHidden/>
          </w:rPr>
          <w:fldChar w:fldCharType="end"/>
        </w:r>
      </w:hyperlink>
    </w:p>
    <w:p w14:paraId="39E307E0" w14:textId="78BEBA5A" w:rsidR="00641DCC" w:rsidRDefault="005F316A">
      <w:pPr>
        <w:pStyle w:val="TableofFigures"/>
        <w:tabs>
          <w:tab w:val="right" w:leader="dot" w:pos="9010"/>
        </w:tabs>
        <w:rPr>
          <w:rFonts w:asciiTheme="minorHAnsi" w:eastAsiaTheme="minorEastAsia" w:hAnsiTheme="minorHAnsi" w:cstheme="minorBidi"/>
          <w:noProof/>
          <w:sz w:val="24"/>
          <w:szCs w:val="24"/>
        </w:rPr>
      </w:pPr>
      <w:hyperlink w:anchor="_Toc5971403" w:history="1">
        <w:r w:rsidR="00641DCC" w:rsidRPr="006E3B5F">
          <w:rPr>
            <w:rStyle w:val="Hyperlink"/>
            <w:b/>
            <w:noProof/>
          </w:rPr>
          <w:t>Equation 5</w:t>
        </w:r>
        <w:r w:rsidR="00641DCC" w:rsidRPr="006E3B5F">
          <w:rPr>
            <w:rStyle w:val="Hyperlink"/>
            <w:noProof/>
          </w:rPr>
          <w:t>. Alternative national model with long-term norm temperature term.</w:t>
        </w:r>
        <w:r w:rsidR="00641DCC">
          <w:rPr>
            <w:noProof/>
            <w:webHidden/>
          </w:rPr>
          <w:tab/>
        </w:r>
        <w:r w:rsidR="00641DCC">
          <w:rPr>
            <w:noProof/>
            <w:webHidden/>
          </w:rPr>
          <w:fldChar w:fldCharType="begin"/>
        </w:r>
        <w:r w:rsidR="00641DCC">
          <w:rPr>
            <w:noProof/>
            <w:webHidden/>
          </w:rPr>
          <w:instrText xml:space="preserve"> PAGEREF _Toc5971403 \h </w:instrText>
        </w:r>
        <w:r w:rsidR="00641DCC">
          <w:rPr>
            <w:noProof/>
            <w:webHidden/>
          </w:rPr>
        </w:r>
        <w:r w:rsidR="00641DCC">
          <w:rPr>
            <w:noProof/>
            <w:webHidden/>
          </w:rPr>
          <w:fldChar w:fldCharType="separate"/>
        </w:r>
        <w:r w:rsidR="00641DCC">
          <w:rPr>
            <w:noProof/>
            <w:webHidden/>
          </w:rPr>
          <w:t>17</w:t>
        </w:r>
        <w:r w:rsidR="00641DCC">
          <w:rPr>
            <w:noProof/>
            <w:webHidden/>
          </w:rPr>
          <w:fldChar w:fldCharType="end"/>
        </w:r>
      </w:hyperlink>
    </w:p>
    <w:p w14:paraId="55B1E32E" w14:textId="3D96AB98" w:rsidR="00641DCC" w:rsidRDefault="005F316A">
      <w:pPr>
        <w:pStyle w:val="TableofFigures"/>
        <w:tabs>
          <w:tab w:val="right" w:leader="dot" w:pos="9010"/>
        </w:tabs>
        <w:rPr>
          <w:rFonts w:asciiTheme="minorHAnsi" w:eastAsiaTheme="minorEastAsia" w:hAnsiTheme="minorHAnsi" w:cstheme="minorBidi"/>
          <w:noProof/>
          <w:sz w:val="24"/>
          <w:szCs w:val="24"/>
        </w:rPr>
      </w:pPr>
      <w:hyperlink w:anchor="_Toc5971404" w:history="1">
        <w:r w:rsidR="00641DCC" w:rsidRPr="006E3B5F">
          <w:rPr>
            <w:rStyle w:val="Hyperlink"/>
            <w:b/>
            <w:noProof/>
          </w:rPr>
          <w:t>Equation 6</w:t>
        </w:r>
        <w:r w:rsidR="00641DCC" w:rsidRPr="006E3B5F">
          <w:rPr>
            <w:rStyle w:val="Hyperlink"/>
            <w:noProof/>
          </w:rPr>
          <w:t>. Alternative national model with piecewise temperature anomaly term.</w:t>
        </w:r>
        <w:r w:rsidR="00641DCC">
          <w:rPr>
            <w:noProof/>
            <w:webHidden/>
          </w:rPr>
          <w:tab/>
        </w:r>
        <w:r w:rsidR="00641DCC">
          <w:rPr>
            <w:noProof/>
            <w:webHidden/>
          </w:rPr>
          <w:fldChar w:fldCharType="begin"/>
        </w:r>
        <w:r w:rsidR="00641DCC">
          <w:rPr>
            <w:noProof/>
            <w:webHidden/>
          </w:rPr>
          <w:instrText xml:space="preserve"> PAGEREF _Toc5971404 \h </w:instrText>
        </w:r>
        <w:r w:rsidR="00641DCC">
          <w:rPr>
            <w:noProof/>
            <w:webHidden/>
          </w:rPr>
        </w:r>
        <w:r w:rsidR="00641DCC">
          <w:rPr>
            <w:noProof/>
            <w:webHidden/>
          </w:rPr>
          <w:fldChar w:fldCharType="separate"/>
        </w:r>
        <w:r w:rsidR="00641DCC">
          <w:rPr>
            <w:noProof/>
            <w:webHidden/>
          </w:rPr>
          <w:t>19</w:t>
        </w:r>
        <w:r w:rsidR="00641DCC">
          <w:rPr>
            <w:noProof/>
            <w:webHidden/>
          </w:rPr>
          <w:fldChar w:fldCharType="end"/>
        </w:r>
      </w:hyperlink>
    </w:p>
    <w:p w14:paraId="24654E81" w14:textId="3CC2723C" w:rsidR="00641DCC" w:rsidRDefault="005F316A">
      <w:pPr>
        <w:pStyle w:val="TableofFigures"/>
        <w:tabs>
          <w:tab w:val="right" w:leader="dot" w:pos="9010"/>
        </w:tabs>
        <w:rPr>
          <w:rFonts w:asciiTheme="minorHAnsi" w:eastAsiaTheme="minorEastAsia" w:hAnsiTheme="minorHAnsi" w:cstheme="minorBidi"/>
          <w:noProof/>
          <w:sz w:val="24"/>
          <w:szCs w:val="24"/>
        </w:rPr>
      </w:pPr>
      <w:hyperlink w:anchor="_Toc5971405" w:history="1">
        <w:r w:rsidR="00641DCC" w:rsidRPr="006E3B5F">
          <w:rPr>
            <w:rStyle w:val="Hyperlink"/>
            <w:b/>
            <w:noProof/>
          </w:rPr>
          <w:t>Equation 7</w:t>
        </w:r>
        <w:r w:rsidR="00641DCC" w:rsidRPr="006E3B5F">
          <w:rPr>
            <w:rStyle w:val="Hyperlink"/>
            <w:noProof/>
          </w:rPr>
          <w:t>. Subnational temperature model</w:t>
        </w:r>
        <w:r w:rsidR="00641DCC">
          <w:rPr>
            <w:noProof/>
            <w:webHidden/>
          </w:rPr>
          <w:tab/>
        </w:r>
        <w:r w:rsidR="00641DCC">
          <w:rPr>
            <w:noProof/>
            <w:webHidden/>
          </w:rPr>
          <w:fldChar w:fldCharType="begin"/>
        </w:r>
        <w:r w:rsidR="00641DCC">
          <w:rPr>
            <w:noProof/>
            <w:webHidden/>
          </w:rPr>
          <w:instrText xml:space="preserve"> PAGEREF _Toc5971405 \h </w:instrText>
        </w:r>
        <w:r w:rsidR="00641DCC">
          <w:rPr>
            <w:noProof/>
            <w:webHidden/>
          </w:rPr>
        </w:r>
        <w:r w:rsidR="00641DCC">
          <w:rPr>
            <w:noProof/>
            <w:webHidden/>
          </w:rPr>
          <w:fldChar w:fldCharType="separate"/>
        </w:r>
        <w:r w:rsidR="00641DCC">
          <w:rPr>
            <w:noProof/>
            <w:webHidden/>
          </w:rPr>
          <w:t>22</w:t>
        </w:r>
        <w:r w:rsidR="00641DCC">
          <w:rPr>
            <w:noProof/>
            <w:webHidden/>
          </w:rPr>
          <w:fldChar w:fldCharType="end"/>
        </w:r>
      </w:hyperlink>
    </w:p>
    <w:p w14:paraId="5D8168D4" w14:textId="24CA699A" w:rsidR="00641DCC" w:rsidRDefault="005F316A">
      <w:pPr>
        <w:pStyle w:val="TableofFigures"/>
        <w:tabs>
          <w:tab w:val="right" w:leader="dot" w:pos="9010"/>
        </w:tabs>
        <w:rPr>
          <w:rFonts w:asciiTheme="minorHAnsi" w:eastAsiaTheme="minorEastAsia" w:hAnsiTheme="minorHAnsi" w:cstheme="minorBidi"/>
          <w:noProof/>
          <w:sz w:val="24"/>
          <w:szCs w:val="24"/>
        </w:rPr>
      </w:pPr>
      <w:hyperlink w:anchor="_Toc5971406" w:history="1">
        <w:r w:rsidR="00641DCC" w:rsidRPr="006E3B5F">
          <w:rPr>
            <w:rStyle w:val="Hyperlink"/>
            <w:b/>
            <w:noProof/>
          </w:rPr>
          <w:t>Equation 8</w:t>
        </w:r>
        <w:r w:rsidR="00641DCC" w:rsidRPr="006E3B5F">
          <w:rPr>
            <w:rStyle w:val="Hyperlink"/>
            <w:noProof/>
          </w:rPr>
          <w:t>. Excess risk calculation using anomalous temperature parameters from national temperature model.</w:t>
        </w:r>
        <w:r w:rsidR="00641DCC">
          <w:rPr>
            <w:noProof/>
            <w:webHidden/>
          </w:rPr>
          <w:tab/>
        </w:r>
        <w:r w:rsidR="00641DCC">
          <w:rPr>
            <w:noProof/>
            <w:webHidden/>
          </w:rPr>
          <w:fldChar w:fldCharType="begin"/>
        </w:r>
        <w:r w:rsidR="00641DCC">
          <w:rPr>
            <w:noProof/>
            <w:webHidden/>
          </w:rPr>
          <w:instrText xml:space="preserve"> PAGEREF _Toc5971406 \h </w:instrText>
        </w:r>
        <w:r w:rsidR="00641DCC">
          <w:rPr>
            <w:noProof/>
            <w:webHidden/>
          </w:rPr>
        </w:r>
        <w:r w:rsidR="00641DCC">
          <w:rPr>
            <w:noProof/>
            <w:webHidden/>
          </w:rPr>
          <w:fldChar w:fldCharType="separate"/>
        </w:r>
        <w:r w:rsidR="00641DCC">
          <w:rPr>
            <w:noProof/>
            <w:webHidden/>
          </w:rPr>
          <w:t>27</w:t>
        </w:r>
        <w:r w:rsidR="00641DCC">
          <w:rPr>
            <w:noProof/>
            <w:webHidden/>
          </w:rPr>
          <w:fldChar w:fldCharType="end"/>
        </w:r>
      </w:hyperlink>
    </w:p>
    <w:p w14:paraId="57178D44" w14:textId="190D1AE0" w:rsidR="00893889" w:rsidRDefault="00E56B82" w:rsidP="00893889">
      <w:pPr>
        <w:pStyle w:val="Heading1"/>
        <w:rPr>
          <w:rFonts w:cs="Calibri"/>
        </w:rPr>
      </w:pPr>
      <w:r>
        <w:rPr>
          <w:rFonts w:cs="Calibri"/>
        </w:rPr>
        <w:fldChar w:fldCharType="end"/>
      </w:r>
      <w:r w:rsidR="00893889">
        <w:rPr>
          <w:rFonts w:cs="Calibri"/>
        </w:rPr>
        <w:br w:type="page"/>
      </w:r>
    </w:p>
    <w:p w14:paraId="0779B206" w14:textId="34706676" w:rsidR="00DD5ECA" w:rsidRDefault="00236DC2" w:rsidP="001A1BC4">
      <w:pPr>
        <w:pStyle w:val="Heading1"/>
        <w:numPr>
          <w:ilvl w:val="0"/>
          <w:numId w:val="33"/>
        </w:numPr>
      </w:pPr>
      <w:bookmarkStart w:id="6" w:name="_Toc6058535"/>
      <w:r w:rsidRPr="00C914F6">
        <w:lastRenderedPageBreak/>
        <w:t>Statistical</w:t>
      </w:r>
      <w:r>
        <w:t xml:space="preserve"> modelling</w:t>
      </w:r>
      <w:r w:rsidR="00114DE9">
        <w:t xml:space="preserve"> of</w:t>
      </w:r>
      <w:r w:rsidR="00BE72B4">
        <w:t xml:space="preserve"> anomalous temperature and association with mortality</w:t>
      </w:r>
      <w:bookmarkEnd w:id="6"/>
      <w:r w:rsidR="00114DE9">
        <w:t xml:space="preserve"> </w:t>
      </w:r>
    </w:p>
    <w:p w14:paraId="64DF701E" w14:textId="3A873D5E" w:rsidR="007717E3" w:rsidRPr="00DB2DBC" w:rsidRDefault="007717E3" w:rsidP="007717E3">
      <w:pPr>
        <w:rPr>
          <w:rFonts w:cs="Calibri"/>
        </w:rPr>
      </w:pPr>
    </w:p>
    <w:p w14:paraId="0D4D029B" w14:textId="0762814C" w:rsidR="00C914F6" w:rsidRPr="00DB2DBC" w:rsidRDefault="00236DC2" w:rsidP="00DB2DBC">
      <w:pPr>
        <w:spacing w:line="480" w:lineRule="auto"/>
        <w:ind w:firstLine="720"/>
        <w:jc w:val="both"/>
        <w:rPr>
          <w:rFonts w:cs="Calibri"/>
          <w:sz w:val="24"/>
          <w:szCs w:val="24"/>
        </w:rPr>
      </w:pPr>
      <w:r w:rsidRPr="00DB2DBC">
        <w:rPr>
          <w:rFonts w:cs="Calibri"/>
          <w:sz w:val="24"/>
          <w:szCs w:val="24"/>
        </w:rPr>
        <w:t>I developed and applied model</w:t>
      </w:r>
      <w:r w:rsidR="008A6BE3">
        <w:rPr>
          <w:rFonts w:cs="Calibri"/>
          <w:sz w:val="24"/>
          <w:szCs w:val="24"/>
        </w:rPr>
        <w:t>s</w:t>
      </w:r>
      <w:r w:rsidRPr="00DB2DBC">
        <w:rPr>
          <w:rFonts w:cs="Calibri"/>
          <w:sz w:val="24"/>
          <w:szCs w:val="24"/>
        </w:rPr>
        <w:t xml:space="preserve"> for quantifying vulnerability to temperature from a parsimonious, collectively exhaustive set of causes of death at the national leve</w:t>
      </w:r>
      <w:r w:rsidR="002F5B55">
        <w:rPr>
          <w:rFonts w:cs="Calibri"/>
          <w:sz w:val="24"/>
          <w:szCs w:val="24"/>
        </w:rPr>
        <w:t>l</w:t>
      </w:r>
      <w:r w:rsidR="00621E70">
        <w:rPr>
          <w:rFonts w:cs="Calibri"/>
          <w:sz w:val="24"/>
          <w:szCs w:val="24"/>
        </w:rPr>
        <w:t xml:space="preserve">, as well as </w:t>
      </w:r>
      <w:r w:rsidR="008A6BE3">
        <w:rPr>
          <w:rFonts w:cs="Calibri"/>
          <w:sz w:val="24"/>
          <w:szCs w:val="24"/>
        </w:rPr>
        <w:t>another for</w:t>
      </w:r>
      <w:r w:rsidR="00621E70">
        <w:rPr>
          <w:rFonts w:cs="Calibri"/>
          <w:sz w:val="24"/>
          <w:szCs w:val="24"/>
        </w:rPr>
        <w:t xml:space="preserve"> the</w:t>
      </w:r>
      <w:r w:rsidR="0076704E">
        <w:rPr>
          <w:rFonts w:cs="Calibri"/>
          <w:sz w:val="24"/>
          <w:szCs w:val="24"/>
        </w:rPr>
        <w:t xml:space="preserve"> sub-</w:t>
      </w:r>
      <w:r w:rsidR="00621E70">
        <w:rPr>
          <w:rFonts w:cs="Calibri"/>
          <w:sz w:val="24"/>
          <w:szCs w:val="24"/>
        </w:rPr>
        <w:t>national level</w:t>
      </w:r>
      <w:r w:rsidR="00C05E19">
        <w:rPr>
          <w:rFonts w:cs="Calibri"/>
          <w:sz w:val="24"/>
          <w:szCs w:val="24"/>
        </w:rPr>
        <w:t>, as data allowed</w:t>
      </w:r>
      <w:r w:rsidR="00621E70">
        <w:rPr>
          <w:rFonts w:cs="Calibri"/>
          <w:sz w:val="24"/>
          <w:szCs w:val="24"/>
        </w:rPr>
        <w:t>.</w:t>
      </w:r>
      <w:r w:rsidRPr="00DB2DBC">
        <w:rPr>
          <w:rFonts w:cs="Calibri"/>
          <w:sz w:val="24"/>
          <w:szCs w:val="24"/>
        </w:rPr>
        <w:t xml:space="preserve"> In this chapter, I describe the objectives of this model and explain </w:t>
      </w:r>
      <w:r w:rsidR="00A96777">
        <w:rPr>
          <w:rFonts w:cs="Calibri"/>
          <w:sz w:val="24"/>
          <w:szCs w:val="24"/>
        </w:rPr>
        <w:t>the implementation of it</w:t>
      </w:r>
      <w:r w:rsidRPr="00DB2DBC">
        <w:rPr>
          <w:rFonts w:cs="Calibri"/>
          <w:sz w:val="24"/>
          <w:szCs w:val="24"/>
        </w:rPr>
        <w:t>.</w:t>
      </w:r>
    </w:p>
    <w:p w14:paraId="1409EC12" w14:textId="4FC54C04" w:rsidR="00164B0D" w:rsidRDefault="00C914F6" w:rsidP="00C914F6">
      <w:pPr>
        <w:pStyle w:val="Heading2"/>
      </w:pPr>
      <w:bookmarkStart w:id="7" w:name="_Toc6058536"/>
      <w:r>
        <w:t>Objectives</w:t>
      </w:r>
      <w:bookmarkEnd w:id="7"/>
    </w:p>
    <w:p w14:paraId="0A40D43B" w14:textId="77777777" w:rsidR="00621409" w:rsidRDefault="00F34F28" w:rsidP="004D583B">
      <w:pPr>
        <w:spacing w:line="480" w:lineRule="auto"/>
        <w:ind w:firstLine="720"/>
        <w:jc w:val="both"/>
        <w:rPr>
          <w:rFonts w:cs="Calibri"/>
          <w:sz w:val="24"/>
          <w:szCs w:val="24"/>
        </w:rPr>
      </w:pPr>
      <w:r>
        <w:rPr>
          <w:rFonts w:cs="Calibri"/>
          <w:sz w:val="24"/>
          <w:szCs w:val="24"/>
        </w:rPr>
        <w:t>My aim was to quantify, nationally as well as sub-nationally, the association of mortality with anomalous temperature, and the potential change in mortality given an increase of anomalous temperature relative to a historical baseline</w:t>
      </w:r>
      <w:r w:rsidR="00AD5F23">
        <w:rPr>
          <w:rFonts w:cs="Calibri"/>
          <w:sz w:val="24"/>
          <w:szCs w:val="24"/>
        </w:rPr>
        <w:t xml:space="preserve"> realistic under future climate change. </w:t>
      </w:r>
    </w:p>
    <w:p w14:paraId="1071EBBD" w14:textId="38F65A49" w:rsidR="004D583B" w:rsidRDefault="00F01EAC" w:rsidP="004D583B">
      <w:pPr>
        <w:spacing w:line="480" w:lineRule="auto"/>
        <w:ind w:firstLine="720"/>
        <w:jc w:val="both"/>
        <w:rPr>
          <w:rFonts w:cs="Calibri"/>
          <w:sz w:val="24"/>
          <w:szCs w:val="24"/>
        </w:rPr>
      </w:pPr>
      <w:r w:rsidRPr="00DB2DBC">
        <w:rPr>
          <w:rFonts w:cs="Calibri"/>
          <w:sz w:val="24"/>
          <w:szCs w:val="24"/>
        </w:rPr>
        <w:t xml:space="preserve">Developing a </w:t>
      </w:r>
      <w:r w:rsidR="00C006A4" w:rsidRPr="00DB2DBC">
        <w:rPr>
          <w:rFonts w:cs="Calibri"/>
          <w:sz w:val="24"/>
          <w:szCs w:val="24"/>
        </w:rPr>
        <w:t xml:space="preserve">parsimonious </w:t>
      </w:r>
      <w:r w:rsidRPr="00DB2DBC">
        <w:rPr>
          <w:rFonts w:cs="Calibri"/>
          <w:sz w:val="24"/>
          <w:szCs w:val="24"/>
        </w:rPr>
        <w:t xml:space="preserve">method for systematically </w:t>
      </w:r>
      <w:r w:rsidR="000A7687" w:rsidRPr="00DB2DBC">
        <w:rPr>
          <w:rFonts w:cs="Calibri"/>
          <w:sz w:val="24"/>
          <w:szCs w:val="24"/>
        </w:rPr>
        <w:t xml:space="preserve">quantifying </w:t>
      </w:r>
      <w:r w:rsidR="00C006A4" w:rsidRPr="00DB2DBC">
        <w:rPr>
          <w:rFonts w:cs="Calibri"/>
          <w:sz w:val="24"/>
          <w:szCs w:val="24"/>
        </w:rPr>
        <w:t xml:space="preserve">the effect of temperature </w:t>
      </w:r>
      <w:r w:rsidR="003A0C6E" w:rsidRPr="00DB2DBC">
        <w:rPr>
          <w:rFonts w:cs="Calibri"/>
          <w:sz w:val="24"/>
          <w:szCs w:val="24"/>
        </w:rPr>
        <w:t xml:space="preserve">on a mutually exclusive and collectively exhaustive set of </w:t>
      </w:r>
      <w:r w:rsidR="000A7687" w:rsidRPr="00DB2DBC">
        <w:rPr>
          <w:rFonts w:cs="Calibri"/>
          <w:sz w:val="24"/>
          <w:szCs w:val="24"/>
        </w:rPr>
        <w:t>causes of death</w:t>
      </w:r>
      <w:r w:rsidR="003A0C6E" w:rsidRPr="00DB2DBC">
        <w:rPr>
          <w:rFonts w:cs="Calibri"/>
          <w:sz w:val="24"/>
          <w:szCs w:val="24"/>
        </w:rPr>
        <w:t xml:space="preserve"> </w:t>
      </w:r>
      <w:r w:rsidR="00425A46" w:rsidRPr="00DB2DBC">
        <w:rPr>
          <w:rFonts w:cs="Calibri"/>
          <w:sz w:val="24"/>
          <w:szCs w:val="24"/>
        </w:rPr>
        <w:t>across the entire contiguous United States</w:t>
      </w:r>
      <w:r w:rsidR="008F785D" w:rsidRPr="00DB2DBC">
        <w:rPr>
          <w:rFonts w:cs="Calibri"/>
          <w:sz w:val="24"/>
          <w:szCs w:val="24"/>
        </w:rPr>
        <w:t xml:space="preserve"> by</w:t>
      </w:r>
      <w:r w:rsidR="00555ABC" w:rsidRPr="00DB2DBC">
        <w:rPr>
          <w:rFonts w:cs="Calibri"/>
          <w:sz w:val="24"/>
          <w:szCs w:val="24"/>
        </w:rPr>
        <w:t xml:space="preserve"> month,</w:t>
      </w:r>
      <w:r w:rsidR="008F785D" w:rsidRPr="00DB2DBC">
        <w:rPr>
          <w:rFonts w:cs="Calibri"/>
          <w:sz w:val="24"/>
          <w:szCs w:val="24"/>
        </w:rPr>
        <w:t xml:space="preserve"> age group and sex</w:t>
      </w:r>
      <w:r w:rsidR="00900959">
        <w:rPr>
          <w:rFonts w:cs="Calibri"/>
          <w:sz w:val="24"/>
          <w:szCs w:val="24"/>
        </w:rPr>
        <w:t>, both nationally and sub</w:t>
      </w:r>
      <w:r w:rsidR="006E0EF2">
        <w:rPr>
          <w:rFonts w:cs="Calibri"/>
          <w:sz w:val="24"/>
          <w:szCs w:val="24"/>
        </w:rPr>
        <w:t>-</w:t>
      </w:r>
      <w:r w:rsidR="00900959">
        <w:rPr>
          <w:rFonts w:cs="Calibri"/>
          <w:sz w:val="24"/>
          <w:szCs w:val="24"/>
        </w:rPr>
        <w:t>nationally,</w:t>
      </w:r>
      <w:r w:rsidR="00425A46" w:rsidRPr="00DB2DBC">
        <w:rPr>
          <w:rFonts w:cs="Calibri"/>
          <w:sz w:val="24"/>
          <w:szCs w:val="24"/>
        </w:rPr>
        <w:t xml:space="preserve"> has</w:t>
      </w:r>
      <w:r w:rsidR="003A0C6E" w:rsidRPr="00DB2DBC">
        <w:rPr>
          <w:rFonts w:cs="Calibri"/>
          <w:sz w:val="24"/>
          <w:szCs w:val="24"/>
        </w:rPr>
        <w:t xml:space="preserve"> hitherto</w:t>
      </w:r>
      <w:r w:rsidR="00425A46" w:rsidRPr="00DB2DBC">
        <w:rPr>
          <w:rFonts w:cs="Calibri"/>
          <w:sz w:val="24"/>
          <w:szCs w:val="24"/>
        </w:rPr>
        <w:t xml:space="preserve"> not been attempted. </w:t>
      </w:r>
      <w:r w:rsidR="00255BC7">
        <w:rPr>
          <w:rFonts w:cs="Calibri"/>
          <w:sz w:val="24"/>
          <w:szCs w:val="24"/>
        </w:rPr>
        <w:t xml:space="preserve">The most common source of information on the health effects of temperature is from studying a sub-population. </w:t>
      </w:r>
      <w:r w:rsidR="00E2599D">
        <w:rPr>
          <w:rFonts w:cs="Calibri"/>
          <w:sz w:val="24"/>
          <w:szCs w:val="24"/>
        </w:rPr>
        <w:t>There are</w:t>
      </w:r>
      <w:r w:rsidR="00826E56">
        <w:rPr>
          <w:rFonts w:cs="Calibri"/>
          <w:sz w:val="24"/>
          <w:szCs w:val="24"/>
        </w:rPr>
        <w:t xml:space="preserve">, for example, </w:t>
      </w:r>
      <w:r w:rsidR="00E2599D">
        <w:rPr>
          <w:rFonts w:cs="Calibri"/>
          <w:sz w:val="24"/>
          <w:szCs w:val="24"/>
        </w:rPr>
        <w:t>studies examining the association between temperature and mortality in the United States</w:t>
      </w:r>
      <w:r w:rsidR="009600D6">
        <w:rPr>
          <w:rFonts w:cs="Calibri"/>
          <w:sz w:val="24"/>
          <w:szCs w:val="24"/>
        </w:rPr>
        <w:t xml:space="preserve"> by using data from particular cities</w:t>
      </w:r>
      <w:r w:rsidR="00E2599D">
        <w:rPr>
          <w:rFonts w:cs="Calibri"/>
          <w:sz w:val="24"/>
          <w:szCs w:val="24"/>
        </w:rPr>
        <w:t xml:space="preserve">. </w:t>
      </w:r>
      <w:r w:rsidR="00900959">
        <w:rPr>
          <w:rFonts w:cs="Calibri"/>
          <w:sz w:val="24"/>
          <w:szCs w:val="24"/>
        </w:rPr>
        <w:t>One study by Gasparrini et al.</w:t>
      </w:r>
      <w:r w:rsidR="00CE4E17">
        <w:rPr>
          <w:rFonts w:cs="Calibri"/>
          <w:sz w:val="24"/>
          <w:szCs w:val="24"/>
        </w:rPr>
        <w:t xml:space="preserve"> </w:t>
      </w:r>
      <w:r w:rsidR="00900959">
        <w:rPr>
          <w:rFonts w:cs="Calibri"/>
          <w:sz w:val="24"/>
          <w:szCs w:val="24"/>
        </w:rPr>
        <w:t>a</w:t>
      </w:r>
      <w:r w:rsidR="00E2599D">
        <w:rPr>
          <w:rFonts w:cs="Calibri"/>
          <w:sz w:val="24"/>
          <w:szCs w:val="24"/>
        </w:rPr>
        <w:t>ssociat</w:t>
      </w:r>
      <w:r w:rsidR="00900959">
        <w:rPr>
          <w:rFonts w:cs="Calibri"/>
          <w:sz w:val="24"/>
          <w:szCs w:val="24"/>
        </w:rPr>
        <w:t>ed</w:t>
      </w:r>
      <w:r w:rsidR="00E2599D">
        <w:rPr>
          <w:rFonts w:cs="Calibri"/>
          <w:sz w:val="24"/>
          <w:szCs w:val="24"/>
        </w:rPr>
        <w:t xml:space="preserve"> </w:t>
      </w:r>
      <w:r w:rsidR="00D85865">
        <w:rPr>
          <w:rFonts w:cs="Calibri"/>
          <w:sz w:val="24"/>
          <w:szCs w:val="24"/>
        </w:rPr>
        <w:t>all-cause or non-injury deaths in</w:t>
      </w:r>
      <w:r w:rsidR="00E2599D">
        <w:rPr>
          <w:rFonts w:cs="Calibri"/>
          <w:sz w:val="24"/>
          <w:szCs w:val="24"/>
        </w:rPr>
        <w:t xml:space="preserve"> an</w:t>
      </w:r>
      <w:r w:rsidR="00887A44">
        <w:rPr>
          <w:rFonts w:cs="Calibri"/>
          <w:sz w:val="24"/>
          <w:szCs w:val="24"/>
        </w:rPr>
        <w:t xml:space="preserve"> </w:t>
      </w:r>
      <w:r w:rsidR="00E2599D">
        <w:rPr>
          <w:rFonts w:cs="Calibri"/>
          <w:sz w:val="24"/>
          <w:szCs w:val="24"/>
        </w:rPr>
        <w:t xml:space="preserve">unstratified </w:t>
      </w:r>
      <w:r w:rsidR="00887A44">
        <w:rPr>
          <w:rFonts w:cs="Calibri"/>
          <w:sz w:val="24"/>
          <w:szCs w:val="24"/>
        </w:rPr>
        <w:t xml:space="preserve">urban </w:t>
      </w:r>
      <w:r w:rsidR="00E2599D">
        <w:rPr>
          <w:rFonts w:cs="Calibri"/>
          <w:sz w:val="24"/>
          <w:szCs w:val="24"/>
        </w:rPr>
        <w:t>population</w:t>
      </w:r>
      <w:r w:rsidR="00887A44">
        <w:rPr>
          <w:rFonts w:cs="Calibri"/>
          <w:sz w:val="24"/>
          <w:szCs w:val="24"/>
        </w:rPr>
        <w:t xml:space="preserve"> in the United States as part of a wider study </w:t>
      </w:r>
      <w:r w:rsidR="00887A44">
        <w:rPr>
          <w:rFonts w:cs="Calibri"/>
          <w:sz w:val="24"/>
          <w:szCs w:val="24"/>
        </w:rPr>
        <w:fldChar w:fldCharType="begin" w:fldLock="1"/>
      </w:r>
      <w:r w:rsidR="00635E4E">
        <w:rPr>
          <w:rFonts w:cs="Calibri"/>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study","type":"article-journal","volume":"386"},"uris":["http://www.mendeley.com/documents/?uuid=ec2ac118-d8e9-4d29-9116-d43210b3e1ca"]}],"mendeley":{"formattedCitation":"(Gasparrini et al., 2015)","plainTextFormattedCitation":"(Gasparrini et al., 2015)","previouslyFormattedCitation":"(Gasparrini et al., 2015)"},"properties":{"noteIndex":0},"schema":"https://github.com/citation-style-language/schema/raw/master/csl-citation.json"}</w:instrText>
      </w:r>
      <w:r w:rsidR="00887A44">
        <w:rPr>
          <w:rFonts w:cs="Calibri"/>
          <w:sz w:val="24"/>
          <w:szCs w:val="24"/>
        </w:rPr>
        <w:fldChar w:fldCharType="separate"/>
      </w:r>
      <w:r w:rsidR="00887A44" w:rsidRPr="00887A44">
        <w:rPr>
          <w:rFonts w:cs="Calibri"/>
          <w:noProof/>
          <w:sz w:val="24"/>
          <w:szCs w:val="24"/>
        </w:rPr>
        <w:t>(Gasparrini et al., 2015)</w:t>
      </w:r>
      <w:r w:rsidR="00887A44">
        <w:rPr>
          <w:rFonts w:cs="Calibri"/>
          <w:sz w:val="24"/>
          <w:szCs w:val="24"/>
        </w:rPr>
        <w:fldChar w:fldCharType="end"/>
      </w:r>
      <w:r w:rsidR="00E2599D">
        <w:rPr>
          <w:rFonts w:cs="Calibri"/>
          <w:sz w:val="24"/>
          <w:szCs w:val="24"/>
        </w:rPr>
        <w:t xml:space="preserve">. </w:t>
      </w:r>
      <w:r w:rsidR="00543873">
        <w:rPr>
          <w:rFonts w:cs="Calibri"/>
          <w:sz w:val="24"/>
          <w:szCs w:val="24"/>
        </w:rPr>
        <w:t>Previous estimates of the association between temperature and mortality would therefore involve extrapolation or risk coefficients from sub-populations to the contemporary population of a country, in my case the United States.</w:t>
      </w:r>
      <w:r w:rsidR="00F757BD">
        <w:rPr>
          <w:rFonts w:cs="Calibri"/>
          <w:sz w:val="24"/>
          <w:szCs w:val="24"/>
        </w:rPr>
        <w:t xml:space="preserve"> There are only few examples of direct analyses of an entire population</w:t>
      </w:r>
      <w:r w:rsidR="00746923">
        <w:rPr>
          <w:rFonts w:cs="Calibri"/>
          <w:sz w:val="24"/>
          <w:szCs w:val="24"/>
        </w:rPr>
        <w:t xml:space="preserve">, and they are often not stratified by age </w:t>
      </w:r>
      <w:r w:rsidR="00746923">
        <w:rPr>
          <w:rFonts w:cs="Calibri"/>
          <w:sz w:val="24"/>
          <w:szCs w:val="24"/>
        </w:rPr>
        <w:lastRenderedPageBreak/>
        <w:t>and sex, as well as by location</w:t>
      </w:r>
      <w:r w:rsidR="00F757BD">
        <w:rPr>
          <w:rFonts w:cs="Calibri"/>
          <w:sz w:val="24"/>
          <w:szCs w:val="24"/>
        </w:rPr>
        <w:t>.</w:t>
      </w:r>
      <w:r w:rsidR="00543873">
        <w:rPr>
          <w:rFonts w:cs="Calibri"/>
          <w:sz w:val="24"/>
          <w:szCs w:val="24"/>
        </w:rPr>
        <w:t xml:space="preserve"> </w:t>
      </w:r>
      <w:r w:rsidR="00F757BD">
        <w:rPr>
          <w:rFonts w:cs="Calibri"/>
          <w:sz w:val="24"/>
          <w:szCs w:val="24"/>
        </w:rPr>
        <w:t xml:space="preserve">One recent study by Burke et al. examined the association between monthly temperature and unstratified suicide mortality in the United States and Mexico </w:t>
      </w:r>
      <w:r w:rsidR="00F757BD">
        <w:rPr>
          <w:rFonts w:cs="Calibri"/>
          <w:sz w:val="24"/>
          <w:szCs w:val="24"/>
        </w:rPr>
        <w:fldChar w:fldCharType="begin" w:fldLock="1"/>
      </w:r>
      <w:r w:rsidR="00F757BD">
        <w:rPr>
          <w:rFonts w:cs="Calibri"/>
          <w:sz w:val="24"/>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Mexico","type":"article-journal"},"uris":["http://www.mendeley.com/documents/?uuid=6dbd0985-7ffc-4604-9986-7c871ffae9a7"]}],"mendeley":{"formattedCitation":"(Burke et al., 2018)","plainTextFormattedCitation":"(Burke et al., 2018)","previouslyFormattedCitation":"(Burke et al., 2018)"},"properties":{"noteIndex":0},"schema":"https://github.com/citation-style-language/schema/raw/master/csl-citation.json"}</w:instrText>
      </w:r>
      <w:r w:rsidR="00F757BD">
        <w:rPr>
          <w:rFonts w:cs="Calibri"/>
          <w:sz w:val="24"/>
          <w:szCs w:val="24"/>
        </w:rPr>
        <w:fldChar w:fldCharType="separate"/>
      </w:r>
      <w:r w:rsidR="00F757BD" w:rsidRPr="00635E4E">
        <w:rPr>
          <w:rFonts w:cs="Calibri"/>
          <w:noProof/>
          <w:sz w:val="24"/>
          <w:szCs w:val="24"/>
        </w:rPr>
        <w:t>(Burke et al., 2018)</w:t>
      </w:r>
      <w:r w:rsidR="00F757BD">
        <w:rPr>
          <w:rFonts w:cs="Calibri"/>
          <w:sz w:val="24"/>
          <w:szCs w:val="24"/>
        </w:rPr>
        <w:fldChar w:fldCharType="end"/>
      </w:r>
      <w:r w:rsidR="00F757BD">
        <w:rPr>
          <w:rFonts w:cs="Calibri"/>
          <w:sz w:val="24"/>
          <w:szCs w:val="24"/>
        </w:rPr>
        <w:t xml:space="preserve">.  </w:t>
      </w:r>
      <w:r w:rsidR="007F226A">
        <w:rPr>
          <w:rFonts w:cs="Calibri"/>
          <w:sz w:val="24"/>
          <w:szCs w:val="24"/>
        </w:rPr>
        <w:t>N</w:t>
      </w:r>
      <w:r w:rsidR="00FD57DC" w:rsidRPr="00DB2DBC">
        <w:rPr>
          <w:rFonts w:cs="Calibri"/>
          <w:sz w:val="24"/>
          <w:szCs w:val="24"/>
        </w:rPr>
        <w:t xml:space="preserve">one has attempted to </w:t>
      </w:r>
      <w:r w:rsidR="00515B95" w:rsidRPr="00DB2DBC">
        <w:rPr>
          <w:rFonts w:cs="Calibri"/>
          <w:sz w:val="24"/>
          <w:szCs w:val="24"/>
        </w:rPr>
        <w:t xml:space="preserve">provide a national </w:t>
      </w:r>
      <w:r w:rsidR="00D3685B">
        <w:rPr>
          <w:rFonts w:cs="Calibri"/>
          <w:sz w:val="24"/>
          <w:szCs w:val="24"/>
        </w:rPr>
        <w:t>direct analysis</w:t>
      </w:r>
      <w:r w:rsidR="00515B95" w:rsidRPr="00DB2DBC">
        <w:rPr>
          <w:rFonts w:cs="Calibri"/>
          <w:sz w:val="24"/>
          <w:szCs w:val="24"/>
        </w:rPr>
        <w:t xml:space="preserve"> of the </w:t>
      </w:r>
      <w:r w:rsidR="00E25EB0" w:rsidRPr="00DB2DBC">
        <w:rPr>
          <w:rFonts w:cs="Calibri"/>
          <w:sz w:val="24"/>
          <w:szCs w:val="24"/>
        </w:rPr>
        <w:t xml:space="preserve">vulnerability </w:t>
      </w:r>
      <w:r w:rsidR="00581EFD" w:rsidRPr="00DB2DBC">
        <w:rPr>
          <w:rFonts w:cs="Calibri"/>
          <w:sz w:val="24"/>
          <w:szCs w:val="24"/>
        </w:rPr>
        <w:t xml:space="preserve">to temperature and the potential change </w:t>
      </w:r>
      <w:r w:rsidR="007B7613" w:rsidRPr="00DB2DBC">
        <w:rPr>
          <w:rFonts w:cs="Calibri"/>
          <w:sz w:val="24"/>
          <w:szCs w:val="24"/>
        </w:rPr>
        <w:t xml:space="preserve">in </w:t>
      </w:r>
      <w:r w:rsidR="00A21428" w:rsidRPr="00DB2DBC">
        <w:rPr>
          <w:rFonts w:cs="Calibri"/>
          <w:sz w:val="24"/>
          <w:szCs w:val="24"/>
        </w:rPr>
        <w:t>number of deaths given a particular realistic change in temperature.</w:t>
      </w:r>
    </w:p>
    <w:p w14:paraId="24E77913" w14:textId="6AE7D6B0" w:rsidR="00A21428" w:rsidRPr="00DB2DBC" w:rsidRDefault="00A21428" w:rsidP="004D583B">
      <w:pPr>
        <w:spacing w:line="480" w:lineRule="auto"/>
        <w:ind w:firstLine="720"/>
        <w:jc w:val="both"/>
        <w:rPr>
          <w:rFonts w:cs="Calibri"/>
          <w:sz w:val="24"/>
          <w:szCs w:val="24"/>
        </w:rPr>
      </w:pPr>
      <w:r w:rsidRPr="00DB2DBC">
        <w:rPr>
          <w:rFonts w:cs="Calibri"/>
          <w:sz w:val="24"/>
          <w:szCs w:val="24"/>
        </w:rPr>
        <w:t xml:space="preserve">Challenges exist over </w:t>
      </w:r>
      <w:r w:rsidR="00560257" w:rsidRPr="00DB2DBC">
        <w:rPr>
          <w:rFonts w:cs="Calibri"/>
          <w:sz w:val="24"/>
          <w:szCs w:val="24"/>
        </w:rPr>
        <w:t>fitting a model which incorporates many dimensions over cause, time</w:t>
      </w:r>
      <w:r w:rsidR="00E47B89">
        <w:rPr>
          <w:rFonts w:cs="Calibri"/>
          <w:sz w:val="24"/>
          <w:szCs w:val="24"/>
        </w:rPr>
        <w:t xml:space="preserve"> (</w:t>
      </w:r>
      <w:r w:rsidR="00FB6570">
        <w:rPr>
          <w:rFonts w:cs="Calibri"/>
          <w:sz w:val="24"/>
          <w:szCs w:val="24"/>
        </w:rPr>
        <w:t>across months and years</w:t>
      </w:r>
      <w:r w:rsidR="00E47B89">
        <w:rPr>
          <w:rFonts w:cs="Calibri"/>
          <w:sz w:val="24"/>
          <w:szCs w:val="24"/>
        </w:rPr>
        <w:t>)</w:t>
      </w:r>
      <w:r w:rsidR="00560257" w:rsidRPr="00DB2DBC">
        <w:rPr>
          <w:rFonts w:cs="Calibri"/>
          <w:sz w:val="24"/>
          <w:szCs w:val="24"/>
        </w:rPr>
        <w:t>, and space, as well as the interactions between them</w:t>
      </w:r>
      <w:r w:rsidR="00E74BD9" w:rsidRPr="00DB2DBC">
        <w:rPr>
          <w:rFonts w:cs="Calibri"/>
          <w:sz w:val="24"/>
          <w:szCs w:val="24"/>
        </w:rPr>
        <w:t xml:space="preserve">. </w:t>
      </w:r>
      <w:r w:rsidR="004303C5">
        <w:rPr>
          <w:rFonts w:cs="Calibri"/>
          <w:sz w:val="24"/>
          <w:szCs w:val="24"/>
        </w:rPr>
        <w:t>Levels and trends in m</w:t>
      </w:r>
      <w:r w:rsidR="00F46980">
        <w:rPr>
          <w:rFonts w:cs="Calibri"/>
          <w:sz w:val="24"/>
          <w:szCs w:val="24"/>
        </w:rPr>
        <w:t xml:space="preserve">ortality </w:t>
      </w:r>
      <w:r w:rsidR="004303C5">
        <w:rPr>
          <w:rFonts w:cs="Calibri"/>
          <w:sz w:val="24"/>
          <w:szCs w:val="24"/>
        </w:rPr>
        <w:t xml:space="preserve">trends </w:t>
      </w:r>
      <w:r w:rsidR="00F46980">
        <w:rPr>
          <w:rFonts w:cs="Calibri"/>
          <w:sz w:val="24"/>
          <w:szCs w:val="24"/>
        </w:rPr>
        <w:t>can differ</w:t>
      </w:r>
      <w:r w:rsidR="00EE0D6A">
        <w:rPr>
          <w:rFonts w:cs="Calibri"/>
          <w:sz w:val="24"/>
          <w:szCs w:val="24"/>
        </w:rPr>
        <w:t>, while simultaneously</w:t>
      </w:r>
      <w:r w:rsidR="002F741D">
        <w:rPr>
          <w:rFonts w:cs="Calibri"/>
          <w:sz w:val="24"/>
          <w:szCs w:val="24"/>
        </w:rPr>
        <w:t xml:space="preserve"> being correlated </w:t>
      </w:r>
      <w:r w:rsidR="00DC1603">
        <w:rPr>
          <w:rFonts w:cs="Calibri"/>
          <w:sz w:val="24"/>
          <w:szCs w:val="24"/>
        </w:rPr>
        <w:t xml:space="preserve">positively or negatively </w:t>
      </w:r>
      <w:r w:rsidR="002F741D">
        <w:rPr>
          <w:rFonts w:cs="Calibri"/>
          <w:sz w:val="24"/>
          <w:szCs w:val="24"/>
        </w:rPr>
        <w:t>across months, states, and</w:t>
      </w:r>
      <w:r w:rsidR="00DC1603">
        <w:rPr>
          <w:rFonts w:cs="Calibri"/>
          <w:sz w:val="24"/>
          <w:szCs w:val="24"/>
        </w:rPr>
        <w:t>/or</w:t>
      </w:r>
      <w:r w:rsidR="002F741D">
        <w:rPr>
          <w:rFonts w:cs="Calibri"/>
          <w:sz w:val="24"/>
          <w:szCs w:val="24"/>
        </w:rPr>
        <w:t xml:space="preserve"> years</w:t>
      </w:r>
      <w:r w:rsidR="008357C3">
        <w:rPr>
          <w:rFonts w:cs="Calibri"/>
          <w:sz w:val="24"/>
          <w:szCs w:val="24"/>
        </w:rPr>
        <w:t>.</w:t>
      </w:r>
      <w:r w:rsidR="00A232AE">
        <w:rPr>
          <w:rFonts w:cs="Calibri"/>
          <w:sz w:val="24"/>
          <w:szCs w:val="24"/>
        </w:rPr>
        <w:t xml:space="preserve"> Fitting a model at a detailed level using an exhaustive dataset can </w:t>
      </w:r>
      <w:r w:rsidR="00913B26">
        <w:rPr>
          <w:rFonts w:cs="Calibri"/>
          <w:sz w:val="24"/>
          <w:szCs w:val="24"/>
        </w:rPr>
        <w:t xml:space="preserve">also </w:t>
      </w:r>
      <w:r w:rsidR="00A232AE">
        <w:rPr>
          <w:rFonts w:cs="Calibri"/>
          <w:sz w:val="24"/>
          <w:szCs w:val="24"/>
        </w:rPr>
        <w:t>lead to some small number issues, with certain combinations of cause, month, year, age group, se</w:t>
      </w:r>
      <w:r w:rsidR="00EF4421">
        <w:rPr>
          <w:rFonts w:cs="Calibri"/>
          <w:sz w:val="24"/>
          <w:szCs w:val="24"/>
        </w:rPr>
        <w:t xml:space="preserve">x and </w:t>
      </w:r>
      <w:r w:rsidR="00A232AE">
        <w:rPr>
          <w:rFonts w:cs="Calibri"/>
          <w:sz w:val="24"/>
          <w:szCs w:val="24"/>
        </w:rPr>
        <w:t>geographical</w:t>
      </w:r>
      <w:r w:rsidR="00EF4421">
        <w:rPr>
          <w:rFonts w:cs="Calibri"/>
          <w:sz w:val="24"/>
          <w:szCs w:val="24"/>
        </w:rPr>
        <w:t xml:space="preserve"> unit</w:t>
      </w:r>
      <w:r w:rsidR="00CC0316">
        <w:rPr>
          <w:rFonts w:cs="Calibri"/>
          <w:sz w:val="24"/>
          <w:szCs w:val="24"/>
        </w:rPr>
        <w:t xml:space="preserve"> containing only few deaths.</w:t>
      </w:r>
      <w:r w:rsidR="00EE0D6A">
        <w:rPr>
          <w:rFonts w:cs="Calibri"/>
          <w:sz w:val="24"/>
          <w:szCs w:val="24"/>
        </w:rPr>
        <w:t xml:space="preserve"> </w:t>
      </w:r>
      <w:r w:rsidR="00E74BD9" w:rsidRPr="00DB2DBC">
        <w:rPr>
          <w:rFonts w:cs="Calibri"/>
          <w:sz w:val="24"/>
          <w:szCs w:val="24"/>
        </w:rPr>
        <w:t xml:space="preserve">In a Bayesian spatio-temporal setting, </w:t>
      </w:r>
      <w:r w:rsidR="00443992">
        <w:rPr>
          <w:rFonts w:cs="Calibri"/>
          <w:sz w:val="24"/>
          <w:szCs w:val="24"/>
        </w:rPr>
        <w:t>fitting a model across the number of intended dimensions over cause, time, and space, as well as the interactions between them,</w:t>
      </w:r>
      <w:r w:rsidR="00E74BD9" w:rsidRPr="00DB2DBC">
        <w:rPr>
          <w:rFonts w:cs="Calibri"/>
          <w:sz w:val="24"/>
          <w:szCs w:val="24"/>
        </w:rPr>
        <w:t xml:space="preserve"> can be </w:t>
      </w:r>
      <w:r w:rsidR="000E101C" w:rsidRPr="00DB2DBC">
        <w:rPr>
          <w:rFonts w:cs="Calibri"/>
          <w:sz w:val="24"/>
          <w:szCs w:val="24"/>
        </w:rPr>
        <w:t xml:space="preserve">computationally </w:t>
      </w:r>
      <w:r w:rsidR="000E101C">
        <w:rPr>
          <w:rFonts w:cs="Calibri"/>
          <w:sz w:val="24"/>
          <w:szCs w:val="24"/>
        </w:rPr>
        <w:t xml:space="preserve">prohibitively </w:t>
      </w:r>
      <w:r w:rsidR="00FE6F44" w:rsidRPr="00DB2DBC">
        <w:rPr>
          <w:rFonts w:cs="Calibri"/>
          <w:sz w:val="24"/>
          <w:szCs w:val="24"/>
        </w:rPr>
        <w:t>expensive</w:t>
      </w:r>
      <w:r w:rsidR="00E74BD9" w:rsidRPr="00DB2DBC">
        <w:rPr>
          <w:rFonts w:cs="Calibri"/>
          <w:sz w:val="24"/>
          <w:szCs w:val="24"/>
        </w:rPr>
        <w:t>.</w:t>
      </w:r>
    </w:p>
    <w:p w14:paraId="4FB697F2" w14:textId="60D808CF" w:rsidR="00E25EB0" w:rsidRPr="00DB2DBC" w:rsidRDefault="00E25EB0" w:rsidP="00833ED9">
      <w:pPr>
        <w:spacing w:line="480" w:lineRule="auto"/>
        <w:ind w:firstLine="720"/>
        <w:jc w:val="both"/>
        <w:rPr>
          <w:rFonts w:cs="Calibri"/>
          <w:sz w:val="24"/>
          <w:szCs w:val="24"/>
        </w:rPr>
      </w:pPr>
      <w:r w:rsidRPr="00DB2DBC">
        <w:rPr>
          <w:rFonts w:cs="Calibri"/>
          <w:sz w:val="24"/>
          <w:szCs w:val="24"/>
        </w:rPr>
        <w:t xml:space="preserve">I have advanced previous </w:t>
      </w:r>
      <w:r w:rsidR="00E2599D">
        <w:rPr>
          <w:rFonts w:cs="Calibri"/>
          <w:sz w:val="24"/>
          <w:szCs w:val="24"/>
        </w:rPr>
        <w:t>efforts</w:t>
      </w:r>
      <w:r w:rsidR="004C4884" w:rsidRPr="00DB2DBC">
        <w:rPr>
          <w:rFonts w:cs="Calibri"/>
          <w:sz w:val="24"/>
          <w:szCs w:val="24"/>
        </w:rPr>
        <w:t xml:space="preserve"> in several way</w:t>
      </w:r>
      <w:r w:rsidR="008778A6" w:rsidRPr="00DB2DBC">
        <w:rPr>
          <w:rFonts w:cs="Calibri"/>
          <w:sz w:val="24"/>
          <w:szCs w:val="24"/>
        </w:rPr>
        <w:t>s</w:t>
      </w:r>
      <w:r w:rsidR="00A1179C" w:rsidRPr="00DB2DBC">
        <w:rPr>
          <w:rFonts w:cs="Calibri"/>
          <w:sz w:val="24"/>
          <w:szCs w:val="24"/>
        </w:rPr>
        <w:t xml:space="preserve"> in order to generate </w:t>
      </w:r>
      <w:r w:rsidR="00877DB0" w:rsidRPr="00DB2DBC">
        <w:rPr>
          <w:rFonts w:cs="Calibri"/>
          <w:sz w:val="24"/>
          <w:szCs w:val="24"/>
        </w:rPr>
        <w:t xml:space="preserve">an analysis of </w:t>
      </w:r>
      <w:r w:rsidR="00264390">
        <w:rPr>
          <w:rFonts w:cs="Calibri"/>
          <w:sz w:val="24"/>
          <w:szCs w:val="24"/>
        </w:rPr>
        <w:t xml:space="preserve">the </w:t>
      </w:r>
      <w:r w:rsidR="00AC7B35">
        <w:rPr>
          <w:rFonts w:cs="Calibri"/>
          <w:sz w:val="24"/>
          <w:szCs w:val="24"/>
        </w:rPr>
        <w:t xml:space="preserve">association </w:t>
      </w:r>
      <w:r w:rsidR="00264390">
        <w:rPr>
          <w:rFonts w:cs="Calibri"/>
          <w:sz w:val="24"/>
          <w:szCs w:val="24"/>
        </w:rPr>
        <w:t xml:space="preserve">of </w:t>
      </w:r>
      <w:r w:rsidR="00877DB0" w:rsidRPr="00DB2DBC">
        <w:rPr>
          <w:rFonts w:cs="Calibri"/>
          <w:sz w:val="24"/>
          <w:szCs w:val="24"/>
        </w:rPr>
        <w:t>anomalous temperature</w:t>
      </w:r>
      <w:r w:rsidR="00967F9B" w:rsidRPr="00DB2DBC">
        <w:rPr>
          <w:rFonts w:cs="Calibri"/>
          <w:sz w:val="24"/>
          <w:szCs w:val="24"/>
        </w:rPr>
        <w:t xml:space="preserve"> </w:t>
      </w:r>
      <w:r w:rsidR="00AC7B35">
        <w:rPr>
          <w:rFonts w:cs="Calibri"/>
          <w:sz w:val="24"/>
          <w:szCs w:val="24"/>
        </w:rPr>
        <w:t xml:space="preserve">with causes of death </w:t>
      </w:r>
      <w:r w:rsidR="00967F9B" w:rsidRPr="00DB2DBC">
        <w:rPr>
          <w:rFonts w:cs="Calibri"/>
          <w:sz w:val="24"/>
          <w:szCs w:val="24"/>
        </w:rPr>
        <w:t>in the United States</w:t>
      </w:r>
      <w:r w:rsidR="00264390">
        <w:rPr>
          <w:rFonts w:cs="Calibri"/>
          <w:sz w:val="24"/>
          <w:szCs w:val="24"/>
        </w:rPr>
        <w:t xml:space="preserve"> at subnational and national levels</w:t>
      </w:r>
      <w:r w:rsidR="00070B2F" w:rsidRPr="00DB2DBC">
        <w:rPr>
          <w:rFonts w:cs="Calibri"/>
          <w:sz w:val="24"/>
          <w:szCs w:val="24"/>
        </w:rPr>
        <w:t xml:space="preserve">. First, I developed a framework which </w:t>
      </w:r>
      <w:r w:rsidR="001F31FE" w:rsidRPr="00DB2DBC">
        <w:rPr>
          <w:rFonts w:cs="Calibri"/>
          <w:sz w:val="24"/>
          <w:szCs w:val="24"/>
        </w:rPr>
        <w:t>i</w:t>
      </w:r>
      <w:r w:rsidRPr="00DB2DBC">
        <w:rPr>
          <w:rFonts w:cs="Calibri"/>
          <w:sz w:val="24"/>
          <w:szCs w:val="24"/>
        </w:rPr>
        <w:t>ncorpora</w:t>
      </w:r>
      <w:r w:rsidR="00070B2F" w:rsidRPr="00DB2DBC">
        <w:rPr>
          <w:rFonts w:cs="Calibri"/>
          <w:sz w:val="24"/>
          <w:szCs w:val="24"/>
        </w:rPr>
        <w:t>tes</w:t>
      </w:r>
      <w:r w:rsidRPr="00DB2DBC">
        <w:rPr>
          <w:rFonts w:cs="Calibri"/>
          <w:sz w:val="24"/>
          <w:szCs w:val="24"/>
        </w:rPr>
        <w:t xml:space="preserve"> all data across time</w:t>
      </w:r>
      <w:r w:rsidR="00941C54" w:rsidRPr="00DB2DBC">
        <w:rPr>
          <w:rFonts w:cs="Calibri"/>
          <w:sz w:val="24"/>
          <w:szCs w:val="24"/>
        </w:rPr>
        <w:t xml:space="preserve"> for national study of United States</w:t>
      </w:r>
      <w:r w:rsidR="006257C3" w:rsidRPr="00DB2DBC">
        <w:rPr>
          <w:rFonts w:cs="Calibri"/>
          <w:sz w:val="24"/>
          <w:szCs w:val="24"/>
        </w:rPr>
        <w:t xml:space="preserve"> using </w:t>
      </w:r>
      <w:r w:rsidR="00292269" w:rsidRPr="00DB2DBC">
        <w:rPr>
          <w:rFonts w:cs="Calibri"/>
          <w:sz w:val="24"/>
          <w:szCs w:val="24"/>
        </w:rPr>
        <w:t>the two large datasets I have prepared, i.e., the cause of death and temperature data</w:t>
      </w:r>
      <w:r w:rsidR="008C7F8C" w:rsidRPr="00DB2DBC">
        <w:rPr>
          <w:rFonts w:cs="Calibri"/>
          <w:sz w:val="24"/>
          <w:szCs w:val="24"/>
        </w:rPr>
        <w:t xml:space="preserve"> (Chapter XX).</w:t>
      </w:r>
      <w:r w:rsidR="00541587" w:rsidRPr="00DB2DBC">
        <w:rPr>
          <w:rFonts w:cs="Calibri"/>
          <w:sz w:val="24"/>
          <w:szCs w:val="24"/>
        </w:rPr>
        <w:t xml:space="preserve"> Second, I developed a new model that enabled estimating mortality times-series</w:t>
      </w:r>
      <w:r w:rsidR="009F2EE3">
        <w:rPr>
          <w:rFonts w:cs="Calibri"/>
          <w:sz w:val="24"/>
          <w:szCs w:val="24"/>
        </w:rPr>
        <w:t xml:space="preserve"> at a monthly resolution</w:t>
      </w:r>
      <w:r w:rsidR="00FA3A34" w:rsidRPr="00DB2DBC">
        <w:rPr>
          <w:rFonts w:cs="Calibri"/>
          <w:sz w:val="24"/>
          <w:szCs w:val="24"/>
        </w:rPr>
        <w:t xml:space="preserve">. Third, </w:t>
      </w:r>
      <w:r w:rsidR="00CD43D7" w:rsidRPr="00DB2DBC">
        <w:rPr>
          <w:rFonts w:cs="Calibri"/>
          <w:sz w:val="24"/>
          <w:szCs w:val="24"/>
        </w:rPr>
        <w:t xml:space="preserve">I included </w:t>
      </w:r>
      <w:r w:rsidR="00312C71" w:rsidRPr="00DB2DBC">
        <w:rPr>
          <w:rFonts w:cs="Calibri"/>
          <w:sz w:val="24"/>
          <w:szCs w:val="24"/>
        </w:rPr>
        <w:t xml:space="preserve">structure spatial effects to model mortality trends at the subnational level. </w:t>
      </w:r>
      <w:r w:rsidR="00A06C10">
        <w:rPr>
          <w:rFonts w:cs="Calibri"/>
          <w:sz w:val="24"/>
          <w:szCs w:val="24"/>
        </w:rPr>
        <w:t>Fourth</w:t>
      </w:r>
      <w:r w:rsidR="000365F5" w:rsidRPr="00DB2DBC">
        <w:rPr>
          <w:rFonts w:cs="Calibri"/>
          <w:sz w:val="24"/>
          <w:szCs w:val="24"/>
        </w:rPr>
        <w:t>, I modelled both linear and non-linear time trends</w:t>
      </w:r>
      <w:r w:rsidR="00040D6B" w:rsidRPr="00DB2DBC">
        <w:rPr>
          <w:rFonts w:cs="Calibri"/>
          <w:sz w:val="24"/>
          <w:szCs w:val="24"/>
        </w:rPr>
        <w:t xml:space="preserve"> to reflect the input mortality data.</w:t>
      </w:r>
      <w:r w:rsidR="000365F5" w:rsidRPr="00DB2DBC">
        <w:rPr>
          <w:rFonts w:cs="Calibri"/>
          <w:sz w:val="24"/>
          <w:szCs w:val="24"/>
        </w:rPr>
        <w:t xml:space="preserve"> </w:t>
      </w:r>
      <w:r w:rsidR="00040D6B" w:rsidRPr="00DB2DBC">
        <w:rPr>
          <w:rFonts w:cs="Calibri"/>
          <w:sz w:val="24"/>
          <w:szCs w:val="24"/>
        </w:rPr>
        <w:t xml:space="preserve">Finally, I included </w:t>
      </w:r>
      <w:r w:rsidR="000365F5" w:rsidRPr="00DB2DBC">
        <w:rPr>
          <w:rFonts w:cs="Calibri"/>
          <w:sz w:val="24"/>
          <w:szCs w:val="24"/>
        </w:rPr>
        <w:t xml:space="preserve">a </w:t>
      </w:r>
      <w:r w:rsidR="000365F5" w:rsidRPr="00DB2DBC">
        <w:rPr>
          <w:rFonts w:cs="Calibri"/>
          <w:sz w:val="24"/>
          <w:szCs w:val="24"/>
        </w:rPr>
        <w:lastRenderedPageBreak/>
        <w:t>temperature anomaly term, to</w:t>
      </w:r>
      <w:r w:rsidR="00C54F9D" w:rsidRPr="00DB2DBC">
        <w:rPr>
          <w:rFonts w:cs="Calibri"/>
          <w:sz w:val="24"/>
          <w:szCs w:val="24"/>
        </w:rPr>
        <w:t xml:space="preserve"> quantify vulnerability to anomalous temperature by age group and sex for all causes of death included. </w:t>
      </w:r>
    </w:p>
    <w:p w14:paraId="75A2436E" w14:textId="05285ABE" w:rsidR="00292F70" w:rsidRPr="00DB2DBC" w:rsidRDefault="00292F70" w:rsidP="00DB2DBC">
      <w:pPr>
        <w:spacing w:line="480" w:lineRule="auto"/>
        <w:ind w:firstLine="720"/>
        <w:jc w:val="both"/>
        <w:rPr>
          <w:rFonts w:cs="Calibri"/>
          <w:sz w:val="24"/>
          <w:szCs w:val="24"/>
        </w:rPr>
      </w:pPr>
      <w:r w:rsidRPr="00DB2DBC">
        <w:rPr>
          <w:rFonts w:cs="Calibri"/>
          <w:sz w:val="24"/>
          <w:szCs w:val="24"/>
        </w:rPr>
        <w:t xml:space="preserve">Using these advances, I then </w:t>
      </w:r>
      <w:r w:rsidR="00EB0A87" w:rsidRPr="00DB2DBC">
        <w:rPr>
          <w:rFonts w:cs="Calibri"/>
          <w:sz w:val="24"/>
          <w:szCs w:val="24"/>
        </w:rPr>
        <w:t>generated estimates of the net change in deaths associated with a change in anomalous temperature, based on the model output</w:t>
      </w:r>
      <w:r w:rsidR="00651B9C" w:rsidRPr="00DB2DBC">
        <w:rPr>
          <w:rFonts w:cs="Calibri"/>
          <w:sz w:val="24"/>
          <w:szCs w:val="24"/>
        </w:rPr>
        <w:t>, by cause of death, age group, sex, and month of the year</w:t>
      </w:r>
      <w:r w:rsidR="00EB0A87" w:rsidRPr="00DB2DBC">
        <w:rPr>
          <w:rFonts w:cs="Calibri"/>
          <w:sz w:val="24"/>
          <w:szCs w:val="24"/>
        </w:rPr>
        <w:t xml:space="preserve">. </w:t>
      </w:r>
      <w:r w:rsidR="00DD1863" w:rsidRPr="00DB2DBC">
        <w:rPr>
          <w:rFonts w:cs="Calibri"/>
          <w:sz w:val="24"/>
          <w:szCs w:val="24"/>
        </w:rPr>
        <w:t>By</w:t>
      </w:r>
      <w:r w:rsidR="0095400B" w:rsidRPr="00DB2DBC">
        <w:rPr>
          <w:rFonts w:cs="Calibri"/>
          <w:sz w:val="24"/>
          <w:szCs w:val="24"/>
        </w:rPr>
        <w:t xml:space="preserve"> using a model which </w:t>
      </w:r>
      <w:r w:rsidR="00C975B2" w:rsidRPr="00DB2DBC">
        <w:rPr>
          <w:rFonts w:cs="Calibri"/>
          <w:sz w:val="24"/>
          <w:szCs w:val="24"/>
        </w:rPr>
        <w:t xml:space="preserve">incorporated these features, I </w:t>
      </w:r>
      <w:r w:rsidR="006031E7" w:rsidRPr="00DB2DBC">
        <w:rPr>
          <w:rFonts w:cs="Calibri"/>
          <w:sz w:val="24"/>
          <w:szCs w:val="24"/>
        </w:rPr>
        <w:t xml:space="preserve">not only created an estimate of changes in deaths due to anomalous temperature change, but I have been able to do </w:t>
      </w:r>
      <w:r w:rsidR="001E0A6C" w:rsidRPr="00DB2DBC">
        <w:rPr>
          <w:rFonts w:cs="Calibri"/>
          <w:sz w:val="24"/>
          <w:szCs w:val="24"/>
        </w:rPr>
        <w:t>by an exhaustive list of causes of death, age group</w:t>
      </w:r>
      <w:r w:rsidR="00B42DEC" w:rsidRPr="00DB2DBC">
        <w:rPr>
          <w:rFonts w:cs="Calibri"/>
          <w:sz w:val="24"/>
          <w:szCs w:val="24"/>
        </w:rPr>
        <w:t xml:space="preserve"> and sex</w:t>
      </w:r>
      <w:r w:rsidR="006031E7" w:rsidRPr="00DB2DBC">
        <w:rPr>
          <w:rFonts w:cs="Calibri"/>
          <w:sz w:val="24"/>
          <w:szCs w:val="24"/>
        </w:rPr>
        <w:t xml:space="preserve"> with estimates of vulnerabili</w:t>
      </w:r>
      <w:r w:rsidR="00035EBA" w:rsidRPr="00DB2DBC">
        <w:rPr>
          <w:rFonts w:cs="Calibri"/>
          <w:sz w:val="24"/>
          <w:szCs w:val="24"/>
        </w:rPr>
        <w:t>ty</w:t>
      </w:r>
      <w:r w:rsidR="00001B71" w:rsidRPr="00DB2DBC">
        <w:rPr>
          <w:rFonts w:cs="Calibri"/>
          <w:sz w:val="24"/>
          <w:szCs w:val="24"/>
        </w:rPr>
        <w:t>.</w:t>
      </w:r>
    </w:p>
    <w:p w14:paraId="2D3E8CC8" w14:textId="2C22FBEA" w:rsidR="00F01EAC" w:rsidRDefault="00F01EAC" w:rsidP="00E00827">
      <w:pPr>
        <w:pStyle w:val="Heading2"/>
      </w:pPr>
      <w:bookmarkStart w:id="8" w:name="_Toc6058537"/>
      <w:r w:rsidRPr="00F01EAC">
        <w:t>Data</w:t>
      </w:r>
      <w:bookmarkEnd w:id="8"/>
    </w:p>
    <w:p w14:paraId="3C21F7BA" w14:textId="3FDBAC90" w:rsidR="004D0195" w:rsidRDefault="003061C2" w:rsidP="00DB2DBC">
      <w:pPr>
        <w:spacing w:line="480" w:lineRule="auto"/>
        <w:ind w:firstLine="720"/>
        <w:jc w:val="both"/>
        <w:rPr>
          <w:rFonts w:cs="Calibri"/>
          <w:sz w:val="24"/>
          <w:szCs w:val="24"/>
        </w:rPr>
      </w:pPr>
      <w:r w:rsidRPr="00DB2DBC">
        <w:rPr>
          <w:rFonts w:cs="Calibri"/>
          <w:sz w:val="24"/>
          <w:szCs w:val="24"/>
        </w:rPr>
        <w:t>I fitted the model</w:t>
      </w:r>
      <w:r w:rsidR="00B305F3" w:rsidRPr="00DB2DBC">
        <w:rPr>
          <w:rFonts w:cs="Calibri"/>
          <w:sz w:val="24"/>
          <w:szCs w:val="24"/>
        </w:rPr>
        <w:t xml:space="preserve"> using United States death certificate data from 1980 to 2016</w:t>
      </w:r>
      <w:r w:rsidR="0064071F" w:rsidRPr="00485C5B">
        <w:rPr>
          <w:rStyle w:val="FootnoteReference"/>
        </w:rPr>
        <w:footnoteReference w:id="1"/>
      </w:r>
      <w:r w:rsidR="0064071F">
        <w:rPr>
          <w:rFonts w:cs="Calibri"/>
          <w:sz w:val="24"/>
          <w:szCs w:val="24"/>
        </w:rPr>
        <w:t>,</w:t>
      </w:r>
      <w:r w:rsidR="00B305F3" w:rsidRPr="00DB2DBC">
        <w:rPr>
          <w:rFonts w:cs="Calibri"/>
          <w:sz w:val="24"/>
          <w:szCs w:val="24"/>
        </w:rPr>
        <w:t xml:space="preserve"> </w:t>
      </w:r>
      <w:r w:rsidR="00C24BDD" w:rsidRPr="00DB2DBC">
        <w:rPr>
          <w:rFonts w:cs="Calibri"/>
          <w:sz w:val="24"/>
          <w:szCs w:val="24"/>
        </w:rPr>
        <w:t>as well as</w:t>
      </w:r>
      <w:r w:rsidR="00B305F3" w:rsidRPr="00DB2DBC">
        <w:rPr>
          <w:rFonts w:cs="Calibri"/>
          <w:sz w:val="24"/>
          <w:szCs w:val="24"/>
        </w:rPr>
        <w:t xml:space="preserve"> </w:t>
      </w:r>
      <w:r w:rsidR="00C24BDD" w:rsidRPr="00DB2DBC">
        <w:rPr>
          <w:rFonts w:cs="Calibri"/>
          <w:sz w:val="24"/>
          <w:szCs w:val="24"/>
        </w:rPr>
        <w:t>temperature data for the same period from ERA-Interim</w:t>
      </w:r>
      <w:r w:rsidR="004D0195">
        <w:rPr>
          <w:rFonts w:cs="Calibri"/>
          <w:sz w:val="24"/>
          <w:szCs w:val="24"/>
        </w:rPr>
        <w:t xml:space="preserve"> </w:t>
      </w:r>
      <w:r w:rsidR="0064071F">
        <w:rPr>
          <w:rFonts w:cs="Calibri"/>
          <w:sz w:val="24"/>
          <w:szCs w:val="24"/>
        </w:rPr>
        <w:fldChar w:fldCharType="begin" w:fldLock="1"/>
      </w:r>
      <w:r w:rsidR="008B471D">
        <w:rPr>
          <w:rFonts w:cs="Calibri"/>
          <w:sz w:val="24"/>
          <w:szCs w:val="24"/>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system","type":"article-journal","volume":"137"},"uris":["http://www.mendeley.com/documents/?uuid=2dc32501-062e-4955-84f4-53dcfc5ad1bb"]}],"mendeley":{"formattedCitation":"(Dee et al., 2011)","plainTextFormattedCitation":"(Dee et al., 2011)","previouslyFormattedCitation":"(Dee et al., 2011)"},"properties":{"noteIndex":0},"schema":"https://github.com/citation-style-language/schema/raw/master/csl-citation.json"}</w:instrText>
      </w:r>
      <w:r w:rsidR="0064071F">
        <w:rPr>
          <w:rFonts w:cs="Calibri"/>
          <w:sz w:val="24"/>
          <w:szCs w:val="24"/>
        </w:rPr>
        <w:fldChar w:fldCharType="separate"/>
      </w:r>
      <w:r w:rsidR="0064071F" w:rsidRPr="0064071F">
        <w:rPr>
          <w:rFonts w:cs="Calibri"/>
          <w:noProof/>
          <w:sz w:val="24"/>
          <w:szCs w:val="24"/>
        </w:rPr>
        <w:t>(Dee et al., 2011)</w:t>
      </w:r>
      <w:r w:rsidR="0064071F">
        <w:rPr>
          <w:rFonts w:cs="Calibri"/>
          <w:sz w:val="24"/>
          <w:szCs w:val="24"/>
        </w:rPr>
        <w:fldChar w:fldCharType="end"/>
      </w:r>
      <w:r w:rsidR="00C24BDD" w:rsidRPr="00DB2DBC">
        <w:rPr>
          <w:rFonts w:cs="Calibri"/>
          <w:sz w:val="24"/>
          <w:szCs w:val="24"/>
        </w:rPr>
        <w:t xml:space="preserve">, </w:t>
      </w:r>
      <w:r w:rsidR="004E4F59" w:rsidRPr="00DB2DBC">
        <w:rPr>
          <w:rFonts w:cs="Calibri"/>
          <w:sz w:val="24"/>
          <w:szCs w:val="24"/>
        </w:rPr>
        <w:t xml:space="preserve">both of which I </w:t>
      </w:r>
      <w:r w:rsidR="00DC13CE" w:rsidRPr="00DB2DBC">
        <w:rPr>
          <w:rFonts w:cs="Calibri"/>
          <w:sz w:val="24"/>
          <w:szCs w:val="24"/>
        </w:rPr>
        <w:t>had prepared in the pre-processing steps detailed in Chapter XX.</w:t>
      </w:r>
      <w:r w:rsidR="00F757CA" w:rsidRPr="00DB2DBC">
        <w:rPr>
          <w:rFonts w:cs="Calibri"/>
          <w:sz w:val="24"/>
          <w:szCs w:val="24"/>
        </w:rPr>
        <w:t xml:space="preserve"> </w:t>
      </w:r>
      <w:r w:rsidR="001A1D01">
        <w:rPr>
          <w:rFonts w:cs="Calibri"/>
          <w:sz w:val="24"/>
          <w:szCs w:val="24"/>
        </w:rPr>
        <w:t>Here follows a brief summary of the d</w:t>
      </w:r>
      <w:r w:rsidR="005B3E20">
        <w:rPr>
          <w:rFonts w:cs="Calibri"/>
          <w:sz w:val="24"/>
          <w:szCs w:val="24"/>
        </w:rPr>
        <w:t>ata I obtained and how I processed them.</w:t>
      </w:r>
    </w:p>
    <w:p w14:paraId="1D1C1145" w14:textId="6691E368" w:rsidR="004D0195" w:rsidRPr="004D0195" w:rsidRDefault="004D0195" w:rsidP="004D0195">
      <w:pPr>
        <w:pStyle w:val="Heading3"/>
      </w:pPr>
      <w:bookmarkStart w:id="9" w:name="_Toc6058538"/>
      <w:r>
        <w:t>Mortality data</w:t>
      </w:r>
      <w:bookmarkEnd w:id="9"/>
    </w:p>
    <w:p w14:paraId="0F54DD07" w14:textId="4ACAF7A7" w:rsidR="0041370B" w:rsidRPr="00DB2DBC" w:rsidRDefault="00F757CA" w:rsidP="00B25DC5">
      <w:pPr>
        <w:spacing w:line="480" w:lineRule="auto"/>
        <w:ind w:firstLine="720"/>
        <w:jc w:val="both"/>
        <w:rPr>
          <w:rFonts w:cs="Calibri"/>
          <w:sz w:val="24"/>
          <w:szCs w:val="24"/>
        </w:rPr>
      </w:pPr>
      <w:r w:rsidRPr="00DB2DBC">
        <w:rPr>
          <w:rFonts w:cs="Calibri"/>
          <w:sz w:val="24"/>
          <w:szCs w:val="24"/>
        </w:rPr>
        <w:t xml:space="preserve">In total, there were </w:t>
      </w:r>
      <w:r w:rsidR="00BC3C87" w:rsidRPr="00755632">
        <w:rPr>
          <w:sz w:val="24"/>
          <w:szCs w:val="24"/>
        </w:rPr>
        <w:t>85</w:t>
      </w:r>
      <w:r w:rsidR="005C46CD">
        <w:rPr>
          <w:sz w:val="24"/>
          <w:szCs w:val="24"/>
        </w:rPr>
        <w:t>.5 million</w:t>
      </w:r>
      <w:r w:rsidR="00BC3C87" w:rsidRPr="00755632">
        <w:rPr>
          <w:sz w:val="24"/>
          <w:szCs w:val="24"/>
        </w:rPr>
        <w:t xml:space="preserve"> </w:t>
      </w:r>
      <w:r w:rsidR="00BC3C87">
        <w:rPr>
          <w:rFonts w:cs="Calibri"/>
          <w:sz w:val="24"/>
          <w:szCs w:val="24"/>
        </w:rPr>
        <w:t>records of death</w:t>
      </w:r>
      <w:r w:rsidR="004E178A">
        <w:rPr>
          <w:rFonts w:cs="Calibri"/>
          <w:sz w:val="24"/>
          <w:szCs w:val="24"/>
        </w:rPr>
        <w:t xml:space="preserve"> in the contiguous United States from 1980 to 2016</w:t>
      </w:r>
      <w:r w:rsidRPr="00DB2DBC">
        <w:rPr>
          <w:rFonts w:cs="Calibri"/>
          <w:sz w:val="24"/>
          <w:szCs w:val="24"/>
        </w:rPr>
        <w:t xml:space="preserve">, </w:t>
      </w:r>
      <w:r w:rsidR="00BC3C87">
        <w:rPr>
          <w:rFonts w:cs="Calibri"/>
          <w:sz w:val="24"/>
          <w:szCs w:val="24"/>
        </w:rPr>
        <w:t xml:space="preserve">all of which </w:t>
      </w:r>
      <w:r w:rsidRPr="00DB2DBC">
        <w:rPr>
          <w:rFonts w:cs="Calibri"/>
          <w:sz w:val="24"/>
          <w:szCs w:val="24"/>
        </w:rPr>
        <w:t>inc</w:t>
      </w:r>
      <w:r w:rsidR="003C020A">
        <w:rPr>
          <w:rFonts w:cs="Calibri"/>
          <w:sz w:val="24"/>
          <w:szCs w:val="24"/>
        </w:rPr>
        <w:t xml:space="preserve">luded </w:t>
      </w:r>
      <w:r w:rsidRPr="00DB2DBC">
        <w:rPr>
          <w:rFonts w:cs="Calibri"/>
          <w:sz w:val="24"/>
          <w:szCs w:val="24"/>
        </w:rPr>
        <w:t xml:space="preserve">information on the </w:t>
      </w:r>
      <w:r w:rsidR="009003BC" w:rsidRPr="00DB2DBC">
        <w:rPr>
          <w:rFonts w:cs="Calibri"/>
          <w:sz w:val="24"/>
          <w:szCs w:val="24"/>
        </w:rPr>
        <w:t xml:space="preserve">age, </w:t>
      </w:r>
      <w:r w:rsidR="009B466C" w:rsidRPr="00DB2DBC">
        <w:rPr>
          <w:rFonts w:cs="Calibri"/>
          <w:sz w:val="24"/>
          <w:szCs w:val="24"/>
        </w:rPr>
        <w:t>sex, county and state of residence,</w:t>
      </w:r>
      <w:r w:rsidR="00777F6B" w:rsidRPr="00DB2DBC">
        <w:rPr>
          <w:rFonts w:cs="Calibri"/>
          <w:sz w:val="24"/>
          <w:szCs w:val="24"/>
        </w:rPr>
        <w:t xml:space="preserve"> as well as</w:t>
      </w:r>
      <w:r w:rsidR="009B466C" w:rsidRPr="00DB2DBC">
        <w:rPr>
          <w:rFonts w:cs="Calibri"/>
          <w:sz w:val="24"/>
          <w:szCs w:val="24"/>
        </w:rPr>
        <w:t xml:space="preserve"> </w:t>
      </w:r>
      <w:r w:rsidR="00777F6B" w:rsidRPr="00DB2DBC">
        <w:rPr>
          <w:rFonts w:cs="Calibri"/>
          <w:sz w:val="24"/>
          <w:szCs w:val="24"/>
        </w:rPr>
        <w:t>month and year of death</w:t>
      </w:r>
      <w:r w:rsidR="0041370B" w:rsidRPr="00DB2DBC">
        <w:rPr>
          <w:rFonts w:cs="Calibri"/>
          <w:sz w:val="24"/>
          <w:szCs w:val="24"/>
        </w:rPr>
        <w:t>.</w:t>
      </w:r>
      <w:r w:rsidR="00B25DC5">
        <w:rPr>
          <w:rFonts w:cs="Calibri"/>
          <w:sz w:val="24"/>
          <w:szCs w:val="24"/>
        </w:rPr>
        <w:t xml:space="preserve"> I coded the</w:t>
      </w:r>
      <w:r w:rsidR="0041370B" w:rsidRPr="00DB2DBC">
        <w:rPr>
          <w:rFonts w:cs="Calibri"/>
          <w:sz w:val="24"/>
          <w:szCs w:val="24"/>
        </w:rPr>
        <w:t xml:space="preserve"> underlying cause of death according to the international classification of diseases (ICD) system (9</w:t>
      </w:r>
      <w:r w:rsidR="0041370B" w:rsidRPr="00DB2DBC">
        <w:rPr>
          <w:rFonts w:cs="Calibri"/>
          <w:sz w:val="24"/>
          <w:szCs w:val="24"/>
          <w:vertAlign w:val="superscript"/>
        </w:rPr>
        <w:t>th</w:t>
      </w:r>
      <w:r w:rsidR="0041370B" w:rsidRPr="00DB2DBC">
        <w:rPr>
          <w:rFonts w:cs="Calibri"/>
          <w:sz w:val="24"/>
          <w:szCs w:val="24"/>
        </w:rPr>
        <w:t xml:space="preserve"> revision from 1980 to 1998 and 10</w:t>
      </w:r>
      <w:r w:rsidR="0041370B" w:rsidRPr="00DB2DBC">
        <w:rPr>
          <w:rFonts w:cs="Calibri"/>
          <w:sz w:val="24"/>
          <w:szCs w:val="24"/>
          <w:vertAlign w:val="superscript"/>
        </w:rPr>
        <w:t>th</w:t>
      </w:r>
      <w:r w:rsidR="0041370B" w:rsidRPr="00DB2DBC">
        <w:rPr>
          <w:rFonts w:cs="Calibri"/>
          <w:sz w:val="24"/>
          <w:szCs w:val="24"/>
        </w:rPr>
        <w:t xml:space="preserve"> revision thereafter). </w:t>
      </w:r>
      <w:r w:rsidR="00192707" w:rsidRPr="00DB2DBC">
        <w:rPr>
          <w:rFonts w:cs="Calibri"/>
          <w:sz w:val="24"/>
          <w:szCs w:val="24"/>
        </w:rPr>
        <w:t xml:space="preserve">I mapped each death certificate to one of </w:t>
      </w:r>
      <w:r w:rsidR="00B25DC5">
        <w:rPr>
          <w:rFonts w:cs="Calibri"/>
          <w:sz w:val="24"/>
          <w:szCs w:val="24"/>
        </w:rPr>
        <w:t xml:space="preserve">the </w:t>
      </w:r>
      <w:r w:rsidR="00192707" w:rsidRPr="00DB2DBC">
        <w:rPr>
          <w:rFonts w:cs="Calibri"/>
          <w:sz w:val="24"/>
          <w:szCs w:val="24"/>
        </w:rPr>
        <w:t>collectively exhaustive and mutually exclusive underlying causes of death</w:t>
      </w:r>
      <w:r w:rsidR="00AB31F6">
        <w:rPr>
          <w:rFonts w:cs="Calibri"/>
          <w:sz w:val="24"/>
          <w:szCs w:val="24"/>
        </w:rPr>
        <w:t xml:space="preserve"> I developed</w:t>
      </w:r>
      <w:r w:rsidR="00192707" w:rsidRPr="00DB2DBC">
        <w:rPr>
          <w:rFonts w:cs="Calibri"/>
          <w:sz w:val="24"/>
          <w:szCs w:val="24"/>
        </w:rPr>
        <w:t xml:space="preserve"> (Table XX</w:t>
      </w:r>
      <w:r w:rsidR="004D4F68">
        <w:rPr>
          <w:rFonts w:cs="Calibri"/>
          <w:sz w:val="24"/>
          <w:szCs w:val="24"/>
        </w:rPr>
        <w:t xml:space="preserve"> in Chapter XX</w:t>
      </w:r>
      <w:r w:rsidR="001D09BA" w:rsidRPr="00DB2DBC">
        <w:rPr>
          <w:rFonts w:cs="Calibri"/>
          <w:sz w:val="24"/>
          <w:szCs w:val="24"/>
        </w:rPr>
        <w:t>).</w:t>
      </w:r>
    </w:p>
    <w:p w14:paraId="516C076B" w14:textId="77777777" w:rsidR="00A9615C" w:rsidRDefault="00835DC4" w:rsidP="00C7793E">
      <w:pPr>
        <w:spacing w:line="480" w:lineRule="auto"/>
        <w:ind w:firstLine="720"/>
        <w:jc w:val="both"/>
        <w:rPr>
          <w:rFonts w:cs="Calibri"/>
          <w:sz w:val="24"/>
          <w:szCs w:val="24"/>
        </w:rPr>
      </w:pPr>
      <w:r w:rsidRPr="00DB2DBC">
        <w:rPr>
          <w:rFonts w:cs="Calibri"/>
          <w:sz w:val="24"/>
          <w:szCs w:val="24"/>
        </w:rPr>
        <w:lastRenderedPageBreak/>
        <w:t>I</w:t>
      </w:r>
      <w:r w:rsidR="001D09BA" w:rsidRPr="00DB2DBC">
        <w:rPr>
          <w:rFonts w:cs="Calibri"/>
          <w:sz w:val="24"/>
          <w:szCs w:val="24"/>
        </w:rPr>
        <w:t xml:space="preserve"> used data on deaths by sex, age, underlying cause of death and state of residence in the contiguous USA from 1980 to 2016 through the National Center for Health Statistics (NCHS)</w:t>
      </w:r>
      <w:r w:rsidR="008B471D">
        <w:rPr>
          <w:rFonts w:cs="Calibri"/>
          <w:sz w:val="24"/>
          <w:szCs w:val="24"/>
        </w:rPr>
        <w:t>. I obtained yearly</w:t>
      </w:r>
      <w:r w:rsidR="001D09BA" w:rsidRPr="00DB2DBC">
        <w:rPr>
          <w:rFonts w:cs="Calibri"/>
          <w:sz w:val="24"/>
          <w:szCs w:val="24"/>
        </w:rPr>
        <w:t xml:space="preserve"> population </w:t>
      </w:r>
      <w:r w:rsidR="008B471D">
        <w:rPr>
          <w:rFonts w:cs="Calibri"/>
          <w:sz w:val="24"/>
          <w:szCs w:val="24"/>
        </w:rPr>
        <w:t xml:space="preserve">data </w:t>
      </w:r>
      <w:r w:rsidR="001D09BA" w:rsidRPr="00DB2DBC">
        <w:rPr>
          <w:rFonts w:cs="Calibri"/>
          <w:sz w:val="24"/>
          <w:szCs w:val="24"/>
        </w:rPr>
        <w:t xml:space="preserve">from the NCHS bridged-race dataset for 1990 to </w:t>
      </w:r>
    </w:p>
    <w:p w14:paraId="48977FA6" w14:textId="767714F6" w:rsidR="00C7793E" w:rsidRDefault="001D09BA" w:rsidP="00A9615C">
      <w:pPr>
        <w:spacing w:line="480" w:lineRule="auto"/>
        <w:jc w:val="both"/>
        <w:rPr>
          <w:rFonts w:cs="Calibri"/>
          <w:sz w:val="24"/>
          <w:szCs w:val="24"/>
        </w:rPr>
      </w:pPr>
      <w:r w:rsidRPr="00DB2DBC">
        <w:rPr>
          <w:rFonts w:cs="Calibri"/>
          <w:sz w:val="24"/>
          <w:szCs w:val="24"/>
        </w:rPr>
        <w:t>2016 and from the US Census Bureau prior to 1990</w:t>
      </w:r>
      <w:r w:rsidR="00F81F94">
        <w:rPr>
          <w:rFonts w:cs="Calibri"/>
          <w:sz w:val="24"/>
          <w:szCs w:val="24"/>
        </w:rPr>
        <w:t xml:space="preserve"> </w:t>
      </w:r>
      <w:r w:rsidR="008B471D">
        <w:rPr>
          <w:rFonts w:cs="Calibri"/>
          <w:sz w:val="24"/>
          <w:szCs w:val="24"/>
        </w:rPr>
        <w:fldChar w:fldCharType="begin" w:fldLock="1"/>
      </w:r>
      <w:r w:rsidR="00663577">
        <w:rPr>
          <w:rFonts w:cs="Calibri"/>
          <w:sz w:val="24"/>
          <w:szCs w:val="24"/>
        </w:rPr>
        <w:instrText>ADDIN CSL_CITATION {"citationItems":[{"id":"ITEM-1","itemData":{"ISBN":"0840605935","ISSN":"0083-2057","PMID":"14556588","abstract":"OBJECTIVES The objectives of this report are to document the methods developed at the National Center for Health Statistics (NCHS) to bridge the Census 2000 multiple-race resident population to single-race categories and to describe the resulting bridged race resident population estimates. METHOD Data from the pooled 1997-2000 National Health Interview Surveys (NHIS) were used to develop models for bridging the Census 2000 multiple-race population to single-race categories. The bridging models included demographic and contextual covariates, some at the person-level and some at the county-level. Allocation probabilities were obtained from the regression models and applied to the Census Bureau's April 1, 2000, Modified Race Data Summary File population counts to assign multiple-race persons to single-race categories. RESULTS Bridging has the most impact on the American Indian and Alaska Native (AIAN) and Asian or Pacific Islander (API) populations, a small impact on the Black population and a negligible impact on the White population. For the United States as a whole, the AIAN, API, Black, and White bridged population counts are 12.0, 5.0, 2.5, and 0.5 percent higher than the corresponding Census 2000 single-race counts. At the sub-national level, there is considerably more variation than observed at the national level. The bridged single-race population counts have been used to calculate birth and death rates produced by NCHS for 2000 and 2001 and to revise previously published rates for the 1990s, 2000, and 2001. The bridging methodology will be used to bridge postcensal population estimates for later years. The bridged population counts presented here and in subsequent years may be updated as additional data become available for use in the bridging process.","author":[{"dropping-particle":"","family":"Ingram","given":"Deborah D","non-dropping-particle":"","parse-names":false,"suffix":""},{"dropping-particle":"","family":"Parker","given":"Jennifer D","non-dropping-particle":"","parse-names":false,"suffix":""},{"dropping-particle":"","family":"Schenker","given":"Nathaniel","non-dropping-particle":"","parse-names":false,"suffix":""},{"dropping-particle":"","family":"Weed","given":"James A","non-dropping-particle":"","parse-names":false,"suffix":""},{"dropping-particle":"","family":"Hamilton","given":"Brady","non-dropping-particle":"","parse-names":false,"suffix":""},{"dropping-particle":"","family":"Arias","given":"Elizabeth","non-dropping-particle":"","parse-names":false,"suffix":""},{"dropping-particle":"","family":"Madans","given":"Jennifer H","non-dropping-particle":"","parse-names":false,"suffix":""}],"container-title":"Vital and health statistics. Series 2, Data evaluation and methods research","id":"ITEM-1","issue":"135","issued":{"date-parts":[["2003"]]},"page":"1-55","title":"United States Census 2000 population with bridged race categories","type":"article-journal"},"uris":["http://www.mendeley.com/documents/?uuid=fb493269-ad80-4373-80d8-0353ea7a95eb"]}],"mendeley":{"formattedCitation":"(Ingram et al., 2003)","plainTextFormattedCitation":"(Ingram et al., 2003)","previouslyFormattedCitation":"(Ingram et al., 2003)"},"properties":{"noteIndex":0},"schema":"https://github.com/citation-style-language/schema/raw/master/csl-citation.json"}</w:instrText>
      </w:r>
      <w:r w:rsidR="008B471D">
        <w:rPr>
          <w:rFonts w:cs="Calibri"/>
          <w:sz w:val="24"/>
          <w:szCs w:val="24"/>
        </w:rPr>
        <w:fldChar w:fldCharType="separate"/>
      </w:r>
      <w:r w:rsidR="008B471D" w:rsidRPr="008B471D">
        <w:rPr>
          <w:rFonts w:cs="Calibri"/>
          <w:noProof/>
          <w:sz w:val="24"/>
          <w:szCs w:val="24"/>
        </w:rPr>
        <w:t>(Ingram et al., 2003)</w:t>
      </w:r>
      <w:r w:rsidR="008B471D">
        <w:rPr>
          <w:rFonts w:cs="Calibri"/>
          <w:sz w:val="24"/>
          <w:szCs w:val="24"/>
        </w:rPr>
        <w:fldChar w:fldCharType="end"/>
      </w:r>
      <w:r w:rsidRPr="00DB2DBC">
        <w:rPr>
          <w:rFonts w:cs="Calibri"/>
          <w:sz w:val="24"/>
          <w:szCs w:val="24"/>
        </w:rPr>
        <w:t xml:space="preserve">. </w:t>
      </w:r>
      <w:r w:rsidR="00835DC4" w:rsidRPr="00DB2DBC">
        <w:rPr>
          <w:rFonts w:cs="Calibri"/>
          <w:sz w:val="24"/>
          <w:szCs w:val="24"/>
        </w:rPr>
        <w:t>I</w:t>
      </w:r>
      <w:r w:rsidRPr="00DB2DBC">
        <w:rPr>
          <w:rFonts w:cs="Calibri"/>
          <w:sz w:val="24"/>
          <w:szCs w:val="24"/>
        </w:rPr>
        <w:t xml:space="preserve"> calculated monthly population counts through linear interpolation</w:t>
      </w:r>
      <w:r w:rsidR="00F375F4" w:rsidRPr="00DB2DBC">
        <w:rPr>
          <w:rFonts w:cs="Calibri"/>
          <w:sz w:val="24"/>
          <w:szCs w:val="24"/>
        </w:rPr>
        <w:t xml:space="preserve"> as detailed in Chapter XX</w:t>
      </w:r>
      <w:r w:rsidRPr="00DB2DBC">
        <w:rPr>
          <w:rFonts w:cs="Calibri"/>
          <w:sz w:val="24"/>
          <w:szCs w:val="24"/>
        </w:rPr>
        <w:t>.</w:t>
      </w:r>
    </w:p>
    <w:p w14:paraId="0B8616C8" w14:textId="183F7A0F" w:rsidR="000B78F2" w:rsidRPr="00DB2DBC" w:rsidRDefault="000B78F2" w:rsidP="00C7793E">
      <w:pPr>
        <w:spacing w:line="480" w:lineRule="auto"/>
        <w:ind w:firstLine="720"/>
        <w:jc w:val="both"/>
        <w:rPr>
          <w:rFonts w:cs="Calibri"/>
          <w:sz w:val="24"/>
          <w:szCs w:val="24"/>
        </w:rPr>
      </w:pPr>
      <w:r>
        <w:rPr>
          <w:rFonts w:cs="Calibri"/>
          <w:sz w:val="24"/>
          <w:szCs w:val="24"/>
        </w:rPr>
        <w:t xml:space="preserve">I divided the data by the following age groups for both males and females: </w:t>
      </w:r>
      <w:r w:rsidRPr="00755632">
        <w:rPr>
          <w:sz w:val="24"/>
          <w:szCs w:val="24"/>
        </w:rPr>
        <w:t>0-4, 5-14, 25-34, 35-44, 45-54, 55-64, 65-74, 75-84, 85+ years</w:t>
      </w:r>
      <w:r>
        <w:rPr>
          <w:sz w:val="24"/>
          <w:szCs w:val="24"/>
        </w:rPr>
        <w:t>.</w:t>
      </w:r>
      <w:r w:rsidR="005F7E7A">
        <w:rPr>
          <w:sz w:val="24"/>
          <w:szCs w:val="24"/>
        </w:rPr>
        <w:t xml:space="preserve"> I then modelled death rates in my Bayesian spatio-temporal model by these sex and age groups.</w:t>
      </w:r>
      <w:r w:rsidR="000859FE">
        <w:rPr>
          <w:sz w:val="24"/>
          <w:szCs w:val="24"/>
        </w:rPr>
        <w:t xml:space="preserve"> This division was motivated for epidemiological reasons. One such epidemiological reason is that </w:t>
      </w:r>
      <w:r w:rsidR="00842606">
        <w:rPr>
          <w:sz w:val="24"/>
          <w:szCs w:val="24"/>
        </w:rPr>
        <w:t xml:space="preserve">composition of </w:t>
      </w:r>
      <w:r w:rsidR="00A75F26">
        <w:rPr>
          <w:sz w:val="24"/>
          <w:szCs w:val="24"/>
        </w:rPr>
        <w:t>causes of death varies of the life course. A further reason for dividing the data in this way is for model tractabilit</w:t>
      </w:r>
      <w:r w:rsidR="00977ED8">
        <w:rPr>
          <w:sz w:val="24"/>
          <w:szCs w:val="24"/>
        </w:rPr>
        <w:t>y</w:t>
      </w:r>
      <w:r w:rsidR="00A75F26">
        <w:rPr>
          <w:sz w:val="24"/>
          <w:szCs w:val="24"/>
        </w:rPr>
        <w:t>.</w:t>
      </w:r>
    </w:p>
    <w:p w14:paraId="61F56DB4" w14:textId="34A7F46E" w:rsidR="00105AC2" w:rsidRDefault="00E00827" w:rsidP="005832DA">
      <w:pPr>
        <w:pStyle w:val="Heading3"/>
      </w:pPr>
      <w:bookmarkStart w:id="10" w:name="_Toc6058539"/>
      <w:r>
        <w:t>T</w:t>
      </w:r>
      <w:r w:rsidR="00105AC2" w:rsidRPr="00DF5807">
        <w:t>emperature</w:t>
      </w:r>
      <w:r w:rsidR="00105AC2" w:rsidRPr="00105AC2">
        <w:t xml:space="preserve"> </w:t>
      </w:r>
      <w:r>
        <w:t>data</w:t>
      </w:r>
      <w:bookmarkEnd w:id="10"/>
    </w:p>
    <w:p w14:paraId="2A58FDFF" w14:textId="552BEB3B" w:rsidR="004D0195" w:rsidRPr="00B25DC5" w:rsidRDefault="004D0195" w:rsidP="00B25DC5">
      <w:pPr>
        <w:spacing w:line="480" w:lineRule="auto"/>
        <w:ind w:firstLine="720"/>
        <w:jc w:val="both"/>
        <w:rPr>
          <w:rFonts w:cs="Calibri"/>
          <w:sz w:val="24"/>
          <w:szCs w:val="24"/>
        </w:rPr>
      </w:pPr>
      <w:r w:rsidRPr="00DB2DBC">
        <w:rPr>
          <w:rFonts w:cs="Calibri"/>
          <w:sz w:val="24"/>
          <w:szCs w:val="24"/>
        </w:rPr>
        <w:t xml:space="preserve">I </w:t>
      </w:r>
      <w:r>
        <w:rPr>
          <w:rFonts w:cs="Calibri"/>
          <w:sz w:val="24"/>
          <w:szCs w:val="24"/>
        </w:rPr>
        <w:t xml:space="preserve">also </w:t>
      </w:r>
      <w:r w:rsidRPr="00DB2DBC">
        <w:rPr>
          <w:rFonts w:cs="Calibri"/>
          <w:sz w:val="24"/>
          <w:szCs w:val="24"/>
        </w:rPr>
        <w:t>obtained data on temperature from ERA-Interim</w:t>
      </w:r>
      <w:r>
        <w:rPr>
          <w:rFonts w:cs="Calibri"/>
          <w:sz w:val="24"/>
          <w:szCs w:val="24"/>
        </w:rPr>
        <w:t xml:space="preserve">, detailing the processing  </w:t>
      </w:r>
      <w:r w:rsidRPr="00DB2DBC">
        <w:rPr>
          <w:rFonts w:cs="Calibri"/>
          <w:sz w:val="24"/>
          <w:szCs w:val="24"/>
        </w:rPr>
        <w:fldChar w:fldCharType="begin" w:fldLock="1"/>
      </w:r>
      <w:r>
        <w:rPr>
          <w:rFonts w:cs="Calibri"/>
          <w:sz w:val="24"/>
          <w:szCs w:val="24"/>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system","type":"article-journal","volume":"137"},"uris":["http://www.mendeley.com/documents/?uuid=2dc32501-062e-4955-84f4-53dcfc5ad1bb"]}],"mendeley":{"formattedCitation":"(Dee et al., 2011)","plainTextFormattedCitation":"(Dee et al., 2011)","previouslyFormattedCitation":"(Dee et al., 2011)"},"properties":{"noteIndex":0},"schema":"https://github.com/citation-style-language/schema/raw/master/csl-citation.json"}</w:instrText>
      </w:r>
      <w:r w:rsidRPr="00DB2DBC">
        <w:rPr>
          <w:rFonts w:cs="Calibri"/>
          <w:sz w:val="24"/>
          <w:szCs w:val="24"/>
        </w:rPr>
        <w:fldChar w:fldCharType="separate"/>
      </w:r>
      <w:r w:rsidRPr="006C7FB4">
        <w:rPr>
          <w:rFonts w:cs="Calibri"/>
          <w:noProof/>
          <w:sz w:val="24"/>
          <w:szCs w:val="24"/>
        </w:rPr>
        <w:t>(Dee et al., 2011)</w:t>
      </w:r>
      <w:r w:rsidRPr="00DB2DBC">
        <w:rPr>
          <w:rFonts w:cs="Calibri"/>
          <w:sz w:val="24"/>
          <w:szCs w:val="24"/>
        </w:rPr>
        <w:fldChar w:fldCharType="end"/>
      </w:r>
      <w:r>
        <w:rPr>
          <w:rFonts w:cs="Calibri"/>
          <w:sz w:val="24"/>
          <w:szCs w:val="24"/>
        </w:rPr>
        <w:t>.</w:t>
      </w:r>
      <w:r w:rsidRPr="00DB2DBC">
        <w:rPr>
          <w:rFonts w:cs="Calibri"/>
          <w:sz w:val="24"/>
          <w:szCs w:val="24"/>
        </w:rPr>
        <w:t xml:space="preserve"> I used gridded four-times-daily estimates at a resolution of 80 km to generate monthly population-weighted temperature by state throughout the analysis period. </w:t>
      </w:r>
    </w:p>
    <w:p w14:paraId="29182AC5" w14:textId="45232558" w:rsidR="000B78F2" w:rsidRDefault="00105AC2" w:rsidP="00DB2DBC">
      <w:pPr>
        <w:spacing w:line="480" w:lineRule="auto"/>
        <w:ind w:firstLine="720"/>
        <w:jc w:val="both"/>
        <w:rPr>
          <w:rFonts w:cs="Calibri"/>
          <w:sz w:val="24"/>
          <w:szCs w:val="24"/>
        </w:rPr>
      </w:pPr>
      <w:r w:rsidRPr="000B78F2">
        <w:rPr>
          <w:rFonts w:cs="Calibri"/>
          <w:sz w:val="24"/>
          <w:szCs w:val="24"/>
        </w:rPr>
        <w:t xml:space="preserve">To calculate the magnitude of temperature anomaly by state and month, </w:t>
      </w:r>
      <w:r w:rsidR="0032000C" w:rsidRPr="000B78F2">
        <w:rPr>
          <w:rFonts w:cs="Calibri"/>
          <w:sz w:val="24"/>
          <w:szCs w:val="24"/>
        </w:rPr>
        <w:t>I</w:t>
      </w:r>
      <w:r w:rsidRPr="000B78F2">
        <w:rPr>
          <w:rFonts w:cs="Calibri"/>
          <w:sz w:val="24"/>
          <w:szCs w:val="24"/>
        </w:rPr>
        <w:t xml:space="preserve"> first calculated 30-year (long-term) norm temperatures (from 1980-2009) for each month in each state. </w:t>
      </w:r>
      <w:r w:rsidR="0032000C" w:rsidRPr="000B78F2">
        <w:rPr>
          <w:rFonts w:cs="Calibri"/>
          <w:sz w:val="24"/>
          <w:szCs w:val="24"/>
        </w:rPr>
        <w:t>I</w:t>
      </w:r>
      <w:r w:rsidRPr="000B78F2">
        <w:rPr>
          <w:rFonts w:cs="Calibri"/>
          <w:sz w:val="24"/>
          <w:szCs w:val="24"/>
        </w:rPr>
        <w:t xml:space="preserve"> calculated for 30 years because it is the duration used in climate assessments</w:t>
      </w:r>
      <w:r w:rsidR="006C7FB4" w:rsidRPr="000B78F2">
        <w:rPr>
          <w:rFonts w:cs="Calibri"/>
          <w:sz w:val="24"/>
          <w:szCs w:val="24"/>
        </w:rPr>
        <w:t xml:space="preserve"> </w:t>
      </w:r>
      <w:r w:rsidR="00B32A2C" w:rsidRPr="000B78F2">
        <w:rPr>
          <w:rFonts w:cs="Calibri"/>
          <w:sz w:val="24"/>
          <w:szCs w:val="24"/>
        </w:rPr>
        <w:fldChar w:fldCharType="begin" w:fldLock="1"/>
      </w:r>
      <w:r w:rsidR="00887A44" w:rsidRPr="000B78F2">
        <w:rPr>
          <w:rFonts w:cs="Calibri"/>
          <w:sz w:val="24"/>
          <w:szCs w:val="24"/>
        </w:rPr>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edition","type":"book"},"uris":["http://www.mendeley.com/documents/?uuid=e319ccab-3c4d-4cf7-994d-a28a24676675"]}],"mendeley":{"formattedCitation":"(Wallace &amp; Hobbs, 2006)","plainTextFormattedCitation":"(Wallace &amp; Hobbs, 2006)","previouslyFormattedCitation":"(Wallace &amp; Hobbs, 2006)"},"properties":{"noteIndex":0},"schema":"https://github.com/citation-style-language/schema/raw/master/csl-citation.json"}</w:instrText>
      </w:r>
      <w:r w:rsidR="00B32A2C" w:rsidRPr="000B78F2">
        <w:rPr>
          <w:rFonts w:cs="Calibri"/>
          <w:sz w:val="24"/>
          <w:szCs w:val="24"/>
        </w:rPr>
        <w:fldChar w:fldCharType="separate"/>
      </w:r>
      <w:r w:rsidR="006C7FB4" w:rsidRPr="000B78F2">
        <w:rPr>
          <w:rFonts w:cs="Calibri"/>
          <w:noProof/>
          <w:sz w:val="24"/>
          <w:szCs w:val="24"/>
        </w:rPr>
        <w:t>(Wallace &amp; Hobbs, 2006)</w:t>
      </w:r>
      <w:r w:rsidR="00B32A2C" w:rsidRPr="000B78F2">
        <w:rPr>
          <w:rFonts w:cs="Calibri"/>
          <w:sz w:val="24"/>
          <w:szCs w:val="24"/>
        </w:rPr>
        <w:fldChar w:fldCharType="end"/>
      </w:r>
      <w:r w:rsidR="006C7FB4" w:rsidRPr="000B78F2">
        <w:rPr>
          <w:rFonts w:cs="Calibri"/>
          <w:sz w:val="24"/>
          <w:szCs w:val="24"/>
        </w:rPr>
        <w:t>.</w:t>
      </w:r>
      <w:r w:rsidR="00B32A2C" w:rsidRPr="000B78F2">
        <w:rPr>
          <w:rFonts w:cs="Calibri"/>
          <w:sz w:val="24"/>
          <w:szCs w:val="24"/>
        </w:rPr>
        <w:t xml:space="preserve"> </w:t>
      </w:r>
      <w:r w:rsidR="0032000C" w:rsidRPr="000B78F2">
        <w:rPr>
          <w:rFonts w:cs="Calibri"/>
          <w:sz w:val="24"/>
          <w:szCs w:val="24"/>
        </w:rPr>
        <w:t>I</w:t>
      </w:r>
      <w:r w:rsidRPr="000B78F2">
        <w:rPr>
          <w:rFonts w:cs="Calibri"/>
          <w:sz w:val="24"/>
          <w:szCs w:val="24"/>
        </w:rPr>
        <w:t xml:space="preserve"> subtracted</w:t>
      </w:r>
      <w:r w:rsidRPr="00DB2DBC">
        <w:rPr>
          <w:rFonts w:cs="Calibri"/>
          <w:sz w:val="24"/>
          <w:szCs w:val="24"/>
        </w:rPr>
        <w:t xml:space="preserve"> these long-term norm temperatures from respective monthly temperature values to generate a temperature anomaly time series for each month and year in each state (Figure XX</w:t>
      </w:r>
      <w:r w:rsidR="004535A5">
        <w:rPr>
          <w:rFonts w:cs="Calibri"/>
          <w:sz w:val="24"/>
          <w:szCs w:val="24"/>
        </w:rPr>
        <w:t xml:space="preserve"> in Chapter XX</w:t>
      </w:r>
      <w:r w:rsidRPr="00DB2DBC">
        <w:rPr>
          <w:rFonts w:cs="Calibri"/>
          <w:sz w:val="24"/>
          <w:szCs w:val="24"/>
        </w:rPr>
        <w:t xml:space="preserve">). </w:t>
      </w:r>
    </w:p>
    <w:p w14:paraId="307E25D0" w14:textId="13EC86A1" w:rsidR="000B78F2" w:rsidRDefault="00105AC2" w:rsidP="000E7D26">
      <w:pPr>
        <w:spacing w:line="480" w:lineRule="auto"/>
        <w:ind w:firstLine="720"/>
        <w:jc w:val="both"/>
        <w:rPr>
          <w:rFonts w:cs="Calibri"/>
          <w:sz w:val="24"/>
          <w:szCs w:val="24"/>
        </w:rPr>
      </w:pPr>
      <w:r w:rsidRPr="00DB2DBC">
        <w:rPr>
          <w:rFonts w:cs="Calibri"/>
          <w:sz w:val="24"/>
          <w:szCs w:val="24"/>
        </w:rPr>
        <w:lastRenderedPageBreak/>
        <w:t>The temperature anomaly metric measures the extent that temperature experienced in a specific month, year and state is warmer or cooler than the long-term norm to which the population of each state has acclimatised. These values can be different for neighbouring months in the same state, and neighbouring states in the same month</w:t>
      </w:r>
      <w:r w:rsidR="000E7D26">
        <w:rPr>
          <w:rFonts w:cs="Calibri"/>
          <w:sz w:val="24"/>
          <w:szCs w:val="24"/>
        </w:rPr>
        <w:t>.</w:t>
      </w:r>
    </w:p>
    <w:p w14:paraId="03774621" w14:textId="370221DC" w:rsidR="00020DF7" w:rsidRDefault="00FA37A6" w:rsidP="00895289">
      <w:pPr>
        <w:pStyle w:val="Heading2"/>
      </w:pPr>
      <w:bookmarkStart w:id="11" w:name="_Toc6058540"/>
      <w:r>
        <w:t>National m</w:t>
      </w:r>
      <w:r w:rsidR="00F01EAC" w:rsidRPr="00DF5807">
        <w:t>odel specification</w:t>
      </w:r>
      <w:bookmarkEnd w:id="11"/>
    </w:p>
    <w:p w14:paraId="67D9C28C" w14:textId="2EF7FB7A" w:rsidR="00A239F9" w:rsidRPr="00A239F9" w:rsidRDefault="00A239F9" w:rsidP="00A239F9">
      <w:pPr>
        <w:spacing w:line="480" w:lineRule="auto"/>
        <w:ind w:firstLine="720"/>
        <w:jc w:val="both"/>
        <w:rPr>
          <w:rFonts w:cs="Calibri"/>
          <w:sz w:val="24"/>
          <w:szCs w:val="24"/>
        </w:rPr>
      </w:pPr>
      <w:r w:rsidRPr="00A239F9">
        <w:rPr>
          <w:rFonts w:cs="Calibri"/>
          <w:sz w:val="24"/>
          <w:szCs w:val="24"/>
        </w:rPr>
        <w:t xml:space="preserve">The main objective of creating the model structure was to statistically infer and isolate the effect of anomalous temperature on death rates. I will discuss certain choices I made in model design, and the logic that led me to a particular choice. </w:t>
      </w:r>
    </w:p>
    <w:p w14:paraId="3CCB93B5" w14:textId="1ABBA100" w:rsidR="00020DF7" w:rsidRDefault="00AE150C" w:rsidP="00DB2DBC">
      <w:pPr>
        <w:spacing w:line="480" w:lineRule="auto"/>
        <w:ind w:firstLine="720"/>
        <w:jc w:val="both"/>
        <w:rPr>
          <w:rFonts w:cs="Calibri"/>
          <w:sz w:val="24"/>
          <w:szCs w:val="24"/>
        </w:rPr>
      </w:pPr>
      <w:r w:rsidRPr="00DB2DBC">
        <w:rPr>
          <w:rFonts w:cs="Calibri"/>
          <w:sz w:val="24"/>
          <w:szCs w:val="24"/>
        </w:rPr>
        <w:t>I</w:t>
      </w:r>
      <w:r w:rsidR="00020DF7" w:rsidRPr="00DB2DBC">
        <w:rPr>
          <w:rFonts w:cs="Calibri"/>
          <w:sz w:val="24"/>
          <w:szCs w:val="24"/>
        </w:rPr>
        <w:t xml:space="preserve"> formulated a Bayesian spatio-temporal model to directly estimate the effect of temperature anomaly on death</w:t>
      </w:r>
      <w:r w:rsidR="00994C54">
        <w:rPr>
          <w:rFonts w:cs="Calibri"/>
          <w:sz w:val="24"/>
          <w:szCs w:val="24"/>
        </w:rPr>
        <w:t>s</w:t>
      </w:r>
      <w:r w:rsidR="00020DF7" w:rsidRPr="00DB2DBC">
        <w:rPr>
          <w:rFonts w:cs="Calibri"/>
          <w:sz w:val="24"/>
          <w:szCs w:val="24"/>
        </w:rPr>
        <w:t xml:space="preserve"> rates. The outcome was deaths from </w:t>
      </w:r>
      <w:r w:rsidR="00981169">
        <w:rPr>
          <w:rFonts w:cs="Calibri"/>
          <w:sz w:val="24"/>
          <w:szCs w:val="24"/>
        </w:rPr>
        <w:t>various causes of death</w:t>
      </w:r>
      <w:r w:rsidR="00020DF7" w:rsidRPr="00DB2DBC">
        <w:rPr>
          <w:rFonts w:cs="Calibri"/>
          <w:sz w:val="24"/>
          <w:szCs w:val="24"/>
        </w:rPr>
        <w:t xml:space="preserve">. </w:t>
      </w:r>
      <w:r w:rsidRPr="00DB2DBC">
        <w:rPr>
          <w:rFonts w:cs="Calibri"/>
          <w:sz w:val="24"/>
          <w:szCs w:val="24"/>
        </w:rPr>
        <w:t>I</w:t>
      </w:r>
      <w:r w:rsidR="00020DF7" w:rsidRPr="00DB2DBC">
        <w:rPr>
          <w:rFonts w:cs="Calibri"/>
          <w:sz w:val="24"/>
          <w:szCs w:val="24"/>
        </w:rPr>
        <w:t xml:space="preserve"> carried out all analyses separately by sex and age</w:t>
      </w:r>
      <w:r w:rsidR="00997268">
        <w:rPr>
          <w:rFonts w:cs="Calibri"/>
          <w:sz w:val="24"/>
          <w:szCs w:val="24"/>
        </w:rPr>
        <w:t xml:space="preserve">, </w:t>
      </w:r>
      <w:r w:rsidR="00020DF7" w:rsidRPr="00DB2DBC">
        <w:rPr>
          <w:rFonts w:cs="Calibri"/>
          <w:sz w:val="24"/>
          <w:szCs w:val="24"/>
        </w:rPr>
        <w:t xml:space="preserve">because deaths rates </w:t>
      </w:r>
      <w:r w:rsidR="000C46C9" w:rsidRPr="00DB2DBC">
        <w:rPr>
          <w:rFonts w:cs="Calibri"/>
          <w:sz w:val="24"/>
          <w:szCs w:val="24"/>
        </w:rPr>
        <w:t xml:space="preserve">from various causes of death </w:t>
      </w:r>
      <w:r w:rsidR="00020DF7" w:rsidRPr="00DB2DBC">
        <w:rPr>
          <w:rFonts w:cs="Calibri"/>
          <w:sz w:val="24"/>
          <w:szCs w:val="24"/>
        </w:rPr>
        <w:t>vary by age group and sex</w:t>
      </w:r>
      <w:r w:rsidR="006E15AC">
        <w:rPr>
          <w:rFonts w:cs="Calibri"/>
          <w:sz w:val="24"/>
          <w:szCs w:val="24"/>
        </w:rPr>
        <w:t xml:space="preserve"> </w:t>
      </w:r>
      <w:r w:rsidR="00020DF7" w:rsidRPr="00DB2DBC">
        <w:rPr>
          <w:rFonts w:cs="Calibri"/>
          <w:sz w:val="24"/>
          <w:szCs w:val="24"/>
        </w:rPr>
        <w:fldChar w:fldCharType="begin" w:fldLock="1"/>
      </w:r>
      <w:r w:rsidR="00887A44">
        <w:rPr>
          <w:rFonts w:cs="Calibri"/>
          <w:sz w:val="24"/>
          <w:szCs w:val="24"/>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2010","type":"article-journal"},"uris":["http://www.mendeley.com/documents/?uuid=f1d7323d-6cf7-46b9-bf0b-b25e5d06bcc7"]},{"id":"ITEM-2","itemData":{"DOI":"10.7554/eLife.35500","ISSN":"2050-084X","abstract":"&lt;p&gt;In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approach","type":"article-journal","volume":"PhD"},"uris":["http://www.mendeley.com/documents/?uuid=735ffa52-a2fc-4bed-ab59-d84289752b70"]}],"mendeley":{"formattedCitation":"(Lozano et al., 2012; Parks, Bennett, Foreman, Toumi, &amp; Ezzati, 2018; Rau, 2004)","plainTextFormattedCitation":"(Lozano et al., 2012; Parks, Bennett, Foreman, Toumi, &amp; Ezzati, 2018; Rau, 2004)","previouslyFormattedCitation":"(Lozano et al., 2012; Parks, Bennett, Foreman, Toumi, &amp; Ezzati, 2018; Rau, 2004)"},"properties":{"noteIndex":0},"schema":"https://github.com/citation-style-language/schema/raw/master/csl-citation.json"}</w:instrText>
      </w:r>
      <w:r w:rsidR="00020DF7" w:rsidRPr="00DB2DBC">
        <w:rPr>
          <w:rFonts w:cs="Calibri"/>
          <w:sz w:val="24"/>
          <w:szCs w:val="24"/>
        </w:rPr>
        <w:fldChar w:fldCharType="separate"/>
      </w:r>
      <w:r w:rsidR="006C7FB4" w:rsidRPr="006C7FB4">
        <w:rPr>
          <w:rFonts w:cs="Calibri"/>
          <w:noProof/>
          <w:sz w:val="24"/>
          <w:szCs w:val="24"/>
        </w:rPr>
        <w:t>(Lozano et al., 2012; Parks, Bennett, Foreman, Toumi, &amp; Ezzati, 2018; Rau, 2004)</w:t>
      </w:r>
      <w:r w:rsidR="00020DF7" w:rsidRPr="00DB2DBC">
        <w:rPr>
          <w:rFonts w:cs="Calibri"/>
          <w:sz w:val="24"/>
          <w:szCs w:val="24"/>
        </w:rPr>
        <w:fldChar w:fldCharType="end"/>
      </w:r>
      <w:r w:rsidR="00685186">
        <w:rPr>
          <w:rFonts w:cs="Calibri"/>
          <w:sz w:val="24"/>
          <w:szCs w:val="24"/>
        </w:rPr>
        <w:t>,</w:t>
      </w:r>
      <w:r w:rsidR="00020DF7" w:rsidRPr="00DB2DBC">
        <w:rPr>
          <w:rFonts w:cs="Calibri"/>
          <w:sz w:val="24"/>
          <w:szCs w:val="24"/>
        </w:rPr>
        <w:t xml:space="preserve"> as might their associations with temperature.</w:t>
      </w:r>
    </w:p>
    <w:p w14:paraId="3B99D05A" w14:textId="6A3F6ADC" w:rsidR="00C830AB" w:rsidRDefault="001839BA" w:rsidP="000866BD">
      <w:pPr>
        <w:spacing w:line="480" w:lineRule="auto"/>
        <w:ind w:firstLine="720"/>
        <w:jc w:val="both"/>
        <w:rPr>
          <w:rFonts w:cs="Calibri"/>
          <w:sz w:val="24"/>
          <w:szCs w:val="24"/>
        </w:rPr>
      </w:pPr>
      <w:r w:rsidRPr="00DB2DBC">
        <w:rPr>
          <w:rFonts w:cs="Calibri"/>
          <w:sz w:val="24"/>
          <w:szCs w:val="24"/>
        </w:rPr>
        <w:t xml:space="preserve">As is common in the field, </w:t>
      </w:r>
      <w:r w:rsidR="00AE150C" w:rsidRPr="00DB2DBC">
        <w:rPr>
          <w:rFonts w:cs="Calibri"/>
          <w:sz w:val="24"/>
          <w:szCs w:val="24"/>
        </w:rPr>
        <w:t>I</w:t>
      </w:r>
      <w:r w:rsidR="00020DF7" w:rsidRPr="00DB2DBC">
        <w:rPr>
          <w:rFonts w:cs="Calibri"/>
          <w:sz w:val="24"/>
          <w:szCs w:val="24"/>
        </w:rPr>
        <w:t xml:space="preserve"> modelled the number of deaths in each year as following a Poisson distribution</w:t>
      </w:r>
      <w:r w:rsidR="006D3D2A" w:rsidRPr="00DB2DBC">
        <w:rPr>
          <w:rFonts w:cs="Calibri"/>
          <w:sz w:val="24"/>
          <w:szCs w:val="24"/>
        </w:rPr>
        <w:t xml:space="preserve">. For each state, </w:t>
      </w:r>
      <w:r w:rsidR="00820FB9" w:rsidRPr="00DB2DBC">
        <w:rPr>
          <w:rFonts w:cs="Calibri"/>
          <w:sz w:val="24"/>
          <w:szCs w:val="24"/>
        </w:rPr>
        <w:t>month and year, I predicted the number of deaths, being the product of death rate (</w:t>
      </w:r>
      <m:oMath>
        <m:sSub>
          <m:sSubPr>
            <m:ctrlPr>
              <w:rPr>
                <w:rFonts w:ascii="Cambria Math" w:hAnsi="Cambria Math" w:cs="Calibri"/>
                <w:i/>
                <w:sz w:val="24"/>
                <w:szCs w:val="24"/>
              </w:rPr>
            </m:ctrlPr>
          </m:sSubPr>
          <m:e>
            <m:r>
              <w:rPr>
                <w:rFonts w:ascii="Cambria Math" w:hAnsi="Cambria Math" w:cs="Calibri"/>
                <w:sz w:val="24"/>
                <w:szCs w:val="24"/>
              </w:rPr>
              <m:t>death rate</m:t>
            </m:r>
          </m:e>
          <m:sub>
            <m:r>
              <w:rPr>
                <w:rFonts w:ascii="Cambria Math" w:hAnsi="Cambria Math" w:cs="Calibri"/>
                <w:sz w:val="24"/>
                <w:szCs w:val="24"/>
              </w:rPr>
              <m:t>state-month-year</m:t>
            </m:r>
          </m:sub>
        </m:sSub>
      </m:oMath>
      <w:r w:rsidR="00820FB9" w:rsidRPr="00DB2DBC">
        <w:rPr>
          <w:rFonts w:cs="Calibri"/>
          <w:sz w:val="24"/>
          <w:szCs w:val="24"/>
        </w:rPr>
        <w:t>) and population (</w:t>
      </w:r>
      <m:oMath>
        <m:sSub>
          <m:sSubPr>
            <m:ctrlPr>
              <w:rPr>
                <w:rFonts w:ascii="Cambria Math" w:hAnsi="Cambria Math" w:cs="Calibri"/>
                <w:i/>
                <w:sz w:val="24"/>
                <w:szCs w:val="24"/>
              </w:rPr>
            </m:ctrlPr>
          </m:sSubPr>
          <m:e>
            <m:r>
              <w:rPr>
                <w:rFonts w:ascii="Cambria Math" w:hAnsi="Cambria Math" w:cs="Calibri"/>
                <w:sz w:val="24"/>
                <w:szCs w:val="24"/>
              </w:rPr>
              <m:t>population</m:t>
            </m:r>
          </m:e>
          <m:sub>
            <m:r>
              <w:rPr>
                <w:rFonts w:ascii="Cambria Math" w:hAnsi="Cambria Math" w:cs="Calibri"/>
                <w:sz w:val="24"/>
                <w:szCs w:val="24"/>
              </w:rPr>
              <m:t>state-month-year</m:t>
            </m:r>
          </m:sub>
        </m:sSub>
      </m:oMath>
      <w:r w:rsidR="00820FB9" w:rsidRPr="00DB2DBC">
        <w:rPr>
          <w:rFonts w:cs="Calibri"/>
          <w:sz w:val="24"/>
          <w:szCs w:val="24"/>
        </w:rPr>
        <w:t>), evaluating against the observed number of deaths (</w:t>
      </w:r>
      <m:oMath>
        <m:sSub>
          <m:sSubPr>
            <m:ctrlPr>
              <w:rPr>
                <w:rFonts w:ascii="Cambria Math" w:hAnsi="Cambria Math" w:cs="Calibri"/>
                <w:i/>
                <w:sz w:val="24"/>
                <w:szCs w:val="24"/>
              </w:rPr>
            </m:ctrlPr>
          </m:sSubPr>
          <m:e>
            <m:r>
              <w:rPr>
                <w:rFonts w:ascii="Cambria Math" w:hAnsi="Cambria Math" w:cs="Calibri"/>
                <w:sz w:val="24"/>
                <w:szCs w:val="24"/>
              </w:rPr>
              <m:t>deaths</m:t>
            </m:r>
          </m:e>
          <m:sub>
            <m:r>
              <w:rPr>
                <w:rFonts w:ascii="Cambria Math" w:hAnsi="Cambria Math" w:cs="Calibri"/>
                <w:sz w:val="24"/>
                <w:szCs w:val="24"/>
              </w:rPr>
              <m:t>state-month-year</m:t>
            </m:r>
          </m:sub>
        </m:sSub>
      </m:oMath>
      <w:r w:rsidR="00820FB9" w:rsidRPr="00DB2DBC">
        <w:rPr>
          <w:rFonts w:cs="Calibri"/>
          <w:sz w:val="24"/>
          <w:szCs w:val="24"/>
        </w:rPr>
        <w:t xml:space="preserve">) as shown in </w:t>
      </w:r>
      <w:r w:rsidR="001D796F">
        <w:rPr>
          <w:rFonts w:cs="Calibri"/>
          <w:sz w:val="24"/>
          <w:szCs w:val="24"/>
        </w:rPr>
        <w:fldChar w:fldCharType="begin"/>
      </w:r>
      <w:r w:rsidR="001D796F">
        <w:rPr>
          <w:rFonts w:cs="Calibri"/>
          <w:sz w:val="24"/>
          <w:szCs w:val="24"/>
        </w:rPr>
        <w:instrText xml:space="preserve"> REF _Ref5630560 \h </w:instrText>
      </w:r>
      <w:r w:rsidR="001D796F">
        <w:rPr>
          <w:rFonts w:cs="Calibri"/>
          <w:sz w:val="24"/>
          <w:szCs w:val="24"/>
        </w:rPr>
      </w:r>
      <w:r w:rsidR="001D796F">
        <w:rPr>
          <w:rFonts w:cs="Calibri"/>
          <w:sz w:val="24"/>
          <w:szCs w:val="24"/>
        </w:rPr>
        <w:fldChar w:fldCharType="separate"/>
      </w:r>
      <w:r w:rsidR="00641DCC" w:rsidRPr="000F0DE0">
        <w:rPr>
          <w:b/>
        </w:rPr>
        <w:t xml:space="preserve">Equation </w:t>
      </w:r>
      <w:r w:rsidR="00641DCC">
        <w:rPr>
          <w:b/>
          <w:noProof/>
        </w:rPr>
        <w:t>1</w:t>
      </w:r>
      <w:r w:rsidR="001D796F">
        <w:rPr>
          <w:rFonts w:cs="Calibri"/>
          <w:sz w:val="24"/>
          <w:szCs w:val="24"/>
        </w:rPr>
        <w:fldChar w:fldCharType="end"/>
      </w:r>
      <w:r w:rsidR="000866BD">
        <w:rPr>
          <w:rFonts w:cs="Calibri"/>
          <w:sz w:val="24"/>
          <w:szCs w:val="24"/>
        </w:rPr>
        <w:t>:</w:t>
      </w:r>
    </w:p>
    <w:p w14:paraId="382E2B90" w14:textId="77777777" w:rsidR="000866BD" w:rsidRPr="00DB2DBC" w:rsidRDefault="000866BD" w:rsidP="00212E11">
      <w:pPr>
        <w:suppressLineNumbers/>
        <w:spacing w:line="480" w:lineRule="auto"/>
        <w:ind w:firstLine="720"/>
        <w:jc w:val="both"/>
        <w:rPr>
          <w:rFonts w:cs="Calibri"/>
          <w:sz w:val="24"/>
          <w:szCs w:val="24"/>
        </w:rPr>
      </w:pPr>
    </w:p>
    <w:p w14:paraId="210469C7" w14:textId="70824034" w:rsidR="000F0DE0" w:rsidRDefault="005F316A" w:rsidP="000F0DE0">
      <w:pPr>
        <w:keepNext/>
        <w:spacing w:line="480" w:lineRule="auto"/>
        <w:jc w:val="both"/>
      </w:pPr>
      <m:oMathPara>
        <m:oMath>
          <m:sSub>
            <m:sSubPr>
              <m:ctrlPr>
                <w:rPr>
                  <w:rFonts w:ascii="Cambria Math" w:hAnsi="Cambria Math" w:cs="Calibri"/>
                  <w:i/>
                  <w:sz w:val="24"/>
                  <w:szCs w:val="24"/>
                </w:rPr>
              </m:ctrlPr>
            </m:sSubPr>
            <m:e>
              <m:r>
                <w:rPr>
                  <w:rFonts w:ascii="Cambria Math" w:hAnsi="Cambria Math" w:cs="Calibri"/>
                  <w:sz w:val="24"/>
                  <w:szCs w:val="24"/>
                </w:rPr>
                <m:t>deaths</m:t>
              </m:r>
            </m:e>
            <m:sub>
              <m:r>
                <w:rPr>
                  <w:rFonts w:ascii="Cambria Math" w:hAnsi="Cambria Math" w:cs="Calibri"/>
                  <w:sz w:val="24"/>
                  <w:szCs w:val="24"/>
                </w:rPr>
                <m:t>state-month-year</m:t>
              </m:r>
            </m:sub>
          </m:sSub>
          <m:r>
            <w:rPr>
              <w:rFonts w:ascii="Cambria Math" w:hAnsi="Cambria Math" w:cs="Calibri"/>
              <w:sz w:val="24"/>
              <w:szCs w:val="24"/>
            </w:rPr>
            <m:t xml:space="preserve"> ~ </m:t>
          </m:r>
          <m:r>
            <m:rPr>
              <m:nor/>
            </m:rPr>
            <w:rPr>
              <w:rFonts w:ascii="Cambria Math" w:hAnsi="Cambria Math" w:cs="Calibri"/>
              <w:sz w:val="24"/>
              <w:szCs w:val="24"/>
            </w:rPr>
            <m:t>Poisson</m:t>
          </m:r>
          <m: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death rate</m:t>
              </m:r>
            </m:e>
            <m:sub>
              <m:r>
                <w:rPr>
                  <w:rFonts w:ascii="Cambria Math" w:hAnsi="Cambria Math" w:cs="Calibri"/>
                  <w:sz w:val="24"/>
                  <w:szCs w:val="24"/>
                </w:rPr>
                <m:t>state-month-year</m:t>
              </m:r>
            </m:sub>
          </m:sSub>
          <m:r>
            <w:rPr>
              <w:rFonts w:ascii="Cambria Math" w:hAnsi="Cambria Math" w:cs="Calibri"/>
              <w:sz w:val="24"/>
              <w:szCs w:val="24"/>
            </w:rPr>
            <m:t xml:space="preserve"> . </m:t>
          </m:r>
          <m:sSub>
            <m:sSubPr>
              <m:ctrlPr>
                <w:rPr>
                  <w:rFonts w:ascii="Cambria Math" w:hAnsi="Cambria Math" w:cs="Calibri"/>
                  <w:i/>
                  <w:sz w:val="24"/>
                  <w:szCs w:val="24"/>
                </w:rPr>
              </m:ctrlPr>
            </m:sSubPr>
            <m:e>
              <m:r>
                <w:rPr>
                  <w:rFonts w:ascii="Cambria Math" w:hAnsi="Cambria Math" w:cs="Calibri"/>
                  <w:sz w:val="24"/>
                  <w:szCs w:val="24"/>
                </w:rPr>
                <m:t>population</m:t>
              </m:r>
            </m:e>
            <m:sub>
              <m:r>
                <w:rPr>
                  <w:rFonts w:ascii="Cambria Math" w:hAnsi="Cambria Math" w:cs="Calibri"/>
                  <w:sz w:val="24"/>
                  <w:szCs w:val="24"/>
                </w:rPr>
                <m:t>state-month-year</m:t>
              </m:r>
            </m:sub>
          </m:sSub>
          <m:r>
            <w:rPr>
              <w:rFonts w:ascii="Cambria Math" w:hAnsi="Cambria Math" w:cs="Calibri"/>
              <w:sz w:val="24"/>
              <w:szCs w:val="24"/>
            </w:rPr>
            <m:t>)</m:t>
          </m:r>
        </m:oMath>
      </m:oMathPara>
    </w:p>
    <w:p w14:paraId="39F884A2" w14:textId="2AD79E49" w:rsidR="00020DF7" w:rsidRPr="00DB2DBC" w:rsidRDefault="000F0DE0" w:rsidP="000F0DE0">
      <w:pPr>
        <w:jc w:val="center"/>
        <w:rPr>
          <w:rFonts w:cs="Calibri"/>
          <w:sz w:val="24"/>
          <w:szCs w:val="24"/>
        </w:rPr>
      </w:pPr>
      <w:bookmarkStart w:id="12" w:name="_Ref5630560"/>
      <w:bookmarkStart w:id="13" w:name="_Toc5971399"/>
      <w:r w:rsidRPr="000F0DE0">
        <w:rPr>
          <w:b/>
        </w:rPr>
        <w:t xml:space="preserve">Equation </w:t>
      </w:r>
      <w:r w:rsidRPr="000F0DE0">
        <w:rPr>
          <w:b/>
        </w:rPr>
        <w:fldChar w:fldCharType="begin"/>
      </w:r>
      <w:r w:rsidRPr="000F0DE0">
        <w:rPr>
          <w:b/>
        </w:rPr>
        <w:instrText xml:space="preserve"> SEQ Equation \* ARABIC </w:instrText>
      </w:r>
      <w:r w:rsidRPr="000F0DE0">
        <w:rPr>
          <w:b/>
        </w:rPr>
        <w:fldChar w:fldCharType="separate"/>
      </w:r>
      <w:r w:rsidR="00641DCC">
        <w:rPr>
          <w:b/>
          <w:noProof/>
        </w:rPr>
        <w:t>1</w:t>
      </w:r>
      <w:r w:rsidRPr="000F0DE0">
        <w:rPr>
          <w:b/>
        </w:rPr>
        <w:fldChar w:fldCharType="end"/>
      </w:r>
      <w:bookmarkEnd w:id="12"/>
      <w:r>
        <w:t>. Temperature model data likelihood.</w:t>
      </w:r>
      <w:bookmarkEnd w:id="13"/>
    </w:p>
    <w:p w14:paraId="5A15585B" w14:textId="77777777" w:rsidR="00C830AB" w:rsidRPr="00DB2DBC" w:rsidRDefault="00C830AB" w:rsidP="00212E11">
      <w:pPr>
        <w:suppressLineNumbers/>
        <w:jc w:val="both"/>
        <w:rPr>
          <w:rFonts w:cs="Calibri"/>
          <w:sz w:val="24"/>
          <w:szCs w:val="24"/>
        </w:rPr>
      </w:pPr>
    </w:p>
    <w:p w14:paraId="38337B3F" w14:textId="4072A11C" w:rsidR="00045246" w:rsidRPr="00DB2DBC" w:rsidRDefault="008F0D8A" w:rsidP="00020DF7">
      <w:pPr>
        <w:spacing w:line="480" w:lineRule="auto"/>
        <w:jc w:val="both"/>
        <w:rPr>
          <w:rFonts w:cs="Calibri"/>
          <w:sz w:val="24"/>
          <w:szCs w:val="24"/>
        </w:rPr>
      </w:pPr>
      <w:r>
        <w:rPr>
          <w:rFonts w:cs="Calibri"/>
          <w:sz w:val="24"/>
          <w:szCs w:val="24"/>
        </w:rPr>
        <w:lastRenderedPageBreak/>
        <w:t xml:space="preserve">I modelled the predicted </w:t>
      </w:r>
      <w:r w:rsidR="00020DF7" w:rsidRPr="00DB2DBC">
        <w:rPr>
          <w:rFonts w:cs="Calibri"/>
          <w:sz w:val="24"/>
          <w:szCs w:val="24"/>
        </w:rPr>
        <w:t>log-transformed death rates as a sum of components that depend on location (</w:t>
      </w:r>
      <m:oMath>
        <m:r>
          <w:rPr>
            <w:rFonts w:ascii="Cambria Math" w:hAnsi="Cambria Math" w:cs="Calibri"/>
            <w:sz w:val="24"/>
            <w:szCs w:val="24"/>
          </w:rPr>
          <m:t>state</m:t>
        </m:r>
      </m:oMath>
      <w:r w:rsidR="00020DF7" w:rsidRPr="00DB2DBC">
        <w:rPr>
          <w:rFonts w:cs="Calibri"/>
          <w:sz w:val="24"/>
          <w:szCs w:val="24"/>
        </w:rPr>
        <w:t>) of death, month of year</w:t>
      </w:r>
      <w:r w:rsidR="000151B7" w:rsidRPr="00DB2DBC">
        <w:rPr>
          <w:rFonts w:cs="Calibri"/>
          <w:sz w:val="24"/>
          <w:szCs w:val="24"/>
        </w:rPr>
        <w:t xml:space="preserve"> (</w:t>
      </w:r>
      <m:oMath>
        <m:r>
          <w:rPr>
            <w:rFonts w:ascii="Cambria Math" w:hAnsi="Cambria Math" w:cs="Calibri"/>
            <w:sz w:val="24"/>
            <w:szCs w:val="24"/>
          </w:rPr>
          <m:t>month</m:t>
        </m:r>
      </m:oMath>
      <w:r w:rsidR="000151B7" w:rsidRPr="00DB2DBC">
        <w:rPr>
          <w:rFonts w:cs="Calibri"/>
          <w:sz w:val="24"/>
          <w:szCs w:val="24"/>
        </w:rPr>
        <w:t>)</w:t>
      </w:r>
      <w:r w:rsidR="00020DF7" w:rsidRPr="00DB2DBC">
        <w:rPr>
          <w:rFonts w:cs="Calibri"/>
          <w:sz w:val="24"/>
          <w:szCs w:val="24"/>
        </w:rPr>
        <w:t>, overall time (</w:t>
      </w:r>
      <m:oMath>
        <m:r>
          <w:rPr>
            <w:rFonts w:ascii="Cambria Math" w:hAnsi="Cambria Math" w:cs="Calibri"/>
            <w:sz w:val="24"/>
            <w:szCs w:val="24"/>
          </w:rPr>
          <m:t>month</m:t>
        </m:r>
      </m:oMath>
      <w:r w:rsidR="000151B7" w:rsidRPr="00DB2DBC">
        <w:rPr>
          <w:rFonts w:cs="Calibri"/>
          <w:sz w:val="24"/>
          <w:szCs w:val="24"/>
        </w:rPr>
        <w:t>-</w:t>
      </w:r>
      <m:oMath>
        <m:r>
          <w:rPr>
            <w:rFonts w:ascii="Cambria Math" w:hAnsi="Cambria Math" w:cs="Calibri"/>
            <w:sz w:val="24"/>
            <w:szCs w:val="24"/>
          </w:rPr>
          <m:t>year</m:t>
        </m:r>
      </m:oMath>
      <w:r w:rsidR="00020DF7" w:rsidRPr="00DB2DBC">
        <w:rPr>
          <w:rFonts w:cs="Calibri"/>
          <w:sz w:val="24"/>
          <w:szCs w:val="24"/>
        </w:rPr>
        <w:t>) and temperature anomaly</w:t>
      </w:r>
      <w:r w:rsidR="00483BB3">
        <w:rPr>
          <w:rFonts w:cs="Calibri"/>
          <w:sz w:val="24"/>
          <w:szCs w:val="24"/>
        </w:rPr>
        <w:t xml:space="preserve"> (</w:t>
      </w:r>
      <m:oMath>
        <m:r>
          <w:rPr>
            <w:rFonts w:ascii="Cambria Math" w:hAnsi="Cambria Math" w:cs="Calibri"/>
            <w:sz w:val="24"/>
            <w:szCs w:val="24"/>
          </w:rPr>
          <m:t>Anomaly</m:t>
        </m:r>
      </m:oMath>
      <w:r w:rsidR="00483BB3">
        <w:rPr>
          <w:rFonts w:cs="Calibri"/>
          <w:sz w:val="24"/>
          <w:szCs w:val="24"/>
        </w:rPr>
        <w:t>)</w:t>
      </w:r>
      <w:r w:rsidR="00F17E52" w:rsidRPr="00DB2DBC">
        <w:rPr>
          <w:rFonts w:cs="Calibri"/>
          <w:sz w:val="24"/>
          <w:szCs w:val="24"/>
        </w:rPr>
        <w:t xml:space="preserve"> as shown in</w:t>
      </w:r>
      <w:r w:rsidR="00503186">
        <w:rPr>
          <w:rFonts w:cs="Calibri"/>
          <w:sz w:val="24"/>
          <w:szCs w:val="24"/>
        </w:rPr>
        <w:t xml:space="preserve"> </w:t>
      </w:r>
      <w:r w:rsidR="00503186">
        <w:rPr>
          <w:rFonts w:cs="Calibri"/>
          <w:sz w:val="24"/>
          <w:szCs w:val="24"/>
        </w:rPr>
        <w:fldChar w:fldCharType="begin"/>
      </w:r>
      <w:r w:rsidR="00503186">
        <w:rPr>
          <w:rFonts w:cs="Calibri"/>
          <w:sz w:val="24"/>
          <w:szCs w:val="24"/>
        </w:rPr>
        <w:instrText xml:space="preserve"> REF _Ref5574051 \h </w:instrText>
      </w:r>
      <w:r w:rsidR="00503186">
        <w:rPr>
          <w:rFonts w:cs="Calibri"/>
          <w:sz w:val="24"/>
          <w:szCs w:val="24"/>
        </w:rPr>
      </w:r>
      <w:r w:rsidR="00503186">
        <w:rPr>
          <w:rFonts w:cs="Calibri"/>
          <w:sz w:val="24"/>
          <w:szCs w:val="24"/>
        </w:rPr>
        <w:fldChar w:fldCharType="separate"/>
      </w:r>
      <w:r w:rsidR="00641DCC" w:rsidRPr="00A91EA9">
        <w:rPr>
          <w:b/>
        </w:rPr>
        <w:t xml:space="preserve">Equation </w:t>
      </w:r>
      <w:r w:rsidR="00641DCC">
        <w:rPr>
          <w:b/>
          <w:noProof/>
        </w:rPr>
        <w:t>2</w:t>
      </w:r>
      <w:r w:rsidR="00503186">
        <w:rPr>
          <w:rFonts w:cs="Calibri"/>
          <w:sz w:val="24"/>
          <w:szCs w:val="24"/>
        </w:rPr>
        <w:fldChar w:fldCharType="end"/>
      </w:r>
      <w:r w:rsidR="00570B10">
        <w:rPr>
          <w:rFonts w:cs="Calibri"/>
          <w:sz w:val="24"/>
          <w:szCs w:val="24"/>
        </w:rPr>
        <w:t>:</w:t>
      </w:r>
    </w:p>
    <w:p w14:paraId="4B4CE8A4" w14:textId="192FEDDC" w:rsidR="00020DF7" w:rsidRPr="00DB2DBC" w:rsidRDefault="005F316A" w:rsidP="00A91EA9">
      <w:pPr>
        <w:keepNext/>
        <w:jc w:val="both"/>
        <w:rPr>
          <w:rFonts w:cs="Calibri"/>
          <w:color w:val="FFFFFF" w:themeColor="background1"/>
          <w:sz w:val="24"/>
          <w:szCs w:val="24"/>
        </w:rPr>
      </w:pPr>
      <m:oMathPara>
        <m:oMath>
          <m:func>
            <m:funcPr>
              <m:ctrlPr>
                <w:rPr>
                  <w:rFonts w:ascii="Cambria Math" w:hAnsi="Cambria Math" w:cs="Calibri"/>
                  <w:i/>
                  <w:sz w:val="24"/>
                  <w:szCs w:val="24"/>
                </w:rPr>
              </m:ctrlPr>
            </m:funcPr>
            <m:fName>
              <m:r>
                <m:rPr>
                  <m:sty m:val="p"/>
                </m:rPr>
                <w:rPr>
                  <w:rFonts w:ascii="Cambria Math" w:hAnsi="Cambria Math" w:cs="Calibri"/>
                  <w:sz w:val="24"/>
                  <w:szCs w:val="24"/>
                </w:rPr>
                <m:t>log</m:t>
              </m:r>
            </m:fName>
            <m:e>
              <m:d>
                <m:dPr>
                  <m:ctrlPr>
                    <w:rPr>
                      <w:rFonts w:ascii="Cambria Math" w:hAnsi="Cambria Math" w:cs="Calibri"/>
                      <w:i/>
                      <w:sz w:val="24"/>
                      <w:szCs w:val="24"/>
                    </w:rPr>
                  </m:ctrlPr>
                </m:dPr>
                <m:e>
                  <m:sSub>
                    <m:sSubPr>
                      <m:ctrlPr>
                        <w:rPr>
                          <w:rFonts w:ascii="Cambria Math" w:hAnsi="Cambria Math" w:cs="Calibri"/>
                          <w:i/>
                          <w:sz w:val="24"/>
                          <w:szCs w:val="24"/>
                        </w:rPr>
                      </m:ctrlPr>
                    </m:sSubPr>
                    <m:e>
                      <m:r>
                        <w:rPr>
                          <w:rFonts w:ascii="Cambria Math" w:hAnsi="Cambria Math" w:cs="Calibri"/>
                          <w:sz w:val="24"/>
                          <w:szCs w:val="24"/>
                        </w:rPr>
                        <m:t>death rate</m:t>
                      </m:r>
                    </m:e>
                    <m:sub>
                      <m:r>
                        <w:rPr>
                          <w:rFonts w:ascii="Cambria Math" w:hAnsi="Cambria Math" w:cs="Calibri"/>
                          <w:sz w:val="24"/>
                          <w:szCs w:val="24"/>
                        </w:rPr>
                        <m:t>state-month-year</m:t>
                      </m:r>
                    </m:sub>
                  </m:sSub>
                  <m:r>
                    <w:rPr>
                      <w:rFonts w:ascii="Cambria Math" w:hAnsi="Cambria Math" w:cs="Calibri"/>
                      <w:sz w:val="24"/>
                      <w:szCs w:val="24"/>
                    </w:rPr>
                    <m:t xml:space="preserve"> </m:t>
                  </m:r>
                </m:e>
              </m:d>
            </m:e>
          </m:func>
          <m:r>
            <m:rPr>
              <m:aln/>
            </m:rPr>
            <w:rPr>
              <w:rFonts w:ascii="Cambria Math" w:hAnsi="Cambria Math" w:cs="Calibri"/>
              <w:sz w:val="24"/>
              <w:szCs w:val="24"/>
            </w:rPr>
            <m:t xml:space="preserve">= </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w:rPr>
              <w:rFonts w:ascii="Cambria Math" w:hAnsi="Cambria Math" w:cs="Calibri"/>
              <w:sz w:val="24"/>
              <w:szCs w:val="24"/>
            </w:rPr>
            <m:t xml:space="preserve"> </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r>
            <m:rPr>
              <m:sty m:val="p"/>
            </m:rPr>
            <w:rPr>
              <w:rFonts w:ascii="Cambria Math" w:hAnsi="Cambria Math" w:cs="Calibri"/>
              <w:sz w:val="24"/>
              <w:szCs w:val="24"/>
              <w:vertAlign w:val="subscript"/>
            </w:rPr>
            <m:t xml:space="preserve"> </m:t>
          </m:r>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ɛ</m:t>
              </m:r>
            </m:e>
            <m:sub>
              <m:r>
                <w:rPr>
                  <w:rFonts w:ascii="Cambria Math" w:hAnsi="Cambria Math" w:cs="Calibri"/>
                  <w:sz w:val="24"/>
                  <w:szCs w:val="24"/>
                  <w:vertAlign w:val="subscript"/>
                </w:rPr>
                <m:t>state-month-year</m:t>
              </m:r>
            </m:sub>
          </m:sSub>
          <m:r>
            <m:rPr>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r>
            <m:rPr>
              <m:sty m:val="p"/>
            </m:rP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Anomaly</m:t>
              </m:r>
            </m:e>
            <m:sub>
              <m:r>
                <w:rPr>
                  <w:rFonts w:ascii="Cambria Math" w:hAnsi="Cambria Math" w:cs="Calibri"/>
                  <w:sz w:val="24"/>
                  <w:szCs w:val="24"/>
                  <w:vertAlign w:val="subscript"/>
                </w:rPr>
                <m:t>state-month</m:t>
              </m:r>
            </m:sub>
          </m:sSub>
          <m:r>
            <m:rPr>
              <m:aln/>
            </m:rPr>
            <w:rPr>
              <w:rFonts w:ascii="Cambria Math" w:hAnsi="Cambria Math" w:cs="Calibri"/>
              <w:color w:val="FFFFFF" w:themeColor="background1"/>
              <w:sz w:val="24"/>
              <w:szCs w:val="24"/>
            </w:rPr>
            <m:t>+</m:t>
          </m:r>
        </m:oMath>
      </m:oMathPara>
    </w:p>
    <w:p w14:paraId="2C3FA150" w14:textId="3818F5AC" w:rsidR="00570B10" w:rsidRDefault="00A91EA9" w:rsidP="001104F6">
      <w:pPr>
        <w:jc w:val="center"/>
      </w:pPr>
      <w:bookmarkStart w:id="14" w:name="_Ref5574051"/>
      <w:bookmarkStart w:id="15" w:name="_Toc5971400"/>
      <w:r w:rsidRPr="00A91EA9">
        <w:rPr>
          <w:b/>
        </w:rPr>
        <w:t xml:space="preserve">Equation </w:t>
      </w:r>
      <w:r w:rsidRPr="00A91EA9">
        <w:rPr>
          <w:b/>
        </w:rPr>
        <w:fldChar w:fldCharType="begin"/>
      </w:r>
      <w:r w:rsidRPr="00A91EA9">
        <w:rPr>
          <w:b/>
        </w:rPr>
        <w:instrText xml:space="preserve"> SEQ Equation \* ARABIC </w:instrText>
      </w:r>
      <w:r w:rsidRPr="00A91EA9">
        <w:rPr>
          <w:b/>
        </w:rPr>
        <w:fldChar w:fldCharType="separate"/>
      </w:r>
      <w:r w:rsidR="00641DCC">
        <w:rPr>
          <w:b/>
          <w:noProof/>
        </w:rPr>
        <w:t>2</w:t>
      </w:r>
      <w:r w:rsidRPr="00A91EA9">
        <w:rPr>
          <w:b/>
        </w:rPr>
        <w:fldChar w:fldCharType="end"/>
      </w:r>
      <w:bookmarkEnd w:id="14"/>
      <w:r>
        <w:t>. National temperature model</w:t>
      </w:r>
      <w:bookmarkEnd w:id="15"/>
    </w:p>
    <w:p w14:paraId="13786656" w14:textId="77777777" w:rsidR="001104F6" w:rsidRPr="001104F6" w:rsidRDefault="001104F6" w:rsidP="00061A6B">
      <w:pPr>
        <w:suppressLineNumbers/>
        <w:jc w:val="center"/>
      </w:pPr>
    </w:p>
    <w:p w14:paraId="48077AA3" w14:textId="34542774" w:rsidR="00475DFF" w:rsidRDefault="00821718" w:rsidP="00E33C91">
      <w:pPr>
        <w:spacing w:line="480" w:lineRule="auto"/>
        <w:ind w:firstLine="720"/>
        <w:jc w:val="both"/>
        <w:rPr>
          <w:rFonts w:cs="Calibri"/>
          <w:sz w:val="24"/>
          <w:szCs w:val="24"/>
        </w:rPr>
      </w:pPr>
      <w:r w:rsidRPr="00DB2DBC">
        <w:rPr>
          <w:rFonts w:cs="Calibri"/>
          <w:sz w:val="24"/>
          <w:szCs w:val="24"/>
        </w:rPr>
        <w:t>In summary,</w:t>
      </w:r>
      <w:r w:rsidR="00475DFF" w:rsidRPr="00DB2DBC">
        <w:rPr>
          <w:rFonts w:cs="Calibri"/>
          <w:sz w:val="24"/>
          <w:szCs w:val="24"/>
        </w:rPr>
        <w:t xml:space="preserve"> the </w:t>
      </w:r>
      <m:oMath>
        <m:r>
          <w:rPr>
            <w:rFonts w:ascii="Cambria Math" w:hAnsi="Cambria Math" w:cs="Calibri"/>
            <w:sz w:val="24"/>
            <w:szCs w:val="24"/>
          </w:rPr>
          <m:t>α</m:t>
        </m:r>
      </m:oMath>
      <w:r w:rsidR="00AD7B70" w:rsidRPr="00DB2DBC">
        <w:rPr>
          <w:rFonts w:cs="Calibri"/>
          <w:sz w:val="24"/>
          <w:szCs w:val="24"/>
        </w:rPr>
        <w:t xml:space="preserve"> </w:t>
      </w:r>
      <w:r w:rsidR="00475DFF" w:rsidRPr="00DB2DBC">
        <w:rPr>
          <w:rFonts w:cs="Calibri"/>
          <w:sz w:val="24"/>
          <w:szCs w:val="24"/>
        </w:rPr>
        <w:t xml:space="preserve">parameters are intercepts, </w:t>
      </w:r>
      <m:oMath>
        <m:r>
          <w:rPr>
            <w:rFonts w:ascii="Cambria Math" w:hAnsi="Cambria Math" w:cs="Calibri"/>
            <w:sz w:val="24"/>
            <w:szCs w:val="24"/>
          </w:rPr>
          <m:t>β</m:t>
        </m:r>
      </m:oMath>
      <w:r w:rsidR="00AD7B70" w:rsidRPr="00DB2DBC">
        <w:rPr>
          <w:rFonts w:cs="Calibri"/>
          <w:sz w:val="24"/>
          <w:szCs w:val="24"/>
        </w:rPr>
        <w:t xml:space="preserve"> </w:t>
      </w:r>
      <w:r w:rsidR="00475DFF" w:rsidRPr="00DB2DBC">
        <w:rPr>
          <w:rFonts w:cs="Calibri"/>
          <w:sz w:val="24"/>
          <w:szCs w:val="24"/>
        </w:rPr>
        <w:t xml:space="preserve">parameters are temporal slopes, </w:t>
      </w:r>
      <w:r w:rsidRPr="00DB2DBC">
        <w:rPr>
          <w:rFonts w:cs="Calibri"/>
          <w:sz w:val="24"/>
          <w:szCs w:val="24"/>
        </w:rPr>
        <w:t xml:space="preserve">the </w:t>
      </w:r>
      <m:oMath>
        <m:r>
          <w:rPr>
            <w:rFonts w:ascii="Cambria Math" w:hAnsi="Cambria Math" w:cs="Calibri"/>
            <w:sz w:val="24"/>
            <w:szCs w:val="24"/>
          </w:rPr>
          <m:t>ν</m:t>
        </m:r>
      </m:oMath>
      <w:r w:rsidR="00AD7B70" w:rsidRPr="00DB2DBC">
        <w:rPr>
          <w:rFonts w:cs="Calibri"/>
          <w:sz w:val="24"/>
          <w:szCs w:val="24"/>
        </w:rPr>
        <w:t xml:space="preserve"> </w:t>
      </w:r>
      <w:r w:rsidRPr="00DB2DBC">
        <w:rPr>
          <w:rFonts w:cs="Calibri"/>
          <w:sz w:val="24"/>
          <w:szCs w:val="24"/>
        </w:rPr>
        <w:t xml:space="preserve">parameter is a random walk over time, the </w:t>
      </w:r>
      <m:oMath>
        <m:r>
          <w:rPr>
            <w:rFonts w:ascii="Cambria Math" w:hAnsi="Cambria Math" w:cs="Calibri"/>
            <w:sz w:val="24"/>
            <w:szCs w:val="24"/>
          </w:rPr>
          <m:t>ɛ</m:t>
        </m:r>
      </m:oMath>
      <w:r w:rsidR="00AD7B70" w:rsidRPr="00DB2DBC">
        <w:rPr>
          <w:rFonts w:cs="Calibri"/>
          <w:sz w:val="24"/>
          <w:szCs w:val="24"/>
        </w:rPr>
        <w:t xml:space="preserve"> </w:t>
      </w:r>
      <w:r w:rsidRPr="00DB2DBC">
        <w:rPr>
          <w:rFonts w:cs="Calibri"/>
          <w:sz w:val="24"/>
          <w:szCs w:val="24"/>
        </w:rPr>
        <w:t xml:space="preserve">parameter is the overdispersion term and the </w:t>
      </w:r>
      <m:oMath>
        <m:r>
          <m:rPr>
            <m:sty m:val="p"/>
          </m:rPr>
          <w:rPr>
            <w:rFonts w:ascii="Cambria Math" w:hAnsi="Cambria Math" w:cs="Calibri"/>
            <w:sz w:val="24"/>
            <w:szCs w:val="24"/>
          </w:rPr>
          <m:t>γ</m:t>
        </m:r>
      </m:oMath>
      <w:r w:rsidRPr="00DB2DBC">
        <w:rPr>
          <w:rFonts w:cs="Calibri"/>
          <w:sz w:val="24"/>
          <w:szCs w:val="24"/>
        </w:rPr>
        <w:t xml:space="preserve"> parameter</w:t>
      </w:r>
      <w:r w:rsidR="00AD7B70" w:rsidRPr="00DB2DBC">
        <w:rPr>
          <w:rFonts w:cs="Calibri"/>
          <w:sz w:val="24"/>
          <w:szCs w:val="24"/>
        </w:rPr>
        <w:t xml:space="preserve"> represent</w:t>
      </w:r>
      <w:r w:rsidR="00A72352">
        <w:rPr>
          <w:rFonts w:cs="Calibri"/>
          <w:sz w:val="24"/>
          <w:szCs w:val="24"/>
        </w:rPr>
        <w:t>s</w:t>
      </w:r>
      <w:r w:rsidR="00AD7B70" w:rsidRPr="00DB2DBC">
        <w:rPr>
          <w:rFonts w:cs="Calibri"/>
          <w:sz w:val="24"/>
          <w:szCs w:val="24"/>
        </w:rPr>
        <w:t xml:space="preserve"> </w:t>
      </w:r>
      <w:r w:rsidR="000F7F93" w:rsidRPr="00DB2DBC">
        <w:rPr>
          <w:rFonts w:cs="Calibri"/>
          <w:sz w:val="24"/>
          <w:szCs w:val="24"/>
        </w:rPr>
        <w:t>the logarithm of the rate ratio per 1°C increase in anomaly</w:t>
      </w:r>
      <w:r w:rsidR="00F05C8A" w:rsidRPr="00DB2DBC">
        <w:rPr>
          <w:rFonts w:cs="Calibri"/>
          <w:sz w:val="24"/>
          <w:szCs w:val="24"/>
        </w:rPr>
        <w:t>, with a term for each</w:t>
      </w:r>
      <w:r w:rsidR="00947439">
        <w:rPr>
          <w:rFonts w:cs="Calibri"/>
          <w:sz w:val="24"/>
          <w:szCs w:val="24"/>
        </w:rPr>
        <w:t xml:space="preserve"> of the twelve months of the year</w:t>
      </w:r>
      <w:r w:rsidR="00F05C8A" w:rsidRPr="00DB2DBC">
        <w:rPr>
          <w:rFonts w:cs="Calibri"/>
          <w:sz w:val="24"/>
          <w:szCs w:val="24"/>
        </w:rPr>
        <w:t>.</w:t>
      </w:r>
      <w:r w:rsidR="0089458A" w:rsidRPr="00DB2DBC">
        <w:rPr>
          <w:rFonts w:cs="Calibri"/>
          <w:sz w:val="24"/>
          <w:szCs w:val="24"/>
        </w:rPr>
        <w:t xml:space="preserve"> The model parameters and their priors from </w:t>
      </w:r>
      <w:r w:rsidR="001E13C8">
        <w:rPr>
          <w:rFonts w:cs="Calibri"/>
          <w:sz w:val="24"/>
          <w:szCs w:val="24"/>
        </w:rPr>
        <w:fldChar w:fldCharType="begin"/>
      </w:r>
      <w:r w:rsidR="001E13C8">
        <w:rPr>
          <w:rFonts w:cs="Calibri"/>
          <w:sz w:val="24"/>
          <w:szCs w:val="24"/>
        </w:rPr>
        <w:instrText xml:space="preserve"> REF _Ref5574051 \h </w:instrText>
      </w:r>
      <w:r w:rsidR="001E13C8">
        <w:rPr>
          <w:rFonts w:cs="Calibri"/>
          <w:sz w:val="24"/>
          <w:szCs w:val="24"/>
        </w:rPr>
      </w:r>
      <w:r w:rsidR="001E13C8">
        <w:rPr>
          <w:rFonts w:cs="Calibri"/>
          <w:sz w:val="24"/>
          <w:szCs w:val="24"/>
        </w:rPr>
        <w:fldChar w:fldCharType="separate"/>
      </w:r>
      <w:r w:rsidR="00641DCC" w:rsidRPr="00A91EA9">
        <w:rPr>
          <w:b/>
        </w:rPr>
        <w:t xml:space="preserve">Equation </w:t>
      </w:r>
      <w:r w:rsidR="00641DCC">
        <w:rPr>
          <w:b/>
          <w:noProof/>
        </w:rPr>
        <w:t>2</w:t>
      </w:r>
      <w:r w:rsidR="001E13C8">
        <w:rPr>
          <w:rFonts w:cs="Calibri"/>
          <w:sz w:val="24"/>
          <w:szCs w:val="24"/>
        </w:rPr>
        <w:fldChar w:fldCharType="end"/>
      </w:r>
      <w:r w:rsidR="001E13C8">
        <w:rPr>
          <w:rFonts w:cs="Calibri"/>
          <w:sz w:val="24"/>
          <w:szCs w:val="24"/>
        </w:rPr>
        <w:t xml:space="preserve"> </w:t>
      </w:r>
      <w:r w:rsidR="0089458A" w:rsidRPr="00DB2DBC">
        <w:rPr>
          <w:rFonts w:cs="Calibri"/>
          <w:sz w:val="24"/>
          <w:szCs w:val="24"/>
        </w:rPr>
        <w:t xml:space="preserve">are included in </w:t>
      </w:r>
      <w:r w:rsidR="00663577">
        <w:rPr>
          <w:rFonts w:cs="Calibri"/>
          <w:sz w:val="24"/>
          <w:szCs w:val="24"/>
        </w:rPr>
        <w:fldChar w:fldCharType="begin"/>
      </w:r>
      <w:r w:rsidR="00663577">
        <w:rPr>
          <w:rFonts w:cs="Calibri"/>
          <w:sz w:val="24"/>
          <w:szCs w:val="24"/>
        </w:rPr>
        <w:instrText xml:space="preserve"> REF _Ref5634639 \h </w:instrText>
      </w:r>
      <w:r w:rsidR="00663577">
        <w:rPr>
          <w:rFonts w:cs="Calibri"/>
          <w:sz w:val="24"/>
          <w:szCs w:val="24"/>
        </w:rPr>
      </w:r>
      <w:r w:rsidR="00663577">
        <w:rPr>
          <w:rFonts w:cs="Calibri"/>
          <w:sz w:val="24"/>
          <w:szCs w:val="24"/>
        </w:rPr>
        <w:fldChar w:fldCharType="separate"/>
      </w:r>
      <w:r w:rsidR="00641DCC" w:rsidRPr="00663577">
        <w:rPr>
          <w:b/>
        </w:rPr>
        <w:t xml:space="preserve">Table </w:t>
      </w:r>
      <w:r w:rsidR="00641DCC">
        <w:rPr>
          <w:b/>
          <w:noProof/>
        </w:rPr>
        <w:t>1</w:t>
      </w:r>
      <w:r w:rsidR="00663577">
        <w:rPr>
          <w:rFonts w:cs="Calibri"/>
          <w:sz w:val="24"/>
          <w:szCs w:val="24"/>
        </w:rPr>
        <w:fldChar w:fldCharType="end"/>
      </w:r>
      <w:r w:rsidR="00663577">
        <w:rPr>
          <w:rFonts w:cs="Calibri"/>
          <w:sz w:val="24"/>
          <w:szCs w:val="24"/>
        </w:rPr>
        <w:t xml:space="preserve"> </w:t>
      </w:r>
      <w:r w:rsidR="0089458A" w:rsidRPr="00DB2DBC">
        <w:rPr>
          <w:rFonts w:cs="Calibri"/>
          <w:sz w:val="24"/>
          <w:szCs w:val="24"/>
        </w:rPr>
        <w:t xml:space="preserve">and </w:t>
      </w:r>
      <w:r w:rsidR="00A91254">
        <w:rPr>
          <w:rFonts w:cs="Calibri"/>
          <w:sz w:val="24"/>
          <w:szCs w:val="24"/>
        </w:rPr>
        <w:fldChar w:fldCharType="begin"/>
      </w:r>
      <w:r w:rsidR="00A91254">
        <w:rPr>
          <w:rFonts w:cs="Calibri"/>
          <w:sz w:val="24"/>
          <w:szCs w:val="24"/>
        </w:rPr>
        <w:instrText xml:space="preserve"> REF _Ref5636139 \h </w:instrText>
      </w:r>
      <w:r w:rsidR="00A91254">
        <w:rPr>
          <w:rFonts w:cs="Calibri"/>
          <w:sz w:val="24"/>
          <w:szCs w:val="24"/>
        </w:rPr>
      </w:r>
      <w:r w:rsidR="00A91254">
        <w:rPr>
          <w:rFonts w:cs="Calibri"/>
          <w:sz w:val="24"/>
          <w:szCs w:val="24"/>
        </w:rPr>
        <w:fldChar w:fldCharType="separate"/>
      </w:r>
      <w:r w:rsidR="00641DCC" w:rsidRPr="0087446B">
        <w:rPr>
          <w:b/>
        </w:rPr>
        <w:t xml:space="preserve">Table </w:t>
      </w:r>
      <w:r w:rsidR="00641DCC">
        <w:rPr>
          <w:b/>
          <w:noProof/>
        </w:rPr>
        <w:t>2</w:t>
      </w:r>
      <w:r w:rsidR="00A91254">
        <w:rPr>
          <w:rFonts w:cs="Calibri"/>
          <w:sz w:val="24"/>
          <w:szCs w:val="24"/>
        </w:rPr>
        <w:fldChar w:fldCharType="end"/>
      </w:r>
      <w:r w:rsidR="00A91254">
        <w:rPr>
          <w:rFonts w:cs="Calibri"/>
          <w:sz w:val="24"/>
          <w:szCs w:val="24"/>
        </w:rPr>
        <w:t xml:space="preserve"> </w:t>
      </w:r>
      <w:r w:rsidR="0089458A" w:rsidRPr="00DB2DBC">
        <w:rPr>
          <w:rFonts w:cs="Calibri"/>
          <w:sz w:val="24"/>
          <w:szCs w:val="24"/>
        </w:rPr>
        <w:t xml:space="preserve">respectively for convenient reference. </w:t>
      </w:r>
    </w:p>
    <w:tbl>
      <w:tblPr>
        <w:tblStyle w:val="TableGrid"/>
        <w:tblpPr w:leftFromText="180" w:rightFromText="180" w:vertAnchor="text" w:horzAnchor="margin" w:tblpXSpec="center" w:tblpY="34"/>
        <w:tblW w:w="7779" w:type="dxa"/>
        <w:tblLook w:val="04A0" w:firstRow="1" w:lastRow="0" w:firstColumn="1" w:lastColumn="0" w:noHBand="0" w:noVBand="1"/>
      </w:tblPr>
      <w:tblGrid>
        <w:gridCol w:w="3098"/>
        <w:gridCol w:w="4681"/>
      </w:tblGrid>
      <w:tr w:rsidR="001104F6" w:rsidRPr="00D164DE" w14:paraId="3047694D" w14:textId="77777777" w:rsidTr="001104F6">
        <w:trPr>
          <w:trHeight w:val="320"/>
        </w:trPr>
        <w:tc>
          <w:tcPr>
            <w:tcW w:w="7779" w:type="dxa"/>
            <w:gridSpan w:val="2"/>
            <w:noWrap/>
            <w:hideMark/>
          </w:tcPr>
          <w:p w14:paraId="1FD4582D" w14:textId="77777777" w:rsidR="001104F6" w:rsidRPr="00D164DE" w:rsidRDefault="001104F6" w:rsidP="007059E2">
            <w:pPr>
              <w:keepNext/>
              <w:spacing w:after="0"/>
              <w:rPr>
                <w:rFonts w:eastAsia="Times New Roman" w:cs="Calibri"/>
                <w:b/>
                <w:bCs/>
                <w:color w:val="000000"/>
                <w:sz w:val="24"/>
                <w:szCs w:val="24"/>
              </w:rPr>
            </w:pPr>
            <w:r w:rsidRPr="00D164DE">
              <w:rPr>
                <w:rFonts w:eastAsia="Times New Roman" w:cs="Calibri"/>
                <w:b/>
                <w:bCs/>
                <w:color w:val="000000"/>
                <w:sz w:val="24"/>
                <w:szCs w:val="24"/>
              </w:rPr>
              <w:t>Offset</w:t>
            </w:r>
          </w:p>
        </w:tc>
      </w:tr>
      <w:tr w:rsidR="001104F6" w:rsidRPr="00D164DE" w14:paraId="1811F34E" w14:textId="77777777" w:rsidTr="001104F6">
        <w:trPr>
          <w:trHeight w:val="320"/>
        </w:trPr>
        <w:tc>
          <w:tcPr>
            <w:tcW w:w="3098" w:type="dxa"/>
            <w:noWrap/>
            <w:hideMark/>
          </w:tcPr>
          <w:p w14:paraId="3E9F763B" w14:textId="77777777" w:rsidR="001104F6" w:rsidRPr="00D164DE" w:rsidRDefault="005F316A" w:rsidP="007059E2">
            <w:pPr>
              <w:keepNext/>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population</m:t>
                    </m:r>
                  </m:e>
                  <m:sub>
                    <m:r>
                      <w:rPr>
                        <w:rFonts w:ascii="Cambria Math" w:hAnsi="Cambria Math" w:cs="Calibri"/>
                        <w:sz w:val="24"/>
                        <w:szCs w:val="24"/>
                      </w:rPr>
                      <m:t>state-month-year</m:t>
                    </m:r>
                  </m:sub>
                </m:sSub>
              </m:oMath>
            </m:oMathPara>
          </w:p>
        </w:tc>
        <w:tc>
          <w:tcPr>
            <w:tcW w:w="4681" w:type="dxa"/>
            <w:noWrap/>
            <w:hideMark/>
          </w:tcPr>
          <w:p w14:paraId="06878550" w14:textId="77777777" w:rsidR="001104F6" w:rsidRPr="00D164DE" w:rsidRDefault="001104F6" w:rsidP="007059E2">
            <w:pPr>
              <w:keepNext/>
              <w:spacing w:after="0"/>
              <w:rPr>
                <w:rFonts w:eastAsia="Times New Roman" w:cs="Calibri"/>
                <w:color w:val="000000"/>
                <w:sz w:val="24"/>
                <w:szCs w:val="24"/>
              </w:rPr>
            </w:pPr>
            <w:r w:rsidRPr="00D164DE">
              <w:rPr>
                <w:rFonts w:eastAsia="Times New Roman" w:cs="Calibri"/>
                <w:color w:val="000000"/>
                <w:sz w:val="24"/>
                <w:szCs w:val="24"/>
              </w:rPr>
              <w:t>Population offset</w:t>
            </w:r>
          </w:p>
        </w:tc>
      </w:tr>
      <w:tr w:rsidR="001104F6" w:rsidRPr="00D164DE" w14:paraId="06CE0D01" w14:textId="77777777" w:rsidTr="001104F6">
        <w:trPr>
          <w:trHeight w:val="320"/>
        </w:trPr>
        <w:tc>
          <w:tcPr>
            <w:tcW w:w="7779" w:type="dxa"/>
            <w:gridSpan w:val="2"/>
            <w:noWrap/>
            <w:hideMark/>
          </w:tcPr>
          <w:p w14:paraId="03AFB561" w14:textId="77777777" w:rsidR="001104F6" w:rsidRPr="00D164DE" w:rsidRDefault="001104F6" w:rsidP="007059E2">
            <w:pPr>
              <w:keepNext/>
              <w:spacing w:after="0"/>
              <w:rPr>
                <w:rFonts w:eastAsia="Times New Roman" w:cs="Calibri"/>
                <w:b/>
                <w:bCs/>
                <w:color w:val="000000"/>
                <w:sz w:val="24"/>
                <w:szCs w:val="24"/>
              </w:rPr>
            </w:pPr>
            <w:r w:rsidRPr="00D164DE">
              <w:rPr>
                <w:rFonts w:eastAsia="Times New Roman" w:cs="Calibri"/>
                <w:b/>
                <w:bCs/>
                <w:color w:val="000000"/>
                <w:sz w:val="24"/>
                <w:szCs w:val="24"/>
              </w:rPr>
              <w:t>Intercepts</w:t>
            </w:r>
          </w:p>
        </w:tc>
      </w:tr>
      <w:tr w:rsidR="001104F6" w:rsidRPr="00D164DE" w14:paraId="390F118A" w14:textId="77777777" w:rsidTr="001104F6">
        <w:trPr>
          <w:trHeight w:val="320"/>
        </w:trPr>
        <w:tc>
          <w:tcPr>
            <w:tcW w:w="3098" w:type="dxa"/>
            <w:noWrap/>
            <w:hideMark/>
          </w:tcPr>
          <w:p w14:paraId="29D58CC6" w14:textId="77777777" w:rsidR="001104F6" w:rsidRPr="00D164DE" w:rsidRDefault="005F316A" w:rsidP="007059E2">
            <w:pPr>
              <w:keepNext/>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oMath>
            </m:oMathPara>
          </w:p>
        </w:tc>
        <w:tc>
          <w:tcPr>
            <w:tcW w:w="4681" w:type="dxa"/>
            <w:noWrap/>
            <w:hideMark/>
          </w:tcPr>
          <w:p w14:paraId="00863E42" w14:textId="77777777" w:rsidR="001104F6" w:rsidRPr="00D164DE" w:rsidRDefault="001104F6" w:rsidP="007059E2">
            <w:pPr>
              <w:keepNext/>
              <w:spacing w:after="0"/>
              <w:rPr>
                <w:rFonts w:eastAsia="Times New Roman" w:cs="Calibri"/>
                <w:color w:val="000000"/>
                <w:sz w:val="24"/>
                <w:szCs w:val="24"/>
              </w:rPr>
            </w:pPr>
            <w:r w:rsidRPr="00D164DE">
              <w:rPr>
                <w:rFonts w:eastAsia="Times New Roman" w:cs="Calibri"/>
                <w:color w:val="000000"/>
                <w:sz w:val="24"/>
                <w:szCs w:val="24"/>
              </w:rPr>
              <w:t>Global intercept</w:t>
            </w:r>
          </w:p>
        </w:tc>
      </w:tr>
      <w:tr w:rsidR="001104F6" w:rsidRPr="00D164DE" w14:paraId="6E696AD6" w14:textId="77777777" w:rsidTr="001104F6">
        <w:trPr>
          <w:trHeight w:val="320"/>
        </w:trPr>
        <w:tc>
          <w:tcPr>
            <w:tcW w:w="3098" w:type="dxa"/>
            <w:noWrap/>
            <w:hideMark/>
          </w:tcPr>
          <w:p w14:paraId="1220B161" w14:textId="77777777" w:rsidR="001104F6" w:rsidRPr="00D164DE" w:rsidRDefault="005F316A" w:rsidP="007059E2">
            <w:pPr>
              <w:keepNext/>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oMath>
            </m:oMathPara>
          </w:p>
        </w:tc>
        <w:tc>
          <w:tcPr>
            <w:tcW w:w="4681" w:type="dxa"/>
            <w:noWrap/>
            <w:hideMark/>
          </w:tcPr>
          <w:p w14:paraId="0B4197CE" w14:textId="77777777" w:rsidR="001104F6" w:rsidRPr="00D164DE" w:rsidRDefault="001104F6" w:rsidP="007059E2">
            <w:pPr>
              <w:keepNext/>
              <w:spacing w:after="0"/>
              <w:rPr>
                <w:rFonts w:eastAsia="Times New Roman" w:cs="Calibri"/>
                <w:color w:val="000000"/>
                <w:sz w:val="24"/>
                <w:szCs w:val="24"/>
              </w:rPr>
            </w:pPr>
            <w:r w:rsidRPr="00D164DE">
              <w:rPr>
                <w:rFonts w:eastAsia="Times New Roman" w:cs="Calibri"/>
                <w:color w:val="000000"/>
                <w:sz w:val="24"/>
                <w:szCs w:val="24"/>
              </w:rPr>
              <w:t>State intercept</w:t>
            </w:r>
          </w:p>
        </w:tc>
      </w:tr>
      <w:tr w:rsidR="001104F6" w:rsidRPr="00D164DE" w14:paraId="47BF6758" w14:textId="77777777" w:rsidTr="001104F6">
        <w:trPr>
          <w:trHeight w:val="320"/>
        </w:trPr>
        <w:tc>
          <w:tcPr>
            <w:tcW w:w="3098" w:type="dxa"/>
            <w:noWrap/>
            <w:hideMark/>
          </w:tcPr>
          <w:p w14:paraId="5D348C00" w14:textId="77777777" w:rsidR="001104F6" w:rsidRPr="00D164DE" w:rsidRDefault="005F316A" w:rsidP="007059E2">
            <w:pPr>
              <w:keepNext/>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oMath>
            </m:oMathPara>
          </w:p>
        </w:tc>
        <w:tc>
          <w:tcPr>
            <w:tcW w:w="4681" w:type="dxa"/>
            <w:noWrap/>
            <w:hideMark/>
          </w:tcPr>
          <w:p w14:paraId="43EBCA5F" w14:textId="77777777" w:rsidR="001104F6" w:rsidRPr="00D164DE" w:rsidRDefault="001104F6" w:rsidP="007059E2">
            <w:pPr>
              <w:keepNext/>
              <w:spacing w:after="0"/>
              <w:rPr>
                <w:rFonts w:eastAsia="Times New Roman" w:cs="Calibri"/>
                <w:color w:val="000000"/>
                <w:sz w:val="24"/>
                <w:szCs w:val="24"/>
              </w:rPr>
            </w:pPr>
            <w:r w:rsidRPr="00D164DE">
              <w:rPr>
                <w:rFonts w:eastAsia="Times New Roman" w:cs="Calibri"/>
                <w:color w:val="000000"/>
                <w:sz w:val="24"/>
                <w:szCs w:val="24"/>
              </w:rPr>
              <w:t>Month intercept</w:t>
            </w:r>
          </w:p>
        </w:tc>
      </w:tr>
      <w:tr w:rsidR="001104F6" w:rsidRPr="00D164DE" w14:paraId="5073C754" w14:textId="77777777" w:rsidTr="001104F6">
        <w:trPr>
          <w:trHeight w:val="320"/>
        </w:trPr>
        <w:tc>
          <w:tcPr>
            <w:tcW w:w="3098" w:type="dxa"/>
            <w:noWrap/>
            <w:hideMark/>
          </w:tcPr>
          <w:p w14:paraId="14EC63BA" w14:textId="77777777" w:rsidR="001104F6" w:rsidRPr="00D164DE" w:rsidRDefault="005F316A" w:rsidP="007059E2">
            <w:pPr>
              <w:keepNext/>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oMath>
            </m:oMathPara>
          </w:p>
        </w:tc>
        <w:tc>
          <w:tcPr>
            <w:tcW w:w="4681" w:type="dxa"/>
            <w:noWrap/>
            <w:hideMark/>
          </w:tcPr>
          <w:p w14:paraId="4BBA985B" w14:textId="77777777" w:rsidR="001104F6" w:rsidRPr="00D164DE" w:rsidRDefault="001104F6" w:rsidP="007059E2">
            <w:pPr>
              <w:keepNext/>
              <w:spacing w:after="0"/>
              <w:rPr>
                <w:rFonts w:eastAsia="Times New Roman" w:cs="Calibri"/>
                <w:color w:val="000000"/>
                <w:sz w:val="24"/>
                <w:szCs w:val="24"/>
              </w:rPr>
            </w:pPr>
            <w:r w:rsidRPr="00D164DE">
              <w:rPr>
                <w:rFonts w:eastAsia="Times New Roman" w:cs="Calibri"/>
                <w:color w:val="000000"/>
                <w:sz w:val="24"/>
                <w:szCs w:val="24"/>
              </w:rPr>
              <w:t>State-month interaction intercept</w:t>
            </w:r>
          </w:p>
        </w:tc>
      </w:tr>
      <w:tr w:rsidR="001104F6" w:rsidRPr="00D164DE" w14:paraId="5A7F2490" w14:textId="77777777" w:rsidTr="001104F6">
        <w:trPr>
          <w:trHeight w:val="320"/>
        </w:trPr>
        <w:tc>
          <w:tcPr>
            <w:tcW w:w="7779" w:type="dxa"/>
            <w:gridSpan w:val="2"/>
            <w:noWrap/>
            <w:hideMark/>
          </w:tcPr>
          <w:p w14:paraId="04B2CD6B" w14:textId="4F85C871" w:rsidR="001104F6" w:rsidRPr="00D164DE" w:rsidRDefault="005B4D47" w:rsidP="007059E2">
            <w:pPr>
              <w:keepNext/>
              <w:spacing w:after="0"/>
              <w:rPr>
                <w:rFonts w:eastAsia="Times New Roman" w:cs="Calibri"/>
                <w:b/>
                <w:bCs/>
                <w:color w:val="000000"/>
                <w:sz w:val="24"/>
                <w:szCs w:val="24"/>
              </w:rPr>
            </w:pPr>
            <w:r>
              <w:rPr>
                <w:rFonts w:eastAsia="Times New Roman" w:cs="Calibri"/>
                <w:b/>
                <w:bCs/>
                <w:color w:val="000000"/>
                <w:sz w:val="24"/>
                <w:szCs w:val="24"/>
              </w:rPr>
              <w:t>Time trends</w:t>
            </w:r>
          </w:p>
        </w:tc>
      </w:tr>
      <w:tr w:rsidR="001104F6" w:rsidRPr="00D164DE" w14:paraId="3DEBA0EB" w14:textId="77777777" w:rsidTr="001104F6">
        <w:trPr>
          <w:trHeight w:val="320"/>
        </w:trPr>
        <w:tc>
          <w:tcPr>
            <w:tcW w:w="3098" w:type="dxa"/>
            <w:noWrap/>
            <w:hideMark/>
          </w:tcPr>
          <w:p w14:paraId="5AAA85F9" w14:textId="77777777" w:rsidR="001104F6" w:rsidRPr="00D164DE" w:rsidRDefault="005F316A" w:rsidP="007059E2">
            <w:pPr>
              <w:keepNext/>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oMath>
            </m:oMathPara>
          </w:p>
        </w:tc>
        <w:tc>
          <w:tcPr>
            <w:tcW w:w="4681" w:type="dxa"/>
            <w:noWrap/>
            <w:hideMark/>
          </w:tcPr>
          <w:p w14:paraId="5AE27D3E" w14:textId="77777777" w:rsidR="001104F6" w:rsidRPr="00D164DE" w:rsidRDefault="001104F6" w:rsidP="007059E2">
            <w:pPr>
              <w:keepNext/>
              <w:spacing w:after="0"/>
              <w:rPr>
                <w:rFonts w:eastAsia="Times New Roman" w:cs="Calibri"/>
                <w:color w:val="000000"/>
                <w:sz w:val="24"/>
                <w:szCs w:val="24"/>
              </w:rPr>
            </w:pPr>
            <w:r w:rsidRPr="00D164DE">
              <w:rPr>
                <w:rFonts w:eastAsia="Times New Roman" w:cs="Calibri"/>
                <w:color w:val="000000"/>
                <w:sz w:val="24"/>
                <w:szCs w:val="24"/>
              </w:rPr>
              <w:t>Global slope</w:t>
            </w:r>
          </w:p>
        </w:tc>
      </w:tr>
      <w:tr w:rsidR="001104F6" w:rsidRPr="00D164DE" w14:paraId="4EAC6B57" w14:textId="77777777" w:rsidTr="001104F6">
        <w:trPr>
          <w:trHeight w:val="320"/>
        </w:trPr>
        <w:tc>
          <w:tcPr>
            <w:tcW w:w="3098" w:type="dxa"/>
            <w:noWrap/>
            <w:hideMark/>
          </w:tcPr>
          <w:p w14:paraId="138938B5" w14:textId="77777777" w:rsidR="001104F6" w:rsidRPr="00D164DE" w:rsidRDefault="005F316A" w:rsidP="007059E2">
            <w:pPr>
              <w:keepNext/>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oMath>
            </m:oMathPara>
          </w:p>
        </w:tc>
        <w:tc>
          <w:tcPr>
            <w:tcW w:w="4681" w:type="dxa"/>
            <w:noWrap/>
            <w:hideMark/>
          </w:tcPr>
          <w:p w14:paraId="1251295C" w14:textId="77777777" w:rsidR="001104F6" w:rsidRPr="00D164DE" w:rsidRDefault="001104F6" w:rsidP="007059E2">
            <w:pPr>
              <w:keepNext/>
              <w:spacing w:after="0"/>
              <w:rPr>
                <w:rFonts w:eastAsia="Times New Roman" w:cs="Calibri"/>
                <w:color w:val="000000"/>
                <w:sz w:val="24"/>
                <w:szCs w:val="24"/>
              </w:rPr>
            </w:pPr>
            <w:r w:rsidRPr="00D164DE">
              <w:rPr>
                <w:rFonts w:eastAsia="Times New Roman" w:cs="Calibri"/>
                <w:color w:val="000000"/>
                <w:sz w:val="24"/>
                <w:szCs w:val="24"/>
              </w:rPr>
              <w:t>State slope</w:t>
            </w:r>
          </w:p>
        </w:tc>
      </w:tr>
      <w:tr w:rsidR="001104F6" w:rsidRPr="00D164DE" w14:paraId="24284EA5" w14:textId="77777777" w:rsidTr="001104F6">
        <w:trPr>
          <w:trHeight w:val="320"/>
        </w:trPr>
        <w:tc>
          <w:tcPr>
            <w:tcW w:w="3098" w:type="dxa"/>
            <w:noWrap/>
            <w:hideMark/>
          </w:tcPr>
          <w:p w14:paraId="479EB5EE" w14:textId="77777777" w:rsidR="001104F6" w:rsidRPr="00D164DE" w:rsidRDefault="005F316A" w:rsidP="007059E2">
            <w:pPr>
              <w:keepNext/>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oMath>
            </m:oMathPara>
          </w:p>
        </w:tc>
        <w:tc>
          <w:tcPr>
            <w:tcW w:w="4681" w:type="dxa"/>
            <w:noWrap/>
            <w:hideMark/>
          </w:tcPr>
          <w:p w14:paraId="2EB656AF" w14:textId="77777777" w:rsidR="001104F6" w:rsidRPr="00D164DE" w:rsidRDefault="001104F6" w:rsidP="007059E2">
            <w:pPr>
              <w:keepNext/>
              <w:spacing w:after="0"/>
              <w:rPr>
                <w:rFonts w:eastAsia="Times New Roman" w:cs="Calibri"/>
                <w:color w:val="000000"/>
                <w:sz w:val="24"/>
                <w:szCs w:val="24"/>
              </w:rPr>
            </w:pPr>
            <w:r w:rsidRPr="00D164DE">
              <w:rPr>
                <w:rFonts w:eastAsia="Times New Roman" w:cs="Calibri"/>
                <w:color w:val="000000"/>
                <w:sz w:val="24"/>
                <w:szCs w:val="24"/>
              </w:rPr>
              <w:t>Month slope</w:t>
            </w:r>
          </w:p>
        </w:tc>
      </w:tr>
      <w:tr w:rsidR="001104F6" w:rsidRPr="00D164DE" w14:paraId="22E80B2C" w14:textId="77777777" w:rsidTr="001104F6">
        <w:trPr>
          <w:trHeight w:val="320"/>
        </w:trPr>
        <w:tc>
          <w:tcPr>
            <w:tcW w:w="3098" w:type="dxa"/>
            <w:noWrap/>
            <w:hideMark/>
          </w:tcPr>
          <w:p w14:paraId="395DC5F7" w14:textId="77777777" w:rsidR="001104F6" w:rsidRPr="00D164DE" w:rsidRDefault="005F316A" w:rsidP="007059E2">
            <w:pPr>
              <w:keepNext/>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oMath>
            </m:oMathPara>
          </w:p>
        </w:tc>
        <w:tc>
          <w:tcPr>
            <w:tcW w:w="4681" w:type="dxa"/>
            <w:noWrap/>
            <w:hideMark/>
          </w:tcPr>
          <w:p w14:paraId="5D806D25" w14:textId="77777777" w:rsidR="001104F6" w:rsidRPr="00D164DE" w:rsidRDefault="001104F6" w:rsidP="007059E2">
            <w:pPr>
              <w:keepNext/>
              <w:spacing w:after="0"/>
              <w:rPr>
                <w:rFonts w:eastAsia="Times New Roman" w:cs="Calibri"/>
                <w:color w:val="000000"/>
                <w:sz w:val="24"/>
                <w:szCs w:val="24"/>
              </w:rPr>
            </w:pPr>
            <w:r w:rsidRPr="00D164DE">
              <w:rPr>
                <w:rFonts w:eastAsia="Times New Roman" w:cs="Calibri"/>
                <w:color w:val="000000"/>
                <w:sz w:val="24"/>
                <w:szCs w:val="24"/>
              </w:rPr>
              <w:t>State-month interaction slope</w:t>
            </w:r>
          </w:p>
        </w:tc>
      </w:tr>
      <w:tr w:rsidR="001104F6" w:rsidRPr="00D164DE" w14:paraId="3BBD809A" w14:textId="77777777" w:rsidTr="001104F6">
        <w:trPr>
          <w:trHeight w:val="320"/>
        </w:trPr>
        <w:tc>
          <w:tcPr>
            <w:tcW w:w="7779" w:type="dxa"/>
            <w:gridSpan w:val="2"/>
            <w:noWrap/>
            <w:hideMark/>
          </w:tcPr>
          <w:p w14:paraId="3B014B96" w14:textId="77777777" w:rsidR="001104F6" w:rsidRPr="00D164DE" w:rsidRDefault="001104F6" w:rsidP="007059E2">
            <w:pPr>
              <w:keepNext/>
              <w:spacing w:after="0"/>
              <w:rPr>
                <w:rFonts w:eastAsia="Times New Roman" w:cs="Calibri"/>
                <w:b/>
                <w:bCs/>
                <w:color w:val="000000"/>
                <w:sz w:val="24"/>
                <w:szCs w:val="24"/>
              </w:rPr>
            </w:pPr>
            <w:r w:rsidRPr="00D164DE">
              <w:rPr>
                <w:rFonts w:eastAsia="Times New Roman" w:cs="Calibri"/>
                <w:b/>
                <w:bCs/>
                <w:color w:val="000000"/>
                <w:sz w:val="24"/>
                <w:szCs w:val="24"/>
              </w:rPr>
              <w:t>Random walk</w:t>
            </w:r>
          </w:p>
        </w:tc>
      </w:tr>
      <w:tr w:rsidR="001104F6" w:rsidRPr="00D164DE" w14:paraId="4E8431A5" w14:textId="77777777" w:rsidTr="001104F6">
        <w:trPr>
          <w:trHeight w:val="320"/>
        </w:trPr>
        <w:tc>
          <w:tcPr>
            <w:tcW w:w="3098" w:type="dxa"/>
            <w:noWrap/>
            <w:hideMark/>
          </w:tcPr>
          <w:p w14:paraId="6FFB55E1" w14:textId="77777777" w:rsidR="001104F6" w:rsidRPr="00D164DE" w:rsidRDefault="005F316A" w:rsidP="007059E2">
            <w:pPr>
              <w:keepNext/>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oMath>
            </m:oMathPara>
          </w:p>
        </w:tc>
        <w:tc>
          <w:tcPr>
            <w:tcW w:w="4681" w:type="dxa"/>
            <w:noWrap/>
            <w:hideMark/>
          </w:tcPr>
          <w:p w14:paraId="181A92F3" w14:textId="77777777" w:rsidR="001104F6" w:rsidRPr="00D164DE" w:rsidRDefault="001104F6" w:rsidP="007059E2">
            <w:pPr>
              <w:keepNext/>
              <w:spacing w:after="0"/>
              <w:rPr>
                <w:rFonts w:eastAsia="Times New Roman" w:cs="Calibri"/>
                <w:color w:val="000000"/>
                <w:sz w:val="24"/>
                <w:szCs w:val="24"/>
              </w:rPr>
            </w:pPr>
            <w:r w:rsidRPr="00D164DE">
              <w:rPr>
                <w:rFonts w:eastAsia="Times New Roman" w:cs="Calibri"/>
                <w:color w:val="000000"/>
                <w:sz w:val="24"/>
                <w:szCs w:val="24"/>
              </w:rPr>
              <w:t>National random walk over time</w:t>
            </w:r>
          </w:p>
        </w:tc>
      </w:tr>
      <w:tr w:rsidR="001104F6" w:rsidRPr="00D164DE" w14:paraId="573ED9FA" w14:textId="77777777" w:rsidTr="001104F6">
        <w:trPr>
          <w:trHeight w:val="320"/>
        </w:trPr>
        <w:tc>
          <w:tcPr>
            <w:tcW w:w="7779" w:type="dxa"/>
            <w:gridSpan w:val="2"/>
            <w:noWrap/>
            <w:hideMark/>
          </w:tcPr>
          <w:p w14:paraId="407157B7" w14:textId="77777777" w:rsidR="001104F6" w:rsidRPr="00D164DE" w:rsidRDefault="001104F6" w:rsidP="007059E2">
            <w:pPr>
              <w:keepNext/>
              <w:spacing w:after="0"/>
              <w:rPr>
                <w:rFonts w:eastAsia="Times New Roman" w:cs="Calibri"/>
                <w:b/>
                <w:bCs/>
                <w:color w:val="000000"/>
                <w:sz w:val="24"/>
                <w:szCs w:val="24"/>
              </w:rPr>
            </w:pPr>
            <w:r w:rsidRPr="00D164DE">
              <w:rPr>
                <w:rFonts w:eastAsia="Times New Roman" w:cs="Calibri"/>
                <w:b/>
                <w:bCs/>
                <w:color w:val="000000"/>
                <w:sz w:val="24"/>
                <w:szCs w:val="24"/>
              </w:rPr>
              <w:t>Overdispersion</w:t>
            </w:r>
          </w:p>
        </w:tc>
      </w:tr>
      <w:tr w:rsidR="001104F6" w:rsidRPr="00D164DE" w14:paraId="75CEFE54" w14:textId="77777777" w:rsidTr="001104F6">
        <w:trPr>
          <w:trHeight w:val="320"/>
        </w:trPr>
        <w:tc>
          <w:tcPr>
            <w:tcW w:w="3098" w:type="dxa"/>
            <w:noWrap/>
            <w:hideMark/>
          </w:tcPr>
          <w:p w14:paraId="213D2523" w14:textId="77777777" w:rsidR="001104F6" w:rsidRPr="00D164DE" w:rsidRDefault="005F316A" w:rsidP="007059E2">
            <w:pPr>
              <w:keepNext/>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ɛ</m:t>
                    </m:r>
                  </m:e>
                  <m:sub>
                    <m:r>
                      <w:rPr>
                        <w:rFonts w:ascii="Cambria Math" w:hAnsi="Cambria Math" w:cs="Calibri"/>
                        <w:sz w:val="24"/>
                        <w:szCs w:val="24"/>
                        <w:vertAlign w:val="subscript"/>
                      </w:rPr>
                      <m:t>state-month-year</m:t>
                    </m:r>
                  </m:sub>
                </m:sSub>
              </m:oMath>
            </m:oMathPara>
          </w:p>
        </w:tc>
        <w:tc>
          <w:tcPr>
            <w:tcW w:w="4681" w:type="dxa"/>
            <w:noWrap/>
            <w:hideMark/>
          </w:tcPr>
          <w:p w14:paraId="41C676F9" w14:textId="77777777" w:rsidR="001104F6" w:rsidRPr="00D164DE" w:rsidRDefault="001104F6" w:rsidP="007059E2">
            <w:pPr>
              <w:keepNext/>
              <w:spacing w:after="0"/>
              <w:rPr>
                <w:rFonts w:eastAsia="Times New Roman" w:cs="Calibri"/>
                <w:color w:val="000000"/>
                <w:sz w:val="24"/>
                <w:szCs w:val="24"/>
              </w:rPr>
            </w:pPr>
            <w:r w:rsidRPr="00D164DE">
              <w:rPr>
                <w:rFonts w:eastAsia="Times New Roman" w:cs="Calibri"/>
                <w:color w:val="000000"/>
                <w:sz w:val="24"/>
                <w:szCs w:val="24"/>
              </w:rPr>
              <w:t>Overdispersion</w:t>
            </w:r>
          </w:p>
        </w:tc>
      </w:tr>
      <w:tr w:rsidR="001104F6" w:rsidRPr="00D164DE" w14:paraId="10A1292A" w14:textId="77777777" w:rsidTr="001104F6">
        <w:trPr>
          <w:trHeight w:val="320"/>
        </w:trPr>
        <w:tc>
          <w:tcPr>
            <w:tcW w:w="7779" w:type="dxa"/>
            <w:gridSpan w:val="2"/>
            <w:noWrap/>
          </w:tcPr>
          <w:p w14:paraId="20FFCE7C" w14:textId="77777777" w:rsidR="001104F6" w:rsidRPr="000260BF" w:rsidRDefault="001104F6" w:rsidP="007059E2">
            <w:pPr>
              <w:keepNext/>
              <w:spacing w:after="0"/>
              <w:rPr>
                <w:rFonts w:eastAsia="Times New Roman" w:cs="Calibri"/>
                <w:b/>
                <w:color w:val="000000"/>
                <w:sz w:val="24"/>
                <w:szCs w:val="24"/>
              </w:rPr>
            </w:pPr>
            <w:r w:rsidRPr="000260BF">
              <w:rPr>
                <w:rFonts w:eastAsia="Times New Roman" w:cs="Calibri"/>
                <w:b/>
                <w:color w:val="000000"/>
                <w:sz w:val="24"/>
                <w:szCs w:val="24"/>
              </w:rPr>
              <w:t>Temperature anomaly coefficient</w:t>
            </w:r>
          </w:p>
        </w:tc>
      </w:tr>
      <w:tr w:rsidR="001104F6" w:rsidRPr="00D164DE" w14:paraId="4DF20102" w14:textId="77777777" w:rsidTr="001104F6">
        <w:trPr>
          <w:trHeight w:val="320"/>
        </w:trPr>
        <w:tc>
          <w:tcPr>
            <w:tcW w:w="3098" w:type="dxa"/>
            <w:noWrap/>
          </w:tcPr>
          <w:p w14:paraId="11B4F9FE" w14:textId="77777777" w:rsidR="001104F6" w:rsidRPr="000260BF" w:rsidRDefault="005F316A" w:rsidP="007059E2">
            <w:pPr>
              <w:keepNext/>
              <w:spacing w:after="0"/>
              <w:rPr>
                <w:rFonts w:eastAsia="Times New Roman" w:cs="Calibri"/>
                <w:b/>
                <w:color w:val="000000"/>
                <w:sz w:val="24"/>
                <w:szCs w:val="24"/>
              </w:rPr>
            </w:pPr>
            <m:oMathPara>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m:oMathPara>
          </w:p>
        </w:tc>
        <w:tc>
          <w:tcPr>
            <w:tcW w:w="4681" w:type="dxa"/>
          </w:tcPr>
          <w:p w14:paraId="66E72E8F" w14:textId="77777777" w:rsidR="001104F6" w:rsidRPr="000260BF" w:rsidRDefault="001104F6" w:rsidP="007059E2">
            <w:pPr>
              <w:keepNext/>
              <w:spacing w:after="0"/>
              <w:rPr>
                <w:rFonts w:eastAsia="Times New Roman" w:cs="Calibri"/>
                <w:b/>
                <w:color w:val="000000"/>
                <w:sz w:val="24"/>
                <w:szCs w:val="24"/>
              </w:rPr>
            </w:pPr>
            <w:r w:rsidRPr="00D164DE">
              <w:rPr>
                <w:rFonts w:eastAsia="Times New Roman" w:cs="Calibri"/>
                <w:color w:val="000000"/>
                <w:sz w:val="24"/>
                <w:szCs w:val="24"/>
              </w:rPr>
              <w:t>Overdispersion</w:t>
            </w:r>
          </w:p>
        </w:tc>
      </w:tr>
    </w:tbl>
    <w:p w14:paraId="35B2566F" w14:textId="77777777" w:rsidR="001104F6" w:rsidRDefault="001104F6" w:rsidP="001104F6">
      <w:pPr>
        <w:spacing w:line="480" w:lineRule="auto"/>
        <w:jc w:val="both"/>
        <w:rPr>
          <w:rFonts w:cs="Calibri"/>
          <w:sz w:val="24"/>
          <w:szCs w:val="24"/>
        </w:rPr>
      </w:pPr>
    </w:p>
    <w:p w14:paraId="4A397449" w14:textId="7A144CE6" w:rsidR="00D35368" w:rsidRDefault="00A24C5D" w:rsidP="000E5D3D">
      <w:pPr>
        <w:suppressLineNumbers/>
        <w:jc w:val="center"/>
      </w:pPr>
      <w:bookmarkStart w:id="16" w:name="_Ref5634639"/>
      <w:bookmarkStart w:id="17" w:name="_Toc5971391"/>
      <w:r w:rsidRPr="00663577">
        <w:rPr>
          <w:b/>
        </w:rPr>
        <w:t xml:space="preserve">Table </w:t>
      </w:r>
      <w:r w:rsidR="00B40990">
        <w:rPr>
          <w:b/>
        </w:rPr>
        <w:fldChar w:fldCharType="begin"/>
      </w:r>
      <w:r w:rsidR="00B40990">
        <w:rPr>
          <w:b/>
        </w:rPr>
        <w:instrText xml:space="preserve"> SEQ Table \* ARABIC </w:instrText>
      </w:r>
      <w:r w:rsidR="00B40990">
        <w:rPr>
          <w:b/>
        </w:rPr>
        <w:fldChar w:fldCharType="separate"/>
      </w:r>
      <w:r w:rsidR="00641DCC">
        <w:rPr>
          <w:b/>
          <w:noProof/>
        </w:rPr>
        <w:t>1</w:t>
      </w:r>
      <w:r w:rsidR="00B40990">
        <w:rPr>
          <w:b/>
        </w:rPr>
        <w:fldChar w:fldCharType="end"/>
      </w:r>
      <w:bookmarkEnd w:id="16"/>
      <w:r>
        <w:t xml:space="preserve">. </w:t>
      </w:r>
      <w:r w:rsidR="0040079C">
        <w:t>National temperature m</w:t>
      </w:r>
      <w:r>
        <w:t>odel parameters.</w:t>
      </w:r>
      <w:bookmarkEnd w:id="17"/>
    </w:p>
    <w:p w14:paraId="5FCC045B" w14:textId="5EEBE478" w:rsidR="001104F6" w:rsidRPr="001104F6" w:rsidRDefault="001104F6" w:rsidP="00C9672F">
      <w:pPr>
        <w:spacing w:line="480" w:lineRule="auto"/>
        <w:ind w:firstLine="720"/>
        <w:jc w:val="both"/>
        <w:rPr>
          <w:rFonts w:cs="Calibri"/>
          <w:sz w:val="24"/>
          <w:szCs w:val="24"/>
        </w:rPr>
      </w:pPr>
      <w:r w:rsidRPr="001104F6">
        <w:rPr>
          <w:rFonts w:cs="Calibri"/>
          <w:sz w:val="24"/>
          <w:szCs w:val="24"/>
        </w:rPr>
        <w:t>In this specification, the coefficients of the temperature anomaly term (</w:t>
      </w:r>
      <m:oMath>
        <m:sSub>
          <m:sSubPr>
            <m:ctrlPr>
              <w:rPr>
                <w:rFonts w:ascii="Cambria Math" w:hAnsi="Cambria Math" w:cs="Calibri"/>
                <w:sz w:val="24"/>
                <w:szCs w:val="24"/>
              </w:rPr>
            </m:ctrlPr>
          </m:sSubPr>
          <m:e>
            <m:r>
              <m:rPr>
                <m:sty m:val="p"/>
              </m:rPr>
              <w:rPr>
                <w:rFonts w:ascii="Cambria Math" w:hAnsi="Cambria Math" w:cs="Calibri"/>
                <w:sz w:val="24"/>
                <w:szCs w:val="24"/>
              </w:rPr>
              <m:t>γ</m:t>
            </m:r>
          </m:e>
          <m:sub>
            <m:sSub>
              <m:sSubPr>
                <m:ctrlPr>
                  <w:rPr>
                    <w:rFonts w:ascii="Cambria Math" w:hAnsi="Cambria Math" w:cs="Calibri"/>
                    <w:i/>
                    <w:sz w:val="24"/>
                    <w:szCs w:val="24"/>
                  </w:rPr>
                </m:ctrlPr>
              </m:sSubPr>
              <m:e>
                <m:r>
                  <w:rPr>
                    <w:rFonts w:ascii="Cambria Math" w:hAnsi="Cambria Math" w:cs="Calibri"/>
                    <w:sz w:val="24"/>
                    <w:szCs w:val="24"/>
                  </w:rPr>
                  <m:t>month</m:t>
                </m:r>
              </m:e>
              <m:sub>
                <m:r>
                  <w:rPr>
                    <w:rFonts w:ascii="Cambria Math" w:hAnsi="Cambria Math" w:cs="Calibri"/>
                    <w:sz w:val="24"/>
                    <w:szCs w:val="24"/>
                  </w:rPr>
                  <m:t>m</m:t>
                </m:r>
              </m:sub>
            </m:sSub>
          </m:sub>
        </m:sSub>
      </m:oMath>
      <w:r w:rsidRPr="001104F6">
        <w:rPr>
          <w:rFonts w:cs="Calibri"/>
          <w:sz w:val="24"/>
          <w:szCs w:val="24"/>
        </w:rPr>
        <w:t xml:space="preserve"> where </w:t>
      </w:r>
      <m:oMath>
        <m:r>
          <w:rPr>
            <w:rFonts w:ascii="Cambria Math" w:hAnsi="Cambria Math" w:cs="Calibri"/>
            <w:sz w:val="24"/>
            <w:szCs w:val="24"/>
          </w:rPr>
          <m:t>m=1,2…12</m:t>
        </m:r>
      </m:oMath>
      <w:r w:rsidRPr="001104F6">
        <w:rPr>
          <w:rFonts w:cs="Calibri"/>
          <w:sz w:val="24"/>
          <w:szCs w:val="24"/>
        </w:rPr>
        <w:t>) represent the proportional change in death rate for each unit additional increase in anomaly, akin to proportional hazard models used in analyses of prospective cohorts.</w:t>
      </w:r>
    </w:p>
    <w:tbl>
      <w:tblPr>
        <w:tblStyle w:val="TableGrid"/>
        <w:tblpPr w:leftFromText="180" w:rightFromText="180" w:vertAnchor="text" w:horzAnchor="margin" w:tblpXSpec="center" w:tblpY="111"/>
        <w:tblW w:w="9493" w:type="dxa"/>
        <w:tblLook w:val="04A0" w:firstRow="1" w:lastRow="0" w:firstColumn="1" w:lastColumn="0" w:noHBand="0" w:noVBand="1"/>
      </w:tblPr>
      <w:tblGrid>
        <w:gridCol w:w="3098"/>
        <w:gridCol w:w="6395"/>
      </w:tblGrid>
      <w:tr w:rsidR="001104F6" w:rsidRPr="00D164DE" w14:paraId="4C336D11" w14:textId="77777777" w:rsidTr="001104F6">
        <w:trPr>
          <w:trHeight w:val="320"/>
        </w:trPr>
        <w:tc>
          <w:tcPr>
            <w:tcW w:w="9493" w:type="dxa"/>
            <w:gridSpan w:val="2"/>
            <w:noWrap/>
            <w:hideMark/>
          </w:tcPr>
          <w:p w14:paraId="64D7F734" w14:textId="77777777" w:rsidR="001104F6" w:rsidRPr="00D164DE" w:rsidRDefault="001104F6" w:rsidP="001104F6">
            <w:pPr>
              <w:spacing w:after="0"/>
              <w:rPr>
                <w:rFonts w:eastAsia="Times New Roman" w:cs="Calibri"/>
                <w:b/>
                <w:bCs/>
                <w:color w:val="000000"/>
                <w:sz w:val="24"/>
                <w:szCs w:val="24"/>
              </w:rPr>
            </w:pPr>
            <w:r>
              <w:rPr>
                <w:rFonts w:eastAsia="Times New Roman" w:cs="Calibri"/>
                <w:b/>
                <w:bCs/>
                <w:color w:val="000000"/>
                <w:sz w:val="24"/>
                <w:szCs w:val="24"/>
              </w:rPr>
              <w:t>Intercepts</w:t>
            </w:r>
          </w:p>
        </w:tc>
      </w:tr>
      <w:tr w:rsidR="001104F6" w:rsidRPr="00D164DE" w14:paraId="6C28F66B" w14:textId="77777777" w:rsidTr="001104F6">
        <w:trPr>
          <w:trHeight w:val="320"/>
        </w:trPr>
        <w:tc>
          <w:tcPr>
            <w:tcW w:w="3098" w:type="dxa"/>
            <w:noWrap/>
            <w:hideMark/>
          </w:tcPr>
          <w:p w14:paraId="6BEC0395" w14:textId="77777777" w:rsidR="001104F6" w:rsidRPr="00D164DE" w:rsidRDefault="005F316A"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oMath>
            </m:oMathPara>
          </w:p>
        </w:tc>
        <w:tc>
          <w:tcPr>
            <w:tcW w:w="6395" w:type="dxa"/>
            <w:noWrap/>
            <w:hideMark/>
          </w:tcPr>
          <w:p w14:paraId="5852663C" w14:textId="77777777" w:rsidR="001104F6" w:rsidRPr="00D164DE" w:rsidRDefault="001104F6" w:rsidP="001104F6">
            <w:pPr>
              <w:spacing w:after="0"/>
              <w:rPr>
                <w:rFonts w:eastAsia="Times New Roman" w:cs="Calibri"/>
                <w:color w:val="000000"/>
                <w:sz w:val="24"/>
                <w:szCs w:val="24"/>
              </w:rPr>
            </w:pPr>
            <m:oMathPara>
              <m:oMath>
                <m:r>
                  <m:rPr>
                    <m:nor/>
                  </m:rPr>
                  <w:rPr>
                    <w:rFonts w:ascii="Cambria Math" w:hAnsi="Cambria Math" w:cs="Calibri"/>
                    <w:sz w:val="24"/>
                    <w:szCs w:val="24"/>
                  </w:rPr>
                  <m:t>Uniform</m:t>
                </m:r>
                <m:r>
                  <w:rPr>
                    <w:rFonts w:ascii="Cambria Math" w:hAnsi="Cambria Math" w:cs="Calibri"/>
                    <w:sz w:val="24"/>
                    <w:szCs w:val="24"/>
                  </w:rPr>
                  <m:t>(-∞,∞)</m:t>
                </m:r>
              </m:oMath>
            </m:oMathPara>
          </w:p>
        </w:tc>
      </w:tr>
      <w:tr w:rsidR="001104F6" w:rsidRPr="00D164DE" w14:paraId="3285FD05" w14:textId="77777777" w:rsidTr="001104F6">
        <w:trPr>
          <w:trHeight w:val="320"/>
        </w:trPr>
        <w:tc>
          <w:tcPr>
            <w:tcW w:w="3098" w:type="dxa"/>
            <w:noWrap/>
            <w:hideMark/>
          </w:tcPr>
          <w:p w14:paraId="7A8252EA" w14:textId="77777777" w:rsidR="001104F6" w:rsidRPr="00D164DE" w:rsidRDefault="005F316A"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oMath>
            </m:oMathPara>
          </w:p>
        </w:tc>
        <w:tc>
          <w:tcPr>
            <w:tcW w:w="6395" w:type="dxa"/>
            <w:noWrap/>
            <w:hideMark/>
          </w:tcPr>
          <w:p w14:paraId="74B3D883" w14:textId="77777777" w:rsidR="001104F6" w:rsidRPr="00D164DE" w:rsidRDefault="001104F6" w:rsidP="001104F6">
            <w:pPr>
              <w:spacing w:after="0"/>
              <w:rPr>
                <w:rFonts w:eastAsia="Times New Roman" w:cs="Calibri"/>
                <w:color w:val="000000"/>
                <w:sz w:val="24"/>
                <w:szCs w:val="24"/>
              </w:rPr>
            </w:pPr>
            <m:oMathPara>
              <m:oMath>
                <m:r>
                  <m:rPr>
                    <m:sty m:val="p"/>
                  </m:rPr>
                  <w:rPr>
                    <w:rFonts w:ascii="Cambria Math" w:eastAsia="Times New Roman" w:hAnsi="Cambria Math" w:cs="Calibri"/>
                    <w:color w:val="000000"/>
                    <w:sz w:val="24"/>
                    <w:szCs w:val="24"/>
                  </w:rPr>
                  <m:t>Multivariate Normal</m:t>
                </m:r>
                <m:r>
                  <w:rPr>
                    <w:rFonts w:ascii="Cambria Math" w:eastAsia="Times New Roman" w:hAnsi="Cambria Math" w:cs="Calibri"/>
                    <w:color w:val="000000"/>
                    <w:sz w:val="24"/>
                    <w:szCs w:val="24"/>
                  </w:rPr>
                  <m:t>(0,</m:t>
                </m:r>
                <m:sSup>
                  <m:sSupPr>
                    <m:ctrlPr>
                      <w:rPr>
                        <w:rFonts w:ascii="Cambria Math" w:eastAsia="Times New Roman" w:hAnsi="Cambria Math" w:cs="Calibri"/>
                        <w:i/>
                        <w:color w:val="000000"/>
                        <w:sz w:val="24"/>
                        <w:szCs w:val="24"/>
                      </w:rPr>
                    </m:ctrlPr>
                  </m:sSupPr>
                  <m:e>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sub>
                    </m:sSub>
                    <m:r>
                      <w:rPr>
                        <w:rFonts w:ascii="Cambria Math" w:eastAsia="Times New Roman" w:hAnsi="Cambria Math" w:cs="Calibri"/>
                        <w:color w:val="000000"/>
                        <w:sz w:val="24"/>
                        <w:szCs w:val="24"/>
                      </w:rPr>
                      <m:t>(D-</m:t>
                    </m:r>
                    <m:r>
                      <m:rPr>
                        <m:sty m:val="bi"/>
                      </m:rPr>
                      <w:rPr>
                        <w:rFonts w:ascii="Cambria Math" w:eastAsia="Times New Roman" w:hAnsi="Cambria Math" w:cs="Calibri"/>
                        <w:color w:val="000000"/>
                        <w:sz w:val="24"/>
                        <w:szCs w:val="24"/>
                      </w:rPr>
                      <m:t>W</m:t>
                    </m:r>
                    <m:r>
                      <w:rPr>
                        <w:rFonts w:ascii="Cambria Math" w:eastAsia="Times New Roman" w:hAnsi="Cambria Math" w:cs="Calibri"/>
                        <w:color w:val="000000"/>
                        <w:sz w:val="24"/>
                        <w:szCs w:val="24"/>
                      </w:rPr>
                      <m:t>)]</m:t>
                    </m:r>
                  </m:e>
                  <m:sup>
                    <m:r>
                      <w:rPr>
                        <w:rFonts w:ascii="Cambria Math" w:eastAsia="Times New Roman" w:hAnsi="Cambria Math" w:cs="Calibri"/>
                        <w:color w:val="000000"/>
                        <w:sz w:val="24"/>
                        <w:szCs w:val="24"/>
                      </w:rPr>
                      <m:t>-1</m:t>
                    </m:r>
                  </m:sup>
                </m:sSup>
                <m:r>
                  <w:rPr>
                    <w:rFonts w:ascii="Cambria Math" w:eastAsia="Times New Roman" w:hAnsi="Cambria Math" w:cs="Calibri"/>
                    <w:color w:val="000000"/>
                    <w:sz w:val="24"/>
                    <w:szCs w:val="24"/>
                  </w:rPr>
                  <m:t xml:space="preserve"> )</m:t>
                </m:r>
              </m:oMath>
            </m:oMathPara>
          </w:p>
        </w:tc>
      </w:tr>
      <w:tr w:rsidR="001104F6" w:rsidRPr="00D164DE" w14:paraId="59117098" w14:textId="77777777" w:rsidTr="001104F6">
        <w:trPr>
          <w:trHeight w:val="320"/>
        </w:trPr>
        <w:tc>
          <w:tcPr>
            <w:tcW w:w="3098" w:type="dxa"/>
            <w:noWrap/>
          </w:tcPr>
          <w:p w14:paraId="59488427" w14:textId="40032363" w:rsidR="001104F6" w:rsidRDefault="00B41ED4" w:rsidP="001104F6">
            <w:pPr>
              <w:spacing w:after="0"/>
              <w:jc w:val="center"/>
              <w:rPr>
                <w:sz w:val="24"/>
                <w:szCs w:val="24"/>
              </w:rPr>
            </w:pPr>
            <m:oMathPara>
              <m:oMath>
                <m:r>
                  <m:rPr>
                    <m:sty m:val="p"/>
                  </m:rPr>
                  <w:rPr>
                    <w:rFonts w:ascii="Cambria Math" w:eastAsia="Times New Roman" w:hAnsi="Cambria Math" w:cs="Calibri"/>
                    <w:color w:val="000000"/>
                    <w:sz w:val="24"/>
                    <w:szCs w:val="24"/>
                  </w:rPr>
                  <m:t>log⁡</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sub>
                </m:sSub>
                <m:r>
                  <w:rPr>
                    <w:rFonts w:ascii="Cambria Math" w:eastAsia="Times New Roman" w:hAnsi="Cambria Math" w:cs="Calibri"/>
                    <w:color w:val="000000"/>
                    <w:sz w:val="24"/>
                    <w:szCs w:val="24"/>
                  </w:rPr>
                  <m:t>)</m:t>
                </m:r>
              </m:oMath>
            </m:oMathPara>
          </w:p>
        </w:tc>
        <w:tc>
          <w:tcPr>
            <w:tcW w:w="6395" w:type="dxa"/>
            <w:noWrap/>
          </w:tcPr>
          <w:p w14:paraId="4E02B61E" w14:textId="77777777" w:rsidR="001104F6" w:rsidRPr="00D164DE" w:rsidRDefault="001104F6" w:rsidP="001104F6">
            <w:pPr>
              <w:spacing w:after="0"/>
              <w:rPr>
                <w:rFonts w:eastAsia="Times New Roman" w:cs="Calibri"/>
                <w:color w:val="000000"/>
                <w:sz w:val="24"/>
                <w:szCs w:val="24"/>
              </w:rPr>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1104F6" w:rsidRPr="00D164DE" w14:paraId="639D84AA" w14:textId="77777777" w:rsidTr="001104F6">
        <w:trPr>
          <w:trHeight w:val="320"/>
        </w:trPr>
        <w:tc>
          <w:tcPr>
            <w:tcW w:w="3098" w:type="dxa"/>
            <w:noWrap/>
            <w:hideMark/>
          </w:tcPr>
          <w:p w14:paraId="0D194CF1" w14:textId="77777777" w:rsidR="001104F6" w:rsidRPr="00D164DE" w:rsidRDefault="005F316A"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oMath>
            </m:oMathPara>
          </w:p>
        </w:tc>
        <w:tc>
          <w:tcPr>
            <w:tcW w:w="6395" w:type="dxa"/>
            <w:noWrap/>
            <w:hideMark/>
          </w:tcPr>
          <w:p w14:paraId="1EA9653D" w14:textId="77777777" w:rsidR="001104F6" w:rsidRPr="00D164DE" w:rsidRDefault="005F316A" w:rsidP="001104F6">
            <w:pPr>
              <w:spacing w:after="0"/>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sSub>
                      <m:sSubPr>
                        <m:ctrlPr>
                          <w:rPr>
                            <w:rFonts w:ascii="Cambria Math" w:hAnsi="Cambria Math" w:cs="Calibri"/>
                            <w:i/>
                            <w:sz w:val="24"/>
                            <w:szCs w:val="24"/>
                          </w:rPr>
                        </m:ctrlPr>
                      </m:sSubPr>
                      <m:e>
                        <m:r>
                          <w:rPr>
                            <w:rFonts w:ascii="Cambria Math" w:hAnsi="Cambria Math" w:cs="Calibri"/>
                            <w:sz w:val="24"/>
                            <w:szCs w:val="24"/>
                          </w:rPr>
                          <m:t>month</m:t>
                        </m:r>
                      </m:e>
                      <m:sub>
                        <m:r>
                          <w:rPr>
                            <w:rFonts w:ascii="Cambria Math" w:hAnsi="Cambria Math" w:cs="Calibri"/>
                            <w:sz w:val="24"/>
                            <w:szCs w:val="24"/>
                          </w:rPr>
                          <m:t>m</m:t>
                        </m:r>
                      </m:sub>
                    </m:sSub>
                  </m:sub>
                </m:sSub>
                <m:r>
                  <m:rPr>
                    <m:nor/>
                  </m:rPr>
                  <w:rPr>
                    <w:rFonts w:ascii="Cambria Math" w:eastAsia="Times New Roman" w:hAnsi="Cambria Math" w:cs="Calibri"/>
                    <w:color w:val="000000"/>
                    <w:sz w:val="24"/>
                    <w:szCs w:val="24"/>
                  </w:rPr>
                  <m:t xml:space="preserve"> ~Normal</m:t>
                </m:r>
                <m:r>
                  <w:rPr>
                    <w:rFonts w:ascii="Cambria Math" w:eastAsia="Times New Roman" w:hAnsi="Cambria Math" w:cs="Calibri"/>
                    <w:color w:val="000000"/>
                    <w:sz w:val="24"/>
                    <w:szCs w:val="24"/>
                  </w:rPr>
                  <m:t>(</m:t>
                </m:r>
                <m:sSub>
                  <m:sSubPr>
                    <m:ctrlPr>
                      <w:rPr>
                        <w:rFonts w:ascii="Cambria Math" w:hAnsi="Cambria Math" w:cs="Calibri"/>
                        <w:i/>
                        <w:sz w:val="24"/>
                        <w:szCs w:val="24"/>
                      </w:rPr>
                    </m:ctrlPr>
                  </m:sSubPr>
                  <m:e>
                    <m:r>
                      <w:rPr>
                        <w:rFonts w:ascii="Cambria Math" w:hAnsi="Cambria Math" w:cs="Calibri"/>
                        <w:sz w:val="24"/>
                        <w:szCs w:val="24"/>
                      </w:rPr>
                      <m:t>α</m:t>
                    </m:r>
                  </m:e>
                  <m:sub>
                    <m:sSub>
                      <m:sSubPr>
                        <m:ctrlPr>
                          <w:rPr>
                            <w:rFonts w:ascii="Cambria Math" w:hAnsi="Cambria Math" w:cs="Calibri"/>
                            <w:i/>
                            <w:sz w:val="24"/>
                            <w:szCs w:val="24"/>
                          </w:rPr>
                        </m:ctrlPr>
                      </m:sSubPr>
                      <m:e>
                        <m:r>
                          <w:rPr>
                            <w:rFonts w:ascii="Cambria Math" w:hAnsi="Cambria Math" w:cs="Calibri"/>
                            <w:sz w:val="24"/>
                            <w:szCs w:val="24"/>
                          </w:rPr>
                          <m:t>month</m:t>
                        </m:r>
                      </m:e>
                      <m:sub>
                        <m:r>
                          <w:rPr>
                            <w:rFonts w:ascii="Cambria Math" w:hAnsi="Cambria Math" w:cs="Calibri"/>
                            <w:sz w:val="24"/>
                            <w:szCs w:val="24"/>
                          </w:rPr>
                          <m:t>m-1</m:t>
                        </m:r>
                      </m:sub>
                    </m:sSub>
                  </m:sub>
                </m:sSub>
                <m:r>
                  <m:rPr>
                    <m:nor/>
                  </m:rPr>
                  <w:rPr>
                    <w:rFonts w:ascii="Cambria Math" w:eastAsia="Times New Roman" w:hAnsi="Cambria Math" w:cs="Calibri"/>
                    <w:color w:val="000000"/>
                    <w:sz w:val="24"/>
                    <w:szCs w:val="24"/>
                  </w:rPr>
                  <m:t xml:space="preserve">, </m:t>
                </m:r>
                <m:sSubSup>
                  <m:sSubSupPr>
                    <m:ctrlPr>
                      <w:rPr>
                        <w:rFonts w:ascii="Cambria Math" w:eastAsia="Times New Roman" w:hAnsi="Cambria Math" w:cs="Calibri"/>
                        <w:color w:val="000000"/>
                        <w:sz w:val="24"/>
                        <w:szCs w:val="24"/>
                      </w:rPr>
                    </m:ctrlPr>
                  </m:sSubSup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sub>
                  <m:sup>
                    <m:r>
                      <w:rPr>
                        <w:rFonts w:ascii="Cambria Math" w:eastAsia="Times New Roman" w:hAnsi="Cambria Math" w:cs="Calibri"/>
                        <w:color w:val="000000"/>
                        <w:sz w:val="24"/>
                        <w:szCs w:val="24"/>
                      </w:rPr>
                      <m:t>-1</m:t>
                    </m:r>
                  </m:sup>
                </m:sSubSup>
                <m:r>
                  <w:rPr>
                    <w:rFonts w:ascii="Cambria Math" w:eastAsia="Times New Roman" w:hAnsi="Cambria Math" w:cs="Calibri"/>
                    <w:color w:val="000000"/>
                    <w:sz w:val="24"/>
                    <w:szCs w:val="24"/>
                  </w:rPr>
                  <m:t>)</m:t>
                </m:r>
              </m:oMath>
            </m:oMathPara>
          </w:p>
        </w:tc>
      </w:tr>
      <w:tr w:rsidR="001104F6" w:rsidRPr="00D164DE" w14:paraId="6E8CA409" w14:textId="77777777" w:rsidTr="001104F6">
        <w:trPr>
          <w:trHeight w:val="320"/>
        </w:trPr>
        <w:tc>
          <w:tcPr>
            <w:tcW w:w="3098" w:type="dxa"/>
            <w:noWrap/>
          </w:tcPr>
          <w:p w14:paraId="2CF74DBE" w14:textId="77777777" w:rsidR="001104F6" w:rsidRDefault="001104F6" w:rsidP="001104F6">
            <w:pPr>
              <w:spacing w:after="0"/>
              <w:jc w:val="center"/>
              <w:rPr>
                <w:sz w:val="24"/>
                <w:szCs w:val="24"/>
              </w:rPr>
            </w:pPr>
            <m:oMathPara>
              <m:oMath>
                <m:r>
                  <m:rPr>
                    <m:nor/>
                  </m:rPr>
                  <w:rPr>
                    <w:rFonts w:ascii="Cambria Math" w:eastAsia="Times New Roman" w:hAnsi="Cambria Math" w:cs="Calibri"/>
                    <w:color w:val="000000"/>
                    <w:sz w:val="24"/>
                    <w:szCs w:val="24"/>
                  </w:rPr>
                  <m:t>log</m:t>
                </m:r>
                <m:r>
                  <m:rPr>
                    <m:sty m:val="p"/>
                  </m:rPr>
                  <w:rPr>
                    <w:rFonts w:ascii="Cambria Math" w:eastAsia="Times New Roman" w:hAnsi="Cambria Math" w:cs="Calibri"/>
                    <w:color w:val="000000"/>
                    <w:sz w:val="24"/>
                    <w:szCs w:val="24"/>
                  </w:rPr>
                  <m:t>⁡</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sub>
                </m:sSub>
                <m:r>
                  <w:rPr>
                    <w:rFonts w:ascii="Cambria Math" w:eastAsia="Times New Roman" w:hAnsi="Cambria Math" w:cs="Calibri"/>
                    <w:color w:val="000000"/>
                    <w:sz w:val="24"/>
                    <w:szCs w:val="24"/>
                  </w:rPr>
                  <m:t>)</m:t>
                </m:r>
              </m:oMath>
            </m:oMathPara>
          </w:p>
        </w:tc>
        <w:tc>
          <w:tcPr>
            <w:tcW w:w="6395" w:type="dxa"/>
            <w:noWrap/>
          </w:tcPr>
          <w:p w14:paraId="266E3FA7" w14:textId="77777777" w:rsidR="001104F6" w:rsidRDefault="001104F6" w:rsidP="001104F6">
            <w:pPr>
              <w:spacing w:after="0"/>
              <w:rPr>
                <w:rFonts w:eastAsia="Times New Roman" w:cs="Calibri"/>
                <w:sz w:val="24"/>
                <w:szCs w:val="24"/>
              </w:rPr>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1104F6" w:rsidRPr="00D164DE" w14:paraId="4AA2C7B8" w14:textId="77777777" w:rsidTr="001104F6">
        <w:trPr>
          <w:trHeight w:val="320"/>
        </w:trPr>
        <w:tc>
          <w:tcPr>
            <w:tcW w:w="3098" w:type="dxa"/>
            <w:noWrap/>
            <w:hideMark/>
          </w:tcPr>
          <w:p w14:paraId="247DDA38" w14:textId="77777777" w:rsidR="001104F6" w:rsidRPr="00D164DE" w:rsidRDefault="005F316A"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oMath>
            </m:oMathPara>
          </w:p>
        </w:tc>
        <w:tc>
          <w:tcPr>
            <w:tcW w:w="6395" w:type="dxa"/>
            <w:noWrap/>
            <w:hideMark/>
          </w:tcPr>
          <w:p w14:paraId="0B294E05" w14:textId="77777777" w:rsidR="001104F6" w:rsidRPr="00D164DE" w:rsidRDefault="001104F6" w:rsidP="001104F6">
            <w:pPr>
              <w:spacing w:after="0"/>
              <w:rPr>
                <w:rFonts w:eastAsia="Times New Roman" w:cs="Calibri"/>
                <w:color w:val="000000"/>
                <w:sz w:val="24"/>
                <w:szCs w:val="24"/>
              </w:rPr>
            </w:pPr>
            <m:oMathPara>
              <m:oMath>
                <m:r>
                  <m:rPr>
                    <m:sty m:val="p"/>
                  </m:rPr>
                  <w:rPr>
                    <w:rFonts w:ascii="Cambria Math" w:eastAsia="Times New Roman" w:hAnsi="Cambria Math" w:cs="Calibri"/>
                    <w:color w:val="000000"/>
                    <w:sz w:val="24"/>
                    <w:szCs w:val="24"/>
                  </w:rPr>
                  <m:t>Multivariate Normal</m:t>
                </m:r>
                <m:r>
                  <w:rPr>
                    <w:rFonts w:ascii="Cambria Math" w:eastAsia="Times New Roman" w:hAnsi="Cambria Math" w:cs="Calibri"/>
                    <w:color w:val="000000"/>
                    <w:sz w:val="24"/>
                    <w:szCs w:val="24"/>
                  </w:rPr>
                  <m:t>(0,</m:t>
                </m:r>
                <m:sSup>
                  <m:sSupPr>
                    <m:ctrlPr>
                      <w:rPr>
                        <w:rFonts w:ascii="Cambria Math" w:eastAsia="Times New Roman" w:hAnsi="Cambria Math" w:cs="Calibri"/>
                        <w:i/>
                        <w:color w:val="000000"/>
                        <w:sz w:val="24"/>
                        <w:szCs w:val="24"/>
                      </w:rPr>
                    </m:ctrlPr>
                  </m:sSupPr>
                  <m:e>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sub>
                    </m:sSub>
                    <m:r>
                      <w:rPr>
                        <w:rFonts w:ascii="Cambria Math" w:eastAsia="Times New Roman" w:hAnsi="Cambria Math" w:cs="Calibri"/>
                        <w:color w:val="000000"/>
                        <w:sz w:val="24"/>
                        <w:szCs w:val="24"/>
                      </w:rPr>
                      <m:t>(D-</m:t>
                    </m:r>
                    <m:r>
                      <m:rPr>
                        <m:sty m:val="bi"/>
                      </m:rPr>
                      <w:rPr>
                        <w:rFonts w:ascii="Cambria Math" w:eastAsia="Times New Roman" w:hAnsi="Cambria Math" w:cs="Calibri"/>
                        <w:color w:val="000000"/>
                        <w:sz w:val="24"/>
                        <w:szCs w:val="24"/>
                      </w:rPr>
                      <m:t>W</m:t>
                    </m:r>
                    <m:r>
                      <w:rPr>
                        <w:rFonts w:ascii="Cambria Math" w:eastAsia="Times New Roman" w:hAnsi="Cambria Math" w:cs="Calibri"/>
                        <w:color w:val="000000"/>
                        <w:sz w:val="24"/>
                        <w:szCs w:val="24"/>
                      </w:rPr>
                      <m:t>)]</m:t>
                    </m:r>
                  </m:e>
                  <m:sup>
                    <m:r>
                      <w:rPr>
                        <w:rFonts w:ascii="Cambria Math" w:eastAsia="Times New Roman" w:hAnsi="Cambria Math" w:cs="Calibri"/>
                        <w:color w:val="000000"/>
                        <w:sz w:val="24"/>
                        <w:szCs w:val="24"/>
                      </w:rPr>
                      <m:t>-1</m:t>
                    </m:r>
                  </m:sup>
                </m:sSup>
                <m:r>
                  <w:rPr>
                    <w:rFonts w:ascii="Cambria Math" w:eastAsia="Times New Roman" w:hAnsi="Cambria Math" w:cs="Calibri"/>
                    <w:color w:val="000000"/>
                    <w:sz w:val="24"/>
                    <w:szCs w:val="24"/>
                  </w:rPr>
                  <m:t xml:space="preserve"> )</m:t>
                </m:r>
              </m:oMath>
            </m:oMathPara>
          </w:p>
        </w:tc>
      </w:tr>
      <w:tr w:rsidR="001104F6" w:rsidRPr="00D164DE" w14:paraId="202C2DCF" w14:textId="77777777" w:rsidTr="001104F6">
        <w:trPr>
          <w:trHeight w:val="320"/>
        </w:trPr>
        <w:tc>
          <w:tcPr>
            <w:tcW w:w="3098" w:type="dxa"/>
            <w:noWrap/>
          </w:tcPr>
          <w:p w14:paraId="61D4B6A2" w14:textId="76011168" w:rsidR="001104F6" w:rsidRDefault="00B41ED4" w:rsidP="001104F6">
            <w:pPr>
              <w:spacing w:after="0"/>
              <w:jc w:val="center"/>
              <w:rPr>
                <w:sz w:val="24"/>
                <w:szCs w:val="24"/>
              </w:rPr>
            </w:pPr>
            <m:oMathPara>
              <m:oMath>
                <m:r>
                  <m:rPr>
                    <m:sty m:val="p"/>
                  </m:rPr>
                  <w:rPr>
                    <w:rFonts w:ascii="Cambria Math" w:eastAsia="Times New Roman" w:hAnsi="Cambria Math" w:cs="Calibri"/>
                    <w:color w:val="000000"/>
                    <w:sz w:val="24"/>
                    <w:szCs w:val="24"/>
                  </w:rPr>
                  <m:t>log⁡</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sub>
                </m:sSub>
                <m:r>
                  <w:rPr>
                    <w:rFonts w:ascii="Cambria Math" w:eastAsia="Times New Roman" w:hAnsi="Cambria Math" w:cs="Calibri"/>
                    <w:color w:val="000000"/>
                    <w:sz w:val="24"/>
                    <w:szCs w:val="24"/>
                  </w:rPr>
                  <m:t>)</m:t>
                </m:r>
              </m:oMath>
            </m:oMathPara>
          </w:p>
        </w:tc>
        <w:tc>
          <w:tcPr>
            <w:tcW w:w="6395" w:type="dxa"/>
            <w:noWrap/>
          </w:tcPr>
          <w:p w14:paraId="386F480F" w14:textId="77777777" w:rsidR="001104F6" w:rsidRPr="008B716B" w:rsidRDefault="001104F6" w:rsidP="001104F6">
            <w:pPr>
              <w:spacing w:after="0"/>
              <w:rPr>
                <w:rFonts w:eastAsia="Times New Roman" w:cs="Calibri"/>
                <w:color w:val="000000"/>
                <w:sz w:val="24"/>
                <w:szCs w:val="24"/>
              </w:rPr>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1104F6" w:rsidRPr="00D164DE" w14:paraId="6D79E667" w14:textId="77777777" w:rsidTr="001104F6">
        <w:trPr>
          <w:trHeight w:val="320"/>
        </w:trPr>
        <w:tc>
          <w:tcPr>
            <w:tcW w:w="9493" w:type="dxa"/>
            <w:gridSpan w:val="2"/>
            <w:noWrap/>
            <w:hideMark/>
          </w:tcPr>
          <w:p w14:paraId="59E6272E" w14:textId="79796F70" w:rsidR="001104F6" w:rsidRPr="00D164DE" w:rsidRDefault="005B4D47" w:rsidP="001104F6">
            <w:pPr>
              <w:spacing w:after="0"/>
              <w:rPr>
                <w:rFonts w:eastAsia="Times New Roman" w:cs="Calibri"/>
                <w:b/>
                <w:bCs/>
                <w:color w:val="000000"/>
                <w:sz w:val="24"/>
                <w:szCs w:val="24"/>
              </w:rPr>
            </w:pPr>
            <w:r>
              <w:rPr>
                <w:rFonts w:eastAsia="Times New Roman" w:cs="Calibri"/>
                <w:b/>
                <w:bCs/>
                <w:color w:val="000000"/>
                <w:sz w:val="24"/>
                <w:szCs w:val="24"/>
              </w:rPr>
              <w:t>Time trends</w:t>
            </w:r>
          </w:p>
        </w:tc>
      </w:tr>
      <w:tr w:rsidR="001104F6" w:rsidRPr="00D164DE" w14:paraId="48B6CAEA" w14:textId="77777777" w:rsidTr="001104F6">
        <w:trPr>
          <w:trHeight w:val="320"/>
        </w:trPr>
        <w:tc>
          <w:tcPr>
            <w:tcW w:w="3098" w:type="dxa"/>
            <w:noWrap/>
            <w:hideMark/>
          </w:tcPr>
          <w:p w14:paraId="7888DD53" w14:textId="77777777" w:rsidR="001104F6" w:rsidRPr="00D164DE" w:rsidRDefault="005F316A"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oMath>
            </m:oMathPara>
          </w:p>
        </w:tc>
        <w:tc>
          <w:tcPr>
            <w:tcW w:w="6395" w:type="dxa"/>
            <w:noWrap/>
            <w:hideMark/>
          </w:tcPr>
          <w:p w14:paraId="359FA62D" w14:textId="77777777" w:rsidR="001104F6" w:rsidRPr="00D164DE" w:rsidRDefault="001104F6" w:rsidP="001104F6">
            <w:pPr>
              <w:spacing w:after="0"/>
              <w:rPr>
                <w:rFonts w:eastAsia="Times New Roman" w:cs="Calibri"/>
                <w:color w:val="000000"/>
                <w:sz w:val="24"/>
                <w:szCs w:val="24"/>
              </w:rPr>
            </w:pPr>
            <m:oMathPara>
              <m:oMath>
                <m:r>
                  <m:rPr>
                    <m:nor/>
                  </m:rPr>
                  <w:rPr>
                    <w:rFonts w:ascii="Cambria Math" w:eastAsia="Times New Roman" w:hAnsi="Cambria Math" w:cs="Calibri"/>
                    <w:color w:val="000000"/>
                    <w:sz w:val="24"/>
                    <w:szCs w:val="24"/>
                  </w:rPr>
                  <m:t>Normal</m:t>
                </m:r>
                <m:r>
                  <w:rPr>
                    <w:rFonts w:ascii="Cambria Math" w:eastAsia="Times New Roman" w:hAnsi="Cambria Math" w:cs="Calibri"/>
                    <w:color w:val="000000"/>
                    <w:sz w:val="24"/>
                    <w:szCs w:val="24"/>
                  </w:rPr>
                  <m:t>(</m:t>
                </m:r>
                <m:r>
                  <w:rPr>
                    <w:rFonts w:ascii="Cambria Math" w:hAnsi="Cambria Math" w:cs="Calibri"/>
                    <w:sz w:val="24"/>
                    <w:szCs w:val="24"/>
                  </w:rPr>
                  <m:t>0</m:t>
                </m:r>
                <m:r>
                  <m:rPr>
                    <m:nor/>
                  </m:rPr>
                  <w:rPr>
                    <w:rFonts w:ascii="Cambria Math" w:eastAsia="Times New Roman" w:hAnsi="Cambria Math" w:cs="Calibri"/>
                    <w:color w:val="000000"/>
                    <w:sz w:val="24"/>
                    <w:szCs w:val="24"/>
                  </w:rPr>
                  <m:t xml:space="preserve">, </m:t>
                </m:r>
                <m:r>
                  <m:rPr>
                    <m:sty m:val="p"/>
                  </m:rPr>
                  <w:rPr>
                    <w:rFonts w:ascii="Cambria Math" w:eastAsia="Times New Roman" w:hAnsi="Cambria Math" w:cs="Calibri"/>
                    <w:color w:val="000000"/>
                    <w:sz w:val="24"/>
                    <w:szCs w:val="24"/>
                  </w:rPr>
                  <m:t>1000</m:t>
                </m:r>
                <m:r>
                  <w:rPr>
                    <w:rFonts w:ascii="Cambria Math" w:eastAsia="Times New Roman" w:hAnsi="Cambria Math" w:cs="Calibri"/>
                    <w:color w:val="000000"/>
                    <w:sz w:val="24"/>
                    <w:szCs w:val="24"/>
                  </w:rPr>
                  <m:t>)</m:t>
                </m:r>
              </m:oMath>
            </m:oMathPara>
          </w:p>
        </w:tc>
      </w:tr>
      <w:tr w:rsidR="001104F6" w:rsidRPr="00D164DE" w14:paraId="6EA330BA" w14:textId="77777777" w:rsidTr="001104F6">
        <w:trPr>
          <w:trHeight w:val="320"/>
        </w:trPr>
        <w:tc>
          <w:tcPr>
            <w:tcW w:w="3098" w:type="dxa"/>
            <w:noWrap/>
            <w:hideMark/>
          </w:tcPr>
          <w:p w14:paraId="27934030" w14:textId="77777777" w:rsidR="001104F6" w:rsidRPr="00D164DE" w:rsidRDefault="005F316A"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oMath>
            </m:oMathPara>
          </w:p>
        </w:tc>
        <w:tc>
          <w:tcPr>
            <w:tcW w:w="6395" w:type="dxa"/>
            <w:noWrap/>
            <w:hideMark/>
          </w:tcPr>
          <w:p w14:paraId="5712285C" w14:textId="77777777" w:rsidR="001104F6" w:rsidRPr="00D164DE" w:rsidRDefault="001104F6" w:rsidP="001104F6">
            <w:pPr>
              <w:spacing w:after="0"/>
              <w:rPr>
                <w:rFonts w:eastAsia="Times New Roman" w:cs="Calibri"/>
                <w:color w:val="000000"/>
                <w:sz w:val="24"/>
                <w:szCs w:val="24"/>
              </w:rPr>
            </w:pPr>
            <m:oMathPara>
              <m:oMath>
                <m:r>
                  <m:rPr>
                    <m:sty m:val="p"/>
                  </m:rPr>
                  <w:rPr>
                    <w:rFonts w:ascii="Cambria Math" w:eastAsia="Times New Roman" w:hAnsi="Cambria Math" w:cs="Calibri"/>
                    <w:color w:val="000000"/>
                    <w:sz w:val="24"/>
                    <w:szCs w:val="24"/>
                  </w:rPr>
                  <m:t>Multivariate Normal</m:t>
                </m:r>
                <m:r>
                  <w:rPr>
                    <w:rFonts w:ascii="Cambria Math" w:eastAsia="Times New Roman" w:hAnsi="Cambria Math" w:cs="Calibri"/>
                    <w:color w:val="000000"/>
                    <w:sz w:val="24"/>
                    <w:szCs w:val="24"/>
                  </w:rPr>
                  <m:t>(0,</m:t>
                </m:r>
                <m:sSup>
                  <m:sSupPr>
                    <m:ctrlPr>
                      <w:rPr>
                        <w:rFonts w:ascii="Cambria Math" w:eastAsia="Times New Roman" w:hAnsi="Cambria Math" w:cs="Calibri"/>
                        <w:i/>
                        <w:color w:val="000000"/>
                        <w:sz w:val="24"/>
                        <w:szCs w:val="24"/>
                      </w:rPr>
                    </m:ctrlPr>
                  </m:sSupPr>
                  <m:e>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sub>
                    </m:sSub>
                    <m:r>
                      <w:rPr>
                        <w:rFonts w:ascii="Cambria Math" w:eastAsia="Times New Roman" w:hAnsi="Cambria Math" w:cs="Calibri"/>
                        <w:color w:val="000000"/>
                        <w:sz w:val="24"/>
                        <w:szCs w:val="24"/>
                      </w:rPr>
                      <m:t>(D-</m:t>
                    </m:r>
                    <m:r>
                      <m:rPr>
                        <m:sty m:val="bi"/>
                      </m:rPr>
                      <w:rPr>
                        <w:rFonts w:ascii="Cambria Math" w:eastAsia="Times New Roman" w:hAnsi="Cambria Math" w:cs="Calibri"/>
                        <w:color w:val="000000"/>
                        <w:sz w:val="24"/>
                        <w:szCs w:val="24"/>
                      </w:rPr>
                      <m:t>W</m:t>
                    </m:r>
                    <m:r>
                      <w:rPr>
                        <w:rFonts w:ascii="Cambria Math" w:eastAsia="Times New Roman" w:hAnsi="Cambria Math" w:cs="Calibri"/>
                        <w:color w:val="000000"/>
                        <w:sz w:val="24"/>
                        <w:szCs w:val="24"/>
                      </w:rPr>
                      <m:t>)]</m:t>
                    </m:r>
                  </m:e>
                  <m:sup>
                    <m:r>
                      <w:rPr>
                        <w:rFonts w:ascii="Cambria Math" w:eastAsia="Times New Roman" w:hAnsi="Cambria Math" w:cs="Calibri"/>
                        <w:color w:val="000000"/>
                        <w:sz w:val="24"/>
                        <w:szCs w:val="24"/>
                      </w:rPr>
                      <m:t>-1</m:t>
                    </m:r>
                  </m:sup>
                </m:sSup>
                <m:r>
                  <w:rPr>
                    <w:rFonts w:ascii="Cambria Math" w:eastAsia="Times New Roman" w:hAnsi="Cambria Math" w:cs="Calibri"/>
                    <w:color w:val="000000"/>
                    <w:sz w:val="24"/>
                    <w:szCs w:val="24"/>
                  </w:rPr>
                  <m:t xml:space="preserve"> )</m:t>
                </m:r>
              </m:oMath>
            </m:oMathPara>
          </w:p>
        </w:tc>
      </w:tr>
      <w:tr w:rsidR="001104F6" w:rsidRPr="00D164DE" w14:paraId="36282A95" w14:textId="77777777" w:rsidTr="001104F6">
        <w:trPr>
          <w:trHeight w:val="320"/>
        </w:trPr>
        <w:tc>
          <w:tcPr>
            <w:tcW w:w="3098" w:type="dxa"/>
            <w:noWrap/>
            <w:hideMark/>
          </w:tcPr>
          <w:p w14:paraId="05915193" w14:textId="254687E6" w:rsidR="001104F6" w:rsidRPr="00D164DE" w:rsidRDefault="00B41ED4" w:rsidP="001104F6">
            <w:pPr>
              <w:spacing w:after="0"/>
              <w:jc w:val="center"/>
              <w:rPr>
                <w:rFonts w:eastAsia="Times New Roman" w:cs="Calibri"/>
                <w:color w:val="000000"/>
                <w:sz w:val="24"/>
                <w:szCs w:val="24"/>
              </w:rPr>
            </w:pPr>
            <m:oMathPara>
              <m:oMath>
                <m:r>
                  <m:rPr>
                    <m:sty m:val="p"/>
                  </m:rPr>
                  <w:rPr>
                    <w:rFonts w:ascii="Cambria Math" w:eastAsia="Times New Roman" w:hAnsi="Cambria Math" w:cs="Calibri"/>
                    <w:color w:val="000000"/>
                    <w:sz w:val="24"/>
                    <w:szCs w:val="24"/>
                  </w:rPr>
                  <m:t>log⁡</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sub>
                </m:sSub>
                <m:r>
                  <w:rPr>
                    <w:rFonts w:ascii="Cambria Math" w:eastAsia="Times New Roman" w:hAnsi="Cambria Math" w:cs="Calibri"/>
                    <w:color w:val="000000"/>
                    <w:sz w:val="24"/>
                    <w:szCs w:val="24"/>
                  </w:rPr>
                  <m:t>)</m:t>
                </m:r>
              </m:oMath>
            </m:oMathPara>
          </w:p>
        </w:tc>
        <w:tc>
          <w:tcPr>
            <w:tcW w:w="6395" w:type="dxa"/>
            <w:noWrap/>
            <w:hideMark/>
          </w:tcPr>
          <w:p w14:paraId="32F32D93" w14:textId="77777777" w:rsidR="001104F6" w:rsidRPr="00D164DE" w:rsidRDefault="001104F6" w:rsidP="001104F6">
            <w:pPr>
              <w:spacing w:after="0"/>
              <w:rPr>
                <w:rFonts w:eastAsia="Times New Roman" w:cs="Calibri"/>
                <w:color w:val="000000"/>
                <w:sz w:val="24"/>
                <w:szCs w:val="24"/>
              </w:rPr>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1104F6" w:rsidRPr="00D164DE" w14:paraId="0A435470" w14:textId="77777777" w:rsidTr="001104F6">
        <w:trPr>
          <w:trHeight w:val="320"/>
        </w:trPr>
        <w:tc>
          <w:tcPr>
            <w:tcW w:w="3098" w:type="dxa"/>
            <w:noWrap/>
            <w:hideMark/>
          </w:tcPr>
          <w:p w14:paraId="3DF6693A" w14:textId="77777777" w:rsidR="001104F6" w:rsidRPr="00D164DE" w:rsidRDefault="005F316A"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oMath>
            </m:oMathPara>
          </w:p>
        </w:tc>
        <w:tc>
          <w:tcPr>
            <w:tcW w:w="6395" w:type="dxa"/>
            <w:noWrap/>
            <w:hideMark/>
          </w:tcPr>
          <w:p w14:paraId="312F9A68" w14:textId="77777777" w:rsidR="001104F6" w:rsidRPr="00D164DE" w:rsidRDefault="005F316A" w:rsidP="001104F6">
            <w:pPr>
              <w:spacing w:after="0"/>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sSub>
                      <m:sSubPr>
                        <m:ctrlPr>
                          <w:rPr>
                            <w:rFonts w:ascii="Cambria Math" w:hAnsi="Cambria Math" w:cs="Calibri"/>
                            <w:i/>
                            <w:sz w:val="24"/>
                            <w:szCs w:val="24"/>
                          </w:rPr>
                        </m:ctrlPr>
                      </m:sSubPr>
                      <m:e>
                        <m:r>
                          <w:rPr>
                            <w:rFonts w:ascii="Cambria Math" w:hAnsi="Cambria Math" w:cs="Calibri"/>
                            <w:sz w:val="24"/>
                            <w:szCs w:val="24"/>
                          </w:rPr>
                          <m:t>month</m:t>
                        </m:r>
                      </m:e>
                      <m:sub>
                        <m:r>
                          <w:rPr>
                            <w:rFonts w:ascii="Cambria Math" w:hAnsi="Cambria Math" w:cs="Calibri"/>
                            <w:sz w:val="24"/>
                            <w:szCs w:val="24"/>
                          </w:rPr>
                          <m:t>m</m:t>
                        </m:r>
                      </m:sub>
                    </m:sSub>
                  </m:sub>
                </m:sSub>
                <m:r>
                  <m:rPr>
                    <m:nor/>
                  </m:rPr>
                  <w:rPr>
                    <w:rFonts w:ascii="Cambria Math" w:eastAsia="Times New Roman" w:hAnsi="Cambria Math" w:cs="Calibri"/>
                    <w:color w:val="000000"/>
                    <w:sz w:val="24"/>
                    <w:szCs w:val="24"/>
                  </w:rPr>
                  <m:t xml:space="preserve"> ~Normal</m:t>
                </m:r>
                <m:r>
                  <w:rPr>
                    <w:rFonts w:ascii="Cambria Math" w:eastAsia="Times New Roman" w:hAnsi="Cambria Math" w:cs="Calibri"/>
                    <w:color w:val="000000"/>
                    <w:sz w:val="24"/>
                    <w:szCs w:val="24"/>
                  </w:rPr>
                  <m:t>(</m:t>
                </m:r>
                <m:sSub>
                  <m:sSubPr>
                    <m:ctrlPr>
                      <w:rPr>
                        <w:rFonts w:ascii="Cambria Math" w:hAnsi="Cambria Math" w:cs="Calibri"/>
                        <w:i/>
                        <w:sz w:val="24"/>
                        <w:szCs w:val="24"/>
                      </w:rPr>
                    </m:ctrlPr>
                  </m:sSubPr>
                  <m:e>
                    <m:r>
                      <w:rPr>
                        <w:rFonts w:ascii="Cambria Math" w:hAnsi="Cambria Math" w:cs="Calibri"/>
                        <w:sz w:val="24"/>
                        <w:szCs w:val="24"/>
                      </w:rPr>
                      <m:t>β</m:t>
                    </m:r>
                  </m:e>
                  <m:sub>
                    <m:sSub>
                      <m:sSubPr>
                        <m:ctrlPr>
                          <w:rPr>
                            <w:rFonts w:ascii="Cambria Math" w:hAnsi="Cambria Math" w:cs="Calibri"/>
                            <w:i/>
                            <w:sz w:val="24"/>
                            <w:szCs w:val="24"/>
                          </w:rPr>
                        </m:ctrlPr>
                      </m:sSubPr>
                      <m:e>
                        <m:r>
                          <w:rPr>
                            <w:rFonts w:ascii="Cambria Math" w:hAnsi="Cambria Math" w:cs="Calibri"/>
                            <w:sz w:val="24"/>
                            <w:szCs w:val="24"/>
                          </w:rPr>
                          <m:t>month</m:t>
                        </m:r>
                      </m:e>
                      <m:sub>
                        <m:r>
                          <w:rPr>
                            <w:rFonts w:ascii="Cambria Math" w:hAnsi="Cambria Math" w:cs="Calibri"/>
                            <w:sz w:val="24"/>
                            <w:szCs w:val="24"/>
                          </w:rPr>
                          <m:t>m-1</m:t>
                        </m:r>
                      </m:sub>
                    </m:sSub>
                  </m:sub>
                </m:sSub>
                <m:r>
                  <m:rPr>
                    <m:nor/>
                  </m:rPr>
                  <w:rPr>
                    <w:rFonts w:ascii="Cambria Math" w:eastAsia="Times New Roman" w:hAnsi="Cambria Math" w:cs="Calibri"/>
                    <w:color w:val="000000"/>
                    <w:sz w:val="24"/>
                    <w:szCs w:val="24"/>
                  </w:rPr>
                  <m:t xml:space="preserve">, </m:t>
                </m:r>
                <m:sSubSup>
                  <m:sSubSupPr>
                    <m:ctrlPr>
                      <w:rPr>
                        <w:rFonts w:ascii="Cambria Math" w:eastAsia="Times New Roman" w:hAnsi="Cambria Math" w:cs="Calibri"/>
                        <w:color w:val="000000"/>
                        <w:sz w:val="24"/>
                        <w:szCs w:val="24"/>
                      </w:rPr>
                    </m:ctrlPr>
                  </m:sSubSup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sub>
                  <m:sup>
                    <m:r>
                      <w:rPr>
                        <w:rFonts w:ascii="Cambria Math" w:eastAsia="Times New Roman" w:hAnsi="Cambria Math" w:cs="Calibri"/>
                        <w:color w:val="000000"/>
                        <w:sz w:val="24"/>
                        <w:szCs w:val="24"/>
                      </w:rPr>
                      <m:t>-1</m:t>
                    </m:r>
                  </m:sup>
                </m:sSubSup>
                <m:r>
                  <w:rPr>
                    <w:rFonts w:ascii="Cambria Math" w:eastAsia="Times New Roman" w:hAnsi="Cambria Math" w:cs="Calibri"/>
                    <w:color w:val="000000"/>
                    <w:sz w:val="24"/>
                    <w:szCs w:val="24"/>
                  </w:rPr>
                  <m:t>)</m:t>
                </m:r>
              </m:oMath>
            </m:oMathPara>
          </w:p>
        </w:tc>
      </w:tr>
      <w:tr w:rsidR="001104F6" w:rsidRPr="00D164DE" w14:paraId="53583805" w14:textId="77777777" w:rsidTr="001104F6">
        <w:trPr>
          <w:trHeight w:val="320"/>
        </w:trPr>
        <w:tc>
          <w:tcPr>
            <w:tcW w:w="3098" w:type="dxa"/>
            <w:noWrap/>
          </w:tcPr>
          <w:p w14:paraId="540AF932" w14:textId="77777777" w:rsidR="001104F6" w:rsidRDefault="001104F6" w:rsidP="001104F6">
            <w:pPr>
              <w:spacing w:after="0"/>
              <w:jc w:val="center"/>
              <w:rPr>
                <w:sz w:val="24"/>
                <w:szCs w:val="24"/>
              </w:rPr>
            </w:pPr>
            <m:oMathPara>
              <m:oMath>
                <m:r>
                  <m:rPr>
                    <m:nor/>
                  </m:rPr>
                  <w:rPr>
                    <w:rFonts w:ascii="Cambria Math" w:eastAsia="Times New Roman" w:hAnsi="Cambria Math" w:cs="Calibri"/>
                    <w:color w:val="000000"/>
                    <w:sz w:val="24"/>
                    <w:szCs w:val="24"/>
                  </w:rPr>
                  <m:t>log</m:t>
                </m:r>
                <m:r>
                  <m:rPr>
                    <m:sty m:val="p"/>
                  </m:rPr>
                  <w:rPr>
                    <w:rFonts w:ascii="Cambria Math" w:eastAsia="Times New Roman" w:hAnsi="Cambria Math" w:cs="Calibri"/>
                    <w:color w:val="000000"/>
                    <w:sz w:val="24"/>
                    <w:szCs w:val="24"/>
                  </w:rPr>
                  <m:t>⁡</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sub>
                </m:sSub>
                <m:r>
                  <w:rPr>
                    <w:rFonts w:ascii="Cambria Math" w:eastAsia="Times New Roman" w:hAnsi="Cambria Math" w:cs="Calibri"/>
                    <w:color w:val="000000"/>
                    <w:sz w:val="24"/>
                    <w:szCs w:val="24"/>
                  </w:rPr>
                  <m:t>)</m:t>
                </m:r>
              </m:oMath>
            </m:oMathPara>
          </w:p>
        </w:tc>
        <w:tc>
          <w:tcPr>
            <w:tcW w:w="6395" w:type="dxa"/>
            <w:noWrap/>
          </w:tcPr>
          <w:p w14:paraId="4406C8F5" w14:textId="77777777" w:rsidR="001104F6" w:rsidRPr="00D164DE" w:rsidRDefault="001104F6" w:rsidP="001104F6">
            <w:pPr>
              <w:spacing w:after="0"/>
              <w:rPr>
                <w:rFonts w:eastAsia="Times New Roman" w:cs="Calibri"/>
                <w:color w:val="000000"/>
                <w:sz w:val="24"/>
                <w:szCs w:val="24"/>
              </w:rPr>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1104F6" w:rsidRPr="00D164DE" w14:paraId="390FA5BD" w14:textId="77777777" w:rsidTr="001104F6">
        <w:trPr>
          <w:trHeight w:val="320"/>
        </w:trPr>
        <w:tc>
          <w:tcPr>
            <w:tcW w:w="3098" w:type="dxa"/>
            <w:noWrap/>
          </w:tcPr>
          <w:p w14:paraId="7A69E98F" w14:textId="77777777" w:rsidR="001104F6" w:rsidRDefault="005F316A" w:rsidP="001104F6">
            <w:pPr>
              <w:spacing w:after="0"/>
              <w:jc w:val="center"/>
              <w:rPr>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oMath>
            </m:oMathPara>
          </w:p>
        </w:tc>
        <w:tc>
          <w:tcPr>
            <w:tcW w:w="6395" w:type="dxa"/>
            <w:noWrap/>
          </w:tcPr>
          <w:p w14:paraId="4C3219AB" w14:textId="77777777" w:rsidR="001104F6" w:rsidRPr="00D164DE" w:rsidRDefault="001104F6" w:rsidP="001104F6">
            <w:pPr>
              <w:spacing w:after="0"/>
              <w:rPr>
                <w:rFonts w:eastAsia="Times New Roman" w:cs="Calibri"/>
                <w:color w:val="000000"/>
                <w:sz w:val="24"/>
                <w:szCs w:val="24"/>
              </w:rPr>
            </w:pPr>
            <m:oMathPara>
              <m:oMath>
                <m:r>
                  <m:rPr>
                    <m:sty m:val="p"/>
                  </m:rPr>
                  <w:rPr>
                    <w:rFonts w:ascii="Cambria Math" w:eastAsia="Times New Roman" w:hAnsi="Cambria Math" w:cs="Calibri"/>
                    <w:color w:val="000000"/>
                    <w:sz w:val="24"/>
                    <w:szCs w:val="24"/>
                  </w:rPr>
                  <m:t>Multivariate Normal</m:t>
                </m:r>
                <m:r>
                  <w:rPr>
                    <w:rFonts w:ascii="Cambria Math" w:eastAsia="Times New Roman" w:hAnsi="Cambria Math" w:cs="Calibri"/>
                    <w:color w:val="000000"/>
                    <w:sz w:val="24"/>
                    <w:szCs w:val="24"/>
                  </w:rPr>
                  <m:t>(0,</m:t>
                </m:r>
                <m:sSup>
                  <m:sSupPr>
                    <m:ctrlPr>
                      <w:rPr>
                        <w:rFonts w:ascii="Cambria Math" w:eastAsia="Times New Roman" w:hAnsi="Cambria Math" w:cs="Calibri"/>
                        <w:i/>
                        <w:color w:val="000000"/>
                        <w:sz w:val="24"/>
                        <w:szCs w:val="24"/>
                      </w:rPr>
                    </m:ctrlPr>
                  </m:sSupPr>
                  <m:e>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sub>
                    </m:sSub>
                    <m:r>
                      <w:rPr>
                        <w:rFonts w:ascii="Cambria Math" w:eastAsia="Times New Roman" w:hAnsi="Cambria Math" w:cs="Calibri"/>
                        <w:color w:val="000000"/>
                        <w:sz w:val="24"/>
                        <w:szCs w:val="24"/>
                      </w:rPr>
                      <m:t>(D-</m:t>
                    </m:r>
                    <m:r>
                      <m:rPr>
                        <m:sty m:val="bi"/>
                      </m:rPr>
                      <w:rPr>
                        <w:rFonts w:ascii="Cambria Math" w:eastAsia="Times New Roman" w:hAnsi="Cambria Math" w:cs="Calibri"/>
                        <w:color w:val="000000"/>
                        <w:sz w:val="24"/>
                        <w:szCs w:val="24"/>
                      </w:rPr>
                      <m:t>W</m:t>
                    </m:r>
                    <m:r>
                      <w:rPr>
                        <w:rFonts w:ascii="Cambria Math" w:eastAsia="Times New Roman" w:hAnsi="Cambria Math" w:cs="Calibri"/>
                        <w:color w:val="000000"/>
                        <w:sz w:val="24"/>
                        <w:szCs w:val="24"/>
                      </w:rPr>
                      <m:t>)]</m:t>
                    </m:r>
                  </m:e>
                  <m:sup>
                    <m:r>
                      <w:rPr>
                        <w:rFonts w:ascii="Cambria Math" w:eastAsia="Times New Roman" w:hAnsi="Cambria Math" w:cs="Calibri"/>
                        <w:color w:val="000000"/>
                        <w:sz w:val="24"/>
                        <w:szCs w:val="24"/>
                      </w:rPr>
                      <m:t>-1</m:t>
                    </m:r>
                  </m:sup>
                </m:sSup>
                <m:r>
                  <w:rPr>
                    <w:rFonts w:ascii="Cambria Math" w:eastAsia="Times New Roman" w:hAnsi="Cambria Math" w:cs="Calibri"/>
                    <w:color w:val="000000"/>
                    <w:sz w:val="24"/>
                    <w:szCs w:val="24"/>
                  </w:rPr>
                  <m:t xml:space="preserve"> )</m:t>
                </m:r>
              </m:oMath>
            </m:oMathPara>
          </w:p>
        </w:tc>
      </w:tr>
      <w:tr w:rsidR="001104F6" w:rsidRPr="00D164DE" w14:paraId="628C740B" w14:textId="77777777" w:rsidTr="001104F6">
        <w:trPr>
          <w:trHeight w:val="320"/>
        </w:trPr>
        <w:tc>
          <w:tcPr>
            <w:tcW w:w="3098" w:type="dxa"/>
            <w:noWrap/>
          </w:tcPr>
          <w:p w14:paraId="28561DBA" w14:textId="5A23D328" w:rsidR="001104F6" w:rsidRDefault="005F40AC" w:rsidP="001104F6">
            <w:pPr>
              <w:spacing w:after="0"/>
              <w:jc w:val="center"/>
              <w:rPr>
                <w:sz w:val="24"/>
                <w:szCs w:val="24"/>
              </w:rPr>
            </w:pPr>
            <m:oMath>
              <m:r>
                <m:rPr>
                  <m:sty m:val="p"/>
                </m:rPr>
                <w:rPr>
                  <w:rFonts w:ascii="Cambria Math" w:eastAsia="Times New Roman" w:hAnsi="Cambria Math" w:cs="Calibri"/>
                  <w:color w:val="000000"/>
                  <w:sz w:val="24"/>
                  <w:szCs w:val="24"/>
                </w:rPr>
                <m:t>log⁡</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sub>
              </m:sSub>
            </m:oMath>
            <w:r>
              <w:rPr>
                <w:color w:val="000000"/>
                <w:sz w:val="24"/>
                <w:szCs w:val="24"/>
              </w:rPr>
              <w:t>)</w:t>
            </w:r>
          </w:p>
        </w:tc>
        <w:tc>
          <w:tcPr>
            <w:tcW w:w="6395" w:type="dxa"/>
            <w:noWrap/>
          </w:tcPr>
          <w:p w14:paraId="0ABF28CA" w14:textId="77777777" w:rsidR="001104F6" w:rsidRPr="00D164DE" w:rsidRDefault="001104F6" w:rsidP="001104F6">
            <w:pPr>
              <w:spacing w:after="0"/>
              <w:rPr>
                <w:rFonts w:eastAsia="Times New Roman" w:cs="Calibri"/>
                <w:color w:val="000000"/>
                <w:sz w:val="24"/>
                <w:szCs w:val="24"/>
              </w:rPr>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1104F6" w:rsidRPr="00D164DE" w14:paraId="38636A4E" w14:textId="77777777" w:rsidTr="001104F6">
        <w:trPr>
          <w:trHeight w:val="320"/>
        </w:trPr>
        <w:tc>
          <w:tcPr>
            <w:tcW w:w="9493" w:type="dxa"/>
            <w:gridSpan w:val="2"/>
            <w:noWrap/>
            <w:hideMark/>
          </w:tcPr>
          <w:p w14:paraId="414CBFB5" w14:textId="77777777" w:rsidR="001104F6" w:rsidRPr="00D164DE" w:rsidRDefault="001104F6" w:rsidP="001104F6">
            <w:pPr>
              <w:spacing w:after="0"/>
              <w:rPr>
                <w:rFonts w:eastAsia="Times New Roman" w:cs="Calibri"/>
                <w:b/>
                <w:bCs/>
                <w:color w:val="000000"/>
                <w:sz w:val="24"/>
                <w:szCs w:val="24"/>
              </w:rPr>
            </w:pPr>
            <w:r w:rsidRPr="00D164DE">
              <w:rPr>
                <w:rFonts w:eastAsia="Times New Roman" w:cs="Calibri"/>
                <w:b/>
                <w:bCs/>
                <w:color w:val="000000"/>
                <w:sz w:val="24"/>
                <w:szCs w:val="24"/>
              </w:rPr>
              <w:t>Random walk</w:t>
            </w:r>
          </w:p>
        </w:tc>
      </w:tr>
      <w:tr w:rsidR="001104F6" w:rsidRPr="00D164DE" w14:paraId="5D4A1FAC" w14:textId="77777777" w:rsidTr="001104F6">
        <w:trPr>
          <w:trHeight w:val="320"/>
        </w:trPr>
        <w:tc>
          <w:tcPr>
            <w:tcW w:w="3098" w:type="dxa"/>
            <w:noWrap/>
            <w:hideMark/>
          </w:tcPr>
          <w:p w14:paraId="58F20D39" w14:textId="77777777" w:rsidR="001104F6" w:rsidRPr="00D164DE" w:rsidRDefault="005F316A"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oMath>
            </m:oMathPara>
          </w:p>
        </w:tc>
        <w:tc>
          <w:tcPr>
            <w:tcW w:w="6395" w:type="dxa"/>
            <w:noWrap/>
            <w:hideMark/>
          </w:tcPr>
          <w:p w14:paraId="58F22A35" w14:textId="77777777" w:rsidR="001104F6" w:rsidRPr="00D164DE" w:rsidRDefault="005F316A" w:rsidP="001104F6">
            <w:pPr>
              <w:spacing w:after="0"/>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ν</m:t>
                    </m:r>
                  </m:e>
                  <m:sub>
                    <m:sSub>
                      <m:sSubPr>
                        <m:ctrlPr>
                          <w:rPr>
                            <w:rFonts w:ascii="Cambria Math" w:hAnsi="Cambria Math" w:cs="Calibri"/>
                            <w:i/>
                            <w:sz w:val="24"/>
                            <w:szCs w:val="24"/>
                          </w:rPr>
                        </m:ctrlPr>
                      </m:sSubPr>
                      <m:e>
                        <m:r>
                          <w:rPr>
                            <w:rFonts w:ascii="Cambria Math" w:hAnsi="Cambria Math" w:cs="Calibri"/>
                            <w:sz w:val="24"/>
                            <w:szCs w:val="24"/>
                          </w:rPr>
                          <m:t>month-year</m:t>
                        </m:r>
                      </m:e>
                      <m:sub>
                        <m:r>
                          <w:rPr>
                            <w:rFonts w:ascii="Cambria Math" w:hAnsi="Cambria Math" w:cs="Calibri"/>
                            <w:sz w:val="24"/>
                            <w:szCs w:val="24"/>
                          </w:rPr>
                          <m:t>t</m:t>
                        </m:r>
                      </m:sub>
                    </m:sSub>
                  </m:sub>
                </m:sSub>
                <m:r>
                  <m:rPr>
                    <m:nor/>
                  </m:rPr>
                  <w:rPr>
                    <w:rFonts w:ascii="Cambria Math" w:eastAsia="Times New Roman" w:hAnsi="Cambria Math" w:cs="Calibri"/>
                    <w:color w:val="000000"/>
                    <w:sz w:val="24"/>
                    <w:szCs w:val="24"/>
                  </w:rPr>
                  <m:t xml:space="preserve"> ~Normal</m:t>
                </m:r>
                <m:r>
                  <w:rPr>
                    <w:rFonts w:ascii="Cambria Math" w:eastAsia="Times New Roman" w:hAnsi="Cambria Math" w:cs="Calibri"/>
                    <w:color w:val="000000"/>
                    <w:sz w:val="24"/>
                    <w:szCs w:val="24"/>
                  </w:rPr>
                  <m:t>(</m:t>
                </m:r>
                <m:sSub>
                  <m:sSubPr>
                    <m:ctrlPr>
                      <w:rPr>
                        <w:rFonts w:ascii="Cambria Math" w:hAnsi="Cambria Math" w:cs="Calibri"/>
                        <w:i/>
                        <w:sz w:val="24"/>
                        <w:szCs w:val="24"/>
                      </w:rPr>
                    </m:ctrlPr>
                  </m:sSubPr>
                  <m:e>
                    <m:r>
                      <w:rPr>
                        <w:rFonts w:ascii="Cambria Math" w:hAnsi="Cambria Math" w:cs="Calibri"/>
                        <w:sz w:val="24"/>
                        <w:szCs w:val="24"/>
                      </w:rPr>
                      <m:t>ν</m:t>
                    </m:r>
                  </m:e>
                  <m:sub>
                    <m:sSub>
                      <m:sSubPr>
                        <m:ctrlPr>
                          <w:rPr>
                            <w:rFonts w:ascii="Cambria Math" w:hAnsi="Cambria Math" w:cs="Calibri"/>
                            <w:i/>
                            <w:sz w:val="24"/>
                            <w:szCs w:val="24"/>
                          </w:rPr>
                        </m:ctrlPr>
                      </m:sSubPr>
                      <m:e>
                        <m:r>
                          <w:rPr>
                            <w:rFonts w:ascii="Cambria Math" w:hAnsi="Cambria Math" w:cs="Calibri"/>
                            <w:sz w:val="24"/>
                            <w:szCs w:val="24"/>
                          </w:rPr>
                          <m:t>month-year</m:t>
                        </m:r>
                      </m:e>
                      <m:sub>
                        <m:r>
                          <w:rPr>
                            <w:rFonts w:ascii="Cambria Math" w:hAnsi="Cambria Math" w:cs="Calibri"/>
                            <w:sz w:val="24"/>
                            <w:szCs w:val="24"/>
                          </w:rPr>
                          <m:t>t-1</m:t>
                        </m:r>
                      </m:sub>
                    </m:sSub>
                  </m:sub>
                </m:sSub>
                <m:r>
                  <m:rPr>
                    <m:nor/>
                  </m:rPr>
                  <w:rPr>
                    <w:rFonts w:ascii="Cambria Math" w:eastAsia="Times New Roman" w:hAnsi="Cambria Math" w:cs="Calibri"/>
                    <w:color w:val="000000"/>
                    <w:sz w:val="24"/>
                    <w:szCs w:val="24"/>
                  </w:rPr>
                  <m:t xml:space="preserve">, </m:t>
                </m:r>
                <m:sSubSup>
                  <m:sSubSupPr>
                    <m:ctrlPr>
                      <w:rPr>
                        <w:rFonts w:ascii="Cambria Math" w:eastAsia="Times New Roman" w:hAnsi="Cambria Math" w:cs="Calibri"/>
                        <w:color w:val="000000"/>
                        <w:sz w:val="24"/>
                        <w:szCs w:val="24"/>
                      </w:rPr>
                    </m:ctrlPr>
                  </m:sSubSup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sub>
                  <m:sup>
                    <m:r>
                      <w:rPr>
                        <w:rFonts w:ascii="Cambria Math" w:eastAsia="Times New Roman" w:hAnsi="Cambria Math" w:cs="Calibri"/>
                        <w:color w:val="000000"/>
                        <w:sz w:val="24"/>
                        <w:szCs w:val="24"/>
                      </w:rPr>
                      <m:t>-1</m:t>
                    </m:r>
                  </m:sup>
                </m:sSubSup>
                <m:r>
                  <w:rPr>
                    <w:rFonts w:ascii="Cambria Math" w:eastAsia="Times New Roman" w:hAnsi="Cambria Math" w:cs="Calibri"/>
                    <w:color w:val="000000"/>
                    <w:sz w:val="24"/>
                    <w:szCs w:val="24"/>
                  </w:rPr>
                  <m:t>)</m:t>
                </m:r>
              </m:oMath>
            </m:oMathPara>
          </w:p>
        </w:tc>
      </w:tr>
      <w:tr w:rsidR="001104F6" w:rsidRPr="00D164DE" w14:paraId="1F8FEF6F" w14:textId="77777777" w:rsidTr="001104F6">
        <w:trPr>
          <w:trHeight w:val="320"/>
        </w:trPr>
        <w:tc>
          <w:tcPr>
            <w:tcW w:w="3098" w:type="dxa"/>
            <w:noWrap/>
          </w:tcPr>
          <w:p w14:paraId="7FAE0350" w14:textId="77777777" w:rsidR="001104F6" w:rsidRDefault="001104F6" w:rsidP="001104F6">
            <w:pPr>
              <w:spacing w:after="0"/>
              <w:jc w:val="center"/>
              <w:rPr>
                <w:sz w:val="24"/>
                <w:szCs w:val="24"/>
              </w:rPr>
            </w:pPr>
            <m:oMathPara>
              <m:oMath>
                <m:r>
                  <m:rPr>
                    <m:nor/>
                  </m:rPr>
                  <w:rPr>
                    <w:rFonts w:ascii="Cambria Math" w:eastAsia="Times New Roman" w:hAnsi="Cambria Math" w:cs="Calibri"/>
                    <w:color w:val="000000"/>
                    <w:sz w:val="24"/>
                    <w:szCs w:val="24"/>
                  </w:rPr>
                  <m:t>log</m:t>
                </m:r>
                <m:r>
                  <m:rPr>
                    <m:sty m:val="p"/>
                  </m:rPr>
                  <w:rPr>
                    <w:rFonts w:ascii="Cambria Math" w:eastAsia="Times New Roman" w:hAnsi="Cambria Math" w:cs="Calibri"/>
                    <w:color w:val="000000"/>
                    <w:sz w:val="24"/>
                    <w:szCs w:val="24"/>
                  </w:rPr>
                  <m:t>⁡</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sub>
                </m:sSub>
                <m:r>
                  <w:rPr>
                    <w:rFonts w:ascii="Cambria Math" w:eastAsia="Times New Roman" w:hAnsi="Cambria Math" w:cs="Calibri"/>
                    <w:color w:val="000000"/>
                    <w:sz w:val="24"/>
                    <w:szCs w:val="24"/>
                  </w:rPr>
                  <m:t>)</m:t>
                </m:r>
              </m:oMath>
            </m:oMathPara>
          </w:p>
        </w:tc>
        <w:tc>
          <w:tcPr>
            <w:tcW w:w="6395" w:type="dxa"/>
            <w:noWrap/>
          </w:tcPr>
          <w:p w14:paraId="51C2219A" w14:textId="77777777" w:rsidR="001104F6" w:rsidRPr="00D164DE" w:rsidRDefault="001104F6" w:rsidP="001104F6">
            <w:pPr>
              <w:spacing w:after="0"/>
              <w:rPr>
                <w:rFonts w:eastAsia="Times New Roman" w:cs="Calibri"/>
                <w:color w:val="000000"/>
                <w:sz w:val="24"/>
                <w:szCs w:val="24"/>
              </w:rPr>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1104F6" w:rsidRPr="00D164DE" w14:paraId="2C2EEEEA" w14:textId="77777777" w:rsidTr="001104F6">
        <w:trPr>
          <w:trHeight w:val="320"/>
        </w:trPr>
        <w:tc>
          <w:tcPr>
            <w:tcW w:w="9493" w:type="dxa"/>
            <w:gridSpan w:val="2"/>
            <w:noWrap/>
            <w:hideMark/>
          </w:tcPr>
          <w:p w14:paraId="6FE12AAC" w14:textId="77777777" w:rsidR="001104F6" w:rsidRPr="00D164DE" w:rsidRDefault="001104F6" w:rsidP="001104F6">
            <w:pPr>
              <w:spacing w:after="0"/>
              <w:rPr>
                <w:rFonts w:eastAsia="Times New Roman" w:cs="Calibri"/>
                <w:b/>
                <w:bCs/>
                <w:color w:val="000000"/>
                <w:sz w:val="24"/>
                <w:szCs w:val="24"/>
              </w:rPr>
            </w:pPr>
            <w:r w:rsidRPr="00D164DE">
              <w:rPr>
                <w:rFonts w:eastAsia="Times New Roman" w:cs="Calibri"/>
                <w:b/>
                <w:bCs/>
                <w:color w:val="000000"/>
                <w:sz w:val="24"/>
                <w:szCs w:val="24"/>
              </w:rPr>
              <w:t>Overdispersion</w:t>
            </w:r>
          </w:p>
        </w:tc>
      </w:tr>
      <w:tr w:rsidR="001104F6" w:rsidRPr="00D164DE" w14:paraId="5AAC8B2D" w14:textId="77777777" w:rsidTr="001104F6">
        <w:trPr>
          <w:trHeight w:val="320"/>
        </w:trPr>
        <w:tc>
          <w:tcPr>
            <w:tcW w:w="3098" w:type="dxa"/>
            <w:noWrap/>
            <w:hideMark/>
          </w:tcPr>
          <w:p w14:paraId="1F90462D" w14:textId="77777777" w:rsidR="001104F6" w:rsidRPr="00D164DE" w:rsidRDefault="005F316A"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ɛ</m:t>
                    </m:r>
                  </m:e>
                  <m:sub>
                    <m:r>
                      <w:rPr>
                        <w:rFonts w:ascii="Cambria Math" w:hAnsi="Cambria Math" w:cs="Calibri"/>
                        <w:sz w:val="24"/>
                        <w:szCs w:val="24"/>
                        <w:vertAlign w:val="subscript"/>
                      </w:rPr>
                      <m:t>state-month-year</m:t>
                    </m:r>
                  </m:sub>
                </m:sSub>
              </m:oMath>
            </m:oMathPara>
          </w:p>
        </w:tc>
        <w:tc>
          <w:tcPr>
            <w:tcW w:w="6395" w:type="dxa"/>
            <w:noWrap/>
            <w:hideMark/>
          </w:tcPr>
          <w:p w14:paraId="7CE0E48A" w14:textId="77777777" w:rsidR="001104F6" w:rsidRPr="00D164DE" w:rsidRDefault="001104F6" w:rsidP="001104F6">
            <w:pPr>
              <w:keepNext/>
              <w:spacing w:after="0"/>
              <w:rPr>
                <w:rFonts w:eastAsia="Times New Roman" w:cs="Calibri"/>
                <w:color w:val="000000"/>
                <w:sz w:val="24"/>
                <w:szCs w:val="24"/>
              </w:rPr>
            </w:pPr>
            <m:oMathPara>
              <m:oMath>
                <m:r>
                  <m:rPr>
                    <m:nor/>
                  </m:rPr>
                  <w:rPr>
                    <w:rFonts w:ascii="Cambria Math" w:eastAsia="Times New Roman" w:hAnsi="Cambria Math" w:cs="Calibri"/>
                    <w:color w:val="000000"/>
                    <w:sz w:val="24"/>
                    <w:szCs w:val="24"/>
                  </w:rPr>
                  <m:t>Normal</m:t>
                </m:r>
                <m:r>
                  <w:rPr>
                    <w:rFonts w:ascii="Cambria Math" w:eastAsia="Times New Roman" w:hAnsi="Cambria Math" w:cs="Calibri"/>
                    <w:color w:val="000000"/>
                    <w:sz w:val="24"/>
                    <w:szCs w:val="24"/>
                  </w:rPr>
                  <m:t>(</m:t>
                </m:r>
                <m:r>
                  <w:rPr>
                    <w:rFonts w:ascii="Cambria Math" w:hAnsi="Cambria Math" w:cs="Calibri"/>
                    <w:sz w:val="24"/>
                    <w:szCs w:val="24"/>
                  </w:rPr>
                  <m:t>0</m:t>
                </m:r>
                <m:r>
                  <m:rPr>
                    <m:nor/>
                  </m:rPr>
                  <w:rPr>
                    <w:rFonts w:ascii="Cambria Math" w:eastAsia="Times New Roman" w:hAnsi="Cambria Math" w:cs="Calibri"/>
                    <w:color w:val="000000"/>
                    <w:sz w:val="24"/>
                    <w:szCs w:val="24"/>
                  </w:rPr>
                  <m:t xml:space="preserve">, </m:t>
                </m:r>
                <m:sSubSup>
                  <m:sSubSupPr>
                    <m:ctrlPr>
                      <w:rPr>
                        <w:rFonts w:ascii="Cambria Math" w:eastAsia="Times New Roman" w:hAnsi="Cambria Math" w:cs="Calibri"/>
                        <w:color w:val="000000"/>
                        <w:sz w:val="24"/>
                        <w:szCs w:val="24"/>
                      </w:rPr>
                    </m:ctrlPr>
                  </m:sSubSupPr>
                  <m:e>
                    <m:r>
                      <w:rPr>
                        <w:rFonts w:ascii="Cambria Math" w:eastAsia="Times New Roman" w:hAnsi="Cambria Math" w:cs="Calibri"/>
                        <w:color w:val="000000"/>
                        <w:sz w:val="24"/>
                        <w:szCs w:val="24"/>
                      </w:rPr>
                      <m:t>τ</m:t>
                    </m:r>
                  </m:e>
                  <m:sub>
                    <m:r>
                      <w:rPr>
                        <w:rFonts w:ascii="Cambria Math" w:hAnsi="Cambria Math" w:cs="Calibri"/>
                        <w:sz w:val="24"/>
                        <w:szCs w:val="24"/>
                      </w:rPr>
                      <m:t>ɛ</m:t>
                    </m:r>
                  </m:sub>
                  <m:sup>
                    <m:r>
                      <w:rPr>
                        <w:rFonts w:ascii="Cambria Math" w:eastAsia="Times New Roman" w:hAnsi="Cambria Math" w:cs="Calibri"/>
                        <w:color w:val="000000"/>
                        <w:sz w:val="24"/>
                        <w:szCs w:val="24"/>
                      </w:rPr>
                      <m:t>-1</m:t>
                    </m:r>
                  </m:sup>
                </m:sSubSup>
                <m:r>
                  <w:rPr>
                    <w:rFonts w:ascii="Cambria Math" w:eastAsia="Times New Roman" w:hAnsi="Cambria Math" w:cs="Calibri"/>
                    <w:color w:val="000000"/>
                    <w:sz w:val="24"/>
                    <w:szCs w:val="24"/>
                  </w:rPr>
                  <m:t>)</m:t>
                </m:r>
              </m:oMath>
            </m:oMathPara>
          </w:p>
        </w:tc>
      </w:tr>
      <w:tr w:rsidR="001104F6" w:rsidRPr="00D164DE" w14:paraId="49B45919" w14:textId="77777777" w:rsidTr="001104F6">
        <w:trPr>
          <w:trHeight w:val="320"/>
        </w:trPr>
        <w:tc>
          <w:tcPr>
            <w:tcW w:w="3098" w:type="dxa"/>
            <w:noWrap/>
          </w:tcPr>
          <w:p w14:paraId="28641FBB" w14:textId="77777777" w:rsidR="001104F6" w:rsidRDefault="005F316A" w:rsidP="001104F6">
            <w:pPr>
              <w:spacing w:after="0"/>
              <w:jc w:val="center"/>
              <w:rPr>
                <w:sz w:val="24"/>
                <w:szCs w:val="24"/>
              </w:rPr>
            </w:pPr>
            <m:oMathPara>
              <m:oMath>
                <m:sSub>
                  <m:sSubPr>
                    <m:ctrlPr>
                      <w:rPr>
                        <w:rFonts w:ascii="Cambria Math" w:eastAsia="Times New Roman" w:hAnsi="Cambria Math" w:cs="Calibri"/>
                        <w:i/>
                        <w:color w:val="000000"/>
                        <w:sz w:val="24"/>
                        <w:szCs w:val="24"/>
                      </w:rPr>
                    </m:ctrlPr>
                  </m:sSubPr>
                  <m:e>
                    <m:r>
                      <m:rPr>
                        <m:sty m:val="p"/>
                      </m:rPr>
                      <w:rPr>
                        <w:rFonts w:ascii="Cambria Math" w:eastAsia="Times New Roman" w:hAnsi="Cambria Math" w:cs="Calibri"/>
                        <w:color w:val="000000"/>
                        <w:sz w:val="24"/>
                        <w:szCs w:val="24"/>
                      </w:rPr>
                      <m:t>log⁡</m:t>
                    </m:r>
                    <m:r>
                      <w:rPr>
                        <w:rFonts w:ascii="Cambria Math" w:eastAsia="Times New Roman" w:hAnsi="Cambria Math" w:cs="Calibri"/>
                        <w:color w:val="000000"/>
                        <w:sz w:val="24"/>
                        <w:szCs w:val="24"/>
                      </w:rPr>
                      <m:t>(τ</m:t>
                    </m:r>
                  </m:e>
                  <m:sub>
                    <m:r>
                      <w:rPr>
                        <w:rFonts w:ascii="Cambria Math" w:hAnsi="Cambria Math" w:cs="Calibri"/>
                        <w:sz w:val="24"/>
                        <w:szCs w:val="24"/>
                      </w:rPr>
                      <m:t>ɛ</m:t>
                    </m:r>
                  </m:sub>
                </m:sSub>
                <m:r>
                  <w:rPr>
                    <w:rFonts w:ascii="Cambria Math" w:eastAsia="Times New Roman" w:hAnsi="Cambria Math" w:cs="Calibri"/>
                    <w:color w:val="000000"/>
                    <w:sz w:val="24"/>
                    <w:szCs w:val="24"/>
                  </w:rPr>
                  <m:t>)</m:t>
                </m:r>
              </m:oMath>
            </m:oMathPara>
          </w:p>
        </w:tc>
        <w:tc>
          <w:tcPr>
            <w:tcW w:w="6395" w:type="dxa"/>
            <w:noWrap/>
          </w:tcPr>
          <w:p w14:paraId="24220F5E" w14:textId="77777777" w:rsidR="001104F6" w:rsidRPr="00D164DE" w:rsidRDefault="001104F6" w:rsidP="001104F6">
            <w:pPr>
              <w:keepNext/>
              <w:spacing w:after="0"/>
              <w:rPr>
                <w:rFonts w:eastAsia="Times New Roman" w:cs="Calibri"/>
                <w:color w:val="000000"/>
                <w:sz w:val="24"/>
                <w:szCs w:val="24"/>
              </w:rPr>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1104F6" w:rsidRPr="00D164DE" w14:paraId="50FF74F3" w14:textId="77777777" w:rsidTr="001104F6">
        <w:trPr>
          <w:trHeight w:val="320"/>
        </w:trPr>
        <w:tc>
          <w:tcPr>
            <w:tcW w:w="9493" w:type="dxa"/>
            <w:gridSpan w:val="2"/>
            <w:noWrap/>
          </w:tcPr>
          <w:p w14:paraId="26CAE6A8" w14:textId="77777777" w:rsidR="001104F6" w:rsidRPr="000260BF" w:rsidRDefault="001104F6" w:rsidP="001104F6">
            <w:pPr>
              <w:keepNext/>
              <w:spacing w:after="0"/>
              <w:rPr>
                <w:rFonts w:eastAsia="Times New Roman" w:cs="Calibri"/>
                <w:b/>
                <w:color w:val="000000"/>
                <w:sz w:val="24"/>
                <w:szCs w:val="24"/>
              </w:rPr>
            </w:pPr>
            <w:r w:rsidRPr="000260BF">
              <w:rPr>
                <w:rFonts w:eastAsia="Times New Roman" w:cs="Calibri"/>
                <w:b/>
                <w:color w:val="000000"/>
                <w:sz w:val="24"/>
                <w:szCs w:val="24"/>
              </w:rPr>
              <w:t>Temperature anomaly coefficient</w:t>
            </w:r>
          </w:p>
        </w:tc>
      </w:tr>
      <w:tr w:rsidR="001104F6" w:rsidRPr="00D164DE" w14:paraId="4248E5A7" w14:textId="77777777" w:rsidTr="001104F6">
        <w:trPr>
          <w:trHeight w:val="320"/>
        </w:trPr>
        <w:tc>
          <w:tcPr>
            <w:tcW w:w="3098" w:type="dxa"/>
            <w:noWrap/>
          </w:tcPr>
          <w:p w14:paraId="733677C6" w14:textId="77777777" w:rsidR="001104F6" w:rsidRPr="000260BF" w:rsidRDefault="005F316A" w:rsidP="001104F6">
            <w:pPr>
              <w:keepNext/>
              <w:spacing w:after="0"/>
              <w:rPr>
                <w:rFonts w:eastAsia="Times New Roman" w:cs="Calibri"/>
                <w:b/>
                <w:color w:val="000000"/>
                <w:sz w:val="24"/>
                <w:szCs w:val="24"/>
              </w:rPr>
            </w:pPr>
            <m:oMathPara>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m:oMathPara>
          </w:p>
        </w:tc>
        <w:tc>
          <w:tcPr>
            <w:tcW w:w="6395" w:type="dxa"/>
          </w:tcPr>
          <w:p w14:paraId="0B9DDD8B" w14:textId="77777777" w:rsidR="001104F6" w:rsidRPr="000260BF" w:rsidRDefault="005F316A" w:rsidP="001104F6">
            <w:pPr>
              <w:keepNext/>
              <w:spacing w:after="0"/>
              <w:rPr>
                <w:rFonts w:eastAsia="Times New Roman" w:cs="Calibri"/>
                <w:b/>
                <w:color w:val="000000"/>
                <w:sz w:val="24"/>
                <w:szCs w:val="24"/>
              </w:rPr>
            </w:pPr>
            <m:oMathPara>
              <m:oMath>
                <m:sSub>
                  <m:sSubPr>
                    <m:ctrlPr>
                      <w:rPr>
                        <w:rFonts w:ascii="Cambria Math" w:hAnsi="Cambria Math" w:cs="Calibri"/>
                        <w:sz w:val="24"/>
                        <w:szCs w:val="24"/>
                      </w:rPr>
                    </m:ctrlPr>
                  </m:sSubPr>
                  <m:e>
                    <m:r>
                      <m:rPr>
                        <m:sty m:val="p"/>
                      </m:rPr>
                      <w:rPr>
                        <w:rFonts w:ascii="Cambria Math" w:hAnsi="Cambria Math" w:cs="Calibri"/>
                        <w:sz w:val="24"/>
                        <w:szCs w:val="24"/>
                      </w:rPr>
                      <m:t>γ</m:t>
                    </m:r>
                  </m:e>
                  <m:sub>
                    <m:sSub>
                      <m:sSubPr>
                        <m:ctrlPr>
                          <w:rPr>
                            <w:rFonts w:ascii="Cambria Math" w:hAnsi="Cambria Math" w:cs="Calibri"/>
                            <w:i/>
                            <w:sz w:val="24"/>
                            <w:szCs w:val="24"/>
                          </w:rPr>
                        </m:ctrlPr>
                      </m:sSubPr>
                      <m:e>
                        <m:r>
                          <w:rPr>
                            <w:rFonts w:ascii="Cambria Math" w:hAnsi="Cambria Math" w:cs="Calibri"/>
                            <w:sz w:val="24"/>
                            <w:szCs w:val="24"/>
                          </w:rPr>
                          <m:t>month</m:t>
                        </m:r>
                      </m:e>
                      <m:sub>
                        <m:r>
                          <w:rPr>
                            <w:rFonts w:ascii="Cambria Math" w:hAnsi="Cambria Math" w:cs="Calibri"/>
                            <w:sz w:val="24"/>
                            <w:szCs w:val="24"/>
                          </w:rPr>
                          <m:t>m</m:t>
                        </m:r>
                      </m:sub>
                    </m:sSub>
                  </m:sub>
                </m:sSub>
                <m:r>
                  <m:rPr>
                    <m:nor/>
                  </m:rPr>
                  <w:rPr>
                    <w:rFonts w:ascii="Cambria Math" w:eastAsia="Times New Roman" w:hAnsi="Cambria Math" w:cs="Calibri"/>
                    <w:color w:val="000000"/>
                    <w:sz w:val="24"/>
                    <w:szCs w:val="24"/>
                  </w:rPr>
                  <m:t xml:space="preserve"> ~Normal</m:t>
                </m:r>
                <m:r>
                  <w:rPr>
                    <w:rFonts w:ascii="Cambria Math" w:eastAsia="Times New Roman" w:hAnsi="Cambria Math" w:cs="Calibri"/>
                    <w:color w:val="000000"/>
                    <w:sz w:val="24"/>
                    <w:szCs w:val="24"/>
                  </w:rPr>
                  <m:t>(</m:t>
                </m:r>
                <m:sSub>
                  <m:sSubPr>
                    <m:ctrlPr>
                      <w:rPr>
                        <w:rFonts w:ascii="Cambria Math" w:hAnsi="Cambria Math" w:cs="Calibri"/>
                        <w:sz w:val="24"/>
                        <w:szCs w:val="24"/>
                      </w:rPr>
                    </m:ctrlPr>
                  </m:sSubPr>
                  <m:e>
                    <m:r>
                      <m:rPr>
                        <m:sty m:val="p"/>
                      </m:rPr>
                      <w:rPr>
                        <w:rFonts w:ascii="Cambria Math" w:hAnsi="Cambria Math" w:cs="Calibri"/>
                        <w:sz w:val="24"/>
                        <w:szCs w:val="24"/>
                      </w:rPr>
                      <m:t>γ</m:t>
                    </m:r>
                  </m:e>
                  <m:sub>
                    <m:sSub>
                      <m:sSubPr>
                        <m:ctrlPr>
                          <w:rPr>
                            <w:rFonts w:ascii="Cambria Math" w:hAnsi="Cambria Math" w:cs="Calibri"/>
                            <w:i/>
                            <w:sz w:val="24"/>
                            <w:szCs w:val="24"/>
                          </w:rPr>
                        </m:ctrlPr>
                      </m:sSubPr>
                      <m:e>
                        <m:r>
                          <w:rPr>
                            <w:rFonts w:ascii="Cambria Math" w:hAnsi="Cambria Math" w:cs="Calibri"/>
                            <w:sz w:val="24"/>
                            <w:szCs w:val="24"/>
                          </w:rPr>
                          <m:t>month</m:t>
                        </m:r>
                      </m:e>
                      <m:sub>
                        <m:r>
                          <w:rPr>
                            <w:rFonts w:ascii="Cambria Math" w:hAnsi="Cambria Math" w:cs="Calibri"/>
                            <w:sz w:val="24"/>
                            <w:szCs w:val="24"/>
                          </w:rPr>
                          <m:t>m-1</m:t>
                        </m:r>
                      </m:sub>
                    </m:sSub>
                  </m:sub>
                </m:sSub>
                <m:r>
                  <m:rPr>
                    <m:nor/>
                  </m:rPr>
                  <w:rPr>
                    <w:rFonts w:ascii="Cambria Math" w:eastAsia="Times New Roman" w:hAnsi="Cambria Math" w:cs="Calibri"/>
                    <w:color w:val="000000"/>
                    <w:sz w:val="24"/>
                    <w:szCs w:val="24"/>
                  </w:rPr>
                  <m:t xml:space="preserve">, </m:t>
                </m:r>
                <m:sSubSup>
                  <m:sSubSupPr>
                    <m:ctrlPr>
                      <w:rPr>
                        <w:rFonts w:ascii="Cambria Math" w:eastAsia="Times New Roman" w:hAnsi="Cambria Math" w:cs="Calibri"/>
                        <w:color w:val="000000"/>
                        <w:sz w:val="24"/>
                        <w:szCs w:val="24"/>
                      </w:rPr>
                    </m:ctrlPr>
                  </m:sSubSup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sub>
                  <m:sup>
                    <m:r>
                      <w:rPr>
                        <w:rFonts w:ascii="Cambria Math" w:eastAsia="Times New Roman" w:hAnsi="Cambria Math" w:cs="Calibri"/>
                        <w:color w:val="000000"/>
                        <w:sz w:val="24"/>
                        <w:szCs w:val="24"/>
                      </w:rPr>
                      <m:t>-1</m:t>
                    </m:r>
                  </m:sup>
                </m:sSubSup>
                <m:r>
                  <w:rPr>
                    <w:rFonts w:ascii="Cambria Math" w:eastAsia="Times New Roman" w:hAnsi="Cambria Math" w:cs="Calibri"/>
                    <w:color w:val="000000"/>
                    <w:sz w:val="24"/>
                    <w:szCs w:val="24"/>
                  </w:rPr>
                  <m:t>)</m:t>
                </m:r>
              </m:oMath>
            </m:oMathPara>
          </w:p>
        </w:tc>
      </w:tr>
      <w:tr w:rsidR="001104F6" w:rsidRPr="00D164DE" w14:paraId="7C5D506D" w14:textId="77777777" w:rsidTr="001104F6">
        <w:trPr>
          <w:trHeight w:val="320"/>
        </w:trPr>
        <w:tc>
          <w:tcPr>
            <w:tcW w:w="3098" w:type="dxa"/>
            <w:noWrap/>
          </w:tcPr>
          <w:p w14:paraId="019F0E70" w14:textId="77777777" w:rsidR="001104F6" w:rsidRDefault="001104F6" w:rsidP="001104F6">
            <w:pPr>
              <w:keepNext/>
              <w:spacing w:after="0"/>
              <w:rPr>
                <w:sz w:val="24"/>
                <w:szCs w:val="24"/>
              </w:rPr>
            </w:pPr>
            <m:oMathPara>
              <m:oMath>
                <m:r>
                  <m:rPr>
                    <m:nor/>
                  </m:rPr>
                  <w:rPr>
                    <w:rFonts w:ascii="Cambria Math" w:eastAsia="Times New Roman" w:hAnsi="Cambria Math" w:cs="Calibri"/>
                    <w:color w:val="000000"/>
                    <w:sz w:val="24"/>
                    <w:szCs w:val="24"/>
                  </w:rPr>
                  <w:lastRenderedPageBreak/>
                  <m:t>log</m:t>
                </m:r>
                <m:r>
                  <m:rPr>
                    <m:sty m:val="p"/>
                  </m:rPr>
                  <w:rPr>
                    <w:rFonts w:ascii="Cambria Math" w:eastAsia="Times New Roman" w:hAnsi="Cambria Math" w:cs="Calibri"/>
                    <w:color w:val="000000"/>
                    <w:sz w:val="24"/>
                    <w:szCs w:val="24"/>
                  </w:rPr>
                  <m:t>⁡</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sub>
                </m:sSub>
                <m:r>
                  <w:rPr>
                    <w:rFonts w:ascii="Cambria Math" w:eastAsia="Times New Roman" w:hAnsi="Cambria Math" w:cs="Calibri"/>
                    <w:color w:val="000000"/>
                    <w:sz w:val="24"/>
                    <w:szCs w:val="24"/>
                  </w:rPr>
                  <m:t>)</m:t>
                </m:r>
              </m:oMath>
            </m:oMathPara>
          </w:p>
        </w:tc>
        <w:tc>
          <w:tcPr>
            <w:tcW w:w="6395" w:type="dxa"/>
          </w:tcPr>
          <w:p w14:paraId="4DF99F33" w14:textId="77777777" w:rsidR="001104F6" w:rsidRDefault="001104F6" w:rsidP="001104F6">
            <w:pPr>
              <w:keepNext/>
              <w:spacing w:after="0"/>
              <w:rPr>
                <w:rFonts w:eastAsia="Times New Roman" w:cs="Calibri"/>
                <w:sz w:val="24"/>
                <w:szCs w:val="24"/>
              </w:rPr>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bl>
    <w:p w14:paraId="1B6D6B5E" w14:textId="6CEA664D" w:rsidR="001104F6" w:rsidRDefault="00C17AFC" w:rsidP="0044361D">
      <w:pPr>
        <w:suppressLineNumbers/>
        <w:jc w:val="center"/>
      </w:pPr>
      <w:bookmarkStart w:id="18" w:name="_Ref5636139"/>
      <w:bookmarkStart w:id="19" w:name="_Toc5971392"/>
      <w:r w:rsidRPr="0087446B">
        <w:rPr>
          <w:b/>
        </w:rPr>
        <w:t xml:space="preserve">Table </w:t>
      </w:r>
      <w:r w:rsidR="00B40990">
        <w:rPr>
          <w:b/>
        </w:rPr>
        <w:fldChar w:fldCharType="begin"/>
      </w:r>
      <w:r w:rsidR="00B40990">
        <w:rPr>
          <w:b/>
        </w:rPr>
        <w:instrText xml:space="preserve"> SEQ Table \* ARABIC </w:instrText>
      </w:r>
      <w:r w:rsidR="00B40990">
        <w:rPr>
          <w:b/>
        </w:rPr>
        <w:fldChar w:fldCharType="separate"/>
      </w:r>
      <w:r w:rsidR="00641DCC">
        <w:rPr>
          <w:b/>
          <w:noProof/>
        </w:rPr>
        <w:t>2</w:t>
      </w:r>
      <w:r w:rsidR="00B40990">
        <w:rPr>
          <w:b/>
        </w:rPr>
        <w:fldChar w:fldCharType="end"/>
      </w:r>
      <w:bookmarkEnd w:id="18"/>
      <w:r w:rsidRPr="0087446B">
        <w:t>. National temperature model priors.</w:t>
      </w:r>
      <w:bookmarkEnd w:id="19"/>
    </w:p>
    <w:p w14:paraId="08C954C0" w14:textId="4B9069D0" w:rsidR="00DB40B2" w:rsidRDefault="00B96FE9" w:rsidP="00DB40B2">
      <w:pPr>
        <w:pStyle w:val="Heading3"/>
      </w:pPr>
      <w:bookmarkStart w:id="20" w:name="_Toc6058541"/>
      <w:r>
        <w:t>Overall terms</w:t>
      </w:r>
      <w:bookmarkEnd w:id="20"/>
    </w:p>
    <w:p w14:paraId="2A9810AC" w14:textId="1983B451" w:rsidR="00905D56" w:rsidRPr="00C52BAE" w:rsidRDefault="00C52BAE" w:rsidP="00E33C91">
      <w:pPr>
        <w:spacing w:line="480" w:lineRule="auto"/>
        <w:ind w:firstLine="720"/>
        <w:jc w:val="both"/>
        <w:rPr>
          <w:rFonts w:cs="Calibri"/>
          <w:sz w:val="24"/>
          <w:szCs w:val="24"/>
        </w:rPr>
      </w:pPr>
      <w:r w:rsidRPr="00DB2DBC">
        <w:rPr>
          <w:rFonts w:cs="Calibri"/>
          <w:sz w:val="24"/>
          <w:szCs w:val="24"/>
        </w:rPr>
        <w:t xml:space="preserve">The model </w:t>
      </w:r>
      <w:r>
        <w:rPr>
          <w:rFonts w:cs="Calibri"/>
          <w:sz w:val="24"/>
          <w:szCs w:val="24"/>
        </w:rPr>
        <w:t xml:space="preserve">described in </w:t>
      </w:r>
      <w:r>
        <w:rPr>
          <w:rFonts w:cs="Calibri"/>
          <w:sz w:val="24"/>
          <w:szCs w:val="24"/>
        </w:rPr>
        <w:fldChar w:fldCharType="begin"/>
      </w:r>
      <w:r>
        <w:rPr>
          <w:rFonts w:cs="Calibri"/>
          <w:sz w:val="24"/>
          <w:szCs w:val="24"/>
        </w:rPr>
        <w:instrText xml:space="preserve"> REF _Ref5574051 \h </w:instrText>
      </w:r>
      <w:r>
        <w:rPr>
          <w:rFonts w:cs="Calibri"/>
          <w:sz w:val="24"/>
          <w:szCs w:val="24"/>
        </w:rPr>
      </w:r>
      <w:r>
        <w:rPr>
          <w:rFonts w:cs="Calibri"/>
          <w:sz w:val="24"/>
          <w:szCs w:val="24"/>
        </w:rPr>
        <w:fldChar w:fldCharType="separate"/>
      </w:r>
      <w:r w:rsidR="00641DCC" w:rsidRPr="00A91EA9">
        <w:rPr>
          <w:b/>
        </w:rPr>
        <w:t xml:space="preserve">Equation </w:t>
      </w:r>
      <w:r w:rsidR="00641DCC">
        <w:rPr>
          <w:b/>
          <w:noProof/>
        </w:rPr>
        <w:t>2</w:t>
      </w:r>
      <w:r>
        <w:rPr>
          <w:rFonts w:cs="Calibri"/>
          <w:sz w:val="24"/>
          <w:szCs w:val="24"/>
        </w:rPr>
        <w:fldChar w:fldCharType="end"/>
      </w:r>
      <w:r>
        <w:rPr>
          <w:rFonts w:cs="Calibri"/>
          <w:sz w:val="24"/>
          <w:szCs w:val="24"/>
        </w:rPr>
        <w:t xml:space="preserve"> </w:t>
      </w:r>
      <w:r w:rsidR="00020DF7" w:rsidRPr="00C52BAE">
        <w:rPr>
          <w:rFonts w:cs="Calibri"/>
          <w:sz w:val="24"/>
          <w:szCs w:val="24"/>
        </w:rPr>
        <w:t xml:space="preserve">contained terms that represent the overall level and trend in mortality, with </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oMath>
      <w:r w:rsidR="00020DF7" w:rsidRPr="00C52BAE">
        <w:rPr>
          <w:rFonts w:cs="Calibri"/>
          <w:sz w:val="24"/>
          <w:szCs w:val="24"/>
        </w:rPr>
        <w:t xml:space="preserve"> as the common intercept for log-transformed death rates, and </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oMath>
      <w:r w:rsidR="00020DF7" w:rsidRPr="00C52BAE">
        <w:rPr>
          <w:rFonts w:cs="Calibri"/>
          <w:sz w:val="24"/>
          <w:szCs w:val="24"/>
        </w:rPr>
        <w:t xml:space="preserve"> the common time slope. </w:t>
      </w:r>
      <w:r w:rsidR="00997268" w:rsidRPr="00C52BAE">
        <w:rPr>
          <w:rFonts w:cs="Calibri"/>
          <w:sz w:val="24"/>
          <w:szCs w:val="24"/>
        </w:rPr>
        <w:t xml:space="preserve">The global term </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oMath>
      <w:r w:rsidR="00C4354B" w:rsidRPr="00C52BAE">
        <w:rPr>
          <w:rFonts w:cs="Calibri"/>
          <w:sz w:val="24"/>
          <w:szCs w:val="24"/>
        </w:rPr>
        <w:t xml:space="preserve"> </w:t>
      </w:r>
      <w:r w:rsidR="009915AD" w:rsidRPr="00DB2DBC">
        <w:rPr>
          <w:rFonts w:cs="Calibri"/>
          <w:sz w:val="24"/>
          <w:szCs w:val="24"/>
        </w:rPr>
        <w:t>represent</w:t>
      </w:r>
      <w:r w:rsidR="009915AD">
        <w:rPr>
          <w:rFonts w:cs="Calibri"/>
          <w:sz w:val="24"/>
          <w:szCs w:val="24"/>
        </w:rPr>
        <w:t>s</w:t>
      </w:r>
      <w:r w:rsidR="009915AD" w:rsidRPr="00DB2DBC">
        <w:rPr>
          <w:rFonts w:cs="Calibri"/>
          <w:sz w:val="24"/>
          <w:szCs w:val="24"/>
        </w:rPr>
        <w:t xml:space="preserve"> the </w:t>
      </w:r>
      <w:r w:rsidR="009915AD">
        <w:rPr>
          <w:rFonts w:cs="Calibri"/>
          <w:sz w:val="24"/>
          <w:szCs w:val="24"/>
        </w:rPr>
        <w:t xml:space="preserve">average log mortality rate in the first year of the period of study (1980) across months and states. </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oMath>
      <w:r w:rsidR="00E035FE" w:rsidRPr="00C52BAE">
        <w:rPr>
          <w:rFonts w:cs="Calibri"/>
          <w:sz w:val="24"/>
          <w:szCs w:val="24"/>
        </w:rPr>
        <w:t xml:space="preserve"> captured the average change in log mortality over time across states and months.</w:t>
      </w:r>
      <w:r w:rsidR="004076C4" w:rsidRPr="004076C4">
        <w:rPr>
          <w:rFonts w:cs="Calibri"/>
          <w:sz w:val="24"/>
          <w:szCs w:val="24"/>
        </w:rPr>
        <w:t xml:space="preserve"> </w:t>
      </w:r>
      <w:r w:rsidR="004076C4">
        <w:rPr>
          <w:rFonts w:cs="Calibri"/>
          <w:sz w:val="24"/>
          <w:szCs w:val="24"/>
        </w:rPr>
        <w:t xml:space="preserve">I gave both </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oMath>
      <w:r w:rsidR="004076C4" w:rsidRPr="00C52BAE">
        <w:rPr>
          <w:rFonts w:cs="Calibri"/>
          <w:sz w:val="24"/>
          <w:szCs w:val="24"/>
        </w:rPr>
        <w:t xml:space="preserve"> </w:t>
      </w:r>
      <w:r w:rsidR="004076C4">
        <w:rPr>
          <w:rFonts w:cs="Calibri"/>
          <w:sz w:val="24"/>
          <w:szCs w:val="24"/>
        </w:rPr>
        <w:t xml:space="preserve">and </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oMath>
      <w:r w:rsidR="004076C4">
        <w:rPr>
          <w:rFonts w:cs="Calibri"/>
          <w:sz w:val="24"/>
          <w:szCs w:val="24"/>
        </w:rPr>
        <w:t xml:space="preserve"> non-informative uniform prior</w:t>
      </w:r>
      <w:r w:rsidR="00B978AC">
        <w:rPr>
          <w:rFonts w:cs="Calibri"/>
          <w:sz w:val="24"/>
          <w:szCs w:val="24"/>
        </w:rPr>
        <w:t>s</w:t>
      </w:r>
      <w:r w:rsidR="004076C4">
        <w:rPr>
          <w:rFonts w:cs="Calibri"/>
          <w:sz w:val="24"/>
          <w:szCs w:val="24"/>
        </w:rPr>
        <w:t xml:space="preserve"> (</w:t>
      </w:r>
      <w:r w:rsidR="004076C4">
        <w:rPr>
          <w:rFonts w:cs="Calibri"/>
          <w:sz w:val="24"/>
          <w:szCs w:val="24"/>
        </w:rPr>
        <w:fldChar w:fldCharType="begin"/>
      </w:r>
      <w:r w:rsidR="004076C4">
        <w:rPr>
          <w:rFonts w:cs="Calibri"/>
          <w:sz w:val="24"/>
          <w:szCs w:val="24"/>
        </w:rPr>
        <w:instrText xml:space="preserve"> REF _Ref5636139 \h </w:instrText>
      </w:r>
      <w:r w:rsidR="004076C4">
        <w:rPr>
          <w:rFonts w:cs="Calibri"/>
          <w:sz w:val="24"/>
          <w:szCs w:val="24"/>
        </w:rPr>
      </w:r>
      <w:r w:rsidR="004076C4">
        <w:rPr>
          <w:rFonts w:cs="Calibri"/>
          <w:sz w:val="24"/>
          <w:szCs w:val="24"/>
        </w:rPr>
        <w:fldChar w:fldCharType="separate"/>
      </w:r>
      <w:r w:rsidR="00641DCC" w:rsidRPr="0087446B">
        <w:rPr>
          <w:b/>
        </w:rPr>
        <w:t xml:space="preserve">Table </w:t>
      </w:r>
      <w:r w:rsidR="00641DCC">
        <w:rPr>
          <w:b/>
          <w:noProof/>
        </w:rPr>
        <w:t>2</w:t>
      </w:r>
      <w:r w:rsidR="004076C4">
        <w:rPr>
          <w:rFonts w:cs="Calibri"/>
          <w:sz w:val="24"/>
          <w:szCs w:val="24"/>
        </w:rPr>
        <w:fldChar w:fldCharType="end"/>
      </w:r>
      <w:r w:rsidR="004076C4">
        <w:rPr>
          <w:rFonts w:cs="Calibri"/>
          <w:sz w:val="24"/>
          <w:szCs w:val="24"/>
        </w:rPr>
        <w:t>)</w:t>
      </w:r>
      <w:r w:rsidR="004076C4" w:rsidRPr="00C52BAE">
        <w:rPr>
          <w:rFonts w:cs="Calibri"/>
          <w:sz w:val="24"/>
          <w:szCs w:val="24"/>
        </w:rPr>
        <w:t>.</w:t>
      </w:r>
      <w:r w:rsidR="00FF2D89">
        <w:rPr>
          <w:rFonts w:cs="Calibri"/>
          <w:sz w:val="24"/>
          <w:szCs w:val="24"/>
        </w:rPr>
        <w:t xml:space="preserve"> </w:t>
      </w:r>
    </w:p>
    <w:p w14:paraId="5A6B206B" w14:textId="4BA85AAC" w:rsidR="00905D56" w:rsidRDefault="00905D56" w:rsidP="00905D56">
      <w:pPr>
        <w:pStyle w:val="Heading3"/>
      </w:pPr>
      <w:bookmarkStart w:id="21" w:name="_Toc6058542"/>
      <w:r>
        <w:t>Month terms</w:t>
      </w:r>
      <w:bookmarkEnd w:id="21"/>
    </w:p>
    <w:p w14:paraId="6FE03D59" w14:textId="10C83435" w:rsidR="00B25CD3" w:rsidRPr="00DB2DBC" w:rsidRDefault="00020DF7" w:rsidP="004A2708">
      <w:pPr>
        <w:spacing w:line="480" w:lineRule="auto"/>
        <w:ind w:firstLine="720"/>
        <w:jc w:val="both"/>
        <w:rPr>
          <w:rFonts w:cs="Calibri"/>
          <w:sz w:val="24"/>
          <w:szCs w:val="24"/>
        </w:rPr>
      </w:pPr>
      <w:r w:rsidRPr="00DB2DBC">
        <w:rPr>
          <w:rFonts w:cs="Calibri"/>
          <w:sz w:val="24"/>
          <w:szCs w:val="24"/>
        </w:rPr>
        <w:t>Death rates also vary by month, which may be partly related to temperature and partly due to other factors, and tend to do so smoothly across adjacent months</w:t>
      </w:r>
      <w:r w:rsidR="006C7FB4">
        <w:rPr>
          <w:rFonts w:cs="Calibri"/>
          <w:sz w:val="24"/>
          <w:szCs w:val="24"/>
        </w:rPr>
        <w:t xml:space="preserve"> </w:t>
      </w:r>
      <w:r w:rsidRPr="00DB2DBC">
        <w:rPr>
          <w:rFonts w:cs="Calibri"/>
          <w:sz w:val="24"/>
          <w:szCs w:val="24"/>
        </w:rPr>
        <w:fldChar w:fldCharType="begin" w:fldLock="1"/>
      </w:r>
      <w:r w:rsidR="00887A44">
        <w:rPr>
          <w:rFonts w:cs="Calibri"/>
          <w:sz w:val="24"/>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2016","type":"article-journal","volume":"7"},"uris":["http://www.mendeley.com/documents/?uuid=a29b7f3f-8632-3265-8212-c115c1d59106"]}],"mendeley":{"formattedCitation":"(Parks et al., 2018)","plainTextFormattedCitation":"(Parks et al., 2018)","previouslyFormattedCitation":"(Parks et al., 2018)"},"properties":{"noteIndex":0},"schema":"https://github.com/citation-style-language/schema/raw/master/csl-citation.json"}</w:instrText>
      </w:r>
      <w:r w:rsidRPr="00DB2DBC">
        <w:rPr>
          <w:rFonts w:cs="Calibri"/>
          <w:sz w:val="24"/>
          <w:szCs w:val="24"/>
        </w:rPr>
        <w:fldChar w:fldCharType="separate"/>
      </w:r>
      <w:r w:rsidR="006C7FB4" w:rsidRPr="006C7FB4">
        <w:rPr>
          <w:rFonts w:cs="Calibri"/>
          <w:noProof/>
          <w:sz w:val="24"/>
          <w:szCs w:val="24"/>
        </w:rPr>
        <w:t>(Parks et al., 2018)</w:t>
      </w:r>
      <w:r w:rsidRPr="00DB2DBC">
        <w:rPr>
          <w:rFonts w:cs="Calibri"/>
          <w:sz w:val="24"/>
          <w:szCs w:val="24"/>
        </w:rPr>
        <w:fldChar w:fldCharType="end"/>
      </w:r>
      <w:r w:rsidR="006C7FB4">
        <w:rPr>
          <w:rFonts w:cs="Calibri"/>
          <w:sz w:val="24"/>
          <w:szCs w:val="24"/>
        </w:rPr>
        <w:t xml:space="preserve">. </w:t>
      </w:r>
      <w:r w:rsidRPr="00DB2DBC">
        <w:rPr>
          <w:rFonts w:cs="Calibri"/>
          <w:sz w:val="24"/>
          <w:szCs w:val="24"/>
        </w:rPr>
        <w:t xml:space="preserve">Therefore, </w:t>
      </w:r>
      <w:r w:rsidR="00AE150C" w:rsidRPr="00DB2DBC">
        <w:rPr>
          <w:rFonts w:cs="Calibri"/>
          <w:sz w:val="24"/>
          <w:szCs w:val="24"/>
        </w:rPr>
        <w:t>I</w:t>
      </w:r>
      <w:r w:rsidRPr="00DB2DBC">
        <w:rPr>
          <w:rFonts w:cs="Calibri"/>
          <w:sz w:val="24"/>
          <w:szCs w:val="24"/>
        </w:rPr>
        <w:t xml:space="preserve"> allowed each month of the year to systematically have a different mortality level and trend, with </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oMath>
      <w:r w:rsidRPr="00DB2DBC">
        <w:rPr>
          <w:rFonts w:cs="Calibri"/>
          <w:sz w:val="24"/>
          <w:szCs w:val="24"/>
        </w:rPr>
        <w:t xml:space="preserve"> the month-specific intercept for log-transformed death rates and </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oMath>
      <w:r w:rsidRPr="00DB2DBC">
        <w:rPr>
          <w:rFonts w:cs="Calibri"/>
          <w:sz w:val="24"/>
          <w:szCs w:val="24"/>
        </w:rPr>
        <w:t xml:space="preserve"> the month-specific time slope. </w:t>
      </w:r>
      <w:r w:rsidR="00AE150C" w:rsidRPr="00DB2DBC">
        <w:rPr>
          <w:rFonts w:cs="Calibri"/>
          <w:sz w:val="24"/>
          <w:szCs w:val="24"/>
        </w:rPr>
        <w:t>I</w:t>
      </w:r>
      <w:r w:rsidRPr="00DB2DBC">
        <w:rPr>
          <w:rFonts w:cs="Calibri"/>
          <w:sz w:val="24"/>
          <w:szCs w:val="24"/>
        </w:rPr>
        <w:t xml:space="preserve"> used a </w:t>
      </w:r>
      <w:r w:rsidR="009E67FC">
        <w:rPr>
          <w:rFonts w:cs="Calibri"/>
          <w:sz w:val="24"/>
          <w:szCs w:val="24"/>
        </w:rPr>
        <w:t xml:space="preserve">first-order </w:t>
      </w:r>
      <w:r w:rsidRPr="00DB2DBC">
        <w:rPr>
          <w:rFonts w:cs="Calibri"/>
          <w:sz w:val="24"/>
          <w:szCs w:val="24"/>
        </w:rPr>
        <w:t>random walk for the month terms to smooth the coefficients, widely used to characterise smoothly varying associations</w:t>
      </w:r>
      <w:r w:rsidR="006C7FB4">
        <w:rPr>
          <w:rFonts w:cs="Calibri"/>
          <w:sz w:val="24"/>
          <w:szCs w:val="24"/>
        </w:rPr>
        <w:t xml:space="preserve"> </w:t>
      </w:r>
      <w:r w:rsidRPr="00DB2DBC">
        <w:rPr>
          <w:rFonts w:cs="Calibri"/>
          <w:sz w:val="24"/>
          <w:szCs w:val="24"/>
        </w:rPr>
        <w:fldChar w:fldCharType="begin" w:fldLock="1"/>
      </w:r>
      <w:r w:rsidR="00887A44">
        <w:rPr>
          <w:rFonts w:cs="Calibri"/>
          <w:sz w:val="24"/>
          <w:szCs w:val="24"/>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applications","type":"book"},"uris":["http://www.mendeley.com/documents/?uuid=ba04a6bb-e704-4a09-b550-e8d8a0bbc552"]}],"mendeley":{"formattedCitation":"(Rue &amp; Held, 2005)","plainTextFormattedCitation":"(Rue &amp; Held, 2005)","previouslyFormattedCitation":"(Rue &amp; Held, 2005)"},"properties":{"noteIndex":0},"schema":"https://github.com/citation-style-language/schema/raw/master/csl-citation.json"}</w:instrText>
      </w:r>
      <w:r w:rsidRPr="00DB2DBC">
        <w:rPr>
          <w:rFonts w:cs="Calibri"/>
          <w:sz w:val="24"/>
          <w:szCs w:val="24"/>
        </w:rPr>
        <w:fldChar w:fldCharType="separate"/>
      </w:r>
      <w:r w:rsidR="006C7FB4" w:rsidRPr="006C7FB4">
        <w:rPr>
          <w:rFonts w:cs="Calibri"/>
          <w:noProof/>
          <w:sz w:val="24"/>
          <w:szCs w:val="24"/>
        </w:rPr>
        <w:t>(Rue &amp; Held, 2005)</w:t>
      </w:r>
      <w:r w:rsidRPr="00DB2DBC">
        <w:rPr>
          <w:rFonts w:cs="Calibri"/>
          <w:sz w:val="24"/>
          <w:szCs w:val="24"/>
        </w:rPr>
        <w:fldChar w:fldCharType="end"/>
      </w:r>
      <w:r w:rsidR="006C7FB4">
        <w:rPr>
          <w:rFonts w:cs="Calibri"/>
          <w:sz w:val="24"/>
          <w:szCs w:val="24"/>
        </w:rPr>
        <w:t>.</w:t>
      </w:r>
      <w:r w:rsidRPr="00DB2DBC">
        <w:rPr>
          <w:rFonts w:cs="Calibri"/>
          <w:sz w:val="24"/>
          <w:szCs w:val="24"/>
        </w:rPr>
        <w:t xml:space="preserve"> The random walk</w:t>
      </w:r>
      <w:r w:rsidR="00982720">
        <w:rPr>
          <w:rFonts w:cs="Calibri"/>
          <w:sz w:val="24"/>
          <w:szCs w:val="24"/>
        </w:rPr>
        <w:t xml:space="preserve"> between month terms</w:t>
      </w:r>
      <w:r w:rsidRPr="00DB2DBC">
        <w:rPr>
          <w:rFonts w:cs="Calibri"/>
          <w:sz w:val="24"/>
          <w:szCs w:val="24"/>
        </w:rPr>
        <w:t xml:space="preserve"> had a cyclic structure, so that December was adjacent to January.</w:t>
      </w:r>
    </w:p>
    <w:p w14:paraId="7C2ACB3E" w14:textId="4310E271" w:rsidR="00C56D00" w:rsidRPr="00020DF7" w:rsidRDefault="00C56D00" w:rsidP="00C56D00">
      <w:pPr>
        <w:pStyle w:val="Heading3"/>
      </w:pPr>
      <w:bookmarkStart w:id="22" w:name="_Toc6058543"/>
      <w:r>
        <w:t>State terms</w:t>
      </w:r>
      <w:bookmarkEnd w:id="22"/>
    </w:p>
    <w:p w14:paraId="23E573C1" w14:textId="77777777" w:rsidR="001C3BF5" w:rsidRDefault="00AE150C" w:rsidP="00E33C91">
      <w:pPr>
        <w:spacing w:line="480" w:lineRule="auto"/>
        <w:ind w:firstLine="720"/>
        <w:jc w:val="both"/>
        <w:rPr>
          <w:rFonts w:cs="Calibri"/>
          <w:sz w:val="24"/>
          <w:szCs w:val="24"/>
        </w:rPr>
      </w:pPr>
      <w:r w:rsidRPr="00206FC5">
        <w:rPr>
          <w:rFonts w:cs="Calibri"/>
          <w:sz w:val="24"/>
          <w:szCs w:val="24"/>
        </w:rPr>
        <w:t>I</w:t>
      </w:r>
      <w:r w:rsidR="00020DF7" w:rsidRPr="00206FC5">
        <w:rPr>
          <w:rFonts w:cs="Calibri"/>
          <w:sz w:val="24"/>
          <w:szCs w:val="24"/>
        </w:rPr>
        <w:t xml:space="preserve"> also included state random intercepts and slopes for death rates, with </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oMath>
      <w:r w:rsidR="00020DF7" w:rsidRPr="00206FC5">
        <w:rPr>
          <w:rFonts w:cs="Calibri"/>
          <w:sz w:val="24"/>
          <w:szCs w:val="24"/>
        </w:rPr>
        <w:t xml:space="preserve"> as the state-specific intercept for log-transformed death rates and </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oMath>
      <w:r w:rsidR="00020DF7" w:rsidRPr="00206FC5">
        <w:rPr>
          <w:rFonts w:cs="Calibri"/>
          <w:sz w:val="24"/>
          <w:szCs w:val="24"/>
        </w:rPr>
        <w:t xml:space="preserve"> the state-specific time slope.</w:t>
      </w:r>
      <w:r w:rsidR="00020DF7" w:rsidRPr="00DB2DBC">
        <w:rPr>
          <w:rFonts w:cs="Calibri"/>
          <w:sz w:val="24"/>
          <w:szCs w:val="24"/>
        </w:rPr>
        <w:t xml:space="preserve"> These terms measure deviations of each state from national values and allow variation in level and trend in mortality by state.</w:t>
      </w:r>
    </w:p>
    <w:p w14:paraId="504A4267" w14:textId="63DC5E6F" w:rsidR="00015BA8" w:rsidRPr="00FF2D89" w:rsidRDefault="00020DF7" w:rsidP="00E33C91">
      <w:pPr>
        <w:spacing w:line="480" w:lineRule="auto"/>
        <w:ind w:firstLine="720"/>
        <w:jc w:val="both"/>
        <w:rPr>
          <w:rFonts w:cs="Calibri"/>
          <w:sz w:val="24"/>
          <w:szCs w:val="24"/>
        </w:rPr>
      </w:pPr>
      <w:r w:rsidRPr="00DB2DBC">
        <w:rPr>
          <w:rFonts w:cs="Calibri"/>
          <w:sz w:val="24"/>
          <w:szCs w:val="24"/>
        </w:rPr>
        <w:lastRenderedPageBreak/>
        <w:t xml:space="preserve"> In addition, death rates in neighbouring states may be more similar than in those further away</w:t>
      </w:r>
      <w:r w:rsidR="001C3BF5">
        <w:rPr>
          <w:rFonts w:cs="Calibri"/>
          <w:sz w:val="24"/>
          <w:szCs w:val="24"/>
        </w:rPr>
        <w:t xml:space="preserve">. </w:t>
      </w:r>
      <w:r w:rsidR="008426AE">
        <w:rPr>
          <w:rFonts w:cs="Calibri"/>
          <w:sz w:val="24"/>
          <w:szCs w:val="24"/>
        </w:rPr>
        <w:t>I specified the</w:t>
      </w:r>
      <w:r w:rsidR="001C3BF5">
        <w:rPr>
          <w:rFonts w:cs="Calibri"/>
          <w:sz w:val="24"/>
          <w:szCs w:val="24"/>
        </w:rPr>
        <w:t xml:space="preserve"> </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oMath>
      <w:r w:rsidR="001C3BF5">
        <w:rPr>
          <w:rFonts w:cs="Calibri"/>
          <w:sz w:val="24"/>
          <w:szCs w:val="24"/>
        </w:rPr>
        <w:t xml:space="preserve"> </w:t>
      </w:r>
      <w:r w:rsidR="00B25CD1">
        <w:rPr>
          <w:rFonts w:cs="Calibri"/>
          <w:sz w:val="24"/>
          <w:szCs w:val="24"/>
        </w:rPr>
        <w:t xml:space="preserve">and </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oMath>
      <w:r w:rsidR="00B25CD1">
        <w:rPr>
          <w:rFonts w:cs="Calibri"/>
          <w:sz w:val="24"/>
          <w:szCs w:val="24"/>
        </w:rPr>
        <w:t xml:space="preserve"> </w:t>
      </w:r>
      <w:r w:rsidR="001C3BF5">
        <w:rPr>
          <w:rFonts w:cs="Calibri"/>
          <w:sz w:val="24"/>
          <w:szCs w:val="24"/>
        </w:rPr>
        <w:t xml:space="preserve">parameters as multivariate normal </w:t>
      </w:r>
      <w:r w:rsidR="00850BD3">
        <w:rPr>
          <w:rFonts w:cs="Calibri"/>
          <w:sz w:val="24"/>
          <w:szCs w:val="24"/>
        </w:rPr>
        <w:t>(</w:t>
      </w:r>
      <w:r w:rsidR="00850BD3">
        <w:rPr>
          <w:rFonts w:cs="Calibri"/>
          <w:sz w:val="24"/>
          <w:szCs w:val="24"/>
        </w:rPr>
        <w:fldChar w:fldCharType="begin"/>
      </w:r>
      <w:r w:rsidR="00850BD3">
        <w:rPr>
          <w:rFonts w:cs="Calibri"/>
          <w:sz w:val="24"/>
          <w:szCs w:val="24"/>
        </w:rPr>
        <w:instrText xml:space="preserve"> REF _Ref5636139 \h </w:instrText>
      </w:r>
      <w:r w:rsidR="00850BD3">
        <w:rPr>
          <w:rFonts w:cs="Calibri"/>
          <w:sz w:val="24"/>
          <w:szCs w:val="24"/>
        </w:rPr>
      </w:r>
      <w:r w:rsidR="00850BD3">
        <w:rPr>
          <w:rFonts w:cs="Calibri"/>
          <w:sz w:val="24"/>
          <w:szCs w:val="24"/>
        </w:rPr>
        <w:fldChar w:fldCharType="separate"/>
      </w:r>
      <w:r w:rsidR="00641DCC" w:rsidRPr="0087446B">
        <w:rPr>
          <w:b/>
        </w:rPr>
        <w:t xml:space="preserve">Table </w:t>
      </w:r>
      <w:r w:rsidR="00641DCC">
        <w:rPr>
          <w:b/>
          <w:noProof/>
        </w:rPr>
        <w:t>2</w:t>
      </w:r>
      <w:r w:rsidR="00850BD3">
        <w:rPr>
          <w:rFonts w:cs="Calibri"/>
          <w:sz w:val="24"/>
          <w:szCs w:val="24"/>
        </w:rPr>
        <w:fldChar w:fldCharType="end"/>
      </w:r>
      <w:r w:rsidR="001C3BF5">
        <w:rPr>
          <w:rFonts w:cs="Calibri"/>
          <w:sz w:val="24"/>
          <w:szCs w:val="24"/>
        </w:rPr>
        <w:t xml:space="preserve">). </w:t>
      </w:r>
      <w:r w:rsidR="00F5249C">
        <w:rPr>
          <w:rFonts w:cs="Calibri"/>
          <w:sz w:val="24"/>
          <w:szCs w:val="24"/>
        </w:rPr>
        <w:t xml:space="preserve">The specification of the prior pertaining to </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oMath>
      <w:r w:rsidR="002A7A28">
        <w:rPr>
          <w:rFonts w:cs="Calibri"/>
          <w:sz w:val="24"/>
          <w:szCs w:val="24"/>
        </w:rPr>
        <w:t xml:space="preserve"> and </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oMath>
      <w:r w:rsidR="00F5249C">
        <w:rPr>
          <w:rFonts w:cs="Calibri"/>
          <w:sz w:val="24"/>
          <w:szCs w:val="24"/>
        </w:rPr>
        <w:t xml:space="preserve"> corresponds to </w:t>
      </w:r>
      <w:r w:rsidRPr="00DB2DBC">
        <w:rPr>
          <w:rFonts w:cs="Calibri"/>
          <w:sz w:val="24"/>
          <w:szCs w:val="24"/>
        </w:rPr>
        <w:t>a Conditional Autoregressive (CAR) spatial model</w:t>
      </w:r>
      <w:r w:rsidR="006C7FB4">
        <w:rPr>
          <w:rFonts w:cs="Calibri"/>
          <w:sz w:val="24"/>
          <w:szCs w:val="24"/>
        </w:rPr>
        <w:t xml:space="preserve"> </w:t>
      </w:r>
      <w:r w:rsidRPr="00DB2DBC">
        <w:rPr>
          <w:rFonts w:cs="Calibri"/>
          <w:sz w:val="24"/>
          <w:szCs w:val="24"/>
        </w:rPr>
        <w:fldChar w:fldCharType="begin" w:fldLock="1"/>
      </w:r>
      <w:r w:rsidR="00887A44">
        <w:rPr>
          <w:rFonts w:cs="Calibri"/>
          <w:sz w:val="24"/>
          <w:szCs w:val="24"/>
        </w:rPr>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systems","type":"article-journal"},"uris":["http://www.mendeley.com/documents/?uuid=14e2acdd-e9ad-4907-be6a-2b5efd7e1600"]}],"mendeley":{"formattedCitation":"(Besag, 1974)","plainTextFormattedCitation":"(Besag, 1974)","previouslyFormattedCitation":"(Besag, 1974)"},"properties":{"noteIndex":0},"schema":"https://github.com/citation-style-language/schema/raw/master/csl-citation.json"}</w:instrText>
      </w:r>
      <w:r w:rsidRPr="00DB2DBC">
        <w:rPr>
          <w:rFonts w:cs="Calibri"/>
          <w:sz w:val="24"/>
          <w:szCs w:val="24"/>
        </w:rPr>
        <w:fldChar w:fldCharType="separate"/>
      </w:r>
      <w:r w:rsidR="006C7FB4" w:rsidRPr="006C7FB4">
        <w:rPr>
          <w:rFonts w:cs="Calibri"/>
          <w:noProof/>
          <w:sz w:val="24"/>
          <w:szCs w:val="24"/>
        </w:rPr>
        <w:t>(Besag, 1974)</w:t>
      </w:r>
      <w:r w:rsidRPr="00DB2DBC">
        <w:rPr>
          <w:rFonts w:cs="Calibri"/>
          <w:sz w:val="24"/>
          <w:szCs w:val="24"/>
        </w:rPr>
        <w:fldChar w:fldCharType="end"/>
      </w:r>
      <w:r w:rsidR="006C7FB4">
        <w:rPr>
          <w:rFonts w:cs="Calibri"/>
          <w:sz w:val="24"/>
          <w:szCs w:val="24"/>
        </w:rPr>
        <w:t>.</w:t>
      </w:r>
      <w:r w:rsidRPr="00DB2DBC">
        <w:rPr>
          <w:rFonts w:cs="Calibri"/>
          <w:sz w:val="24"/>
          <w:szCs w:val="24"/>
        </w:rPr>
        <w:t xml:space="preserve"> This allows mortality levels and trends of states to be estimated based on their own data as well as using those of their neighbours</w:t>
      </w:r>
      <w:r w:rsidR="00F5249C">
        <w:rPr>
          <w:rFonts w:cs="Calibri"/>
          <w:sz w:val="24"/>
          <w:szCs w:val="24"/>
        </w:rPr>
        <w:t xml:space="preserve"> via spatially-structure random effects</w:t>
      </w:r>
      <w:r w:rsidRPr="00DB2DBC">
        <w:rPr>
          <w:rFonts w:cs="Calibri"/>
          <w:sz w:val="24"/>
          <w:szCs w:val="24"/>
        </w:rPr>
        <w:t xml:space="preserve">. The extent to which information is shared between neighbouring states depends on the uncertainty of death rates in a state and the empirical similarity of death rates in neighbouring states. </w:t>
      </w:r>
      <w:r w:rsidR="002D0B32">
        <w:rPr>
          <w:rFonts w:cs="Calibri"/>
          <w:sz w:val="24"/>
          <w:szCs w:val="24"/>
        </w:rPr>
        <w:t xml:space="preserve">The spatial structure of the CAR prior is imposed via an adjacency matrix </w:t>
      </w:r>
      <m:oMath>
        <m:r>
          <m:rPr>
            <m:sty m:val="bi"/>
          </m:rPr>
          <w:rPr>
            <w:rFonts w:ascii="Cambria Math" w:eastAsia="Times New Roman" w:hAnsi="Cambria Math" w:cs="Calibri"/>
            <w:color w:val="000000"/>
            <w:sz w:val="24"/>
            <w:szCs w:val="24"/>
          </w:rPr>
          <m:t>W</m:t>
        </m:r>
      </m:oMath>
      <w:r w:rsidR="00B25CD1">
        <w:rPr>
          <w:rFonts w:cs="Calibri"/>
          <w:b/>
          <w:color w:val="000000"/>
          <w:sz w:val="24"/>
          <w:szCs w:val="24"/>
        </w:rPr>
        <w:t xml:space="preserve">, </w:t>
      </w:r>
      <w:r w:rsidR="00B25CD1">
        <w:rPr>
          <w:rFonts w:cs="Calibri"/>
          <w:color w:val="000000"/>
          <w:sz w:val="24"/>
          <w:szCs w:val="24"/>
        </w:rPr>
        <w:t xml:space="preserve">where the off-diagonal </w:t>
      </w:r>
      <w:r w:rsidR="00E80A85">
        <w:rPr>
          <w:rFonts w:cs="Calibri"/>
          <w:color w:val="000000"/>
          <w:sz w:val="24"/>
          <w:szCs w:val="24"/>
        </w:rPr>
        <w:t xml:space="preserve">elements of the matrix are specified as </w:t>
      </w:r>
      <m:oMath>
        <m:sSub>
          <m:sSubPr>
            <m:ctrlPr>
              <w:rPr>
                <w:rFonts w:ascii="Cambria Math" w:hAnsi="Cambria Math" w:cs="Calibri"/>
                <w:i/>
                <w:color w:val="000000"/>
                <w:sz w:val="24"/>
                <w:szCs w:val="24"/>
              </w:rPr>
            </m:ctrlPr>
          </m:sSubPr>
          <m:e>
            <m:r>
              <w:rPr>
                <w:rFonts w:ascii="Cambria Math" w:hAnsi="Cambria Math" w:cs="Calibri"/>
                <w:color w:val="000000"/>
                <w:sz w:val="24"/>
                <w:szCs w:val="24"/>
              </w:rPr>
              <m:t>w</m:t>
            </m:r>
          </m:e>
          <m:sub>
            <m:r>
              <w:rPr>
                <w:rFonts w:ascii="Cambria Math" w:hAnsi="Cambria Math" w:cs="Calibri"/>
                <w:color w:val="000000"/>
                <w:sz w:val="24"/>
                <w:szCs w:val="24"/>
              </w:rPr>
              <m:t>a,b</m:t>
            </m:r>
          </m:sub>
        </m:sSub>
      </m:oMath>
      <w:r w:rsidR="00A13B66">
        <w:rPr>
          <w:rFonts w:cs="Calibri"/>
          <w:color w:val="000000"/>
          <w:sz w:val="24"/>
          <w:szCs w:val="24"/>
        </w:rPr>
        <w:t xml:space="preserve">, which is 1 if </w:t>
      </w:r>
      <m:oMath>
        <m:r>
          <w:rPr>
            <w:rFonts w:ascii="Cambria Math" w:hAnsi="Cambria Math" w:cs="Calibri"/>
            <w:color w:val="000000"/>
            <w:sz w:val="24"/>
            <w:szCs w:val="24"/>
          </w:rPr>
          <m:t>a</m:t>
        </m:r>
      </m:oMath>
      <w:r w:rsidR="00E03FD5">
        <w:rPr>
          <w:rFonts w:cs="Calibri"/>
          <w:color w:val="000000"/>
          <w:sz w:val="24"/>
          <w:szCs w:val="24"/>
        </w:rPr>
        <w:t xml:space="preserve"> and </w:t>
      </w:r>
      <m:oMath>
        <m:r>
          <w:rPr>
            <w:rFonts w:ascii="Cambria Math" w:hAnsi="Cambria Math" w:cs="Calibri"/>
            <w:color w:val="000000"/>
            <w:sz w:val="24"/>
            <w:szCs w:val="24"/>
          </w:rPr>
          <m:t>b</m:t>
        </m:r>
      </m:oMath>
      <w:r w:rsidR="00E03FD5">
        <w:rPr>
          <w:rFonts w:cs="Calibri"/>
          <w:color w:val="000000"/>
          <w:sz w:val="24"/>
          <w:szCs w:val="24"/>
        </w:rPr>
        <w:t xml:space="preserve"> are neighbours, and 0 otherwise.</w:t>
      </w:r>
      <w:r w:rsidR="00423767">
        <w:rPr>
          <w:rFonts w:cs="Calibri"/>
          <w:color w:val="000000"/>
          <w:sz w:val="24"/>
          <w:szCs w:val="24"/>
        </w:rPr>
        <w:t xml:space="preserve"> </w:t>
      </w:r>
      <m:oMath>
        <m:r>
          <w:rPr>
            <w:rFonts w:ascii="Cambria Math" w:eastAsia="Times New Roman" w:hAnsi="Cambria Math" w:cs="Calibri"/>
            <w:color w:val="000000"/>
            <w:sz w:val="24"/>
            <w:szCs w:val="24"/>
          </w:rPr>
          <m:t>D</m:t>
        </m:r>
      </m:oMath>
      <w:r w:rsidR="00423767">
        <w:rPr>
          <w:rFonts w:cs="Calibri"/>
          <w:color w:val="000000"/>
          <w:sz w:val="24"/>
          <w:szCs w:val="24"/>
        </w:rPr>
        <w:t xml:space="preserve"> represents the diagonal matrix of the number of neighbours for each point on the spatial region.</w:t>
      </w:r>
      <w:r w:rsidR="00FF2D89">
        <w:rPr>
          <w:rFonts w:cs="Calibri"/>
          <w:color w:val="000000"/>
          <w:sz w:val="24"/>
          <w:szCs w:val="24"/>
        </w:rPr>
        <w:t xml:space="preserve"> </w:t>
      </w:r>
      <w:r w:rsidR="00395C93">
        <w:rPr>
          <w:rFonts w:cs="Calibri"/>
          <w:color w:val="000000"/>
          <w:sz w:val="24"/>
          <w:szCs w:val="24"/>
        </w:rPr>
        <w:t>The Gaussian Markov Random Field (GMRF) property in the formulation of the CAR model</w:t>
      </w:r>
      <w:r w:rsidR="00E91D66">
        <w:rPr>
          <w:rFonts w:cs="Calibri"/>
          <w:color w:val="000000"/>
          <w:sz w:val="24"/>
          <w:szCs w:val="24"/>
        </w:rPr>
        <w:t xml:space="preserve">, specifically in the covariance matrix </w:t>
      </w:r>
      <m:oMath>
        <m:sSup>
          <m:sSupPr>
            <m:ctrlPr>
              <w:rPr>
                <w:rFonts w:ascii="Cambria Math" w:eastAsia="Times New Roman" w:hAnsi="Cambria Math" w:cs="Calibri"/>
                <w:i/>
                <w:color w:val="000000"/>
                <w:sz w:val="24"/>
                <w:szCs w:val="24"/>
              </w:rPr>
            </m:ctrlPr>
          </m:sSupPr>
          <m:e>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sub>
            </m:sSub>
            <m:r>
              <w:rPr>
                <w:rFonts w:ascii="Cambria Math" w:eastAsia="Times New Roman" w:hAnsi="Cambria Math" w:cs="Calibri"/>
                <w:color w:val="000000"/>
                <w:sz w:val="24"/>
                <w:szCs w:val="24"/>
              </w:rPr>
              <m:t>(D-</m:t>
            </m:r>
            <m:r>
              <m:rPr>
                <m:sty m:val="bi"/>
              </m:rPr>
              <w:rPr>
                <w:rFonts w:ascii="Cambria Math" w:eastAsia="Times New Roman" w:hAnsi="Cambria Math" w:cs="Calibri"/>
                <w:color w:val="000000"/>
                <w:sz w:val="24"/>
                <w:szCs w:val="24"/>
              </w:rPr>
              <m:t>W</m:t>
            </m:r>
            <m:r>
              <w:rPr>
                <w:rFonts w:ascii="Cambria Math" w:eastAsia="Times New Roman" w:hAnsi="Cambria Math" w:cs="Calibri"/>
                <w:color w:val="000000"/>
                <w:sz w:val="24"/>
                <w:szCs w:val="24"/>
              </w:rPr>
              <m:t>)]</m:t>
            </m:r>
          </m:e>
          <m:sup>
            <m:r>
              <w:rPr>
                <w:rFonts w:ascii="Cambria Math" w:eastAsia="Times New Roman" w:hAnsi="Cambria Math" w:cs="Calibri"/>
                <w:color w:val="000000"/>
                <w:sz w:val="24"/>
                <w:szCs w:val="24"/>
              </w:rPr>
              <m:t>-1</m:t>
            </m:r>
          </m:sup>
        </m:sSup>
      </m:oMath>
      <w:r w:rsidR="00E91D66">
        <w:rPr>
          <w:rFonts w:cs="Calibri"/>
          <w:color w:val="000000"/>
          <w:sz w:val="24"/>
          <w:szCs w:val="24"/>
        </w:rPr>
        <w:t xml:space="preserve"> for </w:t>
      </w:r>
      <m:oMath>
        <m:r>
          <m:rPr>
            <m:sty m:val="p"/>
          </m:rP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oMath>
      <w:r w:rsidR="00E91D66">
        <w:rPr>
          <w:rFonts w:cs="Calibri"/>
          <w:color w:val="000000"/>
          <w:sz w:val="24"/>
          <w:szCs w:val="24"/>
        </w:rPr>
        <w:t xml:space="preserve"> </w:t>
      </w:r>
      <w:r w:rsidR="00395C93">
        <w:rPr>
          <w:rFonts w:cs="Calibri"/>
          <w:color w:val="000000"/>
          <w:sz w:val="24"/>
          <w:szCs w:val="24"/>
        </w:rPr>
        <w:t xml:space="preserve"> gives rise</w:t>
      </w:r>
      <w:r w:rsidR="00E91D66">
        <w:rPr>
          <w:rFonts w:cs="Calibri"/>
          <w:color w:val="000000"/>
          <w:sz w:val="24"/>
          <w:szCs w:val="24"/>
        </w:rPr>
        <w:t xml:space="preserve"> </w:t>
      </w:r>
      <w:r w:rsidR="00D264C6">
        <w:rPr>
          <w:rFonts w:cs="Calibri"/>
          <w:color w:val="000000"/>
          <w:sz w:val="24"/>
          <w:szCs w:val="24"/>
        </w:rPr>
        <w:t>to a sparse precision matrix</w:t>
      </w:r>
      <w:r w:rsidR="00B660D5">
        <w:rPr>
          <w:rFonts w:cs="Calibri"/>
          <w:color w:val="000000"/>
          <w:sz w:val="24"/>
          <w:szCs w:val="24"/>
        </w:rPr>
        <w:t xml:space="preserve"> (</w:t>
      </w:r>
      <w:r w:rsidR="00B660D5">
        <w:rPr>
          <w:rFonts w:cs="Calibri"/>
          <w:sz w:val="24"/>
          <w:szCs w:val="24"/>
        </w:rPr>
        <w:fldChar w:fldCharType="begin"/>
      </w:r>
      <w:r w:rsidR="00B660D5">
        <w:rPr>
          <w:rFonts w:cs="Calibri"/>
          <w:sz w:val="24"/>
          <w:szCs w:val="24"/>
        </w:rPr>
        <w:instrText xml:space="preserve"> REF _Ref5636139 \h </w:instrText>
      </w:r>
      <w:r w:rsidR="00B660D5">
        <w:rPr>
          <w:rFonts w:cs="Calibri"/>
          <w:sz w:val="24"/>
          <w:szCs w:val="24"/>
        </w:rPr>
      </w:r>
      <w:r w:rsidR="00B660D5">
        <w:rPr>
          <w:rFonts w:cs="Calibri"/>
          <w:sz w:val="24"/>
          <w:szCs w:val="24"/>
        </w:rPr>
        <w:fldChar w:fldCharType="separate"/>
      </w:r>
      <w:r w:rsidR="00641DCC" w:rsidRPr="0087446B">
        <w:rPr>
          <w:b/>
        </w:rPr>
        <w:t xml:space="preserve">Table </w:t>
      </w:r>
      <w:r w:rsidR="00641DCC">
        <w:rPr>
          <w:b/>
          <w:noProof/>
        </w:rPr>
        <w:t>2</w:t>
      </w:r>
      <w:r w:rsidR="00B660D5">
        <w:rPr>
          <w:rFonts w:cs="Calibri"/>
          <w:sz w:val="24"/>
          <w:szCs w:val="24"/>
        </w:rPr>
        <w:fldChar w:fldCharType="end"/>
      </w:r>
      <w:r w:rsidR="00B660D5">
        <w:rPr>
          <w:rFonts w:cs="Calibri"/>
          <w:color w:val="000000"/>
          <w:sz w:val="24"/>
          <w:szCs w:val="24"/>
        </w:rPr>
        <w:t>)</w:t>
      </w:r>
      <w:r w:rsidR="00D264C6">
        <w:rPr>
          <w:rFonts w:cs="Calibri"/>
          <w:color w:val="000000"/>
          <w:sz w:val="24"/>
          <w:szCs w:val="24"/>
        </w:rPr>
        <w:t>.</w:t>
      </w:r>
      <w:r w:rsidR="00CE749C">
        <w:rPr>
          <w:rFonts w:cs="Calibri"/>
          <w:color w:val="000000"/>
          <w:sz w:val="24"/>
          <w:szCs w:val="24"/>
        </w:rPr>
        <w:t xml:space="preserve"> This gives the model computational benefits for inference, with considerable gain in processing speeds</w:t>
      </w:r>
      <w:r w:rsidR="005C0433">
        <w:rPr>
          <w:rFonts w:cs="Calibri"/>
          <w:color w:val="000000"/>
          <w:sz w:val="24"/>
          <w:szCs w:val="24"/>
        </w:rPr>
        <w:t xml:space="preserve"> </w:t>
      </w:r>
      <w:r w:rsidR="002507E2">
        <w:rPr>
          <w:rFonts w:cs="Calibri"/>
          <w:color w:val="000000"/>
          <w:sz w:val="24"/>
          <w:szCs w:val="24"/>
        </w:rPr>
        <w:fldChar w:fldCharType="begin" w:fldLock="1"/>
      </w:r>
      <w:r w:rsidR="0010407A">
        <w:rPr>
          <w:rFonts w:cs="Calibri"/>
          <w:color w:val="000000"/>
          <w:sz w:val="24"/>
          <w:szCs w:val="24"/>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applications","type":"book"},"uris":["http://www.mendeley.com/documents/?uuid=ba04a6bb-e704-4a09-b550-e8d8a0bbc552"]}],"mendeley":{"formattedCitation":"(Rue &amp; Held, 2005)","plainTextFormattedCitation":"(Rue &amp; Held, 2005)","previouslyFormattedCitation":"(Rue &amp; Held, 2005)"},"properties":{"noteIndex":0},"schema":"https://github.com/citation-style-language/schema/raw/master/csl-citation.json"}</w:instrText>
      </w:r>
      <w:r w:rsidR="002507E2">
        <w:rPr>
          <w:rFonts w:cs="Calibri"/>
          <w:color w:val="000000"/>
          <w:sz w:val="24"/>
          <w:szCs w:val="24"/>
        </w:rPr>
        <w:fldChar w:fldCharType="separate"/>
      </w:r>
      <w:r w:rsidR="002507E2" w:rsidRPr="002507E2">
        <w:rPr>
          <w:rFonts w:cs="Calibri"/>
          <w:noProof/>
          <w:color w:val="000000"/>
          <w:sz w:val="24"/>
          <w:szCs w:val="24"/>
        </w:rPr>
        <w:t>(Rue &amp; Held, 2005)</w:t>
      </w:r>
      <w:r w:rsidR="002507E2">
        <w:rPr>
          <w:rFonts w:cs="Calibri"/>
          <w:color w:val="000000"/>
          <w:sz w:val="24"/>
          <w:szCs w:val="24"/>
        </w:rPr>
        <w:fldChar w:fldCharType="end"/>
      </w:r>
    </w:p>
    <w:p w14:paraId="5F2914B5" w14:textId="6EE26F75" w:rsidR="00015BA8" w:rsidRDefault="00015BA8" w:rsidP="00777D4D">
      <w:pPr>
        <w:pStyle w:val="Heading3"/>
      </w:pPr>
      <w:bookmarkStart w:id="23" w:name="_Toc6058544"/>
      <w:r>
        <w:t>Interaction terms</w:t>
      </w:r>
      <w:bookmarkEnd w:id="23"/>
    </w:p>
    <w:p w14:paraId="38669CB0" w14:textId="6315A82E" w:rsidR="00482EF5" w:rsidRDefault="00AE150C" w:rsidP="00482EF5">
      <w:pPr>
        <w:spacing w:line="480" w:lineRule="auto"/>
        <w:ind w:firstLine="720"/>
        <w:jc w:val="both"/>
        <w:rPr>
          <w:rFonts w:cs="Calibri"/>
          <w:sz w:val="24"/>
          <w:szCs w:val="24"/>
        </w:rPr>
      </w:pPr>
      <w:r w:rsidRPr="00DB2DBC">
        <w:rPr>
          <w:rFonts w:cs="Calibri"/>
          <w:sz w:val="24"/>
          <w:szCs w:val="24"/>
        </w:rPr>
        <w:t>I</w:t>
      </w:r>
      <w:r w:rsidR="00020DF7" w:rsidRPr="00DB2DBC">
        <w:rPr>
          <w:rFonts w:cs="Calibri"/>
          <w:sz w:val="24"/>
          <w:szCs w:val="24"/>
        </w:rPr>
        <w:t xml:space="preserve"> also included state-month interactions for intercepts </w:t>
      </w:r>
      <w:r w:rsidR="00A90F6A" w:rsidRPr="00DB2DBC">
        <w:rPr>
          <w:rFonts w:cs="Calibri"/>
          <w:sz w:val="24"/>
          <w:szCs w:val="24"/>
        </w:rPr>
        <w:t>(</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oMath>
      <w:r w:rsidR="00A90F6A" w:rsidRPr="00DB2DBC">
        <w:rPr>
          <w:rFonts w:cs="Calibri"/>
          <w:sz w:val="24"/>
          <w:szCs w:val="24"/>
        </w:rPr>
        <w:t>)</w:t>
      </w:r>
      <w:r w:rsidR="00A90F6A">
        <w:rPr>
          <w:rFonts w:cs="Calibri"/>
          <w:sz w:val="24"/>
          <w:szCs w:val="24"/>
        </w:rPr>
        <w:t xml:space="preserve"> </w:t>
      </w:r>
      <w:r w:rsidR="00020DF7" w:rsidRPr="00DB2DBC">
        <w:rPr>
          <w:rFonts w:cs="Calibri"/>
          <w:sz w:val="24"/>
          <w:szCs w:val="24"/>
        </w:rPr>
        <w:t xml:space="preserve">and slopes </w:t>
      </w:r>
      <w:r w:rsidR="00A90F6A">
        <w:rPr>
          <w:rFonts w:cs="Calibri"/>
          <w:sz w:val="24"/>
          <w:szCs w:val="24"/>
        </w:rPr>
        <w:t>(</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oMath>
      <w:r w:rsidR="00A90F6A">
        <w:rPr>
          <w:rFonts w:cs="Calibri"/>
          <w:sz w:val="24"/>
          <w:szCs w:val="24"/>
        </w:rPr>
        <w:t xml:space="preserve">) </w:t>
      </w:r>
      <w:r w:rsidR="00020DF7" w:rsidRPr="00DB2DBC">
        <w:rPr>
          <w:rFonts w:cs="Calibri"/>
          <w:sz w:val="24"/>
          <w:szCs w:val="24"/>
        </w:rPr>
        <w:t xml:space="preserve">to allow variation in mortality levels and trends in a particular state for different months and vice-versa. </w:t>
      </w:r>
      <w:r w:rsidR="00C5308C">
        <w:rPr>
          <w:rFonts w:cs="Calibri"/>
          <w:sz w:val="24"/>
          <w:szCs w:val="24"/>
        </w:rPr>
        <w:t xml:space="preserve">Each month for </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oMath>
      <w:r w:rsidR="00C5308C">
        <w:rPr>
          <w:rFonts w:cs="Calibri"/>
          <w:sz w:val="24"/>
          <w:szCs w:val="24"/>
        </w:rPr>
        <w:t xml:space="preserve"> and </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oMath>
      <w:r w:rsidR="00C5308C">
        <w:rPr>
          <w:rFonts w:cs="Calibri"/>
          <w:sz w:val="24"/>
          <w:szCs w:val="24"/>
        </w:rPr>
        <w:t xml:space="preserve">  had an independent CAR specification with the spatially-structured random effect as described for  </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oMath>
      <w:r w:rsidR="00C5308C">
        <w:rPr>
          <w:rFonts w:cs="Calibri"/>
          <w:sz w:val="24"/>
          <w:szCs w:val="24"/>
        </w:rPr>
        <w:t xml:space="preserve"> and </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oMath>
      <w:r w:rsidR="00191A70">
        <w:rPr>
          <w:rFonts w:cs="Calibri"/>
          <w:sz w:val="24"/>
          <w:szCs w:val="24"/>
        </w:rPr>
        <w:t>. This set of terms allowed each month to have a spatial pattern that differed from the mean month pattern</w:t>
      </w:r>
      <w:r w:rsidR="00236A4E">
        <w:rPr>
          <w:rFonts w:cs="Calibri"/>
          <w:sz w:val="24"/>
          <w:szCs w:val="24"/>
        </w:rPr>
        <w:t xml:space="preserve"> and vice-versa</w:t>
      </w:r>
      <w:r w:rsidR="00191A70">
        <w:rPr>
          <w:rFonts w:cs="Calibri"/>
          <w:sz w:val="24"/>
          <w:szCs w:val="24"/>
        </w:rPr>
        <w:t>.</w:t>
      </w:r>
    </w:p>
    <w:p w14:paraId="48A4170B" w14:textId="59C20553" w:rsidR="00211767" w:rsidRDefault="00211767" w:rsidP="00211767">
      <w:pPr>
        <w:pStyle w:val="Heading3"/>
        <w:rPr>
          <w:rFonts w:cs="Calibri"/>
        </w:rPr>
      </w:pPr>
      <w:bookmarkStart w:id="24" w:name="_Toc6058545"/>
      <w:r>
        <w:t>Non-linear time trend</w:t>
      </w:r>
      <w:r w:rsidR="00482EF5">
        <w:t>s</w:t>
      </w:r>
      <w:bookmarkEnd w:id="24"/>
    </w:p>
    <w:tbl>
      <w:tblPr>
        <w:tblStyle w:val="TableGrid"/>
        <w:tblpPr w:leftFromText="180" w:rightFromText="180" w:vertAnchor="text" w:horzAnchor="page" w:tblpX="1" w:tblpY="61"/>
        <w:tblW w:w="11624" w:type="dxa"/>
        <w:tblLayout w:type="fixed"/>
        <w:tblLook w:val="04A0" w:firstRow="1" w:lastRow="0" w:firstColumn="1" w:lastColumn="0" w:noHBand="0" w:noVBand="1"/>
      </w:tblPr>
      <w:tblGrid>
        <w:gridCol w:w="992"/>
        <w:gridCol w:w="1560"/>
        <w:gridCol w:w="1134"/>
        <w:gridCol w:w="1417"/>
        <w:gridCol w:w="1276"/>
        <w:gridCol w:w="1418"/>
        <w:gridCol w:w="1275"/>
        <w:gridCol w:w="1418"/>
        <w:gridCol w:w="1134"/>
      </w:tblGrid>
      <w:tr w:rsidR="00613A06" w14:paraId="190036BB" w14:textId="77777777" w:rsidTr="00613A06">
        <w:tc>
          <w:tcPr>
            <w:tcW w:w="992" w:type="dxa"/>
          </w:tcPr>
          <w:p w14:paraId="54A00309" w14:textId="77777777" w:rsidR="00613A06" w:rsidRPr="0026192C" w:rsidRDefault="00613A06" w:rsidP="00613A06">
            <w:pPr>
              <w:jc w:val="center"/>
              <w:rPr>
                <w:b/>
                <w:lang w:val="en-US"/>
              </w:rPr>
            </w:pPr>
            <w:r>
              <w:rPr>
                <w:b/>
                <w:lang w:val="en-US"/>
              </w:rPr>
              <w:lastRenderedPageBreak/>
              <w:t>Age group (years)</w:t>
            </w:r>
          </w:p>
        </w:tc>
        <w:tc>
          <w:tcPr>
            <w:tcW w:w="1560" w:type="dxa"/>
            <w:shd w:val="clear" w:color="auto" w:fill="auto"/>
          </w:tcPr>
          <w:p w14:paraId="19A14F0E" w14:textId="77777777" w:rsidR="00613A06" w:rsidRDefault="00613A06" w:rsidP="00613A06">
            <w:pPr>
              <w:jc w:val="center"/>
              <w:rPr>
                <w:b/>
                <w:lang w:val="en-US"/>
              </w:rPr>
            </w:pPr>
            <w:r>
              <w:rPr>
                <w:b/>
                <w:lang w:val="en-US"/>
              </w:rPr>
              <w:t>Percentage of total deaths 1980-2016</w:t>
            </w:r>
          </w:p>
        </w:tc>
        <w:tc>
          <w:tcPr>
            <w:tcW w:w="1134" w:type="dxa"/>
            <w:shd w:val="clear" w:color="auto" w:fill="8EAADB" w:themeFill="accent1" w:themeFillTint="99"/>
          </w:tcPr>
          <w:p w14:paraId="5C629D4F" w14:textId="77777777" w:rsidR="00613A06" w:rsidRPr="0026192C" w:rsidRDefault="00613A06" w:rsidP="00613A06">
            <w:pPr>
              <w:jc w:val="center"/>
              <w:rPr>
                <w:b/>
                <w:lang w:val="en-US"/>
              </w:rPr>
            </w:pPr>
            <w:r>
              <w:rPr>
                <w:b/>
                <w:lang w:val="en-US"/>
              </w:rPr>
              <w:t>National RW DIC</w:t>
            </w:r>
          </w:p>
        </w:tc>
        <w:tc>
          <w:tcPr>
            <w:tcW w:w="1417" w:type="dxa"/>
            <w:shd w:val="clear" w:color="auto" w:fill="F4B083" w:themeFill="accent2" w:themeFillTint="99"/>
          </w:tcPr>
          <w:p w14:paraId="4E39B5A4" w14:textId="77777777" w:rsidR="00613A06" w:rsidRPr="0026192C" w:rsidRDefault="00613A06" w:rsidP="00613A06">
            <w:pPr>
              <w:jc w:val="center"/>
              <w:rPr>
                <w:b/>
                <w:lang w:val="en-US"/>
              </w:rPr>
            </w:pPr>
            <w:r>
              <w:rPr>
                <w:b/>
                <w:lang w:val="en-US"/>
              </w:rPr>
              <w:t>Subnational RW DIC</w:t>
            </w:r>
          </w:p>
        </w:tc>
        <w:tc>
          <w:tcPr>
            <w:tcW w:w="1276" w:type="dxa"/>
          </w:tcPr>
          <w:p w14:paraId="16FA3B88" w14:textId="77777777" w:rsidR="00613A06" w:rsidRPr="0026192C" w:rsidRDefault="00613A06" w:rsidP="00613A06">
            <w:pPr>
              <w:jc w:val="center"/>
              <w:rPr>
                <w:b/>
                <w:lang w:val="en-US"/>
              </w:rPr>
            </w:pPr>
            <w:r>
              <w:rPr>
                <w:b/>
                <w:lang w:val="en-US"/>
              </w:rPr>
              <w:t>DIC difference</w:t>
            </w:r>
          </w:p>
        </w:tc>
        <w:tc>
          <w:tcPr>
            <w:tcW w:w="1418" w:type="dxa"/>
          </w:tcPr>
          <w:p w14:paraId="18CA99EA" w14:textId="77777777" w:rsidR="00613A06" w:rsidRDefault="00613A06" w:rsidP="00613A06">
            <w:pPr>
              <w:jc w:val="center"/>
              <w:rPr>
                <w:b/>
                <w:lang w:val="en-US"/>
              </w:rPr>
            </w:pPr>
            <w:r>
              <w:rPr>
                <w:b/>
                <w:lang w:val="en-US"/>
              </w:rPr>
              <w:t>Minimum</w:t>
            </w:r>
          </w:p>
          <w:p w14:paraId="2F7F60C1" w14:textId="77777777" w:rsidR="00613A06" w:rsidRPr="0026192C" w:rsidRDefault="00613A06" w:rsidP="00613A06">
            <w:pPr>
              <w:jc w:val="center"/>
              <w:rPr>
                <w:b/>
                <w:lang w:val="en-US"/>
              </w:rPr>
            </w:pPr>
            <w:r>
              <w:rPr>
                <w:b/>
                <w:lang w:val="en-US"/>
              </w:rPr>
              <w:t>DIC</w:t>
            </w:r>
          </w:p>
        </w:tc>
        <w:tc>
          <w:tcPr>
            <w:tcW w:w="1275" w:type="dxa"/>
            <w:shd w:val="clear" w:color="auto" w:fill="8EAADB" w:themeFill="accent1" w:themeFillTint="99"/>
          </w:tcPr>
          <w:p w14:paraId="44AF8F2D" w14:textId="77777777" w:rsidR="00613A06" w:rsidRPr="0026192C" w:rsidRDefault="00613A06" w:rsidP="00613A06">
            <w:pPr>
              <w:jc w:val="center"/>
              <w:rPr>
                <w:b/>
                <w:lang w:val="en-US"/>
              </w:rPr>
            </w:pPr>
            <w:r>
              <w:rPr>
                <w:b/>
                <w:lang w:val="en-US"/>
              </w:rPr>
              <w:t>National RW run time (mins)</w:t>
            </w:r>
          </w:p>
        </w:tc>
        <w:tc>
          <w:tcPr>
            <w:tcW w:w="1418" w:type="dxa"/>
            <w:shd w:val="clear" w:color="auto" w:fill="F4B083" w:themeFill="accent2" w:themeFillTint="99"/>
          </w:tcPr>
          <w:p w14:paraId="1E147AA1" w14:textId="77777777" w:rsidR="00613A06" w:rsidRDefault="00613A06" w:rsidP="00613A06">
            <w:pPr>
              <w:jc w:val="center"/>
              <w:rPr>
                <w:b/>
                <w:lang w:val="en-US"/>
              </w:rPr>
            </w:pPr>
            <w:r>
              <w:rPr>
                <w:b/>
                <w:lang w:val="en-US"/>
              </w:rPr>
              <w:t>Subnational RW run time</w:t>
            </w:r>
          </w:p>
          <w:p w14:paraId="12B13EB2" w14:textId="77777777" w:rsidR="00613A06" w:rsidRPr="0026192C" w:rsidRDefault="00613A06" w:rsidP="00613A06">
            <w:pPr>
              <w:jc w:val="center"/>
              <w:rPr>
                <w:b/>
                <w:lang w:val="en-US"/>
              </w:rPr>
            </w:pPr>
            <w:r>
              <w:rPr>
                <w:b/>
                <w:lang w:val="en-US"/>
              </w:rPr>
              <w:t>(mins)</w:t>
            </w:r>
          </w:p>
        </w:tc>
        <w:tc>
          <w:tcPr>
            <w:tcW w:w="1134" w:type="dxa"/>
          </w:tcPr>
          <w:p w14:paraId="34BEDBBA" w14:textId="77777777" w:rsidR="00613A06" w:rsidRPr="0026192C" w:rsidRDefault="00613A06" w:rsidP="00613A06">
            <w:pPr>
              <w:jc w:val="center"/>
              <w:rPr>
                <w:b/>
                <w:lang w:val="en-US"/>
              </w:rPr>
            </w:pPr>
            <w:r>
              <w:rPr>
                <w:b/>
                <w:lang w:val="en-US"/>
              </w:rPr>
              <w:t>Minimum time</w:t>
            </w:r>
          </w:p>
        </w:tc>
      </w:tr>
      <w:tr w:rsidR="00613A06" w14:paraId="4C7E9B74" w14:textId="77777777" w:rsidTr="00613A06">
        <w:tc>
          <w:tcPr>
            <w:tcW w:w="992" w:type="dxa"/>
          </w:tcPr>
          <w:p w14:paraId="38405457" w14:textId="77777777" w:rsidR="00613A06" w:rsidRDefault="00613A06" w:rsidP="00613A06">
            <w:pPr>
              <w:rPr>
                <w:lang w:val="en-US"/>
              </w:rPr>
            </w:pPr>
            <w:r>
              <w:rPr>
                <w:lang w:val="en-US"/>
              </w:rPr>
              <w:t>0-4</w:t>
            </w:r>
          </w:p>
        </w:tc>
        <w:tc>
          <w:tcPr>
            <w:tcW w:w="1560" w:type="dxa"/>
            <w:shd w:val="clear" w:color="auto" w:fill="FFF2CC" w:themeFill="accent4" w:themeFillTint="33"/>
          </w:tcPr>
          <w:p w14:paraId="16F04E1F" w14:textId="77777777" w:rsidR="00613A06" w:rsidRDefault="00613A06" w:rsidP="00613A06">
            <w:pPr>
              <w:rPr>
                <w:lang w:val="en-US"/>
              </w:rPr>
            </w:pPr>
            <w:r>
              <w:rPr>
                <w:lang w:val="en-US"/>
              </w:rPr>
              <w:t>1.8</w:t>
            </w:r>
          </w:p>
        </w:tc>
        <w:tc>
          <w:tcPr>
            <w:tcW w:w="1134" w:type="dxa"/>
          </w:tcPr>
          <w:p w14:paraId="1BF1BDCD" w14:textId="77777777" w:rsidR="00613A06" w:rsidRDefault="00613A06" w:rsidP="00613A06">
            <w:pPr>
              <w:rPr>
                <w:lang w:val="en-US"/>
              </w:rPr>
            </w:pPr>
            <w:r>
              <w:rPr>
                <w:lang w:val="en-US"/>
              </w:rPr>
              <w:t>38136.7</w:t>
            </w:r>
          </w:p>
        </w:tc>
        <w:tc>
          <w:tcPr>
            <w:tcW w:w="1417" w:type="dxa"/>
          </w:tcPr>
          <w:p w14:paraId="240B2057" w14:textId="77777777" w:rsidR="00613A06" w:rsidRDefault="00613A06" w:rsidP="00613A06">
            <w:pPr>
              <w:rPr>
                <w:lang w:val="en-US"/>
              </w:rPr>
            </w:pPr>
            <w:r>
              <w:rPr>
                <w:lang w:val="en-US"/>
              </w:rPr>
              <w:t>38096.8</w:t>
            </w:r>
          </w:p>
        </w:tc>
        <w:tc>
          <w:tcPr>
            <w:tcW w:w="1276" w:type="dxa"/>
            <w:shd w:val="clear" w:color="auto" w:fill="F4B083" w:themeFill="accent2" w:themeFillTint="99"/>
          </w:tcPr>
          <w:p w14:paraId="59E46C4A" w14:textId="77777777" w:rsidR="00613A06" w:rsidRDefault="00613A06" w:rsidP="00613A06">
            <w:pPr>
              <w:rPr>
                <w:lang w:val="en-US"/>
              </w:rPr>
            </w:pPr>
            <w:r>
              <w:rPr>
                <w:lang w:val="en-US"/>
              </w:rPr>
              <w:t>40.0</w:t>
            </w:r>
          </w:p>
        </w:tc>
        <w:tc>
          <w:tcPr>
            <w:tcW w:w="1418" w:type="dxa"/>
            <w:shd w:val="clear" w:color="auto" w:fill="F4B083" w:themeFill="accent2" w:themeFillTint="99"/>
          </w:tcPr>
          <w:p w14:paraId="2B1B460D" w14:textId="77777777" w:rsidR="00613A06" w:rsidRDefault="00613A06" w:rsidP="00613A06">
            <w:pPr>
              <w:rPr>
                <w:lang w:val="en-US"/>
              </w:rPr>
            </w:pPr>
            <w:r>
              <w:rPr>
                <w:lang w:val="en-US"/>
              </w:rPr>
              <w:t>Subnational RW</w:t>
            </w:r>
          </w:p>
        </w:tc>
        <w:tc>
          <w:tcPr>
            <w:tcW w:w="1275" w:type="dxa"/>
          </w:tcPr>
          <w:p w14:paraId="505B1B2B" w14:textId="77777777" w:rsidR="00613A06" w:rsidRDefault="00613A06" w:rsidP="00613A06">
            <w:pPr>
              <w:rPr>
                <w:lang w:val="en-US"/>
              </w:rPr>
            </w:pPr>
            <w:r>
              <w:rPr>
                <w:lang w:val="en-US"/>
              </w:rPr>
              <w:t>43.5</w:t>
            </w:r>
          </w:p>
        </w:tc>
        <w:tc>
          <w:tcPr>
            <w:tcW w:w="1418" w:type="dxa"/>
            <w:shd w:val="clear" w:color="auto" w:fill="auto"/>
          </w:tcPr>
          <w:p w14:paraId="522E0E2C" w14:textId="77777777" w:rsidR="00613A06" w:rsidRDefault="00613A06" w:rsidP="00613A06">
            <w:pPr>
              <w:rPr>
                <w:lang w:val="en-US"/>
              </w:rPr>
            </w:pPr>
            <w:r>
              <w:rPr>
                <w:lang w:val="en-US"/>
              </w:rPr>
              <w:t>161.8</w:t>
            </w:r>
          </w:p>
        </w:tc>
        <w:tc>
          <w:tcPr>
            <w:tcW w:w="1134" w:type="dxa"/>
            <w:shd w:val="clear" w:color="auto" w:fill="8EAADB" w:themeFill="accent1" w:themeFillTint="99"/>
          </w:tcPr>
          <w:p w14:paraId="4BE287C0" w14:textId="77777777" w:rsidR="00613A06" w:rsidRPr="003D4267" w:rsidRDefault="00613A06" w:rsidP="00613A06">
            <w:pPr>
              <w:rPr>
                <w:lang w:val="en-US"/>
              </w:rPr>
            </w:pPr>
            <w:r w:rsidRPr="003D4267">
              <w:rPr>
                <w:lang w:val="en-US"/>
              </w:rPr>
              <w:t>National RW</w:t>
            </w:r>
          </w:p>
        </w:tc>
      </w:tr>
      <w:tr w:rsidR="00613A06" w14:paraId="44AB3C66" w14:textId="77777777" w:rsidTr="00613A06">
        <w:tc>
          <w:tcPr>
            <w:tcW w:w="992" w:type="dxa"/>
          </w:tcPr>
          <w:p w14:paraId="301E8EA7" w14:textId="77777777" w:rsidR="00613A06" w:rsidRDefault="00613A06" w:rsidP="00613A06">
            <w:pPr>
              <w:rPr>
                <w:lang w:val="en-US"/>
              </w:rPr>
            </w:pPr>
            <w:r>
              <w:rPr>
                <w:lang w:val="en-US"/>
              </w:rPr>
              <w:t>5-14</w:t>
            </w:r>
          </w:p>
        </w:tc>
        <w:tc>
          <w:tcPr>
            <w:tcW w:w="1560" w:type="dxa"/>
            <w:shd w:val="clear" w:color="auto" w:fill="FFF2CC" w:themeFill="accent4" w:themeFillTint="33"/>
          </w:tcPr>
          <w:p w14:paraId="1F536A85" w14:textId="77777777" w:rsidR="00613A06" w:rsidRDefault="00613A06" w:rsidP="00613A06">
            <w:pPr>
              <w:rPr>
                <w:lang w:val="en-US"/>
              </w:rPr>
            </w:pPr>
            <w:r>
              <w:rPr>
                <w:lang w:val="en-US"/>
              </w:rPr>
              <w:t>0.4</w:t>
            </w:r>
          </w:p>
        </w:tc>
        <w:tc>
          <w:tcPr>
            <w:tcW w:w="1134" w:type="dxa"/>
          </w:tcPr>
          <w:p w14:paraId="5E2A3F97" w14:textId="77777777" w:rsidR="00613A06" w:rsidRDefault="00613A06" w:rsidP="00613A06">
            <w:pPr>
              <w:rPr>
                <w:lang w:val="en-US"/>
              </w:rPr>
            </w:pPr>
            <w:r>
              <w:rPr>
                <w:lang w:val="en-US"/>
              </w:rPr>
              <w:t>28354.6</w:t>
            </w:r>
          </w:p>
        </w:tc>
        <w:tc>
          <w:tcPr>
            <w:tcW w:w="1417" w:type="dxa"/>
          </w:tcPr>
          <w:p w14:paraId="15D66471" w14:textId="77777777" w:rsidR="00613A06" w:rsidRDefault="00613A06" w:rsidP="00613A06">
            <w:pPr>
              <w:rPr>
                <w:lang w:val="en-US"/>
              </w:rPr>
            </w:pPr>
            <w:r>
              <w:rPr>
                <w:lang w:val="en-US"/>
              </w:rPr>
              <w:t>28330.1</w:t>
            </w:r>
          </w:p>
        </w:tc>
        <w:tc>
          <w:tcPr>
            <w:tcW w:w="1276" w:type="dxa"/>
            <w:shd w:val="clear" w:color="auto" w:fill="F4B083" w:themeFill="accent2" w:themeFillTint="99"/>
          </w:tcPr>
          <w:p w14:paraId="5CD7FBB2" w14:textId="77777777" w:rsidR="00613A06" w:rsidRDefault="00613A06" w:rsidP="00613A06">
            <w:pPr>
              <w:rPr>
                <w:lang w:val="en-US"/>
              </w:rPr>
            </w:pPr>
            <w:r>
              <w:rPr>
                <w:lang w:val="en-US"/>
              </w:rPr>
              <w:t>24.5</w:t>
            </w:r>
          </w:p>
        </w:tc>
        <w:tc>
          <w:tcPr>
            <w:tcW w:w="1418" w:type="dxa"/>
            <w:shd w:val="clear" w:color="auto" w:fill="F4B083" w:themeFill="accent2" w:themeFillTint="99"/>
          </w:tcPr>
          <w:p w14:paraId="64DFC1CA" w14:textId="77777777" w:rsidR="00613A06" w:rsidRDefault="00613A06" w:rsidP="00613A06">
            <w:pPr>
              <w:rPr>
                <w:lang w:val="en-US"/>
              </w:rPr>
            </w:pPr>
            <w:r>
              <w:rPr>
                <w:lang w:val="en-US"/>
              </w:rPr>
              <w:t>Subnational RW</w:t>
            </w:r>
          </w:p>
        </w:tc>
        <w:tc>
          <w:tcPr>
            <w:tcW w:w="1275" w:type="dxa"/>
          </w:tcPr>
          <w:p w14:paraId="771A5253" w14:textId="77777777" w:rsidR="00613A06" w:rsidRDefault="00613A06" w:rsidP="00613A06">
            <w:pPr>
              <w:rPr>
                <w:lang w:val="en-US"/>
              </w:rPr>
            </w:pPr>
            <w:r>
              <w:rPr>
                <w:lang w:val="en-US"/>
              </w:rPr>
              <w:t>37.9</w:t>
            </w:r>
          </w:p>
        </w:tc>
        <w:tc>
          <w:tcPr>
            <w:tcW w:w="1418" w:type="dxa"/>
            <w:shd w:val="clear" w:color="auto" w:fill="auto"/>
          </w:tcPr>
          <w:p w14:paraId="47D5223A" w14:textId="77777777" w:rsidR="00613A06" w:rsidRDefault="00613A06" w:rsidP="00613A06">
            <w:pPr>
              <w:rPr>
                <w:lang w:val="en-US"/>
              </w:rPr>
            </w:pPr>
            <w:r>
              <w:rPr>
                <w:lang w:val="en-US"/>
              </w:rPr>
              <w:t>101.4</w:t>
            </w:r>
          </w:p>
        </w:tc>
        <w:tc>
          <w:tcPr>
            <w:tcW w:w="1134" w:type="dxa"/>
            <w:shd w:val="clear" w:color="auto" w:fill="8EAADB" w:themeFill="accent1" w:themeFillTint="99"/>
          </w:tcPr>
          <w:p w14:paraId="568EF072" w14:textId="77777777" w:rsidR="00613A06" w:rsidRPr="003D4267" w:rsidRDefault="00613A06" w:rsidP="00613A06">
            <w:pPr>
              <w:rPr>
                <w:lang w:val="en-US"/>
              </w:rPr>
            </w:pPr>
            <w:r w:rsidRPr="003D4267">
              <w:rPr>
                <w:lang w:val="en-US"/>
              </w:rPr>
              <w:t>National RW</w:t>
            </w:r>
          </w:p>
        </w:tc>
      </w:tr>
      <w:tr w:rsidR="00613A06" w14:paraId="1084B27F" w14:textId="77777777" w:rsidTr="00613A06">
        <w:tc>
          <w:tcPr>
            <w:tcW w:w="992" w:type="dxa"/>
          </w:tcPr>
          <w:p w14:paraId="7838FFF9" w14:textId="77777777" w:rsidR="00613A06" w:rsidRDefault="00613A06" w:rsidP="00613A06">
            <w:pPr>
              <w:rPr>
                <w:lang w:val="en-US"/>
              </w:rPr>
            </w:pPr>
            <w:r>
              <w:rPr>
                <w:lang w:val="en-US"/>
              </w:rPr>
              <w:t>15-24</w:t>
            </w:r>
          </w:p>
        </w:tc>
        <w:tc>
          <w:tcPr>
            <w:tcW w:w="1560" w:type="dxa"/>
            <w:shd w:val="clear" w:color="auto" w:fill="FFF2CC" w:themeFill="accent4" w:themeFillTint="33"/>
          </w:tcPr>
          <w:p w14:paraId="3DC0FB61" w14:textId="77777777" w:rsidR="00613A06" w:rsidRDefault="00613A06" w:rsidP="00613A06">
            <w:pPr>
              <w:rPr>
                <w:lang w:val="en-US"/>
              </w:rPr>
            </w:pPr>
            <w:r>
              <w:rPr>
                <w:lang w:val="en-US"/>
              </w:rPr>
              <w:t>2.2</w:t>
            </w:r>
          </w:p>
        </w:tc>
        <w:tc>
          <w:tcPr>
            <w:tcW w:w="1134" w:type="dxa"/>
          </w:tcPr>
          <w:p w14:paraId="2F787EE6" w14:textId="77777777" w:rsidR="00613A06" w:rsidRDefault="00613A06" w:rsidP="00613A06">
            <w:pPr>
              <w:rPr>
                <w:lang w:val="en-US"/>
              </w:rPr>
            </w:pPr>
            <w:r>
              <w:rPr>
                <w:lang w:val="en-US"/>
              </w:rPr>
              <w:t>39053.2</w:t>
            </w:r>
          </w:p>
        </w:tc>
        <w:tc>
          <w:tcPr>
            <w:tcW w:w="1417" w:type="dxa"/>
          </w:tcPr>
          <w:p w14:paraId="3CA8FC0C" w14:textId="77777777" w:rsidR="00613A06" w:rsidRDefault="00613A06" w:rsidP="00613A06">
            <w:pPr>
              <w:rPr>
                <w:lang w:val="en-US"/>
              </w:rPr>
            </w:pPr>
            <w:r>
              <w:rPr>
                <w:lang w:val="en-US"/>
              </w:rPr>
              <w:t>39008.2</w:t>
            </w:r>
          </w:p>
        </w:tc>
        <w:tc>
          <w:tcPr>
            <w:tcW w:w="1276" w:type="dxa"/>
            <w:shd w:val="clear" w:color="auto" w:fill="F4B083" w:themeFill="accent2" w:themeFillTint="99"/>
          </w:tcPr>
          <w:p w14:paraId="39DA1E91" w14:textId="77777777" w:rsidR="00613A06" w:rsidRDefault="00613A06" w:rsidP="00613A06">
            <w:pPr>
              <w:rPr>
                <w:lang w:val="en-US"/>
              </w:rPr>
            </w:pPr>
            <w:r>
              <w:rPr>
                <w:lang w:val="en-US"/>
              </w:rPr>
              <w:t>45.0</w:t>
            </w:r>
          </w:p>
        </w:tc>
        <w:tc>
          <w:tcPr>
            <w:tcW w:w="1418" w:type="dxa"/>
            <w:shd w:val="clear" w:color="auto" w:fill="F4B083" w:themeFill="accent2" w:themeFillTint="99"/>
          </w:tcPr>
          <w:p w14:paraId="7FD38214" w14:textId="77777777" w:rsidR="00613A06" w:rsidRDefault="00613A06" w:rsidP="00613A06">
            <w:pPr>
              <w:rPr>
                <w:lang w:val="en-US"/>
              </w:rPr>
            </w:pPr>
            <w:r>
              <w:rPr>
                <w:lang w:val="en-US"/>
              </w:rPr>
              <w:t>Subnational RW</w:t>
            </w:r>
          </w:p>
        </w:tc>
        <w:tc>
          <w:tcPr>
            <w:tcW w:w="1275" w:type="dxa"/>
          </w:tcPr>
          <w:p w14:paraId="70323E8F" w14:textId="77777777" w:rsidR="00613A06" w:rsidRDefault="00613A06" w:rsidP="00613A06">
            <w:pPr>
              <w:rPr>
                <w:lang w:val="en-US"/>
              </w:rPr>
            </w:pPr>
            <w:r>
              <w:rPr>
                <w:lang w:val="en-US"/>
              </w:rPr>
              <w:t>40.4</w:t>
            </w:r>
          </w:p>
        </w:tc>
        <w:tc>
          <w:tcPr>
            <w:tcW w:w="1418" w:type="dxa"/>
            <w:shd w:val="clear" w:color="auto" w:fill="auto"/>
          </w:tcPr>
          <w:p w14:paraId="5296F98C" w14:textId="77777777" w:rsidR="00613A06" w:rsidRDefault="00613A06" w:rsidP="00613A06">
            <w:pPr>
              <w:rPr>
                <w:lang w:val="en-US"/>
              </w:rPr>
            </w:pPr>
            <w:r>
              <w:rPr>
                <w:lang w:val="en-US"/>
              </w:rPr>
              <w:t>140.8</w:t>
            </w:r>
          </w:p>
        </w:tc>
        <w:tc>
          <w:tcPr>
            <w:tcW w:w="1134" w:type="dxa"/>
            <w:shd w:val="clear" w:color="auto" w:fill="8EAADB" w:themeFill="accent1" w:themeFillTint="99"/>
          </w:tcPr>
          <w:p w14:paraId="04F0449B" w14:textId="77777777" w:rsidR="00613A06" w:rsidRPr="003D4267" w:rsidRDefault="00613A06" w:rsidP="00613A06">
            <w:pPr>
              <w:rPr>
                <w:lang w:val="en-US"/>
              </w:rPr>
            </w:pPr>
            <w:r w:rsidRPr="003D4267">
              <w:rPr>
                <w:lang w:val="en-US"/>
              </w:rPr>
              <w:t>National RW</w:t>
            </w:r>
          </w:p>
        </w:tc>
      </w:tr>
      <w:tr w:rsidR="00613A06" w14:paraId="6BC3C938" w14:textId="77777777" w:rsidTr="00613A06">
        <w:tc>
          <w:tcPr>
            <w:tcW w:w="992" w:type="dxa"/>
          </w:tcPr>
          <w:p w14:paraId="4DC070DA" w14:textId="77777777" w:rsidR="00613A06" w:rsidRDefault="00613A06" w:rsidP="00613A06">
            <w:pPr>
              <w:rPr>
                <w:lang w:val="en-US"/>
              </w:rPr>
            </w:pPr>
            <w:r>
              <w:rPr>
                <w:lang w:val="en-US"/>
              </w:rPr>
              <w:t>25-34</w:t>
            </w:r>
          </w:p>
        </w:tc>
        <w:tc>
          <w:tcPr>
            <w:tcW w:w="1560" w:type="dxa"/>
            <w:shd w:val="clear" w:color="auto" w:fill="FFF2CC" w:themeFill="accent4" w:themeFillTint="33"/>
          </w:tcPr>
          <w:p w14:paraId="6AB6364E" w14:textId="77777777" w:rsidR="00613A06" w:rsidRDefault="00613A06" w:rsidP="00613A06">
            <w:pPr>
              <w:rPr>
                <w:lang w:val="en-US"/>
              </w:rPr>
            </w:pPr>
            <w:r>
              <w:rPr>
                <w:lang w:val="en-US"/>
              </w:rPr>
              <w:t>3.0</w:t>
            </w:r>
          </w:p>
        </w:tc>
        <w:tc>
          <w:tcPr>
            <w:tcW w:w="1134" w:type="dxa"/>
          </w:tcPr>
          <w:p w14:paraId="6B4E49BE" w14:textId="77777777" w:rsidR="00613A06" w:rsidRDefault="00613A06" w:rsidP="00613A06">
            <w:pPr>
              <w:rPr>
                <w:lang w:val="en-US"/>
              </w:rPr>
            </w:pPr>
            <w:r>
              <w:rPr>
                <w:lang w:val="en-US"/>
              </w:rPr>
              <w:t>40502.7</w:t>
            </w:r>
          </w:p>
        </w:tc>
        <w:tc>
          <w:tcPr>
            <w:tcW w:w="1417" w:type="dxa"/>
          </w:tcPr>
          <w:p w14:paraId="356FDE15" w14:textId="77777777" w:rsidR="00613A06" w:rsidRDefault="00613A06" w:rsidP="00613A06">
            <w:pPr>
              <w:rPr>
                <w:lang w:val="en-US"/>
              </w:rPr>
            </w:pPr>
            <w:r>
              <w:rPr>
                <w:lang w:val="en-US"/>
              </w:rPr>
              <w:t>40335.4</w:t>
            </w:r>
          </w:p>
        </w:tc>
        <w:tc>
          <w:tcPr>
            <w:tcW w:w="1276" w:type="dxa"/>
            <w:shd w:val="clear" w:color="auto" w:fill="F4B083" w:themeFill="accent2" w:themeFillTint="99"/>
          </w:tcPr>
          <w:p w14:paraId="1FA7A060" w14:textId="77777777" w:rsidR="00613A06" w:rsidRDefault="00613A06" w:rsidP="00613A06">
            <w:pPr>
              <w:rPr>
                <w:lang w:val="en-US"/>
              </w:rPr>
            </w:pPr>
            <w:r>
              <w:rPr>
                <w:lang w:val="en-US"/>
              </w:rPr>
              <w:t>167.3</w:t>
            </w:r>
          </w:p>
        </w:tc>
        <w:tc>
          <w:tcPr>
            <w:tcW w:w="1418" w:type="dxa"/>
            <w:shd w:val="clear" w:color="auto" w:fill="F4B083" w:themeFill="accent2" w:themeFillTint="99"/>
          </w:tcPr>
          <w:p w14:paraId="7CC0470E" w14:textId="77777777" w:rsidR="00613A06" w:rsidRDefault="00613A06" w:rsidP="00613A06">
            <w:pPr>
              <w:rPr>
                <w:lang w:val="en-US"/>
              </w:rPr>
            </w:pPr>
            <w:r>
              <w:rPr>
                <w:lang w:val="en-US"/>
              </w:rPr>
              <w:t>Subnational RW</w:t>
            </w:r>
          </w:p>
        </w:tc>
        <w:tc>
          <w:tcPr>
            <w:tcW w:w="1275" w:type="dxa"/>
          </w:tcPr>
          <w:p w14:paraId="7772EF86" w14:textId="77777777" w:rsidR="00613A06" w:rsidRDefault="00613A06" w:rsidP="00613A06">
            <w:pPr>
              <w:rPr>
                <w:lang w:val="en-US"/>
              </w:rPr>
            </w:pPr>
            <w:r>
              <w:rPr>
                <w:lang w:val="en-US"/>
              </w:rPr>
              <w:t>40.2</w:t>
            </w:r>
          </w:p>
        </w:tc>
        <w:tc>
          <w:tcPr>
            <w:tcW w:w="1418" w:type="dxa"/>
            <w:shd w:val="clear" w:color="auto" w:fill="auto"/>
          </w:tcPr>
          <w:p w14:paraId="0F5BE93C" w14:textId="77777777" w:rsidR="00613A06" w:rsidRDefault="00613A06" w:rsidP="00613A06">
            <w:pPr>
              <w:rPr>
                <w:lang w:val="en-US"/>
              </w:rPr>
            </w:pPr>
            <w:r>
              <w:rPr>
                <w:lang w:val="en-US"/>
              </w:rPr>
              <w:t>109.9</w:t>
            </w:r>
          </w:p>
        </w:tc>
        <w:tc>
          <w:tcPr>
            <w:tcW w:w="1134" w:type="dxa"/>
            <w:shd w:val="clear" w:color="auto" w:fill="8EAADB" w:themeFill="accent1" w:themeFillTint="99"/>
          </w:tcPr>
          <w:p w14:paraId="540F5885" w14:textId="77777777" w:rsidR="00613A06" w:rsidRPr="003D4267" w:rsidRDefault="00613A06" w:rsidP="00613A06">
            <w:pPr>
              <w:rPr>
                <w:lang w:val="en-US"/>
              </w:rPr>
            </w:pPr>
            <w:r w:rsidRPr="003D4267">
              <w:rPr>
                <w:lang w:val="en-US"/>
              </w:rPr>
              <w:t>National RW</w:t>
            </w:r>
          </w:p>
        </w:tc>
      </w:tr>
      <w:tr w:rsidR="00613A06" w14:paraId="2EB50ACA" w14:textId="77777777" w:rsidTr="00613A06">
        <w:tc>
          <w:tcPr>
            <w:tcW w:w="992" w:type="dxa"/>
          </w:tcPr>
          <w:p w14:paraId="510B608E" w14:textId="77777777" w:rsidR="00613A06" w:rsidRDefault="00613A06" w:rsidP="00613A06">
            <w:pPr>
              <w:rPr>
                <w:lang w:val="en-US"/>
              </w:rPr>
            </w:pPr>
            <w:r>
              <w:rPr>
                <w:lang w:val="en-US"/>
              </w:rPr>
              <w:t>35-44</w:t>
            </w:r>
          </w:p>
        </w:tc>
        <w:tc>
          <w:tcPr>
            <w:tcW w:w="1560" w:type="dxa"/>
            <w:shd w:val="clear" w:color="auto" w:fill="FFF2CC" w:themeFill="accent4" w:themeFillTint="33"/>
          </w:tcPr>
          <w:p w14:paraId="3C840120" w14:textId="77777777" w:rsidR="00613A06" w:rsidRDefault="00613A06" w:rsidP="00613A06">
            <w:pPr>
              <w:rPr>
                <w:lang w:val="en-US"/>
              </w:rPr>
            </w:pPr>
            <w:r>
              <w:rPr>
                <w:lang w:val="en-US"/>
              </w:rPr>
              <w:t>4.4</w:t>
            </w:r>
          </w:p>
        </w:tc>
        <w:tc>
          <w:tcPr>
            <w:tcW w:w="1134" w:type="dxa"/>
          </w:tcPr>
          <w:p w14:paraId="2F2C04CA" w14:textId="77777777" w:rsidR="00613A06" w:rsidRDefault="00613A06" w:rsidP="00613A06">
            <w:pPr>
              <w:rPr>
                <w:lang w:val="en-US"/>
              </w:rPr>
            </w:pPr>
            <w:r>
              <w:rPr>
                <w:lang w:val="en-US"/>
              </w:rPr>
              <w:t>41266.8</w:t>
            </w:r>
          </w:p>
        </w:tc>
        <w:tc>
          <w:tcPr>
            <w:tcW w:w="1417" w:type="dxa"/>
          </w:tcPr>
          <w:p w14:paraId="46C07CE5" w14:textId="77777777" w:rsidR="00613A06" w:rsidRDefault="00613A06" w:rsidP="00613A06">
            <w:pPr>
              <w:rPr>
                <w:lang w:val="en-US"/>
              </w:rPr>
            </w:pPr>
            <w:r>
              <w:rPr>
                <w:lang w:val="en-US"/>
              </w:rPr>
              <w:t>41118.7</w:t>
            </w:r>
          </w:p>
        </w:tc>
        <w:tc>
          <w:tcPr>
            <w:tcW w:w="1276" w:type="dxa"/>
            <w:shd w:val="clear" w:color="auto" w:fill="F4B083" w:themeFill="accent2" w:themeFillTint="99"/>
          </w:tcPr>
          <w:p w14:paraId="618429EB" w14:textId="77777777" w:rsidR="00613A06" w:rsidRDefault="00613A06" w:rsidP="00613A06">
            <w:pPr>
              <w:rPr>
                <w:lang w:val="en-US"/>
              </w:rPr>
            </w:pPr>
            <w:r>
              <w:rPr>
                <w:lang w:val="en-US"/>
              </w:rPr>
              <w:t>148.1</w:t>
            </w:r>
          </w:p>
        </w:tc>
        <w:tc>
          <w:tcPr>
            <w:tcW w:w="1418" w:type="dxa"/>
            <w:shd w:val="clear" w:color="auto" w:fill="F4B083" w:themeFill="accent2" w:themeFillTint="99"/>
          </w:tcPr>
          <w:p w14:paraId="2648F636" w14:textId="77777777" w:rsidR="00613A06" w:rsidRDefault="00613A06" w:rsidP="00613A06">
            <w:pPr>
              <w:rPr>
                <w:lang w:val="en-US"/>
              </w:rPr>
            </w:pPr>
            <w:r>
              <w:rPr>
                <w:lang w:val="en-US"/>
              </w:rPr>
              <w:t>Subnational RW</w:t>
            </w:r>
          </w:p>
        </w:tc>
        <w:tc>
          <w:tcPr>
            <w:tcW w:w="1275" w:type="dxa"/>
          </w:tcPr>
          <w:p w14:paraId="581A474A" w14:textId="77777777" w:rsidR="00613A06" w:rsidRDefault="00613A06" w:rsidP="00613A06">
            <w:pPr>
              <w:rPr>
                <w:lang w:val="en-US"/>
              </w:rPr>
            </w:pPr>
            <w:r>
              <w:rPr>
                <w:lang w:val="en-US"/>
              </w:rPr>
              <w:t>42.7</w:t>
            </w:r>
          </w:p>
        </w:tc>
        <w:tc>
          <w:tcPr>
            <w:tcW w:w="1418" w:type="dxa"/>
            <w:shd w:val="clear" w:color="auto" w:fill="auto"/>
          </w:tcPr>
          <w:p w14:paraId="032DBB47" w14:textId="77777777" w:rsidR="00613A06" w:rsidRDefault="00613A06" w:rsidP="00613A06">
            <w:pPr>
              <w:rPr>
                <w:lang w:val="en-US"/>
              </w:rPr>
            </w:pPr>
            <w:r>
              <w:rPr>
                <w:lang w:val="en-US"/>
              </w:rPr>
              <w:t>104.4</w:t>
            </w:r>
          </w:p>
        </w:tc>
        <w:tc>
          <w:tcPr>
            <w:tcW w:w="1134" w:type="dxa"/>
            <w:shd w:val="clear" w:color="auto" w:fill="8EAADB" w:themeFill="accent1" w:themeFillTint="99"/>
          </w:tcPr>
          <w:p w14:paraId="0C763AA9" w14:textId="77777777" w:rsidR="00613A06" w:rsidRPr="003D4267" w:rsidRDefault="00613A06" w:rsidP="00613A06">
            <w:pPr>
              <w:rPr>
                <w:lang w:val="en-US"/>
              </w:rPr>
            </w:pPr>
            <w:r w:rsidRPr="003D4267">
              <w:rPr>
                <w:lang w:val="en-US"/>
              </w:rPr>
              <w:t>National RW</w:t>
            </w:r>
          </w:p>
        </w:tc>
      </w:tr>
      <w:tr w:rsidR="00613A06" w14:paraId="34A51AA1" w14:textId="77777777" w:rsidTr="00613A06">
        <w:tc>
          <w:tcPr>
            <w:tcW w:w="992" w:type="dxa"/>
          </w:tcPr>
          <w:p w14:paraId="726BA3FD" w14:textId="77777777" w:rsidR="00613A06" w:rsidRDefault="00613A06" w:rsidP="00613A06">
            <w:pPr>
              <w:rPr>
                <w:lang w:val="en-US"/>
              </w:rPr>
            </w:pPr>
            <w:r>
              <w:rPr>
                <w:lang w:val="en-US"/>
              </w:rPr>
              <w:t>45-54</w:t>
            </w:r>
          </w:p>
        </w:tc>
        <w:tc>
          <w:tcPr>
            <w:tcW w:w="1560" w:type="dxa"/>
            <w:shd w:val="clear" w:color="auto" w:fill="FFE599" w:themeFill="accent4" w:themeFillTint="66"/>
          </w:tcPr>
          <w:p w14:paraId="267F0FD8" w14:textId="77777777" w:rsidR="00613A06" w:rsidRDefault="00613A06" w:rsidP="00613A06">
            <w:pPr>
              <w:rPr>
                <w:lang w:val="en-US"/>
              </w:rPr>
            </w:pPr>
            <w:r>
              <w:rPr>
                <w:lang w:val="en-US"/>
              </w:rPr>
              <w:t>8.0</w:t>
            </w:r>
          </w:p>
        </w:tc>
        <w:tc>
          <w:tcPr>
            <w:tcW w:w="1134" w:type="dxa"/>
          </w:tcPr>
          <w:p w14:paraId="738F9520" w14:textId="77777777" w:rsidR="00613A06" w:rsidRDefault="00613A06" w:rsidP="00613A06">
            <w:pPr>
              <w:rPr>
                <w:lang w:val="en-US"/>
              </w:rPr>
            </w:pPr>
            <w:r>
              <w:rPr>
                <w:lang w:val="en-US"/>
              </w:rPr>
              <w:t>44345.3</w:t>
            </w:r>
          </w:p>
        </w:tc>
        <w:tc>
          <w:tcPr>
            <w:tcW w:w="1417" w:type="dxa"/>
          </w:tcPr>
          <w:p w14:paraId="6658EDA6" w14:textId="77777777" w:rsidR="00613A06" w:rsidRDefault="00613A06" w:rsidP="00613A06">
            <w:pPr>
              <w:rPr>
                <w:lang w:val="en-US"/>
              </w:rPr>
            </w:pPr>
            <w:r>
              <w:rPr>
                <w:lang w:val="en-US"/>
              </w:rPr>
              <w:t>44339.1</w:t>
            </w:r>
          </w:p>
        </w:tc>
        <w:tc>
          <w:tcPr>
            <w:tcW w:w="1276" w:type="dxa"/>
            <w:shd w:val="clear" w:color="auto" w:fill="F4B083" w:themeFill="accent2" w:themeFillTint="99"/>
          </w:tcPr>
          <w:p w14:paraId="7CA1F169" w14:textId="77777777" w:rsidR="00613A06" w:rsidRDefault="00613A06" w:rsidP="00613A06">
            <w:pPr>
              <w:rPr>
                <w:lang w:val="en-US"/>
              </w:rPr>
            </w:pPr>
            <w:r>
              <w:rPr>
                <w:lang w:val="en-US"/>
              </w:rPr>
              <w:t>6.2</w:t>
            </w:r>
          </w:p>
        </w:tc>
        <w:tc>
          <w:tcPr>
            <w:tcW w:w="1418" w:type="dxa"/>
            <w:shd w:val="clear" w:color="auto" w:fill="F4B083" w:themeFill="accent2" w:themeFillTint="99"/>
          </w:tcPr>
          <w:p w14:paraId="6BB74FDD" w14:textId="77777777" w:rsidR="00613A06" w:rsidRDefault="00613A06" w:rsidP="00613A06">
            <w:pPr>
              <w:rPr>
                <w:lang w:val="en-US"/>
              </w:rPr>
            </w:pPr>
            <w:r>
              <w:rPr>
                <w:lang w:val="en-US"/>
              </w:rPr>
              <w:t>Subnational RW</w:t>
            </w:r>
          </w:p>
        </w:tc>
        <w:tc>
          <w:tcPr>
            <w:tcW w:w="1275" w:type="dxa"/>
          </w:tcPr>
          <w:p w14:paraId="727FC1E6" w14:textId="77777777" w:rsidR="00613A06" w:rsidRDefault="00613A06" w:rsidP="00613A06">
            <w:pPr>
              <w:rPr>
                <w:lang w:val="en-US"/>
              </w:rPr>
            </w:pPr>
            <w:r>
              <w:rPr>
                <w:lang w:val="en-US"/>
              </w:rPr>
              <w:t>55.5</w:t>
            </w:r>
          </w:p>
        </w:tc>
        <w:tc>
          <w:tcPr>
            <w:tcW w:w="1418" w:type="dxa"/>
            <w:shd w:val="clear" w:color="auto" w:fill="auto"/>
          </w:tcPr>
          <w:p w14:paraId="2A3E950F" w14:textId="77777777" w:rsidR="00613A06" w:rsidRDefault="00613A06" w:rsidP="00613A06">
            <w:pPr>
              <w:rPr>
                <w:lang w:val="en-US"/>
              </w:rPr>
            </w:pPr>
            <w:r>
              <w:rPr>
                <w:lang w:val="en-US"/>
              </w:rPr>
              <w:t>120.8</w:t>
            </w:r>
          </w:p>
        </w:tc>
        <w:tc>
          <w:tcPr>
            <w:tcW w:w="1134" w:type="dxa"/>
            <w:shd w:val="clear" w:color="auto" w:fill="8EAADB" w:themeFill="accent1" w:themeFillTint="99"/>
          </w:tcPr>
          <w:p w14:paraId="3DE927B5" w14:textId="77777777" w:rsidR="00613A06" w:rsidRPr="003D4267" w:rsidRDefault="00613A06" w:rsidP="00613A06">
            <w:pPr>
              <w:rPr>
                <w:lang w:val="en-US"/>
              </w:rPr>
            </w:pPr>
            <w:r w:rsidRPr="003D4267">
              <w:rPr>
                <w:lang w:val="en-US"/>
              </w:rPr>
              <w:t>National RW</w:t>
            </w:r>
          </w:p>
        </w:tc>
      </w:tr>
      <w:tr w:rsidR="00613A06" w14:paraId="4B7ADD2D" w14:textId="77777777" w:rsidTr="00613A06">
        <w:tc>
          <w:tcPr>
            <w:tcW w:w="992" w:type="dxa"/>
          </w:tcPr>
          <w:p w14:paraId="3CFB5E17" w14:textId="77777777" w:rsidR="00613A06" w:rsidRDefault="00613A06" w:rsidP="00613A06">
            <w:pPr>
              <w:rPr>
                <w:lang w:val="en-US"/>
              </w:rPr>
            </w:pPr>
            <w:r>
              <w:rPr>
                <w:lang w:val="en-US"/>
              </w:rPr>
              <w:t>55-64</w:t>
            </w:r>
          </w:p>
        </w:tc>
        <w:tc>
          <w:tcPr>
            <w:tcW w:w="1560" w:type="dxa"/>
            <w:shd w:val="clear" w:color="auto" w:fill="FFE599" w:themeFill="accent4" w:themeFillTint="66"/>
          </w:tcPr>
          <w:p w14:paraId="12557CC3" w14:textId="77777777" w:rsidR="00613A06" w:rsidRDefault="00613A06" w:rsidP="00613A06">
            <w:pPr>
              <w:rPr>
                <w:lang w:val="en-US"/>
              </w:rPr>
            </w:pPr>
            <w:r>
              <w:rPr>
                <w:lang w:val="en-US"/>
              </w:rPr>
              <w:t>14.4</w:t>
            </w:r>
          </w:p>
        </w:tc>
        <w:tc>
          <w:tcPr>
            <w:tcW w:w="1134" w:type="dxa"/>
          </w:tcPr>
          <w:p w14:paraId="74A00799" w14:textId="77777777" w:rsidR="00613A06" w:rsidRDefault="00613A06" w:rsidP="00613A06">
            <w:pPr>
              <w:rPr>
                <w:lang w:val="en-US"/>
              </w:rPr>
            </w:pPr>
            <w:r>
              <w:rPr>
                <w:lang w:val="en-US"/>
              </w:rPr>
              <w:t>49154.6</w:t>
            </w:r>
          </w:p>
        </w:tc>
        <w:tc>
          <w:tcPr>
            <w:tcW w:w="1417" w:type="dxa"/>
          </w:tcPr>
          <w:p w14:paraId="3A5072B7" w14:textId="77777777" w:rsidR="00613A06" w:rsidRDefault="00613A06" w:rsidP="00613A06">
            <w:pPr>
              <w:rPr>
                <w:lang w:val="en-US"/>
              </w:rPr>
            </w:pPr>
            <w:r>
              <w:rPr>
                <w:lang w:val="en-US"/>
              </w:rPr>
              <w:t>49305.4</w:t>
            </w:r>
          </w:p>
        </w:tc>
        <w:tc>
          <w:tcPr>
            <w:tcW w:w="1276" w:type="dxa"/>
            <w:shd w:val="clear" w:color="auto" w:fill="8EAADB" w:themeFill="accent1" w:themeFillTint="99"/>
          </w:tcPr>
          <w:p w14:paraId="3B4DB351" w14:textId="77777777" w:rsidR="00613A06" w:rsidRDefault="00613A06" w:rsidP="00613A06">
            <w:pPr>
              <w:rPr>
                <w:lang w:val="en-US"/>
              </w:rPr>
            </w:pPr>
            <w:r>
              <w:rPr>
                <w:lang w:val="en-US"/>
              </w:rPr>
              <w:t>-150.8</w:t>
            </w:r>
          </w:p>
        </w:tc>
        <w:tc>
          <w:tcPr>
            <w:tcW w:w="1418" w:type="dxa"/>
            <w:shd w:val="clear" w:color="auto" w:fill="8EAADB" w:themeFill="accent1" w:themeFillTint="99"/>
          </w:tcPr>
          <w:p w14:paraId="2EE5064A" w14:textId="77777777" w:rsidR="00613A06" w:rsidRDefault="00613A06" w:rsidP="00613A06">
            <w:pPr>
              <w:rPr>
                <w:lang w:val="en-US"/>
              </w:rPr>
            </w:pPr>
            <w:r w:rsidRPr="003D4267">
              <w:rPr>
                <w:lang w:val="en-US"/>
              </w:rPr>
              <w:t>National RW</w:t>
            </w:r>
          </w:p>
        </w:tc>
        <w:tc>
          <w:tcPr>
            <w:tcW w:w="1275" w:type="dxa"/>
          </w:tcPr>
          <w:p w14:paraId="232F12E3" w14:textId="77777777" w:rsidR="00613A06" w:rsidRDefault="00613A06" w:rsidP="00613A06">
            <w:pPr>
              <w:rPr>
                <w:lang w:val="en-US"/>
              </w:rPr>
            </w:pPr>
            <w:r>
              <w:rPr>
                <w:lang w:val="en-US"/>
              </w:rPr>
              <w:t>40.1</w:t>
            </w:r>
          </w:p>
        </w:tc>
        <w:tc>
          <w:tcPr>
            <w:tcW w:w="1418" w:type="dxa"/>
            <w:shd w:val="clear" w:color="auto" w:fill="auto"/>
          </w:tcPr>
          <w:p w14:paraId="5FF44550" w14:textId="77777777" w:rsidR="00613A06" w:rsidRDefault="00613A06" w:rsidP="00613A06">
            <w:pPr>
              <w:rPr>
                <w:lang w:val="en-US"/>
              </w:rPr>
            </w:pPr>
            <w:r>
              <w:rPr>
                <w:lang w:val="en-US"/>
              </w:rPr>
              <w:t>94.4</w:t>
            </w:r>
          </w:p>
        </w:tc>
        <w:tc>
          <w:tcPr>
            <w:tcW w:w="1134" w:type="dxa"/>
            <w:shd w:val="clear" w:color="auto" w:fill="8EAADB" w:themeFill="accent1" w:themeFillTint="99"/>
          </w:tcPr>
          <w:p w14:paraId="3913E667" w14:textId="77777777" w:rsidR="00613A06" w:rsidRPr="003D4267" w:rsidRDefault="00613A06" w:rsidP="00613A06">
            <w:pPr>
              <w:rPr>
                <w:lang w:val="en-US"/>
              </w:rPr>
            </w:pPr>
            <w:r w:rsidRPr="003D4267">
              <w:rPr>
                <w:lang w:val="en-US"/>
              </w:rPr>
              <w:t>National RW</w:t>
            </w:r>
          </w:p>
        </w:tc>
      </w:tr>
      <w:tr w:rsidR="00613A06" w14:paraId="090289C4" w14:textId="77777777" w:rsidTr="00613A06">
        <w:tc>
          <w:tcPr>
            <w:tcW w:w="992" w:type="dxa"/>
          </w:tcPr>
          <w:p w14:paraId="4383E66F" w14:textId="77777777" w:rsidR="00613A06" w:rsidRDefault="00613A06" w:rsidP="00613A06">
            <w:pPr>
              <w:rPr>
                <w:lang w:val="en-US"/>
              </w:rPr>
            </w:pPr>
            <w:r>
              <w:rPr>
                <w:lang w:val="en-US"/>
              </w:rPr>
              <w:t>65-74</w:t>
            </w:r>
          </w:p>
        </w:tc>
        <w:tc>
          <w:tcPr>
            <w:tcW w:w="1560" w:type="dxa"/>
            <w:shd w:val="clear" w:color="auto" w:fill="FFD966" w:themeFill="accent4" w:themeFillTint="99"/>
          </w:tcPr>
          <w:p w14:paraId="362BF70F" w14:textId="77777777" w:rsidR="00613A06" w:rsidRDefault="00613A06" w:rsidP="00613A06">
            <w:pPr>
              <w:rPr>
                <w:lang w:val="en-US"/>
              </w:rPr>
            </w:pPr>
            <w:r>
              <w:rPr>
                <w:lang w:val="en-US"/>
              </w:rPr>
              <w:t>22.1</w:t>
            </w:r>
          </w:p>
        </w:tc>
        <w:tc>
          <w:tcPr>
            <w:tcW w:w="1134" w:type="dxa"/>
          </w:tcPr>
          <w:p w14:paraId="4FB1BFE8" w14:textId="77777777" w:rsidR="00613A06" w:rsidRDefault="00613A06" w:rsidP="00613A06">
            <w:pPr>
              <w:rPr>
                <w:lang w:val="en-US"/>
              </w:rPr>
            </w:pPr>
            <w:r>
              <w:rPr>
                <w:lang w:val="en-US"/>
              </w:rPr>
              <w:t>52657.3</w:t>
            </w:r>
          </w:p>
        </w:tc>
        <w:tc>
          <w:tcPr>
            <w:tcW w:w="1417" w:type="dxa"/>
          </w:tcPr>
          <w:p w14:paraId="711C0FBB" w14:textId="77777777" w:rsidR="00613A06" w:rsidRDefault="00613A06" w:rsidP="00613A06">
            <w:pPr>
              <w:rPr>
                <w:lang w:val="en-US"/>
              </w:rPr>
            </w:pPr>
            <w:r>
              <w:rPr>
                <w:lang w:val="en-US"/>
              </w:rPr>
              <w:t>52999.1</w:t>
            </w:r>
          </w:p>
        </w:tc>
        <w:tc>
          <w:tcPr>
            <w:tcW w:w="1276" w:type="dxa"/>
            <w:shd w:val="clear" w:color="auto" w:fill="8EAADB" w:themeFill="accent1" w:themeFillTint="99"/>
          </w:tcPr>
          <w:p w14:paraId="5C945AB7" w14:textId="77777777" w:rsidR="00613A06" w:rsidRDefault="00613A06" w:rsidP="00613A06">
            <w:pPr>
              <w:rPr>
                <w:lang w:val="en-US"/>
              </w:rPr>
            </w:pPr>
            <w:r>
              <w:rPr>
                <w:lang w:val="en-US"/>
              </w:rPr>
              <w:t>-341.8</w:t>
            </w:r>
          </w:p>
        </w:tc>
        <w:tc>
          <w:tcPr>
            <w:tcW w:w="1418" w:type="dxa"/>
            <w:shd w:val="clear" w:color="auto" w:fill="8EAADB" w:themeFill="accent1" w:themeFillTint="99"/>
          </w:tcPr>
          <w:p w14:paraId="4268F9F8" w14:textId="77777777" w:rsidR="00613A06" w:rsidRDefault="00613A06" w:rsidP="00613A06">
            <w:pPr>
              <w:rPr>
                <w:lang w:val="en-US"/>
              </w:rPr>
            </w:pPr>
            <w:r w:rsidRPr="003D4267">
              <w:rPr>
                <w:lang w:val="en-US"/>
              </w:rPr>
              <w:t>National RW</w:t>
            </w:r>
          </w:p>
        </w:tc>
        <w:tc>
          <w:tcPr>
            <w:tcW w:w="1275" w:type="dxa"/>
          </w:tcPr>
          <w:p w14:paraId="504A709D" w14:textId="77777777" w:rsidR="00613A06" w:rsidRDefault="00613A06" w:rsidP="00613A06">
            <w:pPr>
              <w:rPr>
                <w:lang w:val="en-US"/>
              </w:rPr>
            </w:pPr>
            <w:r>
              <w:rPr>
                <w:lang w:val="en-US"/>
              </w:rPr>
              <w:t>34.4</w:t>
            </w:r>
          </w:p>
        </w:tc>
        <w:tc>
          <w:tcPr>
            <w:tcW w:w="1418" w:type="dxa"/>
            <w:shd w:val="clear" w:color="auto" w:fill="auto"/>
          </w:tcPr>
          <w:p w14:paraId="52CF28DA" w14:textId="77777777" w:rsidR="00613A06" w:rsidRDefault="00613A06" w:rsidP="00613A06">
            <w:pPr>
              <w:rPr>
                <w:lang w:val="en-US"/>
              </w:rPr>
            </w:pPr>
            <w:r>
              <w:rPr>
                <w:lang w:val="en-US"/>
              </w:rPr>
              <w:t>104.4</w:t>
            </w:r>
          </w:p>
        </w:tc>
        <w:tc>
          <w:tcPr>
            <w:tcW w:w="1134" w:type="dxa"/>
            <w:shd w:val="clear" w:color="auto" w:fill="8EAADB" w:themeFill="accent1" w:themeFillTint="99"/>
          </w:tcPr>
          <w:p w14:paraId="705F09A9" w14:textId="77777777" w:rsidR="00613A06" w:rsidRPr="003D4267" w:rsidRDefault="00613A06" w:rsidP="00613A06">
            <w:pPr>
              <w:rPr>
                <w:lang w:val="en-US"/>
              </w:rPr>
            </w:pPr>
            <w:r w:rsidRPr="003D4267">
              <w:rPr>
                <w:lang w:val="en-US"/>
              </w:rPr>
              <w:t>National RW</w:t>
            </w:r>
          </w:p>
        </w:tc>
      </w:tr>
      <w:tr w:rsidR="00613A06" w14:paraId="3FD07BBE" w14:textId="77777777" w:rsidTr="00613A06">
        <w:tc>
          <w:tcPr>
            <w:tcW w:w="992" w:type="dxa"/>
          </w:tcPr>
          <w:p w14:paraId="416BD0F0" w14:textId="77777777" w:rsidR="00613A06" w:rsidRDefault="00613A06" w:rsidP="00613A06">
            <w:pPr>
              <w:rPr>
                <w:lang w:val="en-US"/>
              </w:rPr>
            </w:pPr>
            <w:r>
              <w:rPr>
                <w:lang w:val="en-US"/>
              </w:rPr>
              <w:t>75-84</w:t>
            </w:r>
          </w:p>
        </w:tc>
        <w:tc>
          <w:tcPr>
            <w:tcW w:w="1560" w:type="dxa"/>
            <w:shd w:val="clear" w:color="auto" w:fill="BF8F00" w:themeFill="accent4" w:themeFillShade="BF"/>
          </w:tcPr>
          <w:p w14:paraId="603B4B85" w14:textId="77777777" w:rsidR="00613A06" w:rsidRDefault="00613A06" w:rsidP="00613A06">
            <w:pPr>
              <w:rPr>
                <w:lang w:val="en-US"/>
              </w:rPr>
            </w:pPr>
            <w:r>
              <w:rPr>
                <w:lang w:val="en-US"/>
              </w:rPr>
              <w:t>26.3</w:t>
            </w:r>
          </w:p>
        </w:tc>
        <w:tc>
          <w:tcPr>
            <w:tcW w:w="1134" w:type="dxa"/>
          </w:tcPr>
          <w:p w14:paraId="5DCD2054" w14:textId="77777777" w:rsidR="00613A06" w:rsidRDefault="00613A06" w:rsidP="00613A06">
            <w:pPr>
              <w:rPr>
                <w:lang w:val="en-US"/>
              </w:rPr>
            </w:pPr>
            <w:r>
              <w:rPr>
                <w:lang w:val="en-US"/>
              </w:rPr>
              <w:t>53059.1</w:t>
            </w:r>
          </w:p>
        </w:tc>
        <w:tc>
          <w:tcPr>
            <w:tcW w:w="1417" w:type="dxa"/>
          </w:tcPr>
          <w:p w14:paraId="215E2FC0" w14:textId="77777777" w:rsidR="00613A06" w:rsidRDefault="00613A06" w:rsidP="00613A06">
            <w:pPr>
              <w:rPr>
                <w:lang w:val="en-US"/>
              </w:rPr>
            </w:pPr>
            <w:r>
              <w:rPr>
                <w:lang w:val="en-US"/>
              </w:rPr>
              <w:t>53565.5</w:t>
            </w:r>
          </w:p>
        </w:tc>
        <w:tc>
          <w:tcPr>
            <w:tcW w:w="1276" w:type="dxa"/>
            <w:shd w:val="clear" w:color="auto" w:fill="8EAADB" w:themeFill="accent1" w:themeFillTint="99"/>
          </w:tcPr>
          <w:p w14:paraId="355AAE8B" w14:textId="77777777" w:rsidR="00613A06" w:rsidRDefault="00613A06" w:rsidP="00613A06">
            <w:pPr>
              <w:rPr>
                <w:lang w:val="en-US"/>
              </w:rPr>
            </w:pPr>
            <w:r>
              <w:rPr>
                <w:lang w:val="en-US"/>
              </w:rPr>
              <w:t>-506.4</w:t>
            </w:r>
          </w:p>
        </w:tc>
        <w:tc>
          <w:tcPr>
            <w:tcW w:w="1418" w:type="dxa"/>
            <w:shd w:val="clear" w:color="auto" w:fill="8EAADB" w:themeFill="accent1" w:themeFillTint="99"/>
          </w:tcPr>
          <w:p w14:paraId="72E6E382" w14:textId="77777777" w:rsidR="00613A06" w:rsidRDefault="00613A06" w:rsidP="00613A06">
            <w:pPr>
              <w:rPr>
                <w:lang w:val="en-US"/>
              </w:rPr>
            </w:pPr>
            <w:r w:rsidRPr="003D4267">
              <w:rPr>
                <w:lang w:val="en-US"/>
              </w:rPr>
              <w:t>National RW</w:t>
            </w:r>
          </w:p>
        </w:tc>
        <w:tc>
          <w:tcPr>
            <w:tcW w:w="1275" w:type="dxa"/>
          </w:tcPr>
          <w:p w14:paraId="1EB2EA57" w14:textId="77777777" w:rsidR="00613A06" w:rsidRDefault="00613A06" w:rsidP="00613A06">
            <w:pPr>
              <w:rPr>
                <w:lang w:val="en-US"/>
              </w:rPr>
            </w:pPr>
            <w:r>
              <w:rPr>
                <w:lang w:val="en-US"/>
              </w:rPr>
              <w:t>39.9</w:t>
            </w:r>
          </w:p>
        </w:tc>
        <w:tc>
          <w:tcPr>
            <w:tcW w:w="1418" w:type="dxa"/>
            <w:shd w:val="clear" w:color="auto" w:fill="auto"/>
          </w:tcPr>
          <w:p w14:paraId="50D4C5AD" w14:textId="77777777" w:rsidR="00613A06" w:rsidRDefault="00613A06" w:rsidP="00613A06">
            <w:pPr>
              <w:rPr>
                <w:lang w:val="en-US"/>
              </w:rPr>
            </w:pPr>
            <w:r>
              <w:rPr>
                <w:lang w:val="en-US"/>
              </w:rPr>
              <w:t>97.8</w:t>
            </w:r>
          </w:p>
        </w:tc>
        <w:tc>
          <w:tcPr>
            <w:tcW w:w="1134" w:type="dxa"/>
            <w:shd w:val="clear" w:color="auto" w:fill="8EAADB" w:themeFill="accent1" w:themeFillTint="99"/>
          </w:tcPr>
          <w:p w14:paraId="0DB04EEC" w14:textId="77777777" w:rsidR="00613A06" w:rsidRPr="003D4267" w:rsidRDefault="00613A06" w:rsidP="00613A06">
            <w:pPr>
              <w:rPr>
                <w:lang w:val="en-US"/>
              </w:rPr>
            </w:pPr>
            <w:r w:rsidRPr="003D4267">
              <w:rPr>
                <w:lang w:val="en-US"/>
              </w:rPr>
              <w:t>National RW</w:t>
            </w:r>
          </w:p>
        </w:tc>
      </w:tr>
      <w:tr w:rsidR="00613A06" w14:paraId="321E058A" w14:textId="77777777" w:rsidTr="00613A06">
        <w:tc>
          <w:tcPr>
            <w:tcW w:w="992" w:type="dxa"/>
          </w:tcPr>
          <w:p w14:paraId="3C27F0DB" w14:textId="77777777" w:rsidR="00613A06" w:rsidRDefault="00613A06" w:rsidP="00613A06">
            <w:pPr>
              <w:rPr>
                <w:lang w:val="en-US"/>
              </w:rPr>
            </w:pPr>
            <w:r>
              <w:rPr>
                <w:lang w:val="en-US"/>
              </w:rPr>
              <w:t>85+</w:t>
            </w:r>
          </w:p>
        </w:tc>
        <w:tc>
          <w:tcPr>
            <w:tcW w:w="1560" w:type="dxa"/>
            <w:shd w:val="clear" w:color="auto" w:fill="FFD966" w:themeFill="accent4" w:themeFillTint="99"/>
          </w:tcPr>
          <w:p w14:paraId="634FCA50" w14:textId="77777777" w:rsidR="00613A06" w:rsidRDefault="00613A06" w:rsidP="00613A06">
            <w:pPr>
              <w:rPr>
                <w:lang w:val="en-US"/>
              </w:rPr>
            </w:pPr>
            <w:r>
              <w:rPr>
                <w:lang w:val="en-US"/>
              </w:rPr>
              <w:t>17.6</w:t>
            </w:r>
          </w:p>
        </w:tc>
        <w:tc>
          <w:tcPr>
            <w:tcW w:w="1134" w:type="dxa"/>
          </w:tcPr>
          <w:p w14:paraId="07114737" w14:textId="77777777" w:rsidR="00613A06" w:rsidRDefault="00613A06" w:rsidP="00613A06">
            <w:pPr>
              <w:rPr>
                <w:lang w:val="en-US"/>
              </w:rPr>
            </w:pPr>
            <w:r>
              <w:rPr>
                <w:lang w:val="en-US"/>
              </w:rPr>
              <w:t>48906.7</w:t>
            </w:r>
          </w:p>
        </w:tc>
        <w:tc>
          <w:tcPr>
            <w:tcW w:w="1417" w:type="dxa"/>
          </w:tcPr>
          <w:p w14:paraId="3CE5CEE4" w14:textId="77777777" w:rsidR="00613A06" w:rsidRDefault="00613A06" w:rsidP="00613A06">
            <w:pPr>
              <w:rPr>
                <w:lang w:val="en-US"/>
              </w:rPr>
            </w:pPr>
            <w:r>
              <w:rPr>
                <w:lang w:val="en-US"/>
              </w:rPr>
              <w:t>49402.3</w:t>
            </w:r>
          </w:p>
        </w:tc>
        <w:tc>
          <w:tcPr>
            <w:tcW w:w="1276" w:type="dxa"/>
            <w:shd w:val="clear" w:color="auto" w:fill="8EAADB" w:themeFill="accent1" w:themeFillTint="99"/>
          </w:tcPr>
          <w:p w14:paraId="573EC65C" w14:textId="77777777" w:rsidR="00613A06" w:rsidRDefault="00613A06" w:rsidP="00613A06">
            <w:pPr>
              <w:rPr>
                <w:lang w:val="en-US"/>
              </w:rPr>
            </w:pPr>
            <w:r>
              <w:rPr>
                <w:lang w:val="en-US"/>
              </w:rPr>
              <w:t>-495.6</w:t>
            </w:r>
          </w:p>
        </w:tc>
        <w:tc>
          <w:tcPr>
            <w:tcW w:w="1418" w:type="dxa"/>
            <w:shd w:val="clear" w:color="auto" w:fill="8EAADB" w:themeFill="accent1" w:themeFillTint="99"/>
          </w:tcPr>
          <w:p w14:paraId="1E4CA6D8" w14:textId="77777777" w:rsidR="00613A06" w:rsidRDefault="00613A06" w:rsidP="00613A06">
            <w:pPr>
              <w:rPr>
                <w:lang w:val="en-US"/>
              </w:rPr>
            </w:pPr>
            <w:r w:rsidRPr="003D4267">
              <w:rPr>
                <w:lang w:val="en-US"/>
              </w:rPr>
              <w:t>National RW</w:t>
            </w:r>
          </w:p>
        </w:tc>
        <w:tc>
          <w:tcPr>
            <w:tcW w:w="1275" w:type="dxa"/>
          </w:tcPr>
          <w:p w14:paraId="7DA963C3" w14:textId="77777777" w:rsidR="00613A06" w:rsidRDefault="00613A06" w:rsidP="00613A06">
            <w:pPr>
              <w:rPr>
                <w:lang w:val="en-US"/>
              </w:rPr>
            </w:pPr>
            <w:r>
              <w:rPr>
                <w:lang w:val="en-US"/>
              </w:rPr>
              <w:t>41.4</w:t>
            </w:r>
          </w:p>
        </w:tc>
        <w:tc>
          <w:tcPr>
            <w:tcW w:w="1418" w:type="dxa"/>
            <w:shd w:val="clear" w:color="auto" w:fill="auto"/>
          </w:tcPr>
          <w:p w14:paraId="666531FD" w14:textId="77777777" w:rsidR="00613A06" w:rsidRDefault="00613A06" w:rsidP="00613A06">
            <w:pPr>
              <w:rPr>
                <w:lang w:val="en-US"/>
              </w:rPr>
            </w:pPr>
            <w:r>
              <w:rPr>
                <w:lang w:val="en-US"/>
              </w:rPr>
              <w:t>111.6</w:t>
            </w:r>
          </w:p>
        </w:tc>
        <w:tc>
          <w:tcPr>
            <w:tcW w:w="1134" w:type="dxa"/>
            <w:shd w:val="clear" w:color="auto" w:fill="8EAADB" w:themeFill="accent1" w:themeFillTint="99"/>
          </w:tcPr>
          <w:p w14:paraId="533BA461" w14:textId="77777777" w:rsidR="00613A06" w:rsidRPr="003D4267" w:rsidRDefault="00613A06" w:rsidP="00613A06">
            <w:pPr>
              <w:keepNext/>
              <w:rPr>
                <w:lang w:val="en-US"/>
              </w:rPr>
            </w:pPr>
            <w:r w:rsidRPr="003D4267">
              <w:rPr>
                <w:lang w:val="en-US"/>
              </w:rPr>
              <w:t>National RW</w:t>
            </w:r>
          </w:p>
        </w:tc>
      </w:tr>
    </w:tbl>
    <w:p w14:paraId="1C99E83C" w14:textId="24835548" w:rsidR="00613A06" w:rsidRPr="00613A06" w:rsidRDefault="00613A06" w:rsidP="00613A06">
      <w:pPr>
        <w:jc w:val="center"/>
      </w:pPr>
      <w:bookmarkStart w:id="25" w:name="_Toc5971393"/>
      <w:r w:rsidRPr="00051708">
        <w:rPr>
          <w:b/>
        </w:rPr>
        <w:t xml:space="preserve">Table </w:t>
      </w:r>
      <w:r>
        <w:rPr>
          <w:b/>
        </w:rPr>
        <w:fldChar w:fldCharType="begin"/>
      </w:r>
      <w:r>
        <w:rPr>
          <w:b/>
        </w:rPr>
        <w:instrText xml:space="preserve"> SEQ Table \* ARABIC </w:instrText>
      </w:r>
      <w:r>
        <w:rPr>
          <w:b/>
        </w:rPr>
        <w:fldChar w:fldCharType="separate"/>
      </w:r>
      <w:r w:rsidR="00641DCC">
        <w:rPr>
          <w:b/>
          <w:noProof/>
        </w:rPr>
        <w:t>3</w:t>
      </w:r>
      <w:r>
        <w:rPr>
          <w:b/>
        </w:rPr>
        <w:fldChar w:fldCharType="end"/>
      </w:r>
      <w:r>
        <w:t>. DIC values and run times from comparison of random walk terms. Orange colours indicate outcomes where the subnational RW model has performed better, with blue for the national RW model. The percentage of total deaths column is coloured by value, with darker values representing higher values.</w:t>
      </w:r>
      <w:bookmarkEnd w:id="25"/>
    </w:p>
    <w:p w14:paraId="6857C0C5" w14:textId="43FF1BF4" w:rsidR="00020DF7" w:rsidRDefault="002510BD" w:rsidP="00E33C91">
      <w:pPr>
        <w:spacing w:line="480" w:lineRule="auto"/>
        <w:ind w:firstLine="720"/>
        <w:jc w:val="both"/>
        <w:rPr>
          <w:rFonts w:cs="Calibri"/>
          <w:sz w:val="24"/>
          <w:szCs w:val="24"/>
          <w:lang w:val="en-US"/>
        </w:rPr>
      </w:pPr>
      <w:r>
        <w:rPr>
          <w:rFonts w:cs="Calibri"/>
          <w:sz w:val="24"/>
          <w:szCs w:val="24"/>
        </w:rPr>
        <w:t xml:space="preserve">I captured </w:t>
      </w:r>
      <w:ins w:id="26" w:author="Bennett, James E" w:date="2019-04-15T15:17:00Z">
        <w:r w:rsidR="00DB410B">
          <w:rPr>
            <w:rFonts w:cs="Calibri"/>
            <w:sz w:val="24"/>
            <w:szCs w:val="24"/>
          </w:rPr>
          <w:t>n</w:t>
        </w:r>
      </w:ins>
      <w:r w:rsidR="00020DF7" w:rsidRPr="00DB2DBC">
        <w:rPr>
          <w:rFonts w:cs="Calibri"/>
          <w:sz w:val="24"/>
          <w:szCs w:val="24"/>
        </w:rPr>
        <w:t xml:space="preserve">on-linear change over time </w:t>
      </w:r>
      <w:r>
        <w:rPr>
          <w:rFonts w:cs="Calibri"/>
          <w:sz w:val="24"/>
          <w:szCs w:val="24"/>
        </w:rPr>
        <w:t>with</w:t>
      </w:r>
      <w:r w:rsidR="00020DF7" w:rsidRPr="00DB2DBC">
        <w:rPr>
          <w:rFonts w:cs="Calibri"/>
          <w:sz w:val="24"/>
          <w:szCs w:val="24"/>
        </w:rPr>
        <w:t xml:space="preserve"> a first-order national random walk, </w:t>
      </w:r>
      <m:oMath>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oMath>
      <w:r w:rsidR="006C7FB4">
        <w:rPr>
          <w:rFonts w:cs="Calibri"/>
          <w:sz w:val="24"/>
          <w:szCs w:val="24"/>
        </w:rPr>
        <w:t xml:space="preserve"> </w:t>
      </w:r>
      <w:r w:rsidR="00020DF7" w:rsidRPr="00DB2DBC">
        <w:rPr>
          <w:rFonts w:cs="Calibri"/>
          <w:sz w:val="24"/>
          <w:szCs w:val="24"/>
        </w:rPr>
        <w:fldChar w:fldCharType="begin" w:fldLock="1"/>
      </w:r>
      <w:r w:rsidR="00887A44">
        <w:rPr>
          <w:rFonts w:cs="Calibri"/>
          <w:sz w:val="24"/>
          <w:szCs w:val="24"/>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applications","type":"book"},"uris":["http://www.mendeley.com/documents/?uuid=ba04a6bb-e704-4a09-b550-e8d8a0bbc552"]}],"mendeley":{"formattedCitation":"(Rue &amp; Held, 2005)","plainTextFormattedCitation":"(Rue &amp; Held, 2005)","previouslyFormattedCitation":"(Rue &amp; Held, 2005)"},"properties":{"noteIndex":0},"schema":"https://github.com/citation-style-language/schema/raw/master/csl-citation.json"}</w:instrText>
      </w:r>
      <w:r w:rsidR="00020DF7" w:rsidRPr="00DB2DBC">
        <w:rPr>
          <w:rFonts w:cs="Calibri"/>
          <w:sz w:val="24"/>
          <w:szCs w:val="24"/>
        </w:rPr>
        <w:fldChar w:fldCharType="separate"/>
      </w:r>
      <w:r w:rsidR="006C7FB4" w:rsidRPr="006C7FB4">
        <w:rPr>
          <w:rFonts w:cs="Calibri"/>
          <w:noProof/>
          <w:sz w:val="24"/>
          <w:szCs w:val="24"/>
        </w:rPr>
        <w:t>(Rue &amp; Held, 2005)</w:t>
      </w:r>
      <w:r w:rsidR="00020DF7" w:rsidRPr="00DB2DBC">
        <w:rPr>
          <w:rFonts w:cs="Calibri"/>
          <w:sz w:val="24"/>
          <w:szCs w:val="24"/>
        </w:rPr>
        <w:fldChar w:fldCharType="end"/>
      </w:r>
      <w:r w:rsidR="006C7FB4">
        <w:rPr>
          <w:rFonts w:cs="Calibri"/>
          <w:sz w:val="24"/>
          <w:szCs w:val="24"/>
        </w:rPr>
        <w:t>.</w:t>
      </w:r>
      <w:r w:rsidR="00020DF7" w:rsidRPr="00DB2DBC">
        <w:rPr>
          <w:rFonts w:cs="Calibri"/>
          <w:sz w:val="24"/>
          <w:szCs w:val="24"/>
        </w:rPr>
        <w:t xml:space="preserve"> </w:t>
      </w:r>
      <w:r w:rsidR="00020DF7" w:rsidRPr="00DB2DBC">
        <w:rPr>
          <w:rFonts w:cs="Calibri"/>
          <w:sz w:val="24"/>
          <w:szCs w:val="24"/>
          <w:lang w:val="en-US"/>
        </w:rPr>
        <w:t>An over-dispersion term (</w:t>
      </w:r>
      <m:oMath>
        <m:sSub>
          <m:sSubPr>
            <m:ctrlPr>
              <w:rPr>
                <w:rFonts w:ascii="Cambria Math" w:hAnsi="Cambria Math" w:cs="Calibri"/>
                <w:i/>
                <w:sz w:val="24"/>
                <w:szCs w:val="24"/>
              </w:rPr>
            </m:ctrlPr>
          </m:sSubPr>
          <m:e>
            <m:r>
              <w:rPr>
                <w:rFonts w:ascii="Cambria Math" w:hAnsi="Cambria Math" w:cs="Calibri"/>
                <w:sz w:val="24"/>
                <w:szCs w:val="24"/>
              </w:rPr>
              <m:t>ɛ</m:t>
            </m:r>
          </m:e>
          <m:sub>
            <m:r>
              <w:rPr>
                <w:rFonts w:ascii="Cambria Math" w:hAnsi="Cambria Math" w:cs="Calibri"/>
                <w:sz w:val="24"/>
                <w:szCs w:val="24"/>
                <w:vertAlign w:val="subscript"/>
              </w:rPr>
              <m:t>state-month-year</m:t>
            </m:r>
          </m:sub>
        </m:sSub>
      </m:oMath>
      <w:r w:rsidR="00020DF7" w:rsidRPr="00DB2DBC">
        <w:rPr>
          <w:rFonts w:cs="Calibri"/>
          <w:sz w:val="24"/>
          <w:szCs w:val="24"/>
          <w:lang w:val="en-US"/>
        </w:rPr>
        <w:t xml:space="preserve">) captured the variation unaccounted for by other terms in the model, modelled as </w:t>
      </w:r>
      <m:oMath>
        <m:r>
          <m:rPr>
            <m:nor/>
          </m:rPr>
          <w:rPr>
            <w:rFonts w:ascii="Cambria Math" w:eastAsia="Times New Roman" w:hAnsi="Cambria Math" w:cs="Calibri"/>
            <w:color w:val="000000"/>
            <w:sz w:val="24"/>
            <w:szCs w:val="24"/>
          </w:rPr>
          <w:br/>
          <m:t>Normal</m:t>
        </m:r>
        <m:r>
          <w:rPr>
            <w:rFonts w:ascii="Cambria Math" w:eastAsia="Times New Roman" w:hAnsi="Cambria Math" w:cs="Calibri"/>
            <w:color w:val="000000"/>
            <w:sz w:val="24"/>
            <w:szCs w:val="24"/>
          </w:rPr>
          <m:t>(</m:t>
        </m:r>
        <m:r>
          <w:rPr>
            <w:rFonts w:ascii="Cambria Math" w:hAnsi="Cambria Math" w:cs="Calibri"/>
            <w:sz w:val="24"/>
            <w:szCs w:val="24"/>
          </w:rPr>
          <m:t>0</m:t>
        </m:r>
        <m:r>
          <m:rPr>
            <m:nor/>
          </m:rPr>
          <w:rPr>
            <w:rFonts w:ascii="Cambria Math" w:eastAsia="Times New Roman" w:hAnsi="Cambria Math" w:cs="Calibri"/>
            <w:color w:val="000000"/>
            <w:sz w:val="24"/>
            <w:szCs w:val="24"/>
          </w:rPr>
          <m:t xml:space="preserve">, </m:t>
        </m:r>
        <m:sSubSup>
          <m:sSubSupPr>
            <m:ctrlPr>
              <w:rPr>
                <w:rFonts w:ascii="Cambria Math" w:eastAsia="Times New Roman" w:hAnsi="Cambria Math" w:cs="Calibri"/>
                <w:color w:val="000000"/>
                <w:sz w:val="24"/>
                <w:szCs w:val="24"/>
              </w:rPr>
            </m:ctrlPr>
          </m:sSubSupPr>
          <m:e>
            <m:r>
              <w:rPr>
                <w:rFonts w:ascii="Cambria Math" w:eastAsia="Times New Roman" w:hAnsi="Cambria Math" w:cs="Calibri"/>
                <w:color w:val="000000"/>
                <w:sz w:val="24"/>
                <w:szCs w:val="24"/>
              </w:rPr>
              <m:t>τ</m:t>
            </m:r>
          </m:e>
          <m:sub>
            <m:r>
              <w:rPr>
                <w:rFonts w:ascii="Cambria Math" w:hAnsi="Cambria Math" w:cs="Calibri"/>
                <w:sz w:val="24"/>
                <w:szCs w:val="24"/>
              </w:rPr>
              <m:t>ɛ</m:t>
            </m:r>
          </m:sub>
          <m:sup>
            <m:r>
              <w:rPr>
                <w:rFonts w:ascii="Cambria Math" w:eastAsia="Times New Roman" w:hAnsi="Cambria Math" w:cs="Calibri"/>
                <w:color w:val="000000"/>
                <w:sz w:val="24"/>
                <w:szCs w:val="24"/>
              </w:rPr>
              <m:t>-1</m:t>
            </m:r>
          </m:sup>
        </m:sSubSup>
        <m:r>
          <w:rPr>
            <w:rFonts w:ascii="Cambria Math" w:eastAsia="Times New Roman" w:hAnsi="Cambria Math" w:cs="Calibri"/>
            <w:color w:val="000000"/>
            <w:sz w:val="24"/>
            <w:szCs w:val="24"/>
          </w:rPr>
          <m:t>)</m:t>
        </m:r>
      </m:oMath>
      <w:r w:rsidR="00020DF7" w:rsidRPr="00DB2DBC">
        <w:rPr>
          <w:rFonts w:cs="Calibri"/>
          <w:sz w:val="24"/>
          <w:szCs w:val="24"/>
          <w:lang w:val="en-US"/>
        </w:rPr>
        <w:t>.</w:t>
      </w:r>
    </w:p>
    <w:p w14:paraId="7C38348C" w14:textId="6907E835" w:rsidR="005E7205" w:rsidRDefault="005E7205" w:rsidP="00C43D46">
      <w:pPr>
        <w:spacing w:line="480" w:lineRule="auto"/>
        <w:ind w:firstLine="720"/>
        <w:jc w:val="both"/>
        <w:rPr>
          <w:rFonts w:cs="Calibri"/>
          <w:sz w:val="24"/>
          <w:szCs w:val="24"/>
        </w:rPr>
      </w:pPr>
      <w:r w:rsidRPr="00DB2DBC">
        <w:rPr>
          <w:rFonts w:cs="Calibri"/>
          <w:sz w:val="24"/>
          <w:szCs w:val="24"/>
        </w:rPr>
        <w:lastRenderedPageBreak/>
        <w:t xml:space="preserve">In developing the model described in </w:t>
      </w:r>
      <w:r>
        <w:rPr>
          <w:rFonts w:cs="Calibri"/>
          <w:sz w:val="24"/>
          <w:szCs w:val="24"/>
        </w:rPr>
        <w:fldChar w:fldCharType="begin"/>
      </w:r>
      <w:r>
        <w:rPr>
          <w:rFonts w:cs="Calibri"/>
          <w:sz w:val="24"/>
          <w:szCs w:val="24"/>
        </w:rPr>
        <w:instrText xml:space="preserve"> REF _Ref5574051 \h </w:instrText>
      </w:r>
      <w:r w:rsidR="00C43D46">
        <w:rPr>
          <w:rFonts w:cs="Calibri"/>
          <w:sz w:val="24"/>
          <w:szCs w:val="24"/>
        </w:rPr>
        <w:instrText xml:space="preserve"> \* MERGEFORMAT </w:instrText>
      </w:r>
      <w:r>
        <w:rPr>
          <w:rFonts w:cs="Calibri"/>
          <w:sz w:val="24"/>
          <w:szCs w:val="24"/>
        </w:rPr>
      </w:r>
      <w:r>
        <w:rPr>
          <w:rFonts w:cs="Calibri"/>
          <w:sz w:val="24"/>
          <w:szCs w:val="24"/>
        </w:rPr>
        <w:fldChar w:fldCharType="separate"/>
      </w:r>
      <w:r w:rsidR="00641DCC" w:rsidRPr="00A91EA9">
        <w:rPr>
          <w:b/>
        </w:rPr>
        <w:t xml:space="preserve">Equation </w:t>
      </w:r>
      <w:r w:rsidR="00641DCC">
        <w:rPr>
          <w:b/>
          <w:noProof/>
        </w:rPr>
        <w:t>2</w:t>
      </w:r>
      <w:r>
        <w:rPr>
          <w:rFonts w:cs="Calibri"/>
          <w:sz w:val="24"/>
          <w:szCs w:val="24"/>
        </w:rPr>
        <w:fldChar w:fldCharType="end"/>
      </w:r>
      <w:r w:rsidRPr="00DB2DBC">
        <w:rPr>
          <w:rFonts w:cs="Calibri"/>
          <w:sz w:val="24"/>
          <w:szCs w:val="24"/>
        </w:rPr>
        <w:t xml:space="preserve">, </w:t>
      </w:r>
      <w:r w:rsidR="00F94441">
        <w:rPr>
          <w:rFonts w:cs="Calibri"/>
          <w:sz w:val="24"/>
          <w:szCs w:val="24"/>
        </w:rPr>
        <w:t>I</w:t>
      </w:r>
      <w:r w:rsidRPr="00DB2DBC">
        <w:rPr>
          <w:rFonts w:cs="Calibri"/>
          <w:sz w:val="24"/>
          <w:szCs w:val="24"/>
        </w:rPr>
        <w:t xml:space="preserve"> also considered an alternative</w:t>
      </w:r>
      <w:r w:rsidR="00C43D46">
        <w:rPr>
          <w:rFonts w:cs="Calibri"/>
          <w:sz w:val="24"/>
          <w:szCs w:val="24"/>
        </w:rPr>
        <w:t xml:space="preserve"> structure </w:t>
      </w:r>
      <w:r w:rsidRPr="00DB2DBC">
        <w:rPr>
          <w:rFonts w:cs="Calibri"/>
          <w:sz w:val="24"/>
          <w:szCs w:val="24"/>
        </w:rPr>
        <w:t xml:space="preserve">which included the extra non-linear time trend, </w:t>
      </w:r>
      <m:oMath>
        <m:sSub>
          <m:sSubPr>
            <m:ctrlPr>
              <w:rPr>
                <w:rFonts w:ascii="Cambria Math" w:hAnsi="Cambria Math" w:cs="Calibri"/>
                <w:i/>
                <w:sz w:val="24"/>
                <w:szCs w:val="24"/>
              </w:rPr>
            </m:ctrlPr>
          </m:sSubPr>
          <m:e>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state</m:t>
                </m:r>
              </m:sub>
            </m:sSub>
            <m:r>
              <m:rPr>
                <m:sty m:val="p"/>
              </m:rPr>
              <w:rPr>
                <w:rFonts w:ascii="Cambria Math" w:hAnsi="Cambria Math" w:cs="Calibri"/>
                <w:sz w:val="24"/>
                <w:szCs w:val="24"/>
                <w:vertAlign w:val="subscript"/>
              </w:rPr>
              <m:t xml:space="preserve">) </m:t>
            </m:r>
          </m:e>
          <m:sub>
            <m:r>
              <w:rPr>
                <w:rFonts w:ascii="Cambria Math" w:hAnsi="Cambria Math" w:cs="Calibri"/>
                <w:sz w:val="24"/>
                <w:szCs w:val="24"/>
              </w:rPr>
              <m:t>month-year</m:t>
            </m:r>
          </m:sub>
        </m:sSub>
      </m:oMath>
      <w:r w:rsidRPr="00DB2DBC">
        <w:rPr>
          <w:rFonts w:cs="Calibri"/>
          <w:sz w:val="24"/>
          <w:szCs w:val="24"/>
        </w:rPr>
        <w:t>. This term contain</w:t>
      </w:r>
      <w:r w:rsidR="00834571">
        <w:rPr>
          <w:rFonts w:cs="Calibri"/>
          <w:sz w:val="24"/>
          <w:szCs w:val="24"/>
        </w:rPr>
        <w:t>ed</w:t>
      </w:r>
      <w:r w:rsidRPr="00DB2DBC">
        <w:rPr>
          <w:rFonts w:cs="Calibri"/>
          <w:sz w:val="24"/>
          <w:szCs w:val="24"/>
        </w:rPr>
        <w:t xml:space="preserve"> independent </w:t>
      </w:r>
      <w:r w:rsidR="00AD58E6">
        <w:rPr>
          <w:rFonts w:cs="Calibri"/>
          <w:sz w:val="24"/>
          <w:szCs w:val="24"/>
        </w:rPr>
        <w:t xml:space="preserve">first-order </w:t>
      </w:r>
      <w:r w:rsidRPr="00DB2DBC">
        <w:rPr>
          <w:rFonts w:cs="Calibri"/>
          <w:sz w:val="24"/>
          <w:szCs w:val="24"/>
        </w:rPr>
        <w:t>random walks for each state</w:t>
      </w:r>
      <w:r w:rsidR="004A4512">
        <w:rPr>
          <w:rFonts w:cs="Calibri"/>
          <w:sz w:val="24"/>
          <w:szCs w:val="24"/>
        </w:rPr>
        <w:t>.</w:t>
      </w:r>
      <w:r w:rsidR="00C43D46">
        <w:rPr>
          <w:rFonts w:cs="Calibri"/>
          <w:sz w:val="24"/>
          <w:szCs w:val="24"/>
        </w:rPr>
        <w:t xml:space="preserve"> I decided to evaluate how </w:t>
      </w:r>
      <w:r w:rsidR="00AC7C12">
        <w:rPr>
          <w:rFonts w:cs="Calibri"/>
          <w:sz w:val="24"/>
          <w:szCs w:val="24"/>
        </w:rPr>
        <w:t>these models performed using a simplified model</w:t>
      </w:r>
      <w:r w:rsidR="008272DF">
        <w:rPr>
          <w:rFonts w:cs="Calibri"/>
          <w:sz w:val="24"/>
          <w:szCs w:val="24"/>
        </w:rPr>
        <w:t xml:space="preserve">, described in </w:t>
      </w:r>
      <w:r w:rsidR="008272DF">
        <w:rPr>
          <w:rFonts w:cs="Calibri"/>
          <w:sz w:val="24"/>
          <w:szCs w:val="24"/>
        </w:rPr>
        <w:fldChar w:fldCharType="begin"/>
      </w:r>
      <w:r w:rsidR="008272DF">
        <w:rPr>
          <w:rFonts w:cs="Calibri"/>
          <w:sz w:val="24"/>
          <w:szCs w:val="24"/>
        </w:rPr>
        <w:instrText xml:space="preserve"> REF _Ref5706279 \h </w:instrText>
      </w:r>
      <w:r w:rsidR="008272DF">
        <w:rPr>
          <w:rFonts w:cs="Calibri"/>
          <w:sz w:val="24"/>
          <w:szCs w:val="24"/>
        </w:rPr>
      </w:r>
      <w:r w:rsidR="008272DF">
        <w:rPr>
          <w:rFonts w:cs="Calibri"/>
          <w:sz w:val="24"/>
          <w:szCs w:val="24"/>
        </w:rPr>
        <w:fldChar w:fldCharType="separate"/>
      </w:r>
      <w:r w:rsidR="00641DCC" w:rsidRPr="003B3F0C">
        <w:rPr>
          <w:b/>
        </w:rPr>
        <w:t xml:space="preserve">Equation </w:t>
      </w:r>
      <w:r w:rsidR="00641DCC">
        <w:rPr>
          <w:b/>
          <w:noProof/>
        </w:rPr>
        <w:t>3</w:t>
      </w:r>
      <w:r w:rsidR="008272DF">
        <w:rPr>
          <w:rFonts w:cs="Calibri"/>
          <w:sz w:val="24"/>
          <w:szCs w:val="24"/>
        </w:rPr>
        <w:fldChar w:fldCharType="end"/>
      </w:r>
      <w:r w:rsidR="0075299B">
        <w:rPr>
          <w:rFonts w:cs="Calibri"/>
          <w:sz w:val="24"/>
          <w:szCs w:val="24"/>
        </w:rPr>
        <w:t>:</w:t>
      </w:r>
    </w:p>
    <w:p w14:paraId="2EE2F041" w14:textId="0F3C5195" w:rsidR="00783591" w:rsidRPr="00783591" w:rsidRDefault="005F316A" w:rsidP="0075299B">
      <w:pPr>
        <w:keepNext/>
        <w:jc w:val="both"/>
        <w:rPr>
          <w:rFonts w:cs="Calibri"/>
          <w:sz w:val="24"/>
          <w:szCs w:val="24"/>
        </w:rPr>
      </w:pPr>
      <m:oMathPara>
        <m:oMath>
          <m:func>
            <m:funcPr>
              <m:ctrlPr>
                <w:rPr>
                  <w:rFonts w:ascii="Cambria Math" w:hAnsi="Cambria Math" w:cs="Calibri"/>
                  <w:i/>
                  <w:sz w:val="24"/>
                  <w:szCs w:val="24"/>
                </w:rPr>
              </m:ctrlPr>
            </m:funcPr>
            <m:fName>
              <m:r>
                <m:rPr>
                  <m:sty m:val="p"/>
                </m:rPr>
                <w:rPr>
                  <w:rFonts w:ascii="Cambria Math" w:hAnsi="Cambria Math" w:cs="Calibri"/>
                  <w:sz w:val="24"/>
                  <w:szCs w:val="24"/>
                </w:rPr>
                <m:t>log</m:t>
              </m:r>
            </m:fName>
            <m:e>
              <m:d>
                <m:dPr>
                  <m:ctrlPr>
                    <w:rPr>
                      <w:rFonts w:ascii="Cambria Math" w:hAnsi="Cambria Math" w:cs="Calibri"/>
                      <w:i/>
                      <w:sz w:val="24"/>
                      <w:szCs w:val="24"/>
                    </w:rPr>
                  </m:ctrlPr>
                </m:dPr>
                <m:e>
                  <m:sSub>
                    <m:sSubPr>
                      <m:ctrlPr>
                        <w:rPr>
                          <w:rFonts w:ascii="Cambria Math" w:hAnsi="Cambria Math" w:cs="Calibri"/>
                          <w:i/>
                          <w:sz w:val="24"/>
                          <w:szCs w:val="24"/>
                        </w:rPr>
                      </m:ctrlPr>
                    </m:sSubPr>
                    <m:e>
                      <m:r>
                        <w:rPr>
                          <w:rFonts w:ascii="Cambria Math" w:hAnsi="Cambria Math" w:cs="Calibri"/>
                          <w:sz w:val="24"/>
                          <w:szCs w:val="24"/>
                        </w:rPr>
                        <m:t>death rate</m:t>
                      </m:r>
                    </m:e>
                    <m:sub>
                      <m:r>
                        <w:rPr>
                          <w:rFonts w:ascii="Cambria Math" w:hAnsi="Cambria Math" w:cs="Calibri"/>
                          <w:sz w:val="24"/>
                          <w:szCs w:val="24"/>
                        </w:rPr>
                        <m:t>state-month-year</m:t>
                      </m:r>
                    </m:sub>
                  </m:sSub>
                  <m:r>
                    <w:rPr>
                      <w:rFonts w:ascii="Cambria Math" w:hAnsi="Cambria Math" w:cs="Calibri"/>
                      <w:sz w:val="24"/>
                      <w:szCs w:val="24"/>
                    </w:rPr>
                    <m:t xml:space="preserve"> </m:t>
                  </m:r>
                </m:e>
              </m:d>
            </m:e>
          </m:func>
          <m:r>
            <m:rPr>
              <m:aln/>
            </m:rPr>
            <w:rPr>
              <w:rFonts w:ascii="Cambria Math" w:hAnsi="Cambria Math" w:cs="Calibri"/>
              <w:sz w:val="24"/>
              <w:szCs w:val="24"/>
            </w:rPr>
            <m:t xml:space="preserve">= </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w:rPr>
              <w:rFonts w:ascii="Cambria Math" w:hAnsi="Cambria Math" w:cs="Calibri"/>
              <w:sz w:val="24"/>
              <w:szCs w:val="24"/>
            </w:rPr>
            <m:t xml:space="preserve"> </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r>
            <m:rPr>
              <m:sty m:val="p"/>
            </m:rPr>
            <w:rPr>
              <w:rFonts w:ascii="Cambria Math" w:hAnsi="Cambria Math" w:cs="Calibri"/>
              <w:sz w:val="24"/>
              <w:szCs w:val="24"/>
              <w:vertAlign w:val="subscript"/>
            </w:rPr>
            <m:t xml:space="preserve"> </m:t>
          </m:r>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state</m:t>
                  </m:r>
                </m:sub>
              </m:sSub>
              <m:r>
                <m:rPr>
                  <m:sty m:val="p"/>
                </m:rPr>
                <w:rPr>
                  <w:rFonts w:ascii="Cambria Math" w:hAnsi="Cambria Math" w:cs="Calibri"/>
                  <w:sz w:val="24"/>
                  <w:szCs w:val="24"/>
                  <w:vertAlign w:val="subscript"/>
                </w:rPr>
                <m:t xml:space="preserve">) </m:t>
              </m:r>
            </m:e>
            <m:sub>
              <m:r>
                <w:rPr>
                  <w:rFonts w:ascii="Cambria Math" w:hAnsi="Cambria Math" w:cs="Calibri"/>
                  <w:sz w:val="24"/>
                  <w:szCs w:val="24"/>
                </w:rPr>
                <m:t>month-year</m:t>
              </m:r>
            </m:sub>
          </m:sSub>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ɛ</m:t>
              </m:r>
            </m:e>
            <m:sub>
              <m:r>
                <w:rPr>
                  <w:rFonts w:ascii="Cambria Math" w:hAnsi="Cambria Math" w:cs="Calibri"/>
                  <w:sz w:val="24"/>
                  <w:szCs w:val="24"/>
                  <w:vertAlign w:val="subscript"/>
                </w:rPr>
                <m:t>state-month-year</m:t>
              </m:r>
            </m:sub>
          </m:sSub>
          <m:r>
            <m:rPr>
              <m:aln/>
            </m:rPr>
            <w:rPr>
              <w:rFonts w:ascii="Cambria Math" w:hAnsi="Cambria Math" w:cs="Calibri"/>
              <w:color w:val="FFFFFF" w:themeColor="background1"/>
              <w:sz w:val="24"/>
              <w:szCs w:val="24"/>
            </w:rPr>
            <m:t>++</m:t>
          </m:r>
        </m:oMath>
      </m:oMathPara>
    </w:p>
    <w:p w14:paraId="43058271" w14:textId="0643F5AC" w:rsidR="003B3F0C" w:rsidRDefault="003B3F0C" w:rsidP="003B3F0C">
      <w:pPr>
        <w:jc w:val="center"/>
      </w:pPr>
      <w:bookmarkStart w:id="27" w:name="_Ref5706279"/>
      <w:bookmarkStart w:id="28" w:name="_Toc5971401"/>
      <w:r w:rsidRPr="003B3F0C">
        <w:rPr>
          <w:b/>
        </w:rPr>
        <w:t xml:space="preserve">Equation </w:t>
      </w:r>
      <w:r w:rsidRPr="003B3F0C">
        <w:rPr>
          <w:b/>
        </w:rPr>
        <w:fldChar w:fldCharType="begin"/>
      </w:r>
      <w:r w:rsidRPr="003B3F0C">
        <w:rPr>
          <w:b/>
        </w:rPr>
        <w:instrText xml:space="preserve"> SEQ Equation \* ARABIC </w:instrText>
      </w:r>
      <w:r w:rsidRPr="003B3F0C">
        <w:rPr>
          <w:b/>
        </w:rPr>
        <w:fldChar w:fldCharType="separate"/>
      </w:r>
      <w:r w:rsidR="00641DCC">
        <w:rPr>
          <w:b/>
          <w:noProof/>
        </w:rPr>
        <w:t>3</w:t>
      </w:r>
      <w:r w:rsidRPr="003B3F0C">
        <w:rPr>
          <w:b/>
        </w:rPr>
        <w:fldChar w:fldCharType="end"/>
      </w:r>
      <w:bookmarkEnd w:id="27"/>
      <w:r w:rsidRPr="003B3F0C">
        <w:t>. Simplified national model</w:t>
      </w:r>
      <w:r w:rsidR="00167D6F">
        <w:t xml:space="preserve"> </w:t>
      </w:r>
      <w:r w:rsidR="00E968BB">
        <w:t>with</w:t>
      </w:r>
      <w:r w:rsidR="002530AE">
        <w:t xml:space="preserve"> optional</w:t>
      </w:r>
      <w:r w:rsidR="00167D6F">
        <w:t xml:space="preserve"> additional random walk term</w:t>
      </w:r>
      <w:r w:rsidRPr="003B3F0C">
        <w:t>.</w:t>
      </w:r>
      <w:bookmarkEnd w:id="28"/>
    </w:p>
    <w:p w14:paraId="111E3887" w14:textId="77777777" w:rsidR="00061A6B" w:rsidRPr="003B3F0C" w:rsidRDefault="00061A6B" w:rsidP="00061A6B">
      <w:pPr>
        <w:suppressLineNumbers/>
        <w:jc w:val="center"/>
        <w:rPr>
          <w:rFonts w:cs="Calibri"/>
          <w:color w:val="FFFFFF" w:themeColor="background1"/>
          <w:sz w:val="24"/>
          <w:szCs w:val="24"/>
        </w:rPr>
      </w:pPr>
    </w:p>
    <w:p w14:paraId="749A14A0" w14:textId="7B0F4D93" w:rsidR="00FC440F" w:rsidRDefault="002530AE" w:rsidP="00FC440F">
      <w:pPr>
        <w:spacing w:line="480" w:lineRule="auto"/>
        <w:ind w:firstLine="720"/>
        <w:jc w:val="both"/>
        <w:rPr>
          <w:rFonts w:cs="Calibri"/>
          <w:sz w:val="24"/>
          <w:szCs w:val="24"/>
        </w:rPr>
      </w:pPr>
      <w:r>
        <w:rPr>
          <w:rFonts w:cs="Calibri"/>
          <w:sz w:val="24"/>
          <w:szCs w:val="24"/>
        </w:rPr>
        <w:t xml:space="preserve">I </w:t>
      </w:r>
      <w:r w:rsidRPr="00DB2DBC">
        <w:rPr>
          <w:rFonts w:cs="Calibri"/>
          <w:sz w:val="24"/>
          <w:szCs w:val="24"/>
        </w:rPr>
        <w:t xml:space="preserve">ran </w:t>
      </w:r>
      <w:r w:rsidR="00295F74">
        <w:rPr>
          <w:rFonts w:cs="Calibri"/>
          <w:sz w:val="24"/>
          <w:szCs w:val="24"/>
        </w:rPr>
        <w:t>the</w:t>
      </w:r>
      <w:r w:rsidR="001D38BB">
        <w:rPr>
          <w:rFonts w:cs="Calibri"/>
          <w:sz w:val="24"/>
          <w:szCs w:val="24"/>
        </w:rPr>
        <w:t xml:space="preserve"> </w:t>
      </w:r>
      <w:r w:rsidR="00470A57">
        <w:rPr>
          <w:rFonts w:cs="Calibri"/>
          <w:sz w:val="24"/>
          <w:szCs w:val="24"/>
        </w:rPr>
        <w:t>simplified</w:t>
      </w:r>
      <w:r w:rsidR="001D38BB">
        <w:rPr>
          <w:rFonts w:cs="Calibri"/>
          <w:sz w:val="24"/>
          <w:szCs w:val="24"/>
        </w:rPr>
        <w:t xml:space="preserve"> model</w:t>
      </w:r>
      <w:r>
        <w:rPr>
          <w:rFonts w:cs="Calibri"/>
          <w:sz w:val="24"/>
          <w:szCs w:val="24"/>
        </w:rPr>
        <w:t xml:space="preserve"> for all-cause mortality </w:t>
      </w:r>
      <w:r w:rsidR="00274193">
        <w:rPr>
          <w:rFonts w:cs="Calibri"/>
          <w:sz w:val="24"/>
          <w:szCs w:val="24"/>
        </w:rPr>
        <w:t xml:space="preserve">for </w:t>
      </w:r>
      <w:r>
        <w:rPr>
          <w:rFonts w:cs="Calibri"/>
          <w:sz w:val="24"/>
          <w:szCs w:val="24"/>
        </w:rPr>
        <w:t xml:space="preserve">male age groups </w:t>
      </w:r>
      <w:r w:rsidR="00274193">
        <w:rPr>
          <w:rFonts w:cs="Calibri"/>
          <w:sz w:val="24"/>
          <w:szCs w:val="24"/>
        </w:rPr>
        <w:t>during</w:t>
      </w:r>
      <w:r>
        <w:rPr>
          <w:rFonts w:cs="Calibri"/>
          <w:sz w:val="24"/>
          <w:szCs w:val="24"/>
        </w:rPr>
        <w:t xml:space="preserve"> </w:t>
      </w:r>
      <w:r w:rsidRPr="00DB2DBC">
        <w:rPr>
          <w:rFonts w:cs="Calibri"/>
          <w:sz w:val="24"/>
          <w:szCs w:val="24"/>
        </w:rPr>
        <w:t>the years 1980-1989</w:t>
      </w:r>
      <w:r w:rsidR="001D38BB">
        <w:rPr>
          <w:rFonts w:cs="Calibri"/>
          <w:sz w:val="24"/>
          <w:szCs w:val="24"/>
        </w:rPr>
        <w:t xml:space="preserve">. </w:t>
      </w:r>
      <w:r w:rsidR="004541C2">
        <w:rPr>
          <w:rFonts w:cs="Calibri"/>
          <w:sz w:val="24"/>
          <w:szCs w:val="24"/>
        </w:rPr>
        <w:t>I</w:t>
      </w:r>
      <w:r w:rsidR="00B02388">
        <w:rPr>
          <w:rFonts w:cs="Calibri"/>
          <w:sz w:val="24"/>
          <w:szCs w:val="24"/>
        </w:rPr>
        <w:t>t is common to use the Deviation Information Criterion (DIC)</w:t>
      </w:r>
      <w:r w:rsidR="004541C2">
        <w:rPr>
          <w:rFonts w:cs="Calibri"/>
          <w:sz w:val="24"/>
          <w:szCs w:val="24"/>
        </w:rPr>
        <w:t xml:space="preserve"> to compare and evaluate the fit of models to the data in a Bayesian setting</w:t>
      </w:r>
      <w:r w:rsidR="00F87C18">
        <w:rPr>
          <w:rFonts w:cs="Calibri"/>
          <w:sz w:val="24"/>
          <w:szCs w:val="24"/>
        </w:rPr>
        <w:t xml:space="preserve"> </w:t>
      </w:r>
      <w:r w:rsidR="0010407A">
        <w:rPr>
          <w:rFonts w:cs="Calibri"/>
          <w:sz w:val="24"/>
          <w:szCs w:val="24"/>
        </w:rPr>
        <w:fldChar w:fldCharType="begin" w:fldLock="1"/>
      </w:r>
      <w:r w:rsidR="008F2A19">
        <w:rPr>
          <w:rFonts w:cs="Calibri"/>
          <w:sz w:val="24"/>
          <w:szCs w:val="24"/>
        </w:rPr>
        <w:instrText>ADDIN CSL_CITATION {"citationItems":[{"id":"ITEM-1","itemData":{"DOI":"10.1111/1467-9868.00353","ISBN":"1369-7412","ISSN":"13697412","PMID":"6175412381464386404","abstract":"We consider the problem of comparing complex hierarchical models in which the number of parameters is not clearly defined. Using an information theoretic argument we derive a measure PD for the effective number of parameters in a model as the difference between the posterior mean of the deviance and the deviance at the posterior means of the parameters of interest. In general PD approximately corresponds to the trace of the product of Fisher's information and the posterior covariance, which in normal models is the trace of the 'hat' matrix projecting observations onto fitted values. Its properties in exponential families are explored. The posterior mean deviance is suggested as a Bayesian measure of fit or adequacy, and the contributions of individual observations to the fit and complexity can give rise to a diagnostic plot of deviance residuals against leverages. Adding PD to the posterior mean deviance gives a deviance information criterion for comparing models, which is related to other information criteria and has an approximate decision theoretic justification. The procedure is illustrated in some examples, and comparisons are drawn with alternative Bayesian and classical proposals. Throughout it is emphasized that the quantities required are trivial to compute in a Markov chain Monte Carlo analysis.","author":[{"dropping-particle":"","family":"Spiegelhalter","given":"David J.","non-dropping-particle":"","parse-names":false,"suffix":""},{"dropping-particle":"","family":"Best","given":"Nicola G.","non-dropping-particle":"","parse-names":false,"suffix":""},{"dropping-particle":"","family":"Carlin","given":"Bradley P.","non-dropping-particle":"","parse-names":false,"suffix":""},{"dropping-particle":"","family":"Linde","given":"Angelika","non-dropping-particle":"Van Der","parse-names":false,"suffix":""}],"container-title":"Journal of the Royal Statistical Society. Series B: Statistical Methodology","id":"ITEM-1","issue":"4","issued":{"date-parts":[["2002"]]},"page":"583-616","title":"Bayesian measures of model complexity and fit","type":"article-journal","volume":"64"},"uris":["http://www.mendeley.com/documents/?uuid=12672587-5576-4846-9ce4-a84f2ca49c21"]}],"mendeley":{"formattedCitation":"(Spiegelhalter, Best, Carlin, &amp; Van Der Linde, 2002)","plainTextFormattedCitation":"(Spiegelhalter, Best, Carlin, &amp; Van Der Linde, 2002)","previouslyFormattedCitation":"(Spiegelhalter, Best, Carlin, &amp; Van Der Linde, 2002)"},"properties":{"noteIndex":0},"schema":"https://github.com/citation-style-language/schema/raw/master/csl-citation.json"}</w:instrText>
      </w:r>
      <w:r w:rsidR="0010407A">
        <w:rPr>
          <w:rFonts w:cs="Calibri"/>
          <w:sz w:val="24"/>
          <w:szCs w:val="24"/>
        </w:rPr>
        <w:fldChar w:fldCharType="separate"/>
      </w:r>
      <w:r w:rsidR="0010407A" w:rsidRPr="0010407A">
        <w:rPr>
          <w:rFonts w:cs="Calibri"/>
          <w:noProof/>
          <w:sz w:val="24"/>
          <w:szCs w:val="24"/>
        </w:rPr>
        <w:t>(Spiegelhalter, Best, Carlin, &amp; Van Der Linde, 2002)</w:t>
      </w:r>
      <w:r w:rsidR="0010407A">
        <w:rPr>
          <w:rFonts w:cs="Calibri"/>
          <w:sz w:val="24"/>
          <w:szCs w:val="24"/>
        </w:rPr>
        <w:fldChar w:fldCharType="end"/>
      </w:r>
      <w:r w:rsidR="00B02388">
        <w:rPr>
          <w:rFonts w:cs="Calibri"/>
          <w:sz w:val="24"/>
          <w:szCs w:val="24"/>
        </w:rPr>
        <w:t xml:space="preserve">. </w:t>
      </w:r>
      <w:r w:rsidR="005E7205" w:rsidRPr="00DB2DBC">
        <w:rPr>
          <w:rFonts w:cs="Calibri"/>
          <w:sz w:val="24"/>
          <w:szCs w:val="24"/>
        </w:rPr>
        <w:t xml:space="preserve">It is a good candidate for evaluating hierarchical models as it takes into account parsimony as well as overall model fit. </w:t>
      </w:r>
      <w:r w:rsidR="0026192C">
        <w:rPr>
          <w:rFonts w:cs="Calibri"/>
          <w:sz w:val="24"/>
          <w:szCs w:val="24"/>
        </w:rPr>
        <w:t>I recorded the DIC values, as well as the run times (</w:t>
      </w:r>
      <w:r w:rsidR="00B378EF">
        <w:rPr>
          <w:rFonts w:cs="Calibri"/>
          <w:sz w:val="24"/>
          <w:szCs w:val="24"/>
        </w:rPr>
        <w:fldChar w:fldCharType="begin"/>
      </w:r>
      <w:r w:rsidR="00B378EF">
        <w:rPr>
          <w:rFonts w:cs="Calibri"/>
          <w:sz w:val="24"/>
          <w:szCs w:val="24"/>
        </w:rPr>
        <w:instrText xml:space="preserve"> REF _Ref5634639 \h </w:instrText>
      </w:r>
      <w:r w:rsidR="00B378EF">
        <w:rPr>
          <w:rFonts w:cs="Calibri"/>
          <w:sz w:val="24"/>
          <w:szCs w:val="24"/>
        </w:rPr>
      </w:r>
      <w:r w:rsidR="00B378EF">
        <w:rPr>
          <w:rFonts w:cs="Calibri"/>
          <w:sz w:val="24"/>
          <w:szCs w:val="24"/>
        </w:rPr>
        <w:fldChar w:fldCharType="separate"/>
      </w:r>
      <w:r w:rsidR="00641DCC" w:rsidRPr="00663577">
        <w:rPr>
          <w:b/>
        </w:rPr>
        <w:t xml:space="preserve">Table </w:t>
      </w:r>
      <w:r w:rsidR="00641DCC">
        <w:rPr>
          <w:b/>
          <w:noProof/>
        </w:rPr>
        <w:t>1</w:t>
      </w:r>
      <w:r w:rsidR="00B378EF">
        <w:rPr>
          <w:rFonts w:cs="Calibri"/>
          <w:sz w:val="24"/>
          <w:szCs w:val="24"/>
        </w:rPr>
        <w:fldChar w:fldCharType="end"/>
      </w:r>
      <w:r w:rsidR="0026192C">
        <w:rPr>
          <w:rFonts w:cs="Calibri"/>
          <w:sz w:val="24"/>
          <w:szCs w:val="24"/>
        </w:rPr>
        <w:t xml:space="preserve">), where I called the simplified model in </w:t>
      </w:r>
      <w:r w:rsidR="0026192C">
        <w:rPr>
          <w:rFonts w:cs="Calibri"/>
          <w:sz w:val="24"/>
          <w:szCs w:val="24"/>
        </w:rPr>
        <w:fldChar w:fldCharType="begin"/>
      </w:r>
      <w:r w:rsidR="0026192C">
        <w:rPr>
          <w:rFonts w:cs="Calibri"/>
          <w:sz w:val="24"/>
          <w:szCs w:val="24"/>
        </w:rPr>
        <w:instrText xml:space="preserve"> REF _Ref5706279 \h </w:instrText>
      </w:r>
      <w:r w:rsidR="0026192C">
        <w:rPr>
          <w:rFonts w:cs="Calibri"/>
          <w:sz w:val="24"/>
          <w:szCs w:val="24"/>
        </w:rPr>
      </w:r>
      <w:r w:rsidR="0026192C">
        <w:rPr>
          <w:rFonts w:cs="Calibri"/>
          <w:sz w:val="24"/>
          <w:szCs w:val="24"/>
        </w:rPr>
        <w:fldChar w:fldCharType="separate"/>
      </w:r>
      <w:r w:rsidR="00641DCC" w:rsidRPr="003B3F0C">
        <w:rPr>
          <w:b/>
        </w:rPr>
        <w:t xml:space="preserve">Equation </w:t>
      </w:r>
      <w:r w:rsidR="00641DCC">
        <w:rPr>
          <w:b/>
          <w:noProof/>
        </w:rPr>
        <w:t>3</w:t>
      </w:r>
      <w:r w:rsidR="0026192C">
        <w:rPr>
          <w:rFonts w:cs="Calibri"/>
          <w:sz w:val="24"/>
          <w:szCs w:val="24"/>
        </w:rPr>
        <w:fldChar w:fldCharType="end"/>
      </w:r>
      <w:r w:rsidR="0026192C">
        <w:rPr>
          <w:rFonts w:cs="Calibri"/>
          <w:sz w:val="24"/>
          <w:szCs w:val="24"/>
        </w:rPr>
        <w:t xml:space="preserve"> without </w:t>
      </w:r>
      <m:oMath>
        <m:sSub>
          <m:sSubPr>
            <m:ctrlPr>
              <w:rPr>
                <w:rFonts w:ascii="Cambria Math" w:hAnsi="Cambria Math" w:cs="Calibri"/>
                <w:i/>
                <w:sz w:val="24"/>
                <w:szCs w:val="24"/>
              </w:rPr>
            </m:ctrlPr>
          </m:sSubPr>
          <m:e>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state</m:t>
                </m:r>
              </m:sub>
            </m:sSub>
            <m:r>
              <m:rPr>
                <m:sty m:val="p"/>
              </m:rPr>
              <w:rPr>
                <w:rFonts w:ascii="Cambria Math" w:hAnsi="Cambria Math" w:cs="Calibri"/>
                <w:sz w:val="24"/>
                <w:szCs w:val="24"/>
                <w:vertAlign w:val="subscript"/>
              </w:rPr>
              <m:t xml:space="preserve">) </m:t>
            </m:r>
          </m:e>
          <m:sub>
            <m:r>
              <w:rPr>
                <w:rFonts w:ascii="Cambria Math" w:hAnsi="Cambria Math" w:cs="Calibri"/>
                <w:sz w:val="24"/>
                <w:szCs w:val="24"/>
              </w:rPr>
              <m:t>month-year</m:t>
            </m:r>
          </m:sub>
        </m:sSub>
      </m:oMath>
      <w:r w:rsidR="008B137E">
        <w:rPr>
          <w:rFonts w:cs="Calibri"/>
          <w:sz w:val="24"/>
          <w:szCs w:val="24"/>
        </w:rPr>
        <w:t xml:space="preserve"> ‘</w:t>
      </w:r>
      <w:r w:rsidR="006D4F52">
        <w:rPr>
          <w:rFonts w:cs="Calibri"/>
          <w:sz w:val="24"/>
          <w:szCs w:val="24"/>
        </w:rPr>
        <w:t>n</w:t>
      </w:r>
      <w:r w:rsidR="008B137E">
        <w:rPr>
          <w:rFonts w:cs="Calibri"/>
          <w:sz w:val="24"/>
          <w:szCs w:val="24"/>
        </w:rPr>
        <w:t>ational RW’ and the alternative ‘</w:t>
      </w:r>
      <w:r w:rsidR="006D4F52">
        <w:rPr>
          <w:rFonts w:cs="Calibri"/>
          <w:sz w:val="24"/>
          <w:szCs w:val="24"/>
        </w:rPr>
        <w:t>s</w:t>
      </w:r>
      <w:r w:rsidR="008B137E">
        <w:rPr>
          <w:rFonts w:cs="Calibri"/>
          <w:sz w:val="24"/>
          <w:szCs w:val="24"/>
        </w:rPr>
        <w:t>ubnational RW’</w:t>
      </w:r>
      <w:r w:rsidR="00C31AC3">
        <w:rPr>
          <w:rFonts w:cs="Calibri"/>
          <w:sz w:val="24"/>
          <w:szCs w:val="24"/>
        </w:rPr>
        <w:t xml:space="preserve">. </w:t>
      </w:r>
      <w:r w:rsidR="005E7205" w:rsidRPr="00DB2DBC">
        <w:rPr>
          <w:rFonts w:cs="Calibri"/>
          <w:sz w:val="24"/>
          <w:szCs w:val="24"/>
        </w:rPr>
        <w:t>Differences in the DIC were small where values from</w:t>
      </w:r>
      <w:r w:rsidR="00C31AC3">
        <w:rPr>
          <w:rFonts w:cs="Calibri"/>
          <w:sz w:val="24"/>
          <w:szCs w:val="24"/>
        </w:rPr>
        <w:t xml:space="preserve"> </w:t>
      </w:r>
      <w:r w:rsidR="006D4F52">
        <w:rPr>
          <w:rFonts w:cs="Calibri"/>
          <w:sz w:val="24"/>
          <w:szCs w:val="24"/>
        </w:rPr>
        <w:t>the subnational RW</w:t>
      </w:r>
      <w:r w:rsidR="00C31AC3">
        <w:rPr>
          <w:rFonts w:cs="Calibri"/>
          <w:sz w:val="24"/>
          <w:szCs w:val="24"/>
        </w:rPr>
        <w:t xml:space="preserve"> </w:t>
      </w:r>
      <w:r w:rsidR="006D4F52">
        <w:rPr>
          <w:rFonts w:cs="Calibri"/>
          <w:sz w:val="24"/>
          <w:szCs w:val="24"/>
        </w:rPr>
        <w:t xml:space="preserve">model </w:t>
      </w:r>
      <w:r w:rsidR="005E7205" w:rsidRPr="00DB2DBC">
        <w:rPr>
          <w:rFonts w:cs="Calibri"/>
          <w:sz w:val="24"/>
          <w:szCs w:val="24"/>
        </w:rPr>
        <w:t xml:space="preserve">were lower, and larger when values from </w:t>
      </w:r>
      <w:r w:rsidR="008F2A19">
        <w:rPr>
          <w:rFonts w:cs="Calibri"/>
          <w:sz w:val="24"/>
          <w:szCs w:val="24"/>
        </w:rPr>
        <w:t xml:space="preserve">when the </w:t>
      </w:r>
      <w:r w:rsidR="006D4F52">
        <w:rPr>
          <w:rFonts w:cs="Calibri"/>
          <w:sz w:val="24"/>
          <w:szCs w:val="24"/>
        </w:rPr>
        <w:t xml:space="preserve">national RW model </w:t>
      </w:r>
      <w:r w:rsidR="005E7205" w:rsidRPr="00DB2DBC">
        <w:rPr>
          <w:rFonts w:cs="Calibri"/>
          <w:sz w:val="24"/>
          <w:szCs w:val="24"/>
        </w:rPr>
        <w:t>were lower.</w:t>
      </w:r>
      <w:r w:rsidR="006D4F52">
        <w:rPr>
          <w:rFonts w:cs="Calibri"/>
          <w:sz w:val="24"/>
          <w:szCs w:val="24"/>
        </w:rPr>
        <w:t xml:space="preserve"> Further, the </w:t>
      </w:r>
      <w:r w:rsidR="00C43944">
        <w:rPr>
          <w:rFonts w:cs="Calibri"/>
          <w:sz w:val="24"/>
          <w:szCs w:val="24"/>
        </w:rPr>
        <w:t>national RW model had a lower DIC for the highest four age groups (55-64, 65-74, 75-84, 85+ years), which contained the majority of the deaths in the data</w:t>
      </w:r>
      <w:r w:rsidR="00AA4070">
        <w:rPr>
          <w:rFonts w:cs="Calibri"/>
          <w:sz w:val="24"/>
          <w:szCs w:val="24"/>
        </w:rPr>
        <w:t>, at over 80% of deaths</w:t>
      </w:r>
      <w:r w:rsidR="00C43944">
        <w:rPr>
          <w:rFonts w:cs="Calibri"/>
          <w:sz w:val="24"/>
          <w:szCs w:val="24"/>
        </w:rPr>
        <w:t xml:space="preserve"> (Figure XX in Chapter XX).</w:t>
      </w:r>
      <w:r w:rsidR="00C51B23">
        <w:rPr>
          <w:rFonts w:cs="Calibri"/>
          <w:sz w:val="24"/>
          <w:szCs w:val="24"/>
        </w:rPr>
        <w:t xml:space="preserve"> Run times for the subnational model were an order of magnitude larger than the national model</w:t>
      </w:r>
      <w:r w:rsidR="00FC440F">
        <w:rPr>
          <w:rFonts w:cs="Calibri"/>
          <w:sz w:val="24"/>
          <w:szCs w:val="24"/>
        </w:rPr>
        <w:t xml:space="preserve">. This would have made </w:t>
      </w:r>
      <w:r w:rsidR="007A0E35">
        <w:rPr>
          <w:rFonts w:cs="Calibri"/>
          <w:sz w:val="24"/>
          <w:szCs w:val="24"/>
        </w:rPr>
        <w:t xml:space="preserve">the </w:t>
      </w:r>
      <w:commentRangeStart w:id="29"/>
      <w:r w:rsidR="007A0E35">
        <w:rPr>
          <w:rFonts w:cs="Calibri"/>
          <w:sz w:val="24"/>
          <w:szCs w:val="24"/>
        </w:rPr>
        <w:t xml:space="preserve">number </w:t>
      </w:r>
      <w:commentRangeEnd w:id="29"/>
      <w:r w:rsidR="00351CE5">
        <w:rPr>
          <w:rStyle w:val="CommentReference"/>
          <w:rFonts w:asciiTheme="minorHAnsi" w:eastAsiaTheme="minorHAnsi" w:hAnsiTheme="minorHAnsi" w:cstheme="minorBidi"/>
        </w:rPr>
        <w:commentReference w:id="29"/>
      </w:r>
      <w:r w:rsidR="007A0E35">
        <w:rPr>
          <w:rFonts w:cs="Calibri"/>
          <w:sz w:val="24"/>
          <w:szCs w:val="24"/>
        </w:rPr>
        <w:t xml:space="preserve">of models needing to be run for </w:t>
      </w:r>
      <w:r w:rsidR="00826B3B">
        <w:rPr>
          <w:rFonts w:cs="Calibri"/>
          <w:sz w:val="24"/>
          <w:szCs w:val="24"/>
        </w:rPr>
        <w:t>all sub-causes of death unfeasible.</w:t>
      </w:r>
    </w:p>
    <w:p w14:paraId="0033A4CA" w14:textId="33AB0388" w:rsidR="005E7205" w:rsidRPr="008F2A19" w:rsidRDefault="005E7205" w:rsidP="00FC440F">
      <w:pPr>
        <w:spacing w:line="480" w:lineRule="auto"/>
        <w:ind w:firstLine="720"/>
        <w:jc w:val="both"/>
        <w:rPr>
          <w:rFonts w:cs="Calibri"/>
          <w:sz w:val="24"/>
          <w:szCs w:val="24"/>
        </w:rPr>
      </w:pPr>
      <w:r w:rsidRPr="00DB2DBC">
        <w:rPr>
          <w:rFonts w:cs="Calibri"/>
          <w:sz w:val="24"/>
          <w:szCs w:val="24"/>
        </w:rPr>
        <w:lastRenderedPageBreak/>
        <w:t>When considering the run times in conjunction with DIC values</w:t>
      </w:r>
      <w:r w:rsidR="00744401">
        <w:rPr>
          <w:rFonts w:cs="Calibri"/>
          <w:sz w:val="24"/>
          <w:szCs w:val="24"/>
        </w:rPr>
        <w:t>, as well as where most of the deaths were by age group</w:t>
      </w:r>
      <w:r w:rsidRPr="00DB2DBC">
        <w:rPr>
          <w:rFonts w:cs="Calibri"/>
          <w:sz w:val="24"/>
          <w:szCs w:val="24"/>
        </w:rPr>
        <w:t xml:space="preserve">, for the sake of </w:t>
      </w:r>
      <w:r w:rsidR="00046C22">
        <w:rPr>
          <w:rFonts w:cs="Calibri"/>
          <w:sz w:val="24"/>
          <w:szCs w:val="24"/>
        </w:rPr>
        <w:t>consistency across age groups and causes</w:t>
      </w:r>
      <w:r w:rsidRPr="00DB2DBC">
        <w:rPr>
          <w:rFonts w:cs="Calibri"/>
          <w:sz w:val="24"/>
          <w:szCs w:val="24"/>
        </w:rPr>
        <w:t xml:space="preserve">, </w:t>
      </w:r>
      <w:del w:id="30" w:author="Bennett, James E" w:date="2019-04-15T15:20:00Z">
        <w:r w:rsidRPr="00DB2DBC" w:rsidDel="0022123F">
          <w:rPr>
            <w:rFonts w:cs="Calibri"/>
            <w:sz w:val="24"/>
            <w:szCs w:val="24"/>
          </w:rPr>
          <w:delText xml:space="preserve">we </w:delText>
        </w:r>
      </w:del>
      <w:ins w:id="31" w:author="Bennett, James E" w:date="2019-04-15T15:20:00Z">
        <w:r w:rsidR="0022123F">
          <w:rPr>
            <w:rFonts w:cs="Calibri"/>
            <w:sz w:val="24"/>
            <w:szCs w:val="24"/>
          </w:rPr>
          <w:t>I</w:t>
        </w:r>
        <w:r w:rsidR="0022123F" w:rsidRPr="00DB2DBC">
          <w:rPr>
            <w:rFonts w:cs="Calibri"/>
            <w:sz w:val="24"/>
            <w:szCs w:val="24"/>
          </w:rPr>
          <w:t xml:space="preserve"> </w:t>
        </w:r>
      </w:ins>
      <w:r w:rsidRPr="00DB2DBC">
        <w:rPr>
          <w:rFonts w:cs="Calibri"/>
          <w:sz w:val="24"/>
          <w:szCs w:val="24"/>
        </w:rPr>
        <w:t xml:space="preserve">decided to perform the analysis with </w:t>
      </w:r>
      <w:ins w:id="32" w:author="Bennett, James E" w:date="2019-04-15T15:20:00Z">
        <w:r w:rsidR="0022123F">
          <w:rPr>
            <w:rFonts w:cs="Calibri"/>
            <w:sz w:val="24"/>
            <w:szCs w:val="24"/>
          </w:rPr>
          <w:t xml:space="preserve">the </w:t>
        </w:r>
      </w:ins>
      <w:r w:rsidRPr="00DB2DBC">
        <w:rPr>
          <w:rFonts w:cs="Calibri"/>
          <w:sz w:val="24"/>
          <w:szCs w:val="24"/>
        </w:rPr>
        <w:t xml:space="preserve">model described in </w:t>
      </w:r>
      <w:r w:rsidR="00BA3187">
        <w:rPr>
          <w:rFonts w:cs="Calibri"/>
          <w:sz w:val="24"/>
          <w:szCs w:val="24"/>
        </w:rPr>
        <w:fldChar w:fldCharType="begin"/>
      </w:r>
      <w:r w:rsidR="00BA3187">
        <w:rPr>
          <w:rFonts w:cs="Calibri"/>
          <w:sz w:val="24"/>
          <w:szCs w:val="24"/>
        </w:rPr>
        <w:instrText xml:space="preserve"> REF _Ref5574051 \h </w:instrText>
      </w:r>
      <w:r w:rsidR="00BA3187">
        <w:rPr>
          <w:rFonts w:cs="Calibri"/>
          <w:sz w:val="24"/>
          <w:szCs w:val="24"/>
        </w:rPr>
      </w:r>
      <w:r w:rsidR="00BA3187">
        <w:rPr>
          <w:rFonts w:cs="Calibri"/>
          <w:sz w:val="24"/>
          <w:szCs w:val="24"/>
        </w:rPr>
        <w:fldChar w:fldCharType="separate"/>
      </w:r>
      <w:r w:rsidR="00641DCC" w:rsidRPr="00A91EA9">
        <w:rPr>
          <w:b/>
        </w:rPr>
        <w:t xml:space="preserve">Equation </w:t>
      </w:r>
      <w:r w:rsidR="00641DCC">
        <w:rPr>
          <w:b/>
          <w:noProof/>
        </w:rPr>
        <w:t>2</w:t>
      </w:r>
      <w:r w:rsidR="00BA3187">
        <w:rPr>
          <w:rFonts w:cs="Calibri"/>
          <w:sz w:val="24"/>
          <w:szCs w:val="24"/>
        </w:rPr>
        <w:fldChar w:fldCharType="end"/>
      </w:r>
      <w:r w:rsidR="00BA3187" w:rsidRPr="004535DE">
        <w:rPr>
          <w:rFonts w:cs="Calibri"/>
          <w:sz w:val="24"/>
          <w:szCs w:val="24"/>
        </w:rPr>
        <w:t>.</w:t>
      </w:r>
    </w:p>
    <w:p w14:paraId="3CD032BE" w14:textId="78F7D4BB" w:rsidR="00F46E29" w:rsidRPr="00020DF7" w:rsidRDefault="00F46E29" w:rsidP="00F46E29">
      <w:pPr>
        <w:pStyle w:val="Heading3"/>
      </w:pPr>
      <w:bookmarkStart w:id="33" w:name="_Toc6058546"/>
      <w:r>
        <w:rPr>
          <w:lang w:val="en-US"/>
        </w:rPr>
        <w:t>Temperature anomaly term</w:t>
      </w:r>
      <w:bookmarkEnd w:id="33"/>
    </w:p>
    <w:p w14:paraId="2C319455" w14:textId="6EFFF3F1" w:rsidR="003570AB" w:rsidRPr="00B02B03" w:rsidRDefault="00020DF7" w:rsidP="00B02B03">
      <w:pPr>
        <w:spacing w:line="480" w:lineRule="auto"/>
        <w:ind w:firstLine="720"/>
        <w:jc w:val="both"/>
        <w:rPr>
          <w:rFonts w:cs="Calibri"/>
          <w:sz w:val="24"/>
          <w:szCs w:val="24"/>
          <w:lang w:val="en-US"/>
        </w:rPr>
      </w:pPr>
      <w:r w:rsidRPr="00DB2DBC">
        <w:rPr>
          <w:rFonts w:cs="Calibri"/>
          <w:sz w:val="24"/>
          <w:szCs w:val="24"/>
        </w:rPr>
        <w:t xml:space="preserve">Finally, </w:t>
      </w:r>
      <w:r w:rsidR="00AE150C" w:rsidRPr="00DB2DBC">
        <w:rPr>
          <w:rFonts w:cs="Calibri"/>
          <w:sz w:val="24"/>
          <w:szCs w:val="24"/>
        </w:rPr>
        <w:t>I</w:t>
      </w:r>
      <w:r w:rsidRPr="00DB2DBC">
        <w:rPr>
          <w:rFonts w:cs="Calibri"/>
          <w:sz w:val="24"/>
          <w:szCs w:val="24"/>
        </w:rPr>
        <w:t xml:space="preserve"> included a term that relates log-transformed death rate to the above-defined state-month temperature anomaly, </w:t>
      </w:r>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r>
          <m:rPr>
            <m:sty m:val="p"/>
          </m:rP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Anomaly</m:t>
            </m:r>
          </m:e>
          <m:sub>
            <m:r>
              <w:rPr>
                <w:rFonts w:ascii="Cambria Math" w:hAnsi="Cambria Math" w:cs="Calibri"/>
                <w:sz w:val="24"/>
                <w:szCs w:val="24"/>
                <w:vertAlign w:val="subscript"/>
              </w:rPr>
              <m:t>state-month</m:t>
            </m:r>
          </m:sub>
        </m:sSub>
      </m:oMath>
      <w:r w:rsidRPr="00DB2DBC">
        <w:rPr>
          <w:rFonts w:cs="Calibri"/>
          <w:sz w:val="24"/>
          <w:szCs w:val="24"/>
        </w:rPr>
        <w:t xml:space="preserve">. The coefficients of </w:t>
      </w:r>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w:r w:rsidRPr="00DB2DBC">
        <w:rPr>
          <w:rFonts w:cs="Calibri"/>
          <w:sz w:val="24"/>
          <w:szCs w:val="24"/>
        </w:rPr>
        <w:t xml:space="preserve"> represent the logarithm of the rate ratio per 1°C increase in anomaly; there was a separate coefficient for each month which means that an anomaly of the same magnitude could have different associations with mortality in different months. As with the month-specific intercepts and trends, </w:t>
      </w:r>
      <w:r w:rsidR="00AE150C" w:rsidRPr="00DB2DBC">
        <w:rPr>
          <w:rFonts w:cs="Calibri"/>
          <w:sz w:val="24"/>
          <w:szCs w:val="24"/>
        </w:rPr>
        <w:t>I</w:t>
      </w:r>
      <w:r w:rsidRPr="00DB2DBC">
        <w:rPr>
          <w:rFonts w:cs="Calibri"/>
          <w:sz w:val="24"/>
          <w:szCs w:val="24"/>
        </w:rPr>
        <w:t xml:space="preserve"> used a cyclic random walk to smooth the coefficient of the temperature anomaly across months.</w:t>
      </w:r>
      <w:r w:rsidRPr="00DB2DBC">
        <w:rPr>
          <w:rFonts w:cs="Calibri"/>
          <w:sz w:val="24"/>
          <w:szCs w:val="24"/>
          <w:lang w:val="en-US"/>
        </w:rPr>
        <w:t xml:space="preserve"> </w:t>
      </w:r>
    </w:p>
    <w:p w14:paraId="3337BF0F" w14:textId="77777777" w:rsidR="005635E1" w:rsidRDefault="005635E1" w:rsidP="005635E1">
      <w:pPr>
        <w:pStyle w:val="Heading4"/>
      </w:pPr>
      <w:r>
        <w:t>Alternative temperature metric</w:t>
      </w:r>
    </w:p>
    <w:p w14:paraId="7CA97EFB" w14:textId="515F55C1" w:rsidR="005635E1" w:rsidRDefault="005635E1" w:rsidP="00D57090">
      <w:pPr>
        <w:spacing w:line="480" w:lineRule="auto"/>
        <w:jc w:val="both"/>
        <w:rPr>
          <w:sz w:val="24"/>
          <w:szCs w:val="24"/>
        </w:rPr>
      </w:pPr>
      <w:r w:rsidRPr="00D57090">
        <w:rPr>
          <w:sz w:val="24"/>
          <w:szCs w:val="24"/>
        </w:rPr>
        <w:t xml:space="preserve">I also considered using apparent temperature described in </w:t>
      </w:r>
      <w:r w:rsidR="00AB0869" w:rsidRPr="00D57090">
        <w:rPr>
          <w:b/>
          <w:sz w:val="24"/>
          <w:szCs w:val="24"/>
        </w:rPr>
        <w:fldChar w:fldCharType="begin"/>
      </w:r>
      <w:r w:rsidR="00AB0869" w:rsidRPr="00D57090">
        <w:rPr>
          <w:sz w:val="24"/>
          <w:szCs w:val="24"/>
        </w:rPr>
        <w:instrText xml:space="preserve"> REF _Ref5800711 \h </w:instrText>
      </w:r>
      <w:r w:rsidR="00D57090" w:rsidRPr="00D57090">
        <w:rPr>
          <w:b/>
          <w:sz w:val="24"/>
          <w:szCs w:val="24"/>
        </w:rPr>
        <w:instrText xml:space="preserve"> \* MERGEFORMAT </w:instrText>
      </w:r>
      <w:r w:rsidR="00AB0869" w:rsidRPr="00D57090">
        <w:rPr>
          <w:b/>
          <w:sz w:val="24"/>
          <w:szCs w:val="24"/>
        </w:rPr>
      </w:r>
      <w:r w:rsidR="00AB0869" w:rsidRPr="00D57090">
        <w:rPr>
          <w:b/>
          <w:sz w:val="24"/>
          <w:szCs w:val="24"/>
        </w:rPr>
        <w:fldChar w:fldCharType="separate"/>
      </w:r>
      <w:r w:rsidR="00641DCC" w:rsidRPr="00641DCC">
        <w:rPr>
          <w:b/>
          <w:sz w:val="24"/>
          <w:szCs w:val="24"/>
        </w:rPr>
        <w:t xml:space="preserve">Equation </w:t>
      </w:r>
      <w:r w:rsidR="00641DCC" w:rsidRPr="00641DCC">
        <w:rPr>
          <w:b/>
          <w:noProof/>
          <w:sz w:val="24"/>
          <w:szCs w:val="24"/>
        </w:rPr>
        <w:t>4</w:t>
      </w:r>
      <w:r w:rsidR="00AB0869" w:rsidRPr="00D57090">
        <w:rPr>
          <w:b/>
          <w:sz w:val="24"/>
          <w:szCs w:val="24"/>
        </w:rPr>
        <w:fldChar w:fldCharType="end"/>
      </w:r>
      <w:r w:rsidR="00AB0869" w:rsidRPr="00D57090">
        <w:rPr>
          <w:b/>
          <w:sz w:val="24"/>
          <w:szCs w:val="24"/>
        </w:rPr>
        <w:t xml:space="preserve"> </w:t>
      </w:r>
      <w:r w:rsidRPr="00D57090">
        <w:rPr>
          <w:sz w:val="24"/>
          <w:szCs w:val="24"/>
        </w:rPr>
        <w:t xml:space="preserve">below, as an alternative measure of temperature used in previous work on temperature and morbidity and mortality </w:t>
      </w:r>
      <w:r w:rsidRPr="00D57090">
        <w:rPr>
          <w:sz w:val="24"/>
          <w:szCs w:val="24"/>
        </w:rPr>
        <w:fldChar w:fldCharType="begin" w:fldLock="1"/>
      </w:r>
      <w:r w:rsidR="009C6831">
        <w:rPr>
          <w:sz w:val="24"/>
          <w:szCs w:val="24"/>
        </w:rPr>
        <w:instrText>ADDIN CSL_CITATION {"citationItems":[{"id":"ITEM-1","itemData":{"DOI":"10.1111/ina.12052","ISBN":"1600-0668","ISSN":"09056947","PMID":"23710826","abstract":"Many studies report an association between outdoor ambient weather and health. Outdoor conditions may be a poor indicator of personal exposure because people spend most of their time indoors. Few studies have examined how indoor conditions relate to outdoor ambient weather. The average indoor temperature, apparent temperature, relative humidity (RH), and absolute humidity (AH) measured in 16 homes in Greater Boston, Massachusetts, from May 2011 to April 2012 was compared to measurements taken at Boston Logan airport. The relationship between indoor and outdoor temperatures is nonlinear. At warmer outdoor temperatures, there is a strong correlation between indoor and outdoor temperature (Pearson correlation coefficient, r = 0.91, slope, β = 0.41), but at cooler temperatures, the association is weak (r = 0.40, β = 0.04). Results were similar for outdoor apparent temperature. The relationships were linear for RH and AH. The correlation for RH was modest (r = 0.55, β = 0.39). Absolute humidity exhibited the strongest indoor-to-outdoor correlation (r = 0.96, β = 0.69). Indoor and outdoor temperatures correlate well only at warmer outdoor temperatures. Outdoor RH is a poor indicator of indoor RH, while indoor AH has a strong correlation with outdoor AH year-round.","author":[{"dropping-particle":"","family":"Nguyen","given":"J. L.","non-dropping-particle":"","parse-names":false,"suffix":""},{"dropping-particle":"","family":"Schwartz","given":"J.","non-dropping-particle":"","parse-names":false,"suffix":""},{"dropping-particle":"","family":"Dockery","given":"D. W.","non-dropping-particle":"","parse-names":false,"suffix":""}],"container-title":"Indoor Air","id":"ITEM-1","issue":"1","issued":{"date-parts":[["2014"]]},"page":"103-112","title":"The relationship between indoor and outdoor temperature, apparent temperature, relative humidity, and absolute humidity","type":"article-journal","volume":"24"},"uris":["http://www.mendeley.com/documents/?uuid=8d162b70-bcd5-4ca6-bd99-949702eb0b80"]}],"mendeley":{"formattedCitation":"(Nguyen, Schwartz, &amp; Dockery, 2014)","plainTextFormattedCitation":"(Nguyen, Schwartz, &amp; Dockery, 2014)","previouslyFormattedCitation":"(Nguyen, Schwartz, &amp; Dockery, 2014)"},"properties":{"noteIndex":0},"schema":"https://github.com/citation-style-language/schema/raw/master/csl-citation.json"}</w:instrText>
      </w:r>
      <w:r w:rsidRPr="00D57090">
        <w:rPr>
          <w:sz w:val="24"/>
          <w:szCs w:val="24"/>
        </w:rPr>
        <w:fldChar w:fldCharType="separate"/>
      </w:r>
      <w:r w:rsidRPr="00D57090">
        <w:rPr>
          <w:noProof/>
          <w:sz w:val="24"/>
          <w:szCs w:val="24"/>
        </w:rPr>
        <w:t>(Nguyen, Schwartz, &amp; Dockery, 2014)</w:t>
      </w:r>
      <w:r w:rsidRPr="00D57090">
        <w:rPr>
          <w:sz w:val="24"/>
          <w:szCs w:val="24"/>
        </w:rPr>
        <w:fldChar w:fldCharType="end"/>
      </w:r>
      <w:r w:rsidRPr="00D57090">
        <w:rPr>
          <w:sz w:val="24"/>
          <w:szCs w:val="24"/>
        </w:rPr>
        <w:t>:</w:t>
      </w:r>
    </w:p>
    <w:p w14:paraId="21130E47" w14:textId="77777777" w:rsidR="00061A6B" w:rsidRPr="00D57090" w:rsidRDefault="00061A6B" w:rsidP="00061A6B">
      <w:pPr>
        <w:suppressLineNumbers/>
        <w:spacing w:line="480" w:lineRule="auto"/>
        <w:jc w:val="both"/>
        <w:rPr>
          <w:sz w:val="24"/>
          <w:szCs w:val="24"/>
        </w:rPr>
      </w:pPr>
    </w:p>
    <w:p w14:paraId="0D796FE7" w14:textId="77777777" w:rsidR="005635E1" w:rsidRPr="00B066A0" w:rsidRDefault="005F316A" w:rsidP="005635E1">
      <w:pPr>
        <w:spacing w:line="480" w:lineRule="auto"/>
        <w:jc w:val="both"/>
        <w:rPr>
          <w:rFonts w:cs="Calibri"/>
          <w:sz w:val="24"/>
          <w:szCs w:val="24"/>
          <w:lang w:val="en-US"/>
        </w:rPr>
      </w:pPr>
      <m:oMathPara>
        <m:oMath>
          <m:sSub>
            <m:sSubPr>
              <m:ctrlPr>
                <w:rPr>
                  <w:rFonts w:ascii="Cambria Math" w:hAnsi="Cambria Math" w:cs="Calibri"/>
                  <w:i/>
                  <w:sz w:val="24"/>
                  <w:szCs w:val="24"/>
                  <w:lang w:val="en-US"/>
                </w:rPr>
              </m:ctrlPr>
            </m:sSubPr>
            <m:e>
              <m:r>
                <w:rPr>
                  <w:rFonts w:ascii="Cambria Math" w:hAnsi="Cambria Math" w:cs="Calibri"/>
                  <w:sz w:val="24"/>
                  <w:szCs w:val="24"/>
                  <w:lang w:val="en-US"/>
                </w:rPr>
                <m:t>T</m:t>
              </m:r>
            </m:e>
            <m:sub>
              <m:r>
                <w:rPr>
                  <w:rFonts w:ascii="Cambria Math" w:hAnsi="Cambria Math" w:cs="Calibri"/>
                  <w:sz w:val="24"/>
                  <w:szCs w:val="24"/>
                  <w:lang w:val="en-US"/>
                </w:rPr>
                <m:t>app</m:t>
              </m:r>
            </m:sub>
          </m:sSub>
          <m:r>
            <w:rPr>
              <w:rFonts w:ascii="Cambria Math" w:hAnsi="Cambria Math" w:cs="Calibri"/>
              <w:sz w:val="24"/>
              <w:szCs w:val="24"/>
              <w:lang w:val="en-US"/>
            </w:rPr>
            <m:t>=-2.563+0.944</m:t>
          </m:r>
          <m:sSub>
            <m:sSubPr>
              <m:ctrlPr>
                <w:rPr>
                  <w:rFonts w:ascii="Cambria Math" w:hAnsi="Cambria Math" w:cs="Calibri"/>
                  <w:i/>
                  <w:sz w:val="24"/>
                  <w:szCs w:val="24"/>
                  <w:lang w:val="en-US"/>
                </w:rPr>
              </m:ctrlPr>
            </m:sSubPr>
            <m:e>
              <m:r>
                <w:rPr>
                  <w:rFonts w:ascii="Cambria Math" w:hAnsi="Cambria Math" w:cs="Calibri"/>
                  <w:sz w:val="24"/>
                  <w:szCs w:val="24"/>
                  <w:lang w:val="en-US"/>
                </w:rPr>
                <m:t>T</m:t>
              </m:r>
            </m:e>
            <m:sub>
              <m:r>
                <w:rPr>
                  <w:rFonts w:ascii="Cambria Math" w:hAnsi="Cambria Math" w:cs="Calibri"/>
                  <w:sz w:val="24"/>
                  <w:szCs w:val="24"/>
                  <w:lang w:val="en-US"/>
                </w:rPr>
                <m:t>a</m:t>
              </m:r>
            </m:sub>
          </m:sSub>
          <m:r>
            <w:rPr>
              <w:rFonts w:ascii="Cambria Math" w:hAnsi="Cambria Math" w:cs="Calibri"/>
              <w:sz w:val="24"/>
              <w:szCs w:val="24"/>
              <w:lang w:val="en-US"/>
            </w:rPr>
            <m:t>+0.0153</m:t>
          </m:r>
          <m:sSup>
            <m:sSupPr>
              <m:ctrlPr>
                <w:rPr>
                  <w:rFonts w:ascii="Cambria Math" w:hAnsi="Cambria Math" w:cs="Calibri"/>
                  <w:i/>
                  <w:sz w:val="24"/>
                  <w:szCs w:val="24"/>
                  <w:lang w:val="en-US"/>
                </w:rPr>
              </m:ctrlPr>
            </m:sSupPr>
            <m:e>
              <m:r>
                <w:rPr>
                  <w:rFonts w:ascii="Cambria Math" w:hAnsi="Cambria Math" w:cs="Calibri"/>
                  <w:sz w:val="24"/>
                  <w:szCs w:val="24"/>
                  <w:lang w:val="en-US"/>
                </w:rPr>
                <m:t>(</m:t>
              </m:r>
              <m:sSub>
                <m:sSubPr>
                  <m:ctrlPr>
                    <w:rPr>
                      <w:rFonts w:ascii="Cambria Math" w:hAnsi="Cambria Math" w:cs="Calibri"/>
                      <w:i/>
                      <w:sz w:val="24"/>
                      <w:szCs w:val="24"/>
                      <w:lang w:val="en-US"/>
                    </w:rPr>
                  </m:ctrlPr>
                </m:sSubPr>
                <m:e>
                  <m:r>
                    <w:rPr>
                      <w:rFonts w:ascii="Cambria Math" w:hAnsi="Cambria Math" w:cs="Calibri"/>
                      <w:sz w:val="24"/>
                      <w:szCs w:val="24"/>
                      <w:lang w:val="en-US"/>
                    </w:rPr>
                    <m:t>T</m:t>
                  </m:r>
                </m:e>
                <m:sub>
                  <m:r>
                    <w:rPr>
                      <w:rFonts w:ascii="Cambria Math" w:hAnsi="Cambria Math" w:cs="Calibri"/>
                      <w:sz w:val="24"/>
                      <w:szCs w:val="24"/>
                      <w:lang w:val="en-US"/>
                    </w:rPr>
                    <m:t>d</m:t>
                  </m:r>
                </m:sub>
              </m:sSub>
              <m:r>
                <w:rPr>
                  <w:rFonts w:ascii="Cambria Math" w:hAnsi="Cambria Math" w:cs="Calibri"/>
                  <w:sz w:val="24"/>
                  <w:szCs w:val="24"/>
                  <w:lang w:val="en-US"/>
                </w:rPr>
                <m:t>)</m:t>
              </m:r>
            </m:e>
            <m:sup>
              <m:r>
                <w:rPr>
                  <w:rFonts w:ascii="Cambria Math" w:hAnsi="Cambria Math" w:cs="Calibri"/>
                  <w:sz w:val="24"/>
                  <w:szCs w:val="24"/>
                  <w:lang w:val="en-US"/>
                </w:rPr>
                <m:t>2</m:t>
              </m:r>
            </m:sup>
          </m:sSup>
        </m:oMath>
      </m:oMathPara>
    </w:p>
    <w:p w14:paraId="06C6A931" w14:textId="2D7132C1" w:rsidR="005635E1" w:rsidRDefault="005635E1" w:rsidP="005635E1">
      <w:pPr>
        <w:jc w:val="center"/>
      </w:pPr>
      <w:bookmarkStart w:id="34" w:name="_Ref5800711"/>
      <w:bookmarkStart w:id="35" w:name="_Toc5730376"/>
      <w:bookmarkStart w:id="36" w:name="_Toc5971402"/>
      <w:r w:rsidRPr="00B066A0">
        <w:rPr>
          <w:b/>
        </w:rPr>
        <w:t xml:space="preserve">Equation </w:t>
      </w:r>
      <w:r w:rsidRPr="00B066A0">
        <w:rPr>
          <w:b/>
        </w:rPr>
        <w:fldChar w:fldCharType="begin"/>
      </w:r>
      <w:r w:rsidRPr="00B066A0">
        <w:rPr>
          <w:b/>
        </w:rPr>
        <w:instrText xml:space="preserve"> SEQ Equation \* ARABIC </w:instrText>
      </w:r>
      <w:r w:rsidRPr="00B066A0">
        <w:rPr>
          <w:b/>
        </w:rPr>
        <w:fldChar w:fldCharType="separate"/>
      </w:r>
      <w:r w:rsidR="00641DCC">
        <w:rPr>
          <w:b/>
          <w:noProof/>
        </w:rPr>
        <w:t>4</w:t>
      </w:r>
      <w:r w:rsidRPr="00B066A0">
        <w:rPr>
          <w:b/>
        </w:rPr>
        <w:fldChar w:fldCharType="end"/>
      </w:r>
      <w:bookmarkEnd w:id="34"/>
      <w:r w:rsidRPr="00B066A0">
        <w:t>. Apparent temperature (</w:t>
      </w:r>
      <m:oMath>
        <m:sSub>
          <m:sSubPr>
            <m:ctrlPr>
              <w:rPr>
                <w:rFonts w:ascii="Cambria Math" w:hAnsi="Cambria Math" w:cs="Calibri"/>
                <w:i/>
                <w:lang w:val="en-US"/>
              </w:rPr>
            </m:ctrlPr>
          </m:sSubPr>
          <m:e>
            <m:r>
              <w:rPr>
                <w:rFonts w:ascii="Cambria Math" w:hAnsi="Cambria Math" w:cs="Calibri"/>
                <w:lang w:val="en-US"/>
              </w:rPr>
              <m:t>T</m:t>
            </m:r>
          </m:e>
          <m:sub>
            <m:r>
              <w:rPr>
                <w:rFonts w:ascii="Cambria Math" w:hAnsi="Cambria Math" w:cs="Calibri"/>
                <w:lang w:val="en-US"/>
              </w:rPr>
              <m:t>app</m:t>
            </m:r>
          </m:sub>
        </m:sSub>
        <m:r>
          <w:rPr>
            <w:rFonts w:ascii="Cambria Math" w:hAnsi="Cambria Math" w:cs="Calibri"/>
            <w:lang w:val="en-US"/>
          </w:rPr>
          <m:t>)</m:t>
        </m:r>
      </m:oMath>
      <w:r w:rsidRPr="00B066A0">
        <w:t xml:space="preserve"> calculation, where </w:t>
      </w:r>
      <m:oMath>
        <m:sSub>
          <m:sSubPr>
            <m:ctrlPr>
              <w:rPr>
                <w:rFonts w:ascii="Cambria Math" w:hAnsi="Cambria Math" w:cs="Calibri"/>
                <w:i/>
                <w:sz w:val="24"/>
                <w:szCs w:val="24"/>
                <w:lang w:val="en-US"/>
              </w:rPr>
            </m:ctrlPr>
          </m:sSubPr>
          <m:e>
            <m:r>
              <w:rPr>
                <w:rFonts w:ascii="Cambria Math" w:hAnsi="Cambria Math" w:cs="Calibri"/>
                <w:sz w:val="24"/>
                <w:szCs w:val="24"/>
                <w:lang w:val="en-US"/>
              </w:rPr>
              <m:t>T</m:t>
            </m:r>
          </m:e>
          <m:sub>
            <m:r>
              <w:rPr>
                <w:rFonts w:ascii="Cambria Math" w:hAnsi="Cambria Math" w:cs="Calibri"/>
                <w:sz w:val="24"/>
                <w:szCs w:val="24"/>
                <w:lang w:val="en-US"/>
              </w:rPr>
              <m:t>a</m:t>
            </m:r>
          </m:sub>
        </m:sSub>
      </m:oMath>
      <w:r>
        <w:rPr>
          <w:sz w:val="24"/>
          <w:szCs w:val="24"/>
          <w:lang w:val="en-US"/>
        </w:rPr>
        <w:t xml:space="preserve"> </w:t>
      </w:r>
      <w:r w:rsidRPr="00B066A0">
        <w:t xml:space="preserve">is air temperature and </w:t>
      </w:r>
      <m:oMath>
        <m:sSub>
          <m:sSubPr>
            <m:ctrlPr>
              <w:rPr>
                <w:rFonts w:ascii="Cambria Math" w:hAnsi="Cambria Math" w:cs="Calibri"/>
                <w:i/>
                <w:sz w:val="24"/>
                <w:szCs w:val="24"/>
                <w:lang w:val="en-US"/>
              </w:rPr>
            </m:ctrlPr>
          </m:sSubPr>
          <m:e>
            <m:r>
              <w:rPr>
                <w:rFonts w:ascii="Cambria Math" w:hAnsi="Cambria Math" w:cs="Calibri"/>
                <w:sz w:val="24"/>
                <w:szCs w:val="24"/>
                <w:lang w:val="en-US"/>
              </w:rPr>
              <m:t>T</m:t>
            </m:r>
          </m:e>
          <m:sub>
            <m:r>
              <w:rPr>
                <w:rFonts w:ascii="Cambria Math" w:hAnsi="Cambria Math" w:cs="Calibri"/>
                <w:sz w:val="24"/>
                <w:szCs w:val="24"/>
                <w:lang w:val="en-US"/>
              </w:rPr>
              <m:t>d</m:t>
            </m:r>
          </m:sub>
        </m:sSub>
      </m:oMath>
      <w:r w:rsidRPr="00B066A0">
        <w:t xml:space="preserve"> is dew-point temperature.</w:t>
      </w:r>
      <w:bookmarkEnd w:id="35"/>
      <w:bookmarkEnd w:id="36"/>
      <w:r>
        <w:t xml:space="preserve"> </w:t>
      </w:r>
    </w:p>
    <w:p w14:paraId="5B3AC315" w14:textId="77777777" w:rsidR="00061A6B" w:rsidRDefault="00061A6B" w:rsidP="00061A6B">
      <w:pPr>
        <w:suppressLineNumbers/>
        <w:jc w:val="center"/>
      </w:pPr>
    </w:p>
    <w:p w14:paraId="0E558017" w14:textId="436145C9" w:rsidR="005635E1" w:rsidRDefault="005635E1" w:rsidP="005635E1">
      <w:pPr>
        <w:spacing w:line="480" w:lineRule="auto"/>
        <w:jc w:val="both"/>
        <w:rPr>
          <w:rFonts w:cs="Calibri"/>
          <w:sz w:val="24"/>
          <w:szCs w:val="24"/>
          <w:lang w:val="en-US"/>
        </w:rPr>
      </w:pPr>
      <w:r>
        <w:rPr>
          <w:rFonts w:cs="Calibri"/>
          <w:sz w:val="24"/>
          <w:szCs w:val="24"/>
          <w:lang w:val="en-US"/>
        </w:rPr>
        <w:tab/>
        <w:t>I plotted apparent temperature monthly anomalies derived from ERA-Interim against the equivalent 2-metre temperature values derived from my analysis in Chapter XX</w:t>
      </w:r>
      <w:r w:rsidR="00E16B3A">
        <w:rPr>
          <w:rFonts w:cs="Calibri"/>
          <w:sz w:val="24"/>
          <w:szCs w:val="24"/>
          <w:lang w:val="en-US"/>
        </w:rPr>
        <w:t xml:space="preserve"> by state</w:t>
      </w:r>
      <w:r w:rsidR="00A26CC0">
        <w:rPr>
          <w:rFonts w:cs="Calibri"/>
          <w:sz w:val="24"/>
          <w:szCs w:val="24"/>
          <w:lang w:val="en-US"/>
        </w:rPr>
        <w:t xml:space="preserve"> (</w:t>
      </w:r>
      <w:r w:rsidR="00371937">
        <w:rPr>
          <w:rFonts w:cs="Calibri"/>
          <w:sz w:val="24"/>
          <w:szCs w:val="24"/>
          <w:lang w:val="en-US"/>
        </w:rPr>
        <w:fldChar w:fldCharType="begin"/>
      </w:r>
      <w:r w:rsidR="00371937">
        <w:rPr>
          <w:rFonts w:cs="Calibri"/>
          <w:sz w:val="24"/>
          <w:szCs w:val="24"/>
          <w:lang w:val="en-US"/>
        </w:rPr>
        <w:instrText xml:space="preserve"> REF _Ref5800341 \h </w:instrText>
      </w:r>
      <w:r w:rsidR="00371937">
        <w:rPr>
          <w:rFonts w:cs="Calibri"/>
          <w:sz w:val="24"/>
          <w:szCs w:val="24"/>
          <w:lang w:val="en-US"/>
        </w:rPr>
      </w:r>
      <w:r w:rsidR="00371937">
        <w:rPr>
          <w:rFonts w:cs="Calibri"/>
          <w:sz w:val="24"/>
          <w:szCs w:val="24"/>
          <w:lang w:val="en-US"/>
        </w:rPr>
        <w:fldChar w:fldCharType="separate"/>
      </w:r>
      <w:r w:rsidR="00641DCC" w:rsidRPr="006B57D9">
        <w:rPr>
          <w:b/>
        </w:rPr>
        <w:t xml:space="preserve">Figure </w:t>
      </w:r>
      <w:r w:rsidR="00641DCC">
        <w:rPr>
          <w:b/>
          <w:noProof/>
        </w:rPr>
        <w:t>1</w:t>
      </w:r>
      <w:r w:rsidR="00371937">
        <w:rPr>
          <w:rFonts w:cs="Calibri"/>
          <w:sz w:val="24"/>
          <w:szCs w:val="24"/>
          <w:lang w:val="en-US"/>
        </w:rPr>
        <w:fldChar w:fldCharType="end"/>
      </w:r>
      <w:r w:rsidR="00A26CC0">
        <w:rPr>
          <w:rFonts w:cs="Calibri"/>
          <w:sz w:val="24"/>
          <w:szCs w:val="24"/>
          <w:lang w:val="en-US"/>
        </w:rPr>
        <w:t>)</w:t>
      </w:r>
      <w:r>
        <w:rPr>
          <w:rFonts w:cs="Calibri"/>
          <w:sz w:val="24"/>
          <w:szCs w:val="24"/>
          <w:lang w:val="en-US"/>
        </w:rPr>
        <w:t xml:space="preserve">. The results were </w:t>
      </w:r>
      <w:r w:rsidR="00E16B3A">
        <w:rPr>
          <w:rFonts w:cs="Calibri"/>
          <w:sz w:val="24"/>
          <w:szCs w:val="24"/>
          <w:lang w:val="en-US"/>
        </w:rPr>
        <w:t>highly</w:t>
      </w:r>
      <w:r>
        <w:rPr>
          <w:rFonts w:cs="Calibri"/>
          <w:sz w:val="24"/>
          <w:szCs w:val="24"/>
          <w:lang w:val="en-US"/>
        </w:rPr>
        <w:t>-correlated</w:t>
      </w:r>
      <w:r w:rsidR="004E4A8B">
        <w:rPr>
          <w:rFonts w:cs="Calibri"/>
          <w:sz w:val="24"/>
          <w:szCs w:val="24"/>
          <w:lang w:val="en-US"/>
        </w:rPr>
        <w:t xml:space="preserve">, with a correlation coefficient of </w:t>
      </w:r>
      <w:r w:rsidR="009A106F">
        <w:rPr>
          <w:rFonts w:cs="Calibri"/>
          <w:sz w:val="24"/>
          <w:szCs w:val="24"/>
          <w:lang w:val="en-US"/>
        </w:rPr>
        <w:t>0.95</w:t>
      </w:r>
      <w:r w:rsidR="004E4A8B">
        <w:rPr>
          <w:rFonts w:cs="Calibri"/>
          <w:sz w:val="24"/>
          <w:szCs w:val="24"/>
          <w:lang w:val="en-US"/>
        </w:rPr>
        <w:t xml:space="preserve"> across all </w:t>
      </w:r>
      <w:r w:rsidR="004E4A8B">
        <w:rPr>
          <w:rFonts w:cs="Calibri"/>
          <w:sz w:val="24"/>
          <w:szCs w:val="24"/>
          <w:lang w:val="en-US"/>
        </w:rPr>
        <w:lastRenderedPageBreak/>
        <w:t>states and months during 1980-2016</w:t>
      </w:r>
      <w:r>
        <w:rPr>
          <w:rFonts w:cs="Calibri"/>
          <w:sz w:val="24"/>
          <w:szCs w:val="24"/>
          <w:lang w:val="en-US"/>
        </w:rPr>
        <w:t>. I there</w:t>
      </w:r>
      <w:r w:rsidR="00E16B3A">
        <w:rPr>
          <w:rFonts w:cs="Calibri"/>
          <w:sz w:val="24"/>
          <w:szCs w:val="24"/>
          <w:lang w:val="en-US"/>
        </w:rPr>
        <w:t>fore</w:t>
      </w:r>
      <w:r>
        <w:rPr>
          <w:rFonts w:cs="Calibri"/>
          <w:sz w:val="24"/>
          <w:szCs w:val="24"/>
          <w:lang w:val="en-US"/>
        </w:rPr>
        <w:t xml:space="preserve"> decided to use 2-metre temperature</w:t>
      </w:r>
      <w:r w:rsidR="0092138F">
        <w:rPr>
          <w:rFonts w:cs="Calibri"/>
          <w:sz w:val="24"/>
          <w:szCs w:val="24"/>
          <w:lang w:val="en-US"/>
        </w:rPr>
        <w:t>-derived</w:t>
      </w:r>
      <w:r>
        <w:rPr>
          <w:rFonts w:cs="Calibri"/>
          <w:sz w:val="24"/>
          <w:szCs w:val="24"/>
          <w:lang w:val="en-US"/>
        </w:rPr>
        <w:t xml:space="preserve"> values</w:t>
      </w:r>
      <w:r w:rsidR="0092138F">
        <w:rPr>
          <w:rFonts w:cs="Calibri"/>
          <w:sz w:val="24"/>
          <w:szCs w:val="24"/>
          <w:lang w:val="en-US"/>
        </w:rPr>
        <w:t xml:space="preserve"> for all analyses going forward</w:t>
      </w:r>
      <w:r>
        <w:rPr>
          <w:rFonts w:cs="Calibri"/>
          <w:sz w:val="24"/>
          <w:szCs w:val="24"/>
          <w:lang w:val="en-US"/>
        </w:rPr>
        <w:t>.</w:t>
      </w:r>
    </w:p>
    <w:p w14:paraId="30532595" w14:textId="77777777" w:rsidR="00F01CF2" w:rsidRDefault="00F01CF2" w:rsidP="00F01CF2">
      <w:pPr>
        <w:keepNext/>
        <w:suppressLineNumbers/>
        <w:spacing w:line="480" w:lineRule="auto"/>
        <w:jc w:val="center"/>
      </w:pPr>
      <w:r>
        <w:rPr>
          <w:rFonts w:cs="Calibri"/>
          <w:noProof/>
          <w:sz w:val="24"/>
          <w:szCs w:val="24"/>
        </w:rPr>
        <w:drawing>
          <wp:inline distT="0" distB="0" distL="0" distR="0" wp14:anchorId="1EE9FA23" wp14:editId="6CA07840">
            <wp:extent cx="5715000" cy="6245767"/>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t2m_meanc3_against_tapp_meanc3_against_meanc3_facet_by_state_1979_2015.pdf"/>
                    <pic:cNvPicPr/>
                  </pic:nvPicPr>
                  <pic:blipFill rotWithShape="1">
                    <a:blip r:embed="rId11">
                      <a:extLst>
                        <a:ext uri="{28A0092B-C50C-407E-A947-70E740481C1C}">
                          <a14:useLocalDpi xmlns:a14="http://schemas.microsoft.com/office/drawing/2010/main" val="0"/>
                        </a:ext>
                      </a:extLst>
                    </a:blip>
                    <a:srcRect l="18699" r="18827" b="3493"/>
                    <a:stretch/>
                  </pic:blipFill>
                  <pic:spPr bwMode="auto">
                    <a:xfrm>
                      <a:off x="0" y="0"/>
                      <a:ext cx="5723217" cy="6254747"/>
                    </a:xfrm>
                    <a:prstGeom prst="rect">
                      <a:avLst/>
                    </a:prstGeom>
                    <a:ln>
                      <a:noFill/>
                    </a:ln>
                    <a:extLst>
                      <a:ext uri="{53640926-AAD7-44D8-BBD7-CCE9431645EC}">
                        <a14:shadowObscured xmlns:a14="http://schemas.microsoft.com/office/drawing/2010/main"/>
                      </a:ext>
                    </a:extLst>
                  </pic:spPr>
                </pic:pic>
              </a:graphicData>
            </a:graphic>
          </wp:inline>
        </w:drawing>
      </w:r>
    </w:p>
    <w:p w14:paraId="69AC4072" w14:textId="0D4D46E3" w:rsidR="00F01CF2" w:rsidRPr="00F84D0C" w:rsidRDefault="00F01CF2" w:rsidP="00F84D0C">
      <w:pPr>
        <w:jc w:val="center"/>
        <w:rPr>
          <w:rFonts w:cs="Calibri"/>
          <w:sz w:val="24"/>
          <w:szCs w:val="24"/>
        </w:rPr>
      </w:pPr>
      <w:bookmarkStart w:id="37" w:name="_Ref5800341"/>
      <w:bookmarkStart w:id="38" w:name="_Toc5971388"/>
      <w:r w:rsidRPr="006B57D9">
        <w:rPr>
          <w:b/>
        </w:rPr>
        <w:t xml:space="preserve">Figure </w:t>
      </w:r>
      <w:r w:rsidRPr="006B57D9">
        <w:rPr>
          <w:b/>
        </w:rPr>
        <w:fldChar w:fldCharType="begin"/>
      </w:r>
      <w:r w:rsidRPr="006B57D9">
        <w:rPr>
          <w:b/>
        </w:rPr>
        <w:instrText xml:space="preserve"> SEQ Figure \* ARABIC </w:instrText>
      </w:r>
      <w:r w:rsidRPr="006B57D9">
        <w:rPr>
          <w:b/>
        </w:rPr>
        <w:fldChar w:fldCharType="separate"/>
      </w:r>
      <w:r w:rsidR="00641DCC">
        <w:rPr>
          <w:b/>
          <w:noProof/>
        </w:rPr>
        <w:t>1</w:t>
      </w:r>
      <w:r w:rsidRPr="006B57D9">
        <w:rPr>
          <w:b/>
        </w:rPr>
        <w:fldChar w:fldCharType="end"/>
      </w:r>
      <w:bookmarkEnd w:id="37"/>
      <w:r>
        <w:t xml:space="preserve">. Relationship between monthly temperature anomaly </w:t>
      </w:r>
      <w:r>
        <w:rPr>
          <w:color w:val="000000" w:themeColor="text1"/>
        </w:rPr>
        <w:t>(</w:t>
      </w:r>
      <w:r w:rsidRPr="00843ACB">
        <w:rPr>
          <w:bCs/>
          <w:color w:val="000000" w:themeColor="text1"/>
        </w:rPr>
        <w:t>°</w:t>
      </w:r>
      <w:r>
        <w:rPr>
          <w:bCs/>
          <w:color w:val="000000" w:themeColor="text1"/>
        </w:rPr>
        <w:t>C)</w:t>
      </w:r>
      <w:r>
        <w:rPr>
          <w:color w:val="000000" w:themeColor="text1"/>
        </w:rPr>
        <w:t xml:space="preserve"> </w:t>
      </w:r>
      <w:r>
        <w:t xml:space="preserve">and apparent temperature anomaly </w:t>
      </w:r>
      <w:r>
        <w:rPr>
          <w:color w:val="000000" w:themeColor="text1"/>
        </w:rPr>
        <w:t>(</w:t>
      </w:r>
      <w:r w:rsidRPr="00843ACB">
        <w:rPr>
          <w:bCs/>
          <w:color w:val="000000" w:themeColor="text1"/>
        </w:rPr>
        <w:t>°</w:t>
      </w:r>
      <w:r>
        <w:rPr>
          <w:bCs/>
          <w:color w:val="000000" w:themeColor="text1"/>
        </w:rPr>
        <w:t>C)</w:t>
      </w:r>
      <w:r>
        <w:t xml:space="preserve">, </w:t>
      </w:r>
      <w:r w:rsidR="00837D2C">
        <w:t xml:space="preserve">across all months </w:t>
      </w:r>
      <w:r>
        <w:rPr>
          <w:color w:val="000000" w:themeColor="text1"/>
        </w:rPr>
        <w:t>from 1980 to 2016, by state.</w:t>
      </w:r>
      <w:bookmarkEnd w:id="38"/>
    </w:p>
    <w:p w14:paraId="7E03BB1D" w14:textId="6BAD113E" w:rsidR="00B81BF6" w:rsidRDefault="00B81BF6" w:rsidP="00B81BF6">
      <w:pPr>
        <w:pStyle w:val="Heading4"/>
      </w:pPr>
      <w:r>
        <w:t>Alternative ways of calculating temperature anomaly</w:t>
      </w:r>
    </w:p>
    <w:p w14:paraId="0FBA1640" w14:textId="31C96CA8" w:rsidR="00B81BF6" w:rsidRDefault="00B81BF6" w:rsidP="00B81BF6">
      <w:pPr>
        <w:spacing w:line="480" w:lineRule="auto"/>
        <w:ind w:firstLine="720"/>
        <w:jc w:val="both"/>
        <w:rPr>
          <w:rFonts w:cs="Calibri"/>
          <w:sz w:val="24"/>
          <w:szCs w:val="24"/>
        </w:rPr>
      </w:pPr>
      <w:r w:rsidRPr="00DB2DBC">
        <w:rPr>
          <w:rFonts w:cs="Calibri"/>
          <w:sz w:val="24"/>
          <w:szCs w:val="24"/>
        </w:rPr>
        <w:t xml:space="preserve">I conducted sensitivity analyses to assess how much our results might depend on the temperature metric used to generate anomalous temperature. First, instead of building our </w:t>
      </w:r>
      <w:r w:rsidRPr="00DB2DBC">
        <w:rPr>
          <w:rFonts w:cs="Calibri"/>
          <w:sz w:val="24"/>
          <w:szCs w:val="24"/>
        </w:rPr>
        <w:lastRenderedPageBreak/>
        <w:t>monthly temperature anomalies based on daily mean temperatures, I used daily maxima and minima. These measures were strongly correlated to those generated from daily means (</w:t>
      </w:r>
      <w:r w:rsidR="007E53D7">
        <w:rPr>
          <w:rFonts w:cs="Calibri"/>
          <w:sz w:val="24"/>
          <w:szCs w:val="24"/>
        </w:rPr>
        <w:fldChar w:fldCharType="begin"/>
      </w:r>
      <w:r w:rsidR="007E53D7">
        <w:rPr>
          <w:rFonts w:cs="Calibri"/>
          <w:sz w:val="24"/>
          <w:szCs w:val="24"/>
        </w:rPr>
        <w:instrText xml:space="preserve"> REF _Ref5823728 \h </w:instrText>
      </w:r>
      <w:r w:rsidR="007E53D7">
        <w:rPr>
          <w:rFonts w:cs="Calibri"/>
          <w:sz w:val="24"/>
          <w:szCs w:val="24"/>
        </w:rPr>
      </w:r>
      <w:r w:rsidR="007E53D7">
        <w:rPr>
          <w:rFonts w:cs="Calibri"/>
          <w:sz w:val="24"/>
          <w:szCs w:val="24"/>
        </w:rPr>
        <w:fldChar w:fldCharType="separate"/>
      </w:r>
      <w:r w:rsidR="00641DCC" w:rsidRPr="007E53D7">
        <w:rPr>
          <w:b/>
        </w:rPr>
        <w:t xml:space="preserve">Table </w:t>
      </w:r>
      <w:r w:rsidR="00641DCC">
        <w:rPr>
          <w:b/>
          <w:noProof/>
        </w:rPr>
        <w:t>4</w:t>
      </w:r>
      <w:r w:rsidR="007E53D7">
        <w:rPr>
          <w:rFonts w:cs="Calibri"/>
          <w:sz w:val="24"/>
          <w:szCs w:val="24"/>
        </w:rPr>
        <w:fldChar w:fldCharType="end"/>
      </w:r>
      <w:r w:rsidRPr="00DB2DBC">
        <w:rPr>
          <w:rFonts w:cs="Calibri"/>
          <w:sz w:val="24"/>
          <w:szCs w:val="24"/>
        </w:rPr>
        <w:t xml:space="preserve">), and therefore I did not run models using these alternatives. </w:t>
      </w:r>
    </w:p>
    <w:tbl>
      <w:tblPr>
        <w:tblW w:w="8663" w:type="dxa"/>
        <w:jc w:val="center"/>
        <w:tblLook w:val="04A0" w:firstRow="1" w:lastRow="0" w:firstColumn="1" w:lastColumn="0" w:noHBand="0" w:noVBand="1"/>
      </w:tblPr>
      <w:tblGrid>
        <w:gridCol w:w="1243"/>
        <w:gridCol w:w="3740"/>
        <w:gridCol w:w="3680"/>
      </w:tblGrid>
      <w:tr w:rsidR="007E53D7" w14:paraId="20DF8936" w14:textId="77777777" w:rsidTr="00AC3AED">
        <w:trPr>
          <w:trHeight w:val="680"/>
          <w:jc w:val="center"/>
        </w:trPr>
        <w:tc>
          <w:tcPr>
            <w:tcW w:w="124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07E0B87" w14:textId="77777777" w:rsidR="007E53D7" w:rsidRPr="005B446A" w:rsidRDefault="007E53D7" w:rsidP="00AC3AED">
            <w:pPr>
              <w:rPr>
                <w:b/>
                <w:bCs/>
                <w:color w:val="000000"/>
              </w:rPr>
            </w:pPr>
          </w:p>
        </w:tc>
        <w:tc>
          <w:tcPr>
            <w:tcW w:w="7420" w:type="dxa"/>
            <w:gridSpan w:val="2"/>
            <w:tcBorders>
              <w:top w:val="single" w:sz="4" w:space="0" w:color="auto"/>
              <w:left w:val="nil"/>
              <w:bottom w:val="single" w:sz="4" w:space="0" w:color="auto"/>
              <w:right w:val="single" w:sz="4" w:space="0" w:color="auto"/>
            </w:tcBorders>
            <w:shd w:val="clear" w:color="auto" w:fill="auto"/>
            <w:noWrap/>
            <w:vAlign w:val="center"/>
          </w:tcPr>
          <w:p w14:paraId="1E8CF6AA" w14:textId="77777777" w:rsidR="007E53D7" w:rsidRPr="00F239EC" w:rsidRDefault="007E53D7" w:rsidP="00AC3AED">
            <w:pPr>
              <w:jc w:val="center"/>
              <w:rPr>
                <w:b/>
                <w:bCs/>
                <w:color w:val="000000"/>
              </w:rPr>
            </w:pPr>
            <w:r>
              <w:rPr>
                <w:b/>
                <w:bCs/>
                <w:color w:val="000000"/>
              </w:rPr>
              <w:t>Mean c</w:t>
            </w:r>
            <w:r w:rsidRPr="005B446A">
              <w:rPr>
                <w:b/>
                <w:bCs/>
                <w:color w:val="000000"/>
              </w:rPr>
              <w:t>orrelation</w:t>
            </w:r>
            <w:r>
              <w:rPr>
                <w:b/>
                <w:bCs/>
                <w:color w:val="000000"/>
              </w:rPr>
              <w:t xml:space="preserve"> coefficients between monthly anomalies</w:t>
            </w:r>
          </w:p>
        </w:tc>
      </w:tr>
      <w:tr w:rsidR="007E53D7" w14:paraId="522BB89E" w14:textId="77777777" w:rsidTr="00AC3AED">
        <w:trPr>
          <w:trHeight w:val="680"/>
          <w:jc w:val="center"/>
        </w:trPr>
        <w:tc>
          <w:tcPr>
            <w:tcW w:w="12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A9FB1F6" w14:textId="77777777" w:rsidR="007E53D7" w:rsidRPr="005B446A" w:rsidRDefault="007E53D7" w:rsidP="00AC3AED">
            <w:pPr>
              <w:jc w:val="center"/>
              <w:rPr>
                <w:b/>
                <w:bCs/>
                <w:color w:val="000000"/>
              </w:rPr>
            </w:pPr>
            <w:r w:rsidRPr="005B446A">
              <w:rPr>
                <w:b/>
                <w:bCs/>
                <w:color w:val="000000"/>
              </w:rPr>
              <w:t>Month</w:t>
            </w:r>
          </w:p>
        </w:tc>
        <w:tc>
          <w:tcPr>
            <w:tcW w:w="3740" w:type="dxa"/>
            <w:tcBorders>
              <w:top w:val="single" w:sz="4" w:space="0" w:color="auto"/>
              <w:left w:val="nil"/>
              <w:bottom w:val="single" w:sz="4" w:space="0" w:color="auto"/>
              <w:right w:val="single" w:sz="4" w:space="0" w:color="auto"/>
            </w:tcBorders>
            <w:shd w:val="clear" w:color="auto" w:fill="auto"/>
            <w:noWrap/>
            <w:vAlign w:val="center"/>
            <w:hideMark/>
          </w:tcPr>
          <w:p w14:paraId="1B7AFFF0" w14:textId="77777777" w:rsidR="007E53D7" w:rsidRDefault="007E53D7" w:rsidP="00AC3AED">
            <w:pPr>
              <w:jc w:val="center"/>
              <w:rPr>
                <w:b/>
                <w:bCs/>
                <w:color w:val="000000"/>
              </w:rPr>
            </w:pPr>
            <w:r>
              <w:rPr>
                <w:b/>
                <w:bCs/>
                <w:color w:val="000000"/>
              </w:rPr>
              <w:t>M</w:t>
            </w:r>
            <w:r w:rsidRPr="00F239EC">
              <w:rPr>
                <w:b/>
                <w:bCs/>
                <w:color w:val="000000"/>
              </w:rPr>
              <w:t xml:space="preserve">ean daily temperature </w:t>
            </w:r>
          </w:p>
          <w:p w14:paraId="58B95E4C" w14:textId="77777777" w:rsidR="007E53D7" w:rsidRDefault="007E53D7" w:rsidP="00AC3AED">
            <w:pPr>
              <w:jc w:val="center"/>
              <w:rPr>
                <w:b/>
                <w:bCs/>
                <w:color w:val="000000"/>
              </w:rPr>
            </w:pPr>
            <w:r>
              <w:rPr>
                <w:b/>
                <w:bCs/>
                <w:color w:val="000000"/>
              </w:rPr>
              <w:t>with</w:t>
            </w:r>
            <w:r w:rsidRPr="00F239EC">
              <w:rPr>
                <w:b/>
                <w:bCs/>
                <w:color w:val="000000"/>
              </w:rPr>
              <w:t xml:space="preserve"> </w:t>
            </w:r>
          </w:p>
          <w:p w14:paraId="5A6367B8" w14:textId="77777777" w:rsidR="007E53D7" w:rsidRPr="00F239EC" w:rsidRDefault="007E53D7" w:rsidP="00AC3AED">
            <w:pPr>
              <w:jc w:val="center"/>
              <w:rPr>
                <w:b/>
                <w:bCs/>
                <w:color w:val="000000"/>
              </w:rPr>
            </w:pPr>
            <w:r w:rsidRPr="00F239EC">
              <w:rPr>
                <w:b/>
                <w:bCs/>
                <w:color w:val="000000"/>
              </w:rPr>
              <w:t>maximum daily temperature</w:t>
            </w:r>
          </w:p>
        </w:tc>
        <w:tc>
          <w:tcPr>
            <w:tcW w:w="3680" w:type="dxa"/>
            <w:tcBorders>
              <w:top w:val="single" w:sz="4" w:space="0" w:color="auto"/>
              <w:left w:val="nil"/>
              <w:bottom w:val="single" w:sz="4" w:space="0" w:color="auto"/>
              <w:right w:val="single" w:sz="4" w:space="0" w:color="auto"/>
            </w:tcBorders>
            <w:shd w:val="clear" w:color="auto" w:fill="auto"/>
            <w:noWrap/>
            <w:vAlign w:val="center"/>
            <w:hideMark/>
          </w:tcPr>
          <w:p w14:paraId="328EDD14" w14:textId="77777777" w:rsidR="007E53D7" w:rsidRDefault="007E53D7" w:rsidP="00AC3AED">
            <w:pPr>
              <w:jc w:val="center"/>
              <w:rPr>
                <w:b/>
                <w:bCs/>
                <w:color w:val="000000"/>
              </w:rPr>
            </w:pPr>
            <w:r>
              <w:rPr>
                <w:b/>
                <w:bCs/>
                <w:color w:val="000000"/>
              </w:rPr>
              <w:t>M</w:t>
            </w:r>
            <w:r w:rsidRPr="00F239EC">
              <w:rPr>
                <w:b/>
                <w:bCs/>
                <w:color w:val="000000"/>
              </w:rPr>
              <w:t xml:space="preserve">ean daily temperature </w:t>
            </w:r>
          </w:p>
          <w:p w14:paraId="2DC41CF0" w14:textId="77777777" w:rsidR="007E53D7" w:rsidRDefault="007E53D7" w:rsidP="00AC3AED">
            <w:pPr>
              <w:jc w:val="center"/>
              <w:rPr>
                <w:b/>
                <w:bCs/>
                <w:color w:val="000000"/>
              </w:rPr>
            </w:pPr>
            <w:r>
              <w:rPr>
                <w:b/>
                <w:bCs/>
                <w:color w:val="000000"/>
              </w:rPr>
              <w:t>with</w:t>
            </w:r>
            <w:r w:rsidRPr="00F239EC">
              <w:rPr>
                <w:b/>
                <w:bCs/>
                <w:color w:val="000000"/>
              </w:rPr>
              <w:t xml:space="preserve"> </w:t>
            </w:r>
          </w:p>
          <w:p w14:paraId="5796E067" w14:textId="77777777" w:rsidR="007E53D7" w:rsidRPr="00F239EC" w:rsidRDefault="007E53D7" w:rsidP="00AC3AED">
            <w:pPr>
              <w:jc w:val="center"/>
              <w:rPr>
                <w:b/>
                <w:bCs/>
                <w:color w:val="000000"/>
              </w:rPr>
            </w:pPr>
            <w:r>
              <w:rPr>
                <w:b/>
                <w:bCs/>
                <w:color w:val="000000"/>
              </w:rPr>
              <w:t>minimum</w:t>
            </w:r>
            <w:r w:rsidRPr="00F239EC">
              <w:rPr>
                <w:b/>
                <w:bCs/>
                <w:color w:val="000000"/>
              </w:rPr>
              <w:t xml:space="preserve"> daily temperature</w:t>
            </w:r>
            <w:r w:rsidRPr="00F239EC" w:rsidDel="00E66F72">
              <w:rPr>
                <w:b/>
                <w:bCs/>
                <w:color w:val="000000"/>
              </w:rPr>
              <w:t xml:space="preserve"> </w:t>
            </w:r>
          </w:p>
        </w:tc>
      </w:tr>
      <w:tr w:rsidR="007E53D7" w14:paraId="0F25420B" w14:textId="77777777" w:rsidTr="00AC3AED">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72566022" w14:textId="77777777" w:rsidR="007E53D7" w:rsidRPr="00771400" w:rsidRDefault="007E53D7" w:rsidP="00AC3AED">
            <w:pPr>
              <w:rPr>
                <w:color w:val="000000"/>
              </w:rPr>
            </w:pPr>
            <w:r w:rsidRPr="00771400">
              <w:rPr>
                <w:color w:val="000000"/>
              </w:rPr>
              <w:t>January</w:t>
            </w:r>
          </w:p>
        </w:tc>
        <w:tc>
          <w:tcPr>
            <w:tcW w:w="3740" w:type="dxa"/>
            <w:tcBorders>
              <w:top w:val="nil"/>
              <w:left w:val="nil"/>
              <w:bottom w:val="single" w:sz="4" w:space="0" w:color="auto"/>
              <w:right w:val="single" w:sz="4" w:space="0" w:color="auto"/>
            </w:tcBorders>
            <w:shd w:val="clear" w:color="auto" w:fill="auto"/>
            <w:noWrap/>
            <w:vAlign w:val="center"/>
            <w:hideMark/>
          </w:tcPr>
          <w:p w14:paraId="76B2F747" w14:textId="77777777" w:rsidR="007E53D7" w:rsidRPr="00771400" w:rsidRDefault="007E53D7" w:rsidP="00AC3AED">
            <w:pPr>
              <w:jc w:val="center"/>
              <w:rPr>
                <w:color w:val="2F2F2F"/>
              </w:rPr>
            </w:pPr>
            <w:r w:rsidRPr="00771400">
              <w:rPr>
                <w:color w:val="2F2F2F"/>
              </w:rPr>
              <w:t>0.98</w:t>
            </w:r>
          </w:p>
        </w:tc>
        <w:tc>
          <w:tcPr>
            <w:tcW w:w="3680" w:type="dxa"/>
            <w:tcBorders>
              <w:top w:val="nil"/>
              <w:left w:val="nil"/>
              <w:bottom w:val="single" w:sz="4" w:space="0" w:color="auto"/>
              <w:right w:val="single" w:sz="4" w:space="0" w:color="auto"/>
            </w:tcBorders>
            <w:shd w:val="clear" w:color="auto" w:fill="auto"/>
            <w:noWrap/>
            <w:vAlign w:val="center"/>
            <w:hideMark/>
          </w:tcPr>
          <w:p w14:paraId="4AC5539B" w14:textId="77777777" w:rsidR="007E53D7" w:rsidRPr="00771400" w:rsidRDefault="007E53D7" w:rsidP="00AC3AED">
            <w:pPr>
              <w:jc w:val="center"/>
              <w:rPr>
                <w:color w:val="000000"/>
              </w:rPr>
            </w:pPr>
            <w:r w:rsidRPr="00771400">
              <w:rPr>
                <w:color w:val="000000"/>
              </w:rPr>
              <w:t>0.98</w:t>
            </w:r>
          </w:p>
        </w:tc>
      </w:tr>
      <w:tr w:rsidR="007E53D7" w14:paraId="621348AB" w14:textId="77777777" w:rsidTr="00AC3AED">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23636695" w14:textId="77777777" w:rsidR="007E53D7" w:rsidRPr="00771400" w:rsidRDefault="007E53D7" w:rsidP="00AC3AED">
            <w:pPr>
              <w:rPr>
                <w:color w:val="000000"/>
              </w:rPr>
            </w:pPr>
            <w:r w:rsidRPr="00771400">
              <w:rPr>
                <w:color w:val="000000"/>
              </w:rPr>
              <w:t>February</w:t>
            </w:r>
          </w:p>
        </w:tc>
        <w:tc>
          <w:tcPr>
            <w:tcW w:w="3740" w:type="dxa"/>
            <w:tcBorders>
              <w:top w:val="nil"/>
              <w:left w:val="nil"/>
              <w:bottom w:val="single" w:sz="4" w:space="0" w:color="auto"/>
              <w:right w:val="single" w:sz="4" w:space="0" w:color="auto"/>
            </w:tcBorders>
            <w:shd w:val="clear" w:color="auto" w:fill="auto"/>
            <w:noWrap/>
            <w:vAlign w:val="center"/>
            <w:hideMark/>
          </w:tcPr>
          <w:p w14:paraId="376319A7" w14:textId="77777777" w:rsidR="007E53D7" w:rsidRPr="00771400" w:rsidRDefault="007E53D7" w:rsidP="00AC3AED">
            <w:pPr>
              <w:jc w:val="center"/>
              <w:rPr>
                <w:color w:val="2F2F2F"/>
              </w:rPr>
            </w:pPr>
            <w:r w:rsidRPr="00771400">
              <w:rPr>
                <w:color w:val="2F2F2F"/>
              </w:rPr>
              <w:t>0.98</w:t>
            </w:r>
          </w:p>
        </w:tc>
        <w:tc>
          <w:tcPr>
            <w:tcW w:w="3680" w:type="dxa"/>
            <w:tcBorders>
              <w:top w:val="nil"/>
              <w:left w:val="nil"/>
              <w:bottom w:val="single" w:sz="4" w:space="0" w:color="auto"/>
              <w:right w:val="single" w:sz="4" w:space="0" w:color="auto"/>
            </w:tcBorders>
            <w:shd w:val="clear" w:color="auto" w:fill="auto"/>
            <w:noWrap/>
            <w:vAlign w:val="center"/>
            <w:hideMark/>
          </w:tcPr>
          <w:p w14:paraId="6FDBE5FF" w14:textId="77777777" w:rsidR="007E53D7" w:rsidRPr="00771400" w:rsidRDefault="007E53D7" w:rsidP="00AC3AED">
            <w:pPr>
              <w:jc w:val="center"/>
              <w:rPr>
                <w:color w:val="000000"/>
              </w:rPr>
            </w:pPr>
            <w:r w:rsidRPr="00771400">
              <w:rPr>
                <w:color w:val="000000"/>
              </w:rPr>
              <w:t>0.98</w:t>
            </w:r>
          </w:p>
        </w:tc>
      </w:tr>
      <w:tr w:rsidR="007E53D7" w14:paraId="4D41ECED" w14:textId="77777777" w:rsidTr="00AC3AED">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18D7AAA8" w14:textId="77777777" w:rsidR="007E53D7" w:rsidRPr="00771400" w:rsidRDefault="007E53D7" w:rsidP="00AC3AED">
            <w:pPr>
              <w:rPr>
                <w:color w:val="000000"/>
              </w:rPr>
            </w:pPr>
            <w:r w:rsidRPr="00771400">
              <w:rPr>
                <w:color w:val="000000"/>
              </w:rPr>
              <w:t>March</w:t>
            </w:r>
          </w:p>
        </w:tc>
        <w:tc>
          <w:tcPr>
            <w:tcW w:w="3740" w:type="dxa"/>
            <w:tcBorders>
              <w:top w:val="nil"/>
              <w:left w:val="nil"/>
              <w:bottom w:val="single" w:sz="4" w:space="0" w:color="auto"/>
              <w:right w:val="single" w:sz="4" w:space="0" w:color="auto"/>
            </w:tcBorders>
            <w:shd w:val="clear" w:color="auto" w:fill="auto"/>
            <w:noWrap/>
            <w:vAlign w:val="center"/>
            <w:hideMark/>
          </w:tcPr>
          <w:p w14:paraId="24BA9D0A" w14:textId="77777777" w:rsidR="007E53D7" w:rsidRPr="00771400" w:rsidRDefault="007E53D7" w:rsidP="00AC3AED">
            <w:pPr>
              <w:jc w:val="center"/>
              <w:rPr>
                <w:color w:val="2F2F2F"/>
              </w:rPr>
            </w:pPr>
            <w:r w:rsidRPr="00771400">
              <w:rPr>
                <w:color w:val="2F2F2F"/>
              </w:rPr>
              <w:t xml:space="preserve">0.97 </w:t>
            </w:r>
          </w:p>
        </w:tc>
        <w:tc>
          <w:tcPr>
            <w:tcW w:w="3680" w:type="dxa"/>
            <w:tcBorders>
              <w:top w:val="nil"/>
              <w:left w:val="nil"/>
              <w:bottom w:val="single" w:sz="4" w:space="0" w:color="auto"/>
              <w:right w:val="single" w:sz="4" w:space="0" w:color="auto"/>
            </w:tcBorders>
            <w:shd w:val="clear" w:color="auto" w:fill="auto"/>
            <w:noWrap/>
            <w:vAlign w:val="center"/>
            <w:hideMark/>
          </w:tcPr>
          <w:p w14:paraId="26275057" w14:textId="77777777" w:rsidR="007E53D7" w:rsidRPr="00771400" w:rsidRDefault="007E53D7" w:rsidP="00AC3AED">
            <w:pPr>
              <w:jc w:val="center"/>
              <w:rPr>
                <w:color w:val="000000"/>
              </w:rPr>
            </w:pPr>
            <w:r w:rsidRPr="00771400">
              <w:rPr>
                <w:color w:val="000000"/>
              </w:rPr>
              <w:t>0.97</w:t>
            </w:r>
          </w:p>
        </w:tc>
      </w:tr>
      <w:tr w:rsidR="007E53D7" w14:paraId="52BB7B68" w14:textId="77777777" w:rsidTr="00AC3AED">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752B1956" w14:textId="77777777" w:rsidR="007E53D7" w:rsidRPr="00771400" w:rsidRDefault="007E53D7" w:rsidP="00AC3AED">
            <w:pPr>
              <w:rPr>
                <w:color w:val="000000"/>
              </w:rPr>
            </w:pPr>
            <w:r w:rsidRPr="00771400">
              <w:rPr>
                <w:color w:val="000000"/>
              </w:rPr>
              <w:t>April</w:t>
            </w:r>
          </w:p>
        </w:tc>
        <w:tc>
          <w:tcPr>
            <w:tcW w:w="3740" w:type="dxa"/>
            <w:tcBorders>
              <w:top w:val="nil"/>
              <w:left w:val="nil"/>
              <w:bottom w:val="single" w:sz="4" w:space="0" w:color="auto"/>
              <w:right w:val="single" w:sz="4" w:space="0" w:color="auto"/>
            </w:tcBorders>
            <w:shd w:val="clear" w:color="auto" w:fill="auto"/>
            <w:noWrap/>
            <w:vAlign w:val="center"/>
            <w:hideMark/>
          </w:tcPr>
          <w:p w14:paraId="1177DEE6" w14:textId="77777777" w:rsidR="007E53D7" w:rsidRPr="00771400" w:rsidRDefault="007E53D7" w:rsidP="00AC3AED">
            <w:pPr>
              <w:jc w:val="center"/>
              <w:rPr>
                <w:color w:val="2F2F2F"/>
              </w:rPr>
            </w:pPr>
            <w:r w:rsidRPr="00771400">
              <w:rPr>
                <w:color w:val="2F2F2F"/>
              </w:rPr>
              <w:t xml:space="preserve">0.97 </w:t>
            </w:r>
          </w:p>
        </w:tc>
        <w:tc>
          <w:tcPr>
            <w:tcW w:w="3680" w:type="dxa"/>
            <w:tcBorders>
              <w:top w:val="nil"/>
              <w:left w:val="nil"/>
              <w:bottom w:val="single" w:sz="4" w:space="0" w:color="auto"/>
              <w:right w:val="single" w:sz="4" w:space="0" w:color="auto"/>
            </w:tcBorders>
            <w:shd w:val="clear" w:color="auto" w:fill="auto"/>
            <w:noWrap/>
            <w:vAlign w:val="center"/>
            <w:hideMark/>
          </w:tcPr>
          <w:p w14:paraId="3EAECB56" w14:textId="77777777" w:rsidR="007E53D7" w:rsidRPr="00771400" w:rsidRDefault="007E53D7" w:rsidP="00AC3AED">
            <w:pPr>
              <w:jc w:val="center"/>
              <w:rPr>
                <w:color w:val="000000"/>
              </w:rPr>
            </w:pPr>
            <w:r w:rsidRPr="00771400">
              <w:rPr>
                <w:color w:val="000000"/>
              </w:rPr>
              <w:t>0.96</w:t>
            </w:r>
          </w:p>
        </w:tc>
      </w:tr>
      <w:tr w:rsidR="007E53D7" w14:paraId="63C97C85" w14:textId="77777777" w:rsidTr="00AC3AED">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7D7A2476" w14:textId="77777777" w:rsidR="007E53D7" w:rsidRPr="00771400" w:rsidRDefault="007E53D7" w:rsidP="00AC3AED">
            <w:pPr>
              <w:rPr>
                <w:color w:val="000000"/>
              </w:rPr>
            </w:pPr>
            <w:r w:rsidRPr="00771400">
              <w:rPr>
                <w:color w:val="000000"/>
              </w:rPr>
              <w:t>May</w:t>
            </w:r>
          </w:p>
        </w:tc>
        <w:tc>
          <w:tcPr>
            <w:tcW w:w="3740" w:type="dxa"/>
            <w:tcBorders>
              <w:top w:val="nil"/>
              <w:left w:val="nil"/>
              <w:bottom w:val="single" w:sz="4" w:space="0" w:color="auto"/>
              <w:right w:val="single" w:sz="4" w:space="0" w:color="auto"/>
            </w:tcBorders>
            <w:shd w:val="clear" w:color="auto" w:fill="auto"/>
            <w:noWrap/>
            <w:vAlign w:val="center"/>
            <w:hideMark/>
          </w:tcPr>
          <w:p w14:paraId="51D5C158" w14:textId="77777777" w:rsidR="007E53D7" w:rsidRPr="00771400" w:rsidRDefault="007E53D7" w:rsidP="00AC3AED">
            <w:pPr>
              <w:jc w:val="center"/>
              <w:rPr>
                <w:color w:val="2F2F2F"/>
              </w:rPr>
            </w:pPr>
            <w:r w:rsidRPr="00771400">
              <w:rPr>
                <w:color w:val="2F2F2F"/>
              </w:rPr>
              <w:t>0.96</w:t>
            </w:r>
          </w:p>
        </w:tc>
        <w:tc>
          <w:tcPr>
            <w:tcW w:w="3680" w:type="dxa"/>
            <w:tcBorders>
              <w:top w:val="nil"/>
              <w:left w:val="nil"/>
              <w:bottom w:val="single" w:sz="4" w:space="0" w:color="auto"/>
              <w:right w:val="single" w:sz="4" w:space="0" w:color="auto"/>
            </w:tcBorders>
            <w:shd w:val="clear" w:color="auto" w:fill="auto"/>
            <w:noWrap/>
            <w:vAlign w:val="center"/>
            <w:hideMark/>
          </w:tcPr>
          <w:p w14:paraId="10673E30" w14:textId="77777777" w:rsidR="007E53D7" w:rsidRPr="00771400" w:rsidRDefault="007E53D7" w:rsidP="00AC3AED">
            <w:pPr>
              <w:jc w:val="center"/>
              <w:rPr>
                <w:color w:val="000000"/>
              </w:rPr>
            </w:pPr>
            <w:r w:rsidRPr="00771400">
              <w:rPr>
                <w:color w:val="000000"/>
              </w:rPr>
              <w:t>0.94</w:t>
            </w:r>
          </w:p>
        </w:tc>
      </w:tr>
      <w:tr w:rsidR="007E53D7" w14:paraId="79AE7186" w14:textId="77777777" w:rsidTr="00AC3AED">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43BAE64A" w14:textId="77777777" w:rsidR="007E53D7" w:rsidRPr="00771400" w:rsidRDefault="007E53D7" w:rsidP="00AC3AED">
            <w:pPr>
              <w:rPr>
                <w:color w:val="000000"/>
              </w:rPr>
            </w:pPr>
            <w:r w:rsidRPr="00771400">
              <w:rPr>
                <w:color w:val="000000"/>
              </w:rPr>
              <w:t>June</w:t>
            </w:r>
          </w:p>
        </w:tc>
        <w:tc>
          <w:tcPr>
            <w:tcW w:w="3740" w:type="dxa"/>
            <w:tcBorders>
              <w:top w:val="nil"/>
              <w:left w:val="nil"/>
              <w:bottom w:val="single" w:sz="4" w:space="0" w:color="auto"/>
              <w:right w:val="single" w:sz="4" w:space="0" w:color="auto"/>
            </w:tcBorders>
            <w:shd w:val="clear" w:color="auto" w:fill="auto"/>
            <w:noWrap/>
            <w:vAlign w:val="center"/>
            <w:hideMark/>
          </w:tcPr>
          <w:p w14:paraId="742174E7" w14:textId="77777777" w:rsidR="007E53D7" w:rsidRPr="00771400" w:rsidRDefault="007E53D7" w:rsidP="00AC3AED">
            <w:pPr>
              <w:jc w:val="center"/>
              <w:rPr>
                <w:color w:val="2F2F2F"/>
              </w:rPr>
            </w:pPr>
            <w:r w:rsidRPr="00771400">
              <w:rPr>
                <w:color w:val="2F2F2F"/>
              </w:rPr>
              <w:t>0.95</w:t>
            </w:r>
          </w:p>
        </w:tc>
        <w:tc>
          <w:tcPr>
            <w:tcW w:w="3680" w:type="dxa"/>
            <w:tcBorders>
              <w:top w:val="nil"/>
              <w:left w:val="nil"/>
              <w:bottom w:val="single" w:sz="4" w:space="0" w:color="auto"/>
              <w:right w:val="single" w:sz="4" w:space="0" w:color="auto"/>
            </w:tcBorders>
            <w:shd w:val="clear" w:color="auto" w:fill="auto"/>
            <w:noWrap/>
            <w:vAlign w:val="center"/>
            <w:hideMark/>
          </w:tcPr>
          <w:p w14:paraId="428EC1D2" w14:textId="77777777" w:rsidR="007E53D7" w:rsidRPr="00771400" w:rsidRDefault="007E53D7" w:rsidP="00AC3AED">
            <w:pPr>
              <w:jc w:val="center"/>
              <w:rPr>
                <w:color w:val="000000"/>
              </w:rPr>
            </w:pPr>
            <w:r w:rsidRPr="00771400">
              <w:rPr>
                <w:color w:val="000000"/>
              </w:rPr>
              <w:t>0.92</w:t>
            </w:r>
          </w:p>
        </w:tc>
      </w:tr>
      <w:tr w:rsidR="007E53D7" w14:paraId="63BB0F60" w14:textId="77777777" w:rsidTr="00AC3AED">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34461286" w14:textId="77777777" w:rsidR="007E53D7" w:rsidRPr="00771400" w:rsidRDefault="007E53D7" w:rsidP="00AC3AED">
            <w:pPr>
              <w:rPr>
                <w:color w:val="000000"/>
              </w:rPr>
            </w:pPr>
            <w:r w:rsidRPr="00771400">
              <w:rPr>
                <w:color w:val="000000"/>
              </w:rPr>
              <w:t>July</w:t>
            </w:r>
          </w:p>
        </w:tc>
        <w:tc>
          <w:tcPr>
            <w:tcW w:w="3740" w:type="dxa"/>
            <w:tcBorders>
              <w:top w:val="nil"/>
              <w:left w:val="nil"/>
              <w:bottom w:val="single" w:sz="4" w:space="0" w:color="auto"/>
              <w:right w:val="single" w:sz="4" w:space="0" w:color="auto"/>
            </w:tcBorders>
            <w:shd w:val="clear" w:color="auto" w:fill="auto"/>
            <w:noWrap/>
            <w:vAlign w:val="center"/>
            <w:hideMark/>
          </w:tcPr>
          <w:p w14:paraId="7F41676E" w14:textId="77777777" w:rsidR="007E53D7" w:rsidRPr="00771400" w:rsidRDefault="007E53D7" w:rsidP="00AC3AED">
            <w:pPr>
              <w:jc w:val="center"/>
              <w:rPr>
                <w:color w:val="2F2F2F"/>
              </w:rPr>
            </w:pPr>
            <w:r w:rsidRPr="00771400">
              <w:rPr>
                <w:color w:val="2F2F2F"/>
              </w:rPr>
              <w:t>0.97</w:t>
            </w:r>
          </w:p>
        </w:tc>
        <w:tc>
          <w:tcPr>
            <w:tcW w:w="3680" w:type="dxa"/>
            <w:tcBorders>
              <w:top w:val="nil"/>
              <w:left w:val="nil"/>
              <w:bottom w:val="single" w:sz="4" w:space="0" w:color="auto"/>
              <w:right w:val="single" w:sz="4" w:space="0" w:color="auto"/>
            </w:tcBorders>
            <w:shd w:val="clear" w:color="auto" w:fill="auto"/>
            <w:noWrap/>
            <w:vAlign w:val="center"/>
            <w:hideMark/>
          </w:tcPr>
          <w:p w14:paraId="0B29F57A" w14:textId="77777777" w:rsidR="007E53D7" w:rsidRPr="00771400" w:rsidRDefault="007E53D7" w:rsidP="00AC3AED">
            <w:pPr>
              <w:jc w:val="center"/>
              <w:rPr>
                <w:color w:val="000000"/>
              </w:rPr>
            </w:pPr>
            <w:r w:rsidRPr="00771400">
              <w:rPr>
                <w:color w:val="000000"/>
              </w:rPr>
              <w:t>0.94</w:t>
            </w:r>
          </w:p>
        </w:tc>
      </w:tr>
      <w:tr w:rsidR="007E53D7" w14:paraId="530368C1" w14:textId="77777777" w:rsidTr="00AC3AED">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1A49CFB6" w14:textId="77777777" w:rsidR="007E53D7" w:rsidRPr="00771400" w:rsidRDefault="007E53D7" w:rsidP="00AC3AED">
            <w:pPr>
              <w:rPr>
                <w:color w:val="000000"/>
              </w:rPr>
            </w:pPr>
            <w:r w:rsidRPr="00771400">
              <w:rPr>
                <w:color w:val="000000"/>
              </w:rPr>
              <w:t>August</w:t>
            </w:r>
          </w:p>
        </w:tc>
        <w:tc>
          <w:tcPr>
            <w:tcW w:w="3740" w:type="dxa"/>
            <w:tcBorders>
              <w:top w:val="nil"/>
              <w:left w:val="nil"/>
              <w:bottom w:val="single" w:sz="4" w:space="0" w:color="auto"/>
              <w:right w:val="single" w:sz="4" w:space="0" w:color="auto"/>
            </w:tcBorders>
            <w:shd w:val="clear" w:color="auto" w:fill="auto"/>
            <w:noWrap/>
            <w:vAlign w:val="center"/>
            <w:hideMark/>
          </w:tcPr>
          <w:p w14:paraId="1CB239EF" w14:textId="77777777" w:rsidR="007E53D7" w:rsidRPr="00771400" w:rsidRDefault="007E53D7" w:rsidP="00AC3AED">
            <w:pPr>
              <w:jc w:val="center"/>
              <w:rPr>
                <w:color w:val="2F2F2F"/>
              </w:rPr>
            </w:pPr>
            <w:r w:rsidRPr="00771400">
              <w:rPr>
                <w:color w:val="2F2F2F"/>
              </w:rPr>
              <w:t>0.96</w:t>
            </w:r>
          </w:p>
        </w:tc>
        <w:tc>
          <w:tcPr>
            <w:tcW w:w="3680" w:type="dxa"/>
            <w:tcBorders>
              <w:top w:val="nil"/>
              <w:left w:val="nil"/>
              <w:bottom w:val="single" w:sz="4" w:space="0" w:color="auto"/>
              <w:right w:val="single" w:sz="4" w:space="0" w:color="auto"/>
            </w:tcBorders>
            <w:shd w:val="clear" w:color="auto" w:fill="auto"/>
            <w:noWrap/>
            <w:vAlign w:val="center"/>
            <w:hideMark/>
          </w:tcPr>
          <w:p w14:paraId="7C653DDE" w14:textId="77777777" w:rsidR="007E53D7" w:rsidRPr="00771400" w:rsidRDefault="007E53D7" w:rsidP="00AC3AED">
            <w:pPr>
              <w:jc w:val="center"/>
              <w:rPr>
                <w:color w:val="000000"/>
              </w:rPr>
            </w:pPr>
            <w:r w:rsidRPr="00771400">
              <w:rPr>
                <w:color w:val="000000"/>
              </w:rPr>
              <w:t>0.93</w:t>
            </w:r>
          </w:p>
        </w:tc>
      </w:tr>
      <w:tr w:rsidR="007E53D7" w14:paraId="2026CEDD" w14:textId="77777777" w:rsidTr="00AC3AED">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44D69EBC" w14:textId="77777777" w:rsidR="007E53D7" w:rsidRPr="00771400" w:rsidRDefault="007E53D7" w:rsidP="00AC3AED">
            <w:pPr>
              <w:rPr>
                <w:color w:val="000000"/>
              </w:rPr>
            </w:pPr>
            <w:r w:rsidRPr="00771400">
              <w:rPr>
                <w:color w:val="000000"/>
              </w:rPr>
              <w:t>September</w:t>
            </w:r>
          </w:p>
        </w:tc>
        <w:tc>
          <w:tcPr>
            <w:tcW w:w="3740" w:type="dxa"/>
            <w:tcBorders>
              <w:top w:val="nil"/>
              <w:left w:val="nil"/>
              <w:bottom w:val="single" w:sz="4" w:space="0" w:color="auto"/>
              <w:right w:val="single" w:sz="4" w:space="0" w:color="auto"/>
            </w:tcBorders>
            <w:shd w:val="clear" w:color="auto" w:fill="auto"/>
            <w:noWrap/>
            <w:vAlign w:val="center"/>
            <w:hideMark/>
          </w:tcPr>
          <w:p w14:paraId="78947E57" w14:textId="77777777" w:rsidR="007E53D7" w:rsidRPr="00771400" w:rsidRDefault="007E53D7" w:rsidP="00AC3AED">
            <w:pPr>
              <w:jc w:val="center"/>
              <w:rPr>
                <w:color w:val="2F2F2F"/>
              </w:rPr>
            </w:pPr>
            <w:r w:rsidRPr="00771400">
              <w:rPr>
                <w:color w:val="2F2F2F"/>
              </w:rPr>
              <w:t>0.93</w:t>
            </w:r>
          </w:p>
        </w:tc>
        <w:tc>
          <w:tcPr>
            <w:tcW w:w="3680" w:type="dxa"/>
            <w:tcBorders>
              <w:top w:val="nil"/>
              <w:left w:val="nil"/>
              <w:bottom w:val="single" w:sz="4" w:space="0" w:color="auto"/>
              <w:right w:val="single" w:sz="4" w:space="0" w:color="auto"/>
            </w:tcBorders>
            <w:shd w:val="clear" w:color="auto" w:fill="auto"/>
            <w:noWrap/>
            <w:vAlign w:val="center"/>
            <w:hideMark/>
          </w:tcPr>
          <w:p w14:paraId="73BFCCF5" w14:textId="77777777" w:rsidR="007E53D7" w:rsidRPr="00771400" w:rsidRDefault="007E53D7" w:rsidP="00AC3AED">
            <w:pPr>
              <w:jc w:val="center"/>
              <w:rPr>
                <w:color w:val="000000"/>
              </w:rPr>
            </w:pPr>
            <w:r w:rsidRPr="00771400">
              <w:rPr>
                <w:color w:val="000000"/>
              </w:rPr>
              <w:t>0.91</w:t>
            </w:r>
          </w:p>
        </w:tc>
      </w:tr>
      <w:tr w:rsidR="007E53D7" w14:paraId="7AFC94C4" w14:textId="77777777" w:rsidTr="00AC3AED">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0BDAB181" w14:textId="77777777" w:rsidR="007E53D7" w:rsidRPr="00771400" w:rsidRDefault="007E53D7" w:rsidP="00AC3AED">
            <w:pPr>
              <w:rPr>
                <w:color w:val="000000"/>
              </w:rPr>
            </w:pPr>
            <w:r w:rsidRPr="00771400">
              <w:rPr>
                <w:color w:val="000000"/>
              </w:rPr>
              <w:t>October</w:t>
            </w:r>
          </w:p>
        </w:tc>
        <w:tc>
          <w:tcPr>
            <w:tcW w:w="3740" w:type="dxa"/>
            <w:tcBorders>
              <w:top w:val="nil"/>
              <w:left w:val="nil"/>
              <w:bottom w:val="single" w:sz="4" w:space="0" w:color="auto"/>
              <w:right w:val="single" w:sz="4" w:space="0" w:color="auto"/>
            </w:tcBorders>
            <w:shd w:val="clear" w:color="auto" w:fill="auto"/>
            <w:noWrap/>
            <w:vAlign w:val="center"/>
            <w:hideMark/>
          </w:tcPr>
          <w:p w14:paraId="5FD864B3" w14:textId="77777777" w:rsidR="007E53D7" w:rsidRPr="00771400" w:rsidRDefault="007E53D7" w:rsidP="00AC3AED">
            <w:pPr>
              <w:jc w:val="center"/>
              <w:rPr>
                <w:color w:val="2F2F2F"/>
              </w:rPr>
            </w:pPr>
            <w:r w:rsidRPr="00771400">
              <w:rPr>
                <w:color w:val="2F2F2F"/>
              </w:rPr>
              <w:t>0.91</w:t>
            </w:r>
          </w:p>
        </w:tc>
        <w:tc>
          <w:tcPr>
            <w:tcW w:w="3680" w:type="dxa"/>
            <w:tcBorders>
              <w:top w:val="nil"/>
              <w:left w:val="nil"/>
              <w:bottom w:val="single" w:sz="4" w:space="0" w:color="auto"/>
              <w:right w:val="single" w:sz="4" w:space="0" w:color="auto"/>
            </w:tcBorders>
            <w:shd w:val="clear" w:color="auto" w:fill="auto"/>
            <w:noWrap/>
            <w:vAlign w:val="center"/>
            <w:hideMark/>
          </w:tcPr>
          <w:p w14:paraId="0B9C01C5" w14:textId="77777777" w:rsidR="007E53D7" w:rsidRPr="00771400" w:rsidRDefault="007E53D7" w:rsidP="00AC3AED">
            <w:pPr>
              <w:jc w:val="center"/>
              <w:rPr>
                <w:color w:val="000000"/>
              </w:rPr>
            </w:pPr>
            <w:r w:rsidRPr="00771400">
              <w:rPr>
                <w:color w:val="000000"/>
              </w:rPr>
              <w:t>0.93</w:t>
            </w:r>
          </w:p>
        </w:tc>
      </w:tr>
      <w:tr w:rsidR="007E53D7" w14:paraId="7561574B" w14:textId="77777777" w:rsidTr="00AC3AED">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46E417DE" w14:textId="77777777" w:rsidR="007E53D7" w:rsidRPr="00771400" w:rsidRDefault="007E53D7" w:rsidP="00AC3AED">
            <w:pPr>
              <w:rPr>
                <w:color w:val="000000"/>
              </w:rPr>
            </w:pPr>
            <w:r w:rsidRPr="00771400">
              <w:rPr>
                <w:color w:val="000000"/>
              </w:rPr>
              <w:t>November</w:t>
            </w:r>
          </w:p>
        </w:tc>
        <w:tc>
          <w:tcPr>
            <w:tcW w:w="3740" w:type="dxa"/>
            <w:tcBorders>
              <w:top w:val="nil"/>
              <w:left w:val="nil"/>
              <w:bottom w:val="single" w:sz="4" w:space="0" w:color="auto"/>
              <w:right w:val="single" w:sz="4" w:space="0" w:color="auto"/>
            </w:tcBorders>
            <w:shd w:val="clear" w:color="auto" w:fill="auto"/>
            <w:noWrap/>
            <w:vAlign w:val="center"/>
            <w:hideMark/>
          </w:tcPr>
          <w:p w14:paraId="37747272" w14:textId="77777777" w:rsidR="007E53D7" w:rsidRPr="00771400" w:rsidRDefault="007E53D7" w:rsidP="00AC3AED">
            <w:pPr>
              <w:jc w:val="center"/>
              <w:rPr>
                <w:color w:val="2F2F2F"/>
              </w:rPr>
            </w:pPr>
            <w:r w:rsidRPr="00771400">
              <w:rPr>
                <w:color w:val="2F2F2F"/>
              </w:rPr>
              <w:t>0.96</w:t>
            </w:r>
          </w:p>
        </w:tc>
        <w:tc>
          <w:tcPr>
            <w:tcW w:w="3680" w:type="dxa"/>
            <w:tcBorders>
              <w:top w:val="nil"/>
              <w:left w:val="nil"/>
              <w:bottom w:val="single" w:sz="4" w:space="0" w:color="auto"/>
              <w:right w:val="single" w:sz="4" w:space="0" w:color="auto"/>
            </w:tcBorders>
            <w:shd w:val="clear" w:color="auto" w:fill="auto"/>
            <w:noWrap/>
            <w:vAlign w:val="center"/>
            <w:hideMark/>
          </w:tcPr>
          <w:p w14:paraId="09574E3E" w14:textId="77777777" w:rsidR="007E53D7" w:rsidRPr="00771400" w:rsidRDefault="007E53D7" w:rsidP="00AC3AED">
            <w:pPr>
              <w:jc w:val="center"/>
              <w:rPr>
                <w:color w:val="000000"/>
              </w:rPr>
            </w:pPr>
            <w:r w:rsidRPr="00771400">
              <w:rPr>
                <w:color w:val="000000"/>
              </w:rPr>
              <w:t>0.97</w:t>
            </w:r>
          </w:p>
        </w:tc>
      </w:tr>
      <w:tr w:rsidR="007E53D7" w14:paraId="1DC7BADE" w14:textId="77777777" w:rsidTr="00AC3AED">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325ECFFC" w14:textId="77777777" w:rsidR="007E53D7" w:rsidRPr="00771400" w:rsidRDefault="007E53D7" w:rsidP="00AC3AED">
            <w:pPr>
              <w:rPr>
                <w:color w:val="000000"/>
              </w:rPr>
            </w:pPr>
            <w:r w:rsidRPr="00771400">
              <w:rPr>
                <w:color w:val="000000"/>
              </w:rPr>
              <w:t>December</w:t>
            </w:r>
          </w:p>
        </w:tc>
        <w:tc>
          <w:tcPr>
            <w:tcW w:w="3740" w:type="dxa"/>
            <w:tcBorders>
              <w:top w:val="nil"/>
              <w:left w:val="nil"/>
              <w:bottom w:val="single" w:sz="4" w:space="0" w:color="auto"/>
              <w:right w:val="single" w:sz="4" w:space="0" w:color="auto"/>
            </w:tcBorders>
            <w:shd w:val="clear" w:color="auto" w:fill="auto"/>
            <w:noWrap/>
            <w:vAlign w:val="center"/>
            <w:hideMark/>
          </w:tcPr>
          <w:p w14:paraId="7A5DB436" w14:textId="77777777" w:rsidR="007E53D7" w:rsidRPr="00771400" w:rsidRDefault="007E53D7" w:rsidP="00AC3AED">
            <w:pPr>
              <w:jc w:val="center"/>
              <w:rPr>
                <w:color w:val="2F2F2F"/>
              </w:rPr>
            </w:pPr>
            <w:r w:rsidRPr="00771400">
              <w:rPr>
                <w:color w:val="2F2F2F"/>
              </w:rPr>
              <w:t>0.97</w:t>
            </w:r>
          </w:p>
        </w:tc>
        <w:tc>
          <w:tcPr>
            <w:tcW w:w="3680" w:type="dxa"/>
            <w:tcBorders>
              <w:top w:val="nil"/>
              <w:left w:val="nil"/>
              <w:bottom w:val="single" w:sz="4" w:space="0" w:color="auto"/>
              <w:right w:val="single" w:sz="4" w:space="0" w:color="auto"/>
            </w:tcBorders>
            <w:shd w:val="clear" w:color="auto" w:fill="auto"/>
            <w:noWrap/>
            <w:vAlign w:val="center"/>
            <w:hideMark/>
          </w:tcPr>
          <w:p w14:paraId="77D76843" w14:textId="77777777" w:rsidR="007E53D7" w:rsidRPr="00771400" w:rsidRDefault="007E53D7" w:rsidP="007E53D7">
            <w:pPr>
              <w:keepNext/>
              <w:jc w:val="center"/>
              <w:rPr>
                <w:color w:val="000000"/>
              </w:rPr>
            </w:pPr>
            <w:r w:rsidRPr="00771400">
              <w:rPr>
                <w:color w:val="000000"/>
              </w:rPr>
              <w:t>0.98</w:t>
            </w:r>
          </w:p>
        </w:tc>
      </w:tr>
    </w:tbl>
    <w:p w14:paraId="0469503D" w14:textId="151ED42E" w:rsidR="0059424F" w:rsidRPr="00B81BF6" w:rsidRDefault="007E53D7" w:rsidP="007E53D7">
      <w:pPr>
        <w:jc w:val="center"/>
        <w:rPr>
          <w:rFonts w:cs="Calibri"/>
          <w:sz w:val="24"/>
          <w:szCs w:val="24"/>
        </w:rPr>
      </w:pPr>
      <w:bookmarkStart w:id="39" w:name="_Ref5823728"/>
      <w:bookmarkStart w:id="40" w:name="_Toc5971394"/>
      <w:r w:rsidRPr="007E53D7">
        <w:rPr>
          <w:b/>
        </w:rPr>
        <w:t xml:space="preserve">Table </w:t>
      </w:r>
      <w:r w:rsidRPr="007E53D7">
        <w:rPr>
          <w:b/>
        </w:rPr>
        <w:fldChar w:fldCharType="begin"/>
      </w:r>
      <w:r w:rsidRPr="007E53D7">
        <w:rPr>
          <w:b/>
        </w:rPr>
        <w:instrText xml:space="preserve"> SEQ Table \* ARABIC </w:instrText>
      </w:r>
      <w:r w:rsidRPr="007E53D7">
        <w:rPr>
          <w:b/>
        </w:rPr>
        <w:fldChar w:fldCharType="separate"/>
      </w:r>
      <w:r w:rsidR="00641DCC">
        <w:rPr>
          <w:b/>
          <w:noProof/>
        </w:rPr>
        <w:t>4</w:t>
      </w:r>
      <w:r w:rsidRPr="007E53D7">
        <w:rPr>
          <w:b/>
        </w:rPr>
        <w:fldChar w:fldCharType="end"/>
      </w:r>
      <w:bookmarkEnd w:id="39"/>
      <w:r>
        <w:t>. C</w:t>
      </w:r>
      <w:r w:rsidRPr="005B446A">
        <w:t>orrelation coefficients</w:t>
      </w:r>
      <w:r>
        <w:t xml:space="preserve"> between monthly anomalies generated from mean daily and maximum and minimum daily temperatures. Each correlation coefficient was calculated in each state for each month for 1980-2016</w:t>
      </w:r>
      <w:r w:rsidRPr="00B5798E">
        <w:t>.</w:t>
      </w:r>
      <w:r>
        <w:t xml:space="preserve"> The values shown are the means over all states for a particular month.</w:t>
      </w:r>
      <w:bookmarkEnd w:id="40"/>
    </w:p>
    <w:p w14:paraId="2500764C" w14:textId="07CE81FE" w:rsidR="005D0CFD" w:rsidRDefault="005D0CFD" w:rsidP="005D0CFD">
      <w:pPr>
        <w:pStyle w:val="Heading4"/>
        <w:rPr>
          <w:lang w:val="en-US"/>
        </w:rPr>
      </w:pPr>
      <w:r>
        <w:rPr>
          <w:lang w:val="en-US"/>
        </w:rPr>
        <w:lastRenderedPageBreak/>
        <w:t>Inclusion o</w:t>
      </w:r>
      <w:r w:rsidR="007427CD">
        <w:rPr>
          <w:lang w:val="en-US"/>
        </w:rPr>
        <w:t xml:space="preserve">f long-term norm </w:t>
      </w:r>
      <w:r>
        <w:rPr>
          <w:lang w:val="en-US"/>
        </w:rPr>
        <w:t>temperature</w:t>
      </w:r>
    </w:p>
    <w:p w14:paraId="1DC70379" w14:textId="76C37C3D" w:rsidR="005D0CFD" w:rsidRDefault="005D0CFD" w:rsidP="005D0CFD">
      <w:pPr>
        <w:spacing w:line="480" w:lineRule="auto"/>
        <w:ind w:firstLine="720"/>
        <w:jc w:val="both"/>
        <w:rPr>
          <w:rFonts w:cs="Calibri"/>
          <w:sz w:val="24"/>
          <w:szCs w:val="24"/>
        </w:rPr>
      </w:pPr>
      <w:r>
        <w:rPr>
          <w:rFonts w:cs="Calibri"/>
          <w:sz w:val="24"/>
          <w:szCs w:val="24"/>
        </w:rPr>
        <w:t xml:space="preserve">In addition to including anomalous temperature term </w:t>
      </w:r>
      <m:oMath>
        <m:r>
          <m:rPr>
            <m:sty m:val="p"/>
          </m:rPr>
          <w:rPr>
            <w:rFonts w:ascii="Cambria Math" w:hAnsi="Cambria Math" w:cs="Calibri"/>
            <w:sz w:val="24"/>
            <w:szCs w:val="24"/>
          </w:rPr>
          <m:t xml:space="preserve"> </m:t>
        </m:r>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w:r>
        <w:rPr>
          <w:rFonts w:cs="Calibri"/>
          <w:sz w:val="24"/>
          <w:szCs w:val="24"/>
        </w:rPr>
        <w:t>, I also considered including the long-term norm values by state in the model.</w:t>
      </w:r>
      <w:commentRangeStart w:id="41"/>
      <w:r>
        <w:rPr>
          <w:rFonts w:cs="Calibri"/>
          <w:sz w:val="24"/>
          <w:szCs w:val="24"/>
        </w:rPr>
        <w:t xml:space="preserve"> This was motivated by the idea that</w:t>
      </w:r>
      <w:r w:rsidR="00B152E4">
        <w:rPr>
          <w:rFonts w:cs="Calibri"/>
          <w:sz w:val="24"/>
          <w:szCs w:val="24"/>
        </w:rPr>
        <w:t xml:space="preserve"> the association of anomalous temperature with mortality</w:t>
      </w:r>
      <w:r>
        <w:rPr>
          <w:rFonts w:cs="Calibri"/>
          <w:sz w:val="24"/>
          <w:szCs w:val="24"/>
        </w:rPr>
        <w:t xml:space="preserve"> deviation may be a function of the absolute value of the norm temperature</w:t>
      </w:r>
      <w:commentRangeEnd w:id="41"/>
      <w:r w:rsidR="0022123F">
        <w:rPr>
          <w:rStyle w:val="CommentReference"/>
          <w:rFonts w:asciiTheme="minorHAnsi" w:eastAsiaTheme="minorHAnsi" w:hAnsiTheme="minorHAnsi" w:cstheme="minorBidi"/>
        </w:rPr>
        <w:commentReference w:id="41"/>
      </w:r>
      <w:r>
        <w:rPr>
          <w:rFonts w:cs="Calibri"/>
          <w:sz w:val="24"/>
          <w:szCs w:val="24"/>
        </w:rPr>
        <w:t xml:space="preserve">. I </w:t>
      </w:r>
      <w:r w:rsidR="00833F58">
        <w:rPr>
          <w:rFonts w:cs="Calibri"/>
          <w:sz w:val="24"/>
          <w:szCs w:val="24"/>
        </w:rPr>
        <w:t xml:space="preserve">created </w:t>
      </w:r>
      <w:r w:rsidR="00BE7FC5">
        <w:rPr>
          <w:rFonts w:cs="Calibri"/>
          <w:sz w:val="24"/>
          <w:szCs w:val="24"/>
        </w:rPr>
        <w:t>a following model</w:t>
      </w:r>
      <w:r w:rsidR="00833F58">
        <w:rPr>
          <w:rFonts w:cs="Calibri"/>
          <w:sz w:val="24"/>
          <w:szCs w:val="24"/>
        </w:rPr>
        <w:t xml:space="preserve"> </w:t>
      </w:r>
      <w:r w:rsidR="00BE7FC5">
        <w:rPr>
          <w:rFonts w:cs="Calibri"/>
          <w:sz w:val="24"/>
          <w:szCs w:val="24"/>
        </w:rPr>
        <w:t xml:space="preserve">as a comparison to </w:t>
      </w:r>
      <w:r>
        <w:rPr>
          <w:rFonts w:cs="Calibri"/>
          <w:sz w:val="24"/>
          <w:szCs w:val="24"/>
        </w:rPr>
        <w:fldChar w:fldCharType="begin"/>
      </w:r>
      <w:r>
        <w:rPr>
          <w:rFonts w:cs="Calibri"/>
          <w:sz w:val="24"/>
          <w:szCs w:val="24"/>
        </w:rPr>
        <w:instrText xml:space="preserve"> REF _Ref5574051 \h </w:instrText>
      </w:r>
      <w:r>
        <w:rPr>
          <w:rFonts w:cs="Calibri"/>
          <w:sz w:val="24"/>
          <w:szCs w:val="24"/>
        </w:rPr>
      </w:r>
      <w:r>
        <w:rPr>
          <w:rFonts w:cs="Calibri"/>
          <w:sz w:val="24"/>
          <w:szCs w:val="24"/>
        </w:rPr>
        <w:fldChar w:fldCharType="separate"/>
      </w:r>
      <w:r w:rsidR="00641DCC" w:rsidRPr="00A91EA9">
        <w:rPr>
          <w:b/>
        </w:rPr>
        <w:t xml:space="preserve">Equation </w:t>
      </w:r>
      <w:r w:rsidR="00641DCC">
        <w:rPr>
          <w:b/>
          <w:noProof/>
        </w:rPr>
        <w:t>2</w:t>
      </w:r>
      <w:r>
        <w:rPr>
          <w:rFonts w:cs="Calibri"/>
          <w:sz w:val="24"/>
          <w:szCs w:val="24"/>
        </w:rPr>
        <w:fldChar w:fldCharType="end"/>
      </w:r>
      <w:r w:rsidR="00BE7FC5">
        <w:rPr>
          <w:rFonts w:cs="Calibri"/>
          <w:sz w:val="24"/>
          <w:szCs w:val="24"/>
        </w:rPr>
        <w:t xml:space="preserve">, </w:t>
      </w:r>
      <w:r>
        <w:rPr>
          <w:rFonts w:cs="Calibri"/>
          <w:sz w:val="24"/>
          <w:szCs w:val="24"/>
        </w:rPr>
        <w:t xml:space="preserve">given </w:t>
      </w:r>
      <w:r w:rsidR="00BE7FC5">
        <w:rPr>
          <w:rFonts w:cs="Calibri"/>
          <w:sz w:val="24"/>
          <w:szCs w:val="24"/>
        </w:rPr>
        <w:t>below in</w:t>
      </w:r>
      <w:r>
        <w:rPr>
          <w:rFonts w:cs="Calibri"/>
          <w:sz w:val="24"/>
          <w:szCs w:val="24"/>
        </w:rPr>
        <w:t xml:space="preserve"> </w:t>
      </w:r>
      <w:r>
        <w:rPr>
          <w:rFonts w:cs="Calibri"/>
          <w:sz w:val="24"/>
          <w:szCs w:val="24"/>
        </w:rPr>
        <w:fldChar w:fldCharType="begin"/>
      </w:r>
      <w:r>
        <w:rPr>
          <w:rFonts w:cs="Calibri"/>
          <w:sz w:val="24"/>
          <w:szCs w:val="24"/>
        </w:rPr>
        <w:instrText xml:space="preserve"> REF _Ref5730337 \h </w:instrText>
      </w:r>
      <w:r>
        <w:rPr>
          <w:rFonts w:cs="Calibri"/>
          <w:sz w:val="24"/>
          <w:szCs w:val="24"/>
        </w:rPr>
      </w:r>
      <w:r>
        <w:rPr>
          <w:rFonts w:cs="Calibri"/>
          <w:sz w:val="24"/>
          <w:szCs w:val="24"/>
        </w:rPr>
        <w:fldChar w:fldCharType="separate"/>
      </w:r>
      <w:r w:rsidR="00641DCC" w:rsidRPr="00552EF8">
        <w:rPr>
          <w:b/>
        </w:rPr>
        <w:t xml:space="preserve">Equation </w:t>
      </w:r>
      <w:r w:rsidR="00641DCC">
        <w:rPr>
          <w:b/>
          <w:noProof/>
        </w:rPr>
        <w:t>5</w:t>
      </w:r>
      <w:r>
        <w:rPr>
          <w:rFonts w:cs="Calibri"/>
          <w:sz w:val="24"/>
          <w:szCs w:val="24"/>
        </w:rPr>
        <w:fldChar w:fldCharType="end"/>
      </w:r>
      <w:r>
        <w:rPr>
          <w:rFonts w:cs="Calibri"/>
          <w:sz w:val="24"/>
          <w:szCs w:val="24"/>
        </w:rPr>
        <w:t xml:space="preserve">: </w:t>
      </w:r>
    </w:p>
    <w:p w14:paraId="76DD05D5" w14:textId="77777777" w:rsidR="005D0CFD" w:rsidRPr="00B3596A" w:rsidRDefault="005F316A" w:rsidP="005D0CFD">
      <w:pPr>
        <w:keepNext/>
        <w:jc w:val="both"/>
        <w:rPr>
          <w:rFonts w:cs="Calibri"/>
          <w:color w:val="FFFFFF" w:themeColor="background1"/>
          <w:sz w:val="24"/>
          <w:szCs w:val="24"/>
        </w:rPr>
      </w:pPr>
      <m:oMathPara>
        <m:oMath>
          <m:func>
            <m:funcPr>
              <m:ctrlPr>
                <w:rPr>
                  <w:rFonts w:ascii="Cambria Math" w:hAnsi="Cambria Math" w:cs="Calibri"/>
                  <w:i/>
                  <w:sz w:val="24"/>
                  <w:szCs w:val="24"/>
                </w:rPr>
              </m:ctrlPr>
            </m:funcPr>
            <m:fName>
              <m:r>
                <m:rPr>
                  <m:sty m:val="p"/>
                </m:rPr>
                <w:rPr>
                  <w:rFonts w:ascii="Cambria Math" w:hAnsi="Cambria Math" w:cs="Calibri"/>
                  <w:sz w:val="24"/>
                  <w:szCs w:val="24"/>
                </w:rPr>
                <m:t>log</m:t>
              </m:r>
            </m:fName>
            <m:e>
              <m:d>
                <m:dPr>
                  <m:ctrlPr>
                    <w:rPr>
                      <w:rFonts w:ascii="Cambria Math" w:hAnsi="Cambria Math" w:cs="Calibri"/>
                      <w:i/>
                      <w:sz w:val="24"/>
                      <w:szCs w:val="24"/>
                    </w:rPr>
                  </m:ctrlPr>
                </m:dPr>
                <m:e>
                  <m:sSub>
                    <m:sSubPr>
                      <m:ctrlPr>
                        <w:rPr>
                          <w:rFonts w:ascii="Cambria Math" w:hAnsi="Cambria Math" w:cs="Calibri"/>
                          <w:i/>
                          <w:sz w:val="24"/>
                          <w:szCs w:val="24"/>
                        </w:rPr>
                      </m:ctrlPr>
                    </m:sSubPr>
                    <m:e>
                      <m:r>
                        <w:rPr>
                          <w:rFonts w:ascii="Cambria Math" w:hAnsi="Cambria Math" w:cs="Calibri"/>
                          <w:sz w:val="24"/>
                          <w:szCs w:val="24"/>
                        </w:rPr>
                        <m:t>death rate</m:t>
                      </m:r>
                    </m:e>
                    <m:sub>
                      <m:r>
                        <w:rPr>
                          <w:rFonts w:ascii="Cambria Math" w:hAnsi="Cambria Math" w:cs="Calibri"/>
                          <w:sz w:val="24"/>
                          <w:szCs w:val="24"/>
                        </w:rPr>
                        <m:t>state-month-year</m:t>
                      </m:r>
                    </m:sub>
                  </m:sSub>
                  <m:r>
                    <w:rPr>
                      <w:rFonts w:ascii="Cambria Math" w:hAnsi="Cambria Math" w:cs="Calibri"/>
                      <w:sz w:val="24"/>
                      <w:szCs w:val="24"/>
                    </w:rPr>
                    <m:t xml:space="preserve"> </m:t>
                  </m:r>
                </m:e>
              </m:d>
            </m:e>
          </m:func>
          <m:r>
            <m:rPr>
              <m:aln/>
            </m:rPr>
            <w:rPr>
              <w:rFonts w:ascii="Cambria Math" w:hAnsi="Cambria Math" w:cs="Calibri"/>
              <w:sz w:val="24"/>
              <w:szCs w:val="24"/>
            </w:rPr>
            <m:t xml:space="preserve">= </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w:rPr>
              <w:rFonts w:ascii="Cambria Math" w:hAnsi="Cambria Math" w:cs="Calibri"/>
              <w:sz w:val="24"/>
              <w:szCs w:val="24"/>
            </w:rPr>
            <m:t xml:space="preserve"> </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r>
            <m:rPr>
              <m:sty m:val="p"/>
            </m:rPr>
            <w:rPr>
              <w:rFonts w:ascii="Cambria Math" w:hAnsi="Cambria Math" w:cs="Calibri"/>
              <w:sz w:val="24"/>
              <w:szCs w:val="24"/>
              <w:vertAlign w:val="subscript"/>
            </w:rPr>
            <m:t xml:space="preserve"> </m:t>
          </m:r>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ɛ</m:t>
              </m:r>
            </m:e>
            <m:sub>
              <m:r>
                <w:rPr>
                  <w:rFonts w:ascii="Cambria Math" w:hAnsi="Cambria Math" w:cs="Calibri"/>
                  <w:sz w:val="24"/>
                  <w:szCs w:val="24"/>
                  <w:vertAlign w:val="subscript"/>
                </w:rPr>
                <m:t>state-month-year</m:t>
              </m:r>
            </m:sub>
          </m:sSub>
          <m:r>
            <m:rPr>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r>
            <m:rPr>
              <m:sty m:val="p"/>
            </m:rP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Anomaly</m:t>
              </m:r>
            </m:e>
            <m:sub>
              <m:r>
                <w:rPr>
                  <w:rFonts w:ascii="Cambria Math" w:hAnsi="Cambria Math" w:cs="Calibri"/>
                  <w:sz w:val="24"/>
                  <w:szCs w:val="24"/>
                  <w:vertAlign w:val="subscript"/>
                </w:rPr>
                <m:t>state-month</m:t>
              </m:r>
            </m:sub>
          </m:sSub>
          <m:r>
            <m:rPr>
              <m:aln/>
            </m:rPr>
            <w:rPr>
              <w:rFonts w:ascii="Cambria Math" w:hAnsi="Cambria Math" w:cs="Calibri"/>
              <w:color w:val="000000" w:themeColor="text1"/>
              <w:sz w:val="24"/>
              <w:szCs w:val="24"/>
            </w:rPr>
            <m:t>+</m:t>
          </m:r>
          <m:r>
            <m:rPr>
              <m:sty m:val="p"/>
            </m:rPr>
            <w:rPr>
              <w:rFonts w:ascii="Cambria Math" w:hAnsi="Cambria Math" w:cs="Calibri"/>
              <w:color w:val="000000" w:themeColor="text1"/>
              <w:sz w:val="24"/>
              <w:szCs w:val="24"/>
            </w:rPr>
            <w:br/>
          </m:r>
        </m:oMath>
        <m:oMath>
          <m:sSub>
            <m:sSubPr>
              <m:ctrlPr>
                <w:rPr>
                  <w:rFonts w:ascii="Cambria Math" w:hAnsi="Cambria Math" w:cs="Calibri"/>
                  <w:sz w:val="24"/>
                  <w:szCs w:val="24"/>
                </w:rPr>
              </m:ctrlPr>
            </m:sSubPr>
            <m:e>
              <m:r>
                <m:rPr>
                  <m:sty m:val="p"/>
                </m:rPr>
                <w:rPr>
                  <w:rFonts w:ascii="Cambria Math" w:hAnsi="Cambria Math" w:cs="Calibri"/>
                  <w:sz w:val="24"/>
                  <w:szCs w:val="24"/>
                </w:rPr>
                <m:t>δ</m:t>
              </m:r>
            </m:e>
            <m:sub>
              <m:r>
                <w:rPr>
                  <w:rFonts w:ascii="Cambria Math" w:hAnsi="Cambria Math" w:cs="Calibri"/>
                  <w:sz w:val="24"/>
                  <w:szCs w:val="24"/>
                </w:rPr>
                <m:t>month</m:t>
              </m:r>
            </m:sub>
          </m:sSub>
          <m:r>
            <m:rPr>
              <m:sty m:val="p"/>
            </m:rP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Climate norm temperature</m:t>
              </m:r>
            </m:e>
            <m:sub>
              <m:r>
                <w:rPr>
                  <w:rFonts w:ascii="Cambria Math" w:hAnsi="Cambria Math" w:cs="Calibri"/>
                  <w:sz w:val="24"/>
                  <w:szCs w:val="24"/>
                  <w:vertAlign w:val="subscript"/>
                </w:rPr>
                <m:t>state-month</m:t>
              </m:r>
            </m:sub>
          </m:sSub>
          <m:r>
            <m:rPr>
              <m:aln/>
            </m:rPr>
            <w:rPr>
              <w:rFonts w:ascii="Cambria Math" w:hAnsi="Cambria Math" w:cs="Calibri"/>
              <w:color w:val="FFFFFF" w:themeColor="background1"/>
              <w:sz w:val="24"/>
              <w:szCs w:val="24"/>
            </w:rPr>
            <m:t>+</m:t>
          </m:r>
        </m:oMath>
      </m:oMathPara>
    </w:p>
    <w:p w14:paraId="1835A428" w14:textId="4D7ECB05" w:rsidR="005D0CFD" w:rsidRDefault="005D0CFD" w:rsidP="005D0CFD">
      <w:pPr>
        <w:jc w:val="center"/>
      </w:pPr>
      <w:bookmarkStart w:id="42" w:name="_Ref5730337"/>
      <w:bookmarkStart w:id="43" w:name="_Toc5971403"/>
      <w:r w:rsidRPr="00552EF8">
        <w:rPr>
          <w:b/>
        </w:rPr>
        <w:t xml:space="preserve">Equation </w:t>
      </w:r>
      <w:r w:rsidRPr="00552EF8">
        <w:rPr>
          <w:b/>
        </w:rPr>
        <w:fldChar w:fldCharType="begin"/>
      </w:r>
      <w:r w:rsidRPr="00552EF8">
        <w:rPr>
          <w:b/>
        </w:rPr>
        <w:instrText xml:space="preserve"> SEQ Equation \* ARABIC </w:instrText>
      </w:r>
      <w:r w:rsidRPr="00552EF8">
        <w:rPr>
          <w:b/>
        </w:rPr>
        <w:fldChar w:fldCharType="separate"/>
      </w:r>
      <w:r w:rsidR="00641DCC">
        <w:rPr>
          <w:b/>
          <w:noProof/>
        </w:rPr>
        <w:t>5</w:t>
      </w:r>
      <w:r w:rsidRPr="00552EF8">
        <w:rPr>
          <w:b/>
        </w:rPr>
        <w:fldChar w:fldCharType="end"/>
      </w:r>
      <w:bookmarkEnd w:id="42"/>
      <w:r>
        <w:t xml:space="preserve">. </w:t>
      </w:r>
      <w:r w:rsidRPr="006C645D">
        <w:t>Alternative national model with</w:t>
      </w:r>
      <w:r>
        <w:t xml:space="preserve"> long-term norm temperature</w:t>
      </w:r>
      <w:r w:rsidRPr="006C645D">
        <w:t xml:space="preserve"> term.</w:t>
      </w:r>
      <w:bookmarkEnd w:id="43"/>
    </w:p>
    <w:p w14:paraId="49ECE700" w14:textId="77777777" w:rsidR="00370374" w:rsidRPr="00B3596A" w:rsidRDefault="00370374" w:rsidP="005D0CFD">
      <w:pPr>
        <w:jc w:val="center"/>
        <w:rPr>
          <w:rFonts w:cs="Calibri"/>
          <w:color w:val="FFFFFF" w:themeColor="background1"/>
          <w:sz w:val="24"/>
          <w:szCs w:val="24"/>
        </w:rPr>
      </w:pPr>
    </w:p>
    <w:p w14:paraId="26F9F897" w14:textId="48B75407" w:rsidR="00F90714" w:rsidRDefault="005D0CFD" w:rsidP="00093100">
      <w:pPr>
        <w:spacing w:line="480" w:lineRule="auto"/>
        <w:ind w:firstLine="720"/>
        <w:jc w:val="both"/>
        <w:rPr>
          <w:rFonts w:cs="Calibri"/>
          <w:sz w:val="24"/>
          <w:szCs w:val="24"/>
        </w:rPr>
      </w:pPr>
      <w:r>
        <w:rPr>
          <w:rFonts w:cs="Calibri"/>
          <w:sz w:val="24"/>
          <w:szCs w:val="24"/>
        </w:rPr>
        <w:t xml:space="preserve">I </w:t>
      </w:r>
      <w:r w:rsidR="00BE7FC5">
        <w:rPr>
          <w:rFonts w:cs="Calibri"/>
          <w:sz w:val="24"/>
          <w:szCs w:val="24"/>
        </w:rPr>
        <w:t>performed</w:t>
      </w:r>
      <w:r w:rsidR="0075377F">
        <w:rPr>
          <w:rFonts w:cs="Calibri"/>
          <w:sz w:val="24"/>
          <w:szCs w:val="24"/>
        </w:rPr>
        <w:t xml:space="preserve"> a sensitivity</w:t>
      </w:r>
      <w:r w:rsidR="00BE7FC5">
        <w:rPr>
          <w:rFonts w:cs="Calibri"/>
          <w:sz w:val="24"/>
          <w:szCs w:val="24"/>
        </w:rPr>
        <w:t xml:space="preserve"> runs of models based on </w:t>
      </w:r>
      <w:r w:rsidR="00BE7FC5">
        <w:rPr>
          <w:rFonts w:cs="Calibri"/>
          <w:sz w:val="24"/>
          <w:szCs w:val="24"/>
        </w:rPr>
        <w:fldChar w:fldCharType="begin"/>
      </w:r>
      <w:r w:rsidR="00BE7FC5">
        <w:rPr>
          <w:rFonts w:cs="Calibri"/>
          <w:sz w:val="24"/>
          <w:szCs w:val="24"/>
        </w:rPr>
        <w:instrText xml:space="preserve"> REF _Ref5574051 \h </w:instrText>
      </w:r>
      <w:r w:rsidR="00BE7FC5">
        <w:rPr>
          <w:rFonts w:cs="Calibri"/>
          <w:sz w:val="24"/>
          <w:szCs w:val="24"/>
        </w:rPr>
      </w:r>
      <w:r w:rsidR="00BE7FC5">
        <w:rPr>
          <w:rFonts w:cs="Calibri"/>
          <w:sz w:val="24"/>
          <w:szCs w:val="24"/>
        </w:rPr>
        <w:fldChar w:fldCharType="separate"/>
      </w:r>
      <w:r w:rsidR="00641DCC" w:rsidRPr="00A91EA9">
        <w:rPr>
          <w:b/>
        </w:rPr>
        <w:t xml:space="preserve">Equation </w:t>
      </w:r>
      <w:r w:rsidR="00641DCC">
        <w:rPr>
          <w:b/>
          <w:noProof/>
        </w:rPr>
        <w:t>2</w:t>
      </w:r>
      <w:r w:rsidR="00BE7FC5">
        <w:rPr>
          <w:rFonts w:cs="Calibri"/>
          <w:sz w:val="24"/>
          <w:szCs w:val="24"/>
        </w:rPr>
        <w:fldChar w:fldCharType="end"/>
      </w:r>
      <w:r w:rsidR="00BE7FC5">
        <w:rPr>
          <w:rFonts w:cs="Calibri"/>
          <w:sz w:val="24"/>
          <w:szCs w:val="24"/>
        </w:rPr>
        <w:t xml:space="preserve"> and </w:t>
      </w:r>
      <w:r w:rsidR="00BE7FC5">
        <w:rPr>
          <w:rFonts w:cs="Calibri"/>
          <w:sz w:val="24"/>
          <w:szCs w:val="24"/>
        </w:rPr>
        <w:fldChar w:fldCharType="begin"/>
      </w:r>
      <w:r w:rsidR="00BE7FC5">
        <w:rPr>
          <w:rFonts w:cs="Calibri"/>
          <w:sz w:val="24"/>
          <w:szCs w:val="24"/>
        </w:rPr>
        <w:instrText xml:space="preserve"> REF _Ref5730337 \h </w:instrText>
      </w:r>
      <w:r w:rsidR="00BE7FC5">
        <w:rPr>
          <w:rFonts w:cs="Calibri"/>
          <w:sz w:val="24"/>
          <w:szCs w:val="24"/>
        </w:rPr>
      </w:r>
      <w:r w:rsidR="00BE7FC5">
        <w:rPr>
          <w:rFonts w:cs="Calibri"/>
          <w:sz w:val="24"/>
          <w:szCs w:val="24"/>
        </w:rPr>
        <w:fldChar w:fldCharType="separate"/>
      </w:r>
      <w:r w:rsidR="00641DCC" w:rsidRPr="00552EF8">
        <w:rPr>
          <w:b/>
        </w:rPr>
        <w:t xml:space="preserve">Equation </w:t>
      </w:r>
      <w:r w:rsidR="00641DCC">
        <w:rPr>
          <w:b/>
          <w:noProof/>
        </w:rPr>
        <w:t>5</w:t>
      </w:r>
      <w:r w:rsidR="00BE7FC5">
        <w:rPr>
          <w:rFonts w:cs="Calibri"/>
          <w:sz w:val="24"/>
          <w:szCs w:val="24"/>
        </w:rPr>
        <w:fldChar w:fldCharType="end"/>
      </w:r>
      <w:r w:rsidR="00BE7FC5">
        <w:rPr>
          <w:rFonts w:cs="Calibri"/>
          <w:sz w:val="24"/>
          <w:szCs w:val="24"/>
        </w:rPr>
        <w:t xml:space="preserve"> with</w:t>
      </w:r>
      <w:r>
        <w:rPr>
          <w:rFonts w:cs="Calibri"/>
          <w:sz w:val="24"/>
          <w:szCs w:val="24"/>
        </w:rPr>
        <w:t xml:space="preserve"> Transport Injuries, a subset of causes from unintentional injuries (cf. Figure XX in Chapter</w:t>
      </w:r>
      <w:r w:rsidR="008F4011">
        <w:rPr>
          <w:rFonts w:cs="Calibri"/>
          <w:sz w:val="24"/>
          <w:szCs w:val="24"/>
        </w:rPr>
        <w:t xml:space="preserve"> XX</w:t>
      </w:r>
      <w:r>
        <w:rPr>
          <w:rFonts w:cs="Calibri"/>
          <w:sz w:val="24"/>
          <w:szCs w:val="24"/>
        </w:rPr>
        <w:t xml:space="preserve">) for the paper under review based on chapter XX. </w:t>
      </w:r>
      <w:r w:rsidR="006F6970">
        <w:rPr>
          <w:rFonts w:cs="Calibri"/>
          <w:sz w:val="24"/>
          <w:szCs w:val="24"/>
        </w:rPr>
        <w:t xml:space="preserve">When comparing </w:t>
      </w:r>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w:r w:rsidR="006F6970">
        <w:rPr>
          <w:rFonts w:cs="Calibri"/>
          <w:sz w:val="24"/>
          <w:szCs w:val="24"/>
        </w:rPr>
        <w:t xml:space="preserve"> parameters from model runs using </w:t>
      </w:r>
      <w:r w:rsidR="006F6970">
        <w:rPr>
          <w:rFonts w:cs="Calibri"/>
          <w:sz w:val="24"/>
          <w:szCs w:val="24"/>
        </w:rPr>
        <w:fldChar w:fldCharType="begin"/>
      </w:r>
      <w:r w:rsidR="006F6970">
        <w:rPr>
          <w:rFonts w:cs="Calibri"/>
          <w:sz w:val="24"/>
          <w:szCs w:val="24"/>
        </w:rPr>
        <w:instrText xml:space="preserve"> REF _Ref5574051 \h </w:instrText>
      </w:r>
      <w:r w:rsidR="006F6970">
        <w:rPr>
          <w:rFonts w:cs="Calibri"/>
          <w:sz w:val="24"/>
          <w:szCs w:val="24"/>
        </w:rPr>
      </w:r>
      <w:r w:rsidR="006F6970">
        <w:rPr>
          <w:rFonts w:cs="Calibri"/>
          <w:sz w:val="24"/>
          <w:szCs w:val="24"/>
        </w:rPr>
        <w:fldChar w:fldCharType="separate"/>
      </w:r>
      <w:r w:rsidR="00641DCC" w:rsidRPr="00A91EA9">
        <w:rPr>
          <w:b/>
        </w:rPr>
        <w:t xml:space="preserve">Equation </w:t>
      </w:r>
      <w:r w:rsidR="00641DCC">
        <w:rPr>
          <w:b/>
          <w:noProof/>
        </w:rPr>
        <w:t>2</w:t>
      </w:r>
      <w:r w:rsidR="006F6970">
        <w:rPr>
          <w:rFonts w:cs="Calibri"/>
          <w:sz w:val="24"/>
          <w:szCs w:val="24"/>
        </w:rPr>
        <w:fldChar w:fldCharType="end"/>
      </w:r>
      <w:r w:rsidR="006F6970">
        <w:rPr>
          <w:rFonts w:cs="Calibri"/>
          <w:sz w:val="24"/>
          <w:szCs w:val="24"/>
        </w:rPr>
        <w:t xml:space="preserve"> and </w:t>
      </w:r>
      <w:r w:rsidR="006F6970">
        <w:rPr>
          <w:rFonts w:cs="Calibri"/>
          <w:sz w:val="24"/>
          <w:szCs w:val="24"/>
        </w:rPr>
        <w:fldChar w:fldCharType="begin"/>
      </w:r>
      <w:r w:rsidR="006F6970">
        <w:rPr>
          <w:rFonts w:cs="Calibri"/>
          <w:sz w:val="24"/>
          <w:szCs w:val="24"/>
        </w:rPr>
        <w:instrText xml:space="preserve"> REF _Ref5730337 \h </w:instrText>
      </w:r>
      <w:r w:rsidR="006F6970">
        <w:rPr>
          <w:rFonts w:cs="Calibri"/>
          <w:sz w:val="24"/>
          <w:szCs w:val="24"/>
        </w:rPr>
      </w:r>
      <w:r w:rsidR="006F6970">
        <w:rPr>
          <w:rFonts w:cs="Calibri"/>
          <w:sz w:val="24"/>
          <w:szCs w:val="24"/>
        </w:rPr>
        <w:fldChar w:fldCharType="separate"/>
      </w:r>
      <w:r w:rsidR="00641DCC" w:rsidRPr="00552EF8">
        <w:rPr>
          <w:b/>
        </w:rPr>
        <w:t xml:space="preserve">Equation </w:t>
      </w:r>
      <w:r w:rsidR="00641DCC">
        <w:rPr>
          <w:b/>
          <w:noProof/>
        </w:rPr>
        <w:t>5</w:t>
      </w:r>
      <w:r w:rsidR="006F6970">
        <w:rPr>
          <w:rFonts w:cs="Calibri"/>
          <w:sz w:val="24"/>
          <w:szCs w:val="24"/>
        </w:rPr>
        <w:fldChar w:fldCharType="end"/>
      </w:r>
      <w:r w:rsidR="006F6970">
        <w:rPr>
          <w:rFonts w:cs="Calibri"/>
          <w:sz w:val="24"/>
          <w:szCs w:val="24"/>
        </w:rPr>
        <w:t>, t</w:t>
      </w:r>
      <w:r>
        <w:rPr>
          <w:rFonts w:cs="Calibri"/>
          <w:sz w:val="24"/>
          <w:szCs w:val="24"/>
        </w:rPr>
        <w:t xml:space="preserve">he values of </w:t>
      </w:r>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w:r>
        <w:rPr>
          <w:rFonts w:cs="Calibri"/>
          <w:sz w:val="24"/>
          <w:szCs w:val="24"/>
        </w:rPr>
        <w:t xml:space="preserve"> were robust to the inclusion of </w:t>
      </w:r>
      <m:oMath>
        <m:sSub>
          <m:sSubPr>
            <m:ctrlPr>
              <w:rPr>
                <w:rFonts w:ascii="Cambria Math" w:hAnsi="Cambria Math" w:cs="Calibri"/>
                <w:sz w:val="24"/>
                <w:szCs w:val="24"/>
              </w:rPr>
            </m:ctrlPr>
          </m:sSubPr>
          <m:e>
            <m:r>
              <m:rPr>
                <m:sty m:val="p"/>
              </m:rPr>
              <w:rPr>
                <w:rFonts w:ascii="Cambria Math" w:hAnsi="Cambria Math" w:cs="Calibri"/>
                <w:sz w:val="24"/>
                <w:szCs w:val="24"/>
              </w:rPr>
              <m:t>δ</m:t>
            </m:r>
          </m:e>
          <m:sub>
            <m:r>
              <w:rPr>
                <w:rFonts w:ascii="Cambria Math" w:hAnsi="Cambria Math" w:cs="Calibri"/>
                <w:sz w:val="24"/>
                <w:szCs w:val="24"/>
              </w:rPr>
              <m:t>month</m:t>
            </m:r>
          </m:sub>
        </m:sSub>
      </m:oMath>
      <w:r>
        <w:rPr>
          <w:rFonts w:cs="Calibri"/>
          <w:sz w:val="24"/>
          <w:szCs w:val="24"/>
        </w:rPr>
        <w:t xml:space="preserve"> terms (</w:t>
      </w:r>
      <w:r w:rsidR="00134EDB">
        <w:rPr>
          <w:rFonts w:cs="Calibri"/>
          <w:sz w:val="24"/>
          <w:szCs w:val="24"/>
        </w:rPr>
        <w:fldChar w:fldCharType="begin"/>
      </w:r>
      <w:r w:rsidR="00134EDB">
        <w:rPr>
          <w:rFonts w:cs="Calibri"/>
          <w:sz w:val="24"/>
          <w:szCs w:val="24"/>
        </w:rPr>
        <w:instrText xml:space="preserve"> REF _Ref5807031 \h </w:instrText>
      </w:r>
      <w:r w:rsidR="00134EDB">
        <w:rPr>
          <w:rFonts w:cs="Calibri"/>
          <w:sz w:val="24"/>
          <w:szCs w:val="24"/>
        </w:rPr>
      </w:r>
      <w:r w:rsidR="00134EDB">
        <w:rPr>
          <w:rFonts w:cs="Calibri"/>
          <w:sz w:val="24"/>
          <w:szCs w:val="24"/>
        </w:rPr>
        <w:fldChar w:fldCharType="separate"/>
      </w:r>
      <w:r w:rsidR="00641DCC" w:rsidRPr="00134EDB">
        <w:rPr>
          <w:b/>
        </w:rPr>
        <w:t xml:space="preserve">Figure </w:t>
      </w:r>
      <w:r w:rsidR="00641DCC">
        <w:rPr>
          <w:b/>
          <w:noProof/>
        </w:rPr>
        <w:t>2</w:t>
      </w:r>
      <w:r w:rsidR="00134EDB">
        <w:rPr>
          <w:rFonts w:cs="Calibri"/>
          <w:sz w:val="24"/>
          <w:szCs w:val="24"/>
        </w:rPr>
        <w:fldChar w:fldCharType="end"/>
      </w:r>
      <w:r>
        <w:rPr>
          <w:rFonts w:cs="Calibri"/>
          <w:sz w:val="24"/>
          <w:szCs w:val="24"/>
        </w:rPr>
        <w:t xml:space="preserve">). </w:t>
      </w:r>
      <w:r w:rsidR="006F6970">
        <w:rPr>
          <w:rFonts w:cs="Calibri"/>
          <w:sz w:val="24"/>
          <w:szCs w:val="24"/>
        </w:rPr>
        <w:t>T</w:t>
      </w:r>
      <w:r>
        <w:rPr>
          <w:rFonts w:cs="Calibri"/>
          <w:sz w:val="24"/>
          <w:szCs w:val="24"/>
        </w:rPr>
        <w:t>here was an overall correlation of 0.</w:t>
      </w:r>
      <w:r w:rsidR="0089325A">
        <w:rPr>
          <w:rFonts w:cs="Calibri"/>
          <w:sz w:val="24"/>
          <w:szCs w:val="24"/>
        </w:rPr>
        <w:t>99</w:t>
      </w:r>
      <w:r w:rsidR="006F6970">
        <w:rPr>
          <w:rFonts w:cs="Calibri"/>
          <w:sz w:val="24"/>
          <w:szCs w:val="24"/>
        </w:rPr>
        <w:t xml:space="preserve"> between the two sets of parameters</w:t>
      </w:r>
      <w:r>
        <w:rPr>
          <w:rFonts w:cs="Calibri"/>
          <w:sz w:val="24"/>
          <w:szCs w:val="24"/>
        </w:rPr>
        <w:t>.</w:t>
      </w:r>
    </w:p>
    <w:p w14:paraId="1FED30C8" w14:textId="4A166E64" w:rsidR="00F90714" w:rsidRDefault="00F90714" w:rsidP="003C1BE8">
      <w:pPr>
        <w:spacing w:line="480" w:lineRule="auto"/>
        <w:ind w:firstLine="720"/>
        <w:jc w:val="both"/>
        <w:rPr>
          <w:rFonts w:cs="Calibri"/>
          <w:sz w:val="24"/>
          <w:szCs w:val="24"/>
        </w:rPr>
        <w:sectPr w:rsidR="00F90714" w:rsidSect="00C43486">
          <w:footerReference w:type="even" r:id="rId12"/>
          <w:footerReference w:type="default" r:id="rId13"/>
          <w:pgSz w:w="11900" w:h="16840"/>
          <w:pgMar w:top="1440" w:right="1440" w:bottom="1440" w:left="1440" w:header="720" w:footer="720" w:gutter="0"/>
          <w:lnNumType w:countBy="1" w:restart="continuous"/>
          <w:cols w:space="720"/>
          <w:docGrid w:linePitch="360"/>
        </w:sectPr>
      </w:pPr>
    </w:p>
    <w:p w14:paraId="25FA595E" w14:textId="77777777" w:rsidR="00074605" w:rsidRDefault="00074605" w:rsidP="00F90714">
      <w:pPr>
        <w:keepNext/>
        <w:suppressLineNumbers/>
        <w:spacing w:line="480" w:lineRule="auto"/>
        <w:ind w:firstLine="720"/>
        <w:jc w:val="center"/>
      </w:pPr>
    </w:p>
    <w:p w14:paraId="7583D437" w14:textId="2E0937D5" w:rsidR="00074605" w:rsidRDefault="0033044F" w:rsidP="0033044F">
      <w:pPr>
        <w:keepNext/>
        <w:suppressLineNumbers/>
        <w:spacing w:line="480" w:lineRule="auto"/>
        <w:ind w:firstLine="720"/>
        <w:jc w:val="both"/>
      </w:pPr>
      <w:r w:rsidRPr="00074605">
        <w:rPr>
          <w:rFonts w:cs="Calibri"/>
          <w:noProof/>
          <w:sz w:val="24"/>
          <w:szCs w:val="24"/>
        </w:rPr>
        <w:drawing>
          <wp:inline distT="0" distB="0" distL="0" distR="0" wp14:anchorId="00C00847" wp14:editId="15AFEF4E">
            <wp:extent cx="9199191" cy="4470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t="13964" b="17347"/>
                    <a:stretch/>
                  </pic:blipFill>
                  <pic:spPr bwMode="auto">
                    <a:xfrm>
                      <a:off x="0" y="0"/>
                      <a:ext cx="9317597" cy="4527940"/>
                    </a:xfrm>
                    <a:prstGeom prst="rect">
                      <a:avLst/>
                    </a:prstGeom>
                    <a:ln>
                      <a:noFill/>
                    </a:ln>
                    <a:extLst>
                      <a:ext uri="{53640926-AAD7-44D8-BBD7-CCE9431645EC}">
                        <a14:shadowObscured xmlns:a14="http://schemas.microsoft.com/office/drawing/2010/main"/>
                      </a:ext>
                    </a:extLst>
                  </pic:spPr>
                </pic:pic>
              </a:graphicData>
            </a:graphic>
          </wp:inline>
        </w:drawing>
      </w:r>
    </w:p>
    <w:p w14:paraId="15E2D1D5" w14:textId="5393C0AE" w:rsidR="00790249" w:rsidRDefault="00074605" w:rsidP="00F90714">
      <w:pPr>
        <w:suppressLineNumbers/>
        <w:jc w:val="center"/>
        <w:rPr>
          <w:rFonts w:cs="Calibri"/>
          <w:sz w:val="24"/>
          <w:szCs w:val="24"/>
        </w:rPr>
      </w:pPr>
      <w:bookmarkStart w:id="44" w:name="_Ref5807031"/>
      <w:bookmarkStart w:id="45" w:name="_Toc5971389"/>
      <w:r w:rsidRPr="00134EDB">
        <w:rPr>
          <w:b/>
        </w:rPr>
        <w:t xml:space="preserve">Figure </w:t>
      </w:r>
      <w:r w:rsidRPr="00134EDB">
        <w:rPr>
          <w:b/>
        </w:rPr>
        <w:fldChar w:fldCharType="begin"/>
      </w:r>
      <w:r w:rsidRPr="00134EDB">
        <w:rPr>
          <w:b/>
        </w:rPr>
        <w:instrText xml:space="preserve"> SEQ Figure \* ARABIC </w:instrText>
      </w:r>
      <w:r w:rsidRPr="00134EDB">
        <w:rPr>
          <w:b/>
        </w:rPr>
        <w:fldChar w:fldCharType="separate"/>
      </w:r>
      <w:r w:rsidR="00641DCC">
        <w:rPr>
          <w:b/>
          <w:noProof/>
        </w:rPr>
        <w:t>2</w:t>
      </w:r>
      <w:r w:rsidRPr="00134EDB">
        <w:rPr>
          <w:b/>
        </w:rPr>
        <w:fldChar w:fldCharType="end"/>
      </w:r>
      <w:bookmarkEnd w:id="44"/>
      <w:r>
        <w:t xml:space="preserve">. </w:t>
      </w:r>
      <w:r w:rsidR="00C37DD0">
        <w:t>Relationship between temperature parameters from</w:t>
      </w:r>
      <w:r w:rsidR="0033044F">
        <w:t xml:space="preserve"> national temperature model (</w:t>
      </w:r>
      <w:r w:rsidR="0033044F">
        <w:fldChar w:fldCharType="begin"/>
      </w:r>
      <w:r w:rsidR="0033044F">
        <w:instrText xml:space="preserve"> REF _Ref5574051 \h </w:instrText>
      </w:r>
      <w:r w:rsidR="0033044F">
        <w:fldChar w:fldCharType="separate"/>
      </w:r>
      <w:r w:rsidR="00641DCC" w:rsidRPr="00A91EA9">
        <w:rPr>
          <w:b/>
        </w:rPr>
        <w:t xml:space="preserve">Equation </w:t>
      </w:r>
      <w:r w:rsidR="00641DCC">
        <w:rPr>
          <w:b/>
          <w:noProof/>
        </w:rPr>
        <w:t>2</w:t>
      </w:r>
      <w:r w:rsidR="0033044F">
        <w:fldChar w:fldCharType="end"/>
      </w:r>
      <w:r w:rsidR="0033044F">
        <w:t>) and temperature parameters from national temperature model with long-term norm temperature included (</w:t>
      </w:r>
      <w:r w:rsidR="0033044F">
        <w:fldChar w:fldCharType="begin"/>
      </w:r>
      <w:r w:rsidR="0033044F">
        <w:instrText xml:space="preserve"> REF _Ref5730337 \h </w:instrText>
      </w:r>
      <w:r w:rsidR="0033044F">
        <w:fldChar w:fldCharType="separate"/>
      </w:r>
      <w:r w:rsidR="00641DCC" w:rsidRPr="00552EF8">
        <w:rPr>
          <w:b/>
        </w:rPr>
        <w:t xml:space="preserve">Equation </w:t>
      </w:r>
      <w:r w:rsidR="00641DCC">
        <w:rPr>
          <w:b/>
          <w:noProof/>
        </w:rPr>
        <w:t>5</w:t>
      </w:r>
      <w:r w:rsidR="0033044F">
        <w:fldChar w:fldCharType="end"/>
      </w:r>
      <w:r w:rsidR="0033044F">
        <w:t>)</w:t>
      </w:r>
      <w:bookmarkEnd w:id="45"/>
    </w:p>
    <w:p w14:paraId="51BC43D4" w14:textId="77777777" w:rsidR="00074605" w:rsidRDefault="00074605" w:rsidP="008427ED">
      <w:pPr>
        <w:pStyle w:val="Heading4"/>
        <w:sectPr w:rsidR="00074605" w:rsidSect="00074605">
          <w:pgSz w:w="16840" w:h="11900" w:orient="landscape"/>
          <w:pgMar w:top="720" w:right="720" w:bottom="720" w:left="720" w:header="720" w:footer="720" w:gutter="0"/>
          <w:lnNumType w:countBy="1" w:restart="continuous"/>
          <w:cols w:space="720"/>
          <w:docGrid w:linePitch="360"/>
        </w:sectPr>
      </w:pPr>
    </w:p>
    <w:p w14:paraId="3002EDAC" w14:textId="3A8314A8" w:rsidR="008427ED" w:rsidRPr="00DD6798" w:rsidRDefault="008427ED" w:rsidP="008427ED">
      <w:pPr>
        <w:pStyle w:val="Heading4"/>
      </w:pPr>
      <w:r>
        <w:lastRenderedPageBreak/>
        <w:t>Temperature anomaly coefficient structure</w:t>
      </w:r>
    </w:p>
    <w:p w14:paraId="7B649DF9" w14:textId="446608A0" w:rsidR="008427ED" w:rsidRPr="00DB2DBC" w:rsidRDefault="008427ED" w:rsidP="008427ED">
      <w:pPr>
        <w:spacing w:line="480" w:lineRule="auto"/>
        <w:ind w:firstLine="720"/>
        <w:jc w:val="both"/>
        <w:rPr>
          <w:rFonts w:cs="Calibri"/>
          <w:sz w:val="24"/>
          <w:szCs w:val="24"/>
        </w:rPr>
      </w:pPr>
      <w:r w:rsidRPr="00DB2DBC">
        <w:rPr>
          <w:rFonts w:cs="Calibri"/>
          <w:sz w:val="24"/>
          <w:szCs w:val="24"/>
        </w:rPr>
        <w:t xml:space="preserve">I </w:t>
      </w:r>
      <w:r w:rsidR="00F40311">
        <w:rPr>
          <w:rFonts w:cs="Calibri"/>
          <w:sz w:val="24"/>
          <w:szCs w:val="24"/>
        </w:rPr>
        <w:t xml:space="preserve">also </w:t>
      </w:r>
      <w:r w:rsidRPr="00DB2DBC">
        <w:rPr>
          <w:rFonts w:cs="Calibri"/>
          <w:sz w:val="24"/>
          <w:szCs w:val="24"/>
        </w:rPr>
        <w:t xml:space="preserve">considered </w:t>
      </w:r>
      <w:ins w:id="46" w:author="Bennett, James E" w:date="2019-04-15T15:23:00Z">
        <w:r w:rsidR="001154D8">
          <w:rPr>
            <w:rFonts w:cs="Calibri"/>
            <w:sz w:val="24"/>
            <w:szCs w:val="24"/>
          </w:rPr>
          <w:t xml:space="preserve">an </w:t>
        </w:r>
      </w:ins>
      <w:r w:rsidRPr="00DB2DBC">
        <w:rPr>
          <w:rFonts w:cs="Calibri"/>
          <w:sz w:val="24"/>
          <w:szCs w:val="24"/>
        </w:rPr>
        <w:t>alternative model with a piecewise linear structure for the temperature anomaly coefficients, as shown in</w:t>
      </w:r>
      <w:r w:rsidR="00AD0EB8">
        <w:rPr>
          <w:rFonts w:cs="Calibri"/>
          <w:sz w:val="24"/>
          <w:szCs w:val="24"/>
        </w:rPr>
        <w:t xml:space="preserve"> </w:t>
      </w:r>
      <w:r w:rsidR="00AD0EB8">
        <w:rPr>
          <w:rFonts w:cs="Calibri"/>
          <w:sz w:val="24"/>
          <w:szCs w:val="24"/>
        </w:rPr>
        <w:fldChar w:fldCharType="begin"/>
      </w:r>
      <w:r w:rsidR="00AD0EB8">
        <w:rPr>
          <w:rFonts w:cs="Calibri"/>
          <w:sz w:val="24"/>
          <w:szCs w:val="24"/>
        </w:rPr>
        <w:instrText xml:space="preserve"> REF _Ref5729511 \h </w:instrText>
      </w:r>
      <w:r w:rsidR="00AD0EB8">
        <w:rPr>
          <w:rFonts w:cs="Calibri"/>
          <w:sz w:val="24"/>
          <w:szCs w:val="24"/>
        </w:rPr>
      </w:r>
      <w:r w:rsidR="00AD0EB8">
        <w:rPr>
          <w:rFonts w:cs="Calibri"/>
          <w:sz w:val="24"/>
          <w:szCs w:val="24"/>
        </w:rPr>
        <w:fldChar w:fldCharType="separate"/>
      </w:r>
      <w:r w:rsidR="00641DCC" w:rsidRPr="00AD0EB8">
        <w:rPr>
          <w:b/>
        </w:rPr>
        <w:t xml:space="preserve">Equation </w:t>
      </w:r>
      <w:r w:rsidR="00641DCC">
        <w:rPr>
          <w:b/>
          <w:noProof/>
        </w:rPr>
        <w:t>6</w:t>
      </w:r>
      <w:r w:rsidR="00AD0EB8">
        <w:rPr>
          <w:rFonts w:cs="Calibri"/>
          <w:sz w:val="24"/>
          <w:szCs w:val="24"/>
        </w:rPr>
        <w:fldChar w:fldCharType="end"/>
      </w:r>
      <w:r w:rsidRPr="00DB2DBC">
        <w:rPr>
          <w:rFonts w:cs="Calibri"/>
          <w:sz w:val="24"/>
          <w:szCs w:val="24"/>
        </w:rPr>
        <w:t>:</w:t>
      </w:r>
    </w:p>
    <w:p w14:paraId="5E0D4607" w14:textId="3F4E797F" w:rsidR="008427ED" w:rsidRPr="00AD0EB8" w:rsidRDefault="005F316A" w:rsidP="008427ED">
      <w:pPr>
        <w:rPr>
          <w:rFonts w:cs="Calibri"/>
          <w:color w:val="FFFFFF" w:themeColor="background1"/>
          <w:sz w:val="24"/>
          <w:szCs w:val="24"/>
        </w:rPr>
      </w:pPr>
      <m:oMathPara>
        <m:oMath>
          <m:func>
            <m:funcPr>
              <m:ctrlPr>
                <w:rPr>
                  <w:rFonts w:ascii="Cambria Math" w:hAnsi="Cambria Math" w:cs="Calibri"/>
                  <w:i/>
                  <w:sz w:val="24"/>
                  <w:szCs w:val="24"/>
                </w:rPr>
              </m:ctrlPr>
            </m:funcPr>
            <m:fName>
              <m:r>
                <m:rPr>
                  <m:sty m:val="p"/>
                </m:rPr>
                <w:rPr>
                  <w:rFonts w:ascii="Cambria Math" w:hAnsi="Cambria Math" w:cs="Calibri"/>
                  <w:sz w:val="24"/>
                  <w:szCs w:val="24"/>
                </w:rPr>
                <m:t>log</m:t>
              </m:r>
            </m:fName>
            <m:e>
              <m:d>
                <m:dPr>
                  <m:ctrlPr>
                    <w:rPr>
                      <w:rFonts w:ascii="Cambria Math" w:hAnsi="Cambria Math" w:cs="Calibri"/>
                      <w:i/>
                      <w:sz w:val="24"/>
                      <w:szCs w:val="24"/>
                    </w:rPr>
                  </m:ctrlPr>
                </m:dPr>
                <m:e>
                  <m:sSub>
                    <m:sSubPr>
                      <m:ctrlPr>
                        <w:rPr>
                          <w:rFonts w:ascii="Cambria Math" w:hAnsi="Cambria Math" w:cs="Calibri"/>
                          <w:i/>
                          <w:sz w:val="24"/>
                          <w:szCs w:val="24"/>
                        </w:rPr>
                      </m:ctrlPr>
                    </m:sSubPr>
                    <m:e>
                      <m:r>
                        <w:rPr>
                          <w:rFonts w:ascii="Cambria Math" w:hAnsi="Cambria Math" w:cs="Calibri"/>
                          <w:sz w:val="24"/>
                          <w:szCs w:val="24"/>
                        </w:rPr>
                        <m:t>death rate</m:t>
                      </m:r>
                    </m:e>
                    <m:sub>
                      <m:r>
                        <w:rPr>
                          <w:rFonts w:ascii="Cambria Math" w:hAnsi="Cambria Math" w:cs="Calibri"/>
                          <w:sz w:val="24"/>
                          <w:szCs w:val="24"/>
                        </w:rPr>
                        <m:t>state-month-year</m:t>
                      </m:r>
                    </m:sub>
                  </m:sSub>
                  <m:r>
                    <w:rPr>
                      <w:rFonts w:ascii="Cambria Math" w:hAnsi="Cambria Math" w:cs="Calibri"/>
                      <w:sz w:val="24"/>
                      <w:szCs w:val="24"/>
                    </w:rPr>
                    <m:t xml:space="preserve"> </m:t>
                  </m:r>
                </m:e>
              </m:d>
            </m:e>
          </m:func>
          <m:r>
            <m:rPr>
              <m:aln/>
            </m:rPr>
            <w:rPr>
              <w:rFonts w:ascii="Cambria Math" w:hAnsi="Cambria Math" w:cs="Calibri"/>
              <w:sz w:val="24"/>
              <w:szCs w:val="24"/>
            </w:rPr>
            <m:t xml:space="preserve">= </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w:rPr>
              <w:rFonts w:ascii="Cambria Math" w:hAnsi="Cambria Math" w:cs="Calibri"/>
              <w:sz w:val="24"/>
              <w:szCs w:val="24"/>
            </w:rPr>
            <m:t xml:space="preserve">  </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r>
            <m:rPr>
              <m:sty m:val="p"/>
            </m:rPr>
            <w:rPr>
              <w:rFonts w:ascii="Cambria Math" w:hAnsi="Cambria Math" w:cs="Calibri"/>
              <w:sz w:val="24"/>
              <w:szCs w:val="24"/>
              <w:vertAlign w:val="subscript"/>
            </w:rPr>
            <m:t xml:space="preserve"> </m:t>
          </m:r>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ɛ</m:t>
              </m:r>
            </m:e>
            <m:sub>
              <m:r>
                <w:rPr>
                  <w:rFonts w:ascii="Cambria Math" w:hAnsi="Cambria Math" w:cs="Calibri"/>
                  <w:sz w:val="24"/>
                  <w:szCs w:val="24"/>
                  <w:vertAlign w:val="subscript"/>
                </w:rPr>
                <m:t>state-month-year</m:t>
              </m:r>
            </m:sub>
          </m:sSub>
          <m:r>
            <m:rPr>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r>
            <m:rPr>
              <m:sty m:val="p"/>
            </m:rP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m:t>
              </m:r>
              <m:r>
                <m:rPr>
                  <m:sty m:val="p"/>
                </m:rPr>
                <w:rPr>
                  <w:rFonts w:ascii="Cambria Math" w:hAnsi="Cambria Math" w:cs="Calibri"/>
                  <w:sz w:val="24"/>
                  <w:szCs w:val="24"/>
                </w:rPr>
                <m:t>max⁡</m:t>
              </m:r>
              <m:r>
                <w:rPr>
                  <w:rFonts w:ascii="Cambria Math" w:hAnsi="Cambria Math" w:cs="Calibri"/>
                  <w:sz w:val="24"/>
                  <w:szCs w:val="24"/>
                </w:rPr>
                <m:t>(Anomaly</m:t>
              </m:r>
            </m:e>
            <m:sub>
              <m:r>
                <w:rPr>
                  <w:rFonts w:ascii="Cambria Math" w:hAnsi="Cambria Math" w:cs="Calibri"/>
                  <w:sz w:val="24"/>
                  <w:szCs w:val="24"/>
                  <w:vertAlign w:val="subscript"/>
                </w:rPr>
                <m:t>state-month</m:t>
              </m:r>
            </m:sub>
          </m:sSub>
          <m:r>
            <w:rPr>
              <w:rFonts w:ascii="Cambria Math" w:hAnsi="Cambria Math" w:cs="Calibri"/>
              <w:sz w:val="24"/>
              <w:szCs w:val="24"/>
            </w:rPr>
            <m:t>,0))</m:t>
          </m:r>
          <m:r>
            <m:rPr>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r>
            <m:rPr>
              <m:sty m:val="p"/>
            </m:rP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m:t>
              </m:r>
              <m:r>
                <m:rPr>
                  <m:sty m:val="p"/>
                </m:rPr>
                <w:rPr>
                  <w:rFonts w:ascii="Cambria Math" w:hAnsi="Cambria Math" w:cs="Calibri"/>
                  <w:sz w:val="24"/>
                  <w:szCs w:val="24"/>
                </w:rPr>
                <m:t>min⁡</m:t>
              </m:r>
              <m:r>
                <w:rPr>
                  <w:rFonts w:ascii="Cambria Math" w:hAnsi="Cambria Math" w:cs="Calibri"/>
                  <w:sz w:val="24"/>
                  <w:szCs w:val="24"/>
                </w:rPr>
                <m:t>(Anomaly</m:t>
              </m:r>
            </m:e>
            <m:sub>
              <m:r>
                <w:rPr>
                  <w:rFonts w:ascii="Cambria Math" w:hAnsi="Cambria Math" w:cs="Calibri"/>
                  <w:sz w:val="24"/>
                  <w:szCs w:val="24"/>
                  <w:vertAlign w:val="subscript"/>
                </w:rPr>
                <m:t>state-month</m:t>
              </m:r>
            </m:sub>
          </m:sSub>
          <m:r>
            <w:rPr>
              <w:rFonts w:ascii="Cambria Math" w:hAnsi="Cambria Math" w:cs="Calibri"/>
              <w:sz w:val="24"/>
              <w:szCs w:val="24"/>
            </w:rPr>
            <m:t>,0))</m:t>
          </m:r>
          <m:r>
            <m:rPr>
              <m:aln/>
            </m:rPr>
            <w:rPr>
              <w:rFonts w:ascii="Cambria Math" w:hAnsi="Cambria Math" w:cs="Calibri"/>
              <w:color w:val="FFFFFF" w:themeColor="background1"/>
              <w:sz w:val="24"/>
              <w:szCs w:val="24"/>
            </w:rPr>
            <m:t>+</m:t>
          </m:r>
        </m:oMath>
      </m:oMathPara>
    </w:p>
    <w:p w14:paraId="4097C2E5" w14:textId="7F49CDC1" w:rsidR="00AD0EB8" w:rsidRDefault="00AD0EB8" w:rsidP="00AD0EB8">
      <w:pPr>
        <w:jc w:val="center"/>
      </w:pPr>
      <w:bookmarkStart w:id="47" w:name="_Ref5729511"/>
      <w:bookmarkStart w:id="48" w:name="_Toc5971404"/>
      <w:r w:rsidRPr="00AD0EB8">
        <w:rPr>
          <w:b/>
        </w:rPr>
        <w:t xml:space="preserve">Equation </w:t>
      </w:r>
      <w:r w:rsidRPr="00AD0EB8">
        <w:rPr>
          <w:b/>
        </w:rPr>
        <w:fldChar w:fldCharType="begin"/>
      </w:r>
      <w:r w:rsidRPr="00AD0EB8">
        <w:rPr>
          <w:b/>
        </w:rPr>
        <w:instrText xml:space="preserve"> SEQ Equation \* ARABIC </w:instrText>
      </w:r>
      <w:r w:rsidRPr="00AD0EB8">
        <w:rPr>
          <w:b/>
        </w:rPr>
        <w:fldChar w:fldCharType="separate"/>
      </w:r>
      <w:r w:rsidR="00641DCC">
        <w:rPr>
          <w:b/>
          <w:noProof/>
        </w:rPr>
        <w:t>6</w:t>
      </w:r>
      <w:r w:rsidRPr="00AD0EB8">
        <w:rPr>
          <w:b/>
        </w:rPr>
        <w:fldChar w:fldCharType="end"/>
      </w:r>
      <w:bookmarkEnd w:id="47"/>
      <w:r>
        <w:t>. Alternative</w:t>
      </w:r>
      <w:r w:rsidRPr="00FF7D4B">
        <w:t xml:space="preserve"> national model wit</w:t>
      </w:r>
      <w:r>
        <w:t>h piecewise temperature anomaly term.</w:t>
      </w:r>
      <w:bookmarkEnd w:id="48"/>
    </w:p>
    <w:p w14:paraId="072C450D" w14:textId="77777777" w:rsidR="00BF298E" w:rsidRPr="00DB2DBC" w:rsidRDefault="00BF298E" w:rsidP="00BF298E">
      <w:pPr>
        <w:suppressLineNumbers/>
        <w:jc w:val="center"/>
        <w:rPr>
          <w:rFonts w:cs="Calibri"/>
          <w:sz w:val="24"/>
          <w:szCs w:val="24"/>
        </w:rPr>
      </w:pPr>
    </w:p>
    <w:p w14:paraId="74AF29E7" w14:textId="77777777" w:rsidR="00451AE7" w:rsidRDefault="008427ED" w:rsidP="008427ED">
      <w:pPr>
        <w:spacing w:line="480" w:lineRule="auto"/>
        <w:ind w:firstLine="720"/>
        <w:jc w:val="both"/>
        <w:rPr>
          <w:rFonts w:cs="Calibri"/>
          <w:sz w:val="24"/>
          <w:szCs w:val="24"/>
        </w:rPr>
      </w:pPr>
      <w:r w:rsidRPr="00DB2DBC">
        <w:rPr>
          <w:rFonts w:cs="Calibri"/>
          <w:sz w:val="24"/>
          <w:szCs w:val="24"/>
        </w:rPr>
        <w:t xml:space="preserve">This would give two sets of monthly temperature coefficients; one set of twelve for negative anomalies </w:t>
      </w:r>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w:r w:rsidRPr="00DB2DBC">
        <w:rPr>
          <w:rFonts w:cs="Calibri"/>
          <w:sz w:val="24"/>
          <w:szCs w:val="24"/>
        </w:rPr>
        <w:t xml:space="preserve">), with another set of twelve for positive anomalies </w:t>
      </w:r>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w:r w:rsidRPr="00DB2DBC">
        <w:rPr>
          <w:rFonts w:cs="Calibri"/>
          <w:sz w:val="24"/>
          <w:szCs w:val="24"/>
        </w:rPr>
        <w:t xml:space="preserve">). The additional set of parameters would allow the potential for effects of anomalies below the long-term norm to be </w:t>
      </w:r>
      <w:r w:rsidR="00820EF5">
        <w:rPr>
          <w:rFonts w:cs="Calibri"/>
          <w:sz w:val="24"/>
          <w:szCs w:val="24"/>
        </w:rPr>
        <w:t>distinct</w:t>
      </w:r>
      <w:r w:rsidRPr="00DB2DBC">
        <w:rPr>
          <w:rFonts w:cs="Calibri"/>
          <w:sz w:val="24"/>
          <w:szCs w:val="24"/>
        </w:rPr>
        <w:t xml:space="preserve"> </w:t>
      </w:r>
      <w:r w:rsidR="00820EF5">
        <w:rPr>
          <w:rFonts w:cs="Calibri"/>
          <w:sz w:val="24"/>
          <w:szCs w:val="24"/>
        </w:rPr>
        <w:t>from the</w:t>
      </w:r>
      <w:r w:rsidRPr="00DB2DBC">
        <w:rPr>
          <w:rFonts w:cs="Calibri"/>
          <w:sz w:val="24"/>
          <w:szCs w:val="24"/>
        </w:rPr>
        <w:t xml:space="preserve"> effects of anomalies above the long-term norm. However, the trade-off for this model is that the amount of data available to infer each set of temperature coefficients would be reduced. </w:t>
      </w:r>
    </w:p>
    <w:p w14:paraId="3E445C06" w14:textId="04A13AB6" w:rsidR="008427ED" w:rsidRPr="00DB2DBC" w:rsidRDefault="008427ED" w:rsidP="008427ED">
      <w:pPr>
        <w:spacing w:line="480" w:lineRule="auto"/>
        <w:ind w:firstLine="720"/>
        <w:jc w:val="both"/>
        <w:rPr>
          <w:rFonts w:cs="Calibri"/>
          <w:sz w:val="24"/>
          <w:szCs w:val="24"/>
        </w:rPr>
      </w:pPr>
      <w:r w:rsidRPr="00DB2DBC">
        <w:rPr>
          <w:rFonts w:cs="Calibri"/>
          <w:sz w:val="24"/>
          <w:szCs w:val="24"/>
        </w:rPr>
        <w:t>I ran sets of model</w:t>
      </w:r>
      <w:r w:rsidR="00403E33">
        <w:rPr>
          <w:rFonts w:cs="Calibri"/>
          <w:sz w:val="24"/>
          <w:szCs w:val="24"/>
        </w:rPr>
        <w:t xml:space="preserve"> runs</w:t>
      </w:r>
      <w:r w:rsidR="004E466E">
        <w:rPr>
          <w:rFonts w:cs="Calibri"/>
          <w:sz w:val="24"/>
          <w:szCs w:val="24"/>
        </w:rPr>
        <w:t xml:space="preserve"> based on </w:t>
      </w:r>
      <w:r w:rsidR="004E466E">
        <w:rPr>
          <w:rFonts w:cs="Calibri"/>
          <w:sz w:val="24"/>
          <w:szCs w:val="24"/>
        </w:rPr>
        <w:fldChar w:fldCharType="begin"/>
      </w:r>
      <w:r w:rsidR="004E466E">
        <w:rPr>
          <w:rFonts w:cs="Calibri"/>
          <w:sz w:val="24"/>
          <w:szCs w:val="24"/>
        </w:rPr>
        <w:instrText xml:space="preserve"> REF _Ref5574051 \h </w:instrText>
      </w:r>
      <w:r w:rsidR="004E466E">
        <w:rPr>
          <w:rFonts w:cs="Calibri"/>
          <w:sz w:val="24"/>
          <w:szCs w:val="24"/>
        </w:rPr>
      </w:r>
      <w:r w:rsidR="004E466E">
        <w:rPr>
          <w:rFonts w:cs="Calibri"/>
          <w:sz w:val="24"/>
          <w:szCs w:val="24"/>
        </w:rPr>
        <w:fldChar w:fldCharType="separate"/>
      </w:r>
      <w:r w:rsidR="00641DCC" w:rsidRPr="00A91EA9">
        <w:rPr>
          <w:b/>
        </w:rPr>
        <w:t xml:space="preserve">Equation </w:t>
      </w:r>
      <w:r w:rsidR="00641DCC">
        <w:rPr>
          <w:b/>
          <w:noProof/>
        </w:rPr>
        <w:t>2</w:t>
      </w:r>
      <w:r w:rsidR="004E466E">
        <w:rPr>
          <w:rFonts w:cs="Calibri"/>
          <w:sz w:val="24"/>
          <w:szCs w:val="24"/>
        </w:rPr>
        <w:fldChar w:fldCharType="end"/>
      </w:r>
      <w:r w:rsidR="004E466E">
        <w:rPr>
          <w:rFonts w:cs="Calibri"/>
          <w:sz w:val="24"/>
          <w:szCs w:val="24"/>
        </w:rPr>
        <w:t xml:space="preserve"> and </w:t>
      </w:r>
      <w:r w:rsidR="004E466E">
        <w:rPr>
          <w:rFonts w:cs="Calibri"/>
          <w:sz w:val="24"/>
          <w:szCs w:val="24"/>
        </w:rPr>
        <w:fldChar w:fldCharType="begin"/>
      </w:r>
      <w:r w:rsidR="004E466E">
        <w:rPr>
          <w:rFonts w:cs="Calibri"/>
          <w:sz w:val="24"/>
          <w:szCs w:val="24"/>
        </w:rPr>
        <w:instrText xml:space="preserve"> REF _Ref5729511 \h </w:instrText>
      </w:r>
      <w:r w:rsidR="004E466E">
        <w:rPr>
          <w:rFonts w:cs="Calibri"/>
          <w:sz w:val="24"/>
          <w:szCs w:val="24"/>
        </w:rPr>
      </w:r>
      <w:r w:rsidR="004E466E">
        <w:rPr>
          <w:rFonts w:cs="Calibri"/>
          <w:sz w:val="24"/>
          <w:szCs w:val="24"/>
        </w:rPr>
        <w:fldChar w:fldCharType="separate"/>
      </w:r>
      <w:r w:rsidR="00641DCC" w:rsidRPr="00AD0EB8">
        <w:rPr>
          <w:b/>
        </w:rPr>
        <w:t xml:space="preserve">Equation </w:t>
      </w:r>
      <w:r w:rsidR="00641DCC">
        <w:rPr>
          <w:b/>
          <w:noProof/>
        </w:rPr>
        <w:t>6</w:t>
      </w:r>
      <w:r w:rsidR="004E466E">
        <w:rPr>
          <w:rFonts w:cs="Calibri"/>
          <w:sz w:val="24"/>
          <w:szCs w:val="24"/>
        </w:rPr>
        <w:fldChar w:fldCharType="end"/>
      </w:r>
      <w:r w:rsidR="004E466E" w:rsidRPr="00DB2DBC">
        <w:rPr>
          <w:rFonts w:cs="Calibri"/>
          <w:sz w:val="24"/>
          <w:szCs w:val="24"/>
        </w:rPr>
        <w:t>)</w:t>
      </w:r>
      <w:r w:rsidRPr="00DB2DBC">
        <w:rPr>
          <w:rFonts w:cs="Calibri"/>
          <w:sz w:val="24"/>
          <w:szCs w:val="24"/>
        </w:rPr>
        <w:t xml:space="preserve"> </w:t>
      </w:r>
      <w:r w:rsidR="00F806D3">
        <w:rPr>
          <w:rFonts w:cs="Calibri"/>
          <w:sz w:val="24"/>
          <w:szCs w:val="24"/>
        </w:rPr>
        <w:t>for all age groups and sexes</w:t>
      </w:r>
      <w:r w:rsidR="00DC357B">
        <w:rPr>
          <w:rFonts w:cs="Calibri"/>
          <w:sz w:val="24"/>
          <w:szCs w:val="24"/>
        </w:rPr>
        <w:t xml:space="preserve"> for the four main causes of death groups</w:t>
      </w:r>
      <w:r w:rsidR="00A1689D">
        <w:rPr>
          <w:rFonts w:cs="Calibri"/>
          <w:sz w:val="24"/>
          <w:szCs w:val="24"/>
        </w:rPr>
        <w:t xml:space="preserve"> for 1980-2016</w:t>
      </w:r>
      <w:r w:rsidR="00F806D3">
        <w:rPr>
          <w:rFonts w:cs="Calibri"/>
          <w:sz w:val="24"/>
          <w:szCs w:val="24"/>
        </w:rPr>
        <w:t xml:space="preserve"> </w:t>
      </w:r>
      <w:r w:rsidRPr="00DB2DBC">
        <w:rPr>
          <w:rFonts w:cs="Calibri"/>
          <w:sz w:val="24"/>
          <w:szCs w:val="24"/>
        </w:rPr>
        <w:t xml:space="preserve">and compared the DIC values. The results of this are </w:t>
      </w:r>
      <w:r w:rsidR="00457AB4">
        <w:rPr>
          <w:rFonts w:cs="Calibri"/>
          <w:sz w:val="24"/>
          <w:szCs w:val="24"/>
        </w:rPr>
        <w:t>summarised in</w:t>
      </w:r>
      <w:r w:rsidRPr="00DB2DBC">
        <w:rPr>
          <w:rFonts w:cs="Calibri"/>
          <w:sz w:val="24"/>
          <w:szCs w:val="24"/>
        </w:rPr>
        <w:t xml:space="preserve"> </w:t>
      </w:r>
      <w:r w:rsidR="004D4F68">
        <w:rPr>
          <w:rFonts w:cs="Calibri"/>
          <w:sz w:val="24"/>
          <w:szCs w:val="24"/>
        </w:rPr>
        <w:fldChar w:fldCharType="begin"/>
      </w:r>
      <w:r w:rsidR="004D4F68">
        <w:rPr>
          <w:rFonts w:cs="Calibri"/>
          <w:sz w:val="24"/>
          <w:szCs w:val="24"/>
        </w:rPr>
        <w:instrText xml:space="preserve"> REF _Ref5881169 \h </w:instrText>
      </w:r>
      <w:r w:rsidR="004D4F68">
        <w:rPr>
          <w:rFonts w:cs="Calibri"/>
          <w:sz w:val="24"/>
          <w:szCs w:val="24"/>
        </w:rPr>
      </w:r>
      <w:r w:rsidR="004D4F68">
        <w:rPr>
          <w:rFonts w:cs="Calibri"/>
          <w:sz w:val="24"/>
          <w:szCs w:val="24"/>
        </w:rPr>
        <w:fldChar w:fldCharType="separate"/>
      </w:r>
      <w:r w:rsidR="00641DCC" w:rsidRPr="002B1916">
        <w:rPr>
          <w:b/>
        </w:rPr>
        <w:t xml:space="preserve">Table </w:t>
      </w:r>
      <w:r w:rsidR="00641DCC">
        <w:rPr>
          <w:b/>
          <w:noProof/>
        </w:rPr>
        <w:t>5</w:t>
      </w:r>
      <w:r w:rsidR="00641DCC" w:rsidRPr="002B1916">
        <w:t xml:space="preserve">. Number of </w:t>
      </w:r>
      <w:proofErr w:type="gramStart"/>
      <w:r w:rsidR="00641DCC" w:rsidRPr="002B1916">
        <w:t>model</w:t>
      </w:r>
      <w:proofErr w:type="gramEnd"/>
      <w:r w:rsidR="00641DCC" w:rsidRPr="002B1916">
        <w:t xml:space="preserve"> run comparisons which favoured the national temperature model (</w:t>
      </w:r>
      <w:r w:rsidR="00641DCC" w:rsidRPr="00A91EA9">
        <w:rPr>
          <w:b/>
        </w:rPr>
        <w:t xml:space="preserve">Equation </w:t>
      </w:r>
      <w:r w:rsidR="00641DCC">
        <w:rPr>
          <w:b/>
          <w:noProof/>
        </w:rPr>
        <w:t>2</w:t>
      </w:r>
      <w:r w:rsidR="00641DCC" w:rsidRPr="002B1916">
        <w:rPr>
          <w:rFonts w:cs="Calibri"/>
        </w:rPr>
        <w:t>) over the alternative national model with piecewise temperature anomaly term (</w:t>
      </w:r>
      <w:r w:rsidR="00641DCC" w:rsidRPr="00AD0EB8">
        <w:rPr>
          <w:b/>
        </w:rPr>
        <w:t xml:space="preserve">Equation </w:t>
      </w:r>
      <w:r w:rsidR="00641DCC">
        <w:rPr>
          <w:b/>
          <w:noProof/>
        </w:rPr>
        <w:t>6</w:t>
      </w:r>
      <w:r w:rsidR="00641DCC" w:rsidRPr="002B1916">
        <w:rPr>
          <w:rFonts w:cs="Calibri"/>
        </w:rPr>
        <w:t>)</w:t>
      </w:r>
      <w:r w:rsidR="004D4F68">
        <w:rPr>
          <w:rFonts w:cs="Calibri"/>
          <w:sz w:val="24"/>
          <w:szCs w:val="24"/>
        </w:rPr>
        <w:fldChar w:fldCharType="end"/>
      </w:r>
      <w:r w:rsidRPr="00DB2DBC">
        <w:rPr>
          <w:rFonts w:cs="Calibri"/>
          <w:sz w:val="24"/>
          <w:szCs w:val="24"/>
        </w:rPr>
        <w:t xml:space="preserve">.  The </w:t>
      </w:r>
      <w:r w:rsidR="00457AB4">
        <w:rPr>
          <w:rFonts w:cs="Calibri"/>
          <w:sz w:val="24"/>
          <w:szCs w:val="24"/>
        </w:rPr>
        <w:t>DIC values</w:t>
      </w:r>
      <w:r w:rsidRPr="00DB2DBC">
        <w:rPr>
          <w:rFonts w:cs="Calibri"/>
          <w:sz w:val="24"/>
          <w:szCs w:val="24"/>
        </w:rPr>
        <w:t xml:space="preserve"> indicate that </w:t>
      </w:r>
      <w:r w:rsidR="00655992">
        <w:rPr>
          <w:rFonts w:cs="Calibri"/>
          <w:sz w:val="24"/>
          <w:szCs w:val="24"/>
        </w:rPr>
        <w:t>72/80 (</w:t>
      </w:r>
      <w:r w:rsidR="001D26CC">
        <w:rPr>
          <w:rFonts w:cs="Calibri"/>
          <w:sz w:val="24"/>
          <w:szCs w:val="24"/>
        </w:rPr>
        <w:t>90%</w:t>
      </w:r>
      <w:r w:rsidR="00655992">
        <w:rPr>
          <w:rFonts w:cs="Calibri"/>
          <w:sz w:val="24"/>
          <w:szCs w:val="24"/>
        </w:rPr>
        <w:t>)</w:t>
      </w:r>
      <w:r w:rsidR="001D26CC">
        <w:rPr>
          <w:rFonts w:cs="Calibri"/>
          <w:sz w:val="24"/>
          <w:szCs w:val="24"/>
        </w:rPr>
        <w:t xml:space="preserve"> of the runs favoured the </w:t>
      </w:r>
      <w:r w:rsidRPr="00DB2DBC">
        <w:rPr>
          <w:rFonts w:cs="Calibri"/>
          <w:sz w:val="24"/>
          <w:szCs w:val="24"/>
        </w:rPr>
        <w:t>non-piecewise model</w:t>
      </w:r>
      <w:r w:rsidR="00E543B7">
        <w:rPr>
          <w:rFonts w:cs="Calibri"/>
          <w:sz w:val="24"/>
          <w:szCs w:val="24"/>
        </w:rPr>
        <w:t xml:space="preserve"> overall </w:t>
      </w:r>
      <w:r w:rsidRPr="00DB2DBC">
        <w:rPr>
          <w:rFonts w:cs="Calibri"/>
          <w:sz w:val="24"/>
          <w:szCs w:val="24"/>
        </w:rPr>
        <w:t>(</w:t>
      </w:r>
      <w:r w:rsidR="001D26CC">
        <w:rPr>
          <w:rFonts w:cs="Calibri"/>
          <w:sz w:val="24"/>
          <w:szCs w:val="24"/>
        </w:rPr>
        <w:fldChar w:fldCharType="begin"/>
      </w:r>
      <w:r w:rsidR="001D26CC">
        <w:rPr>
          <w:rFonts w:cs="Calibri"/>
          <w:sz w:val="24"/>
          <w:szCs w:val="24"/>
        </w:rPr>
        <w:instrText xml:space="preserve"> REF _Ref5574051 \h </w:instrText>
      </w:r>
      <w:r w:rsidR="001D26CC">
        <w:rPr>
          <w:rFonts w:cs="Calibri"/>
          <w:sz w:val="24"/>
          <w:szCs w:val="24"/>
        </w:rPr>
      </w:r>
      <w:r w:rsidR="001D26CC">
        <w:rPr>
          <w:rFonts w:cs="Calibri"/>
          <w:sz w:val="24"/>
          <w:szCs w:val="24"/>
        </w:rPr>
        <w:fldChar w:fldCharType="separate"/>
      </w:r>
      <w:r w:rsidR="00641DCC" w:rsidRPr="00A91EA9">
        <w:rPr>
          <w:b/>
        </w:rPr>
        <w:t xml:space="preserve">Equation </w:t>
      </w:r>
      <w:r w:rsidR="00641DCC">
        <w:rPr>
          <w:b/>
          <w:noProof/>
        </w:rPr>
        <w:t>2</w:t>
      </w:r>
      <w:r w:rsidR="001D26CC">
        <w:rPr>
          <w:rFonts w:cs="Calibri"/>
          <w:sz w:val="24"/>
          <w:szCs w:val="24"/>
        </w:rPr>
        <w:fldChar w:fldCharType="end"/>
      </w:r>
      <w:r w:rsidRPr="00DB2DBC">
        <w:rPr>
          <w:rFonts w:cs="Calibri"/>
          <w:sz w:val="24"/>
          <w:szCs w:val="24"/>
        </w:rPr>
        <w:t xml:space="preserve">). The case </w:t>
      </w:r>
      <w:r w:rsidR="009760B3">
        <w:rPr>
          <w:rFonts w:cs="Calibri"/>
          <w:sz w:val="24"/>
          <w:szCs w:val="24"/>
        </w:rPr>
        <w:t xml:space="preserve">was the same </w:t>
      </w:r>
      <w:r w:rsidRPr="00DB2DBC">
        <w:rPr>
          <w:rFonts w:cs="Calibri"/>
          <w:sz w:val="24"/>
          <w:szCs w:val="24"/>
        </w:rPr>
        <w:t>for cardiorespiratory, cancer</w:t>
      </w:r>
      <w:r w:rsidR="00CA744E">
        <w:rPr>
          <w:rFonts w:cs="Calibri"/>
          <w:sz w:val="24"/>
          <w:szCs w:val="24"/>
        </w:rPr>
        <w:t>, injuries</w:t>
      </w:r>
      <w:r w:rsidR="000852DD">
        <w:rPr>
          <w:rFonts w:cs="Calibri"/>
          <w:sz w:val="24"/>
          <w:szCs w:val="24"/>
        </w:rPr>
        <w:t>,</w:t>
      </w:r>
      <w:r w:rsidRPr="00DB2DBC">
        <w:rPr>
          <w:rFonts w:cs="Calibri"/>
          <w:sz w:val="24"/>
          <w:szCs w:val="24"/>
        </w:rPr>
        <w:t xml:space="preserve"> and other causes of death</w:t>
      </w:r>
      <w:r w:rsidR="00E048E6">
        <w:rPr>
          <w:rFonts w:cs="Calibri"/>
          <w:sz w:val="24"/>
          <w:szCs w:val="24"/>
        </w:rPr>
        <w:t xml:space="preserve"> separately</w:t>
      </w:r>
      <w:r w:rsidR="009760B3">
        <w:rPr>
          <w:rFonts w:cs="Calibri"/>
          <w:sz w:val="24"/>
          <w:szCs w:val="24"/>
        </w:rPr>
        <w:t xml:space="preserve">, </w:t>
      </w:r>
      <w:r w:rsidRPr="00DB2DBC">
        <w:rPr>
          <w:rFonts w:cs="Calibri"/>
          <w:sz w:val="24"/>
          <w:szCs w:val="24"/>
        </w:rPr>
        <w:t xml:space="preserve">with </w:t>
      </w:r>
      <w:r w:rsidR="001A35A6">
        <w:rPr>
          <w:rFonts w:cs="Calibri"/>
          <w:sz w:val="24"/>
          <w:szCs w:val="24"/>
        </w:rPr>
        <w:t>20/20 (</w:t>
      </w:r>
      <w:r w:rsidR="009760B3">
        <w:rPr>
          <w:rFonts w:cs="Calibri"/>
          <w:sz w:val="24"/>
          <w:szCs w:val="24"/>
        </w:rPr>
        <w:t>100</w:t>
      </w:r>
      <w:r w:rsidRPr="00DB2DBC">
        <w:rPr>
          <w:rFonts w:cs="Calibri"/>
          <w:sz w:val="24"/>
          <w:szCs w:val="24"/>
        </w:rPr>
        <w:t>%</w:t>
      </w:r>
      <w:r w:rsidR="001A35A6">
        <w:rPr>
          <w:rFonts w:cs="Calibri"/>
          <w:sz w:val="24"/>
          <w:szCs w:val="24"/>
        </w:rPr>
        <w:t>)</w:t>
      </w:r>
      <w:r w:rsidRPr="00DB2DBC">
        <w:rPr>
          <w:rFonts w:cs="Calibri"/>
          <w:sz w:val="24"/>
          <w:szCs w:val="24"/>
        </w:rPr>
        <w:t xml:space="preserve">, </w:t>
      </w:r>
      <w:r w:rsidR="00921137">
        <w:rPr>
          <w:rFonts w:cs="Calibri"/>
          <w:sz w:val="24"/>
          <w:szCs w:val="24"/>
        </w:rPr>
        <w:lastRenderedPageBreak/>
        <w:t xml:space="preserve">17/20 </w:t>
      </w:r>
      <w:r w:rsidR="001A35A6">
        <w:rPr>
          <w:rFonts w:cs="Calibri"/>
          <w:sz w:val="24"/>
          <w:szCs w:val="24"/>
        </w:rPr>
        <w:t>(</w:t>
      </w:r>
      <w:r w:rsidR="002666E2">
        <w:rPr>
          <w:rFonts w:cs="Calibri"/>
          <w:sz w:val="24"/>
          <w:szCs w:val="24"/>
        </w:rPr>
        <w:t>85</w:t>
      </w:r>
      <w:r w:rsidRPr="00DB2DBC">
        <w:rPr>
          <w:rFonts w:cs="Calibri"/>
          <w:sz w:val="24"/>
          <w:szCs w:val="24"/>
        </w:rPr>
        <w:t>%</w:t>
      </w:r>
      <w:r w:rsidR="001A35A6">
        <w:rPr>
          <w:rFonts w:cs="Calibri"/>
          <w:sz w:val="24"/>
          <w:szCs w:val="24"/>
        </w:rPr>
        <w:t>)</w:t>
      </w:r>
      <w:r w:rsidRPr="00DB2DBC">
        <w:rPr>
          <w:rFonts w:cs="Calibri"/>
          <w:sz w:val="24"/>
          <w:szCs w:val="24"/>
        </w:rPr>
        <w:t xml:space="preserve"> and </w:t>
      </w:r>
      <w:r w:rsidR="00921137">
        <w:rPr>
          <w:rFonts w:cs="Calibri"/>
          <w:sz w:val="24"/>
          <w:szCs w:val="24"/>
        </w:rPr>
        <w:t xml:space="preserve">16/20 </w:t>
      </w:r>
      <w:r w:rsidR="001A35A6">
        <w:rPr>
          <w:rFonts w:cs="Calibri"/>
          <w:sz w:val="24"/>
          <w:szCs w:val="24"/>
        </w:rPr>
        <w:t>(</w:t>
      </w:r>
      <w:r w:rsidR="002666E2">
        <w:rPr>
          <w:rFonts w:cs="Calibri"/>
          <w:sz w:val="24"/>
          <w:szCs w:val="24"/>
        </w:rPr>
        <w:t>80</w:t>
      </w:r>
      <w:r w:rsidRPr="00DB2DBC">
        <w:rPr>
          <w:rFonts w:cs="Calibri"/>
          <w:sz w:val="24"/>
          <w:szCs w:val="24"/>
        </w:rPr>
        <w:t>%</w:t>
      </w:r>
      <w:r w:rsidR="001A35A6">
        <w:rPr>
          <w:rFonts w:cs="Calibri"/>
          <w:sz w:val="24"/>
          <w:szCs w:val="24"/>
        </w:rPr>
        <w:t>)</w:t>
      </w:r>
      <w:r w:rsidRPr="00DB2DBC">
        <w:rPr>
          <w:rFonts w:cs="Calibri"/>
          <w:sz w:val="24"/>
          <w:szCs w:val="24"/>
        </w:rPr>
        <w:t xml:space="preserve"> respectively</w:t>
      </w:r>
      <w:r w:rsidR="009760B3">
        <w:rPr>
          <w:rFonts w:cs="Calibri"/>
          <w:sz w:val="24"/>
          <w:szCs w:val="24"/>
        </w:rPr>
        <w:t xml:space="preserve"> of the </w:t>
      </w:r>
      <w:r w:rsidR="00E6672F">
        <w:rPr>
          <w:rFonts w:cs="Calibri"/>
          <w:sz w:val="24"/>
          <w:szCs w:val="24"/>
        </w:rPr>
        <w:t>comparisons</w:t>
      </w:r>
      <w:r w:rsidR="009760B3">
        <w:rPr>
          <w:rFonts w:cs="Calibri"/>
          <w:sz w:val="24"/>
          <w:szCs w:val="24"/>
        </w:rPr>
        <w:t xml:space="preserve"> </w:t>
      </w:r>
      <w:r w:rsidR="00E6672F">
        <w:rPr>
          <w:rFonts w:cs="Calibri"/>
          <w:sz w:val="24"/>
          <w:szCs w:val="24"/>
        </w:rPr>
        <w:t>favouring the non-piecewise mod</w:t>
      </w:r>
      <w:r w:rsidR="002666E2">
        <w:rPr>
          <w:rFonts w:cs="Calibri"/>
          <w:sz w:val="24"/>
          <w:szCs w:val="24"/>
        </w:rPr>
        <w:t>el</w:t>
      </w:r>
      <w:r w:rsidRPr="00DB2DBC">
        <w:rPr>
          <w:rFonts w:cs="Calibri"/>
          <w:sz w:val="24"/>
          <w:szCs w:val="24"/>
        </w:rPr>
        <w:t>.</w:t>
      </w:r>
      <w:r w:rsidR="007E5158">
        <w:rPr>
          <w:rFonts w:cs="Calibri"/>
          <w:sz w:val="24"/>
          <w:szCs w:val="24"/>
        </w:rPr>
        <w:t xml:space="preserve"> It is possible to choose </w:t>
      </w:r>
      <w:r w:rsidR="00931AC8">
        <w:rPr>
          <w:rFonts w:cs="Calibri"/>
          <w:sz w:val="24"/>
          <w:szCs w:val="24"/>
        </w:rPr>
        <w:t xml:space="preserve">a model for each age group-sex-cause of death combination separately, but </w:t>
      </w:r>
      <w:r w:rsidRPr="00DB2DBC">
        <w:rPr>
          <w:rFonts w:cs="Calibri"/>
          <w:sz w:val="24"/>
          <w:szCs w:val="24"/>
        </w:rPr>
        <w:t xml:space="preserve">I </w:t>
      </w:r>
      <w:r w:rsidR="007E5158">
        <w:rPr>
          <w:rFonts w:cs="Calibri"/>
          <w:sz w:val="24"/>
          <w:szCs w:val="24"/>
        </w:rPr>
        <w:t>decided</w:t>
      </w:r>
      <w:r w:rsidRPr="00DB2DBC">
        <w:rPr>
          <w:rFonts w:cs="Calibri"/>
          <w:sz w:val="24"/>
          <w:szCs w:val="24"/>
        </w:rPr>
        <w:t xml:space="preserve"> it</w:t>
      </w:r>
      <w:r w:rsidR="004E466E">
        <w:rPr>
          <w:rFonts w:cs="Calibri"/>
          <w:sz w:val="24"/>
          <w:szCs w:val="24"/>
        </w:rPr>
        <w:t xml:space="preserve"> would be better </w:t>
      </w:r>
      <w:r w:rsidR="00A416C4">
        <w:rPr>
          <w:rFonts w:cs="Calibri"/>
          <w:sz w:val="24"/>
          <w:szCs w:val="24"/>
        </w:rPr>
        <w:t xml:space="preserve">to select a consistent model </w:t>
      </w:r>
      <w:r w:rsidR="00931AC8">
        <w:rPr>
          <w:rFonts w:cs="Calibri"/>
          <w:sz w:val="24"/>
          <w:szCs w:val="24"/>
        </w:rPr>
        <w:t xml:space="preserve">to be </w:t>
      </w:r>
      <w:r w:rsidR="004F45CF">
        <w:rPr>
          <w:rFonts w:cs="Calibri"/>
          <w:sz w:val="24"/>
          <w:szCs w:val="24"/>
        </w:rPr>
        <w:t>parsimonious</w:t>
      </w:r>
      <w:r w:rsidR="00A416C4">
        <w:rPr>
          <w:rFonts w:cs="Calibri"/>
          <w:sz w:val="24"/>
          <w:szCs w:val="24"/>
        </w:rPr>
        <w:t>. In this way</w:t>
      </w:r>
      <w:r w:rsidRPr="00DB2DBC">
        <w:rPr>
          <w:rFonts w:cs="Calibri"/>
          <w:sz w:val="24"/>
          <w:szCs w:val="24"/>
        </w:rPr>
        <w:t xml:space="preserve"> equivalent parameters </w:t>
      </w:r>
      <w:r w:rsidR="000576ED">
        <w:rPr>
          <w:rFonts w:cs="Calibri"/>
          <w:sz w:val="24"/>
          <w:szCs w:val="24"/>
        </w:rPr>
        <w:t xml:space="preserve">from model runs in various </w:t>
      </w:r>
      <w:r w:rsidRPr="00DB2DBC">
        <w:rPr>
          <w:rFonts w:cs="Calibri"/>
          <w:sz w:val="24"/>
          <w:szCs w:val="24"/>
        </w:rPr>
        <w:t>cause</w:t>
      </w:r>
      <w:r w:rsidR="000576ED">
        <w:rPr>
          <w:rFonts w:cs="Calibri"/>
          <w:sz w:val="24"/>
          <w:szCs w:val="24"/>
        </w:rPr>
        <w:t>s</w:t>
      </w:r>
      <w:r w:rsidRPr="00DB2DBC">
        <w:rPr>
          <w:rFonts w:cs="Calibri"/>
          <w:sz w:val="24"/>
          <w:szCs w:val="24"/>
        </w:rPr>
        <w:t xml:space="preserve"> of death could be compared</w:t>
      </w:r>
      <w:r w:rsidR="00252CFB">
        <w:rPr>
          <w:rFonts w:cs="Calibri"/>
          <w:sz w:val="24"/>
          <w:szCs w:val="24"/>
        </w:rPr>
        <w:t xml:space="preserve"> directly</w:t>
      </w:r>
      <w:r w:rsidR="00443EC4">
        <w:rPr>
          <w:rFonts w:cs="Calibri"/>
          <w:sz w:val="24"/>
          <w:szCs w:val="24"/>
        </w:rPr>
        <w:t xml:space="preserve">, as well as using the same amount of data points per </w:t>
      </w:r>
      <w:r w:rsidR="00321F92">
        <w:rPr>
          <w:rFonts w:cs="Calibri"/>
          <w:sz w:val="24"/>
          <w:szCs w:val="24"/>
        </w:rPr>
        <w:t xml:space="preserve">inferred parameter of </w:t>
      </w:r>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w:r w:rsidR="00321F92">
        <w:rPr>
          <w:rFonts w:cs="Calibri"/>
          <w:sz w:val="24"/>
          <w:szCs w:val="24"/>
        </w:rPr>
        <w:t xml:space="preserve"> in the national temperature model (</w:t>
      </w:r>
      <w:r w:rsidR="009A3CE9">
        <w:rPr>
          <w:rFonts w:cs="Calibri"/>
          <w:sz w:val="24"/>
          <w:szCs w:val="24"/>
        </w:rPr>
        <w:fldChar w:fldCharType="begin"/>
      </w:r>
      <w:r w:rsidR="009A3CE9">
        <w:rPr>
          <w:rFonts w:cs="Calibri"/>
          <w:sz w:val="24"/>
          <w:szCs w:val="24"/>
        </w:rPr>
        <w:instrText xml:space="preserve"> REF _Ref5574051 \h </w:instrText>
      </w:r>
      <w:r w:rsidR="009A3CE9">
        <w:rPr>
          <w:rFonts w:cs="Calibri"/>
          <w:sz w:val="24"/>
          <w:szCs w:val="24"/>
        </w:rPr>
      </w:r>
      <w:r w:rsidR="009A3CE9">
        <w:rPr>
          <w:rFonts w:cs="Calibri"/>
          <w:sz w:val="24"/>
          <w:szCs w:val="24"/>
        </w:rPr>
        <w:fldChar w:fldCharType="separate"/>
      </w:r>
      <w:r w:rsidR="00641DCC" w:rsidRPr="00A91EA9">
        <w:rPr>
          <w:b/>
        </w:rPr>
        <w:t xml:space="preserve">Equation </w:t>
      </w:r>
      <w:r w:rsidR="00641DCC">
        <w:rPr>
          <w:b/>
          <w:noProof/>
        </w:rPr>
        <w:t>2</w:t>
      </w:r>
      <w:r w:rsidR="009A3CE9">
        <w:rPr>
          <w:rFonts w:cs="Calibri"/>
          <w:sz w:val="24"/>
          <w:szCs w:val="24"/>
        </w:rPr>
        <w:fldChar w:fldCharType="end"/>
      </w:r>
      <w:r w:rsidR="009A3CE9">
        <w:rPr>
          <w:rFonts w:cs="Calibri"/>
          <w:sz w:val="24"/>
          <w:szCs w:val="24"/>
        </w:rPr>
        <w:t>)</w:t>
      </w:r>
      <w:r w:rsidR="009711C8">
        <w:rPr>
          <w:rFonts w:cs="Calibri"/>
          <w:sz w:val="24"/>
          <w:szCs w:val="24"/>
        </w:rPr>
        <w:t>.</w:t>
      </w:r>
    </w:p>
    <w:tbl>
      <w:tblPr>
        <w:tblStyle w:val="TableGrid"/>
        <w:tblW w:w="0" w:type="auto"/>
        <w:tblLook w:val="04A0" w:firstRow="1" w:lastRow="0" w:firstColumn="1" w:lastColumn="0" w:noHBand="0" w:noVBand="1"/>
      </w:tblPr>
      <w:tblGrid>
        <w:gridCol w:w="2252"/>
        <w:gridCol w:w="2252"/>
        <w:gridCol w:w="2253"/>
        <w:gridCol w:w="2253"/>
      </w:tblGrid>
      <w:tr w:rsidR="00603D58" w14:paraId="6949817B" w14:textId="77777777" w:rsidTr="00603D58">
        <w:tc>
          <w:tcPr>
            <w:tcW w:w="2252" w:type="dxa"/>
          </w:tcPr>
          <w:p w14:paraId="44F1F87D" w14:textId="2354D136" w:rsidR="00603D58" w:rsidRPr="00F85F86" w:rsidRDefault="00603D58" w:rsidP="008427ED">
            <w:pPr>
              <w:spacing w:line="480" w:lineRule="auto"/>
              <w:jc w:val="both"/>
              <w:rPr>
                <w:rFonts w:cs="Calibri"/>
                <w:b/>
                <w:sz w:val="24"/>
                <w:szCs w:val="24"/>
              </w:rPr>
            </w:pPr>
            <w:r w:rsidRPr="00F85F86">
              <w:rPr>
                <w:rFonts w:cs="Calibri"/>
                <w:b/>
                <w:sz w:val="24"/>
                <w:szCs w:val="24"/>
              </w:rPr>
              <w:t>Cause</w:t>
            </w:r>
          </w:p>
        </w:tc>
        <w:tc>
          <w:tcPr>
            <w:tcW w:w="2252" w:type="dxa"/>
          </w:tcPr>
          <w:p w14:paraId="11D6A8AF" w14:textId="4DEABC7F" w:rsidR="00603D58" w:rsidRPr="00F85F86" w:rsidRDefault="00AA2710" w:rsidP="006057BD">
            <w:pPr>
              <w:tabs>
                <w:tab w:val="left" w:pos="940"/>
              </w:tabs>
              <w:spacing w:line="480" w:lineRule="auto"/>
              <w:jc w:val="both"/>
              <w:rPr>
                <w:rFonts w:cs="Calibri"/>
                <w:b/>
                <w:sz w:val="24"/>
                <w:szCs w:val="24"/>
              </w:rPr>
            </w:pPr>
            <w:r w:rsidRPr="00F85F86">
              <w:rPr>
                <w:rFonts w:cs="Calibri"/>
                <w:b/>
                <w:sz w:val="24"/>
                <w:szCs w:val="24"/>
              </w:rPr>
              <w:t>M</w:t>
            </w:r>
            <w:r w:rsidR="006057BD" w:rsidRPr="00F85F86">
              <w:rPr>
                <w:rFonts w:cs="Calibri"/>
                <w:b/>
                <w:sz w:val="24"/>
                <w:szCs w:val="24"/>
              </w:rPr>
              <w:t>ales</w:t>
            </w:r>
          </w:p>
        </w:tc>
        <w:tc>
          <w:tcPr>
            <w:tcW w:w="2253" w:type="dxa"/>
          </w:tcPr>
          <w:p w14:paraId="7311E9CF" w14:textId="47A9DECE" w:rsidR="00603D58" w:rsidRPr="00F85F86" w:rsidRDefault="006057BD" w:rsidP="008427ED">
            <w:pPr>
              <w:spacing w:line="480" w:lineRule="auto"/>
              <w:jc w:val="both"/>
              <w:rPr>
                <w:rFonts w:cs="Calibri"/>
                <w:b/>
                <w:sz w:val="24"/>
                <w:szCs w:val="24"/>
              </w:rPr>
            </w:pPr>
            <w:r w:rsidRPr="00F85F86">
              <w:rPr>
                <w:rFonts w:cs="Calibri"/>
                <w:b/>
                <w:sz w:val="24"/>
                <w:szCs w:val="24"/>
              </w:rPr>
              <w:t>Females</w:t>
            </w:r>
          </w:p>
        </w:tc>
        <w:tc>
          <w:tcPr>
            <w:tcW w:w="2253" w:type="dxa"/>
          </w:tcPr>
          <w:p w14:paraId="114398CC" w14:textId="02F2CFF1" w:rsidR="00603D58" w:rsidRPr="00F85F86" w:rsidRDefault="00AA2710" w:rsidP="008427ED">
            <w:pPr>
              <w:spacing w:line="480" w:lineRule="auto"/>
              <w:jc w:val="both"/>
              <w:rPr>
                <w:rFonts w:cs="Calibri"/>
                <w:b/>
                <w:sz w:val="24"/>
                <w:szCs w:val="24"/>
              </w:rPr>
            </w:pPr>
            <w:commentRangeStart w:id="49"/>
            <w:r w:rsidRPr="00F85F86">
              <w:rPr>
                <w:rFonts w:cs="Calibri"/>
                <w:b/>
                <w:sz w:val="24"/>
                <w:szCs w:val="24"/>
              </w:rPr>
              <w:t>Overall</w:t>
            </w:r>
            <w:commentRangeEnd w:id="49"/>
            <w:r w:rsidR="005F316A">
              <w:rPr>
                <w:rStyle w:val="CommentReference"/>
                <w:rFonts w:asciiTheme="minorHAnsi" w:eastAsiaTheme="minorHAnsi" w:hAnsiTheme="minorHAnsi" w:cstheme="minorBidi"/>
              </w:rPr>
              <w:commentReference w:id="49"/>
            </w:r>
          </w:p>
        </w:tc>
      </w:tr>
      <w:tr w:rsidR="00603D58" w14:paraId="7558F801" w14:textId="77777777" w:rsidTr="00603D58">
        <w:tc>
          <w:tcPr>
            <w:tcW w:w="2252" w:type="dxa"/>
          </w:tcPr>
          <w:p w14:paraId="43F92E70" w14:textId="35839FA4" w:rsidR="00603D58" w:rsidRDefault="00492F3A" w:rsidP="008427ED">
            <w:pPr>
              <w:spacing w:line="480" w:lineRule="auto"/>
              <w:jc w:val="both"/>
              <w:rPr>
                <w:rFonts w:cs="Calibri"/>
                <w:sz w:val="24"/>
                <w:szCs w:val="24"/>
              </w:rPr>
            </w:pPr>
            <w:r>
              <w:rPr>
                <w:rFonts w:cs="Calibri"/>
                <w:sz w:val="24"/>
                <w:szCs w:val="24"/>
              </w:rPr>
              <w:t>Cardiorespiratory</w:t>
            </w:r>
          </w:p>
        </w:tc>
        <w:tc>
          <w:tcPr>
            <w:tcW w:w="2252" w:type="dxa"/>
          </w:tcPr>
          <w:p w14:paraId="497767F6" w14:textId="5AE03A5A" w:rsidR="00603D58" w:rsidRDefault="00755D3D" w:rsidP="008427ED">
            <w:pPr>
              <w:spacing w:line="480" w:lineRule="auto"/>
              <w:jc w:val="both"/>
              <w:rPr>
                <w:rFonts w:cs="Calibri"/>
                <w:sz w:val="24"/>
                <w:szCs w:val="24"/>
              </w:rPr>
            </w:pPr>
            <w:r>
              <w:rPr>
                <w:rFonts w:cs="Calibri"/>
                <w:sz w:val="24"/>
                <w:szCs w:val="24"/>
              </w:rPr>
              <w:t>10/10</w:t>
            </w:r>
          </w:p>
        </w:tc>
        <w:tc>
          <w:tcPr>
            <w:tcW w:w="2253" w:type="dxa"/>
          </w:tcPr>
          <w:p w14:paraId="04DC2A14" w14:textId="1ACEF8D3" w:rsidR="00603D58" w:rsidRDefault="00755D3D" w:rsidP="008427ED">
            <w:pPr>
              <w:spacing w:line="480" w:lineRule="auto"/>
              <w:jc w:val="both"/>
              <w:rPr>
                <w:rFonts w:cs="Calibri"/>
                <w:sz w:val="24"/>
                <w:szCs w:val="24"/>
              </w:rPr>
            </w:pPr>
            <w:r>
              <w:rPr>
                <w:rFonts w:cs="Calibri"/>
                <w:sz w:val="24"/>
                <w:szCs w:val="24"/>
              </w:rPr>
              <w:t>10/10</w:t>
            </w:r>
          </w:p>
        </w:tc>
        <w:tc>
          <w:tcPr>
            <w:tcW w:w="2253" w:type="dxa"/>
          </w:tcPr>
          <w:p w14:paraId="0D46EF5A" w14:textId="4E105AE7" w:rsidR="00603D58" w:rsidRDefault="00755D3D" w:rsidP="008427ED">
            <w:pPr>
              <w:spacing w:line="480" w:lineRule="auto"/>
              <w:jc w:val="both"/>
              <w:rPr>
                <w:rFonts w:cs="Calibri"/>
                <w:sz w:val="24"/>
                <w:szCs w:val="24"/>
              </w:rPr>
            </w:pPr>
            <w:r>
              <w:rPr>
                <w:rFonts w:cs="Calibri"/>
                <w:sz w:val="24"/>
                <w:szCs w:val="24"/>
              </w:rPr>
              <w:t>20/20</w:t>
            </w:r>
          </w:p>
        </w:tc>
      </w:tr>
      <w:tr w:rsidR="00603D58" w14:paraId="010DFDC7" w14:textId="77777777" w:rsidTr="00603D58">
        <w:tc>
          <w:tcPr>
            <w:tcW w:w="2252" w:type="dxa"/>
          </w:tcPr>
          <w:p w14:paraId="712F33EC" w14:textId="642277D0" w:rsidR="00603D58" w:rsidRDefault="00492F3A" w:rsidP="008427ED">
            <w:pPr>
              <w:spacing w:line="480" w:lineRule="auto"/>
              <w:jc w:val="both"/>
              <w:rPr>
                <w:rFonts w:cs="Calibri"/>
                <w:sz w:val="24"/>
                <w:szCs w:val="24"/>
              </w:rPr>
            </w:pPr>
            <w:r>
              <w:rPr>
                <w:rFonts w:cs="Calibri"/>
                <w:sz w:val="24"/>
                <w:szCs w:val="24"/>
              </w:rPr>
              <w:t>Cancer</w:t>
            </w:r>
          </w:p>
        </w:tc>
        <w:tc>
          <w:tcPr>
            <w:tcW w:w="2252" w:type="dxa"/>
          </w:tcPr>
          <w:p w14:paraId="3AE7E4CA" w14:textId="177C4506" w:rsidR="00603D58" w:rsidRDefault="00011FB6" w:rsidP="008427ED">
            <w:pPr>
              <w:spacing w:line="480" w:lineRule="auto"/>
              <w:jc w:val="both"/>
              <w:rPr>
                <w:rFonts w:cs="Calibri"/>
                <w:sz w:val="24"/>
                <w:szCs w:val="24"/>
              </w:rPr>
            </w:pPr>
            <w:r>
              <w:rPr>
                <w:rFonts w:cs="Calibri"/>
                <w:sz w:val="24"/>
                <w:szCs w:val="24"/>
              </w:rPr>
              <w:t>9/10</w:t>
            </w:r>
          </w:p>
        </w:tc>
        <w:tc>
          <w:tcPr>
            <w:tcW w:w="2253" w:type="dxa"/>
          </w:tcPr>
          <w:p w14:paraId="6D40DD31" w14:textId="6D4CEB24" w:rsidR="00603D58" w:rsidRDefault="00DD3040" w:rsidP="008427ED">
            <w:pPr>
              <w:spacing w:line="480" w:lineRule="auto"/>
              <w:jc w:val="both"/>
              <w:rPr>
                <w:rFonts w:cs="Calibri"/>
                <w:sz w:val="24"/>
                <w:szCs w:val="24"/>
              </w:rPr>
            </w:pPr>
            <w:r>
              <w:rPr>
                <w:rFonts w:cs="Calibri"/>
                <w:sz w:val="24"/>
                <w:szCs w:val="24"/>
              </w:rPr>
              <w:t>10/10</w:t>
            </w:r>
          </w:p>
        </w:tc>
        <w:tc>
          <w:tcPr>
            <w:tcW w:w="2253" w:type="dxa"/>
          </w:tcPr>
          <w:p w14:paraId="6C728966" w14:textId="1DCE8984" w:rsidR="00603D58" w:rsidRDefault="00FC4E71" w:rsidP="008427ED">
            <w:pPr>
              <w:spacing w:line="480" w:lineRule="auto"/>
              <w:jc w:val="both"/>
              <w:rPr>
                <w:rFonts w:cs="Calibri"/>
                <w:sz w:val="24"/>
                <w:szCs w:val="24"/>
              </w:rPr>
            </w:pPr>
            <w:r>
              <w:rPr>
                <w:rFonts w:cs="Calibri"/>
                <w:sz w:val="24"/>
                <w:szCs w:val="24"/>
              </w:rPr>
              <w:t>19/20</w:t>
            </w:r>
          </w:p>
        </w:tc>
      </w:tr>
      <w:tr w:rsidR="00603D58" w14:paraId="0AAB763E" w14:textId="77777777" w:rsidTr="00603D58">
        <w:tc>
          <w:tcPr>
            <w:tcW w:w="2252" w:type="dxa"/>
          </w:tcPr>
          <w:p w14:paraId="10CD682E" w14:textId="39FDB6D8" w:rsidR="00603D58" w:rsidRDefault="00492F3A" w:rsidP="008427ED">
            <w:pPr>
              <w:spacing w:line="480" w:lineRule="auto"/>
              <w:jc w:val="both"/>
              <w:rPr>
                <w:rFonts w:cs="Calibri"/>
                <w:sz w:val="24"/>
                <w:szCs w:val="24"/>
              </w:rPr>
            </w:pPr>
            <w:r>
              <w:rPr>
                <w:rFonts w:cs="Calibri"/>
                <w:sz w:val="24"/>
                <w:szCs w:val="24"/>
              </w:rPr>
              <w:t>Injuries</w:t>
            </w:r>
          </w:p>
        </w:tc>
        <w:tc>
          <w:tcPr>
            <w:tcW w:w="2252" w:type="dxa"/>
          </w:tcPr>
          <w:p w14:paraId="3322589F" w14:textId="7F4C665E" w:rsidR="00603D58" w:rsidRDefault="00286495" w:rsidP="008427ED">
            <w:pPr>
              <w:spacing w:line="480" w:lineRule="auto"/>
              <w:jc w:val="both"/>
              <w:rPr>
                <w:rFonts w:cs="Calibri"/>
                <w:sz w:val="24"/>
                <w:szCs w:val="24"/>
              </w:rPr>
            </w:pPr>
            <w:r>
              <w:rPr>
                <w:rFonts w:cs="Calibri"/>
                <w:sz w:val="24"/>
                <w:szCs w:val="24"/>
              </w:rPr>
              <w:t>7/10</w:t>
            </w:r>
          </w:p>
        </w:tc>
        <w:tc>
          <w:tcPr>
            <w:tcW w:w="2253" w:type="dxa"/>
          </w:tcPr>
          <w:p w14:paraId="47AE9BAC" w14:textId="10B8E541" w:rsidR="00603D58" w:rsidRDefault="00286495" w:rsidP="008427ED">
            <w:pPr>
              <w:spacing w:line="480" w:lineRule="auto"/>
              <w:jc w:val="both"/>
              <w:rPr>
                <w:rFonts w:cs="Calibri"/>
                <w:sz w:val="24"/>
                <w:szCs w:val="24"/>
              </w:rPr>
            </w:pPr>
            <w:r>
              <w:rPr>
                <w:rFonts w:cs="Calibri"/>
                <w:sz w:val="24"/>
                <w:szCs w:val="24"/>
              </w:rPr>
              <w:t>10/10</w:t>
            </w:r>
          </w:p>
        </w:tc>
        <w:tc>
          <w:tcPr>
            <w:tcW w:w="2253" w:type="dxa"/>
          </w:tcPr>
          <w:p w14:paraId="1096F7C2" w14:textId="6E66324E" w:rsidR="00603D58" w:rsidRDefault="00FC4E71" w:rsidP="008427ED">
            <w:pPr>
              <w:spacing w:line="480" w:lineRule="auto"/>
              <w:jc w:val="both"/>
              <w:rPr>
                <w:rFonts w:cs="Calibri"/>
                <w:sz w:val="24"/>
                <w:szCs w:val="24"/>
              </w:rPr>
            </w:pPr>
            <w:r>
              <w:rPr>
                <w:rFonts w:cs="Calibri"/>
                <w:sz w:val="24"/>
                <w:szCs w:val="24"/>
              </w:rPr>
              <w:t>17/20</w:t>
            </w:r>
          </w:p>
        </w:tc>
      </w:tr>
      <w:tr w:rsidR="00603D58" w14:paraId="361AFB0E" w14:textId="77777777" w:rsidTr="00603D58">
        <w:tc>
          <w:tcPr>
            <w:tcW w:w="2252" w:type="dxa"/>
          </w:tcPr>
          <w:p w14:paraId="6EE3D4CE" w14:textId="23D9437F" w:rsidR="00603D58" w:rsidRDefault="00492F3A" w:rsidP="008427ED">
            <w:pPr>
              <w:spacing w:line="480" w:lineRule="auto"/>
              <w:jc w:val="both"/>
              <w:rPr>
                <w:rFonts w:cs="Calibri"/>
                <w:sz w:val="24"/>
                <w:szCs w:val="24"/>
              </w:rPr>
            </w:pPr>
            <w:r>
              <w:rPr>
                <w:rFonts w:cs="Calibri"/>
                <w:sz w:val="24"/>
                <w:szCs w:val="24"/>
              </w:rPr>
              <w:t>Other</w:t>
            </w:r>
          </w:p>
        </w:tc>
        <w:tc>
          <w:tcPr>
            <w:tcW w:w="2252" w:type="dxa"/>
          </w:tcPr>
          <w:p w14:paraId="3567CA17" w14:textId="507CCC70" w:rsidR="00603D58" w:rsidRDefault="00286495" w:rsidP="008427ED">
            <w:pPr>
              <w:spacing w:line="480" w:lineRule="auto"/>
              <w:jc w:val="both"/>
              <w:rPr>
                <w:rFonts w:cs="Calibri"/>
                <w:sz w:val="24"/>
                <w:szCs w:val="24"/>
              </w:rPr>
            </w:pPr>
            <w:r>
              <w:rPr>
                <w:rFonts w:cs="Calibri"/>
                <w:sz w:val="24"/>
                <w:szCs w:val="24"/>
              </w:rPr>
              <w:t>8/10</w:t>
            </w:r>
          </w:p>
        </w:tc>
        <w:tc>
          <w:tcPr>
            <w:tcW w:w="2253" w:type="dxa"/>
          </w:tcPr>
          <w:p w14:paraId="69C09385" w14:textId="13C1F8A6" w:rsidR="00603D58" w:rsidRDefault="00B37939" w:rsidP="008427ED">
            <w:pPr>
              <w:spacing w:line="480" w:lineRule="auto"/>
              <w:jc w:val="both"/>
              <w:rPr>
                <w:rFonts w:cs="Calibri"/>
                <w:sz w:val="24"/>
                <w:szCs w:val="24"/>
              </w:rPr>
            </w:pPr>
            <w:r>
              <w:rPr>
                <w:rFonts w:cs="Calibri"/>
                <w:sz w:val="24"/>
                <w:szCs w:val="24"/>
              </w:rPr>
              <w:t>8/10</w:t>
            </w:r>
          </w:p>
        </w:tc>
        <w:tc>
          <w:tcPr>
            <w:tcW w:w="2253" w:type="dxa"/>
          </w:tcPr>
          <w:p w14:paraId="1BE833E1" w14:textId="5CCD8D28" w:rsidR="00603D58" w:rsidRDefault="00FC4E71" w:rsidP="008427ED">
            <w:pPr>
              <w:spacing w:line="480" w:lineRule="auto"/>
              <w:jc w:val="both"/>
              <w:rPr>
                <w:rFonts w:cs="Calibri"/>
                <w:sz w:val="24"/>
                <w:szCs w:val="24"/>
              </w:rPr>
            </w:pPr>
            <w:r>
              <w:rPr>
                <w:rFonts w:cs="Calibri"/>
                <w:sz w:val="24"/>
                <w:szCs w:val="24"/>
              </w:rPr>
              <w:t>16/20</w:t>
            </w:r>
          </w:p>
        </w:tc>
      </w:tr>
      <w:tr w:rsidR="00603D58" w14:paraId="2AE4B364" w14:textId="77777777" w:rsidTr="00603D58">
        <w:tc>
          <w:tcPr>
            <w:tcW w:w="2252" w:type="dxa"/>
          </w:tcPr>
          <w:p w14:paraId="20448892" w14:textId="11421810" w:rsidR="00603D58" w:rsidRDefault="00492F3A" w:rsidP="008427ED">
            <w:pPr>
              <w:spacing w:line="480" w:lineRule="auto"/>
              <w:jc w:val="both"/>
              <w:rPr>
                <w:rFonts w:cs="Calibri"/>
                <w:sz w:val="24"/>
                <w:szCs w:val="24"/>
              </w:rPr>
            </w:pPr>
            <w:commentRangeStart w:id="51"/>
            <w:r>
              <w:rPr>
                <w:rFonts w:cs="Calibri"/>
                <w:sz w:val="24"/>
                <w:szCs w:val="24"/>
              </w:rPr>
              <w:t>Overall</w:t>
            </w:r>
            <w:commentRangeEnd w:id="51"/>
            <w:r w:rsidR="005F316A">
              <w:rPr>
                <w:rStyle w:val="CommentReference"/>
                <w:rFonts w:asciiTheme="minorHAnsi" w:eastAsiaTheme="minorHAnsi" w:hAnsiTheme="minorHAnsi" w:cstheme="minorBidi"/>
              </w:rPr>
              <w:commentReference w:id="51"/>
            </w:r>
          </w:p>
        </w:tc>
        <w:tc>
          <w:tcPr>
            <w:tcW w:w="2252" w:type="dxa"/>
          </w:tcPr>
          <w:p w14:paraId="00381E16" w14:textId="25067800" w:rsidR="00603D58" w:rsidRDefault="00FC4E71" w:rsidP="008427ED">
            <w:pPr>
              <w:spacing w:line="480" w:lineRule="auto"/>
              <w:jc w:val="both"/>
              <w:rPr>
                <w:rFonts w:cs="Calibri"/>
                <w:sz w:val="24"/>
                <w:szCs w:val="24"/>
              </w:rPr>
            </w:pPr>
            <w:r>
              <w:rPr>
                <w:rFonts w:cs="Calibri"/>
                <w:sz w:val="24"/>
                <w:szCs w:val="24"/>
              </w:rPr>
              <w:t>34/40</w:t>
            </w:r>
          </w:p>
        </w:tc>
        <w:tc>
          <w:tcPr>
            <w:tcW w:w="2253" w:type="dxa"/>
          </w:tcPr>
          <w:p w14:paraId="03E6EBB1" w14:textId="37F70F0B" w:rsidR="00603D58" w:rsidRDefault="00FC4E71" w:rsidP="008427ED">
            <w:pPr>
              <w:spacing w:line="480" w:lineRule="auto"/>
              <w:jc w:val="both"/>
              <w:rPr>
                <w:rFonts w:cs="Calibri"/>
                <w:sz w:val="24"/>
                <w:szCs w:val="24"/>
              </w:rPr>
            </w:pPr>
            <w:r>
              <w:rPr>
                <w:rFonts w:cs="Calibri"/>
                <w:sz w:val="24"/>
                <w:szCs w:val="24"/>
              </w:rPr>
              <w:t>38/40</w:t>
            </w:r>
          </w:p>
        </w:tc>
        <w:tc>
          <w:tcPr>
            <w:tcW w:w="2253" w:type="dxa"/>
          </w:tcPr>
          <w:p w14:paraId="4CEC9388" w14:textId="5C106941" w:rsidR="00603D58" w:rsidRDefault="00AF12F3" w:rsidP="00B40990">
            <w:pPr>
              <w:keepNext/>
              <w:spacing w:line="480" w:lineRule="auto"/>
              <w:jc w:val="both"/>
              <w:rPr>
                <w:rFonts w:cs="Calibri"/>
                <w:sz w:val="24"/>
                <w:szCs w:val="24"/>
              </w:rPr>
            </w:pPr>
            <w:r>
              <w:rPr>
                <w:rFonts w:cs="Calibri"/>
                <w:sz w:val="24"/>
                <w:szCs w:val="24"/>
              </w:rPr>
              <w:t>72/80</w:t>
            </w:r>
          </w:p>
        </w:tc>
      </w:tr>
    </w:tbl>
    <w:p w14:paraId="694C9F28" w14:textId="1520E7E0" w:rsidR="008B10DD" w:rsidRPr="002B1916" w:rsidRDefault="00B40990" w:rsidP="002B1916">
      <w:pPr>
        <w:jc w:val="center"/>
        <w:rPr>
          <w:rFonts w:cs="Calibri"/>
        </w:rPr>
      </w:pPr>
      <w:bookmarkStart w:id="52" w:name="_Ref5881169"/>
      <w:bookmarkStart w:id="53" w:name="_Toc5971395"/>
      <w:r w:rsidRPr="002B1916">
        <w:rPr>
          <w:b/>
        </w:rPr>
        <w:t xml:space="preserve">Table </w:t>
      </w:r>
      <w:r w:rsidRPr="002B1916">
        <w:rPr>
          <w:b/>
        </w:rPr>
        <w:fldChar w:fldCharType="begin"/>
      </w:r>
      <w:r w:rsidRPr="002B1916">
        <w:rPr>
          <w:b/>
        </w:rPr>
        <w:instrText xml:space="preserve"> SEQ Table \* ARABIC </w:instrText>
      </w:r>
      <w:r w:rsidRPr="002B1916">
        <w:rPr>
          <w:b/>
        </w:rPr>
        <w:fldChar w:fldCharType="separate"/>
      </w:r>
      <w:r w:rsidR="00641DCC">
        <w:rPr>
          <w:b/>
          <w:noProof/>
        </w:rPr>
        <w:t>5</w:t>
      </w:r>
      <w:r w:rsidRPr="002B1916">
        <w:rPr>
          <w:b/>
        </w:rPr>
        <w:fldChar w:fldCharType="end"/>
      </w:r>
      <w:r w:rsidRPr="002B1916">
        <w:t xml:space="preserve">. </w:t>
      </w:r>
      <w:r w:rsidR="00F85F86" w:rsidRPr="002B1916">
        <w:t xml:space="preserve">Number of model run comparisons which favoured </w:t>
      </w:r>
      <w:r w:rsidR="00443EC4" w:rsidRPr="002B1916">
        <w:t xml:space="preserve">the </w:t>
      </w:r>
      <w:r w:rsidR="009711C8" w:rsidRPr="002B1916">
        <w:t>national temperature model (</w:t>
      </w:r>
      <w:r w:rsidR="009711C8" w:rsidRPr="002B1916">
        <w:rPr>
          <w:rFonts w:cs="Calibri"/>
        </w:rPr>
        <w:fldChar w:fldCharType="begin"/>
      </w:r>
      <w:r w:rsidR="009711C8" w:rsidRPr="002B1916">
        <w:rPr>
          <w:rFonts w:cs="Calibri"/>
        </w:rPr>
        <w:instrText xml:space="preserve"> REF _Ref5574051 \h </w:instrText>
      </w:r>
      <w:r w:rsidR="002B1916" w:rsidRPr="002B1916">
        <w:rPr>
          <w:rFonts w:cs="Calibri"/>
        </w:rPr>
        <w:instrText xml:space="preserve"> \* MERGEFORMAT </w:instrText>
      </w:r>
      <w:r w:rsidR="009711C8" w:rsidRPr="002B1916">
        <w:rPr>
          <w:rFonts w:cs="Calibri"/>
        </w:rPr>
      </w:r>
      <w:r w:rsidR="009711C8" w:rsidRPr="002B1916">
        <w:rPr>
          <w:rFonts w:cs="Calibri"/>
        </w:rPr>
        <w:fldChar w:fldCharType="separate"/>
      </w:r>
      <w:r w:rsidR="00641DCC" w:rsidRPr="00A91EA9">
        <w:rPr>
          <w:b/>
        </w:rPr>
        <w:t xml:space="preserve">Equation </w:t>
      </w:r>
      <w:r w:rsidR="00641DCC">
        <w:rPr>
          <w:b/>
          <w:noProof/>
        </w:rPr>
        <w:t>2</w:t>
      </w:r>
      <w:r w:rsidR="009711C8" w:rsidRPr="002B1916">
        <w:rPr>
          <w:rFonts w:cs="Calibri"/>
        </w:rPr>
        <w:fldChar w:fldCharType="end"/>
      </w:r>
      <w:r w:rsidR="009711C8" w:rsidRPr="002B1916">
        <w:rPr>
          <w:rFonts w:cs="Calibri"/>
        </w:rPr>
        <w:t>)</w:t>
      </w:r>
      <w:r w:rsidR="00DA755A" w:rsidRPr="002B1916">
        <w:rPr>
          <w:rFonts w:cs="Calibri"/>
        </w:rPr>
        <w:t xml:space="preserve"> over the alternative national model with piecewise temperature anomaly term (</w:t>
      </w:r>
      <w:r w:rsidR="00DA755A" w:rsidRPr="002B1916">
        <w:rPr>
          <w:rFonts w:cs="Calibri"/>
        </w:rPr>
        <w:fldChar w:fldCharType="begin"/>
      </w:r>
      <w:r w:rsidR="00DA755A" w:rsidRPr="002B1916">
        <w:rPr>
          <w:rFonts w:cs="Calibri"/>
        </w:rPr>
        <w:instrText xml:space="preserve"> REF _Ref5729511 \h </w:instrText>
      </w:r>
      <w:r w:rsidR="002B1916" w:rsidRPr="002B1916">
        <w:rPr>
          <w:rFonts w:cs="Calibri"/>
        </w:rPr>
        <w:instrText xml:space="preserve"> \* MERGEFORMAT </w:instrText>
      </w:r>
      <w:r w:rsidR="00DA755A" w:rsidRPr="002B1916">
        <w:rPr>
          <w:rFonts w:cs="Calibri"/>
        </w:rPr>
      </w:r>
      <w:r w:rsidR="00DA755A" w:rsidRPr="002B1916">
        <w:rPr>
          <w:rFonts w:cs="Calibri"/>
        </w:rPr>
        <w:fldChar w:fldCharType="separate"/>
      </w:r>
      <w:r w:rsidR="00641DCC" w:rsidRPr="00AD0EB8">
        <w:rPr>
          <w:b/>
        </w:rPr>
        <w:t xml:space="preserve">Equation </w:t>
      </w:r>
      <w:r w:rsidR="00641DCC">
        <w:rPr>
          <w:b/>
          <w:noProof/>
        </w:rPr>
        <w:t>6</w:t>
      </w:r>
      <w:r w:rsidR="00DA755A" w:rsidRPr="002B1916">
        <w:rPr>
          <w:rFonts w:cs="Calibri"/>
        </w:rPr>
        <w:fldChar w:fldCharType="end"/>
      </w:r>
      <w:r w:rsidR="00DA755A" w:rsidRPr="002B1916">
        <w:rPr>
          <w:rFonts w:cs="Calibri"/>
        </w:rPr>
        <w:t>)</w:t>
      </w:r>
      <w:bookmarkEnd w:id="52"/>
      <w:bookmarkEnd w:id="53"/>
    </w:p>
    <w:p w14:paraId="7F68A78F" w14:textId="13472D78" w:rsidR="007638F3" w:rsidRPr="00D17922" w:rsidRDefault="007638F3" w:rsidP="007638F3">
      <w:pPr>
        <w:pStyle w:val="Heading4"/>
      </w:pPr>
      <w:r>
        <w:t>Additional extreme temperature measures</w:t>
      </w:r>
    </w:p>
    <w:p w14:paraId="786FFE23" w14:textId="1ABE634D" w:rsidR="007638F3" w:rsidRPr="00DB2DBC" w:rsidRDefault="007638F3" w:rsidP="007638F3">
      <w:pPr>
        <w:spacing w:line="480" w:lineRule="auto"/>
        <w:ind w:firstLine="357"/>
        <w:jc w:val="both"/>
        <w:rPr>
          <w:rFonts w:cs="Calibri"/>
          <w:sz w:val="24"/>
          <w:szCs w:val="24"/>
        </w:rPr>
      </w:pPr>
      <w:r w:rsidRPr="00DB2DBC">
        <w:rPr>
          <w:rFonts w:cs="Calibri"/>
          <w:sz w:val="24"/>
          <w:szCs w:val="24"/>
        </w:rPr>
        <w:t>Together with temperature anomaly based on daily mean temperatures, I also</w:t>
      </w:r>
      <w:r w:rsidR="00EC67E6">
        <w:rPr>
          <w:rFonts w:cs="Calibri"/>
          <w:sz w:val="24"/>
          <w:szCs w:val="24"/>
        </w:rPr>
        <w:t xml:space="preserve"> tested</w:t>
      </w:r>
      <w:r w:rsidRPr="00DB2DBC">
        <w:rPr>
          <w:rFonts w:cs="Calibri"/>
          <w:sz w:val="24"/>
          <w:szCs w:val="24"/>
        </w:rPr>
        <w:t xml:space="preserve"> includ</w:t>
      </w:r>
      <w:r w:rsidR="00EC67E6">
        <w:rPr>
          <w:rFonts w:cs="Calibri"/>
          <w:sz w:val="24"/>
          <w:szCs w:val="24"/>
        </w:rPr>
        <w:t>ing</w:t>
      </w:r>
      <w:r w:rsidRPr="00DB2DBC">
        <w:rPr>
          <w:rFonts w:cs="Calibri"/>
          <w:sz w:val="24"/>
          <w:szCs w:val="24"/>
        </w:rPr>
        <w:t xml:space="preserve"> a second measure of anomaly in the model. The additional measures were related to extreme anomalous temperature:</w:t>
      </w:r>
    </w:p>
    <w:p w14:paraId="7B7572C8" w14:textId="77777777" w:rsidR="007638F3" w:rsidRPr="00DB2DBC" w:rsidRDefault="007638F3" w:rsidP="007638F3">
      <w:pPr>
        <w:numPr>
          <w:ilvl w:val="1"/>
          <w:numId w:val="29"/>
        </w:numPr>
        <w:spacing w:line="480" w:lineRule="auto"/>
        <w:jc w:val="both"/>
        <w:rPr>
          <w:rFonts w:cs="Calibri"/>
          <w:i/>
          <w:sz w:val="24"/>
          <w:szCs w:val="24"/>
        </w:rPr>
      </w:pPr>
      <w:r w:rsidRPr="00DB2DBC">
        <w:rPr>
          <w:rFonts w:cs="Calibri"/>
          <w:sz w:val="24"/>
          <w:szCs w:val="24"/>
        </w:rPr>
        <w:t>temperature anomaly based on</w:t>
      </w:r>
      <w:r w:rsidRPr="00DB2DBC" w:rsidDel="00F36612">
        <w:rPr>
          <w:rFonts w:cs="Calibri"/>
          <w:sz w:val="24"/>
          <w:szCs w:val="24"/>
        </w:rPr>
        <w:t xml:space="preserve"> </w:t>
      </w:r>
      <w:r w:rsidRPr="00DB2DBC">
        <w:rPr>
          <w:rFonts w:cs="Calibri"/>
          <w:sz w:val="24"/>
          <w:szCs w:val="24"/>
        </w:rPr>
        <w:t>90</w:t>
      </w:r>
      <w:r w:rsidRPr="00DB2DBC">
        <w:rPr>
          <w:rFonts w:cs="Calibri"/>
          <w:sz w:val="24"/>
          <w:szCs w:val="24"/>
          <w:vertAlign w:val="superscript"/>
        </w:rPr>
        <w:t>th</w:t>
      </w:r>
      <w:r w:rsidRPr="00DB2DBC">
        <w:rPr>
          <w:rFonts w:cs="Calibri"/>
          <w:sz w:val="24"/>
          <w:szCs w:val="24"/>
        </w:rPr>
        <w:t xml:space="preserve"> percentile (°C) of daily mean temperatures within a month, compared to 30-year (long-term) norm of 90</w:t>
      </w:r>
      <w:r w:rsidRPr="00DB2DBC">
        <w:rPr>
          <w:rFonts w:cs="Calibri"/>
          <w:sz w:val="24"/>
          <w:szCs w:val="24"/>
          <w:vertAlign w:val="superscript"/>
        </w:rPr>
        <w:t>th</w:t>
      </w:r>
      <w:r w:rsidRPr="00DB2DBC">
        <w:rPr>
          <w:rFonts w:cs="Calibri"/>
          <w:sz w:val="24"/>
          <w:szCs w:val="24"/>
        </w:rPr>
        <w:t xml:space="preserve"> percentile for each state and month </w:t>
      </w:r>
    </w:p>
    <w:p w14:paraId="63C15C6A" w14:textId="77777777" w:rsidR="007638F3" w:rsidRPr="00DB2DBC" w:rsidRDefault="007638F3" w:rsidP="007638F3">
      <w:pPr>
        <w:numPr>
          <w:ilvl w:val="1"/>
          <w:numId w:val="29"/>
        </w:numPr>
        <w:spacing w:line="480" w:lineRule="auto"/>
        <w:jc w:val="both"/>
        <w:rPr>
          <w:rFonts w:cs="Calibri"/>
          <w:i/>
          <w:sz w:val="24"/>
          <w:szCs w:val="24"/>
        </w:rPr>
      </w:pPr>
      <w:r w:rsidRPr="00DB2DBC">
        <w:rPr>
          <w:rFonts w:cs="Calibri"/>
          <w:sz w:val="24"/>
          <w:szCs w:val="24"/>
        </w:rPr>
        <w:lastRenderedPageBreak/>
        <w:t>number of days in a month above the long-term 90</w:t>
      </w:r>
      <w:r w:rsidRPr="00DB2DBC">
        <w:rPr>
          <w:rFonts w:cs="Calibri"/>
          <w:sz w:val="24"/>
          <w:szCs w:val="24"/>
          <w:vertAlign w:val="superscript"/>
        </w:rPr>
        <w:t>th</w:t>
      </w:r>
      <w:r w:rsidRPr="00DB2DBC">
        <w:rPr>
          <w:rFonts w:cs="Calibri"/>
          <w:sz w:val="24"/>
          <w:szCs w:val="24"/>
        </w:rPr>
        <w:t xml:space="preserve"> percentile of norm temperature (adjusted for length of month)</w:t>
      </w:r>
    </w:p>
    <w:p w14:paraId="0C032ECB" w14:textId="77777777" w:rsidR="007638F3" w:rsidRPr="00DB2DBC" w:rsidRDefault="007638F3" w:rsidP="007638F3">
      <w:pPr>
        <w:numPr>
          <w:ilvl w:val="1"/>
          <w:numId w:val="29"/>
        </w:numPr>
        <w:spacing w:line="480" w:lineRule="auto"/>
        <w:jc w:val="both"/>
        <w:rPr>
          <w:rFonts w:cs="Calibri"/>
          <w:i/>
          <w:sz w:val="24"/>
          <w:szCs w:val="24"/>
        </w:rPr>
      </w:pPr>
      <w:r w:rsidRPr="00DB2DBC">
        <w:rPr>
          <w:rFonts w:cs="Calibri"/>
          <w:sz w:val="24"/>
          <w:szCs w:val="24"/>
        </w:rPr>
        <w:t>number of 3+ day episodes above the long-term 90</w:t>
      </w:r>
      <w:r w:rsidRPr="00DB2DBC">
        <w:rPr>
          <w:rFonts w:cs="Calibri"/>
          <w:sz w:val="24"/>
          <w:szCs w:val="24"/>
          <w:vertAlign w:val="superscript"/>
        </w:rPr>
        <w:t>th</w:t>
      </w:r>
      <w:r w:rsidRPr="00DB2DBC">
        <w:rPr>
          <w:rFonts w:cs="Calibri"/>
          <w:sz w:val="24"/>
          <w:szCs w:val="24"/>
        </w:rPr>
        <w:t xml:space="preserve"> percentile of norm temperature (adjusted for length of month)</w:t>
      </w:r>
    </w:p>
    <w:p w14:paraId="7126E4E1" w14:textId="10CCBA33" w:rsidR="007638F3" w:rsidRDefault="007638F3" w:rsidP="007638F3">
      <w:pPr>
        <w:spacing w:line="480" w:lineRule="auto"/>
        <w:ind w:firstLine="357"/>
        <w:jc w:val="both"/>
        <w:rPr>
          <w:rFonts w:cs="Calibri"/>
          <w:sz w:val="24"/>
          <w:szCs w:val="24"/>
        </w:rPr>
      </w:pPr>
      <w:r w:rsidRPr="00DB2DBC">
        <w:rPr>
          <w:rFonts w:cs="Calibri"/>
          <w:sz w:val="24"/>
          <w:szCs w:val="24"/>
        </w:rPr>
        <w:t>The correlations among the variables and anomaly based on mean were between 0.6 and 0.89 (</w:t>
      </w:r>
      <w:r w:rsidR="00432150">
        <w:rPr>
          <w:rFonts w:cs="Calibri"/>
          <w:sz w:val="24"/>
          <w:szCs w:val="24"/>
        </w:rPr>
        <w:fldChar w:fldCharType="begin"/>
      </w:r>
      <w:r w:rsidR="00432150">
        <w:rPr>
          <w:rFonts w:cs="Calibri"/>
          <w:sz w:val="24"/>
          <w:szCs w:val="24"/>
        </w:rPr>
        <w:instrText xml:space="preserve"> REF _Ref5823841 \h </w:instrText>
      </w:r>
      <w:r w:rsidR="00432150">
        <w:rPr>
          <w:rFonts w:cs="Calibri"/>
          <w:sz w:val="24"/>
          <w:szCs w:val="24"/>
        </w:rPr>
      </w:r>
      <w:r w:rsidR="00432150">
        <w:rPr>
          <w:rFonts w:cs="Calibri"/>
          <w:sz w:val="24"/>
          <w:szCs w:val="24"/>
        </w:rPr>
        <w:fldChar w:fldCharType="separate"/>
      </w:r>
      <w:r w:rsidR="00641DCC" w:rsidRPr="00F06BF0">
        <w:rPr>
          <w:b/>
        </w:rPr>
        <w:t xml:space="preserve">Table </w:t>
      </w:r>
      <w:r w:rsidR="00641DCC">
        <w:rPr>
          <w:b/>
          <w:noProof/>
        </w:rPr>
        <w:t>6</w:t>
      </w:r>
      <w:r w:rsidR="00432150">
        <w:rPr>
          <w:rFonts w:cs="Calibri"/>
          <w:sz w:val="24"/>
          <w:szCs w:val="24"/>
        </w:rPr>
        <w:fldChar w:fldCharType="end"/>
      </w:r>
      <w:r w:rsidRPr="00DB2DBC">
        <w:rPr>
          <w:rFonts w:cs="Calibri"/>
          <w:sz w:val="24"/>
          <w:szCs w:val="24"/>
        </w:rPr>
        <w:t>). The estimated rate rations of temperature anomaly based on daily means (i.e., the anomaly measure used in the main analysis) were robust to the addition of alternative measures of anomaly, while the coefficients of the additional measures were generally not significant and with large credible intervals. Therefore, I did not include the alternative additional measures of extreme anomalous temperature in the main analysis.</w:t>
      </w:r>
    </w:p>
    <w:tbl>
      <w:tblPr>
        <w:tblW w:w="9010" w:type="dxa"/>
        <w:jc w:val="center"/>
        <w:tblLayout w:type="fixed"/>
        <w:tblLook w:val="04A0" w:firstRow="1" w:lastRow="0" w:firstColumn="1" w:lastColumn="0" w:noHBand="0" w:noVBand="1"/>
      </w:tblPr>
      <w:tblGrid>
        <w:gridCol w:w="1802"/>
        <w:gridCol w:w="1802"/>
        <w:gridCol w:w="1802"/>
        <w:gridCol w:w="1802"/>
        <w:gridCol w:w="1802"/>
      </w:tblGrid>
      <w:tr w:rsidR="00D34980" w14:paraId="57BFF5B8" w14:textId="77777777" w:rsidTr="00D34980">
        <w:trPr>
          <w:trHeight w:hRule="exact" w:val="1740"/>
          <w:jc w:val="center"/>
        </w:trPr>
        <w:tc>
          <w:tcPr>
            <w:tcW w:w="1000" w:type="pct"/>
            <w:tcBorders>
              <w:top w:val="single" w:sz="4" w:space="0" w:color="auto"/>
              <w:left w:val="single" w:sz="4" w:space="0" w:color="auto"/>
              <w:bottom w:val="single" w:sz="4" w:space="0" w:color="auto"/>
              <w:right w:val="single" w:sz="4" w:space="0" w:color="auto"/>
            </w:tcBorders>
            <w:vAlign w:val="center"/>
          </w:tcPr>
          <w:p w14:paraId="3080E477" w14:textId="77777777" w:rsidR="00D34980" w:rsidRPr="00D34980" w:rsidRDefault="00D34980" w:rsidP="00AC3AED">
            <w:pPr>
              <w:jc w:val="center"/>
              <w:rPr>
                <w:b/>
                <w:bCs/>
                <w:color w:val="000000"/>
              </w:rPr>
            </w:pPr>
            <w:r w:rsidRPr="00D34980">
              <w:rPr>
                <w:b/>
                <w:bCs/>
                <w:color w:val="000000"/>
              </w:rPr>
              <w:t>Temperature variables</w:t>
            </w:r>
          </w:p>
        </w:tc>
        <w:tc>
          <w:tcPr>
            <w:tcW w:w="1000"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BC967F2" w14:textId="77777777" w:rsidR="00D34980" w:rsidRPr="00D34980" w:rsidRDefault="00D34980" w:rsidP="00AC3AED">
            <w:pPr>
              <w:jc w:val="center"/>
              <w:rPr>
                <w:b/>
                <w:bCs/>
                <w:color w:val="000000"/>
              </w:rPr>
            </w:pPr>
            <w:r w:rsidRPr="00D34980">
              <w:rPr>
                <w:b/>
                <w:bCs/>
                <w:color w:val="000000"/>
              </w:rPr>
              <w:t>Anomaly of mean (main analysis)</w:t>
            </w:r>
          </w:p>
        </w:tc>
        <w:tc>
          <w:tcPr>
            <w:tcW w:w="1000" w:type="pct"/>
            <w:tcBorders>
              <w:top w:val="single" w:sz="4" w:space="0" w:color="auto"/>
              <w:left w:val="nil"/>
              <w:bottom w:val="single" w:sz="4" w:space="0" w:color="auto"/>
              <w:right w:val="single" w:sz="4" w:space="0" w:color="auto"/>
            </w:tcBorders>
            <w:shd w:val="clear" w:color="auto" w:fill="auto"/>
            <w:noWrap/>
            <w:vAlign w:val="center"/>
          </w:tcPr>
          <w:p w14:paraId="58A58A07" w14:textId="77777777" w:rsidR="00D34980" w:rsidRPr="00D34980" w:rsidRDefault="00D34980" w:rsidP="00AC3AED">
            <w:pPr>
              <w:jc w:val="center"/>
              <w:rPr>
                <w:b/>
                <w:color w:val="000000" w:themeColor="text1"/>
              </w:rPr>
            </w:pPr>
            <w:r w:rsidRPr="00D34980">
              <w:rPr>
                <w:b/>
                <w:color w:val="000000" w:themeColor="text1"/>
              </w:rPr>
              <w:t>Anomaly of</w:t>
            </w:r>
          </w:p>
          <w:p w14:paraId="61AD0396" w14:textId="77777777" w:rsidR="00D34980" w:rsidRPr="00D34980" w:rsidRDefault="00D34980" w:rsidP="00AC3AED">
            <w:pPr>
              <w:jc w:val="center"/>
              <w:rPr>
                <w:b/>
                <w:bCs/>
                <w:color w:val="000000"/>
              </w:rPr>
            </w:pPr>
            <w:r w:rsidRPr="00D34980">
              <w:rPr>
                <w:b/>
                <w:color w:val="000000" w:themeColor="text1"/>
              </w:rPr>
              <w:t>90</w:t>
            </w:r>
            <w:r w:rsidRPr="00D34980">
              <w:rPr>
                <w:b/>
                <w:color w:val="000000" w:themeColor="text1"/>
                <w:vertAlign w:val="superscript"/>
              </w:rPr>
              <w:t>th</w:t>
            </w:r>
            <w:r w:rsidRPr="00D34980">
              <w:rPr>
                <w:b/>
                <w:color w:val="000000" w:themeColor="text1"/>
              </w:rPr>
              <w:t xml:space="preserve"> percentile</w:t>
            </w:r>
          </w:p>
        </w:tc>
        <w:tc>
          <w:tcPr>
            <w:tcW w:w="1000" w:type="pct"/>
            <w:tcBorders>
              <w:top w:val="single" w:sz="4" w:space="0" w:color="auto"/>
              <w:left w:val="nil"/>
              <w:bottom w:val="single" w:sz="4" w:space="0" w:color="auto"/>
              <w:right w:val="single" w:sz="4" w:space="0" w:color="auto"/>
            </w:tcBorders>
            <w:shd w:val="clear" w:color="auto" w:fill="auto"/>
            <w:noWrap/>
            <w:vAlign w:val="center"/>
          </w:tcPr>
          <w:p w14:paraId="456F718D" w14:textId="77777777" w:rsidR="00D34980" w:rsidRPr="00D34980" w:rsidRDefault="00D34980" w:rsidP="00AC3AED">
            <w:pPr>
              <w:jc w:val="center"/>
              <w:rPr>
                <w:b/>
                <w:color w:val="000000"/>
              </w:rPr>
            </w:pPr>
            <w:r w:rsidRPr="00D34980">
              <w:rPr>
                <w:b/>
                <w:color w:val="000000"/>
              </w:rPr>
              <w:t>Number of days</w:t>
            </w:r>
          </w:p>
          <w:p w14:paraId="5F6402D1" w14:textId="77777777" w:rsidR="00D34980" w:rsidRPr="00D34980" w:rsidRDefault="00D34980" w:rsidP="00AC3AED">
            <w:pPr>
              <w:jc w:val="center"/>
              <w:rPr>
                <w:b/>
                <w:bCs/>
                <w:color w:val="000000"/>
              </w:rPr>
            </w:pPr>
            <w:r w:rsidRPr="00D34980">
              <w:rPr>
                <w:b/>
                <w:color w:val="000000"/>
              </w:rPr>
              <w:t>above long-term 90</w:t>
            </w:r>
            <w:r w:rsidRPr="00D34980">
              <w:rPr>
                <w:b/>
                <w:color w:val="000000"/>
                <w:vertAlign w:val="superscript"/>
              </w:rPr>
              <w:t>th</w:t>
            </w:r>
            <w:r w:rsidRPr="00D34980">
              <w:rPr>
                <w:b/>
                <w:color w:val="000000"/>
              </w:rPr>
              <w:t xml:space="preserve"> percentile</w:t>
            </w:r>
          </w:p>
        </w:tc>
        <w:tc>
          <w:tcPr>
            <w:tcW w:w="1000" w:type="pct"/>
            <w:tcBorders>
              <w:top w:val="single" w:sz="4" w:space="0" w:color="auto"/>
              <w:left w:val="nil"/>
              <w:bottom w:val="single" w:sz="4" w:space="0" w:color="auto"/>
              <w:right w:val="single" w:sz="4" w:space="0" w:color="auto"/>
            </w:tcBorders>
            <w:vAlign w:val="center"/>
          </w:tcPr>
          <w:p w14:paraId="1ACCE88A" w14:textId="77777777" w:rsidR="00D34980" w:rsidRPr="00D34980" w:rsidRDefault="00D34980" w:rsidP="00AC3AED">
            <w:pPr>
              <w:jc w:val="center"/>
              <w:rPr>
                <w:b/>
                <w:color w:val="000000"/>
              </w:rPr>
            </w:pPr>
            <w:r w:rsidRPr="00D34980">
              <w:rPr>
                <w:b/>
                <w:color w:val="000000"/>
              </w:rPr>
              <w:t>Number of 3+ day</w:t>
            </w:r>
          </w:p>
          <w:p w14:paraId="4201BD17" w14:textId="77777777" w:rsidR="00D34980" w:rsidRPr="00D34980" w:rsidRDefault="00D34980" w:rsidP="00AC3AED">
            <w:pPr>
              <w:jc w:val="center"/>
              <w:rPr>
                <w:b/>
                <w:bCs/>
                <w:color w:val="000000"/>
              </w:rPr>
            </w:pPr>
            <w:r w:rsidRPr="00D34980">
              <w:rPr>
                <w:b/>
                <w:color w:val="000000"/>
              </w:rPr>
              <w:t>episodes above long-term 90</w:t>
            </w:r>
            <w:r w:rsidRPr="00D34980">
              <w:rPr>
                <w:b/>
                <w:color w:val="000000"/>
                <w:vertAlign w:val="superscript"/>
              </w:rPr>
              <w:t>th</w:t>
            </w:r>
            <w:r w:rsidRPr="00D34980">
              <w:rPr>
                <w:b/>
                <w:color w:val="000000"/>
              </w:rPr>
              <w:t xml:space="preserve"> percentile</w:t>
            </w:r>
          </w:p>
        </w:tc>
      </w:tr>
      <w:tr w:rsidR="00D34980" w14:paraId="4D55DB36" w14:textId="77777777" w:rsidTr="00AC3AED">
        <w:trPr>
          <w:trHeight w:hRule="exact" w:val="1275"/>
          <w:jc w:val="center"/>
        </w:trPr>
        <w:tc>
          <w:tcPr>
            <w:tcW w:w="1000" w:type="pct"/>
            <w:tcBorders>
              <w:top w:val="nil"/>
              <w:left w:val="single" w:sz="4" w:space="0" w:color="auto"/>
              <w:bottom w:val="single" w:sz="4" w:space="0" w:color="auto"/>
              <w:right w:val="single" w:sz="4" w:space="0" w:color="auto"/>
            </w:tcBorders>
            <w:vAlign w:val="center"/>
          </w:tcPr>
          <w:p w14:paraId="7A426FED" w14:textId="77777777" w:rsidR="00D34980" w:rsidRPr="00D34980" w:rsidRDefault="00D34980" w:rsidP="00AC3AED">
            <w:pPr>
              <w:jc w:val="center"/>
              <w:rPr>
                <w:b/>
                <w:color w:val="000000"/>
              </w:rPr>
            </w:pPr>
            <w:r w:rsidRPr="00D34980">
              <w:rPr>
                <w:b/>
                <w:bCs/>
                <w:color w:val="000000"/>
              </w:rPr>
              <w:t xml:space="preserve">Anomaly of mean (main analysis) </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61CCE05D" w14:textId="77777777" w:rsidR="00D34980" w:rsidRPr="00D21EA5" w:rsidRDefault="00D34980" w:rsidP="00AC3AED">
            <w:pPr>
              <w:jc w:val="center"/>
              <w:rPr>
                <w:b/>
                <w:color w:val="000000"/>
              </w:rPr>
            </w:pPr>
          </w:p>
        </w:tc>
        <w:tc>
          <w:tcPr>
            <w:tcW w:w="1000" w:type="pct"/>
            <w:tcBorders>
              <w:top w:val="nil"/>
              <w:left w:val="nil"/>
              <w:bottom w:val="single" w:sz="4" w:space="0" w:color="auto"/>
              <w:right w:val="single" w:sz="4" w:space="0" w:color="auto"/>
            </w:tcBorders>
            <w:shd w:val="clear" w:color="auto" w:fill="auto"/>
            <w:noWrap/>
            <w:vAlign w:val="center"/>
            <w:hideMark/>
          </w:tcPr>
          <w:p w14:paraId="0BC84700" w14:textId="77777777" w:rsidR="00D34980" w:rsidRPr="00771400" w:rsidRDefault="00D34980" w:rsidP="00AC3AED">
            <w:pPr>
              <w:jc w:val="center"/>
              <w:rPr>
                <w:color w:val="2F2F2F"/>
              </w:rPr>
            </w:pPr>
            <w:r>
              <w:rPr>
                <w:color w:val="2F2F2F"/>
              </w:rPr>
              <w:t>0.79</w:t>
            </w:r>
          </w:p>
        </w:tc>
        <w:tc>
          <w:tcPr>
            <w:tcW w:w="1000" w:type="pct"/>
            <w:tcBorders>
              <w:top w:val="nil"/>
              <w:left w:val="nil"/>
              <w:bottom w:val="single" w:sz="4" w:space="0" w:color="auto"/>
              <w:right w:val="single" w:sz="4" w:space="0" w:color="auto"/>
            </w:tcBorders>
            <w:shd w:val="clear" w:color="auto" w:fill="auto"/>
            <w:noWrap/>
            <w:vAlign w:val="center"/>
            <w:hideMark/>
          </w:tcPr>
          <w:p w14:paraId="1D587E1B" w14:textId="77777777" w:rsidR="00D34980" w:rsidRPr="00771400" w:rsidRDefault="00D34980" w:rsidP="00AC3AED">
            <w:pPr>
              <w:jc w:val="center"/>
              <w:rPr>
                <w:color w:val="000000"/>
              </w:rPr>
            </w:pPr>
            <w:r>
              <w:rPr>
                <w:color w:val="000000"/>
              </w:rPr>
              <w:t>0.75</w:t>
            </w:r>
          </w:p>
        </w:tc>
        <w:tc>
          <w:tcPr>
            <w:tcW w:w="1000" w:type="pct"/>
            <w:tcBorders>
              <w:top w:val="nil"/>
              <w:left w:val="nil"/>
              <w:bottom w:val="single" w:sz="4" w:space="0" w:color="auto"/>
              <w:right w:val="single" w:sz="4" w:space="0" w:color="auto"/>
            </w:tcBorders>
            <w:vAlign w:val="center"/>
          </w:tcPr>
          <w:p w14:paraId="66EA80A3" w14:textId="77777777" w:rsidR="00D34980" w:rsidRPr="00771400" w:rsidRDefault="00D34980" w:rsidP="00AC3AED">
            <w:pPr>
              <w:jc w:val="center"/>
              <w:rPr>
                <w:color w:val="000000"/>
              </w:rPr>
            </w:pPr>
            <w:r>
              <w:rPr>
                <w:color w:val="000000"/>
              </w:rPr>
              <w:t>0.6</w:t>
            </w:r>
          </w:p>
        </w:tc>
      </w:tr>
      <w:tr w:rsidR="00D34980" w14:paraId="5C24167A" w14:textId="77777777" w:rsidTr="00AC3AED">
        <w:trPr>
          <w:trHeight w:hRule="exact" w:val="1421"/>
          <w:jc w:val="center"/>
        </w:trPr>
        <w:tc>
          <w:tcPr>
            <w:tcW w:w="1000" w:type="pct"/>
            <w:tcBorders>
              <w:top w:val="nil"/>
              <w:left w:val="single" w:sz="4" w:space="0" w:color="auto"/>
              <w:bottom w:val="single" w:sz="4" w:space="0" w:color="auto"/>
              <w:right w:val="single" w:sz="4" w:space="0" w:color="auto"/>
            </w:tcBorders>
            <w:vAlign w:val="center"/>
          </w:tcPr>
          <w:p w14:paraId="71C772F7" w14:textId="77777777" w:rsidR="00D34980" w:rsidRPr="00D34980" w:rsidRDefault="00D34980" w:rsidP="00AC3AED">
            <w:pPr>
              <w:jc w:val="center"/>
              <w:rPr>
                <w:b/>
                <w:color w:val="000000" w:themeColor="text1"/>
              </w:rPr>
            </w:pPr>
            <w:r w:rsidRPr="00D34980">
              <w:rPr>
                <w:b/>
                <w:color w:val="000000" w:themeColor="text1"/>
              </w:rPr>
              <w:t>Anomaly of</w:t>
            </w:r>
          </w:p>
          <w:p w14:paraId="0B927175" w14:textId="77777777" w:rsidR="00D34980" w:rsidRPr="00D34980" w:rsidRDefault="00D34980" w:rsidP="00AC3AED">
            <w:pPr>
              <w:jc w:val="center"/>
              <w:rPr>
                <w:b/>
                <w:color w:val="2F2F2F"/>
              </w:rPr>
            </w:pPr>
            <w:r w:rsidRPr="00D34980">
              <w:rPr>
                <w:b/>
                <w:color w:val="000000" w:themeColor="text1"/>
              </w:rPr>
              <w:t>90</w:t>
            </w:r>
            <w:r w:rsidRPr="00D34980">
              <w:rPr>
                <w:b/>
                <w:color w:val="000000" w:themeColor="text1"/>
                <w:vertAlign w:val="superscript"/>
              </w:rPr>
              <w:t>th</w:t>
            </w:r>
            <w:r w:rsidRPr="00D34980">
              <w:rPr>
                <w:b/>
                <w:color w:val="000000" w:themeColor="text1"/>
              </w:rPr>
              <w:t xml:space="preserve"> percentile</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0C175592" w14:textId="77777777" w:rsidR="00D34980" w:rsidRPr="00771400" w:rsidRDefault="00D34980" w:rsidP="00AC3AED">
            <w:pPr>
              <w:jc w:val="center"/>
              <w:rPr>
                <w:color w:val="000000"/>
              </w:rPr>
            </w:pPr>
            <w:r>
              <w:rPr>
                <w:color w:val="2F2F2F"/>
              </w:rPr>
              <w:t>0.79</w:t>
            </w:r>
          </w:p>
        </w:tc>
        <w:tc>
          <w:tcPr>
            <w:tcW w:w="1000" w:type="pct"/>
            <w:tcBorders>
              <w:top w:val="nil"/>
              <w:left w:val="nil"/>
              <w:bottom w:val="single" w:sz="4" w:space="0" w:color="auto"/>
              <w:right w:val="single" w:sz="4" w:space="0" w:color="auto"/>
            </w:tcBorders>
            <w:shd w:val="clear" w:color="auto" w:fill="auto"/>
            <w:noWrap/>
            <w:vAlign w:val="center"/>
            <w:hideMark/>
          </w:tcPr>
          <w:p w14:paraId="763A8120" w14:textId="77777777" w:rsidR="00D34980" w:rsidRPr="00771400" w:rsidRDefault="00D34980" w:rsidP="00AC3AED">
            <w:pPr>
              <w:jc w:val="center"/>
              <w:rPr>
                <w:color w:val="2F2F2F"/>
              </w:rPr>
            </w:pPr>
          </w:p>
        </w:tc>
        <w:tc>
          <w:tcPr>
            <w:tcW w:w="1000" w:type="pct"/>
            <w:tcBorders>
              <w:top w:val="nil"/>
              <w:left w:val="nil"/>
              <w:bottom w:val="single" w:sz="4" w:space="0" w:color="auto"/>
              <w:right w:val="single" w:sz="4" w:space="0" w:color="auto"/>
            </w:tcBorders>
            <w:shd w:val="clear" w:color="auto" w:fill="auto"/>
            <w:noWrap/>
            <w:vAlign w:val="center"/>
            <w:hideMark/>
          </w:tcPr>
          <w:p w14:paraId="3D78A694" w14:textId="77777777" w:rsidR="00D34980" w:rsidRPr="00771400" w:rsidRDefault="00D34980" w:rsidP="00AC3AED">
            <w:pPr>
              <w:jc w:val="center"/>
              <w:rPr>
                <w:color w:val="000000"/>
              </w:rPr>
            </w:pPr>
            <w:r>
              <w:rPr>
                <w:color w:val="000000"/>
              </w:rPr>
              <w:t>0.89</w:t>
            </w:r>
          </w:p>
        </w:tc>
        <w:tc>
          <w:tcPr>
            <w:tcW w:w="1000" w:type="pct"/>
            <w:tcBorders>
              <w:top w:val="nil"/>
              <w:left w:val="nil"/>
              <w:bottom w:val="single" w:sz="4" w:space="0" w:color="auto"/>
              <w:right w:val="single" w:sz="4" w:space="0" w:color="auto"/>
            </w:tcBorders>
            <w:vAlign w:val="center"/>
          </w:tcPr>
          <w:p w14:paraId="589B62A4" w14:textId="77777777" w:rsidR="00D34980" w:rsidRPr="00771400" w:rsidRDefault="00D34980" w:rsidP="00AC3AED">
            <w:pPr>
              <w:jc w:val="center"/>
              <w:rPr>
                <w:color w:val="000000"/>
              </w:rPr>
            </w:pPr>
            <w:r>
              <w:rPr>
                <w:color w:val="000000"/>
              </w:rPr>
              <w:t>0.77</w:t>
            </w:r>
          </w:p>
        </w:tc>
      </w:tr>
      <w:tr w:rsidR="00D34980" w14:paraId="61435EE1" w14:textId="77777777" w:rsidTr="00AC3AED">
        <w:trPr>
          <w:trHeight w:hRule="exact" w:val="1407"/>
          <w:jc w:val="center"/>
        </w:trPr>
        <w:tc>
          <w:tcPr>
            <w:tcW w:w="1000" w:type="pct"/>
            <w:tcBorders>
              <w:top w:val="nil"/>
              <w:left w:val="single" w:sz="4" w:space="0" w:color="auto"/>
              <w:bottom w:val="single" w:sz="4" w:space="0" w:color="auto"/>
              <w:right w:val="single" w:sz="4" w:space="0" w:color="auto"/>
            </w:tcBorders>
            <w:vAlign w:val="center"/>
          </w:tcPr>
          <w:p w14:paraId="6F7F2B8C" w14:textId="77777777" w:rsidR="00D34980" w:rsidRPr="00D34980" w:rsidRDefault="00D34980" w:rsidP="00AC3AED">
            <w:pPr>
              <w:jc w:val="center"/>
              <w:rPr>
                <w:b/>
                <w:color w:val="000000"/>
              </w:rPr>
            </w:pPr>
            <w:r w:rsidRPr="00D34980">
              <w:rPr>
                <w:b/>
                <w:color w:val="000000"/>
              </w:rPr>
              <w:t>Number of days</w:t>
            </w:r>
          </w:p>
          <w:p w14:paraId="7CB682E8" w14:textId="77777777" w:rsidR="00D34980" w:rsidRPr="00D34980" w:rsidRDefault="00D34980" w:rsidP="00AC3AED">
            <w:pPr>
              <w:jc w:val="center"/>
              <w:rPr>
                <w:b/>
                <w:color w:val="000000"/>
              </w:rPr>
            </w:pPr>
            <w:r w:rsidRPr="00D34980">
              <w:rPr>
                <w:b/>
                <w:color w:val="000000"/>
              </w:rPr>
              <w:t>above long-term 90</w:t>
            </w:r>
            <w:r w:rsidRPr="00D34980">
              <w:rPr>
                <w:b/>
                <w:color w:val="000000"/>
                <w:vertAlign w:val="superscript"/>
              </w:rPr>
              <w:t>th</w:t>
            </w:r>
            <w:r w:rsidRPr="00D34980">
              <w:rPr>
                <w:b/>
                <w:color w:val="000000"/>
              </w:rPr>
              <w:t xml:space="preserve"> percentile</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00C8F19A" w14:textId="77777777" w:rsidR="00D34980" w:rsidRPr="00D21EA5" w:rsidRDefault="00D34980" w:rsidP="00AC3AED">
            <w:pPr>
              <w:jc w:val="center"/>
              <w:rPr>
                <w:b/>
                <w:color w:val="000000"/>
              </w:rPr>
            </w:pPr>
            <w:r>
              <w:rPr>
                <w:color w:val="000000"/>
              </w:rPr>
              <w:t>0.75</w:t>
            </w:r>
          </w:p>
        </w:tc>
        <w:tc>
          <w:tcPr>
            <w:tcW w:w="1000" w:type="pct"/>
            <w:tcBorders>
              <w:top w:val="nil"/>
              <w:left w:val="nil"/>
              <w:bottom w:val="single" w:sz="4" w:space="0" w:color="auto"/>
              <w:right w:val="single" w:sz="4" w:space="0" w:color="auto"/>
            </w:tcBorders>
            <w:shd w:val="clear" w:color="auto" w:fill="auto"/>
            <w:noWrap/>
            <w:vAlign w:val="center"/>
            <w:hideMark/>
          </w:tcPr>
          <w:p w14:paraId="37E9430A" w14:textId="77777777" w:rsidR="00D34980" w:rsidRPr="00771400" w:rsidRDefault="00D34980" w:rsidP="00AC3AED">
            <w:pPr>
              <w:jc w:val="center"/>
              <w:rPr>
                <w:color w:val="2F2F2F"/>
              </w:rPr>
            </w:pPr>
            <w:r>
              <w:rPr>
                <w:color w:val="000000"/>
              </w:rPr>
              <w:t>0.89</w:t>
            </w:r>
          </w:p>
        </w:tc>
        <w:tc>
          <w:tcPr>
            <w:tcW w:w="1000" w:type="pct"/>
            <w:tcBorders>
              <w:top w:val="nil"/>
              <w:left w:val="nil"/>
              <w:bottom w:val="single" w:sz="4" w:space="0" w:color="auto"/>
              <w:right w:val="single" w:sz="4" w:space="0" w:color="auto"/>
            </w:tcBorders>
            <w:shd w:val="clear" w:color="auto" w:fill="auto"/>
            <w:noWrap/>
            <w:vAlign w:val="center"/>
            <w:hideMark/>
          </w:tcPr>
          <w:p w14:paraId="0ABDA2EA" w14:textId="77777777" w:rsidR="00D34980" w:rsidRPr="00771400" w:rsidRDefault="00D34980" w:rsidP="00AC3AED">
            <w:pPr>
              <w:jc w:val="center"/>
              <w:rPr>
                <w:color w:val="000000"/>
              </w:rPr>
            </w:pPr>
          </w:p>
        </w:tc>
        <w:tc>
          <w:tcPr>
            <w:tcW w:w="1000" w:type="pct"/>
            <w:tcBorders>
              <w:top w:val="nil"/>
              <w:left w:val="nil"/>
              <w:bottom w:val="single" w:sz="4" w:space="0" w:color="auto"/>
              <w:right w:val="single" w:sz="4" w:space="0" w:color="auto"/>
            </w:tcBorders>
            <w:vAlign w:val="center"/>
          </w:tcPr>
          <w:p w14:paraId="281FA681" w14:textId="77777777" w:rsidR="00D34980" w:rsidRPr="00771400" w:rsidRDefault="00D34980" w:rsidP="00AC3AED">
            <w:pPr>
              <w:jc w:val="center"/>
              <w:rPr>
                <w:color w:val="000000"/>
              </w:rPr>
            </w:pPr>
            <w:r>
              <w:rPr>
                <w:color w:val="000000"/>
              </w:rPr>
              <w:t>0.86</w:t>
            </w:r>
          </w:p>
        </w:tc>
      </w:tr>
      <w:tr w:rsidR="00D34980" w14:paraId="2A36F426" w14:textId="77777777" w:rsidTr="00AC3AED">
        <w:trPr>
          <w:trHeight w:hRule="exact" w:val="1427"/>
          <w:jc w:val="center"/>
        </w:trPr>
        <w:tc>
          <w:tcPr>
            <w:tcW w:w="1000" w:type="pct"/>
            <w:tcBorders>
              <w:top w:val="nil"/>
              <w:left w:val="single" w:sz="4" w:space="0" w:color="auto"/>
              <w:bottom w:val="single" w:sz="4" w:space="0" w:color="auto"/>
              <w:right w:val="single" w:sz="4" w:space="0" w:color="auto"/>
            </w:tcBorders>
            <w:vAlign w:val="center"/>
          </w:tcPr>
          <w:p w14:paraId="709BCA88" w14:textId="77777777" w:rsidR="00D34980" w:rsidRPr="00D34980" w:rsidRDefault="00D34980" w:rsidP="00AC3AED">
            <w:pPr>
              <w:jc w:val="center"/>
              <w:rPr>
                <w:b/>
                <w:color w:val="000000"/>
              </w:rPr>
            </w:pPr>
            <w:r w:rsidRPr="00D34980">
              <w:rPr>
                <w:b/>
                <w:color w:val="000000"/>
              </w:rPr>
              <w:t>Number of 3+ day</w:t>
            </w:r>
          </w:p>
          <w:p w14:paraId="23B5B9B8" w14:textId="77777777" w:rsidR="00D34980" w:rsidRPr="00D34980" w:rsidRDefault="00D34980" w:rsidP="00AC3AED">
            <w:pPr>
              <w:jc w:val="center"/>
              <w:rPr>
                <w:b/>
                <w:color w:val="000000"/>
              </w:rPr>
            </w:pPr>
            <w:r w:rsidRPr="00D34980">
              <w:rPr>
                <w:b/>
                <w:color w:val="000000"/>
              </w:rPr>
              <w:t>episodes above long-term 90</w:t>
            </w:r>
            <w:r w:rsidRPr="00D34980">
              <w:rPr>
                <w:b/>
                <w:color w:val="000000"/>
                <w:vertAlign w:val="superscript"/>
              </w:rPr>
              <w:t>th</w:t>
            </w:r>
            <w:r w:rsidRPr="00D34980">
              <w:rPr>
                <w:b/>
                <w:color w:val="000000"/>
              </w:rPr>
              <w:t xml:space="preserve"> percentile</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0DA29A7E" w14:textId="77777777" w:rsidR="00D34980" w:rsidRPr="00CD291C" w:rsidRDefault="00D34980" w:rsidP="00AC3AED">
            <w:pPr>
              <w:jc w:val="center"/>
              <w:rPr>
                <w:b/>
                <w:color w:val="000000"/>
              </w:rPr>
            </w:pPr>
            <w:r>
              <w:rPr>
                <w:color w:val="000000"/>
              </w:rPr>
              <w:t>0.6</w:t>
            </w:r>
          </w:p>
        </w:tc>
        <w:tc>
          <w:tcPr>
            <w:tcW w:w="1000" w:type="pct"/>
            <w:tcBorders>
              <w:top w:val="nil"/>
              <w:left w:val="nil"/>
              <w:bottom w:val="single" w:sz="4" w:space="0" w:color="auto"/>
              <w:right w:val="single" w:sz="4" w:space="0" w:color="auto"/>
            </w:tcBorders>
            <w:shd w:val="clear" w:color="auto" w:fill="auto"/>
            <w:noWrap/>
            <w:vAlign w:val="center"/>
            <w:hideMark/>
          </w:tcPr>
          <w:p w14:paraId="320D94AA" w14:textId="77777777" w:rsidR="00D34980" w:rsidRPr="00771400" w:rsidRDefault="00D34980" w:rsidP="00AC3AED">
            <w:pPr>
              <w:jc w:val="center"/>
              <w:rPr>
                <w:color w:val="2F2F2F"/>
              </w:rPr>
            </w:pPr>
            <w:r>
              <w:rPr>
                <w:color w:val="000000"/>
              </w:rPr>
              <w:t>0.77</w:t>
            </w:r>
          </w:p>
        </w:tc>
        <w:tc>
          <w:tcPr>
            <w:tcW w:w="1000" w:type="pct"/>
            <w:tcBorders>
              <w:top w:val="nil"/>
              <w:left w:val="nil"/>
              <w:bottom w:val="single" w:sz="4" w:space="0" w:color="auto"/>
              <w:right w:val="single" w:sz="4" w:space="0" w:color="auto"/>
            </w:tcBorders>
            <w:shd w:val="clear" w:color="auto" w:fill="auto"/>
            <w:noWrap/>
            <w:vAlign w:val="center"/>
            <w:hideMark/>
          </w:tcPr>
          <w:p w14:paraId="4E0CFCC6" w14:textId="77777777" w:rsidR="00D34980" w:rsidRPr="00771400" w:rsidRDefault="00D34980" w:rsidP="00AC3AED">
            <w:pPr>
              <w:jc w:val="center"/>
              <w:rPr>
                <w:color w:val="000000"/>
              </w:rPr>
            </w:pPr>
            <w:r>
              <w:rPr>
                <w:color w:val="000000"/>
              </w:rPr>
              <w:t>0.86</w:t>
            </w:r>
          </w:p>
        </w:tc>
        <w:tc>
          <w:tcPr>
            <w:tcW w:w="1000" w:type="pct"/>
            <w:tcBorders>
              <w:top w:val="nil"/>
              <w:left w:val="nil"/>
              <w:bottom w:val="single" w:sz="4" w:space="0" w:color="auto"/>
              <w:right w:val="single" w:sz="4" w:space="0" w:color="auto"/>
            </w:tcBorders>
            <w:vAlign w:val="center"/>
          </w:tcPr>
          <w:p w14:paraId="634A088D" w14:textId="77777777" w:rsidR="00D34980" w:rsidRPr="00771400" w:rsidRDefault="00D34980" w:rsidP="00F06BF0">
            <w:pPr>
              <w:keepNext/>
              <w:jc w:val="center"/>
              <w:rPr>
                <w:color w:val="000000"/>
              </w:rPr>
            </w:pPr>
          </w:p>
        </w:tc>
      </w:tr>
    </w:tbl>
    <w:p w14:paraId="177471C0" w14:textId="76217735" w:rsidR="00D34980" w:rsidRPr="00DB2DBC" w:rsidRDefault="00F06BF0" w:rsidP="00F06BF0">
      <w:pPr>
        <w:jc w:val="center"/>
        <w:rPr>
          <w:rFonts w:cs="Calibri"/>
          <w:sz w:val="24"/>
          <w:szCs w:val="24"/>
        </w:rPr>
      </w:pPr>
      <w:bookmarkStart w:id="54" w:name="_Ref5823841"/>
      <w:bookmarkStart w:id="55" w:name="_Toc5971396"/>
      <w:r w:rsidRPr="00F06BF0">
        <w:rPr>
          <w:b/>
        </w:rPr>
        <w:lastRenderedPageBreak/>
        <w:t xml:space="preserve">Table </w:t>
      </w:r>
      <w:r w:rsidRPr="00F06BF0">
        <w:rPr>
          <w:b/>
        </w:rPr>
        <w:fldChar w:fldCharType="begin"/>
      </w:r>
      <w:r w:rsidRPr="00F06BF0">
        <w:rPr>
          <w:b/>
        </w:rPr>
        <w:instrText xml:space="preserve"> SEQ Table \* ARABIC </w:instrText>
      </w:r>
      <w:r w:rsidRPr="00F06BF0">
        <w:rPr>
          <w:b/>
        </w:rPr>
        <w:fldChar w:fldCharType="separate"/>
      </w:r>
      <w:r w:rsidR="00641DCC">
        <w:rPr>
          <w:b/>
          <w:noProof/>
        </w:rPr>
        <w:t>6</w:t>
      </w:r>
      <w:r w:rsidRPr="00F06BF0">
        <w:rPr>
          <w:b/>
        </w:rPr>
        <w:fldChar w:fldCharType="end"/>
      </w:r>
      <w:bookmarkEnd w:id="54"/>
      <w:r>
        <w:t>. C</w:t>
      </w:r>
      <w:r w:rsidRPr="005B446A">
        <w:t>orrelation coefficients</w:t>
      </w:r>
      <w:r>
        <w:t xml:space="preserve"> between anomaly of mean daily temperature and measures of extreme anomalous temperature. Each correlation coefficient was calculated in each state for each month for 1980-2016</w:t>
      </w:r>
      <w:r w:rsidRPr="00B5798E">
        <w:t>.</w:t>
      </w:r>
      <w:r>
        <w:t xml:space="preserve"> The values shown are the means over all states and months.</w:t>
      </w:r>
      <w:bookmarkEnd w:id="55"/>
    </w:p>
    <w:p w14:paraId="415072B2" w14:textId="6E274FCA" w:rsidR="00C50012" w:rsidRDefault="00C50012" w:rsidP="00C50012">
      <w:pPr>
        <w:pStyle w:val="Heading3"/>
      </w:pPr>
      <w:bookmarkStart w:id="56" w:name="_Toc6058547"/>
      <w:r>
        <w:t>Hyperparameters</w:t>
      </w:r>
      <w:r w:rsidR="00AF3536">
        <w:t xml:space="preserve"> on precisions of random effects</w:t>
      </w:r>
      <w:bookmarkEnd w:id="56"/>
    </w:p>
    <w:p w14:paraId="0E4ADF48" w14:textId="5A6AB297" w:rsidR="00C50012" w:rsidRDefault="00E87566" w:rsidP="00E87566">
      <w:pPr>
        <w:spacing w:line="480" w:lineRule="auto"/>
        <w:ind w:firstLine="720"/>
        <w:jc w:val="both"/>
        <w:rPr>
          <w:rFonts w:cs="Calibri"/>
          <w:sz w:val="24"/>
          <w:szCs w:val="24"/>
        </w:rPr>
      </w:pPr>
      <w:r>
        <w:rPr>
          <w:rFonts w:cs="Calibri"/>
          <w:sz w:val="24"/>
          <w:szCs w:val="24"/>
        </w:rPr>
        <w:t>As in previous work</w:t>
      </w:r>
      <w:r w:rsidR="005C3A71">
        <w:rPr>
          <w:rFonts w:cs="Calibri"/>
          <w:sz w:val="24"/>
          <w:szCs w:val="24"/>
        </w:rPr>
        <w:t xml:space="preserve"> </w:t>
      </w:r>
      <w:r w:rsidR="005C3A71">
        <w:rPr>
          <w:rFonts w:cs="Calibri"/>
          <w:sz w:val="24"/>
          <w:szCs w:val="24"/>
        </w:rPr>
        <w:fldChar w:fldCharType="begin" w:fldLock="1"/>
      </w:r>
      <w:r w:rsidR="00A21A00">
        <w:rPr>
          <w:rFonts w:cs="Calibri"/>
          <w:sz w:val="24"/>
          <w:szCs w:val="24"/>
        </w:rPr>
        <w:instrText>ADDIN CSL_CITATION {"citationItems":[{"id":"ITEM-1","itemData":{"DOI":"10.1016/S0140-6736(16)32381-9","ISBN":"0000030449","ISSN":"1474547X","PMID":"28236464","abstract":"Background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Lancet","id":"ITEM-1","issued":{"date-parts":[["2017"]]},"title":"Future life expectancy in 35 industrialised countries: projections with a Bayesian model ensemble","type":"article-journal"},"uris":["http://www.mendeley.com/documents/?uuid=d8974918-29f3-42ab-8dca-2034c09b28cc"]}],"mendeley":{"formattedCitation":"(Kontis et al., 2017)","plainTextFormattedCitation":"(Kontis et al., 2017)","previouslyFormattedCitation":"(Kontis et al., 2017)"},"properties":{"noteIndex":0},"schema":"https://github.com/citation-style-language/schema/raw/master/csl-citation.json"}</w:instrText>
      </w:r>
      <w:r w:rsidR="005C3A71">
        <w:rPr>
          <w:rFonts w:cs="Calibri"/>
          <w:sz w:val="24"/>
          <w:szCs w:val="24"/>
        </w:rPr>
        <w:fldChar w:fldCharType="separate"/>
      </w:r>
      <w:r w:rsidR="005C3A71" w:rsidRPr="005C3A71">
        <w:rPr>
          <w:rFonts w:cs="Calibri"/>
          <w:noProof/>
          <w:sz w:val="24"/>
          <w:szCs w:val="24"/>
        </w:rPr>
        <w:t>(Kontis et al., 2017)</w:t>
      </w:r>
      <w:r w:rsidR="005C3A71">
        <w:rPr>
          <w:rFonts w:cs="Calibri"/>
          <w:sz w:val="24"/>
          <w:szCs w:val="24"/>
        </w:rPr>
        <w:fldChar w:fldCharType="end"/>
      </w:r>
      <w:r>
        <w:rPr>
          <w:rFonts w:cs="Calibri"/>
          <w:sz w:val="24"/>
          <w:szCs w:val="24"/>
        </w:rPr>
        <w:t>, weakly informative hyper-priors were specified on the logarithm of the precisions of the random effects so that the parameters estimates were data driven</w:t>
      </w:r>
      <w:r w:rsidR="00A065F5">
        <w:rPr>
          <w:rFonts w:cs="Calibri"/>
          <w:sz w:val="24"/>
          <w:szCs w:val="24"/>
        </w:rPr>
        <w:t xml:space="preserve"> The hyper-priors were defined </w:t>
      </w:r>
      <w:r w:rsidR="00A707F3">
        <w:rPr>
          <w:rFonts w:cs="Calibri"/>
          <w:sz w:val="24"/>
          <w:szCs w:val="24"/>
        </w:rPr>
        <w:t>on the logarithm</w:t>
      </w:r>
      <w:r w:rsidR="00B41ED4">
        <w:rPr>
          <w:rFonts w:cs="Calibri"/>
          <w:sz w:val="24"/>
          <w:szCs w:val="24"/>
        </w:rPr>
        <w:t xml:space="preserve"> </w:t>
      </w:r>
      <w:r w:rsidR="00A707F3">
        <w:rPr>
          <w:rFonts w:cs="Calibri"/>
          <w:sz w:val="24"/>
          <w:szCs w:val="24"/>
        </w:rPr>
        <w:t>of the precisions of the random effects</w:t>
      </w:r>
      <w:r>
        <w:rPr>
          <w:rFonts w:cs="Calibri"/>
          <w:sz w:val="24"/>
          <w:szCs w:val="24"/>
        </w:rPr>
        <w:t xml:space="preserve">. Here, the </w:t>
      </w:r>
      <w:r w:rsidR="00A25209">
        <w:rPr>
          <w:rFonts w:cs="Calibri"/>
          <w:sz w:val="24"/>
          <w:szCs w:val="24"/>
        </w:rPr>
        <w:t xml:space="preserve">log of the </w:t>
      </w:r>
      <w:r>
        <w:rPr>
          <w:rFonts w:cs="Calibri"/>
          <w:sz w:val="24"/>
          <w:szCs w:val="24"/>
        </w:rPr>
        <w:t xml:space="preserve">hyper-priors </w:t>
      </w:r>
      <w:proofErr w:type="gramStart"/>
      <w:r>
        <w:rPr>
          <w:rFonts w:cs="Calibri"/>
          <w:sz w:val="24"/>
          <w:szCs w:val="24"/>
        </w:rPr>
        <w:t>were</w:t>
      </w:r>
      <w:proofErr w:type="gramEnd"/>
      <w:r>
        <w:rPr>
          <w:rFonts w:cs="Calibri"/>
          <w:sz w:val="24"/>
          <w:szCs w:val="24"/>
        </w:rPr>
        <w:t xml:space="preserve"> given a distribution of </w:t>
      </w:r>
      <m:oMath>
        <m:r>
          <m:rPr>
            <m:nor/>
          </m:rPr>
          <w:rPr>
            <w:rFonts w:ascii="Cambria Math" w:eastAsia="Times New Roman" w:hAnsi="Cambria Math" w:cs="Calibri"/>
            <w:sz w:val="24"/>
            <w:szCs w:val="24"/>
          </w:rPr>
          <w:br/>
        </m:r>
        <w:proofErr w:type="spellStart"/>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w:r w:rsidR="00416BBA">
        <w:rPr>
          <w:rFonts w:cs="Calibri"/>
          <w:sz w:val="24"/>
          <w:szCs w:val="24"/>
        </w:rPr>
        <w:t>.</w:t>
      </w:r>
    </w:p>
    <w:p w14:paraId="0963208F" w14:textId="1BB63025" w:rsidR="00FA37A6" w:rsidRDefault="00FA37A6" w:rsidP="00FA37A6">
      <w:pPr>
        <w:pStyle w:val="Heading2"/>
      </w:pPr>
      <w:bookmarkStart w:id="57" w:name="_Toc6058548"/>
      <w:r>
        <w:t>Subnational m</w:t>
      </w:r>
      <w:r w:rsidRPr="00DF5807">
        <w:t>odel specification</w:t>
      </w:r>
      <w:bookmarkEnd w:id="57"/>
    </w:p>
    <w:p w14:paraId="17681CB4" w14:textId="013E31C1" w:rsidR="005B2907" w:rsidRDefault="005B2907" w:rsidP="00833229">
      <w:pPr>
        <w:spacing w:line="480" w:lineRule="auto"/>
        <w:ind w:firstLine="720"/>
        <w:jc w:val="both"/>
        <w:rPr>
          <w:rFonts w:cs="Calibri"/>
          <w:sz w:val="24"/>
          <w:szCs w:val="24"/>
        </w:rPr>
      </w:pPr>
      <w:r>
        <w:rPr>
          <w:rFonts w:cs="Calibri"/>
          <w:sz w:val="24"/>
          <w:szCs w:val="24"/>
        </w:rPr>
        <w:t xml:space="preserve">I </w:t>
      </w:r>
      <w:r w:rsidR="00FA0C2D">
        <w:rPr>
          <w:rFonts w:cs="Calibri"/>
          <w:sz w:val="24"/>
          <w:szCs w:val="24"/>
        </w:rPr>
        <w:t xml:space="preserve">had </w:t>
      </w:r>
      <w:r>
        <w:rPr>
          <w:rFonts w:cs="Calibri"/>
          <w:sz w:val="24"/>
          <w:szCs w:val="24"/>
        </w:rPr>
        <w:t xml:space="preserve">also </w:t>
      </w:r>
      <w:r w:rsidR="00FA0C2D">
        <w:rPr>
          <w:rFonts w:cs="Calibri"/>
          <w:sz w:val="24"/>
          <w:szCs w:val="24"/>
        </w:rPr>
        <w:t xml:space="preserve">originally </w:t>
      </w:r>
      <w:r>
        <w:rPr>
          <w:rFonts w:cs="Calibri"/>
          <w:sz w:val="24"/>
          <w:szCs w:val="24"/>
        </w:rPr>
        <w:t xml:space="preserve">considered an alternative model </w:t>
      </w:r>
      <w:r w:rsidR="00833229" w:rsidRPr="00DB2DBC">
        <w:rPr>
          <w:rFonts w:cs="Calibri"/>
          <w:sz w:val="24"/>
          <w:szCs w:val="24"/>
        </w:rPr>
        <w:t>which gave a temperature coefficient to each state-month</w:t>
      </w:r>
      <w:r w:rsidR="00BE2C4F">
        <w:rPr>
          <w:rFonts w:cs="Calibri"/>
          <w:sz w:val="24"/>
          <w:szCs w:val="24"/>
        </w:rPr>
        <w:t xml:space="preserve">, as described below in </w:t>
      </w:r>
      <w:r w:rsidR="002D05D2">
        <w:rPr>
          <w:rFonts w:cs="Calibri"/>
          <w:sz w:val="24"/>
          <w:szCs w:val="24"/>
        </w:rPr>
        <w:fldChar w:fldCharType="begin"/>
      </w:r>
      <w:r w:rsidR="002D05D2">
        <w:rPr>
          <w:rFonts w:cs="Calibri"/>
          <w:sz w:val="24"/>
          <w:szCs w:val="24"/>
        </w:rPr>
        <w:instrText xml:space="preserve"> REF _Ref5829385 \h </w:instrText>
      </w:r>
      <w:r w:rsidR="002D05D2">
        <w:rPr>
          <w:rFonts w:cs="Calibri"/>
          <w:sz w:val="24"/>
          <w:szCs w:val="24"/>
        </w:rPr>
      </w:r>
      <w:r w:rsidR="002D05D2">
        <w:rPr>
          <w:rFonts w:cs="Calibri"/>
          <w:sz w:val="24"/>
          <w:szCs w:val="24"/>
        </w:rPr>
        <w:fldChar w:fldCharType="separate"/>
      </w:r>
      <w:r w:rsidR="00641DCC" w:rsidRPr="002D05D2">
        <w:rPr>
          <w:b/>
        </w:rPr>
        <w:t xml:space="preserve">Equation </w:t>
      </w:r>
      <w:r w:rsidR="00641DCC">
        <w:rPr>
          <w:b/>
          <w:noProof/>
        </w:rPr>
        <w:t>7</w:t>
      </w:r>
      <w:r w:rsidR="002D05D2">
        <w:rPr>
          <w:rFonts w:cs="Calibri"/>
          <w:sz w:val="24"/>
          <w:szCs w:val="24"/>
        </w:rPr>
        <w:fldChar w:fldCharType="end"/>
      </w:r>
      <w:r w:rsidR="00BE2C4F">
        <w:rPr>
          <w:rFonts w:cs="Calibri"/>
          <w:sz w:val="24"/>
          <w:szCs w:val="24"/>
        </w:rPr>
        <w:t>:</w:t>
      </w:r>
    </w:p>
    <w:p w14:paraId="5E06E6EB" w14:textId="0607731C" w:rsidR="00BE2C4F" w:rsidRPr="002D05D2" w:rsidRDefault="005F316A" w:rsidP="00BE2C4F">
      <w:pPr>
        <w:keepNext/>
        <w:jc w:val="both"/>
        <w:rPr>
          <w:rFonts w:cs="Calibri"/>
          <w:color w:val="FFFFFF" w:themeColor="background1"/>
          <w:sz w:val="24"/>
          <w:szCs w:val="24"/>
        </w:rPr>
      </w:pPr>
      <m:oMathPara>
        <m:oMath>
          <m:func>
            <m:funcPr>
              <m:ctrlPr>
                <w:rPr>
                  <w:rFonts w:ascii="Cambria Math" w:hAnsi="Cambria Math" w:cs="Calibri"/>
                  <w:i/>
                  <w:sz w:val="24"/>
                  <w:szCs w:val="24"/>
                </w:rPr>
              </m:ctrlPr>
            </m:funcPr>
            <m:fName>
              <m:r>
                <m:rPr>
                  <m:sty m:val="p"/>
                </m:rPr>
                <w:rPr>
                  <w:rFonts w:ascii="Cambria Math" w:hAnsi="Cambria Math" w:cs="Calibri"/>
                  <w:sz w:val="24"/>
                  <w:szCs w:val="24"/>
                </w:rPr>
                <m:t>log</m:t>
              </m:r>
            </m:fName>
            <m:e>
              <m:d>
                <m:dPr>
                  <m:ctrlPr>
                    <w:rPr>
                      <w:rFonts w:ascii="Cambria Math" w:hAnsi="Cambria Math" w:cs="Calibri"/>
                      <w:i/>
                      <w:sz w:val="24"/>
                      <w:szCs w:val="24"/>
                    </w:rPr>
                  </m:ctrlPr>
                </m:dPr>
                <m:e>
                  <m:sSub>
                    <m:sSubPr>
                      <m:ctrlPr>
                        <w:rPr>
                          <w:rFonts w:ascii="Cambria Math" w:hAnsi="Cambria Math" w:cs="Calibri"/>
                          <w:i/>
                          <w:sz w:val="24"/>
                          <w:szCs w:val="24"/>
                        </w:rPr>
                      </m:ctrlPr>
                    </m:sSubPr>
                    <m:e>
                      <m:r>
                        <w:rPr>
                          <w:rFonts w:ascii="Cambria Math" w:hAnsi="Cambria Math" w:cs="Calibri"/>
                          <w:sz w:val="24"/>
                          <w:szCs w:val="24"/>
                        </w:rPr>
                        <m:t>death rate</m:t>
                      </m:r>
                    </m:e>
                    <m:sub>
                      <m:r>
                        <w:rPr>
                          <w:rFonts w:ascii="Cambria Math" w:hAnsi="Cambria Math" w:cs="Calibri"/>
                          <w:sz w:val="24"/>
                          <w:szCs w:val="24"/>
                        </w:rPr>
                        <m:t>state-month-year</m:t>
                      </m:r>
                    </m:sub>
                  </m:sSub>
                  <m:r>
                    <w:rPr>
                      <w:rFonts w:ascii="Cambria Math" w:hAnsi="Cambria Math" w:cs="Calibri"/>
                      <w:sz w:val="24"/>
                      <w:szCs w:val="24"/>
                    </w:rPr>
                    <m:t xml:space="preserve"> </m:t>
                  </m:r>
                </m:e>
              </m:d>
            </m:e>
          </m:func>
          <m:r>
            <m:rPr>
              <m:aln/>
            </m:rPr>
            <w:rPr>
              <w:rFonts w:ascii="Cambria Math" w:hAnsi="Cambria Math" w:cs="Calibri"/>
              <w:sz w:val="24"/>
              <w:szCs w:val="24"/>
            </w:rPr>
            <m:t xml:space="preserve">= </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w:rPr>
              <w:rFonts w:ascii="Cambria Math" w:hAnsi="Cambria Math" w:cs="Calibri"/>
              <w:sz w:val="24"/>
              <w:szCs w:val="24"/>
            </w:rPr>
            <m:t xml:space="preserve"> </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r>
            <m:rPr>
              <m:sty m:val="p"/>
            </m:rPr>
            <w:rPr>
              <w:rFonts w:ascii="Cambria Math" w:hAnsi="Cambria Math" w:cs="Calibri"/>
              <w:sz w:val="24"/>
              <w:szCs w:val="24"/>
              <w:vertAlign w:val="subscript"/>
            </w:rPr>
            <m:t xml:space="preserve"> </m:t>
          </m:r>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ɛ</m:t>
              </m:r>
            </m:e>
            <m:sub>
              <m:r>
                <w:rPr>
                  <w:rFonts w:ascii="Cambria Math" w:hAnsi="Cambria Math" w:cs="Calibri"/>
                  <w:sz w:val="24"/>
                  <w:szCs w:val="24"/>
                  <w:vertAlign w:val="subscript"/>
                </w:rPr>
                <m:t>state-month-year</m:t>
              </m:r>
            </m:sub>
          </m:sSub>
          <m:r>
            <m:rPr>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state-month</m:t>
              </m:r>
            </m:sub>
          </m:sSub>
          <m:r>
            <m:rPr>
              <m:sty m:val="p"/>
            </m:rP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Anomaly</m:t>
              </m:r>
            </m:e>
            <m:sub>
              <m:r>
                <w:rPr>
                  <w:rFonts w:ascii="Cambria Math" w:hAnsi="Cambria Math" w:cs="Calibri"/>
                  <w:sz w:val="24"/>
                  <w:szCs w:val="24"/>
                  <w:vertAlign w:val="subscript"/>
                </w:rPr>
                <m:t>state-month</m:t>
              </m:r>
            </m:sub>
          </m:sSub>
          <m:r>
            <m:rPr>
              <m:aln/>
            </m:rPr>
            <w:rPr>
              <w:rFonts w:ascii="Cambria Math" w:hAnsi="Cambria Math" w:cs="Calibri"/>
              <w:color w:val="FFFFFF" w:themeColor="background1"/>
              <w:sz w:val="24"/>
              <w:szCs w:val="24"/>
            </w:rPr>
            <m:t>+</m:t>
          </m:r>
        </m:oMath>
      </m:oMathPara>
    </w:p>
    <w:p w14:paraId="0BC1F455" w14:textId="5C8D6846" w:rsidR="00AE7877" w:rsidRDefault="002D05D2" w:rsidP="00AE7877">
      <w:pPr>
        <w:jc w:val="center"/>
        <w:rPr>
          <w:rFonts w:cs="Calibri"/>
          <w:color w:val="FFFFFF" w:themeColor="background1"/>
          <w:sz w:val="24"/>
          <w:szCs w:val="24"/>
        </w:rPr>
      </w:pPr>
      <w:bookmarkStart w:id="58" w:name="_Ref5829385"/>
      <w:bookmarkStart w:id="59" w:name="_Toc5971405"/>
      <w:r w:rsidRPr="002D05D2">
        <w:rPr>
          <w:b/>
        </w:rPr>
        <w:t xml:space="preserve">Equation </w:t>
      </w:r>
      <w:r w:rsidRPr="002D05D2">
        <w:rPr>
          <w:b/>
        </w:rPr>
        <w:fldChar w:fldCharType="begin"/>
      </w:r>
      <w:r w:rsidRPr="002D05D2">
        <w:rPr>
          <w:b/>
        </w:rPr>
        <w:instrText xml:space="preserve"> SEQ Equation \* ARABIC </w:instrText>
      </w:r>
      <w:r w:rsidRPr="002D05D2">
        <w:rPr>
          <w:b/>
        </w:rPr>
        <w:fldChar w:fldCharType="separate"/>
      </w:r>
      <w:r w:rsidR="00641DCC">
        <w:rPr>
          <w:b/>
          <w:noProof/>
        </w:rPr>
        <w:t>7</w:t>
      </w:r>
      <w:r w:rsidRPr="002D05D2">
        <w:rPr>
          <w:b/>
        </w:rPr>
        <w:fldChar w:fldCharType="end"/>
      </w:r>
      <w:bookmarkEnd w:id="58"/>
      <w:r>
        <w:t>. Subn</w:t>
      </w:r>
      <w:r w:rsidRPr="002538D3">
        <w:t>ational temperature model</w:t>
      </w:r>
      <w:bookmarkEnd w:id="59"/>
    </w:p>
    <w:p w14:paraId="7087F40C" w14:textId="1A7814C8" w:rsidR="002D05D2" w:rsidRPr="00AE7877" w:rsidRDefault="00833229" w:rsidP="00AE7877">
      <w:pPr>
        <w:rPr>
          <w:rFonts w:cs="Calibri"/>
          <w:color w:val="FFFFFF" w:themeColor="background1"/>
          <w:sz w:val="24"/>
          <w:szCs w:val="24"/>
        </w:rPr>
      </w:pPr>
      <w:r w:rsidRPr="00DB2DBC">
        <w:rPr>
          <w:rFonts w:cs="Calibri"/>
          <w:sz w:val="24"/>
          <w:szCs w:val="24"/>
        </w:rPr>
        <w:t xml:space="preserve"> </w:t>
      </w:r>
    </w:p>
    <w:p w14:paraId="4EEC60A9" w14:textId="77777777" w:rsidR="003A7C06" w:rsidRDefault="00FA0C2D" w:rsidP="00AB4D73">
      <w:pPr>
        <w:spacing w:line="480" w:lineRule="auto"/>
        <w:ind w:firstLine="720"/>
        <w:jc w:val="both"/>
        <w:rPr>
          <w:rFonts w:cs="Calibri"/>
          <w:sz w:val="24"/>
          <w:szCs w:val="24"/>
        </w:rPr>
      </w:pPr>
      <w:r>
        <w:rPr>
          <w:rFonts w:cs="Calibri"/>
          <w:sz w:val="24"/>
          <w:szCs w:val="24"/>
        </w:rPr>
        <w:t xml:space="preserve">This model </w:t>
      </w:r>
      <w:r w:rsidR="00AB4D73">
        <w:rPr>
          <w:rFonts w:cs="Calibri"/>
          <w:sz w:val="24"/>
          <w:szCs w:val="24"/>
        </w:rPr>
        <w:t>gives</w:t>
      </w:r>
      <w:r w:rsidR="00AB4D73" w:rsidRPr="00DB2DBC">
        <w:rPr>
          <w:rFonts w:cs="Calibri"/>
          <w:sz w:val="24"/>
          <w:szCs w:val="24"/>
        </w:rPr>
        <w:t xml:space="preserve"> a separate coefficient for each </w:t>
      </w:r>
      <w:r w:rsidR="00AB4D73">
        <w:rPr>
          <w:rFonts w:cs="Calibri"/>
          <w:sz w:val="24"/>
          <w:szCs w:val="24"/>
        </w:rPr>
        <w:t>state in each month,</w:t>
      </w:r>
      <w:r w:rsidR="00AB4D73" w:rsidRPr="00DB2DBC">
        <w:rPr>
          <w:rFonts w:cs="Calibri"/>
          <w:sz w:val="24"/>
          <w:szCs w:val="24"/>
        </w:rPr>
        <w:t xml:space="preserve"> which means that an anomaly of the same magnitude could have different associations with mortality in different </w:t>
      </w:r>
      <w:r w:rsidR="00AB4D73">
        <w:rPr>
          <w:rFonts w:cs="Calibri"/>
          <w:sz w:val="24"/>
          <w:szCs w:val="24"/>
        </w:rPr>
        <w:t xml:space="preserve">states for the same </w:t>
      </w:r>
      <w:r w:rsidR="00AB4D73" w:rsidRPr="00DB2DBC">
        <w:rPr>
          <w:rFonts w:cs="Calibri"/>
          <w:sz w:val="24"/>
          <w:szCs w:val="24"/>
        </w:rPr>
        <w:t>month</w:t>
      </w:r>
      <w:r w:rsidR="00AB4D73">
        <w:rPr>
          <w:rFonts w:cs="Calibri"/>
          <w:sz w:val="24"/>
          <w:szCs w:val="24"/>
        </w:rPr>
        <w:t>, and vice-versa</w:t>
      </w:r>
      <w:r w:rsidR="00AB4D73" w:rsidRPr="00DB2DBC">
        <w:rPr>
          <w:rFonts w:cs="Calibri"/>
          <w:sz w:val="24"/>
          <w:szCs w:val="24"/>
        </w:rPr>
        <w:t>.</w:t>
      </w:r>
      <w:r w:rsidR="00AB4D73">
        <w:rPr>
          <w:rFonts w:cs="Calibri"/>
          <w:sz w:val="24"/>
          <w:szCs w:val="24"/>
        </w:rPr>
        <w:t xml:space="preserve"> </w:t>
      </w:r>
    </w:p>
    <w:p w14:paraId="547622B2" w14:textId="77777777" w:rsidR="002A5EB8" w:rsidRDefault="00833229" w:rsidP="00AB4D73">
      <w:pPr>
        <w:spacing w:line="480" w:lineRule="auto"/>
        <w:ind w:firstLine="720"/>
        <w:jc w:val="both"/>
        <w:rPr>
          <w:rFonts w:cs="Calibri"/>
          <w:sz w:val="24"/>
          <w:szCs w:val="24"/>
        </w:rPr>
      </w:pPr>
      <w:r w:rsidRPr="00DB2DBC">
        <w:rPr>
          <w:rFonts w:cs="Calibri"/>
          <w:sz w:val="24"/>
          <w:szCs w:val="24"/>
        </w:rPr>
        <w:lastRenderedPageBreak/>
        <w:t>However, the model</w:t>
      </w:r>
      <w:r w:rsidR="00FA0C2D">
        <w:rPr>
          <w:rFonts w:cs="Calibri"/>
          <w:sz w:val="24"/>
          <w:szCs w:val="24"/>
        </w:rPr>
        <w:t xml:space="preserve"> struggled to fit the extra temperature slopes</w:t>
      </w:r>
      <w:r w:rsidR="00AB4D73">
        <w:rPr>
          <w:rFonts w:cs="Calibri"/>
          <w:sz w:val="24"/>
          <w:szCs w:val="24"/>
        </w:rPr>
        <w:t xml:space="preserve"> and give sensible results when </w:t>
      </w:r>
      <w:r w:rsidR="003A7C06">
        <w:rPr>
          <w:rFonts w:cs="Calibri"/>
          <w:sz w:val="24"/>
          <w:szCs w:val="24"/>
        </w:rPr>
        <w:t>running tests on the causes of death with the smallest number of deaths.</w:t>
      </w:r>
      <w:r w:rsidRPr="00DB2DBC">
        <w:rPr>
          <w:rFonts w:cs="Calibri"/>
          <w:sz w:val="24"/>
          <w:szCs w:val="24"/>
        </w:rPr>
        <w:t xml:space="preserve"> </w:t>
      </w:r>
      <w:r w:rsidR="003A7C06">
        <w:rPr>
          <w:rFonts w:cs="Calibri"/>
          <w:sz w:val="24"/>
          <w:szCs w:val="24"/>
        </w:rPr>
        <w:t>This</w:t>
      </w:r>
      <w:r w:rsidRPr="00DB2DBC">
        <w:rPr>
          <w:rFonts w:cs="Calibri"/>
          <w:sz w:val="24"/>
          <w:szCs w:val="24"/>
        </w:rPr>
        <w:t xml:space="preserve"> fundamental problem of shrinkage of data when trying to estimate </w:t>
      </w:r>
      <w:r w:rsidR="003A7C06">
        <w:rPr>
          <w:rFonts w:cs="Calibri"/>
          <w:sz w:val="24"/>
          <w:szCs w:val="24"/>
        </w:rPr>
        <w:t>sl</w:t>
      </w:r>
      <w:r w:rsidRPr="00DB2DBC">
        <w:rPr>
          <w:rFonts w:cs="Calibri"/>
          <w:sz w:val="24"/>
          <w:szCs w:val="24"/>
        </w:rPr>
        <w:t xml:space="preserve">opes for each state. </w:t>
      </w:r>
    </w:p>
    <w:p w14:paraId="01C03361" w14:textId="1F74C602" w:rsidR="00833229" w:rsidRDefault="002A5EB8" w:rsidP="00AB4D73">
      <w:pPr>
        <w:spacing w:line="480" w:lineRule="auto"/>
        <w:ind w:firstLine="720"/>
        <w:jc w:val="both"/>
        <w:rPr>
          <w:rFonts w:cs="Calibri"/>
          <w:sz w:val="24"/>
          <w:szCs w:val="24"/>
        </w:rPr>
      </w:pPr>
      <w:r>
        <w:rPr>
          <w:rFonts w:cs="Calibri"/>
          <w:sz w:val="24"/>
          <w:szCs w:val="24"/>
        </w:rPr>
        <w:t>To remedy this,</w:t>
      </w:r>
      <w:r w:rsidR="003A7C06">
        <w:rPr>
          <w:rFonts w:cs="Calibri"/>
          <w:sz w:val="24"/>
          <w:szCs w:val="24"/>
        </w:rPr>
        <w:t xml:space="preserve"> applied a</w:t>
      </w:r>
      <w:r w:rsidR="00B9668E">
        <w:rPr>
          <w:rFonts w:cs="Calibri"/>
          <w:sz w:val="24"/>
          <w:szCs w:val="24"/>
        </w:rPr>
        <w:t xml:space="preserve"> more</w:t>
      </w:r>
      <w:r w:rsidR="003A7C06">
        <w:rPr>
          <w:rFonts w:cs="Calibri"/>
          <w:sz w:val="24"/>
          <w:szCs w:val="24"/>
        </w:rPr>
        <w:t xml:space="preserve"> simplified age grouping, with 0-64 and 65+ years, </w:t>
      </w:r>
      <w:r w:rsidR="00B7372D">
        <w:rPr>
          <w:rFonts w:cs="Calibri"/>
          <w:sz w:val="24"/>
          <w:szCs w:val="24"/>
        </w:rPr>
        <w:t xml:space="preserve">only using </w:t>
      </w:r>
      <w:r w:rsidR="003A7C06">
        <w:rPr>
          <w:rFonts w:cs="Calibri"/>
          <w:sz w:val="24"/>
          <w:szCs w:val="24"/>
        </w:rPr>
        <w:t>groupings of cardiorespiratory deaths</w:t>
      </w:r>
      <w:r w:rsidR="00B9668E">
        <w:rPr>
          <w:rFonts w:cs="Calibri"/>
          <w:sz w:val="24"/>
          <w:szCs w:val="24"/>
        </w:rPr>
        <w:t>.</w:t>
      </w:r>
      <w:r w:rsidR="00B7372D">
        <w:rPr>
          <w:rFonts w:cs="Calibri"/>
          <w:sz w:val="24"/>
          <w:szCs w:val="24"/>
        </w:rPr>
        <w:t xml:space="preserve"> This work is summarised in Chapter XX. </w:t>
      </w:r>
      <w:r w:rsidR="00B9668E">
        <w:rPr>
          <w:rFonts w:cs="Calibri"/>
          <w:sz w:val="24"/>
          <w:szCs w:val="24"/>
        </w:rPr>
        <w:t xml:space="preserve"> </w:t>
      </w:r>
      <w:r w:rsidR="00833229" w:rsidRPr="00DB2DBC">
        <w:rPr>
          <w:rFonts w:cs="Calibri"/>
          <w:sz w:val="24"/>
          <w:szCs w:val="24"/>
        </w:rPr>
        <w:t>This may be work appropriate for future iterations of the model.</w:t>
      </w:r>
    </w:p>
    <w:p w14:paraId="05808809" w14:textId="52DD5E81" w:rsidR="00F01EC6" w:rsidRDefault="00F01EC6" w:rsidP="00F01EC6">
      <w:pPr>
        <w:pStyle w:val="Heading2"/>
      </w:pPr>
      <w:bookmarkStart w:id="60" w:name="_Toc6058549"/>
      <w:r>
        <w:t>Model fitting</w:t>
      </w:r>
      <w:bookmarkEnd w:id="60"/>
    </w:p>
    <w:p w14:paraId="737637AB" w14:textId="478FA139" w:rsidR="0036759F" w:rsidRPr="00DB2DBC" w:rsidRDefault="007E6AF7" w:rsidP="00D8521F">
      <w:pPr>
        <w:spacing w:line="480" w:lineRule="auto"/>
        <w:ind w:firstLine="720"/>
        <w:jc w:val="both"/>
        <w:rPr>
          <w:rFonts w:cs="Calibri"/>
          <w:sz w:val="24"/>
          <w:szCs w:val="24"/>
          <w:lang w:val="en-US"/>
        </w:rPr>
      </w:pPr>
      <w:r w:rsidRPr="00DB2DBC">
        <w:rPr>
          <w:rFonts w:cs="Calibri"/>
          <w:sz w:val="24"/>
          <w:szCs w:val="24"/>
          <w:lang w:val="en-US"/>
        </w:rPr>
        <w:t xml:space="preserve">My </w:t>
      </w:r>
      <w:r w:rsidR="00047F0E">
        <w:rPr>
          <w:rFonts w:cs="Calibri"/>
          <w:sz w:val="24"/>
          <w:szCs w:val="24"/>
          <w:lang w:val="en-US"/>
        </w:rPr>
        <w:t xml:space="preserve">national temperature </w:t>
      </w:r>
      <w:r w:rsidRPr="00DB2DBC">
        <w:rPr>
          <w:rFonts w:cs="Calibri"/>
          <w:sz w:val="24"/>
          <w:szCs w:val="24"/>
          <w:lang w:val="en-US"/>
        </w:rPr>
        <w:t>model</w:t>
      </w:r>
      <w:r w:rsidR="00047F0E">
        <w:rPr>
          <w:rFonts w:cs="Calibri"/>
          <w:sz w:val="24"/>
          <w:szCs w:val="24"/>
          <w:lang w:val="en-US"/>
        </w:rPr>
        <w:t xml:space="preserve"> </w:t>
      </w:r>
      <w:r w:rsidRPr="00DB2DBC">
        <w:rPr>
          <w:rFonts w:cs="Calibri"/>
          <w:sz w:val="24"/>
          <w:szCs w:val="24"/>
          <w:lang w:val="en-US"/>
        </w:rPr>
        <w:t>has a large number of parameters</w:t>
      </w:r>
      <w:r w:rsidR="00F36364" w:rsidRPr="00DB2DBC">
        <w:rPr>
          <w:rFonts w:cs="Calibri"/>
          <w:sz w:val="24"/>
          <w:szCs w:val="24"/>
          <w:lang w:val="en-US"/>
        </w:rPr>
        <w:t xml:space="preserve"> (</w:t>
      </w:r>
      <w:r w:rsidR="003F56C9">
        <w:rPr>
          <w:rFonts w:cs="Calibri"/>
          <w:sz w:val="24"/>
          <w:szCs w:val="24"/>
          <w:lang w:val="en-US"/>
        </w:rPr>
        <w:t>over 5</w:t>
      </w:r>
      <w:r w:rsidR="00AE7877">
        <w:rPr>
          <w:rFonts w:cs="Calibri"/>
          <w:sz w:val="24"/>
          <w:szCs w:val="24"/>
          <w:lang w:val="en-US"/>
        </w:rPr>
        <w:t>000)</w:t>
      </w:r>
      <w:r w:rsidRPr="00DB2DBC">
        <w:rPr>
          <w:rFonts w:cs="Calibri"/>
          <w:sz w:val="24"/>
          <w:szCs w:val="24"/>
          <w:lang w:val="en-US"/>
        </w:rPr>
        <w:t xml:space="preserve"> to estimate</w:t>
      </w:r>
      <w:r w:rsidR="00047F0E">
        <w:rPr>
          <w:rFonts w:cs="Calibri"/>
          <w:sz w:val="24"/>
          <w:szCs w:val="24"/>
          <w:lang w:val="en-US"/>
        </w:rPr>
        <w:t>, with the subnational temperature model even more</w:t>
      </w:r>
      <w:r w:rsidR="00E4570B" w:rsidRPr="00DB2DBC">
        <w:rPr>
          <w:rFonts w:cs="Calibri"/>
          <w:sz w:val="24"/>
          <w:szCs w:val="24"/>
          <w:lang w:val="en-US"/>
        </w:rPr>
        <w:t xml:space="preserve">. </w:t>
      </w:r>
      <w:r w:rsidR="00575F65" w:rsidRPr="00DB2DBC">
        <w:rPr>
          <w:rFonts w:cs="Calibri"/>
          <w:sz w:val="24"/>
          <w:szCs w:val="24"/>
          <w:lang w:val="en-US"/>
        </w:rPr>
        <w:t xml:space="preserve">This high dimensionality </w:t>
      </w:r>
      <w:r w:rsidR="006A55CE" w:rsidRPr="00DB2DBC">
        <w:rPr>
          <w:rFonts w:cs="Calibri"/>
          <w:sz w:val="24"/>
          <w:szCs w:val="24"/>
          <w:lang w:val="en-US"/>
        </w:rPr>
        <w:t xml:space="preserve">and complex structure of correlation poses a great challenge to </w:t>
      </w:r>
      <w:r w:rsidR="0073341B" w:rsidRPr="00DB2DBC">
        <w:rPr>
          <w:rFonts w:cs="Calibri"/>
          <w:sz w:val="24"/>
          <w:szCs w:val="24"/>
          <w:lang w:val="en-US"/>
        </w:rPr>
        <w:t>traditional Markov Chain Monte Carlo (MCMC) samplers</w:t>
      </w:r>
      <w:r w:rsidR="007C1AD6" w:rsidRPr="00DB2DBC">
        <w:rPr>
          <w:rFonts w:cs="Calibri"/>
          <w:sz w:val="24"/>
          <w:szCs w:val="24"/>
          <w:lang w:val="en-US"/>
        </w:rPr>
        <w:t>,</w:t>
      </w:r>
      <w:r w:rsidR="0073341B" w:rsidRPr="00DB2DBC">
        <w:rPr>
          <w:rFonts w:cs="Calibri"/>
          <w:sz w:val="24"/>
          <w:szCs w:val="24"/>
          <w:lang w:val="en-US"/>
        </w:rPr>
        <w:t xml:space="preserve"> </w:t>
      </w:r>
      <w:r w:rsidR="006A55CE" w:rsidRPr="00DB2DBC">
        <w:rPr>
          <w:rFonts w:cs="Calibri"/>
          <w:sz w:val="24"/>
          <w:szCs w:val="24"/>
          <w:lang w:val="en-US"/>
        </w:rPr>
        <w:t xml:space="preserve">such as </w:t>
      </w:r>
      <w:r w:rsidR="009D5DAF" w:rsidRPr="00DB2DBC">
        <w:rPr>
          <w:rFonts w:cs="Calibri"/>
          <w:sz w:val="24"/>
          <w:szCs w:val="24"/>
          <w:lang w:val="en-US"/>
        </w:rPr>
        <w:t>Gibbs sampling</w:t>
      </w:r>
      <w:r w:rsidR="006A55CE" w:rsidRPr="00DB2DBC">
        <w:rPr>
          <w:rFonts w:cs="Calibri"/>
          <w:sz w:val="24"/>
          <w:szCs w:val="24"/>
          <w:lang w:val="en-US"/>
        </w:rPr>
        <w:t xml:space="preserve"> invoked in the program </w:t>
      </w:r>
      <w:proofErr w:type="spellStart"/>
      <w:r w:rsidR="009804C2">
        <w:rPr>
          <w:rFonts w:cs="Calibri"/>
          <w:sz w:val="24"/>
          <w:szCs w:val="24"/>
          <w:lang w:val="en-US"/>
        </w:rPr>
        <w:t>Win</w:t>
      </w:r>
      <w:del w:id="61" w:author="Bennett, James E" w:date="2019-04-15T13:27:00Z">
        <w:r w:rsidR="009804C2" w:rsidDel="00E0732C">
          <w:rPr>
            <w:rFonts w:cs="Calibri"/>
            <w:sz w:val="24"/>
            <w:szCs w:val="24"/>
            <w:lang w:val="en-US"/>
          </w:rPr>
          <w:delText xml:space="preserve"> </w:delText>
        </w:r>
      </w:del>
      <w:r w:rsidR="009804C2">
        <w:rPr>
          <w:rFonts w:cs="Calibri"/>
          <w:sz w:val="24"/>
          <w:szCs w:val="24"/>
          <w:lang w:val="en-US"/>
        </w:rPr>
        <w:t>BUGS</w:t>
      </w:r>
      <w:proofErr w:type="spellEnd"/>
      <w:r w:rsidR="009804C2">
        <w:rPr>
          <w:rFonts w:cs="Calibri"/>
          <w:sz w:val="24"/>
          <w:szCs w:val="24"/>
          <w:lang w:val="en-US"/>
        </w:rPr>
        <w:t>.</w:t>
      </w:r>
      <w:r w:rsidR="006A55CE" w:rsidRPr="00DB2DBC">
        <w:rPr>
          <w:rFonts w:cs="Calibri"/>
          <w:sz w:val="24"/>
          <w:szCs w:val="24"/>
          <w:lang w:val="en-US"/>
        </w:rPr>
        <w:t xml:space="preserve"> There such coders </w:t>
      </w:r>
      <w:r w:rsidR="0073341B" w:rsidRPr="00DB2DBC">
        <w:rPr>
          <w:rFonts w:cs="Calibri"/>
          <w:sz w:val="24"/>
          <w:szCs w:val="24"/>
          <w:lang w:val="en-US"/>
        </w:rPr>
        <w:t>used to explore sample space to fit these models</w:t>
      </w:r>
      <w:r w:rsidR="006A55CE" w:rsidRPr="00DB2DBC">
        <w:rPr>
          <w:rFonts w:cs="Calibri"/>
          <w:sz w:val="24"/>
          <w:szCs w:val="24"/>
          <w:lang w:val="en-US"/>
        </w:rPr>
        <w:t xml:space="preserve"> would</w:t>
      </w:r>
      <w:r w:rsidR="007C1AD6" w:rsidRPr="00DB2DBC">
        <w:rPr>
          <w:rFonts w:cs="Calibri"/>
          <w:sz w:val="24"/>
          <w:szCs w:val="24"/>
          <w:lang w:val="en-US"/>
        </w:rPr>
        <w:t xml:space="preserve"> struggle to </w:t>
      </w:r>
      <w:commentRangeStart w:id="62"/>
      <w:r w:rsidR="007C1AD6" w:rsidRPr="00DB2DBC">
        <w:rPr>
          <w:rFonts w:cs="Calibri"/>
          <w:sz w:val="24"/>
          <w:szCs w:val="24"/>
          <w:lang w:val="en-US"/>
        </w:rPr>
        <w:t>even progress past their initial values</w:t>
      </w:r>
      <w:commentRangeEnd w:id="62"/>
      <w:r w:rsidR="00E0732C">
        <w:rPr>
          <w:rStyle w:val="CommentReference"/>
          <w:rFonts w:asciiTheme="minorHAnsi" w:eastAsiaTheme="minorHAnsi" w:hAnsiTheme="minorHAnsi" w:cstheme="minorBidi"/>
        </w:rPr>
        <w:commentReference w:id="62"/>
      </w:r>
      <w:r w:rsidR="007C1AD6" w:rsidRPr="00DB2DBC">
        <w:rPr>
          <w:rFonts w:cs="Calibri"/>
          <w:sz w:val="24"/>
          <w:szCs w:val="24"/>
          <w:lang w:val="en-US"/>
        </w:rPr>
        <w:t>.</w:t>
      </w:r>
      <w:r w:rsidR="00236B5F" w:rsidRPr="00DB2DBC">
        <w:rPr>
          <w:rFonts w:cs="Calibri"/>
          <w:sz w:val="24"/>
          <w:szCs w:val="24"/>
          <w:lang w:val="en-US"/>
        </w:rPr>
        <w:t xml:space="preserve"> </w:t>
      </w:r>
      <w:r w:rsidR="00903CBF" w:rsidRPr="00DB2DBC">
        <w:rPr>
          <w:rFonts w:cs="Calibri"/>
          <w:sz w:val="24"/>
          <w:szCs w:val="24"/>
          <w:lang w:val="en-US"/>
        </w:rPr>
        <w:t xml:space="preserve">As an alternative, </w:t>
      </w:r>
      <w:r w:rsidR="00BF61AB" w:rsidRPr="00DB2DBC">
        <w:rPr>
          <w:rFonts w:cs="Calibri"/>
          <w:sz w:val="24"/>
          <w:szCs w:val="24"/>
          <w:lang w:val="en-US"/>
        </w:rPr>
        <w:t xml:space="preserve">the Laplacian Approximation for latent Gaussian models provide a methodology which </w:t>
      </w:r>
      <w:r w:rsidR="00E4031A">
        <w:rPr>
          <w:rFonts w:cs="Calibri"/>
          <w:sz w:val="24"/>
          <w:szCs w:val="24"/>
          <w:lang w:val="en-US"/>
        </w:rPr>
        <w:t xml:space="preserve">can be used for a wide range of uses </w:t>
      </w:r>
      <w:r w:rsidR="00D43904" w:rsidRPr="00DB2DBC">
        <w:rPr>
          <w:rFonts w:cs="Calibri"/>
          <w:sz w:val="24"/>
          <w:szCs w:val="24"/>
          <w:lang w:val="en-US"/>
        </w:rPr>
        <w:fldChar w:fldCharType="begin" w:fldLock="1"/>
      </w:r>
      <w:r w:rsidR="00887A44">
        <w:rPr>
          <w:rFonts w:cs="Calibri"/>
          <w:sz w:val="24"/>
          <w:szCs w:val="24"/>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approximations","type":"article-journal"},"uris":["http://www.mendeley.com/documents/?uuid=38315d34-f9e8-431f-bfbd-d5817e14363b"]}],"mendeley":{"formattedCitation":"(Rue, Martino, &amp; Chopin, 2009)","plainTextFormattedCitation":"(Rue, Martino, &amp; Chopin, 2009)","previouslyFormattedCitation":"(Rue, Martino, &amp; Chopin, 2009)"},"properties":{"noteIndex":0},"schema":"https://github.com/citation-style-language/schema/raw/master/csl-citation.json"}</w:instrText>
      </w:r>
      <w:r w:rsidR="00D43904" w:rsidRPr="00DB2DBC">
        <w:rPr>
          <w:rFonts w:cs="Calibri"/>
          <w:sz w:val="24"/>
          <w:szCs w:val="24"/>
          <w:lang w:val="en-US"/>
        </w:rPr>
        <w:fldChar w:fldCharType="separate"/>
      </w:r>
      <w:r w:rsidR="006C7FB4" w:rsidRPr="006C7FB4">
        <w:rPr>
          <w:rFonts w:cs="Calibri"/>
          <w:noProof/>
          <w:sz w:val="24"/>
          <w:szCs w:val="24"/>
          <w:lang w:val="en-US"/>
        </w:rPr>
        <w:t>(Rue, Martino, &amp; Chopin, 2009)</w:t>
      </w:r>
      <w:r w:rsidR="00D43904" w:rsidRPr="00DB2DBC">
        <w:rPr>
          <w:rFonts w:cs="Calibri"/>
          <w:sz w:val="24"/>
          <w:szCs w:val="24"/>
        </w:rPr>
        <w:fldChar w:fldCharType="end"/>
      </w:r>
      <w:r w:rsidR="006C7FB4">
        <w:rPr>
          <w:rFonts w:cs="Calibri"/>
          <w:sz w:val="24"/>
          <w:szCs w:val="24"/>
        </w:rPr>
        <w:t>.</w:t>
      </w:r>
      <w:r w:rsidR="00D43904" w:rsidRPr="00DB2DBC">
        <w:rPr>
          <w:rFonts w:cs="Calibri"/>
          <w:sz w:val="24"/>
          <w:szCs w:val="24"/>
          <w:lang w:val="en-US"/>
        </w:rPr>
        <w:t xml:space="preserve"> Laplacian </w:t>
      </w:r>
      <w:r w:rsidR="00D73FFD">
        <w:rPr>
          <w:rFonts w:cs="Calibri"/>
          <w:sz w:val="24"/>
          <w:szCs w:val="24"/>
          <w:lang w:val="en-US"/>
        </w:rPr>
        <w:t>a</w:t>
      </w:r>
      <w:r w:rsidR="00D43904" w:rsidRPr="00DB2DBC">
        <w:rPr>
          <w:rFonts w:cs="Calibri"/>
          <w:sz w:val="24"/>
          <w:szCs w:val="24"/>
          <w:lang w:val="en-US"/>
        </w:rPr>
        <w:t>pproximation offers orders of computational efficiency improvement in Bayesian inference compared to traditional MCMC for latent Gaussian models</w:t>
      </w:r>
      <w:r w:rsidR="006C7FB4">
        <w:rPr>
          <w:rFonts w:cs="Calibri"/>
          <w:sz w:val="24"/>
          <w:szCs w:val="24"/>
          <w:lang w:val="en-US"/>
        </w:rPr>
        <w:t xml:space="preserve"> </w:t>
      </w:r>
      <w:r w:rsidR="00D43904" w:rsidRPr="00DB2DBC">
        <w:rPr>
          <w:rFonts w:cs="Calibri"/>
          <w:sz w:val="24"/>
          <w:szCs w:val="24"/>
          <w:lang w:val="en-US"/>
        </w:rPr>
        <w:fldChar w:fldCharType="begin" w:fldLock="1"/>
      </w:r>
      <w:r w:rsidR="00887A44">
        <w:rPr>
          <w:rFonts w:cs="Calibri"/>
          <w:sz w:val="24"/>
          <w:szCs w:val="24"/>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approximations","type":"article-journal"},"uris":["http://www.mendeley.com/documents/?uuid=38315d34-f9e8-431f-bfbd-d5817e14363b"]}],"mendeley":{"formattedCitation":"(Rue et al., 2009)","plainTextFormattedCitation":"(Rue et al., 2009)","previouslyFormattedCitation":"(Rue et al., 2009)"},"properties":{"noteIndex":0},"schema":"https://github.com/citation-style-language/schema/raw/master/csl-citation.json"}</w:instrText>
      </w:r>
      <w:r w:rsidR="00D43904" w:rsidRPr="00DB2DBC">
        <w:rPr>
          <w:rFonts w:cs="Calibri"/>
          <w:sz w:val="24"/>
          <w:szCs w:val="24"/>
          <w:lang w:val="en-US"/>
        </w:rPr>
        <w:fldChar w:fldCharType="separate"/>
      </w:r>
      <w:r w:rsidR="006C7FB4" w:rsidRPr="006C7FB4">
        <w:rPr>
          <w:rFonts w:cs="Calibri"/>
          <w:noProof/>
          <w:sz w:val="24"/>
          <w:szCs w:val="24"/>
          <w:lang w:val="en-US"/>
        </w:rPr>
        <w:t>(Rue et al., 2009)</w:t>
      </w:r>
      <w:r w:rsidR="00D43904" w:rsidRPr="00DB2DBC">
        <w:rPr>
          <w:rFonts w:cs="Calibri"/>
          <w:sz w:val="24"/>
          <w:szCs w:val="24"/>
        </w:rPr>
        <w:fldChar w:fldCharType="end"/>
      </w:r>
      <w:r w:rsidR="006C7FB4">
        <w:rPr>
          <w:rFonts w:cs="Calibri"/>
          <w:sz w:val="24"/>
          <w:szCs w:val="24"/>
        </w:rPr>
        <w:t>.</w:t>
      </w:r>
    </w:p>
    <w:p w14:paraId="6ED6948D" w14:textId="05A99419" w:rsidR="0009145D" w:rsidRPr="00DB2DBC" w:rsidRDefault="007A10DB" w:rsidP="00D8521F">
      <w:pPr>
        <w:spacing w:line="480" w:lineRule="auto"/>
        <w:ind w:firstLine="720"/>
        <w:jc w:val="both"/>
        <w:rPr>
          <w:rFonts w:cs="Calibri"/>
          <w:sz w:val="24"/>
          <w:szCs w:val="24"/>
        </w:rPr>
      </w:pPr>
      <w:r w:rsidRPr="00DB2DBC">
        <w:rPr>
          <w:rFonts w:cs="Calibri"/>
          <w:sz w:val="24"/>
          <w:szCs w:val="24"/>
          <w:lang w:val="en-US"/>
        </w:rPr>
        <w:t>I fitted the models using integrated nested Laplace approximation (INLA), using the R-INLA software</w:t>
      </w:r>
      <w:r w:rsidR="0038354E">
        <w:rPr>
          <w:rFonts w:cs="Calibri"/>
          <w:sz w:val="24"/>
          <w:szCs w:val="24"/>
          <w:lang w:val="en-US"/>
        </w:rPr>
        <w:t xml:space="preserve"> (version </w:t>
      </w:r>
      <w:r w:rsidR="005B4903">
        <w:rPr>
          <w:rFonts w:cs="Calibri"/>
          <w:sz w:val="24"/>
          <w:szCs w:val="24"/>
          <w:lang w:val="en-US"/>
        </w:rPr>
        <w:t>17.06.20)</w:t>
      </w:r>
      <w:r w:rsidR="00386F8B">
        <w:rPr>
          <w:rFonts w:cs="Calibri"/>
          <w:sz w:val="24"/>
          <w:szCs w:val="24"/>
          <w:lang w:val="en-US"/>
        </w:rPr>
        <w:t xml:space="preserve"> within the R software (version 3.5.2)</w:t>
      </w:r>
      <w:r w:rsidR="005E09F6">
        <w:rPr>
          <w:rFonts w:cs="Calibri"/>
          <w:sz w:val="24"/>
          <w:szCs w:val="24"/>
          <w:lang w:val="en-US"/>
        </w:rPr>
        <w:t xml:space="preserve"> </w:t>
      </w:r>
      <w:r w:rsidR="005E09F6">
        <w:rPr>
          <w:rFonts w:cs="Calibri"/>
          <w:sz w:val="24"/>
          <w:szCs w:val="24"/>
          <w:lang w:val="en-US"/>
        </w:rPr>
        <w:fldChar w:fldCharType="begin" w:fldLock="1"/>
      </w:r>
      <w:r w:rsidR="005E09F6">
        <w:rPr>
          <w:rFonts w:cs="Calibri"/>
          <w:sz w:val="24"/>
          <w:szCs w:val="24"/>
          <w:lang w:val="en-US"/>
        </w:rPr>
        <w:instrText>ADDIN CSL_CITATION {"citationItems":[{"id":"ITEM-1","itemData":{"DOI":"ISBN 3-900051-07-0","ISBN":"3-900051-07-0","ISSN":"16000706","abstract":"R Core Team (2014). R: A language and environment for statistical computing. R Foundation for Statistical Computing, Vienna, Austria. URL http://www.R-project.org/.","author":[{"dropping-particle":"","family":"R Core Team","given":"","non-dropping-particle":"","parse-names":false,"suffix":""}],"container-title":"R Foundation for Statistical Computing","id":"ITEM-1","issued":{"date-parts":[["2012"]]},"title":"R: A language and environment for statistical computing","type":"article-journal"},"uris":["http://www.mendeley.com/documents/?uuid=f8904750-3d49-4e79-aaa1-bda465db16d7"]}],"mendeley":{"formattedCitation":"(R Core Team, 2012)","plainTextFormattedCitation":"(R Core Team, 2012)"},"properties":{"noteIndex":0},"schema":"https://github.com/citation-style-language/schema/raw/master/csl-citation.json"}</w:instrText>
      </w:r>
      <w:r w:rsidR="005E09F6">
        <w:rPr>
          <w:rFonts w:cs="Calibri"/>
          <w:sz w:val="24"/>
          <w:szCs w:val="24"/>
          <w:lang w:val="en-US"/>
        </w:rPr>
        <w:fldChar w:fldCharType="separate"/>
      </w:r>
      <w:r w:rsidR="005E09F6" w:rsidRPr="005E09F6">
        <w:rPr>
          <w:rFonts w:cs="Calibri"/>
          <w:noProof/>
          <w:sz w:val="24"/>
          <w:szCs w:val="24"/>
          <w:lang w:val="en-US"/>
        </w:rPr>
        <w:t>(R Core Team, 2012)</w:t>
      </w:r>
      <w:r w:rsidR="005E09F6">
        <w:rPr>
          <w:rFonts w:cs="Calibri"/>
          <w:sz w:val="24"/>
          <w:szCs w:val="24"/>
          <w:lang w:val="en-US"/>
        </w:rPr>
        <w:fldChar w:fldCharType="end"/>
      </w:r>
      <w:r w:rsidR="00D43904" w:rsidRPr="00DB2DBC">
        <w:rPr>
          <w:rFonts w:cs="Calibri"/>
          <w:sz w:val="24"/>
          <w:szCs w:val="24"/>
          <w:lang w:val="en-US"/>
        </w:rPr>
        <w:t xml:space="preserve">. </w:t>
      </w:r>
      <w:r w:rsidR="00BD7A97" w:rsidRPr="00DB2DBC">
        <w:rPr>
          <w:rFonts w:cs="Calibri"/>
          <w:sz w:val="24"/>
          <w:szCs w:val="24"/>
        </w:rPr>
        <w:t>I ran my models on a computing cluster containing</w:t>
      </w:r>
      <w:r w:rsidR="005D2683" w:rsidRPr="00DB2DBC">
        <w:rPr>
          <w:rFonts w:cs="Calibri"/>
          <w:sz w:val="24"/>
          <w:szCs w:val="24"/>
        </w:rPr>
        <w:t xml:space="preserve"> </w:t>
      </w:r>
      <w:r w:rsidR="007A3828" w:rsidRPr="00DB2DBC">
        <w:rPr>
          <w:rFonts w:cs="Calibri"/>
          <w:sz w:val="24"/>
          <w:szCs w:val="24"/>
        </w:rPr>
        <w:t>Intel Xeon E5-4650v2 processors</w:t>
      </w:r>
      <w:r w:rsidR="00F70D7E" w:rsidRPr="00DB2DBC">
        <w:rPr>
          <w:rFonts w:cs="Calibri"/>
          <w:sz w:val="24"/>
          <w:szCs w:val="24"/>
        </w:rPr>
        <w:t>, which have four cores clocked at 2.4 GHz. With ten of these processors, the computing cluster therefore had 40 cores in total, with 512GB of RAM.</w:t>
      </w:r>
      <w:r w:rsidR="007C7A04" w:rsidRPr="00DB2DBC">
        <w:rPr>
          <w:rFonts w:cs="Calibri"/>
          <w:sz w:val="24"/>
          <w:szCs w:val="24"/>
        </w:rPr>
        <w:t xml:space="preserve"> For each cause of death, age group and sex, each run took from </w:t>
      </w:r>
      <w:r w:rsidR="006079C4">
        <w:rPr>
          <w:rFonts w:cs="Calibri"/>
          <w:sz w:val="24"/>
          <w:szCs w:val="24"/>
        </w:rPr>
        <w:t>3</w:t>
      </w:r>
      <w:r w:rsidR="007C7A04" w:rsidRPr="00DB2DBC">
        <w:rPr>
          <w:rFonts w:cs="Calibri"/>
          <w:sz w:val="24"/>
          <w:szCs w:val="24"/>
        </w:rPr>
        <w:t>-</w:t>
      </w:r>
      <w:r w:rsidR="006079C4">
        <w:rPr>
          <w:rFonts w:cs="Calibri"/>
          <w:sz w:val="24"/>
          <w:szCs w:val="24"/>
        </w:rPr>
        <w:t>6</w:t>
      </w:r>
      <w:r w:rsidR="007C7A04" w:rsidRPr="00DB2DBC">
        <w:rPr>
          <w:rFonts w:cs="Calibri"/>
          <w:sz w:val="24"/>
          <w:szCs w:val="24"/>
        </w:rPr>
        <w:t xml:space="preserve"> hours per job, with a variation in the </w:t>
      </w:r>
      <w:r w:rsidR="00A12097" w:rsidRPr="00DB2DBC">
        <w:rPr>
          <w:rFonts w:cs="Calibri"/>
          <w:sz w:val="24"/>
          <w:szCs w:val="24"/>
        </w:rPr>
        <w:t xml:space="preserve">time dependant on the exact </w:t>
      </w:r>
      <w:r w:rsidR="00A12097" w:rsidRPr="00DB2DBC">
        <w:rPr>
          <w:rFonts w:cs="Calibri"/>
          <w:sz w:val="24"/>
          <w:szCs w:val="24"/>
        </w:rPr>
        <w:lastRenderedPageBreak/>
        <w:t xml:space="preserve">combination of </w:t>
      </w:r>
      <w:r w:rsidR="006772E3" w:rsidRPr="00DB2DBC">
        <w:rPr>
          <w:rFonts w:cs="Calibri"/>
          <w:sz w:val="24"/>
          <w:szCs w:val="24"/>
        </w:rPr>
        <w:t xml:space="preserve">cause of death, </w:t>
      </w:r>
      <w:r w:rsidR="00255CBF" w:rsidRPr="00DB2DBC">
        <w:rPr>
          <w:rFonts w:cs="Calibri"/>
          <w:sz w:val="24"/>
          <w:szCs w:val="24"/>
        </w:rPr>
        <w:t>age group</w:t>
      </w:r>
      <w:r w:rsidR="006772E3" w:rsidRPr="00DB2DBC">
        <w:rPr>
          <w:rFonts w:cs="Calibri"/>
          <w:sz w:val="24"/>
          <w:szCs w:val="24"/>
        </w:rPr>
        <w:t xml:space="preserve"> and sex.</w:t>
      </w:r>
      <w:r w:rsidR="00255CBF" w:rsidRPr="00DB2DBC">
        <w:rPr>
          <w:rFonts w:cs="Calibri"/>
          <w:sz w:val="24"/>
          <w:szCs w:val="24"/>
        </w:rPr>
        <w:t xml:space="preserve"> </w:t>
      </w:r>
      <w:r w:rsidR="004B002E">
        <w:rPr>
          <w:rFonts w:cs="Calibri"/>
          <w:sz w:val="24"/>
          <w:szCs w:val="24"/>
        </w:rPr>
        <w:t>The subnational models took a medium run time of 12 hours for each cause of death, age group and sex.</w:t>
      </w:r>
      <w:r w:rsidR="00CA076E">
        <w:rPr>
          <w:rFonts w:cs="Calibri"/>
          <w:sz w:val="24"/>
          <w:szCs w:val="24"/>
        </w:rPr>
        <w:t xml:space="preserve"> </w:t>
      </w:r>
      <w:r w:rsidR="008C041B" w:rsidRPr="00DB2DBC">
        <w:rPr>
          <w:rFonts w:cs="Calibri"/>
          <w:sz w:val="24"/>
          <w:szCs w:val="24"/>
        </w:rPr>
        <w:t xml:space="preserve">The median run time for each job was approximately </w:t>
      </w:r>
      <w:r w:rsidR="00E6509B">
        <w:rPr>
          <w:rFonts w:cs="Calibri"/>
          <w:sz w:val="24"/>
          <w:szCs w:val="24"/>
        </w:rPr>
        <w:t>4</w:t>
      </w:r>
      <w:r w:rsidR="008C041B" w:rsidRPr="00DB2DBC">
        <w:rPr>
          <w:rFonts w:cs="Calibri"/>
          <w:sz w:val="24"/>
          <w:szCs w:val="24"/>
        </w:rPr>
        <w:t xml:space="preserve"> hours. </w:t>
      </w:r>
      <w:r w:rsidR="0093472F" w:rsidRPr="00DB2DBC">
        <w:rPr>
          <w:rFonts w:cs="Calibri"/>
          <w:sz w:val="24"/>
          <w:szCs w:val="24"/>
        </w:rPr>
        <w:t xml:space="preserve">The total run time for all </w:t>
      </w:r>
      <w:r w:rsidR="009C03A9">
        <w:rPr>
          <w:rFonts w:cs="Calibri"/>
          <w:sz w:val="24"/>
          <w:szCs w:val="24"/>
        </w:rPr>
        <w:t xml:space="preserve">national temperature </w:t>
      </w:r>
      <w:r w:rsidR="003F04BC">
        <w:rPr>
          <w:rFonts w:cs="Calibri"/>
          <w:sz w:val="24"/>
          <w:szCs w:val="24"/>
        </w:rPr>
        <w:t xml:space="preserve">model runs </w:t>
      </w:r>
      <w:r w:rsidR="0093472F" w:rsidRPr="00DB2DBC">
        <w:rPr>
          <w:rFonts w:cs="Calibri"/>
          <w:sz w:val="24"/>
          <w:szCs w:val="24"/>
        </w:rPr>
        <w:t xml:space="preserve">jobs was </w:t>
      </w:r>
      <w:r w:rsidR="00E6509B">
        <w:rPr>
          <w:rFonts w:cs="Calibri"/>
          <w:sz w:val="24"/>
          <w:szCs w:val="24"/>
        </w:rPr>
        <w:t>40 days</w:t>
      </w:r>
      <w:r w:rsidR="0093472F" w:rsidRPr="00DB2DBC">
        <w:rPr>
          <w:rFonts w:cs="Calibri"/>
          <w:sz w:val="24"/>
          <w:szCs w:val="24"/>
        </w:rPr>
        <w:t>.</w:t>
      </w:r>
      <w:r w:rsidR="009C03A9">
        <w:rPr>
          <w:rFonts w:cs="Calibri"/>
          <w:sz w:val="24"/>
          <w:szCs w:val="24"/>
        </w:rPr>
        <w:t xml:space="preserve"> The total run time for all subnational temperature model runs for cardiorespiratory deaths was around </w:t>
      </w:r>
      <w:r w:rsidR="00926E51">
        <w:rPr>
          <w:rFonts w:cs="Calibri"/>
          <w:sz w:val="24"/>
          <w:szCs w:val="24"/>
        </w:rPr>
        <w:t>7</w:t>
      </w:r>
      <w:r w:rsidR="00713D75">
        <w:rPr>
          <w:rFonts w:cs="Calibri"/>
          <w:sz w:val="24"/>
          <w:szCs w:val="24"/>
        </w:rPr>
        <w:t xml:space="preserve"> days.</w:t>
      </w:r>
    </w:p>
    <w:p w14:paraId="11E3F31A" w14:textId="265E475E" w:rsidR="007D1747" w:rsidRDefault="007D1747" w:rsidP="00967DFD">
      <w:pPr>
        <w:pStyle w:val="Heading2"/>
      </w:pPr>
      <w:bookmarkStart w:id="63" w:name="_Toc6058550"/>
      <w:commentRangeStart w:id="64"/>
      <w:r>
        <w:t>Model fit performance</w:t>
      </w:r>
      <w:bookmarkEnd w:id="63"/>
      <w:commentRangeEnd w:id="64"/>
      <w:r w:rsidR="00A6173D">
        <w:rPr>
          <w:rStyle w:val="CommentReference"/>
          <w:rFonts w:asciiTheme="minorHAnsi" w:eastAsiaTheme="minorHAnsi" w:hAnsiTheme="minorHAnsi" w:cstheme="minorBidi"/>
          <w:color w:val="auto"/>
        </w:rPr>
        <w:commentReference w:id="64"/>
      </w:r>
    </w:p>
    <w:p w14:paraId="7001E485" w14:textId="77777777" w:rsidR="00641DCC" w:rsidRDefault="00FA7FB9" w:rsidP="006659E2">
      <w:pPr>
        <w:spacing w:line="480" w:lineRule="auto"/>
        <w:ind w:firstLine="720"/>
        <w:jc w:val="both"/>
        <w:rPr>
          <w:rFonts w:asciiTheme="minorHAnsi" w:eastAsiaTheme="minorHAnsi" w:hAnsiTheme="minorHAnsi" w:cstheme="minorBidi"/>
          <w:sz w:val="24"/>
          <w:szCs w:val="24"/>
          <w:lang w:val="en-US"/>
        </w:rPr>
      </w:pPr>
      <w:r w:rsidRPr="00DB2DBC">
        <w:rPr>
          <w:rFonts w:cs="Calibri"/>
          <w:sz w:val="24"/>
          <w:szCs w:val="24"/>
        </w:rPr>
        <w:t xml:space="preserve">To evaluate the performance of my model, </w:t>
      </w:r>
      <w:r w:rsidR="005F2D13" w:rsidRPr="00DB2DBC">
        <w:rPr>
          <w:rFonts w:cs="Calibri"/>
          <w:sz w:val="24"/>
          <w:szCs w:val="24"/>
        </w:rPr>
        <w:t>I calculated several measures of performance based on the difference between the raw death rates and the fitted death rates from the model implemented using</w:t>
      </w:r>
      <w:r w:rsidR="00EA205D">
        <w:rPr>
          <w:rFonts w:cs="Calibri"/>
          <w:sz w:val="24"/>
          <w:szCs w:val="24"/>
        </w:rPr>
        <w:t xml:space="preserve"> </w:t>
      </w:r>
      <w:r w:rsidR="00EA205D">
        <w:rPr>
          <w:rFonts w:cs="Calibri"/>
          <w:sz w:val="24"/>
          <w:szCs w:val="24"/>
        </w:rPr>
        <w:fldChar w:fldCharType="begin"/>
      </w:r>
      <w:r w:rsidR="00EA205D">
        <w:rPr>
          <w:rFonts w:cs="Calibri"/>
          <w:sz w:val="24"/>
          <w:szCs w:val="24"/>
        </w:rPr>
        <w:instrText xml:space="preserve"> REF _Ref5574051 \h </w:instrText>
      </w:r>
      <w:r w:rsidR="00EA205D">
        <w:rPr>
          <w:rFonts w:cs="Calibri"/>
          <w:sz w:val="24"/>
          <w:szCs w:val="24"/>
        </w:rPr>
      </w:r>
      <w:r w:rsidR="00EA205D">
        <w:rPr>
          <w:rFonts w:cs="Calibri"/>
          <w:sz w:val="24"/>
          <w:szCs w:val="24"/>
        </w:rPr>
        <w:fldChar w:fldCharType="separate"/>
      </w:r>
      <w:r w:rsidR="00641DCC" w:rsidRPr="00A91EA9">
        <w:rPr>
          <w:b/>
        </w:rPr>
        <w:t xml:space="preserve">Equation </w:t>
      </w:r>
      <w:r w:rsidR="00641DCC">
        <w:rPr>
          <w:b/>
          <w:noProof/>
        </w:rPr>
        <w:t>2</w:t>
      </w:r>
      <w:r w:rsidR="00EA205D">
        <w:rPr>
          <w:rFonts w:cs="Calibri"/>
          <w:sz w:val="24"/>
          <w:szCs w:val="24"/>
        </w:rPr>
        <w:fldChar w:fldCharType="end"/>
      </w:r>
      <w:r w:rsidR="005F2D13" w:rsidRPr="00DB2DBC">
        <w:rPr>
          <w:rFonts w:cs="Calibri"/>
          <w:sz w:val="24"/>
          <w:szCs w:val="24"/>
        </w:rPr>
        <w:t xml:space="preserve">. </w:t>
      </w:r>
      <w:r w:rsidR="0054654F" w:rsidRPr="00DB2DBC">
        <w:rPr>
          <w:rFonts w:cs="Calibri"/>
          <w:sz w:val="24"/>
          <w:szCs w:val="24"/>
        </w:rPr>
        <w:t xml:space="preserve">This evaluation included the median </w:t>
      </w:r>
      <w:r w:rsidR="00DF37A3" w:rsidRPr="00DB2DBC">
        <w:rPr>
          <w:rFonts w:cs="Calibri"/>
          <w:sz w:val="24"/>
          <w:szCs w:val="24"/>
        </w:rPr>
        <w:t>error (with error calculated as fitted death rates minus raw death rates) and median absolute error as a non-directional measure of fit. To do this I calculated all the errors and absolute errors</w:t>
      </w:r>
      <w:r w:rsidR="00673480" w:rsidRPr="00DB2DBC">
        <w:rPr>
          <w:rFonts w:cs="Calibri"/>
          <w:sz w:val="24"/>
          <w:szCs w:val="24"/>
        </w:rPr>
        <w:t xml:space="preserve"> for each cause of death, age group and sex across all states, months and years</w:t>
      </w:r>
      <w:r w:rsidR="00DF37A3" w:rsidRPr="00DB2DBC">
        <w:rPr>
          <w:rFonts w:cs="Calibri"/>
          <w:sz w:val="24"/>
          <w:szCs w:val="24"/>
        </w:rPr>
        <w:t xml:space="preserve">. I then took </w:t>
      </w:r>
      <w:r w:rsidR="00673480" w:rsidRPr="00DB2DBC">
        <w:rPr>
          <w:rFonts w:cs="Calibri"/>
          <w:sz w:val="24"/>
          <w:szCs w:val="24"/>
        </w:rPr>
        <w:t>the median value for the error and absolute error across states, months, and years.</w:t>
      </w:r>
      <w:r w:rsidR="004126C5" w:rsidRPr="00DB2DBC">
        <w:rPr>
          <w:rFonts w:cs="Calibri"/>
          <w:sz w:val="24"/>
          <w:szCs w:val="24"/>
        </w:rPr>
        <w:t xml:space="preserve"> I then produced a summary values for each cause of death, age group and sex</w:t>
      </w:r>
      <w:r w:rsidR="00623821" w:rsidRPr="00DB2DBC">
        <w:rPr>
          <w:rFonts w:cs="Calibri"/>
          <w:sz w:val="24"/>
          <w:szCs w:val="24"/>
        </w:rPr>
        <w:t>. The units of error are in death rates per 100,000</w:t>
      </w:r>
      <w:r w:rsidR="005E5E57" w:rsidRPr="00DB2DBC">
        <w:rPr>
          <w:rFonts w:cs="Calibri"/>
          <w:sz w:val="24"/>
          <w:szCs w:val="24"/>
        </w:rPr>
        <w:t>.</w:t>
      </w:r>
      <w:r w:rsidR="00630D8F">
        <w:rPr>
          <w:rFonts w:cs="Calibri"/>
          <w:sz w:val="24"/>
          <w:szCs w:val="24"/>
        </w:rPr>
        <w:t xml:space="preserve"> An example of the fit for cardiorespiratory deaths is given in </w:t>
      </w:r>
      <w:r w:rsidR="007E275E">
        <w:rPr>
          <w:rFonts w:cs="Calibri"/>
          <w:sz w:val="24"/>
          <w:szCs w:val="24"/>
        </w:rPr>
        <w:fldChar w:fldCharType="begin"/>
      </w:r>
      <w:r w:rsidR="007E275E">
        <w:rPr>
          <w:rFonts w:cs="Calibri"/>
          <w:sz w:val="24"/>
          <w:szCs w:val="24"/>
        </w:rPr>
        <w:instrText xml:space="preserve"> REF _Ref5880898 \h </w:instrText>
      </w:r>
      <w:r w:rsidR="007E275E">
        <w:rPr>
          <w:rFonts w:cs="Calibri"/>
          <w:sz w:val="24"/>
          <w:szCs w:val="24"/>
        </w:rPr>
      </w:r>
      <w:r w:rsidR="007E275E">
        <w:rPr>
          <w:rFonts w:cs="Calibri"/>
          <w:sz w:val="24"/>
          <w:szCs w:val="24"/>
        </w:rPr>
        <w:fldChar w:fldCharType="separate"/>
      </w:r>
      <w:r w:rsidR="00641DCC" w:rsidRPr="00F203BF">
        <w:rPr>
          <w:b/>
        </w:rPr>
        <w:t xml:space="preserve">Figure </w:t>
      </w:r>
      <w:r w:rsidR="00641DCC">
        <w:rPr>
          <w:b/>
          <w:noProof/>
        </w:rPr>
        <w:t>3</w:t>
      </w:r>
      <w:r w:rsidR="007E275E">
        <w:rPr>
          <w:rFonts w:cs="Calibri"/>
          <w:sz w:val="24"/>
          <w:szCs w:val="24"/>
        </w:rPr>
        <w:fldChar w:fldCharType="end"/>
      </w:r>
      <w:r w:rsidR="00630D8F">
        <w:rPr>
          <w:rFonts w:cs="Calibri"/>
          <w:sz w:val="24"/>
          <w:szCs w:val="24"/>
        </w:rPr>
        <w:t>.</w:t>
      </w:r>
      <w:r w:rsidR="00211EE1">
        <w:rPr>
          <w:rFonts w:cs="Calibri"/>
          <w:sz w:val="24"/>
          <w:szCs w:val="24"/>
        </w:rPr>
        <w:t xml:space="preserve"> There is understandably smoothing of death rates in </w:t>
      </w:r>
      <w:r w:rsidR="00186906">
        <w:rPr>
          <w:rFonts w:cs="Calibri"/>
          <w:sz w:val="24"/>
          <w:szCs w:val="24"/>
        </w:rPr>
        <w:t>smaller states due to borrowing of information in the CAR model</w:t>
      </w:r>
      <w:r w:rsidR="00495DA8">
        <w:rPr>
          <w:rFonts w:cs="Calibri"/>
          <w:sz w:val="24"/>
          <w:szCs w:val="24"/>
        </w:rPr>
        <w:t>, available in a Bayesian modelling framework,</w:t>
      </w:r>
      <w:r w:rsidR="00186906">
        <w:rPr>
          <w:rFonts w:cs="Calibri"/>
          <w:sz w:val="24"/>
          <w:szCs w:val="24"/>
        </w:rPr>
        <w:t xml:space="preserve"> </w:t>
      </w:r>
      <w:r w:rsidR="00EB539F">
        <w:rPr>
          <w:rFonts w:cs="Calibri"/>
          <w:sz w:val="24"/>
          <w:szCs w:val="24"/>
        </w:rPr>
        <w:t xml:space="preserve">for intercepts and slopes given in </w:t>
      </w:r>
      <w:r w:rsidR="00BA3300">
        <w:rPr>
          <w:rFonts w:cs="Calibri"/>
          <w:sz w:val="24"/>
          <w:szCs w:val="24"/>
        </w:rPr>
        <w:t>the national temperature model (</w:t>
      </w:r>
      <w:r w:rsidR="00BA3300">
        <w:rPr>
          <w:rFonts w:cs="Calibri"/>
          <w:sz w:val="24"/>
          <w:szCs w:val="24"/>
        </w:rPr>
        <w:fldChar w:fldCharType="begin"/>
      </w:r>
      <w:r w:rsidR="00BA3300">
        <w:rPr>
          <w:rFonts w:cs="Calibri"/>
          <w:sz w:val="24"/>
          <w:szCs w:val="24"/>
        </w:rPr>
        <w:instrText xml:space="preserve"> REF _Ref5574051 \h </w:instrText>
      </w:r>
      <w:r w:rsidR="00BA3300">
        <w:rPr>
          <w:rFonts w:cs="Calibri"/>
          <w:sz w:val="24"/>
          <w:szCs w:val="24"/>
        </w:rPr>
      </w:r>
      <w:r w:rsidR="00BA3300">
        <w:rPr>
          <w:rFonts w:cs="Calibri"/>
          <w:sz w:val="24"/>
          <w:szCs w:val="24"/>
        </w:rPr>
        <w:fldChar w:fldCharType="separate"/>
      </w:r>
      <w:r w:rsidR="00641DCC" w:rsidRPr="00A91EA9">
        <w:rPr>
          <w:b/>
        </w:rPr>
        <w:t xml:space="preserve">Equation </w:t>
      </w:r>
      <w:r w:rsidR="00641DCC">
        <w:rPr>
          <w:b/>
          <w:noProof/>
        </w:rPr>
        <w:t>2</w:t>
      </w:r>
      <w:r w:rsidR="00BA3300">
        <w:rPr>
          <w:rFonts w:cs="Calibri"/>
          <w:sz w:val="24"/>
          <w:szCs w:val="24"/>
        </w:rPr>
        <w:fldChar w:fldCharType="end"/>
      </w:r>
      <w:r w:rsidR="00BA3300">
        <w:rPr>
          <w:rFonts w:cs="Calibri"/>
          <w:sz w:val="24"/>
          <w:szCs w:val="24"/>
        </w:rPr>
        <w:t>).</w:t>
      </w:r>
      <w:r w:rsidR="00805EF4">
        <w:rPr>
          <w:rFonts w:cs="Calibri"/>
          <w:sz w:val="24"/>
          <w:szCs w:val="24"/>
        </w:rPr>
        <w:fldChar w:fldCharType="begin"/>
      </w:r>
      <w:r w:rsidR="00805EF4">
        <w:rPr>
          <w:rFonts w:cs="Calibri"/>
          <w:sz w:val="24"/>
          <w:szCs w:val="24"/>
        </w:rPr>
        <w:instrText xml:space="preserve"> REF _Ref5880958 \h </w:instrText>
      </w:r>
      <w:r w:rsidR="00805EF4">
        <w:rPr>
          <w:rFonts w:cs="Calibri"/>
          <w:sz w:val="24"/>
          <w:szCs w:val="24"/>
        </w:rPr>
      </w:r>
      <w:r w:rsidR="00805EF4">
        <w:rPr>
          <w:rFonts w:cs="Calibri"/>
          <w:sz w:val="24"/>
          <w:szCs w:val="24"/>
        </w:rPr>
        <w:fldChar w:fldCharType="separate"/>
      </w:r>
    </w:p>
    <w:p w14:paraId="03AD9B82" w14:textId="77777777" w:rsidR="00641DCC" w:rsidRDefault="00641DCC" w:rsidP="00291A9E">
      <w:pPr>
        <w:suppressLineNumbers/>
        <w:rPr>
          <w:b/>
        </w:rPr>
      </w:pPr>
    </w:p>
    <w:p w14:paraId="36337F47" w14:textId="77777777" w:rsidR="00641DCC" w:rsidRDefault="00641DCC" w:rsidP="00291A9E">
      <w:pPr>
        <w:suppressLineNumbers/>
        <w:rPr>
          <w:b/>
        </w:rPr>
      </w:pPr>
    </w:p>
    <w:p w14:paraId="10E2F302" w14:textId="1715B290" w:rsidR="00291A9E" w:rsidRDefault="00641DCC" w:rsidP="006659E2">
      <w:pPr>
        <w:spacing w:line="480" w:lineRule="auto"/>
        <w:ind w:firstLine="720"/>
        <w:jc w:val="both"/>
        <w:rPr>
          <w:rFonts w:cs="Calibri"/>
          <w:sz w:val="24"/>
          <w:szCs w:val="24"/>
        </w:rPr>
      </w:pPr>
      <w:r w:rsidRPr="00F203BF">
        <w:rPr>
          <w:b/>
        </w:rPr>
        <w:t xml:space="preserve">Table </w:t>
      </w:r>
      <w:r>
        <w:rPr>
          <w:b/>
          <w:noProof/>
        </w:rPr>
        <w:t>7</w:t>
      </w:r>
      <w:r w:rsidR="00805EF4">
        <w:rPr>
          <w:rFonts w:cs="Calibri"/>
          <w:sz w:val="24"/>
          <w:szCs w:val="24"/>
        </w:rPr>
        <w:fldChar w:fldCharType="end"/>
      </w:r>
      <w:r w:rsidR="00805EF4">
        <w:rPr>
          <w:rFonts w:cs="Calibri"/>
          <w:sz w:val="24"/>
          <w:szCs w:val="24"/>
        </w:rPr>
        <w:t xml:space="preserve"> </w:t>
      </w:r>
      <w:r w:rsidR="002029FE" w:rsidRPr="00DB2DBC">
        <w:rPr>
          <w:rFonts w:cs="Calibri"/>
          <w:sz w:val="24"/>
          <w:szCs w:val="24"/>
        </w:rPr>
        <w:t xml:space="preserve">shows measures of performance of the </w:t>
      </w:r>
      <w:r w:rsidR="00F30299">
        <w:rPr>
          <w:rFonts w:cs="Calibri"/>
          <w:sz w:val="24"/>
          <w:szCs w:val="24"/>
        </w:rPr>
        <w:t xml:space="preserve">national temperature </w:t>
      </w:r>
      <w:r w:rsidR="002029FE" w:rsidRPr="00DB2DBC">
        <w:rPr>
          <w:rFonts w:cs="Calibri"/>
          <w:sz w:val="24"/>
          <w:szCs w:val="24"/>
        </w:rPr>
        <w:t xml:space="preserve">model used in </w:t>
      </w:r>
      <w:r w:rsidR="00F30299">
        <w:rPr>
          <w:rFonts w:cs="Calibri"/>
          <w:sz w:val="24"/>
          <w:szCs w:val="24"/>
        </w:rPr>
        <w:fldChar w:fldCharType="begin"/>
      </w:r>
      <w:r w:rsidR="00F30299">
        <w:rPr>
          <w:rFonts w:cs="Calibri"/>
          <w:sz w:val="24"/>
          <w:szCs w:val="24"/>
        </w:rPr>
        <w:instrText xml:space="preserve"> REF _Ref5574051 \h </w:instrText>
      </w:r>
      <w:r w:rsidR="00F30299">
        <w:rPr>
          <w:rFonts w:cs="Calibri"/>
          <w:sz w:val="24"/>
          <w:szCs w:val="24"/>
        </w:rPr>
      </w:r>
      <w:r w:rsidR="00F30299">
        <w:rPr>
          <w:rFonts w:cs="Calibri"/>
          <w:sz w:val="24"/>
          <w:szCs w:val="24"/>
        </w:rPr>
        <w:fldChar w:fldCharType="separate"/>
      </w:r>
      <w:r w:rsidRPr="00A91EA9">
        <w:rPr>
          <w:b/>
        </w:rPr>
        <w:t xml:space="preserve">Equation </w:t>
      </w:r>
      <w:r>
        <w:rPr>
          <w:b/>
          <w:noProof/>
        </w:rPr>
        <w:t>2</w:t>
      </w:r>
      <w:r w:rsidR="00F30299">
        <w:rPr>
          <w:rFonts w:cs="Calibri"/>
          <w:sz w:val="24"/>
          <w:szCs w:val="24"/>
        </w:rPr>
        <w:fldChar w:fldCharType="end"/>
      </w:r>
      <w:r w:rsidR="00E705DB">
        <w:rPr>
          <w:rFonts w:cs="Calibri"/>
          <w:sz w:val="24"/>
          <w:szCs w:val="24"/>
        </w:rPr>
        <w:t>,</w:t>
      </w:r>
      <w:r w:rsidR="00F30299">
        <w:rPr>
          <w:rFonts w:cs="Calibri"/>
          <w:sz w:val="24"/>
          <w:szCs w:val="24"/>
        </w:rPr>
        <w:t xml:space="preserve"> </w:t>
      </w:r>
      <w:r w:rsidR="002029FE" w:rsidRPr="00DB2DBC">
        <w:rPr>
          <w:rFonts w:cs="Calibri"/>
          <w:sz w:val="24"/>
          <w:szCs w:val="24"/>
        </w:rPr>
        <w:t xml:space="preserve">including </w:t>
      </w:r>
      <w:r w:rsidR="005E5E57" w:rsidRPr="00DB2DBC">
        <w:rPr>
          <w:rFonts w:cs="Calibri"/>
          <w:sz w:val="24"/>
          <w:szCs w:val="24"/>
        </w:rPr>
        <w:t>median error</w:t>
      </w:r>
      <w:r w:rsidR="00E705DB">
        <w:rPr>
          <w:rFonts w:cs="Calibri"/>
          <w:sz w:val="24"/>
          <w:szCs w:val="24"/>
        </w:rPr>
        <w:t xml:space="preserve">, </w:t>
      </w:r>
      <w:r w:rsidR="005E5E57" w:rsidRPr="00DB2DBC">
        <w:rPr>
          <w:rFonts w:cs="Calibri"/>
          <w:sz w:val="24"/>
          <w:szCs w:val="24"/>
        </w:rPr>
        <w:t xml:space="preserve">absolute </w:t>
      </w:r>
      <w:r w:rsidR="002029FE" w:rsidRPr="00DB2DBC">
        <w:rPr>
          <w:rFonts w:cs="Calibri"/>
          <w:sz w:val="24"/>
          <w:szCs w:val="24"/>
        </w:rPr>
        <w:t>error</w:t>
      </w:r>
      <w:r w:rsidR="00F56464" w:rsidRPr="00DB2DBC">
        <w:rPr>
          <w:rFonts w:cs="Calibri"/>
          <w:sz w:val="24"/>
          <w:szCs w:val="24"/>
        </w:rPr>
        <w:t xml:space="preserve"> </w:t>
      </w:r>
      <w:r w:rsidR="00E705DB">
        <w:rPr>
          <w:rFonts w:cs="Calibri"/>
          <w:sz w:val="24"/>
          <w:szCs w:val="24"/>
        </w:rPr>
        <w:t xml:space="preserve">and RMSE </w:t>
      </w:r>
      <w:r w:rsidR="00F56464" w:rsidRPr="00DB2DBC">
        <w:rPr>
          <w:rFonts w:cs="Calibri"/>
          <w:sz w:val="24"/>
          <w:szCs w:val="24"/>
        </w:rPr>
        <w:t xml:space="preserve">for the model fit in the years available from the data (1980-2016). </w:t>
      </w:r>
      <w:r w:rsidR="003B125A">
        <w:rPr>
          <w:rFonts w:cs="Calibri"/>
          <w:sz w:val="24"/>
          <w:szCs w:val="24"/>
        </w:rPr>
        <w:fldChar w:fldCharType="begin"/>
      </w:r>
      <w:r w:rsidR="003B125A">
        <w:rPr>
          <w:rFonts w:cs="Calibri"/>
          <w:sz w:val="24"/>
          <w:szCs w:val="24"/>
        </w:rPr>
        <w:instrText xml:space="preserve"> REF _Ref5890851 \h </w:instrText>
      </w:r>
      <w:r w:rsidR="003B125A">
        <w:rPr>
          <w:rFonts w:cs="Calibri"/>
          <w:sz w:val="24"/>
          <w:szCs w:val="24"/>
        </w:rPr>
      </w:r>
      <w:r w:rsidR="003B125A">
        <w:rPr>
          <w:rFonts w:cs="Calibri"/>
          <w:sz w:val="24"/>
          <w:szCs w:val="24"/>
        </w:rPr>
        <w:fldChar w:fldCharType="separate"/>
      </w:r>
      <w:r w:rsidRPr="003B125A">
        <w:rPr>
          <w:b/>
        </w:rPr>
        <w:t xml:space="preserve">Table </w:t>
      </w:r>
      <w:r>
        <w:rPr>
          <w:b/>
          <w:noProof/>
        </w:rPr>
        <w:t>8</w:t>
      </w:r>
      <w:r w:rsidR="003B125A">
        <w:rPr>
          <w:rFonts w:cs="Calibri"/>
          <w:sz w:val="24"/>
          <w:szCs w:val="24"/>
        </w:rPr>
        <w:fldChar w:fldCharType="end"/>
      </w:r>
      <w:r w:rsidR="004142B9">
        <w:rPr>
          <w:rFonts w:cs="Calibri"/>
          <w:sz w:val="24"/>
          <w:szCs w:val="24"/>
        </w:rPr>
        <w:t xml:space="preserve"> shows measures of performance of the subnational temperature model</w:t>
      </w:r>
      <w:r w:rsidR="00DA7076">
        <w:rPr>
          <w:rFonts w:cs="Calibri"/>
          <w:sz w:val="24"/>
          <w:szCs w:val="24"/>
        </w:rPr>
        <w:t xml:space="preserve"> used in</w:t>
      </w:r>
      <w:r w:rsidR="00C82608">
        <w:rPr>
          <w:rFonts w:cs="Calibri"/>
          <w:sz w:val="24"/>
          <w:szCs w:val="24"/>
        </w:rPr>
        <w:t xml:space="preserve"> </w:t>
      </w:r>
      <w:r w:rsidR="00C82608">
        <w:rPr>
          <w:rFonts w:cs="Calibri"/>
          <w:sz w:val="24"/>
          <w:szCs w:val="24"/>
        </w:rPr>
        <w:fldChar w:fldCharType="begin"/>
      </w:r>
      <w:r w:rsidR="00C82608">
        <w:rPr>
          <w:rFonts w:cs="Calibri"/>
          <w:sz w:val="24"/>
          <w:szCs w:val="24"/>
        </w:rPr>
        <w:instrText xml:space="preserve"> REF _Ref5829385 \h </w:instrText>
      </w:r>
      <w:r w:rsidR="00C82608">
        <w:rPr>
          <w:rFonts w:cs="Calibri"/>
          <w:sz w:val="24"/>
          <w:szCs w:val="24"/>
        </w:rPr>
      </w:r>
      <w:r w:rsidR="00C82608">
        <w:rPr>
          <w:rFonts w:cs="Calibri"/>
          <w:sz w:val="24"/>
          <w:szCs w:val="24"/>
        </w:rPr>
        <w:fldChar w:fldCharType="separate"/>
      </w:r>
      <w:r w:rsidRPr="002D05D2">
        <w:rPr>
          <w:b/>
        </w:rPr>
        <w:t xml:space="preserve">Equation </w:t>
      </w:r>
      <w:r>
        <w:rPr>
          <w:b/>
          <w:noProof/>
        </w:rPr>
        <w:t>7</w:t>
      </w:r>
      <w:r w:rsidR="00C82608">
        <w:rPr>
          <w:rFonts w:cs="Calibri"/>
          <w:sz w:val="24"/>
          <w:szCs w:val="24"/>
        </w:rPr>
        <w:fldChar w:fldCharType="end"/>
      </w:r>
      <w:r w:rsidR="00DA7076">
        <w:rPr>
          <w:rFonts w:cs="Calibri"/>
          <w:sz w:val="24"/>
          <w:szCs w:val="24"/>
        </w:rPr>
        <w:t>.</w:t>
      </w:r>
    </w:p>
    <w:p w14:paraId="65D07D0F" w14:textId="77777777" w:rsidR="00291A9E" w:rsidRDefault="00291A9E">
      <w:pPr>
        <w:spacing w:after="0" w:line="240" w:lineRule="auto"/>
        <w:rPr>
          <w:rFonts w:cs="Calibri"/>
          <w:sz w:val="24"/>
          <w:szCs w:val="24"/>
        </w:rPr>
        <w:sectPr w:rsidR="00291A9E" w:rsidSect="00C43486">
          <w:pgSz w:w="11900" w:h="16840"/>
          <w:pgMar w:top="1440" w:right="1440" w:bottom="1440" w:left="1440" w:header="720" w:footer="720" w:gutter="0"/>
          <w:lnNumType w:countBy="1" w:restart="continuous"/>
          <w:cols w:space="720"/>
          <w:docGrid w:linePitch="360"/>
        </w:sectPr>
      </w:pPr>
    </w:p>
    <w:tbl>
      <w:tblPr>
        <w:tblStyle w:val="GridTable1Light"/>
        <w:tblpPr w:leftFromText="180" w:rightFromText="180" w:tblpXSpec="center" w:tblpY="869"/>
        <w:tblW w:w="0" w:type="auto"/>
        <w:tblLook w:val="04A0" w:firstRow="1" w:lastRow="0" w:firstColumn="1" w:lastColumn="0" w:noHBand="0" w:noVBand="1"/>
      </w:tblPr>
      <w:tblGrid>
        <w:gridCol w:w="3114"/>
        <w:gridCol w:w="1390"/>
        <w:gridCol w:w="1445"/>
        <w:gridCol w:w="1984"/>
      </w:tblGrid>
      <w:tr w:rsidR="00291A9E" w14:paraId="2275CDE2" w14:textId="77777777" w:rsidTr="00D579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0A70FE07" w14:textId="77777777" w:rsidR="00291A9E" w:rsidRPr="00E662AD" w:rsidRDefault="00291A9E" w:rsidP="00D5792A">
            <w:bookmarkStart w:id="65" w:name="_Ref5880958"/>
            <w:r w:rsidRPr="00E662AD">
              <w:lastRenderedPageBreak/>
              <w:t>Cause</w:t>
            </w:r>
          </w:p>
        </w:tc>
        <w:tc>
          <w:tcPr>
            <w:tcW w:w="1390" w:type="dxa"/>
          </w:tcPr>
          <w:p w14:paraId="2BCE106F" w14:textId="77777777" w:rsidR="00291A9E" w:rsidRPr="00E662AD" w:rsidRDefault="00291A9E" w:rsidP="00D5792A">
            <w:pPr>
              <w:cnfStyle w:val="100000000000" w:firstRow="1" w:lastRow="0" w:firstColumn="0" w:lastColumn="0" w:oddVBand="0" w:evenVBand="0" w:oddHBand="0" w:evenHBand="0" w:firstRowFirstColumn="0" w:firstRowLastColumn="0" w:lastRowFirstColumn="0" w:lastRowLastColumn="0"/>
            </w:pPr>
            <w:r w:rsidRPr="00E662AD">
              <w:t>Median error</w:t>
            </w:r>
          </w:p>
        </w:tc>
        <w:tc>
          <w:tcPr>
            <w:tcW w:w="1445" w:type="dxa"/>
          </w:tcPr>
          <w:p w14:paraId="1B594D84" w14:textId="77777777" w:rsidR="00291A9E" w:rsidRPr="00E662AD" w:rsidRDefault="00291A9E" w:rsidP="00D5792A">
            <w:pPr>
              <w:cnfStyle w:val="100000000000" w:firstRow="1" w:lastRow="0" w:firstColumn="0" w:lastColumn="0" w:oddVBand="0" w:evenVBand="0" w:oddHBand="0" w:evenHBand="0" w:firstRowFirstColumn="0" w:firstRowLastColumn="0" w:lastRowFirstColumn="0" w:lastRowLastColumn="0"/>
            </w:pPr>
            <w:r w:rsidRPr="00E662AD">
              <w:t>Median absolute error</w:t>
            </w:r>
          </w:p>
        </w:tc>
        <w:tc>
          <w:tcPr>
            <w:tcW w:w="1984" w:type="dxa"/>
          </w:tcPr>
          <w:p w14:paraId="4BFF769A" w14:textId="77777777" w:rsidR="00291A9E" w:rsidRPr="00E662AD" w:rsidRDefault="00291A9E" w:rsidP="00D5792A">
            <w:pPr>
              <w:cnfStyle w:val="100000000000" w:firstRow="1" w:lastRow="0" w:firstColumn="0" w:lastColumn="0" w:oddVBand="0" w:evenVBand="0" w:oddHBand="0" w:evenHBand="0" w:firstRowFirstColumn="0" w:firstRowLastColumn="0" w:lastRowFirstColumn="0" w:lastRowLastColumn="0"/>
            </w:pPr>
            <w:r w:rsidRPr="00E662AD">
              <w:t>Root Mean Squared Error (RMSE)</w:t>
            </w:r>
          </w:p>
        </w:tc>
      </w:tr>
      <w:tr w:rsidR="00764389" w14:paraId="3CDE8B78" w14:textId="77777777" w:rsidTr="00D5792A">
        <w:tc>
          <w:tcPr>
            <w:cnfStyle w:val="001000000000" w:firstRow="0" w:lastRow="0" w:firstColumn="1" w:lastColumn="0" w:oddVBand="0" w:evenVBand="0" w:oddHBand="0" w:evenHBand="0" w:firstRowFirstColumn="0" w:firstRowLastColumn="0" w:lastRowFirstColumn="0" w:lastRowLastColumn="0"/>
            <w:tcW w:w="3114" w:type="dxa"/>
          </w:tcPr>
          <w:p w14:paraId="1C682C13" w14:textId="77777777" w:rsidR="00764389" w:rsidRPr="00E662AD" w:rsidRDefault="00764389" w:rsidP="00764389">
            <w:r w:rsidRPr="00E662AD">
              <w:t>Average across causes</w:t>
            </w:r>
          </w:p>
        </w:tc>
        <w:tc>
          <w:tcPr>
            <w:tcW w:w="1390" w:type="dxa"/>
            <w:vAlign w:val="bottom"/>
          </w:tcPr>
          <w:p w14:paraId="636F87A1" w14:textId="040624C5"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color w:val="000000"/>
              </w:rPr>
              <w:t>0.33</w:t>
            </w:r>
          </w:p>
        </w:tc>
        <w:tc>
          <w:tcPr>
            <w:tcW w:w="1445" w:type="dxa"/>
            <w:vAlign w:val="bottom"/>
          </w:tcPr>
          <w:p w14:paraId="48B30434" w14:textId="4C3E6549"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color w:val="000000"/>
              </w:rPr>
              <w:t>1.93</w:t>
            </w:r>
          </w:p>
        </w:tc>
        <w:tc>
          <w:tcPr>
            <w:tcW w:w="1984" w:type="dxa"/>
            <w:vAlign w:val="bottom"/>
          </w:tcPr>
          <w:p w14:paraId="16B51B21" w14:textId="4662A666"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color w:val="000000"/>
              </w:rPr>
              <w:t>4.20</w:t>
            </w:r>
          </w:p>
        </w:tc>
      </w:tr>
      <w:tr w:rsidR="00764389" w14:paraId="47596773" w14:textId="77777777" w:rsidTr="00D5792A">
        <w:tc>
          <w:tcPr>
            <w:cnfStyle w:val="001000000000" w:firstRow="0" w:lastRow="0" w:firstColumn="1" w:lastColumn="0" w:oddVBand="0" w:evenVBand="0" w:oddHBand="0" w:evenHBand="0" w:firstRowFirstColumn="0" w:firstRowLastColumn="0" w:lastRowFirstColumn="0" w:lastRowLastColumn="0"/>
            <w:tcW w:w="3114" w:type="dxa"/>
          </w:tcPr>
          <w:p w14:paraId="40994333" w14:textId="77777777" w:rsidR="00764389" w:rsidRPr="00E662AD" w:rsidRDefault="00764389" w:rsidP="00764389">
            <w:r w:rsidRPr="00E662AD">
              <w:t>Ischaemic heart disease</w:t>
            </w:r>
          </w:p>
        </w:tc>
        <w:tc>
          <w:tcPr>
            <w:tcW w:w="1390" w:type="dxa"/>
            <w:vAlign w:val="bottom"/>
          </w:tcPr>
          <w:p w14:paraId="52B3D5BD" w14:textId="1569FC5D"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0.29</w:t>
            </w:r>
          </w:p>
        </w:tc>
        <w:tc>
          <w:tcPr>
            <w:tcW w:w="1445" w:type="dxa"/>
            <w:vAlign w:val="bottom"/>
          </w:tcPr>
          <w:p w14:paraId="581BA82C" w14:textId="7CEDDB5A"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4.16</w:t>
            </w:r>
          </w:p>
        </w:tc>
        <w:tc>
          <w:tcPr>
            <w:tcW w:w="1984" w:type="dxa"/>
            <w:vAlign w:val="bottom"/>
          </w:tcPr>
          <w:p w14:paraId="380F8B22" w14:textId="76B21ECD"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9.94</w:t>
            </w:r>
          </w:p>
        </w:tc>
      </w:tr>
      <w:tr w:rsidR="00764389" w14:paraId="36A9C188" w14:textId="77777777" w:rsidTr="00D5792A">
        <w:tc>
          <w:tcPr>
            <w:cnfStyle w:val="001000000000" w:firstRow="0" w:lastRow="0" w:firstColumn="1" w:lastColumn="0" w:oddVBand="0" w:evenVBand="0" w:oddHBand="0" w:evenHBand="0" w:firstRowFirstColumn="0" w:firstRowLastColumn="0" w:lastRowFirstColumn="0" w:lastRowLastColumn="0"/>
            <w:tcW w:w="3114" w:type="dxa"/>
          </w:tcPr>
          <w:p w14:paraId="4BE28749" w14:textId="77777777" w:rsidR="00764389" w:rsidRPr="00E662AD" w:rsidRDefault="00764389" w:rsidP="00764389">
            <w:r w:rsidRPr="00E662AD">
              <w:t>Cerebrovascular diseases</w:t>
            </w:r>
          </w:p>
        </w:tc>
        <w:tc>
          <w:tcPr>
            <w:tcW w:w="1390" w:type="dxa"/>
            <w:vAlign w:val="bottom"/>
          </w:tcPr>
          <w:p w14:paraId="4C6CD38F" w14:textId="0A8C0DB5"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0.33</w:t>
            </w:r>
          </w:p>
        </w:tc>
        <w:tc>
          <w:tcPr>
            <w:tcW w:w="1445" w:type="dxa"/>
            <w:vAlign w:val="bottom"/>
          </w:tcPr>
          <w:p w14:paraId="05FCFF34" w14:textId="40383E95"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2.00</w:t>
            </w:r>
          </w:p>
        </w:tc>
        <w:tc>
          <w:tcPr>
            <w:tcW w:w="1984" w:type="dxa"/>
            <w:vAlign w:val="bottom"/>
          </w:tcPr>
          <w:p w14:paraId="55D710BB" w14:textId="647358CE"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4.28</w:t>
            </w:r>
          </w:p>
        </w:tc>
      </w:tr>
      <w:tr w:rsidR="00764389" w14:paraId="5AC90822" w14:textId="77777777" w:rsidTr="00D5792A">
        <w:tc>
          <w:tcPr>
            <w:cnfStyle w:val="001000000000" w:firstRow="0" w:lastRow="0" w:firstColumn="1" w:lastColumn="0" w:oddVBand="0" w:evenVBand="0" w:oddHBand="0" w:evenHBand="0" w:firstRowFirstColumn="0" w:firstRowLastColumn="0" w:lastRowFirstColumn="0" w:lastRowLastColumn="0"/>
            <w:tcW w:w="3114" w:type="dxa"/>
          </w:tcPr>
          <w:p w14:paraId="297251F4" w14:textId="77777777" w:rsidR="00764389" w:rsidRPr="00E662AD" w:rsidRDefault="00764389" w:rsidP="00764389">
            <w:r w:rsidRPr="00E662AD">
              <w:t>Other cardiovascular diseases</w:t>
            </w:r>
          </w:p>
        </w:tc>
        <w:tc>
          <w:tcPr>
            <w:tcW w:w="1390" w:type="dxa"/>
            <w:vAlign w:val="bottom"/>
          </w:tcPr>
          <w:p w14:paraId="21BEC56D" w14:textId="29FF9F0F"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0.26</w:t>
            </w:r>
          </w:p>
        </w:tc>
        <w:tc>
          <w:tcPr>
            <w:tcW w:w="1445" w:type="dxa"/>
            <w:vAlign w:val="bottom"/>
          </w:tcPr>
          <w:p w14:paraId="2EA89A86" w14:textId="7DDFD164"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2.85</w:t>
            </w:r>
          </w:p>
        </w:tc>
        <w:tc>
          <w:tcPr>
            <w:tcW w:w="1984" w:type="dxa"/>
            <w:vAlign w:val="bottom"/>
          </w:tcPr>
          <w:p w14:paraId="153CDBCD" w14:textId="1C687BFB"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7.03</w:t>
            </w:r>
          </w:p>
        </w:tc>
      </w:tr>
      <w:tr w:rsidR="00764389" w14:paraId="7A752564" w14:textId="77777777" w:rsidTr="00D5792A">
        <w:tc>
          <w:tcPr>
            <w:cnfStyle w:val="001000000000" w:firstRow="0" w:lastRow="0" w:firstColumn="1" w:lastColumn="0" w:oddVBand="0" w:evenVBand="0" w:oddHBand="0" w:evenHBand="0" w:firstRowFirstColumn="0" w:firstRowLastColumn="0" w:lastRowFirstColumn="0" w:lastRowLastColumn="0"/>
            <w:tcW w:w="3114" w:type="dxa"/>
          </w:tcPr>
          <w:p w14:paraId="6D49F72F" w14:textId="77777777" w:rsidR="00764389" w:rsidRPr="00E662AD" w:rsidRDefault="00764389" w:rsidP="00764389">
            <w:r w:rsidRPr="00E662AD">
              <w:t>Chronic obstructive pulmonary disease</w:t>
            </w:r>
          </w:p>
        </w:tc>
        <w:tc>
          <w:tcPr>
            <w:tcW w:w="1390" w:type="dxa"/>
            <w:vAlign w:val="bottom"/>
          </w:tcPr>
          <w:p w14:paraId="499CC96C" w14:textId="2CD3C929"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0.31</w:t>
            </w:r>
          </w:p>
        </w:tc>
        <w:tc>
          <w:tcPr>
            <w:tcW w:w="1445" w:type="dxa"/>
            <w:vAlign w:val="bottom"/>
          </w:tcPr>
          <w:p w14:paraId="1EE81E1C" w14:textId="4383023C"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2.32</w:t>
            </w:r>
          </w:p>
        </w:tc>
        <w:tc>
          <w:tcPr>
            <w:tcW w:w="1984" w:type="dxa"/>
            <w:vAlign w:val="bottom"/>
          </w:tcPr>
          <w:p w14:paraId="49D7E4E6" w14:textId="65F3874D"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5.03</w:t>
            </w:r>
          </w:p>
        </w:tc>
      </w:tr>
      <w:tr w:rsidR="00764389" w14:paraId="47CAC9CE" w14:textId="77777777" w:rsidTr="00D5792A">
        <w:tc>
          <w:tcPr>
            <w:cnfStyle w:val="001000000000" w:firstRow="0" w:lastRow="0" w:firstColumn="1" w:lastColumn="0" w:oddVBand="0" w:evenVBand="0" w:oddHBand="0" w:evenHBand="0" w:firstRowFirstColumn="0" w:firstRowLastColumn="0" w:lastRowFirstColumn="0" w:lastRowLastColumn="0"/>
            <w:tcW w:w="3114" w:type="dxa"/>
          </w:tcPr>
          <w:p w14:paraId="7B28655C" w14:textId="77777777" w:rsidR="00764389" w:rsidRPr="00E662AD" w:rsidRDefault="00764389" w:rsidP="00764389">
            <w:r w:rsidRPr="00E662AD">
              <w:t>Respiratory infections</w:t>
            </w:r>
          </w:p>
        </w:tc>
        <w:tc>
          <w:tcPr>
            <w:tcW w:w="1390" w:type="dxa"/>
            <w:vAlign w:val="bottom"/>
          </w:tcPr>
          <w:p w14:paraId="57C57A53" w14:textId="25FB00CD"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0.30</w:t>
            </w:r>
          </w:p>
        </w:tc>
        <w:tc>
          <w:tcPr>
            <w:tcW w:w="1445" w:type="dxa"/>
            <w:vAlign w:val="bottom"/>
          </w:tcPr>
          <w:p w14:paraId="4DF29E63" w14:textId="0D7614BF"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1.25</w:t>
            </w:r>
          </w:p>
        </w:tc>
        <w:tc>
          <w:tcPr>
            <w:tcW w:w="1984" w:type="dxa"/>
            <w:vAlign w:val="bottom"/>
          </w:tcPr>
          <w:p w14:paraId="6FB32CCE" w14:textId="44DF3914"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2.73</w:t>
            </w:r>
          </w:p>
        </w:tc>
      </w:tr>
      <w:tr w:rsidR="00764389" w14:paraId="3290E727" w14:textId="77777777" w:rsidTr="00D5792A">
        <w:tc>
          <w:tcPr>
            <w:cnfStyle w:val="001000000000" w:firstRow="0" w:lastRow="0" w:firstColumn="1" w:lastColumn="0" w:oddVBand="0" w:evenVBand="0" w:oddHBand="0" w:evenHBand="0" w:firstRowFirstColumn="0" w:firstRowLastColumn="0" w:lastRowFirstColumn="0" w:lastRowLastColumn="0"/>
            <w:tcW w:w="3114" w:type="dxa"/>
          </w:tcPr>
          <w:p w14:paraId="49ACBE20" w14:textId="77777777" w:rsidR="00764389" w:rsidRPr="00E662AD" w:rsidRDefault="00764389" w:rsidP="00764389">
            <w:r w:rsidRPr="00E662AD">
              <w:t>Other respiratory diseases</w:t>
            </w:r>
          </w:p>
        </w:tc>
        <w:tc>
          <w:tcPr>
            <w:tcW w:w="1390" w:type="dxa"/>
            <w:vAlign w:val="bottom"/>
          </w:tcPr>
          <w:p w14:paraId="0306A6BF" w14:textId="32AEE47B"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0.32</w:t>
            </w:r>
          </w:p>
        </w:tc>
        <w:tc>
          <w:tcPr>
            <w:tcW w:w="1445" w:type="dxa"/>
            <w:vAlign w:val="bottom"/>
          </w:tcPr>
          <w:p w14:paraId="3137AE0D" w14:textId="1D1B71A7"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1.27</w:t>
            </w:r>
          </w:p>
        </w:tc>
        <w:tc>
          <w:tcPr>
            <w:tcW w:w="1984" w:type="dxa"/>
            <w:vAlign w:val="bottom"/>
          </w:tcPr>
          <w:p w14:paraId="401CF933" w14:textId="7D44A925"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2.62</w:t>
            </w:r>
          </w:p>
        </w:tc>
      </w:tr>
      <w:tr w:rsidR="00764389" w14:paraId="2B9A8536" w14:textId="77777777" w:rsidTr="00D5792A">
        <w:tc>
          <w:tcPr>
            <w:cnfStyle w:val="001000000000" w:firstRow="0" w:lastRow="0" w:firstColumn="1" w:lastColumn="0" w:oddVBand="0" w:evenVBand="0" w:oddHBand="0" w:evenHBand="0" w:firstRowFirstColumn="0" w:firstRowLastColumn="0" w:lastRowFirstColumn="0" w:lastRowLastColumn="0"/>
            <w:tcW w:w="3114" w:type="dxa"/>
          </w:tcPr>
          <w:p w14:paraId="7C00A3E6" w14:textId="77777777" w:rsidR="00764389" w:rsidRPr="00E662AD" w:rsidRDefault="00764389" w:rsidP="00764389">
            <w:r w:rsidRPr="00E662AD">
              <w:t>Cancers</w:t>
            </w:r>
          </w:p>
        </w:tc>
        <w:tc>
          <w:tcPr>
            <w:tcW w:w="1390" w:type="dxa"/>
            <w:vAlign w:val="bottom"/>
          </w:tcPr>
          <w:p w14:paraId="3F9C9B80" w14:textId="535185C6"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0.30</w:t>
            </w:r>
          </w:p>
        </w:tc>
        <w:tc>
          <w:tcPr>
            <w:tcW w:w="1445" w:type="dxa"/>
            <w:vAlign w:val="bottom"/>
          </w:tcPr>
          <w:p w14:paraId="76065B88" w14:textId="21B4D0E6"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5.23</w:t>
            </w:r>
          </w:p>
        </w:tc>
        <w:tc>
          <w:tcPr>
            <w:tcW w:w="1984" w:type="dxa"/>
            <w:vAlign w:val="bottom"/>
          </w:tcPr>
          <w:p w14:paraId="6CF26F08" w14:textId="24BA3E4C"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11.28</w:t>
            </w:r>
          </w:p>
        </w:tc>
      </w:tr>
      <w:tr w:rsidR="00764389" w14:paraId="1AC4616C" w14:textId="77777777" w:rsidTr="00D5792A">
        <w:tc>
          <w:tcPr>
            <w:cnfStyle w:val="001000000000" w:firstRow="0" w:lastRow="0" w:firstColumn="1" w:lastColumn="0" w:oddVBand="0" w:evenVBand="0" w:oddHBand="0" w:evenHBand="0" w:firstRowFirstColumn="0" w:firstRowLastColumn="0" w:lastRowFirstColumn="0" w:lastRowLastColumn="0"/>
            <w:tcW w:w="3114" w:type="dxa"/>
          </w:tcPr>
          <w:p w14:paraId="61F53378" w14:textId="77777777" w:rsidR="00764389" w:rsidRPr="00E662AD" w:rsidRDefault="00764389" w:rsidP="00764389">
            <w:r w:rsidRPr="00E662AD">
              <w:t>Transport</w:t>
            </w:r>
          </w:p>
        </w:tc>
        <w:tc>
          <w:tcPr>
            <w:tcW w:w="1390" w:type="dxa"/>
            <w:vAlign w:val="bottom"/>
          </w:tcPr>
          <w:p w14:paraId="16C46E0B" w14:textId="226E364C"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0.32</w:t>
            </w:r>
          </w:p>
        </w:tc>
        <w:tc>
          <w:tcPr>
            <w:tcW w:w="1445" w:type="dxa"/>
            <w:vAlign w:val="bottom"/>
          </w:tcPr>
          <w:p w14:paraId="08BE619C" w14:textId="3B4CA8DD"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0.97</w:t>
            </w:r>
          </w:p>
        </w:tc>
        <w:tc>
          <w:tcPr>
            <w:tcW w:w="1984" w:type="dxa"/>
            <w:vAlign w:val="bottom"/>
          </w:tcPr>
          <w:p w14:paraId="0AB34756" w14:textId="4E8D091F"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1.96</w:t>
            </w:r>
          </w:p>
        </w:tc>
      </w:tr>
      <w:tr w:rsidR="00764389" w14:paraId="4CAAEA9D" w14:textId="77777777" w:rsidTr="00D5792A">
        <w:tc>
          <w:tcPr>
            <w:cnfStyle w:val="001000000000" w:firstRow="0" w:lastRow="0" w:firstColumn="1" w:lastColumn="0" w:oddVBand="0" w:evenVBand="0" w:oddHBand="0" w:evenHBand="0" w:firstRowFirstColumn="0" w:firstRowLastColumn="0" w:lastRowFirstColumn="0" w:lastRowLastColumn="0"/>
            <w:tcW w:w="3114" w:type="dxa"/>
          </w:tcPr>
          <w:p w14:paraId="7ADA2208" w14:textId="77777777" w:rsidR="00764389" w:rsidRPr="00E662AD" w:rsidRDefault="00764389" w:rsidP="00764389">
            <w:r w:rsidRPr="00E662AD">
              <w:t>Falls</w:t>
            </w:r>
          </w:p>
        </w:tc>
        <w:tc>
          <w:tcPr>
            <w:tcW w:w="1390" w:type="dxa"/>
            <w:vAlign w:val="bottom"/>
          </w:tcPr>
          <w:p w14:paraId="1D5876C8" w14:textId="0DFA1BDC"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0.33</w:t>
            </w:r>
          </w:p>
        </w:tc>
        <w:tc>
          <w:tcPr>
            <w:tcW w:w="1445" w:type="dxa"/>
            <w:vAlign w:val="bottom"/>
          </w:tcPr>
          <w:p w14:paraId="65D1A375" w14:textId="082F580A"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0.85</w:t>
            </w:r>
          </w:p>
        </w:tc>
        <w:tc>
          <w:tcPr>
            <w:tcW w:w="1984" w:type="dxa"/>
            <w:vAlign w:val="bottom"/>
          </w:tcPr>
          <w:p w14:paraId="3678A050" w14:textId="12CA700A"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1.54</w:t>
            </w:r>
          </w:p>
        </w:tc>
      </w:tr>
      <w:tr w:rsidR="00764389" w14:paraId="7B735033" w14:textId="77777777" w:rsidTr="00D5792A">
        <w:tc>
          <w:tcPr>
            <w:cnfStyle w:val="001000000000" w:firstRow="0" w:lastRow="0" w:firstColumn="1" w:lastColumn="0" w:oddVBand="0" w:evenVBand="0" w:oddHBand="0" w:evenHBand="0" w:firstRowFirstColumn="0" w:firstRowLastColumn="0" w:lastRowFirstColumn="0" w:lastRowLastColumn="0"/>
            <w:tcW w:w="3114" w:type="dxa"/>
          </w:tcPr>
          <w:p w14:paraId="53F762CC" w14:textId="77777777" w:rsidR="00764389" w:rsidRPr="00E662AD" w:rsidRDefault="00764389" w:rsidP="00764389">
            <w:r w:rsidRPr="00E662AD">
              <w:t>Drownings</w:t>
            </w:r>
          </w:p>
        </w:tc>
        <w:tc>
          <w:tcPr>
            <w:tcW w:w="1390" w:type="dxa"/>
            <w:vAlign w:val="bottom"/>
          </w:tcPr>
          <w:p w14:paraId="54961D2D" w14:textId="501CFE77"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0.34</w:t>
            </w:r>
          </w:p>
        </w:tc>
        <w:tc>
          <w:tcPr>
            <w:tcW w:w="1445" w:type="dxa"/>
            <w:vAlign w:val="bottom"/>
          </w:tcPr>
          <w:p w14:paraId="1DEA24DC" w14:textId="53788536"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0.38</w:t>
            </w:r>
          </w:p>
        </w:tc>
        <w:tc>
          <w:tcPr>
            <w:tcW w:w="1984" w:type="dxa"/>
            <w:vAlign w:val="bottom"/>
          </w:tcPr>
          <w:p w14:paraId="3A94D9C6" w14:textId="4C4014F4"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0.70</w:t>
            </w:r>
          </w:p>
        </w:tc>
      </w:tr>
      <w:tr w:rsidR="00764389" w14:paraId="37AF1FC7" w14:textId="77777777" w:rsidTr="00D5792A">
        <w:tc>
          <w:tcPr>
            <w:cnfStyle w:val="001000000000" w:firstRow="0" w:lastRow="0" w:firstColumn="1" w:lastColumn="0" w:oddVBand="0" w:evenVBand="0" w:oddHBand="0" w:evenHBand="0" w:firstRowFirstColumn="0" w:firstRowLastColumn="0" w:lastRowFirstColumn="0" w:lastRowLastColumn="0"/>
            <w:tcW w:w="3114" w:type="dxa"/>
          </w:tcPr>
          <w:p w14:paraId="11D8BB7A" w14:textId="77777777" w:rsidR="00764389" w:rsidRPr="00E662AD" w:rsidRDefault="00764389" w:rsidP="00764389">
            <w:r w:rsidRPr="00E662AD">
              <w:t>Other unintentional injuries</w:t>
            </w:r>
          </w:p>
        </w:tc>
        <w:tc>
          <w:tcPr>
            <w:tcW w:w="1390" w:type="dxa"/>
            <w:vAlign w:val="bottom"/>
          </w:tcPr>
          <w:p w14:paraId="429CF00B" w14:textId="68C60EAB"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0.45</w:t>
            </w:r>
          </w:p>
        </w:tc>
        <w:tc>
          <w:tcPr>
            <w:tcW w:w="1445" w:type="dxa"/>
            <w:vAlign w:val="bottom"/>
          </w:tcPr>
          <w:p w14:paraId="19B19CBB" w14:textId="1D06D5E3"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0.62</w:t>
            </w:r>
          </w:p>
        </w:tc>
        <w:tc>
          <w:tcPr>
            <w:tcW w:w="1984" w:type="dxa"/>
            <w:vAlign w:val="bottom"/>
          </w:tcPr>
          <w:p w14:paraId="4DD67764" w14:textId="2A50AE77"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1.08</w:t>
            </w:r>
          </w:p>
        </w:tc>
      </w:tr>
      <w:tr w:rsidR="00764389" w14:paraId="372C4471" w14:textId="77777777" w:rsidTr="00D5792A">
        <w:tc>
          <w:tcPr>
            <w:cnfStyle w:val="001000000000" w:firstRow="0" w:lastRow="0" w:firstColumn="1" w:lastColumn="0" w:oddVBand="0" w:evenVBand="0" w:oddHBand="0" w:evenHBand="0" w:firstRowFirstColumn="0" w:firstRowLastColumn="0" w:lastRowFirstColumn="0" w:lastRowLastColumn="0"/>
            <w:tcW w:w="3114" w:type="dxa"/>
          </w:tcPr>
          <w:p w14:paraId="5462F713" w14:textId="77777777" w:rsidR="00764389" w:rsidRPr="00E662AD" w:rsidRDefault="00764389" w:rsidP="00764389">
            <w:r w:rsidRPr="00E662AD">
              <w:t>Assault</w:t>
            </w:r>
          </w:p>
        </w:tc>
        <w:tc>
          <w:tcPr>
            <w:tcW w:w="1390" w:type="dxa"/>
            <w:vAlign w:val="bottom"/>
          </w:tcPr>
          <w:p w14:paraId="73AD6F50" w14:textId="1F0374F4"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0.40</w:t>
            </w:r>
          </w:p>
        </w:tc>
        <w:tc>
          <w:tcPr>
            <w:tcW w:w="1445" w:type="dxa"/>
            <w:vAlign w:val="bottom"/>
          </w:tcPr>
          <w:p w14:paraId="5F9440FA" w14:textId="42DB655B"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0.50</w:t>
            </w:r>
          </w:p>
        </w:tc>
        <w:tc>
          <w:tcPr>
            <w:tcW w:w="1984" w:type="dxa"/>
            <w:vAlign w:val="bottom"/>
          </w:tcPr>
          <w:p w14:paraId="558DACD5" w14:textId="379EC47B"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0.89</w:t>
            </w:r>
          </w:p>
        </w:tc>
      </w:tr>
      <w:tr w:rsidR="00764389" w14:paraId="2676B2FA" w14:textId="77777777" w:rsidTr="00D5792A">
        <w:tc>
          <w:tcPr>
            <w:cnfStyle w:val="001000000000" w:firstRow="0" w:lastRow="0" w:firstColumn="1" w:lastColumn="0" w:oddVBand="0" w:evenVBand="0" w:oddHBand="0" w:evenHBand="0" w:firstRowFirstColumn="0" w:firstRowLastColumn="0" w:lastRowFirstColumn="0" w:lastRowLastColumn="0"/>
            <w:tcW w:w="3114" w:type="dxa"/>
          </w:tcPr>
          <w:p w14:paraId="384A6D75" w14:textId="77777777" w:rsidR="00764389" w:rsidRPr="00E662AD" w:rsidRDefault="00764389" w:rsidP="00764389">
            <w:r w:rsidRPr="00E662AD">
              <w:t>Intentional self-harm</w:t>
            </w:r>
          </w:p>
        </w:tc>
        <w:tc>
          <w:tcPr>
            <w:tcW w:w="1390" w:type="dxa"/>
            <w:vAlign w:val="bottom"/>
          </w:tcPr>
          <w:p w14:paraId="1A55E325" w14:textId="3A27DFBB"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0.32</w:t>
            </w:r>
          </w:p>
        </w:tc>
        <w:tc>
          <w:tcPr>
            <w:tcW w:w="1445" w:type="dxa"/>
            <w:vAlign w:val="bottom"/>
          </w:tcPr>
          <w:p w14:paraId="6BF7BA69" w14:textId="014B776B"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1.05</w:t>
            </w:r>
          </w:p>
        </w:tc>
        <w:tc>
          <w:tcPr>
            <w:tcW w:w="1984" w:type="dxa"/>
            <w:vAlign w:val="bottom"/>
          </w:tcPr>
          <w:p w14:paraId="19B74249" w14:textId="3EEF4797"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2.07</w:t>
            </w:r>
          </w:p>
        </w:tc>
      </w:tr>
      <w:tr w:rsidR="00764389" w14:paraId="675EABE1" w14:textId="77777777" w:rsidTr="00D5792A">
        <w:tc>
          <w:tcPr>
            <w:cnfStyle w:val="001000000000" w:firstRow="0" w:lastRow="0" w:firstColumn="1" w:lastColumn="0" w:oddVBand="0" w:evenVBand="0" w:oddHBand="0" w:evenHBand="0" w:firstRowFirstColumn="0" w:firstRowLastColumn="0" w:lastRowFirstColumn="0" w:lastRowLastColumn="0"/>
            <w:tcW w:w="3114" w:type="dxa"/>
          </w:tcPr>
          <w:p w14:paraId="32BCED19" w14:textId="77777777" w:rsidR="00764389" w:rsidRPr="00E662AD" w:rsidRDefault="00764389" w:rsidP="00764389">
            <w:r>
              <w:t>Causes other than cancers, cardiorespiratory diseases and injuries</w:t>
            </w:r>
          </w:p>
        </w:tc>
        <w:tc>
          <w:tcPr>
            <w:tcW w:w="1390" w:type="dxa"/>
            <w:vAlign w:val="bottom"/>
          </w:tcPr>
          <w:p w14:paraId="14E0AE7A" w14:textId="42A4CF8A"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0.32</w:t>
            </w:r>
          </w:p>
        </w:tc>
        <w:tc>
          <w:tcPr>
            <w:tcW w:w="1445" w:type="dxa"/>
            <w:vAlign w:val="bottom"/>
          </w:tcPr>
          <w:p w14:paraId="0A92425C" w14:textId="60228575"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3.53</w:t>
            </w:r>
          </w:p>
        </w:tc>
        <w:tc>
          <w:tcPr>
            <w:tcW w:w="1984" w:type="dxa"/>
            <w:vAlign w:val="bottom"/>
          </w:tcPr>
          <w:p w14:paraId="28087434" w14:textId="2C2E6F4B"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7.66</w:t>
            </w:r>
          </w:p>
        </w:tc>
      </w:tr>
    </w:tbl>
    <w:p w14:paraId="4AF484E3" w14:textId="13BE3ED0" w:rsidR="00291A9E" w:rsidRDefault="00291A9E" w:rsidP="00291A9E">
      <w:pPr>
        <w:suppressLineNumbers/>
        <w:rPr>
          <w:b/>
        </w:rPr>
      </w:pPr>
    </w:p>
    <w:p w14:paraId="60B42AB6" w14:textId="77777777" w:rsidR="00291A9E" w:rsidRDefault="00291A9E" w:rsidP="00291A9E">
      <w:pPr>
        <w:suppressLineNumbers/>
        <w:rPr>
          <w:b/>
        </w:rPr>
      </w:pPr>
    </w:p>
    <w:p w14:paraId="4B73F65C" w14:textId="04DE1875" w:rsidR="00291A9E" w:rsidRDefault="00291A9E" w:rsidP="00291A9E">
      <w:pPr>
        <w:suppressLineNumbers/>
        <w:jc w:val="center"/>
        <w:sectPr w:rsidR="00291A9E" w:rsidSect="00C43486">
          <w:pgSz w:w="11900" w:h="16840"/>
          <w:pgMar w:top="1440" w:right="1440" w:bottom="1440" w:left="1440" w:header="720" w:footer="720" w:gutter="0"/>
          <w:lnNumType w:countBy="1" w:restart="continuous"/>
          <w:cols w:space="720"/>
          <w:docGrid w:linePitch="360"/>
        </w:sectPr>
      </w:pPr>
      <w:bookmarkStart w:id="66" w:name="_Toc5971397"/>
      <w:r w:rsidRPr="00F203BF">
        <w:rPr>
          <w:b/>
        </w:rPr>
        <w:t xml:space="preserve">Table </w:t>
      </w:r>
      <w:r w:rsidRPr="00F203BF">
        <w:rPr>
          <w:b/>
        </w:rPr>
        <w:fldChar w:fldCharType="begin"/>
      </w:r>
      <w:r w:rsidRPr="00F203BF">
        <w:rPr>
          <w:b/>
        </w:rPr>
        <w:instrText xml:space="preserve"> SEQ Table \* ARABIC </w:instrText>
      </w:r>
      <w:r w:rsidRPr="00F203BF">
        <w:rPr>
          <w:b/>
        </w:rPr>
        <w:fldChar w:fldCharType="separate"/>
      </w:r>
      <w:r w:rsidR="00641DCC">
        <w:rPr>
          <w:b/>
          <w:noProof/>
        </w:rPr>
        <w:t>7</w:t>
      </w:r>
      <w:r w:rsidRPr="00F203BF">
        <w:rPr>
          <w:b/>
        </w:rPr>
        <w:fldChar w:fldCharType="end"/>
      </w:r>
      <w:bookmarkEnd w:id="65"/>
      <w:r w:rsidRPr="00F203BF">
        <w:t>.</w:t>
      </w:r>
      <w:r>
        <w:t xml:space="preserve"> In-sample predictive validity metrics of model fit for males aged </w:t>
      </w:r>
      <w:r w:rsidR="00936F1A">
        <w:t>6</w:t>
      </w:r>
      <w:r>
        <w:t xml:space="preserve">5 to </w:t>
      </w:r>
      <w:r w:rsidR="00936F1A">
        <w:t>7</w:t>
      </w:r>
      <w:r>
        <w:t>4 years for 1980-2016 using national temperature model (</w:t>
      </w:r>
      <w:r>
        <w:fldChar w:fldCharType="begin"/>
      </w:r>
      <w:r>
        <w:instrText xml:space="preserve"> REF _Ref5574051 \h </w:instrText>
      </w:r>
      <w:r>
        <w:fldChar w:fldCharType="separate"/>
      </w:r>
      <w:r w:rsidR="00641DCC" w:rsidRPr="00A91EA9">
        <w:rPr>
          <w:b/>
        </w:rPr>
        <w:t xml:space="preserve">Equation </w:t>
      </w:r>
      <w:r w:rsidR="00641DCC">
        <w:rPr>
          <w:b/>
          <w:noProof/>
        </w:rPr>
        <w:t>2</w:t>
      </w:r>
      <w:r>
        <w:fldChar w:fldCharType="end"/>
      </w:r>
      <w:r>
        <w:t>). All units are in deaths per 100,000</w:t>
      </w:r>
      <w:r w:rsidR="003B125A">
        <w:t>.</w:t>
      </w:r>
      <w:bookmarkEnd w:id="66"/>
    </w:p>
    <w:p w14:paraId="235FF461" w14:textId="77777777" w:rsidR="00291A9E" w:rsidRDefault="00291A9E" w:rsidP="00FB223F">
      <w:pPr>
        <w:keepNext/>
        <w:suppressLineNumbers/>
        <w:spacing w:line="480" w:lineRule="auto"/>
        <w:jc w:val="center"/>
      </w:pPr>
      <w:r>
        <w:rPr>
          <w:rFonts w:cs="Calibri"/>
          <w:noProof/>
          <w:sz w:val="24"/>
          <w:szCs w:val="24"/>
        </w:rPr>
        <w:lastRenderedPageBreak/>
        <w:drawing>
          <wp:inline distT="0" distB="0" distL="0" distR="0" wp14:anchorId="2DF2FEA8" wp14:editId="128EAEF3">
            <wp:extent cx="8400523" cy="566039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w_against_adjusted_by_state_1d_1980_2016_t2m_meanc3_Cardiopulmonary.png"/>
                    <pic:cNvPicPr/>
                  </pic:nvPicPr>
                  <pic:blipFill rotWithShape="1">
                    <a:blip r:embed="rId15">
                      <a:extLst>
                        <a:ext uri="{28A0092B-C50C-407E-A947-70E740481C1C}">
                          <a14:useLocalDpi xmlns:a14="http://schemas.microsoft.com/office/drawing/2010/main" val="0"/>
                        </a:ext>
                      </a:extLst>
                    </a:blip>
                    <a:srcRect t="2170" b="2589"/>
                    <a:stretch/>
                  </pic:blipFill>
                  <pic:spPr bwMode="auto">
                    <a:xfrm>
                      <a:off x="0" y="0"/>
                      <a:ext cx="8400523" cy="5660390"/>
                    </a:xfrm>
                    <a:prstGeom prst="rect">
                      <a:avLst/>
                    </a:prstGeom>
                    <a:ln>
                      <a:noFill/>
                    </a:ln>
                    <a:extLst>
                      <a:ext uri="{53640926-AAD7-44D8-BBD7-CCE9431645EC}">
                        <a14:shadowObscured xmlns:a14="http://schemas.microsoft.com/office/drawing/2010/main"/>
                      </a:ext>
                    </a:extLst>
                  </pic:spPr>
                </pic:pic>
              </a:graphicData>
            </a:graphic>
          </wp:inline>
        </w:drawing>
      </w:r>
    </w:p>
    <w:p w14:paraId="5601A3DB" w14:textId="2AF73494" w:rsidR="00FB223F" w:rsidRDefault="00291A9E" w:rsidP="00291A9E">
      <w:pPr>
        <w:keepNext/>
        <w:suppressLineNumbers/>
        <w:spacing w:line="480" w:lineRule="auto"/>
        <w:jc w:val="center"/>
        <w:rPr>
          <w:rFonts w:cs="Calibri"/>
          <w:sz w:val="24"/>
          <w:szCs w:val="24"/>
        </w:rPr>
        <w:sectPr w:rsidR="00FB223F" w:rsidSect="00FB223F">
          <w:pgSz w:w="16840" w:h="11900" w:orient="landscape"/>
          <w:pgMar w:top="720" w:right="720" w:bottom="720" w:left="720" w:header="720" w:footer="720" w:gutter="0"/>
          <w:lnNumType w:countBy="1" w:restart="continuous"/>
          <w:cols w:space="720"/>
          <w:docGrid w:linePitch="360"/>
        </w:sectPr>
      </w:pPr>
      <w:bookmarkStart w:id="67" w:name="_Ref5880898"/>
      <w:bookmarkStart w:id="68" w:name="_Toc5971390"/>
      <w:r w:rsidRPr="00F203BF">
        <w:rPr>
          <w:b/>
        </w:rPr>
        <w:t xml:space="preserve">Figure </w:t>
      </w:r>
      <w:r w:rsidRPr="00F203BF">
        <w:rPr>
          <w:b/>
        </w:rPr>
        <w:fldChar w:fldCharType="begin"/>
      </w:r>
      <w:r w:rsidRPr="00F203BF">
        <w:rPr>
          <w:b/>
        </w:rPr>
        <w:instrText xml:space="preserve"> SEQ Figure \* ARABIC </w:instrText>
      </w:r>
      <w:r w:rsidRPr="00F203BF">
        <w:rPr>
          <w:b/>
        </w:rPr>
        <w:fldChar w:fldCharType="separate"/>
      </w:r>
      <w:r w:rsidR="00641DCC">
        <w:rPr>
          <w:b/>
          <w:noProof/>
        </w:rPr>
        <w:t>3</w:t>
      </w:r>
      <w:r w:rsidRPr="00F203BF">
        <w:rPr>
          <w:b/>
        </w:rPr>
        <w:fldChar w:fldCharType="end"/>
      </w:r>
      <w:bookmarkEnd w:id="67"/>
      <w:r>
        <w:t xml:space="preserve">. Raw cardiorespiratory monthly death rates fit against fitted cardiorespiratory death rates for males aged </w:t>
      </w:r>
      <w:r w:rsidR="001C3194">
        <w:t>6</w:t>
      </w:r>
      <w:r>
        <w:t>5</w:t>
      </w:r>
      <w:r w:rsidR="00936F1A">
        <w:t xml:space="preserve"> to </w:t>
      </w:r>
      <w:r w:rsidR="001C3194">
        <w:t>7</w:t>
      </w:r>
      <w:r>
        <w:t>4 years, across all months in 1980-2016.</w:t>
      </w:r>
      <w:bookmarkEnd w:id="68"/>
      <w:r>
        <w:rPr>
          <w:rFonts w:cs="Calibri"/>
          <w:sz w:val="24"/>
          <w:szCs w:val="24"/>
        </w:rPr>
        <w:t xml:space="preserve"> </w:t>
      </w:r>
    </w:p>
    <w:tbl>
      <w:tblPr>
        <w:tblStyle w:val="GridTable1Light"/>
        <w:tblpPr w:leftFromText="180" w:rightFromText="180" w:tblpXSpec="center" w:tblpY="869"/>
        <w:tblW w:w="0" w:type="auto"/>
        <w:tblLook w:val="04A0" w:firstRow="1" w:lastRow="0" w:firstColumn="1" w:lastColumn="0" w:noHBand="0" w:noVBand="1"/>
      </w:tblPr>
      <w:tblGrid>
        <w:gridCol w:w="3114"/>
        <w:gridCol w:w="1390"/>
        <w:gridCol w:w="1445"/>
        <w:gridCol w:w="1984"/>
      </w:tblGrid>
      <w:tr w:rsidR="00381C87" w14:paraId="6735084A" w14:textId="77777777" w:rsidTr="00D579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506433F1" w14:textId="77777777" w:rsidR="00381C87" w:rsidRPr="00E662AD" w:rsidRDefault="00381C87" w:rsidP="00D5792A">
            <w:r w:rsidRPr="00E662AD">
              <w:lastRenderedPageBreak/>
              <w:t>Cause</w:t>
            </w:r>
          </w:p>
        </w:tc>
        <w:tc>
          <w:tcPr>
            <w:tcW w:w="1390" w:type="dxa"/>
          </w:tcPr>
          <w:p w14:paraId="2F2997CB" w14:textId="77777777" w:rsidR="00381C87" w:rsidRPr="00E662AD" w:rsidRDefault="00381C87" w:rsidP="00D5792A">
            <w:pPr>
              <w:cnfStyle w:val="100000000000" w:firstRow="1" w:lastRow="0" w:firstColumn="0" w:lastColumn="0" w:oddVBand="0" w:evenVBand="0" w:oddHBand="0" w:evenHBand="0" w:firstRowFirstColumn="0" w:firstRowLastColumn="0" w:lastRowFirstColumn="0" w:lastRowLastColumn="0"/>
            </w:pPr>
            <w:r w:rsidRPr="00E662AD">
              <w:t>Median error</w:t>
            </w:r>
          </w:p>
        </w:tc>
        <w:tc>
          <w:tcPr>
            <w:tcW w:w="1445" w:type="dxa"/>
          </w:tcPr>
          <w:p w14:paraId="69B10828" w14:textId="77777777" w:rsidR="00381C87" w:rsidRPr="00E662AD" w:rsidRDefault="00381C87" w:rsidP="00D5792A">
            <w:pPr>
              <w:cnfStyle w:val="100000000000" w:firstRow="1" w:lastRow="0" w:firstColumn="0" w:lastColumn="0" w:oddVBand="0" w:evenVBand="0" w:oddHBand="0" w:evenHBand="0" w:firstRowFirstColumn="0" w:firstRowLastColumn="0" w:lastRowFirstColumn="0" w:lastRowLastColumn="0"/>
            </w:pPr>
            <w:r w:rsidRPr="00E662AD">
              <w:t>Median absolute error</w:t>
            </w:r>
          </w:p>
        </w:tc>
        <w:tc>
          <w:tcPr>
            <w:tcW w:w="1984" w:type="dxa"/>
          </w:tcPr>
          <w:p w14:paraId="4792D653" w14:textId="77777777" w:rsidR="00381C87" w:rsidRPr="00E662AD" w:rsidRDefault="00381C87" w:rsidP="00D5792A">
            <w:pPr>
              <w:cnfStyle w:val="100000000000" w:firstRow="1" w:lastRow="0" w:firstColumn="0" w:lastColumn="0" w:oddVBand="0" w:evenVBand="0" w:oddHBand="0" w:evenHBand="0" w:firstRowFirstColumn="0" w:firstRowLastColumn="0" w:lastRowFirstColumn="0" w:lastRowLastColumn="0"/>
            </w:pPr>
            <w:r w:rsidRPr="00E662AD">
              <w:t>Root Mean Squared Error (RMSE)</w:t>
            </w:r>
          </w:p>
        </w:tc>
      </w:tr>
      <w:tr w:rsidR="00381C87" w14:paraId="57D658AB" w14:textId="77777777" w:rsidTr="00D5792A">
        <w:tc>
          <w:tcPr>
            <w:cnfStyle w:val="001000000000" w:firstRow="0" w:lastRow="0" w:firstColumn="1" w:lastColumn="0" w:oddVBand="0" w:evenVBand="0" w:oddHBand="0" w:evenHBand="0" w:firstRowFirstColumn="0" w:firstRowLastColumn="0" w:lastRowFirstColumn="0" w:lastRowLastColumn="0"/>
            <w:tcW w:w="3114" w:type="dxa"/>
          </w:tcPr>
          <w:p w14:paraId="788BEC6D" w14:textId="77777777" w:rsidR="00381C87" w:rsidRPr="00E662AD" w:rsidRDefault="00381C87" w:rsidP="00D5792A">
            <w:r w:rsidRPr="00E662AD">
              <w:t>Average across causes</w:t>
            </w:r>
          </w:p>
        </w:tc>
        <w:tc>
          <w:tcPr>
            <w:tcW w:w="1390" w:type="dxa"/>
            <w:vAlign w:val="center"/>
          </w:tcPr>
          <w:p w14:paraId="2AFA00DE" w14:textId="3E48F819" w:rsidR="00381C87" w:rsidRPr="00E662AD" w:rsidRDefault="001C22F7" w:rsidP="00D5792A">
            <w:pPr>
              <w:cnfStyle w:val="000000000000" w:firstRow="0" w:lastRow="0" w:firstColumn="0" w:lastColumn="0" w:oddVBand="0" w:evenVBand="0" w:oddHBand="0" w:evenHBand="0" w:firstRowFirstColumn="0" w:firstRowLastColumn="0" w:lastRowFirstColumn="0" w:lastRowLastColumn="0"/>
            </w:pPr>
            <w:r>
              <w:rPr>
                <w:color w:val="000000"/>
              </w:rPr>
              <w:t>XX</w:t>
            </w:r>
          </w:p>
        </w:tc>
        <w:tc>
          <w:tcPr>
            <w:tcW w:w="1445" w:type="dxa"/>
            <w:vAlign w:val="center"/>
          </w:tcPr>
          <w:p w14:paraId="54001472" w14:textId="2F408341" w:rsidR="00381C87" w:rsidRPr="00E662AD" w:rsidRDefault="001C22F7" w:rsidP="00D5792A">
            <w:pPr>
              <w:cnfStyle w:val="000000000000" w:firstRow="0" w:lastRow="0" w:firstColumn="0" w:lastColumn="0" w:oddVBand="0" w:evenVBand="0" w:oddHBand="0" w:evenHBand="0" w:firstRowFirstColumn="0" w:firstRowLastColumn="0" w:lastRowFirstColumn="0" w:lastRowLastColumn="0"/>
            </w:pPr>
            <w:r>
              <w:rPr>
                <w:color w:val="000000"/>
              </w:rPr>
              <w:t>XX</w:t>
            </w:r>
          </w:p>
        </w:tc>
        <w:tc>
          <w:tcPr>
            <w:tcW w:w="1984" w:type="dxa"/>
            <w:vAlign w:val="center"/>
          </w:tcPr>
          <w:p w14:paraId="221D446A" w14:textId="47463DA6" w:rsidR="00381C87" w:rsidRPr="00E662AD" w:rsidRDefault="001C22F7" w:rsidP="00D5792A">
            <w:pPr>
              <w:cnfStyle w:val="000000000000" w:firstRow="0" w:lastRow="0" w:firstColumn="0" w:lastColumn="0" w:oddVBand="0" w:evenVBand="0" w:oddHBand="0" w:evenHBand="0" w:firstRowFirstColumn="0" w:firstRowLastColumn="0" w:lastRowFirstColumn="0" w:lastRowLastColumn="0"/>
            </w:pPr>
            <w:r>
              <w:rPr>
                <w:color w:val="000000"/>
              </w:rPr>
              <w:t>XX</w:t>
            </w:r>
          </w:p>
        </w:tc>
      </w:tr>
      <w:tr w:rsidR="00381C87" w14:paraId="40A6BCF7" w14:textId="77777777" w:rsidTr="00D5792A">
        <w:tc>
          <w:tcPr>
            <w:cnfStyle w:val="001000000000" w:firstRow="0" w:lastRow="0" w:firstColumn="1" w:lastColumn="0" w:oddVBand="0" w:evenVBand="0" w:oddHBand="0" w:evenHBand="0" w:firstRowFirstColumn="0" w:firstRowLastColumn="0" w:lastRowFirstColumn="0" w:lastRowLastColumn="0"/>
            <w:tcW w:w="3114" w:type="dxa"/>
          </w:tcPr>
          <w:p w14:paraId="551480DF" w14:textId="77777777" w:rsidR="00381C87" w:rsidRPr="00E662AD" w:rsidRDefault="00381C87" w:rsidP="00D5792A">
            <w:r w:rsidRPr="00E662AD">
              <w:t>Ischaemic heart disease</w:t>
            </w:r>
          </w:p>
        </w:tc>
        <w:tc>
          <w:tcPr>
            <w:tcW w:w="1390" w:type="dxa"/>
            <w:vAlign w:val="center"/>
          </w:tcPr>
          <w:p w14:paraId="0EA0C24E" w14:textId="3E8D09C3" w:rsidR="00381C87" w:rsidRPr="00E662AD" w:rsidRDefault="001C22F7" w:rsidP="00D5792A">
            <w:pPr>
              <w:cnfStyle w:val="000000000000" w:firstRow="0" w:lastRow="0" w:firstColumn="0" w:lastColumn="0" w:oddVBand="0" w:evenVBand="0" w:oddHBand="0" w:evenHBand="0" w:firstRowFirstColumn="0" w:firstRowLastColumn="0" w:lastRowFirstColumn="0" w:lastRowLastColumn="0"/>
            </w:pPr>
            <w:r>
              <w:rPr>
                <w:color w:val="000000"/>
              </w:rPr>
              <w:t>XX</w:t>
            </w:r>
          </w:p>
        </w:tc>
        <w:tc>
          <w:tcPr>
            <w:tcW w:w="1445" w:type="dxa"/>
            <w:vAlign w:val="center"/>
          </w:tcPr>
          <w:p w14:paraId="484AF544" w14:textId="291926C5" w:rsidR="00381C87" w:rsidRPr="00E662AD" w:rsidRDefault="001C22F7" w:rsidP="00D5792A">
            <w:pPr>
              <w:cnfStyle w:val="000000000000" w:firstRow="0" w:lastRow="0" w:firstColumn="0" w:lastColumn="0" w:oddVBand="0" w:evenVBand="0" w:oddHBand="0" w:evenHBand="0" w:firstRowFirstColumn="0" w:firstRowLastColumn="0" w:lastRowFirstColumn="0" w:lastRowLastColumn="0"/>
            </w:pPr>
            <w:r>
              <w:rPr>
                <w:color w:val="000000"/>
              </w:rPr>
              <w:t>XX</w:t>
            </w:r>
          </w:p>
        </w:tc>
        <w:tc>
          <w:tcPr>
            <w:tcW w:w="1984" w:type="dxa"/>
            <w:vAlign w:val="center"/>
          </w:tcPr>
          <w:p w14:paraId="7EAFFDC0" w14:textId="76C45788" w:rsidR="00381C87" w:rsidRPr="00E662AD" w:rsidRDefault="001C22F7" w:rsidP="00D5792A">
            <w:pPr>
              <w:cnfStyle w:val="000000000000" w:firstRow="0" w:lastRow="0" w:firstColumn="0" w:lastColumn="0" w:oddVBand="0" w:evenVBand="0" w:oddHBand="0" w:evenHBand="0" w:firstRowFirstColumn="0" w:firstRowLastColumn="0" w:lastRowFirstColumn="0" w:lastRowLastColumn="0"/>
            </w:pPr>
            <w:r>
              <w:rPr>
                <w:color w:val="000000"/>
              </w:rPr>
              <w:t>XX</w:t>
            </w:r>
          </w:p>
        </w:tc>
      </w:tr>
      <w:tr w:rsidR="00381C87" w14:paraId="6DF3B699" w14:textId="77777777" w:rsidTr="00D5792A">
        <w:tc>
          <w:tcPr>
            <w:cnfStyle w:val="001000000000" w:firstRow="0" w:lastRow="0" w:firstColumn="1" w:lastColumn="0" w:oddVBand="0" w:evenVBand="0" w:oddHBand="0" w:evenHBand="0" w:firstRowFirstColumn="0" w:firstRowLastColumn="0" w:lastRowFirstColumn="0" w:lastRowLastColumn="0"/>
            <w:tcW w:w="3114" w:type="dxa"/>
          </w:tcPr>
          <w:p w14:paraId="57AC2047" w14:textId="77777777" w:rsidR="00381C87" w:rsidRPr="00E662AD" w:rsidRDefault="00381C87" w:rsidP="00D5792A">
            <w:r w:rsidRPr="00E662AD">
              <w:t>Cerebrovascular diseases</w:t>
            </w:r>
          </w:p>
        </w:tc>
        <w:tc>
          <w:tcPr>
            <w:tcW w:w="1390" w:type="dxa"/>
            <w:vAlign w:val="center"/>
          </w:tcPr>
          <w:p w14:paraId="015F27C0" w14:textId="7D6D6199" w:rsidR="00381C87" w:rsidRPr="00E662AD" w:rsidRDefault="001C22F7" w:rsidP="00D5792A">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rPr>
              <w:t>XX</w:t>
            </w:r>
          </w:p>
        </w:tc>
        <w:tc>
          <w:tcPr>
            <w:tcW w:w="1445" w:type="dxa"/>
            <w:vAlign w:val="center"/>
          </w:tcPr>
          <w:p w14:paraId="3A84B011" w14:textId="27C524C3" w:rsidR="00381C87" w:rsidRPr="00E662AD" w:rsidRDefault="001C22F7" w:rsidP="00D5792A">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rPr>
              <w:t>XX</w:t>
            </w:r>
          </w:p>
        </w:tc>
        <w:tc>
          <w:tcPr>
            <w:tcW w:w="1984" w:type="dxa"/>
            <w:vAlign w:val="center"/>
          </w:tcPr>
          <w:p w14:paraId="0F634250" w14:textId="7AFFCA08" w:rsidR="00381C87" w:rsidRPr="00E662AD" w:rsidRDefault="001C22F7" w:rsidP="00D5792A">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rPr>
              <w:t>XX</w:t>
            </w:r>
          </w:p>
        </w:tc>
      </w:tr>
      <w:tr w:rsidR="00381C87" w14:paraId="189692FB" w14:textId="77777777" w:rsidTr="00D5792A">
        <w:tc>
          <w:tcPr>
            <w:cnfStyle w:val="001000000000" w:firstRow="0" w:lastRow="0" w:firstColumn="1" w:lastColumn="0" w:oddVBand="0" w:evenVBand="0" w:oddHBand="0" w:evenHBand="0" w:firstRowFirstColumn="0" w:firstRowLastColumn="0" w:lastRowFirstColumn="0" w:lastRowLastColumn="0"/>
            <w:tcW w:w="3114" w:type="dxa"/>
          </w:tcPr>
          <w:p w14:paraId="39B10CFC" w14:textId="77777777" w:rsidR="00381C87" w:rsidRPr="00E662AD" w:rsidRDefault="00381C87" w:rsidP="00D5792A">
            <w:r w:rsidRPr="00E662AD">
              <w:t>Other cardiovascular diseases</w:t>
            </w:r>
          </w:p>
        </w:tc>
        <w:tc>
          <w:tcPr>
            <w:tcW w:w="1390" w:type="dxa"/>
            <w:vAlign w:val="center"/>
          </w:tcPr>
          <w:p w14:paraId="584BEDB2" w14:textId="1D088D42" w:rsidR="00381C87" w:rsidRPr="00E662AD" w:rsidRDefault="001C22F7" w:rsidP="00D5792A">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rPr>
              <w:t>XX</w:t>
            </w:r>
          </w:p>
        </w:tc>
        <w:tc>
          <w:tcPr>
            <w:tcW w:w="1445" w:type="dxa"/>
            <w:vAlign w:val="center"/>
          </w:tcPr>
          <w:p w14:paraId="73EAB0CF" w14:textId="38B8F0CF" w:rsidR="00381C87" w:rsidRPr="00E662AD" w:rsidRDefault="001C22F7" w:rsidP="00D5792A">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rPr>
              <w:t>XX</w:t>
            </w:r>
          </w:p>
        </w:tc>
        <w:tc>
          <w:tcPr>
            <w:tcW w:w="1984" w:type="dxa"/>
            <w:vAlign w:val="center"/>
          </w:tcPr>
          <w:p w14:paraId="0D8DEBAA" w14:textId="35BEB0E7" w:rsidR="00381C87" w:rsidRPr="00E662AD" w:rsidRDefault="001C22F7" w:rsidP="00D5792A">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rPr>
              <w:t>XX</w:t>
            </w:r>
          </w:p>
        </w:tc>
      </w:tr>
      <w:tr w:rsidR="00381C87" w14:paraId="30735E35" w14:textId="77777777" w:rsidTr="00D5792A">
        <w:tc>
          <w:tcPr>
            <w:cnfStyle w:val="001000000000" w:firstRow="0" w:lastRow="0" w:firstColumn="1" w:lastColumn="0" w:oddVBand="0" w:evenVBand="0" w:oddHBand="0" w:evenHBand="0" w:firstRowFirstColumn="0" w:firstRowLastColumn="0" w:lastRowFirstColumn="0" w:lastRowLastColumn="0"/>
            <w:tcW w:w="3114" w:type="dxa"/>
          </w:tcPr>
          <w:p w14:paraId="63915FD4" w14:textId="77777777" w:rsidR="00381C87" w:rsidRPr="00E662AD" w:rsidRDefault="00381C87" w:rsidP="00D5792A">
            <w:r w:rsidRPr="00E662AD">
              <w:t>Chronic obstructive pulmonary disease</w:t>
            </w:r>
          </w:p>
        </w:tc>
        <w:tc>
          <w:tcPr>
            <w:tcW w:w="1390" w:type="dxa"/>
            <w:vAlign w:val="center"/>
          </w:tcPr>
          <w:p w14:paraId="5B162E24" w14:textId="52BDD083" w:rsidR="00381C87" w:rsidRPr="00E662AD" w:rsidRDefault="001C22F7" w:rsidP="00D5792A">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rPr>
              <w:t>XX</w:t>
            </w:r>
          </w:p>
        </w:tc>
        <w:tc>
          <w:tcPr>
            <w:tcW w:w="1445" w:type="dxa"/>
            <w:vAlign w:val="center"/>
          </w:tcPr>
          <w:p w14:paraId="7CF50B05" w14:textId="0C9F281B" w:rsidR="00381C87" w:rsidRPr="00E662AD" w:rsidRDefault="001C22F7" w:rsidP="00D5792A">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rPr>
              <w:t>XX</w:t>
            </w:r>
          </w:p>
        </w:tc>
        <w:tc>
          <w:tcPr>
            <w:tcW w:w="1984" w:type="dxa"/>
            <w:vAlign w:val="center"/>
          </w:tcPr>
          <w:p w14:paraId="5FB4A6E4" w14:textId="5C2C1926" w:rsidR="00381C87" w:rsidRPr="00E662AD" w:rsidRDefault="001C22F7" w:rsidP="00D5792A">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rPr>
              <w:t>XX</w:t>
            </w:r>
          </w:p>
        </w:tc>
      </w:tr>
      <w:tr w:rsidR="00381C87" w14:paraId="119350E9" w14:textId="77777777" w:rsidTr="00D5792A">
        <w:tc>
          <w:tcPr>
            <w:cnfStyle w:val="001000000000" w:firstRow="0" w:lastRow="0" w:firstColumn="1" w:lastColumn="0" w:oddVBand="0" w:evenVBand="0" w:oddHBand="0" w:evenHBand="0" w:firstRowFirstColumn="0" w:firstRowLastColumn="0" w:lastRowFirstColumn="0" w:lastRowLastColumn="0"/>
            <w:tcW w:w="3114" w:type="dxa"/>
          </w:tcPr>
          <w:p w14:paraId="54F1E7E0" w14:textId="77777777" w:rsidR="00381C87" w:rsidRPr="00E662AD" w:rsidRDefault="00381C87" w:rsidP="00D5792A">
            <w:r w:rsidRPr="00E662AD">
              <w:t>Respiratory infections</w:t>
            </w:r>
          </w:p>
        </w:tc>
        <w:tc>
          <w:tcPr>
            <w:tcW w:w="1390" w:type="dxa"/>
            <w:vAlign w:val="center"/>
          </w:tcPr>
          <w:p w14:paraId="5F59674C" w14:textId="34080EC5" w:rsidR="00381C87" w:rsidRPr="00E662AD" w:rsidRDefault="001C22F7" w:rsidP="00D5792A">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rPr>
              <w:t>XX</w:t>
            </w:r>
          </w:p>
        </w:tc>
        <w:tc>
          <w:tcPr>
            <w:tcW w:w="1445" w:type="dxa"/>
            <w:vAlign w:val="center"/>
          </w:tcPr>
          <w:p w14:paraId="03DCB02C" w14:textId="1D94AB11" w:rsidR="00381C87" w:rsidRPr="00E662AD" w:rsidRDefault="001C22F7" w:rsidP="00D5792A">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rPr>
              <w:t>XX</w:t>
            </w:r>
          </w:p>
        </w:tc>
        <w:tc>
          <w:tcPr>
            <w:tcW w:w="1984" w:type="dxa"/>
            <w:vAlign w:val="center"/>
          </w:tcPr>
          <w:p w14:paraId="445F2821" w14:textId="0609D1B3" w:rsidR="00381C87" w:rsidRPr="00E662AD" w:rsidRDefault="001C22F7" w:rsidP="00D5792A">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rPr>
              <w:t>XX</w:t>
            </w:r>
          </w:p>
        </w:tc>
      </w:tr>
      <w:tr w:rsidR="00381C87" w14:paraId="1AD40EEC" w14:textId="77777777" w:rsidTr="00D5792A">
        <w:tc>
          <w:tcPr>
            <w:cnfStyle w:val="001000000000" w:firstRow="0" w:lastRow="0" w:firstColumn="1" w:lastColumn="0" w:oddVBand="0" w:evenVBand="0" w:oddHBand="0" w:evenHBand="0" w:firstRowFirstColumn="0" w:firstRowLastColumn="0" w:lastRowFirstColumn="0" w:lastRowLastColumn="0"/>
            <w:tcW w:w="3114" w:type="dxa"/>
          </w:tcPr>
          <w:p w14:paraId="5B93A2BB" w14:textId="77777777" w:rsidR="00381C87" w:rsidRPr="00E662AD" w:rsidRDefault="00381C87" w:rsidP="00D5792A">
            <w:r w:rsidRPr="00E662AD">
              <w:t>Other respiratory diseases</w:t>
            </w:r>
          </w:p>
        </w:tc>
        <w:tc>
          <w:tcPr>
            <w:tcW w:w="1390" w:type="dxa"/>
            <w:vAlign w:val="center"/>
          </w:tcPr>
          <w:p w14:paraId="49D6C097" w14:textId="6A71955E" w:rsidR="00381C87" w:rsidRPr="00E662AD" w:rsidRDefault="001C22F7" w:rsidP="00D5792A">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rPr>
              <w:t>XX</w:t>
            </w:r>
          </w:p>
        </w:tc>
        <w:tc>
          <w:tcPr>
            <w:tcW w:w="1445" w:type="dxa"/>
            <w:vAlign w:val="center"/>
          </w:tcPr>
          <w:p w14:paraId="4EA746D5" w14:textId="743279B4" w:rsidR="00381C87" w:rsidRPr="00E662AD" w:rsidRDefault="001C22F7" w:rsidP="00D5792A">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rPr>
              <w:t>XX</w:t>
            </w:r>
          </w:p>
        </w:tc>
        <w:tc>
          <w:tcPr>
            <w:tcW w:w="1984" w:type="dxa"/>
            <w:vAlign w:val="center"/>
          </w:tcPr>
          <w:p w14:paraId="02553B64" w14:textId="2E41FFFD" w:rsidR="00381C87" w:rsidRPr="00E662AD" w:rsidRDefault="001C22F7" w:rsidP="003B125A">
            <w:pPr>
              <w:keepNext/>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rPr>
              <w:t>XX</w:t>
            </w:r>
          </w:p>
        </w:tc>
      </w:tr>
    </w:tbl>
    <w:p w14:paraId="4C37B92F" w14:textId="77777777" w:rsidR="00381C87" w:rsidRDefault="00381C87" w:rsidP="00381C87">
      <w:pPr>
        <w:suppressLineNumbers/>
        <w:rPr>
          <w:b/>
        </w:rPr>
      </w:pPr>
    </w:p>
    <w:p w14:paraId="3F49C370" w14:textId="77777777" w:rsidR="003B125A" w:rsidRDefault="003B125A" w:rsidP="00664723">
      <w:pPr>
        <w:suppressLineNumbers/>
      </w:pPr>
    </w:p>
    <w:p w14:paraId="762B4BCD" w14:textId="0523ADF6" w:rsidR="003B125A" w:rsidRDefault="003B125A" w:rsidP="00664723">
      <w:pPr>
        <w:suppressLineNumbers/>
        <w:jc w:val="center"/>
      </w:pPr>
      <w:bookmarkStart w:id="69" w:name="_Ref5890851"/>
      <w:bookmarkStart w:id="70" w:name="_Toc5971398"/>
      <w:r w:rsidRPr="003B125A">
        <w:rPr>
          <w:b/>
        </w:rPr>
        <w:t xml:space="preserve">Table </w:t>
      </w:r>
      <w:r w:rsidRPr="003B125A">
        <w:rPr>
          <w:b/>
        </w:rPr>
        <w:fldChar w:fldCharType="begin"/>
      </w:r>
      <w:r w:rsidRPr="003B125A">
        <w:rPr>
          <w:b/>
        </w:rPr>
        <w:instrText xml:space="preserve"> SEQ Table \* ARABIC </w:instrText>
      </w:r>
      <w:r w:rsidRPr="003B125A">
        <w:rPr>
          <w:b/>
        </w:rPr>
        <w:fldChar w:fldCharType="separate"/>
      </w:r>
      <w:r w:rsidR="00641DCC">
        <w:rPr>
          <w:b/>
          <w:noProof/>
        </w:rPr>
        <w:t>8</w:t>
      </w:r>
      <w:r w:rsidRPr="003B125A">
        <w:rPr>
          <w:b/>
        </w:rPr>
        <w:fldChar w:fldCharType="end"/>
      </w:r>
      <w:bookmarkEnd w:id="69"/>
      <w:r>
        <w:t>. In-sample predictive validity metrics of model fit for males aged 65+ years for 1980-2016 using subnational temperature model (</w:t>
      </w:r>
      <w:r>
        <w:fldChar w:fldCharType="begin"/>
      </w:r>
      <w:r>
        <w:instrText xml:space="preserve"> REF _Ref5829385 \h  \* MERGEFORMAT </w:instrText>
      </w:r>
      <w:r>
        <w:fldChar w:fldCharType="separate"/>
      </w:r>
      <w:r w:rsidR="00641DCC" w:rsidRPr="002D05D2">
        <w:rPr>
          <w:b/>
        </w:rPr>
        <w:t xml:space="preserve">Equation </w:t>
      </w:r>
      <w:r w:rsidR="00641DCC">
        <w:rPr>
          <w:b/>
          <w:noProof/>
        </w:rPr>
        <w:t>7</w:t>
      </w:r>
      <w:r>
        <w:fldChar w:fldCharType="end"/>
      </w:r>
      <w:r>
        <w:t>). All units are in deaths per 100,000.</w:t>
      </w:r>
      <w:bookmarkEnd w:id="70"/>
    </w:p>
    <w:p w14:paraId="10C81B44" w14:textId="77777777" w:rsidR="00381C87" w:rsidRDefault="00381C87" w:rsidP="00381C87">
      <w:pPr>
        <w:suppressLineNumbers/>
        <w:rPr>
          <w:b/>
        </w:rPr>
      </w:pPr>
    </w:p>
    <w:p w14:paraId="7D082E5B" w14:textId="43C83607" w:rsidR="003E60E5" w:rsidRDefault="003E60E5" w:rsidP="003E60E5">
      <w:pPr>
        <w:pStyle w:val="Heading2"/>
      </w:pPr>
      <w:bookmarkStart w:id="71" w:name="_Toc6058551"/>
      <w:r>
        <w:t xml:space="preserve">Excess risk and </w:t>
      </w:r>
      <w:r w:rsidR="007F3A1D">
        <w:t>uncertainty</w:t>
      </w:r>
      <w:bookmarkEnd w:id="71"/>
    </w:p>
    <w:p w14:paraId="08300993" w14:textId="28E6096B" w:rsidR="007D4F64" w:rsidRDefault="00ED1AB8" w:rsidP="003E60E5">
      <w:pPr>
        <w:spacing w:line="480" w:lineRule="auto"/>
        <w:ind w:firstLine="720"/>
        <w:jc w:val="both"/>
        <w:rPr>
          <w:rFonts w:cs="Calibri"/>
          <w:sz w:val="24"/>
          <w:szCs w:val="24"/>
        </w:rPr>
      </w:pPr>
      <w:r>
        <w:rPr>
          <w:rFonts w:cs="Calibri"/>
          <w:sz w:val="24"/>
          <w:szCs w:val="24"/>
        </w:rPr>
        <w:t xml:space="preserve">Once the model gave </w:t>
      </w:r>
      <w:r w:rsidR="00DD5EB5">
        <w:rPr>
          <w:rFonts w:cs="Calibri"/>
          <w:sz w:val="24"/>
          <w:szCs w:val="24"/>
        </w:rPr>
        <w:t>an inference of the smoothed death rates and the model parameters, I needed to turn the temperature coefficients into excess risk estimates</w:t>
      </w:r>
      <w:r w:rsidR="007A4248">
        <w:rPr>
          <w:rFonts w:cs="Calibri"/>
          <w:sz w:val="24"/>
          <w:szCs w:val="24"/>
        </w:rPr>
        <w:t>.</w:t>
      </w:r>
      <w:r w:rsidR="00C702C9">
        <w:rPr>
          <w:rFonts w:cs="Calibri"/>
          <w:sz w:val="24"/>
          <w:szCs w:val="24"/>
        </w:rPr>
        <w:t xml:space="preserve"> As my link function for modelling death rates was a log-link, the expon</w:t>
      </w:r>
      <w:r w:rsidR="003128C2">
        <w:rPr>
          <w:rFonts w:cs="Calibri"/>
          <w:sz w:val="24"/>
          <w:szCs w:val="24"/>
        </w:rPr>
        <w:t xml:space="preserve">ential of the </w:t>
      </w:r>
      <w:r w:rsidR="007D4F64">
        <w:rPr>
          <w:rFonts w:cs="Calibri"/>
          <w:sz w:val="24"/>
          <w:szCs w:val="24"/>
        </w:rPr>
        <w:t>coefficients inferred in the mode</w:t>
      </w:r>
      <w:r w:rsidR="00DA6394">
        <w:rPr>
          <w:rFonts w:cs="Calibri"/>
          <w:sz w:val="24"/>
          <w:szCs w:val="24"/>
        </w:rPr>
        <w:t xml:space="preserve"> give the relative risk, with the excess risk the difference from one</w:t>
      </w:r>
      <w:r w:rsidR="007D4F64">
        <w:rPr>
          <w:rFonts w:cs="Calibri"/>
          <w:sz w:val="24"/>
          <w:szCs w:val="24"/>
        </w:rPr>
        <w:t>:</w:t>
      </w:r>
    </w:p>
    <w:p w14:paraId="1AE8B46B" w14:textId="08B5413C" w:rsidR="007D4F64" w:rsidRPr="00887B86" w:rsidRDefault="00BD7716" w:rsidP="003E60E5">
      <w:pPr>
        <w:spacing w:line="480" w:lineRule="auto"/>
        <w:ind w:firstLine="720"/>
        <w:jc w:val="both"/>
        <w:rPr>
          <w:rFonts w:cs="Calibri"/>
          <w:sz w:val="24"/>
          <w:szCs w:val="24"/>
        </w:rPr>
      </w:pPr>
      <m:oMathPara>
        <m:oMath>
          <m: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 xml:space="preserve">Excess risk) </m:t>
              </m:r>
            </m:e>
            <m:sub>
              <m:r>
                <w:rPr>
                  <w:rFonts w:ascii="Cambria Math" w:hAnsi="Cambria Math" w:cs="Calibri"/>
                  <w:sz w:val="24"/>
                  <w:szCs w:val="24"/>
                </w:rPr>
                <m:t>month</m:t>
              </m:r>
            </m:sub>
          </m:sSub>
          <m:r>
            <w:rPr>
              <w:rFonts w:ascii="Cambria Math" w:hAnsi="Cambria Math" w:cs="Calibri"/>
              <w:sz w:val="24"/>
              <w:szCs w:val="24"/>
            </w:rPr>
            <m:t>=</m:t>
          </m:r>
          <m:sSup>
            <m:sSupPr>
              <m:ctrlPr>
                <w:rPr>
                  <w:rFonts w:ascii="Cambria Math" w:hAnsi="Cambria Math" w:cs="Calibri"/>
                  <w:i/>
                  <w:sz w:val="24"/>
                  <w:szCs w:val="24"/>
                </w:rPr>
              </m:ctrlPr>
            </m:sSupPr>
            <m:e>
              <m:r>
                <w:rPr>
                  <w:rFonts w:ascii="Cambria Math" w:hAnsi="Cambria Math" w:cs="Calibri"/>
                  <w:sz w:val="24"/>
                  <w:szCs w:val="24"/>
                </w:rPr>
                <m:t>e</m:t>
              </m:r>
            </m:e>
            <m:sup>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sup>
          </m:sSup>
          <m:r>
            <w:rPr>
              <w:rFonts w:ascii="Cambria Math" w:hAnsi="Cambria Math" w:cs="Calibri"/>
              <w:sz w:val="24"/>
              <w:szCs w:val="24"/>
            </w:rPr>
            <m:t xml:space="preserve">-1 </m:t>
          </m:r>
        </m:oMath>
      </m:oMathPara>
    </w:p>
    <w:p w14:paraId="2C945E16" w14:textId="7DAD6105" w:rsidR="00887B86" w:rsidRDefault="00443FA3" w:rsidP="00443FA3">
      <w:pPr>
        <w:jc w:val="center"/>
        <w:rPr>
          <w:rFonts w:cs="Calibri"/>
          <w:sz w:val="24"/>
          <w:szCs w:val="24"/>
        </w:rPr>
      </w:pPr>
      <w:bookmarkStart w:id="72" w:name="_Ref5880299"/>
      <w:bookmarkStart w:id="73" w:name="_Toc5971406"/>
      <w:r w:rsidRPr="00443FA3">
        <w:rPr>
          <w:b/>
        </w:rPr>
        <w:t xml:space="preserve">Equation </w:t>
      </w:r>
      <w:r w:rsidRPr="00443FA3">
        <w:rPr>
          <w:b/>
        </w:rPr>
        <w:fldChar w:fldCharType="begin"/>
      </w:r>
      <w:r w:rsidRPr="00443FA3">
        <w:rPr>
          <w:b/>
        </w:rPr>
        <w:instrText xml:space="preserve"> SEQ Equation \* ARABIC </w:instrText>
      </w:r>
      <w:r w:rsidRPr="00443FA3">
        <w:rPr>
          <w:b/>
        </w:rPr>
        <w:fldChar w:fldCharType="separate"/>
      </w:r>
      <w:r w:rsidR="00641DCC">
        <w:rPr>
          <w:b/>
          <w:noProof/>
        </w:rPr>
        <w:t>8</w:t>
      </w:r>
      <w:r w:rsidRPr="00443FA3">
        <w:rPr>
          <w:b/>
        </w:rPr>
        <w:fldChar w:fldCharType="end"/>
      </w:r>
      <w:bookmarkEnd w:id="72"/>
      <w:r>
        <w:t>. Excess risk calculation using anomalous temperature parameters from national temperature model.</w:t>
      </w:r>
      <w:bookmarkEnd w:id="73"/>
    </w:p>
    <w:p w14:paraId="464A4DEE" w14:textId="77777777" w:rsidR="00570FE0" w:rsidRDefault="00F76382" w:rsidP="003E60E5">
      <w:pPr>
        <w:spacing w:line="480" w:lineRule="auto"/>
        <w:ind w:firstLine="720"/>
        <w:jc w:val="both"/>
        <w:rPr>
          <w:rFonts w:cs="Calibri"/>
          <w:sz w:val="24"/>
          <w:szCs w:val="24"/>
        </w:rPr>
      </w:pPr>
      <w:r>
        <w:rPr>
          <w:rFonts w:cs="Calibri"/>
          <w:sz w:val="24"/>
          <w:szCs w:val="24"/>
        </w:rPr>
        <w:t>This produces a relative excess risk</w:t>
      </w:r>
      <w:r w:rsidR="00FA044A">
        <w:rPr>
          <w:rFonts w:cs="Calibri"/>
          <w:sz w:val="24"/>
          <w:szCs w:val="24"/>
        </w:rPr>
        <w:t xml:space="preserve"> per</w:t>
      </w:r>
      <w:r w:rsidR="00EF513E">
        <w:rPr>
          <w:rFonts w:cs="Calibri"/>
          <w:sz w:val="24"/>
          <w:szCs w:val="24"/>
        </w:rPr>
        <w:t xml:space="preserve"> </w:t>
      </w:r>
      <w:r w:rsidR="00EF513E" w:rsidRPr="00EF513E">
        <w:rPr>
          <w:rFonts w:cs="Calibri"/>
          <w:sz w:val="24"/>
          <w:szCs w:val="24"/>
        </w:rPr>
        <w:t xml:space="preserve">1°C </w:t>
      </w:r>
      <w:r w:rsidR="00FA044A">
        <w:rPr>
          <w:rFonts w:cs="Calibri"/>
          <w:sz w:val="24"/>
          <w:szCs w:val="24"/>
        </w:rPr>
        <w:t>in anomalous temperature</w:t>
      </w:r>
      <w:r w:rsidR="00CE2A58">
        <w:rPr>
          <w:rFonts w:cs="Calibri"/>
          <w:sz w:val="24"/>
          <w:szCs w:val="24"/>
        </w:rPr>
        <w:t>, which is a</w:t>
      </w:r>
      <w:r>
        <w:rPr>
          <w:rFonts w:cs="Calibri"/>
          <w:sz w:val="24"/>
          <w:szCs w:val="24"/>
        </w:rPr>
        <w:t xml:space="preserve"> multiplicative factor, rather than an additive value.</w:t>
      </w:r>
      <w:r w:rsidR="00FA044A">
        <w:rPr>
          <w:rFonts w:cs="Calibri"/>
          <w:sz w:val="24"/>
          <w:szCs w:val="24"/>
        </w:rPr>
        <w:t xml:space="preserve"> </w:t>
      </w:r>
      <w:r w:rsidR="00DB7EC3">
        <w:rPr>
          <w:rFonts w:cs="Calibri"/>
          <w:sz w:val="24"/>
          <w:szCs w:val="24"/>
        </w:rPr>
        <w:t>This is advantageous</w:t>
      </w:r>
      <w:r w:rsidR="0088723B">
        <w:rPr>
          <w:rFonts w:cs="Calibri"/>
          <w:sz w:val="24"/>
          <w:szCs w:val="24"/>
        </w:rPr>
        <w:t xml:space="preserve"> as </w:t>
      </w:r>
      <w:r w:rsidR="00D65F2D">
        <w:rPr>
          <w:rFonts w:cs="Calibri"/>
          <w:sz w:val="24"/>
          <w:szCs w:val="24"/>
        </w:rPr>
        <w:t xml:space="preserve">avoids the issue with additive absolute risk in allowing </w:t>
      </w:r>
      <w:r>
        <w:rPr>
          <w:rFonts w:cs="Calibri"/>
          <w:sz w:val="24"/>
          <w:szCs w:val="24"/>
        </w:rPr>
        <w:t xml:space="preserve">death rates less than zero or more than one. </w:t>
      </w:r>
      <w:r w:rsidR="0030088F">
        <w:rPr>
          <w:rFonts w:cs="Calibri"/>
          <w:sz w:val="24"/>
          <w:szCs w:val="24"/>
        </w:rPr>
        <w:t xml:space="preserve">This is the </w:t>
      </w:r>
      <w:r w:rsidR="0030088F">
        <w:rPr>
          <w:rFonts w:cs="Calibri"/>
          <w:sz w:val="24"/>
          <w:szCs w:val="24"/>
        </w:rPr>
        <w:lastRenderedPageBreak/>
        <w:t>same specification as in a proportional hazard used in epidemiological analyses</w:t>
      </w:r>
      <w:r w:rsidR="009C6831">
        <w:rPr>
          <w:rFonts w:cs="Calibri"/>
          <w:sz w:val="24"/>
          <w:szCs w:val="24"/>
        </w:rPr>
        <w:t xml:space="preserve"> </w:t>
      </w:r>
      <w:r w:rsidR="009C6831">
        <w:rPr>
          <w:rFonts w:cs="Calibri"/>
          <w:sz w:val="24"/>
          <w:szCs w:val="24"/>
        </w:rPr>
        <w:fldChar w:fldCharType="begin" w:fldLock="1"/>
      </w:r>
      <w:r w:rsidR="00397C1A">
        <w:rPr>
          <w:rFonts w:cs="Calibri"/>
          <w:sz w:val="24"/>
          <w:szCs w:val="24"/>
        </w:rPr>
        <w:instrText>ADDIN CSL_CITATION {"citationItems":[{"id":"ITEM-1","itemData":{"DOI":"10.1080/01621459.1981.10477634","ISSN":"1537274X","abstract":"JSTOR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American Statistical Association is collaborating with JSTOR to digitize, preserve and extend access to Journal of the American Statistical Association. This paper unites two different fields, survival and con-tingency table analysis, in a single analytical framework based on the log-linear model. We demonstrate that many currently popular approaches to modeling survival data, including the approaches of Glasser (1967), Cox (1972), Breslow (1972, 1974), and Holford (1976), can be handled by using existing computer packages developed for the log-linear analysis of contingency table data. More im-portant, we demonstrate that the log-linear modeling sys-tem used to characterize counted data structures directly characterizes survival data as well. Counted data meth-odologies for testing and estimation are also applicable here. Much of the theoretical basis for this work has been independently derived by Holford (1980) and Aitkin and Clayton (1980). The emphasis in this paper is not to de-velop new methodologies, but rather to present new uses and interpretations for already familiar methodologies.","author":[{"dropping-particle":"","family":"Laird","given":"Nan","non-dropping-particle":"","parse-names":false,"suffix":""},{"dropping-particle":"","family":"Olivier","given":"Donald","non-dropping-particle":"","parse-names":false,"suffix":""}],"container-title":"Journal of the American Statistical Association","id":"ITEM-1","issued":{"date-parts":[["1981"]]},"title":"Covariance analysis of censored survival data using log-linear analysis techniques","type":"article-journal"},"uris":["http://www.mendeley.com/documents/?uuid=e89680b5-a021-48d5-b158-407d26bd1147"]}],"mendeley":{"formattedCitation":"(Laird &amp; Olivier, 1981)","plainTextFormattedCitation":"(Laird &amp; Olivier, 1981)","previouslyFormattedCitation":"(Laird &amp; Olivier, 1981)"},"properties":{"noteIndex":0},"schema":"https://github.com/citation-style-language/schema/raw/master/csl-citation.json"}</w:instrText>
      </w:r>
      <w:r w:rsidR="009C6831">
        <w:rPr>
          <w:rFonts w:cs="Calibri"/>
          <w:sz w:val="24"/>
          <w:szCs w:val="24"/>
        </w:rPr>
        <w:fldChar w:fldCharType="separate"/>
      </w:r>
      <w:r w:rsidR="009C6831" w:rsidRPr="009C6831">
        <w:rPr>
          <w:rFonts w:cs="Calibri"/>
          <w:noProof/>
          <w:sz w:val="24"/>
          <w:szCs w:val="24"/>
        </w:rPr>
        <w:t>(Laird &amp; Olivier, 1981)</w:t>
      </w:r>
      <w:r w:rsidR="009C6831">
        <w:rPr>
          <w:rFonts w:cs="Calibri"/>
          <w:sz w:val="24"/>
          <w:szCs w:val="24"/>
        </w:rPr>
        <w:fldChar w:fldCharType="end"/>
      </w:r>
      <w:r w:rsidR="00FD2858">
        <w:rPr>
          <w:rFonts w:cs="Calibri"/>
          <w:sz w:val="24"/>
          <w:szCs w:val="24"/>
        </w:rPr>
        <w:t>.</w:t>
      </w:r>
      <w:r w:rsidR="00420632">
        <w:rPr>
          <w:rFonts w:cs="Calibri"/>
          <w:sz w:val="24"/>
          <w:szCs w:val="24"/>
        </w:rPr>
        <w:t xml:space="preserve"> </w:t>
      </w:r>
    </w:p>
    <w:p w14:paraId="3DE7419F" w14:textId="0F2966D3" w:rsidR="003E60E5" w:rsidRDefault="00420632" w:rsidP="00887B86">
      <w:pPr>
        <w:spacing w:line="480" w:lineRule="auto"/>
        <w:ind w:firstLine="720"/>
        <w:jc w:val="both"/>
        <w:rPr>
          <w:rFonts w:cs="Calibri"/>
          <w:sz w:val="24"/>
          <w:szCs w:val="24"/>
        </w:rPr>
      </w:pPr>
      <w:r>
        <w:rPr>
          <w:rFonts w:cs="Calibri"/>
          <w:sz w:val="24"/>
          <w:szCs w:val="24"/>
        </w:rPr>
        <w:t xml:space="preserve">In Chapters XX-XX, we use these excess risk values to </w:t>
      </w:r>
      <w:r w:rsidR="00570FE0" w:rsidRPr="00570FE0">
        <w:rPr>
          <w:rFonts w:cs="Calibri"/>
          <w:sz w:val="24"/>
          <w:szCs w:val="24"/>
        </w:rPr>
        <w:t>estimate the mortality impact of a national year-round temperature anomaly of 1°C in each month and state, realistic in our lifetimes under current projections of global climate change</w:t>
      </w:r>
      <w:r w:rsidR="00C97F59">
        <w:rPr>
          <w:rFonts w:cs="Calibri"/>
          <w:sz w:val="24"/>
          <w:szCs w:val="24"/>
        </w:rPr>
        <w:t xml:space="preserve"> </w:t>
      </w:r>
      <w:r w:rsidR="00570FE0" w:rsidRPr="00570FE0">
        <w:rPr>
          <w:rFonts w:cs="Calibri"/>
          <w:sz w:val="24"/>
          <w:szCs w:val="24"/>
        </w:rPr>
        <w:fldChar w:fldCharType="begin" w:fldLock="1"/>
      </w:r>
      <w:r w:rsidR="005E09F6">
        <w:rPr>
          <w:rFonts w:cs="Calibri"/>
          <w:sz w:val="24"/>
          <w:szCs w:val="24"/>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makers","type":"article-journal"},"uris":["http://www.mendeley.com/documents/?uuid=4c69fe2c-284f-45c2-bc1a-ae18b2694112"]}],"mendeley":{"formattedCitation":"(IPCC, 2018)","plainTextFormattedCitation":"(IPCC, 2018)","previouslyFormattedCitation":"&lt;sup&gt;43&lt;/sup&gt;"},"properties":{"noteIndex":0},"schema":"https://github.com/citation-style-language/schema/raw/master/csl-citation.json"}</w:instrText>
      </w:r>
      <w:r w:rsidR="00570FE0" w:rsidRPr="00570FE0">
        <w:rPr>
          <w:rFonts w:cs="Calibri"/>
          <w:sz w:val="24"/>
          <w:szCs w:val="24"/>
        </w:rPr>
        <w:fldChar w:fldCharType="separate"/>
      </w:r>
      <w:r w:rsidR="005E09F6" w:rsidRPr="005E09F6">
        <w:rPr>
          <w:rFonts w:cs="Calibri"/>
          <w:noProof/>
          <w:sz w:val="24"/>
          <w:szCs w:val="24"/>
        </w:rPr>
        <w:t>(IPCC, 2018)</w:t>
      </w:r>
      <w:r w:rsidR="00570FE0" w:rsidRPr="00570FE0">
        <w:rPr>
          <w:rFonts w:cs="Calibri"/>
          <w:sz w:val="24"/>
          <w:szCs w:val="24"/>
        </w:rPr>
        <w:fldChar w:fldCharType="end"/>
      </w:r>
      <w:r w:rsidR="00C97F59">
        <w:rPr>
          <w:rFonts w:cs="Calibri"/>
          <w:sz w:val="24"/>
          <w:szCs w:val="24"/>
        </w:rPr>
        <w:t>,</w:t>
      </w:r>
      <w:r w:rsidR="00570FE0" w:rsidRPr="00570FE0">
        <w:rPr>
          <w:rFonts w:cs="Calibri"/>
          <w:sz w:val="24"/>
          <w:szCs w:val="24"/>
        </w:rPr>
        <w:t xml:space="preserve"> as well as within the range of anomaly size experienced by some states (Figure </w:t>
      </w:r>
      <w:r w:rsidR="002C6DE0">
        <w:rPr>
          <w:rFonts w:cs="Calibri"/>
          <w:sz w:val="24"/>
          <w:szCs w:val="24"/>
        </w:rPr>
        <w:t>XX in Chapter XX</w:t>
      </w:r>
      <w:r w:rsidR="00570FE0" w:rsidRPr="00570FE0">
        <w:rPr>
          <w:rFonts w:cs="Calibri"/>
          <w:sz w:val="24"/>
          <w:szCs w:val="24"/>
        </w:rPr>
        <w:t>). For this calculation, we multiplied the actual death counts for each month, sex, state and age group in 2016 by the corresponding excess relative risk, equivalent to the exponential of the coefficient of the temperature anomaly term from the above analysis</w:t>
      </w:r>
      <w:r w:rsidR="00887B86">
        <w:rPr>
          <w:rFonts w:cs="Calibri"/>
          <w:sz w:val="24"/>
          <w:szCs w:val="24"/>
        </w:rPr>
        <w:t xml:space="preserve"> as described in </w:t>
      </w:r>
      <w:r w:rsidR="007D2337">
        <w:rPr>
          <w:rFonts w:cs="Calibri"/>
          <w:sz w:val="24"/>
          <w:szCs w:val="24"/>
        </w:rPr>
        <w:fldChar w:fldCharType="begin"/>
      </w:r>
      <w:r w:rsidR="007D2337">
        <w:rPr>
          <w:rFonts w:cs="Calibri"/>
          <w:sz w:val="24"/>
          <w:szCs w:val="24"/>
        </w:rPr>
        <w:instrText xml:space="preserve"> REF _Ref5880299 \h </w:instrText>
      </w:r>
      <w:r w:rsidR="007D2337">
        <w:rPr>
          <w:rFonts w:cs="Calibri"/>
          <w:sz w:val="24"/>
          <w:szCs w:val="24"/>
        </w:rPr>
      </w:r>
      <w:r w:rsidR="007D2337">
        <w:rPr>
          <w:rFonts w:cs="Calibri"/>
          <w:sz w:val="24"/>
          <w:szCs w:val="24"/>
        </w:rPr>
        <w:fldChar w:fldCharType="separate"/>
      </w:r>
      <w:r w:rsidR="00641DCC" w:rsidRPr="00443FA3">
        <w:rPr>
          <w:b/>
        </w:rPr>
        <w:t xml:space="preserve">Equation </w:t>
      </w:r>
      <w:r w:rsidR="00641DCC">
        <w:rPr>
          <w:b/>
          <w:noProof/>
        </w:rPr>
        <w:t>8</w:t>
      </w:r>
      <w:r w:rsidR="007D2337">
        <w:rPr>
          <w:rFonts w:cs="Calibri"/>
          <w:sz w:val="24"/>
          <w:szCs w:val="24"/>
        </w:rPr>
        <w:fldChar w:fldCharType="end"/>
      </w:r>
      <w:r w:rsidR="00570FE0" w:rsidRPr="00570FE0">
        <w:rPr>
          <w:rFonts w:cs="Calibri"/>
          <w:sz w:val="24"/>
          <w:szCs w:val="24"/>
        </w:rPr>
        <w:t>.</w:t>
      </w:r>
    </w:p>
    <w:p w14:paraId="412A6251" w14:textId="666202FE" w:rsidR="00DB7D32" w:rsidRPr="00DB2DBC" w:rsidRDefault="003E60E5" w:rsidP="009D2EAB">
      <w:pPr>
        <w:spacing w:line="480" w:lineRule="auto"/>
        <w:ind w:firstLine="720"/>
        <w:jc w:val="both"/>
        <w:rPr>
          <w:rFonts w:cs="Calibri"/>
          <w:sz w:val="24"/>
          <w:szCs w:val="24"/>
        </w:rPr>
      </w:pPr>
      <w:r w:rsidRPr="00DB2DBC">
        <w:rPr>
          <w:rFonts w:cs="Calibri"/>
          <w:sz w:val="24"/>
          <w:szCs w:val="24"/>
        </w:rPr>
        <w:t>The uncertainty in our results were obtained from 5000 draws from the posterior marginal of each month’s excess relative risk</w:t>
      </w:r>
      <w:r w:rsidR="00927161">
        <w:rPr>
          <w:rFonts w:cs="Calibri"/>
          <w:sz w:val="24"/>
          <w:szCs w:val="24"/>
        </w:rPr>
        <w:t>, as in previous work</w:t>
      </w:r>
      <w:r w:rsidR="00E96717">
        <w:rPr>
          <w:rFonts w:cs="Calibri"/>
          <w:sz w:val="24"/>
          <w:szCs w:val="24"/>
        </w:rPr>
        <w:t xml:space="preserve"> </w:t>
      </w:r>
      <w:r w:rsidR="00BF5BB7">
        <w:rPr>
          <w:rFonts w:cs="Calibri"/>
          <w:sz w:val="24"/>
          <w:szCs w:val="24"/>
        </w:rPr>
        <w:t>in similar models of mortality</w:t>
      </w:r>
      <w:r w:rsidR="00397C1A">
        <w:rPr>
          <w:rFonts w:cs="Calibri"/>
          <w:sz w:val="24"/>
          <w:szCs w:val="24"/>
        </w:rPr>
        <w:t xml:space="preserve"> </w:t>
      </w:r>
      <w:r w:rsidR="00397C1A">
        <w:rPr>
          <w:rFonts w:cs="Calibri"/>
          <w:sz w:val="24"/>
          <w:szCs w:val="24"/>
        </w:rPr>
        <w:fldChar w:fldCharType="begin" w:fldLock="1"/>
      </w:r>
      <w:r w:rsidR="00397C1A">
        <w:rPr>
          <w:rFonts w:cs="Calibri"/>
          <w:sz w:val="24"/>
          <w:szCs w:val="24"/>
        </w:rPr>
        <w:instrText>ADDIN CSL_CITATION {"citationItems":[{"id":"ITEM-1","itemData":{"DOI":"10.1016/S0140-6736(16)32381-9","ISBN":"0000030449","ISSN":"1474547X","PMID":"28236464","abstract":"Background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Lancet","id":"ITEM-1","issued":{"date-parts":[["2017"]]},"title":"Future life expectancy in 35 industrialised countries: projections with a Bayesian model ensemble","type":"article-journal"},"uris":["http://www.mendeley.com/documents/?uuid=d8974918-29f3-42ab-8dca-2034c09b28cc"]}],"mendeley":{"formattedCitation":"(Kontis et al., 2017)","plainTextFormattedCitation":"(Kontis et al., 2017)","previouslyFormattedCitation":"(Kontis et al., 2017)"},"properties":{"noteIndex":0},"schema":"https://github.com/citation-style-language/schema/raw/master/csl-citation.json"}</w:instrText>
      </w:r>
      <w:r w:rsidR="00397C1A">
        <w:rPr>
          <w:rFonts w:cs="Calibri"/>
          <w:sz w:val="24"/>
          <w:szCs w:val="24"/>
        </w:rPr>
        <w:fldChar w:fldCharType="separate"/>
      </w:r>
      <w:r w:rsidR="00397C1A" w:rsidRPr="00397C1A">
        <w:rPr>
          <w:rFonts w:cs="Calibri"/>
          <w:noProof/>
          <w:sz w:val="24"/>
          <w:szCs w:val="24"/>
        </w:rPr>
        <w:t>(Kontis et al., 2017)</w:t>
      </w:r>
      <w:r w:rsidR="00397C1A">
        <w:rPr>
          <w:rFonts w:cs="Calibri"/>
          <w:sz w:val="24"/>
          <w:szCs w:val="24"/>
        </w:rPr>
        <w:fldChar w:fldCharType="end"/>
      </w:r>
      <w:r w:rsidRPr="00DB2DBC">
        <w:rPr>
          <w:rFonts w:cs="Calibri"/>
          <w:sz w:val="24"/>
          <w:szCs w:val="24"/>
        </w:rPr>
        <w:t>. The reported 95% Credible Intervals (CrIs), quoted in brackets where appropriate, are the 2.5</w:t>
      </w:r>
      <w:r w:rsidRPr="00DB2DBC">
        <w:rPr>
          <w:rFonts w:cs="Calibri"/>
          <w:sz w:val="24"/>
          <w:szCs w:val="24"/>
          <w:vertAlign w:val="superscript"/>
        </w:rPr>
        <w:t>th</w:t>
      </w:r>
      <w:r w:rsidRPr="00DB2DBC">
        <w:rPr>
          <w:rFonts w:cs="Calibri"/>
          <w:sz w:val="24"/>
          <w:szCs w:val="24"/>
        </w:rPr>
        <w:t xml:space="preserve"> to 97.5</w:t>
      </w:r>
      <w:r w:rsidRPr="00DB2DBC">
        <w:rPr>
          <w:rFonts w:cs="Calibri"/>
          <w:sz w:val="24"/>
          <w:szCs w:val="24"/>
          <w:vertAlign w:val="superscript"/>
        </w:rPr>
        <w:t>th</w:t>
      </w:r>
      <w:r w:rsidRPr="00DB2DBC">
        <w:rPr>
          <w:rFonts w:cs="Calibri"/>
          <w:sz w:val="24"/>
          <w:szCs w:val="24"/>
        </w:rPr>
        <w:t xml:space="preserve"> percentiles of the sampled values.</w:t>
      </w:r>
      <w:r w:rsidR="00DB7D32" w:rsidRPr="00DB2DBC">
        <w:rPr>
          <w:rFonts w:cs="Calibri"/>
        </w:rPr>
        <w:br w:type="page"/>
      </w:r>
    </w:p>
    <w:p w14:paraId="45647AA7" w14:textId="012D47DC" w:rsidR="000210D1" w:rsidRPr="00DB2DBC" w:rsidRDefault="00F73E4A" w:rsidP="001E432B">
      <w:pPr>
        <w:pStyle w:val="Heading2"/>
      </w:pPr>
      <w:bookmarkStart w:id="74" w:name="_Toc6058552"/>
      <w:r w:rsidRPr="00DB2DBC">
        <w:lastRenderedPageBreak/>
        <w:t>References</w:t>
      </w:r>
      <w:bookmarkEnd w:id="74"/>
    </w:p>
    <w:p w14:paraId="0185F133" w14:textId="3B3A33CA" w:rsidR="005E09F6" w:rsidRPr="005E09F6" w:rsidRDefault="00A55581" w:rsidP="005E09F6">
      <w:pPr>
        <w:widowControl w:val="0"/>
        <w:autoSpaceDE w:val="0"/>
        <w:autoSpaceDN w:val="0"/>
        <w:adjustRightInd w:val="0"/>
        <w:spacing w:line="240" w:lineRule="auto"/>
        <w:ind w:left="480" w:hanging="480"/>
        <w:rPr>
          <w:noProof/>
          <w:sz w:val="24"/>
          <w:lang w:val="en-US"/>
        </w:rPr>
      </w:pPr>
      <w:r w:rsidRPr="00DB2DBC">
        <w:rPr>
          <w:rFonts w:cs="Calibri"/>
          <w:b/>
          <w:sz w:val="24"/>
          <w:szCs w:val="24"/>
        </w:rPr>
        <w:fldChar w:fldCharType="begin" w:fldLock="1"/>
      </w:r>
      <w:r w:rsidRPr="00DB2DBC">
        <w:rPr>
          <w:rFonts w:cs="Calibri"/>
          <w:b/>
          <w:sz w:val="24"/>
          <w:szCs w:val="24"/>
        </w:rPr>
        <w:instrText xml:space="preserve">ADDIN Mendeley Bibliography CSL_BIBLIOGRAPHY </w:instrText>
      </w:r>
      <w:r w:rsidRPr="00DB2DBC">
        <w:rPr>
          <w:rFonts w:cs="Calibri"/>
          <w:b/>
          <w:sz w:val="24"/>
          <w:szCs w:val="24"/>
        </w:rPr>
        <w:fldChar w:fldCharType="separate"/>
      </w:r>
      <w:r w:rsidR="005E09F6" w:rsidRPr="005E09F6">
        <w:rPr>
          <w:noProof/>
          <w:sz w:val="24"/>
          <w:lang w:val="en-US"/>
        </w:rPr>
        <w:t xml:space="preserve">Besag, J. (1974). Spatial interaction and the statistical snalysis of lattice systems. </w:t>
      </w:r>
      <w:r w:rsidR="005E09F6" w:rsidRPr="005E09F6">
        <w:rPr>
          <w:i/>
          <w:iCs/>
          <w:noProof/>
          <w:sz w:val="24"/>
          <w:lang w:val="en-US"/>
        </w:rPr>
        <w:t>Journal of the Royal Statistical Society: Series B (Statistical Methodology)</w:t>
      </w:r>
      <w:r w:rsidR="005E09F6" w:rsidRPr="005E09F6">
        <w:rPr>
          <w:noProof/>
          <w:sz w:val="24"/>
          <w:lang w:val="en-US"/>
        </w:rPr>
        <w:t>. https://doi.org/10.2307/2984812</w:t>
      </w:r>
    </w:p>
    <w:p w14:paraId="0A82D6C6" w14:textId="77777777" w:rsidR="005E09F6" w:rsidRPr="005E09F6" w:rsidRDefault="005E09F6" w:rsidP="005E09F6">
      <w:pPr>
        <w:widowControl w:val="0"/>
        <w:autoSpaceDE w:val="0"/>
        <w:autoSpaceDN w:val="0"/>
        <w:adjustRightInd w:val="0"/>
        <w:spacing w:line="240" w:lineRule="auto"/>
        <w:ind w:left="480" w:hanging="480"/>
        <w:rPr>
          <w:noProof/>
          <w:sz w:val="24"/>
          <w:lang w:val="en-US"/>
        </w:rPr>
      </w:pPr>
      <w:r w:rsidRPr="005E09F6">
        <w:rPr>
          <w:noProof/>
          <w:sz w:val="24"/>
          <w:lang w:val="en-US"/>
        </w:rPr>
        <w:t xml:space="preserve">Burke, M., González, F., Baylis, P., Heft-Neal, S., Baysan, C., Basu, S., &amp; Hsiang, S. (2018). Higher temperatures increase suicide rates in the United States and Mexico. </w:t>
      </w:r>
      <w:r w:rsidRPr="005E09F6">
        <w:rPr>
          <w:i/>
          <w:iCs/>
          <w:noProof/>
          <w:sz w:val="24"/>
          <w:lang w:val="en-US"/>
        </w:rPr>
        <w:t>Nature Climate Change</w:t>
      </w:r>
      <w:r w:rsidRPr="005E09F6">
        <w:rPr>
          <w:noProof/>
          <w:sz w:val="24"/>
          <w:lang w:val="en-US"/>
        </w:rPr>
        <w:t>. https://doi.org/10.1038/s41558-018-0222-x</w:t>
      </w:r>
    </w:p>
    <w:p w14:paraId="5876189A" w14:textId="77777777" w:rsidR="005E09F6" w:rsidRPr="005E09F6" w:rsidRDefault="005E09F6" w:rsidP="005E09F6">
      <w:pPr>
        <w:widowControl w:val="0"/>
        <w:autoSpaceDE w:val="0"/>
        <w:autoSpaceDN w:val="0"/>
        <w:adjustRightInd w:val="0"/>
        <w:spacing w:line="240" w:lineRule="auto"/>
        <w:ind w:left="480" w:hanging="480"/>
        <w:rPr>
          <w:noProof/>
          <w:sz w:val="24"/>
          <w:lang w:val="en-US"/>
        </w:rPr>
      </w:pPr>
      <w:r w:rsidRPr="005E09F6">
        <w:rPr>
          <w:noProof/>
          <w:sz w:val="24"/>
          <w:lang w:val="en-US"/>
        </w:rPr>
        <w:t xml:space="preserve">Dee, D. P., Uppala, S. M., Simmons, A. J., Berrisford, P., Poli, P., Kobayashi, S., … Vitart, F. (2011). The ERA-Interim reanalysis: configuration and performance of the data assimilation system. </w:t>
      </w:r>
      <w:r w:rsidRPr="005E09F6">
        <w:rPr>
          <w:i/>
          <w:iCs/>
          <w:noProof/>
          <w:sz w:val="24"/>
          <w:lang w:val="en-US"/>
        </w:rPr>
        <w:t>Quarterly Journal of the Royal Meteorological Society</w:t>
      </w:r>
      <w:r w:rsidRPr="005E09F6">
        <w:rPr>
          <w:noProof/>
          <w:sz w:val="24"/>
          <w:lang w:val="en-US"/>
        </w:rPr>
        <w:t xml:space="preserve">, </w:t>
      </w:r>
      <w:r w:rsidRPr="005E09F6">
        <w:rPr>
          <w:i/>
          <w:iCs/>
          <w:noProof/>
          <w:sz w:val="24"/>
          <w:lang w:val="en-US"/>
        </w:rPr>
        <w:t>137</w:t>
      </w:r>
      <w:r w:rsidRPr="005E09F6">
        <w:rPr>
          <w:noProof/>
          <w:sz w:val="24"/>
          <w:lang w:val="en-US"/>
        </w:rPr>
        <w:t>(656), 553–597. https://doi.org/10.1002/qj.828</w:t>
      </w:r>
    </w:p>
    <w:p w14:paraId="459ABF3E" w14:textId="77777777" w:rsidR="005E09F6" w:rsidRPr="005E09F6" w:rsidRDefault="005E09F6" w:rsidP="005E09F6">
      <w:pPr>
        <w:widowControl w:val="0"/>
        <w:autoSpaceDE w:val="0"/>
        <w:autoSpaceDN w:val="0"/>
        <w:adjustRightInd w:val="0"/>
        <w:spacing w:line="240" w:lineRule="auto"/>
        <w:ind w:left="480" w:hanging="480"/>
        <w:rPr>
          <w:noProof/>
          <w:sz w:val="24"/>
          <w:lang w:val="en-US"/>
        </w:rPr>
      </w:pPr>
      <w:r w:rsidRPr="005E09F6">
        <w:rPr>
          <w:noProof/>
          <w:sz w:val="24"/>
          <w:lang w:val="en-US"/>
        </w:rPr>
        <w:t xml:space="preserve">Gasparrini, A., Guo, Y., Hashizume, M., Lavigne, E., Zanobetti, A., Schwartz, J., … Armstrong, B. (2015). Mortality risk attributable to high and low ambient temperature: A multicountry observational study. </w:t>
      </w:r>
      <w:r w:rsidRPr="005E09F6">
        <w:rPr>
          <w:i/>
          <w:iCs/>
          <w:noProof/>
          <w:sz w:val="24"/>
          <w:lang w:val="en-US"/>
        </w:rPr>
        <w:t>The Lancet</w:t>
      </w:r>
      <w:r w:rsidRPr="005E09F6">
        <w:rPr>
          <w:noProof/>
          <w:sz w:val="24"/>
          <w:lang w:val="en-US"/>
        </w:rPr>
        <w:t xml:space="preserve">, </w:t>
      </w:r>
      <w:r w:rsidRPr="005E09F6">
        <w:rPr>
          <w:i/>
          <w:iCs/>
          <w:noProof/>
          <w:sz w:val="24"/>
          <w:lang w:val="en-US"/>
        </w:rPr>
        <w:t>386</w:t>
      </w:r>
      <w:r w:rsidRPr="005E09F6">
        <w:rPr>
          <w:noProof/>
          <w:sz w:val="24"/>
          <w:lang w:val="en-US"/>
        </w:rPr>
        <w:t>(9991), 369–375. https://doi.org/10.1016/S0140-6736(14)62114-0</w:t>
      </w:r>
    </w:p>
    <w:p w14:paraId="5CA77DC5" w14:textId="77777777" w:rsidR="005E09F6" w:rsidRPr="005E09F6" w:rsidRDefault="005E09F6" w:rsidP="005E09F6">
      <w:pPr>
        <w:widowControl w:val="0"/>
        <w:autoSpaceDE w:val="0"/>
        <w:autoSpaceDN w:val="0"/>
        <w:adjustRightInd w:val="0"/>
        <w:spacing w:line="240" w:lineRule="auto"/>
        <w:ind w:left="480" w:hanging="480"/>
        <w:rPr>
          <w:noProof/>
          <w:sz w:val="24"/>
          <w:lang w:val="en-US"/>
        </w:rPr>
      </w:pPr>
      <w:r w:rsidRPr="005E09F6">
        <w:rPr>
          <w:noProof/>
          <w:sz w:val="24"/>
          <w:lang w:val="en-US"/>
        </w:rPr>
        <w:t xml:space="preserve">Ingram, D. D., Parker, J. D., Schenker, N., Weed, J. A., Hamilton, B., Arias, E., &amp; Madans, J. H. (2003). United States Census 2000 population with bridged race categories. </w:t>
      </w:r>
      <w:r w:rsidRPr="005E09F6">
        <w:rPr>
          <w:i/>
          <w:iCs/>
          <w:noProof/>
          <w:sz w:val="24"/>
          <w:lang w:val="en-US"/>
        </w:rPr>
        <w:t>Vital and Health Statistics. Series 2, Data Evaluation and Methods Research</w:t>
      </w:r>
      <w:r w:rsidRPr="005E09F6">
        <w:rPr>
          <w:noProof/>
          <w:sz w:val="24"/>
          <w:lang w:val="en-US"/>
        </w:rPr>
        <w:t>, (135), 1–55. Retrieved from http://www.ncbi.nlm.nih.gov/pubmed/14556588</w:t>
      </w:r>
    </w:p>
    <w:p w14:paraId="2090DD03" w14:textId="77777777" w:rsidR="005E09F6" w:rsidRPr="005E09F6" w:rsidRDefault="005E09F6" w:rsidP="005E09F6">
      <w:pPr>
        <w:widowControl w:val="0"/>
        <w:autoSpaceDE w:val="0"/>
        <w:autoSpaceDN w:val="0"/>
        <w:adjustRightInd w:val="0"/>
        <w:spacing w:line="240" w:lineRule="auto"/>
        <w:ind w:left="480" w:hanging="480"/>
        <w:rPr>
          <w:noProof/>
          <w:sz w:val="24"/>
          <w:lang w:val="en-US"/>
        </w:rPr>
      </w:pPr>
      <w:r w:rsidRPr="005E09F6">
        <w:rPr>
          <w:noProof/>
          <w:sz w:val="24"/>
          <w:lang w:val="en-US"/>
        </w:rPr>
        <w:t>IPCC. (2018). IPCC special report on the impacts of global warming of 1.5 °C - Summary for policy makers, (October 2018). Retrieved from http://www.ipcc.ch/report/sr15/</w:t>
      </w:r>
    </w:p>
    <w:p w14:paraId="707B8BE3" w14:textId="77777777" w:rsidR="005E09F6" w:rsidRPr="005E09F6" w:rsidRDefault="005E09F6" w:rsidP="005E09F6">
      <w:pPr>
        <w:widowControl w:val="0"/>
        <w:autoSpaceDE w:val="0"/>
        <w:autoSpaceDN w:val="0"/>
        <w:adjustRightInd w:val="0"/>
        <w:spacing w:line="240" w:lineRule="auto"/>
        <w:ind w:left="480" w:hanging="480"/>
        <w:rPr>
          <w:noProof/>
          <w:sz w:val="24"/>
          <w:lang w:val="en-US"/>
        </w:rPr>
      </w:pPr>
      <w:r w:rsidRPr="005E09F6">
        <w:rPr>
          <w:noProof/>
          <w:sz w:val="24"/>
          <w:lang w:val="en-US"/>
        </w:rPr>
        <w:t xml:space="preserve">Kontis, V., Bennett, J. E., Mathers, C. D., Li, G., Foreman, K., &amp; Ezzati, M. (2017). Future life expectancy in 35 industrialised countries: projections with a Bayesian model ensemble. </w:t>
      </w:r>
      <w:r w:rsidRPr="005E09F6">
        <w:rPr>
          <w:i/>
          <w:iCs/>
          <w:noProof/>
          <w:sz w:val="24"/>
          <w:lang w:val="en-US"/>
        </w:rPr>
        <w:t>The Lancet</w:t>
      </w:r>
      <w:r w:rsidRPr="005E09F6">
        <w:rPr>
          <w:noProof/>
          <w:sz w:val="24"/>
          <w:lang w:val="en-US"/>
        </w:rPr>
        <w:t>. https://doi.org/10.1016/S0140-6736(16)32381-9</w:t>
      </w:r>
    </w:p>
    <w:p w14:paraId="4EB26E76" w14:textId="77777777" w:rsidR="005E09F6" w:rsidRPr="005E09F6" w:rsidRDefault="005E09F6" w:rsidP="005E09F6">
      <w:pPr>
        <w:widowControl w:val="0"/>
        <w:autoSpaceDE w:val="0"/>
        <w:autoSpaceDN w:val="0"/>
        <w:adjustRightInd w:val="0"/>
        <w:spacing w:line="240" w:lineRule="auto"/>
        <w:ind w:left="480" w:hanging="480"/>
        <w:rPr>
          <w:noProof/>
          <w:sz w:val="24"/>
          <w:lang w:val="en-US"/>
        </w:rPr>
      </w:pPr>
      <w:r w:rsidRPr="005E09F6">
        <w:rPr>
          <w:noProof/>
          <w:sz w:val="24"/>
          <w:lang w:val="en-US"/>
        </w:rPr>
        <w:t xml:space="preserve">Laird, N., &amp; Olivier, D. (1981). Covariance analysis of censored survival data using log-linear analysis techniques. </w:t>
      </w:r>
      <w:r w:rsidRPr="005E09F6">
        <w:rPr>
          <w:i/>
          <w:iCs/>
          <w:noProof/>
          <w:sz w:val="24"/>
          <w:lang w:val="en-US"/>
        </w:rPr>
        <w:t>Journal of the American Statistical Association</w:t>
      </w:r>
      <w:r w:rsidRPr="005E09F6">
        <w:rPr>
          <w:noProof/>
          <w:sz w:val="24"/>
          <w:lang w:val="en-US"/>
        </w:rPr>
        <w:t>. https://doi.org/10.1080/01621459.1981.10477634</w:t>
      </w:r>
    </w:p>
    <w:p w14:paraId="2E448D65" w14:textId="77777777" w:rsidR="005E09F6" w:rsidRPr="005E09F6" w:rsidRDefault="005E09F6" w:rsidP="005E09F6">
      <w:pPr>
        <w:widowControl w:val="0"/>
        <w:autoSpaceDE w:val="0"/>
        <w:autoSpaceDN w:val="0"/>
        <w:adjustRightInd w:val="0"/>
        <w:spacing w:line="240" w:lineRule="auto"/>
        <w:ind w:left="480" w:hanging="480"/>
        <w:rPr>
          <w:noProof/>
          <w:sz w:val="24"/>
          <w:lang w:val="en-US"/>
        </w:rPr>
      </w:pPr>
      <w:r w:rsidRPr="005E09F6">
        <w:rPr>
          <w:noProof/>
          <w:sz w:val="24"/>
          <w:lang w:val="en-US"/>
        </w:rPr>
        <w:t xml:space="preserve">Lozano, R., Naghavi, M., Foreman, K., Lim, S., Shibuya, K., Aboyans, V., … Murray, C. J. L. (2012). Global and regional mortality from 235 causes of death for 20 age groups in 1990 and 2010: A systematic analysis for the Global Burden of Disease Study 2010. </w:t>
      </w:r>
      <w:r w:rsidRPr="005E09F6">
        <w:rPr>
          <w:i/>
          <w:iCs/>
          <w:noProof/>
          <w:sz w:val="24"/>
          <w:lang w:val="en-US"/>
        </w:rPr>
        <w:t>The Lancet</w:t>
      </w:r>
      <w:r w:rsidRPr="005E09F6">
        <w:rPr>
          <w:noProof/>
          <w:sz w:val="24"/>
          <w:lang w:val="en-US"/>
        </w:rPr>
        <w:t>. https://doi.org/10.1016/S0140-6736(12)61728-0</w:t>
      </w:r>
    </w:p>
    <w:p w14:paraId="16F11E15" w14:textId="77777777" w:rsidR="005E09F6" w:rsidRPr="005E09F6" w:rsidRDefault="005E09F6" w:rsidP="005E09F6">
      <w:pPr>
        <w:widowControl w:val="0"/>
        <w:autoSpaceDE w:val="0"/>
        <w:autoSpaceDN w:val="0"/>
        <w:adjustRightInd w:val="0"/>
        <w:spacing w:line="240" w:lineRule="auto"/>
        <w:ind w:left="480" w:hanging="480"/>
        <w:rPr>
          <w:noProof/>
          <w:sz w:val="24"/>
          <w:lang w:val="en-US"/>
        </w:rPr>
      </w:pPr>
      <w:r w:rsidRPr="005E09F6">
        <w:rPr>
          <w:noProof/>
          <w:sz w:val="24"/>
          <w:lang w:val="en-US"/>
        </w:rPr>
        <w:t xml:space="preserve">Nguyen, J. L., Schwartz, J., &amp; Dockery, D. W. (2014). The relationship between indoor and outdoor temperature, apparent temperature, relative humidity, and absolute humidity. </w:t>
      </w:r>
      <w:r w:rsidRPr="005E09F6">
        <w:rPr>
          <w:i/>
          <w:iCs/>
          <w:noProof/>
          <w:sz w:val="24"/>
          <w:lang w:val="en-US"/>
        </w:rPr>
        <w:t>Indoor Air</w:t>
      </w:r>
      <w:r w:rsidRPr="005E09F6">
        <w:rPr>
          <w:noProof/>
          <w:sz w:val="24"/>
          <w:lang w:val="en-US"/>
        </w:rPr>
        <w:t xml:space="preserve">, </w:t>
      </w:r>
      <w:r w:rsidRPr="005E09F6">
        <w:rPr>
          <w:i/>
          <w:iCs/>
          <w:noProof/>
          <w:sz w:val="24"/>
          <w:lang w:val="en-US"/>
        </w:rPr>
        <w:t>24</w:t>
      </w:r>
      <w:r w:rsidRPr="005E09F6">
        <w:rPr>
          <w:noProof/>
          <w:sz w:val="24"/>
          <w:lang w:val="en-US"/>
        </w:rPr>
        <w:t>(1), 103–112. https://doi.org/10.1111/ina.12052</w:t>
      </w:r>
    </w:p>
    <w:p w14:paraId="3B1BBC8F" w14:textId="77777777" w:rsidR="005E09F6" w:rsidRPr="005E09F6" w:rsidRDefault="005E09F6" w:rsidP="005E09F6">
      <w:pPr>
        <w:widowControl w:val="0"/>
        <w:autoSpaceDE w:val="0"/>
        <w:autoSpaceDN w:val="0"/>
        <w:adjustRightInd w:val="0"/>
        <w:spacing w:line="240" w:lineRule="auto"/>
        <w:ind w:left="480" w:hanging="480"/>
        <w:rPr>
          <w:noProof/>
          <w:sz w:val="24"/>
          <w:lang w:val="en-US"/>
        </w:rPr>
      </w:pPr>
      <w:r w:rsidRPr="005E09F6">
        <w:rPr>
          <w:noProof/>
          <w:sz w:val="24"/>
          <w:lang w:val="en-US"/>
        </w:rPr>
        <w:t xml:space="preserve">Parks, R. M., Bennett, J. E., Foreman, K. J., Toumi, R., &amp; Ezzati, M. (2018). National and regional seasonal dynamics of all-cause and cause-specific mortality in the USA from 1980 to 2016. </w:t>
      </w:r>
      <w:r w:rsidRPr="005E09F6">
        <w:rPr>
          <w:i/>
          <w:iCs/>
          <w:noProof/>
          <w:sz w:val="24"/>
          <w:lang w:val="en-US"/>
        </w:rPr>
        <w:t>ELife</w:t>
      </w:r>
      <w:r w:rsidRPr="005E09F6">
        <w:rPr>
          <w:noProof/>
          <w:sz w:val="24"/>
          <w:lang w:val="en-US"/>
        </w:rPr>
        <w:t xml:space="preserve">, </w:t>
      </w:r>
      <w:r w:rsidRPr="005E09F6">
        <w:rPr>
          <w:i/>
          <w:iCs/>
          <w:noProof/>
          <w:sz w:val="24"/>
          <w:lang w:val="en-US"/>
        </w:rPr>
        <w:t>7</w:t>
      </w:r>
      <w:r w:rsidRPr="005E09F6">
        <w:rPr>
          <w:noProof/>
          <w:sz w:val="24"/>
          <w:lang w:val="en-US"/>
        </w:rPr>
        <w:t>. https://doi.org/10.7554/eLife.35500</w:t>
      </w:r>
    </w:p>
    <w:p w14:paraId="321D84E1" w14:textId="77777777" w:rsidR="005E09F6" w:rsidRPr="005E09F6" w:rsidRDefault="005E09F6" w:rsidP="005E09F6">
      <w:pPr>
        <w:widowControl w:val="0"/>
        <w:autoSpaceDE w:val="0"/>
        <w:autoSpaceDN w:val="0"/>
        <w:adjustRightInd w:val="0"/>
        <w:spacing w:line="240" w:lineRule="auto"/>
        <w:ind w:left="480" w:hanging="480"/>
        <w:rPr>
          <w:noProof/>
          <w:sz w:val="24"/>
          <w:lang w:val="en-US"/>
        </w:rPr>
      </w:pPr>
      <w:r w:rsidRPr="005E09F6">
        <w:rPr>
          <w:noProof/>
          <w:sz w:val="24"/>
          <w:lang w:val="en-US"/>
        </w:rPr>
        <w:t xml:space="preserve">R Core Team. (2012). R: A language and environment for statistical computing. </w:t>
      </w:r>
      <w:r w:rsidRPr="005E09F6">
        <w:rPr>
          <w:i/>
          <w:iCs/>
          <w:noProof/>
          <w:sz w:val="24"/>
          <w:lang w:val="en-US"/>
        </w:rPr>
        <w:t>R Foundation for Statistical Computing</w:t>
      </w:r>
      <w:r w:rsidRPr="005E09F6">
        <w:rPr>
          <w:noProof/>
          <w:sz w:val="24"/>
          <w:lang w:val="en-US"/>
        </w:rPr>
        <w:t>. https://doi.org/ISBN 3-900051-07-0</w:t>
      </w:r>
    </w:p>
    <w:p w14:paraId="317F77CB" w14:textId="77777777" w:rsidR="005E09F6" w:rsidRPr="005E09F6" w:rsidRDefault="005E09F6" w:rsidP="005E09F6">
      <w:pPr>
        <w:widowControl w:val="0"/>
        <w:autoSpaceDE w:val="0"/>
        <w:autoSpaceDN w:val="0"/>
        <w:adjustRightInd w:val="0"/>
        <w:spacing w:line="240" w:lineRule="auto"/>
        <w:ind w:left="480" w:hanging="480"/>
        <w:rPr>
          <w:noProof/>
          <w:sz w:val="24"/>
          <w:lang w:val="en-US"/>
        </w:rPr>
      </w:pPr>
      <w:r w:rsidRPr="005E09F6">
        <w:rPr>
          <w:noProof/>
          <w:sz w:val="24"/>
          <w:lang w:val="en-US"/>
        </w:rPr>
        <w:lastRenderedPageBreak/>
        <w:t xml:space="preserve">Rau, R. (2004). Seasonality in human mortality. A demographic approach. </w:t>
      </w:r>
      <w:r w:rsidRPr="005E09F6">
        <w:rPr>
          <w:i/>
          <w:iCs/>
          <w:noProof/>
          <w:sz w:val="24"/>
          <w:lang w:val="en-US"/>
        </w:rPr>
        <w:t>Wirtschafts- Und Sozialwissenschaftlichen Fakultät</w:t>
      </w:r>
      <w:r w:rsidRPr="005E09F6">
        <w:rPr>
          <w:noProof/>
          <w:sz w:val="24"/>
          <w:lang w:val="en-US"/>
        </w:rPr>
        <w:t xml:space="preserve">, </w:t>
      </w:r>
      <w:r w:rsidRPr="005E09F6">
        <w:rPr>
          <w:i/>
          <w:iCs/>
          <w:noProof/>
          <w:sz w:val="24"/>
          <w:lang w:val="en-US"/>
        </w:rPr>
        <w:t>PhD</w:t>
      </w:r>
      <w:r w:rsidRPr="005E09F6">
        <w:rPr>
          <w:noProof/>
          <w:sz w:val="24"/>
          <w:lang w:val="en-US"/>
        </w:rPr>
        <w:t>, 361. https://doi.org/10.1007/978-3-540-44902-7</w:t>
      </w:r>
    </w:p>
    <w:p w14:paraId="0223683D" w14:textId="77777777" w:rsidR="005E09F6" w:rsidRPr="005E09F6" w:rsidRDefault="005E09F6" w:rsidP="005E09F6">
      <w:pPr>
        <w:widowControl w:val="0"/>
        <w:autoSpaceDE w:val="0"/>
        <w:autoSpaceDN w:val="0"/>
        <w:adjustRightInd w:val="0"/>
        <w:spacing w:line="240" w:lineRule="auto"/>
        <w:ind w:left="480" w:hanging="480"/>
        <w:rPr>
          <w:noProof/>
          <w:sz w:val="24"/>
          <w:lang w:val="en-US"/>
        </w:rPr>
      </w:pPr>
      <w:r w:rsidRPr="005E09F6">
        <w:rPr>
          <w:noProof/>
          <w:sz w:val="24"/>
          <w:lang w:val="en-US"/>
        </w:rPr>
        <w:t xml:space="preserve">Rue, H., &amp; Held, L. (2005). </w:t>
      </w:r>
      <w:r w:rsidRPr="005E09F6">
        <w:rPr>
          <w:i/>
          <w:iCs/>
          <w:noProof/>
          <w:sz w:val="24"/>
          <w:lang w:val="en-US"/>
        </w:rPr>
        <w:t>Gaussian Markov random fields. Theory and applications</w:t>
      </w:r>
      <w:r w:rsidRPr="005E09F6">
        <w:rPr>
          <w:noProof/>
          <w:sz w:val="24"/>
          <w:lang w:val="en-US"/>
        </w:rPr>
        <w:t xml:space="preserve">. </w:t>
      </w:r>
      <w:r w:rsidRPr="005E09F6">
        <w:rPr>
          <w:i/>
          <w:iCs/>
          <w:noProof/>
          <w:sz w:val="24"/>
          <w:lang w:val="en-US"/>
        </w:rPr>
        <w:t>Chapman &amp; Hall</w:t>
      </w:r>
      <w:r w:rsidRPr="005E09F6">
        <w:rPr>
          <w:noProof/>
          <w:sz w:val="24"/>
          <w:lang w:val="en-US"/>
        </w:rPr>
        <w:t>. https://doi.org/10.1007/s00184-007-0162-3</w:t>
      </w:r>
    </w:p>
    <w:p w14:paraId="23629632" w14:textId="77777777" w:rsidR="005E09F6" w:rsidRPr="005E09F6" w:rsidRDefault="005E09F6" w:rsidP="005E09F6">
      <w:pPr>
        <w:widowControl w:val="0"/>
        <w:autoSpaceDE w:val="0"/>
        <w:autoSpaceDN w:val="0"/>
        <w:adjustRightInd w:val="0"/>
        <w:spacing w:line="240" w:lineRule="auto"/>
        <w:ind w:left="480" w:hanging="480"/>
        <w:rPr>
          <w:noProof/>
          <w:sz w:val="24"/>
          <w:lang w:val="en-US"/>
        </w:rPr>
      </w:pPr>
      <w:r w:rsidRPr="005E09F6">
        <w:rPr>
          <w:noProof/>
          <w:sz w:val="24"/>
          <w:lang w:val="en-US"/>
        </w:rPr>
        <w:t xml:space="preserve">Rue, H., Martino, S., &amp; Chopin, N. (2009). Approximate Bayesian inference for latent Gaussian models by using integrated nested Laplace approximations. </w:t>
      </w:r>
      <w:r w:rsidRPr="005E09F6">
        <w:rPr>
          <w:i/>
          <w:iCs/>
          <w:noProof/>
          <w:sz w:val="24"/>
          <w:lang w:val="en-US"/>
        </w:rPr>
        <w:t>Journal of the Royal Statistical Society. Series B: Statistical Methodology</w:t>
      </w:r>
      <w:r w:rsidRPr="005E09F6">
        <w:rPr>
          <w:noProof/>
          <w:sz w:val="24"/>
          <w:lang w:val="en-US"/>
        </w:rPr>
        <w:t>. https://doi.org/10.1111/j.1467-9868.2008.00700.x</w:t>
      </w:r>
    </w:p>
    <w:p w14:paraId="1828D230" w14:textId="77777777" w:rsidR="005E09F6" w:rsidRPr="005E09F6" w:rsidRDefault="005E09F6" w:rsidP="005E09F6">
      <w:pPr>
        <w:widowControl w:val="0"/>
        <w:autoSpaceDE w:val="0"/>
        <w:autoSpaceDN w:val="0"/>
        <w:adjustRightInd w:val="0"/>
        <w:spacing w:line="240" w:lineRule="auto"/>
        <w:ind w:left="480" w:hanging="480"/>
        <w:rPr>
          <w:noProof/>
          <w:sz w:val="24"/>
          <w:lang w:val="en-US"/>
        </w:rPr>
      </w:pPr>
      <w:r w:rsidRPr="005E09F6">
        <w:rPr>
          <w:noProof/>
          <w:sz w:val="24"/>
          <w:lang w:val="en-US"/>
        </w:rPr>
        <w:t xml:space="preserve">Spiegelhalter, D. J., Best, N. G., Carlin, B. P., &amp; Van Der Linde, A. (2002). Bayesian measures of model complexity and fit. </w:t>
      </w:r>
      <w:r w:rsidRPr="005E09F6">
        <w:rPr>
          <w:i/>
          <w:iCs/>
          <w:noProof/>
          <w:sz w:val="24"/>
          <w:lang w:val="en-US"/>
        </w:rPr>
        <w:t>Journal of the Royal Statistical Society. Series B: Statistical Methodology</w:t>
      </w:r>
      <w:r w:rsidRPr="005E09F6">
        <w:rPr>
          <w:noProof/>
          <w:sz w:val="24"/>
          <w:lang w:val="en-US"/>
        </w:rPr>
        <w:t xml:space="preserve">, </w:t>
      </w:r>
      <w:r w:rsidRPr="005E09F6">
        <w:rPr>
          <w:i/>
          <w:iCs/>
          <w:noProof/>
          <w:sz w:val="24"/>
          <w:lang w:val="en-US"/>
        </w:rPr>
        <w:t>64</w:t>
      </w:r>
      <w:r w:rsidRPr="005E09F6">
        <w:rPr>
          <w:noProof/>
          <w:sz w:val="24"/>
          <w:lang w:val="en-US"/>
        </w:rPr>
        <w:t>(4), 583–616. https://doi.org/10.1111/1467-9868.00353</w:t>
      </w:r>
    </w:p>
    <w:p w14:paraId="711433A2" w14:textId="77777777" w:rsidR="005E09F6" w:rsidRPr="005E09F6" w:rsidRDefault="005E09F6" w:rsidP="005E09F6">
      <w:pPr>
        <w:widowControl w:val="0"/>
        <w:autoSpaceDE w:val="0"/>
        <w:autoSpaceDN w:val="0"/>
        <w:adjustRightInd w:val="0"/>
        <w:spacing w:line="240" w:lineRule="auto"/>
        <w:ind w:left="480" w:hanging="480"/>
        <w:rPr>
          <w:noProof/>
          <w:sz w:val="24"/>
        </w:rPr>
      </w:pPr>
      <w:r w:rsidRPr="005E09F6">
        <w:rPr>
          <w:noProof/>
          <w:sz w:val="24"/>
          <w:lang w:val="en-US"/>
        </w:rPr>
        <w:t xml:space="preserve">Wallace, J. M., &amp; Hobbs, P. V. (2006). </w:t>
      </w:r>
      <w:r w:rsidRPr="005E09F6">
        <w:rPr>
          <w:i/>
          <w:iCs/>
          <w:noProof/>
          <w:sz w:val="24"/>
          <w:lang w:val="en-US"/>
        </w:rPr>
        <w:t>Atmospheric science: An introductory survey: Second edition</w:t>
      </w:r>
      <w:r w:rsidRPr="005E09F6">
        <w:rPr>
          <w:noProof/>
          <w:sz w:val="24"/>
          <w:lang w:val="en-US"/>
        </w:rPr>
        <w:t xml:space="preserve">. </w:t>
      </w:r>
      <w:r w:rsidRPr="005E09F6">
        <w:rPr>
          <w:i/>
          <w:iCs/>
          <w:noProof/>
          <w:sz w:val="24"/>
          <w:lang w:val="en-US"/>
        </w:rPr>
        <w:t>Atmospheric Science: An Introductory Survey: Second Edition</w:t>
      </w:r>
      <w:r w:rsidRPr="005E09F6">
        <w:rPr>
          <w:noProof/>
          <w:sz w:val="24"/>
          <w:lang w:val="en-US"/>
        </w:rPr>
        <w:t>. https://doi.org/10.1016/C2009-0-00034-8</w:t>
      </w:r>
    </w:p>
    <w:p w14:paraId="14D0E6E5" w14:textId="16E4C105" w:rsidR="009011C5" w:rsidRPr="00DB2DBC" w:rsidRDefault="00A55581" w:rsidP="005E09F6">
      <w:pPr>
        <w:widowControl w:val="0"/>
        <w:autoSpaceDE w:val="0"/>
        <w:autoSpaceDN w:val="0"/>
        <w:adjustRightInd w:val="0"/>
        <w:spacing w:line="240" w:lineRule="auto"/>
        <w:ind w:left="480" w:hanging="480"/>
        <w:rPr>
          <w:rFonts w:cs="Calibri"/>
          <w:b/>
          <w:sz w:val="24"/>
          <w:szCs w:val="24"/>
        </w:rPr>
      </w:pPr>
      <w:r w:rsidRPr="00DB2DBC">
        <w:rPr>
          <w:rFonts w:cs="Calibri"/>
          <w:b/>
          <w:sz w:val="24"/>
          <w:szCs w:val="24"/>
        </w:rPr>
        <w:fldChar w:fldCharType="end"/>
      </w:r>
    </w:p>
    <w:sectPr w:rsidR="009011C5" w:rsidRPr="00DB2DBC" w:rsidSect="00C43486">
      <w:pgSz w:w="11900" w:h="16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29" w:author="Bennett, James E" w:date="2019-04-15T15:19:00Z" w:initials="BJE">
    <w:p w14:paraId="0C1EFFE4" w14:textId="7AF3563F" w:rsidR="00351CE5" w:rsidRDefault="00351CE5">
      <w:pPr>
        <w:pStyle w:val="CommentText"/>
      </w:pPr>
      <w:r>
        <w:rPr>
          <w:rStyle w:val="CommentReference"/>
        </w:rPr>
        <w:annotationRef/>
      </w:r>
      <w:r>
        <w:t>Number same surely, time is the problem no?</w:t>
      </w:r>
    </w:p>
  </w:comment>
  <w:comment w:id="41" w:author="Bennett, James E" w:date="2019-04-15T15:21:00Z" w:initials="BJE">
    <w:p w14:paraId="3C0ABD45" w14:textId="3FCA1C92" w:rsidR="0022123F" w:rsidRDefault="0022123F">
      <w:pPr>
        <w:pStyle w:val="CommentText"/>
      </w:pPr>
      <w:r>
        <w:rPr>
          <w:rStyle w:val="CommentReference"/>
        </w:rPr>
        <w:annotationRef/>
      </w:r>
      <w:r>
        <w:t>Can you provide a case in which this would be reasonable i.e. adaption is not complete?</w:t>
      </w:r>
    </w:p>
  </w:comment>
  <w:comment w:id="49" w:author="Bennett, James E" w:date="2019-04-15T13:24:00Z" w:initials="BJE">
    <w:p w14:paraId="39F466DF" w14:textId="254DB23C" w:rsidR="005F316A" w:rsidRDefault="005F316A">
      <w:pPr>
        <w:pStyle w:val="CommentText"/>
      </w:pPr>
      <w:r>
        <w:rPr>
          <w:rStyle w:val="CommentReference"/>
        </w:rPr>
        <w:annotationRef/>
      </w:r>
      <w:r w:rsidR="001154D8">
        <w:t xml:space="preserve">Rename to </w:t>
      </w:r>
      <w:bookmarkStart w:id="50" w:name="_GoBack"/>
      <w:bookmarkEnd w:id="50"/>
      <w:r>
        <w:t>Males and females combined</w:t>
      </w:r>
    </w:p>
  </w:comment>
  <w:comment w:id="51" w:author="Bennett, James E" w:date="2019-04-15T13:24:00Z" w:initials="BJE">
    <w:p w14:paraId="6BD2A150" w14:textId="5FD5D4A6" w:rsidR="005F316A" w:rsidRDefault="005F316A">
      <w:pPr>
        <w:pStyle w:val="CommentText"/>
      </w:pPr>
      <w:r>
        <w:rPr>
          <w:rStyle w:val="CommentReference"/>
        </w:rPr>
        <w:annotationRef/>
      </w:r>
      <w:r w:rsidR="002612C5">
        <w:t xml:space="preserve">All </w:t>
      </w:r>
      <w:proofErr w:type="spellStart"/>
      <w:r w:rsidR="002612C5">
        <w:t>cuases</w:t>
      </w:r>
      <w:proofErr w:type="spellEnd"/>
      <w:r w:rsidR="002612C5">
        <w:t xml:space="preserve"> combined</w:t>
      </w:r>
    </w:p>
  </w:comment>
  <w:comment w:id="62" w:author="Bennett, James E" w:date="2019-04-15T13:28:00Z" w:initials="BJE">
    <w:p w14:paraId="405FC004" w14:textId="60C89011" w:rsidR="00E0732C" w:rsidRDefault="00E0732C">
      <w:pPr>
        <w:pStyle w:val="CommentText"/>
      </w:pPr>
      <w:r>
        <w:rPr>
          <w:rStyle w:val="CommentReference"/>
        </w:rPr>
        <w:annotationRef/>
      </w:r>
      <w:r>
        <w:t>I would say struggle to compile if you are thinking of size being the problem – once compiled initial values are only a problem if they are inappropriate</w:t>
      </w:r>
    </w:p>
  </w:comment>
  <w:comment w:id="64" w:author="Bennett, James E" w:date="2019-04-15T13:31:00Z" w:initials="BJE">
    <w:p w14:paraId="480A20A2" w14:textId="0B314B8C" w:rsidR="00A6173D" w:rsidRDefault="00A6173D">
      <w:pPr>
        <w:pStyle w:val="CommentText"/>
      </w:pPr>
      <w:r>
        <w:rPr>
          <w:rStyle w:val="CommentReference"/>
        </w:rPr>
        <w:annotationRef/>
      </w:r>
      <w:r>
        <w:t xml:space="preserve">Think you need to split down your residuals in various ways, </w:t>
      </w:r>
      <w:proofErr w:type="spellStart"/>
      <w:r>
        <w:t>i.e</w:t>
      </w:r>
      <w:proofErr w:type="spellEnd"/>
      <w:r>
        <w:t xml:space="preserve"> by month, by year,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0C1EFFE4" w15:done="0"/>
  <w15:commentEx w15:paraId="3C0ABD45" w15:done="0"/>
  <w15:commentEx w15:paraId="39F466DF" w15:done="0"/>
  <w15:commentEx w15:paraId="6BD2A150" w15:done="0"/>
  <w15:commentEx w15:paraId="405FC004" w15:done="0"/>
  <w15:commentEx w15:paraId="480A20A2"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0C1EFFE4" w16cid:durableId="205F1F86"/>
  <w16cid:commentId w16cid:paraId="3C0ABD45" w16cid:durableId="205F1FF6"/>
  <w16cid:commentId w16cid:paraId="39F466DF" w16cid:durableId="205F0495"/>
  <w16cid:commentId w16cid:paraId="6BD2A150" w16cid:durableId="205F04A2"/>
  <w16cid:commentId w16cid:paraId="405FC004" w16cid:durableId="205F0561"/>
  <w16cid:commentId w16cid:paraId="480A20A2" w16cid:durableId="205F064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7A3AADA" w14:textId="77777777" w:rsidR="005F316A" w:rsidRDefault="005F316A">
      <w:pPr>
        <w:spacing w:after="0" w:line="240" w:lineRule="auto"/>
      </w:pPr>
      <w:r>
        <w:separator/>
      </w:r>
    </w:p>
    <w:p w14:paraId="3CDE4A69" w14:textId="77777777" w:rsidR="005F316A" w:rsidRDefault="005F316A"/>
  </w:endnote>
  <w:endnote w:type="continuationSeparator" w:id="0">
    <w:p w14:paraId="4D560D51" w14:textId="77777777" w:rsidR="005F316A" w:rsidRDefault="005F316A">
      <w:pPr>
        <w:spacing w:after="0" w:line="240" w:lineRule="auto"/>
      </w:pPr>
      <w:r>
        <w:continuationSeparator/>
      </w:r>
    </w:p>
    <w:p w14:paraId="7949BC55" w14:textId="77777777" w:rsidR="005F316A" w:rsidRDefault="005F316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auto"/>
    <w:pitch w:val="variable"/>
    <w:sig w:usb0="E00002FF" w:usb1="5000205A"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Helvetica Neue">
    <w:altName w:val="Sylfaen"/>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30B805" w14:textId="77777777" w:rsidR="005F316A" w:rsidRDefault="005F316A"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1617777" w14:textId="77777777" w:rsidR="005F316A" w:rsidRDefault="005F316A" w:rsidP="00E95DD2">
    <w:pPr>
      <w:pStyle w:val="Footer"/>
      <w:ind w:right="360"/>
    </w:pPr>
  </w:p>
  <w:p w14:paraId="73395710" w14:textId="77777777" w:rsidR="005F316A" w:rsidRDefault="005F316A"/>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6DD2B1" w14:textId="77777777" w:rsidR="005F316A" w:rsidRDefault="005F316A"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9</w:t>
    </w:r>
    <w:r>
      <w:rPr>
        <w:rStyle w:val="PageNumber"/>
      </w:rPr>
      <w:fldChar w:fldCharType="end"/>
    </w:r>
  </w:p>
  <w:p w14:paraId="41BD5B8C" w14:textId="77777777" w:rsidR="005F316A" w:rsidRDefault="005F316A" w:rsidP="00E95DD2">
    <w:pPr>
      <w:pStyle w:val="Footer"/>
      <w:ind w:right="360"/>
    </w:pPr>
  </w:p>
  <w:p w14:paraId="5F428387" w14:textId="77777777" w:rsidR="005F316A" w:rsidRDefault="005F316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36E97C0" w14:textId="77777777" w:rsidR="005F316A" w:rsidRDefault="005F316A">
      <w:pPr>
        <w:spacing w:after="0" w:line="240" w:lineRule="auto"/>
      </w:pPr>
      <w:r>
        <w:separator/>
      </w:r>
    </w:p>
    <w:p w14:paraId="04C08888" w14:textId="77777777" w:rsidR="005F316A" w:rsidRDefault="005F316A"/>
  </w:footnote>
  <w:footnote w:type="continuationSeparator" w:id="0">
    <w:p w14:paraId="3600044F" w14:textId="77777777" w:rsidR="005F316A" w:rsidRDefault="005F316A">
      <w:pPr>
        <w:spacing w:after="0" w:line="240" w:lineRule="auto"/>
      </w:pPr>
      <w:r>
        <w:continuationSeparator/>
      </w:r>
    </w:p>
    <w:p w14:paraId="39B22789" w14:textId="77777777" w:rsidR="005F316A" w:rsidRDefault="005F316A"/>
  </w:footnote>
  <w:footnote w:id="1">
    <w:p w14:paraId="7B8861D2" w14:textId="09D77483" w:rsidR="005F316A" w:rsidRDefault="005F316A">
      <w:pPr>
        <w:pStyle w:val="FootnoteText"/>
      </w:pPr>
      <w:r w:rsidRPr="00485C5B">
        <w:rPr>
          <w:rStyle w:val="FootnoteReference"/>
        </w:rPr>
        <w:footnoteRef/>
      </w:r>
      <w:r>
        <w:t xml:space="preserve"> </w:t>
      </w:r>
      <w:hyperlink r:id="rId1" w:history="1">
        <w:r w:rsidRPr="00CD3EFF">
          <w:rPr>
            <w:rStyle w:val="Hyperlink"/>
          </w:rPr>
          <w:t>https://www.cdc.gov/nchs/nvss/dvs_data_release.htm</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D7A10"/>
    <w:multiLevelType w:val="hybridMultilevel"/>
    <w:tmpl w:val="0F9054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1C143AE"/>
    <w:multiLevelType w:val="hybridMultilevel"/>
    <w:tmpl w:val="576AD78E"/>
    <w:lvl w:ilvl="0" w:tplc="EAF2E4D4">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441A98"/>
    <w:multiLevelType w:val="hybridMultilevel"/>
    <w:tmpl w:val="8B3037FC"/>
    <w:lvl w:ilvl="0" w:tplc="09FE9E7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9C60C2"/>
    <w:multiLevelType w:val="hybridMultilevel"/>
    <w:tmpl w:val="B9F6BBAE"/>
    <w:lvl w:ilvl="0" w:tplc="DFB6FE0C">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66451D"/>
    <w:multiLevelType w:val="hybridMultilevel"/>
    <w:tmpl w:val="85160596"/>
    <w:lvl w:ilvl="0" w:tplc="81AE852C">
      <w:numFmt w:val="bullet"/>
      <w:lvlText w:val="-"/>
      <w:lvlJc w:val="left"/>
      <w:pPr>
        <w:ind w:left="720" w:hanging="360"/>
      </w:pPr>
      <w:rPr>
        <w:rFonts w:ascii="Calibri" w:eastAsia="Calibri"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FBB02AC"/>
    <w:multiLevelType w:val="hybridMultilevel"/>
    <w:tmpl w:val="7B12D304"/>
    <w:lvl w:ilvl="0" w:tplc="4746DD90">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29440C1"/>
    <w:multiLevelType w:val="hybridMultilevel"/>
    <w:tmpl w:val="49F4ACB4"/>
    <w:lvl w:ilvl="0" w:tplc="79D8F1B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5532924"/>
    <w:multiLevelType w:val="hybridMultilevel"/>
    <w:tmpl w:val="E04C5526"/>
    <w:lvl w:ilvl="0" w:tplc="18C222EA">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865955"/>
    <w:multiLevelType w:val="hybridMultilevel"/>
    <w:tmpl w:val="1F0C8A20"/>
    <w:lvl w:ilvl="0" w:tplc="2AA69C1A">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59648A"/>
    <w:multiLevelType w:val="hybridMultilevel"/>
    <w:tmpl w:val="3EC8D172"/>
    <w:lvl w:ilvl="0" w:tplc="E8CEE36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A8E4D56"/>
    <w:multiLevelType w:val="hybridMultilevel"/>
    <w:tmpl w:val="8A22DA1E"/>
    <w:lvl w:ilvl="0" w:tplc="B6D0C15C">
      <w:start w:val="4"/>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A35FE3"/>
    <w:multiLevelType w:val="hybridMultilevel"/>
    <w:tmpl w:val="C99E2B62"/>
    <w:lvl w:ilvl="0" w:tplc="98989C18">
      <w:start w:val="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1973726"/>
    <w:multiLevelType w:val="hybridMultilevel"/>
    <w:tmpl w:val="F3ACB914"/>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5345424"/>
    <w:multiLevelType w:val="hybridMultilevel"/>
    <w:tmpl w:val="10862A26"/>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6255F2A"/>
    <w:multiLevelType w:val="hybridMultilevel"/>
    <w:tmpl w:val="C096C4AA"/>
    <w:lvl w:ilvl="0" w:tplc="B7909B70">
      <w:start w:val="1"/>
      <w:numFmt w:val="decimal"/>
      <w:lvlText w:val="%1."/>
      <w:lvlJc w:val="left"/>
      <w:pPr>
        <w:ind w:left="720" w:hanging="360"/>
      </w:pPr>
      <w:rPr>
        <w:rFonts w:cs="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5A874CD"/>
    <w:multiLevelType w:val="hybridMultilevel"/>
    <w:tmpl w:val="ED486456"/>
    <w:lvl w:ilvl="0" w:tplc="4E2409C4">
      <w:start w:val="1"/>
      <w:numFmt w:val="decimal"/>
      <w:lvlText w:val="%1."/>
      <w:lvlJc w:val="left"/>
      <w:pPr>
        <w:ind w:left="720" w:hanging="360"/>
      </w:pPr>
      <w:rPr>
        <w:rFonts w:cs="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CDF3F86"/>
    <w:multiLevelType w:val="hybridMultilevel"/>
    <w:tmpl w:val="91445F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FAA6680"/>
    <w:multiLevelType w:val="hybridMultilevel"/>
    <w:tmpl w:val="D4DE0252"/>
    <w:lvl w:ilvl="0" w:tplc="06E8658A">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47F3AF1"/>
    <w:multiLevelType w:val="hybridMultilevel"/>
    <w:tmpl w:val="E2FEE52A"/>
    <w:lvl w:ilvl="0" w:tplc="E13EA754">
      <w:numFmt w:val="bullet"/>
      <w:lvlText w:val="-"/>
      <w:lvlJc w:val="left"/>
      <w:pPr>
        <w:ind w:left="720" w:hanging="360"/>
      </w:pPr>
      <w:rPr>
        <w:rFonts w:ascii="Calibri" w:eastAsia="Calibri" w:hAnsi="Calibri" w:cs="Calibri" w:hint="default"/>
        <w:color w:val="auto"/>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68537D6"/>
    <w:multiLevelType w:val="hybridMultilevel"/>
    <w:tmpl w:val="67B0306A"/>
    <w:lvl w:ilvl="0" w:tplc="B8728726">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7C4A6E63"/>
    <w:multiLevelType w:val="hybridMultilevel"/>
    <w:tmpl w:val="20081E74"/>
    <w:lvl w:ilvl="0" w:tplc="C928B36E">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7EBA751B"/>
    <w:multiLevelType w:val="hybridMultilevel"/>
    <w:tmpl w:val="1F987F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6"/>
  </w:num>
  <w:num w:numId="2">
    <w:abstractNumId w:val="30"/>
  </w:num>
  <w:num w:numId="3">
    <w:abstractNumId w:val="25"/>
  </w:num>
  <w:num w:numId="4">
    <w:abstractNumId w:val="29"/>
  </w:num>
  <w:num w:numId="5">
    <w:abstractNumId w:val="2"/>
  </w:num>
  <w:num w:numId="6">
    <w:abstractNumId w:val="6"/>
  </w:num>
  <w:num w:numId="7">
    <w:abstractNumId w:val="1"/>
  </w:num>
  <w:num w:numId="8">
    <w:abstractNumId w:val="19"/>
  </w:num>
  <w:num w:numId="9">
    <w:abstractNumId w:val="26"/>
  </w:num>
  <w:num w:numId="10">
    <w:abstractNumId w:val="18"/>
  </w:num>
  <w:num w:numId="11">
    <w:abstractNumId w:val="20"/>
  </w:num>
  <w:num w:numId="12">
    <w:abstractNumId w:val="17"/>
  </w:num>
  <w:num w:numId="13">
    <w:abstractNumId w:val="13"/>
  </w:num>
  <w:num w:numId="14">
    <w:abstractNumId w:val="8"/>
  </w:num>
  <w:num w:numId="15">
    <w:abstractNumId w:val="27"/>
  </w:num>
  <w:num w:numId="16">
    <w:abstractNumId w:val="32"/>
  </w:num>
  <w:num w:numId="17">
    <w:abstractNumId w:val="14"/>
  </w:num>
  <w:num w:numId="18">
    <w:abstractNumId w:val="12"/>
  </w:num>
  <w:num w:numId="19">
    <w:abstractNumId w:val="5"/>
  </w:num>
  <w:num w:numId="20">
    <w:abstractNumId w:val="15"/>
  </w:num>
  <w:num w:numId="21">
    <w:abstractNumId w:val="0"/>
  </w:num>
  <w:num w:numId="22">
    <w:abstractNumId w:val="3"/>
  </w:num>
  <w:num w:numId="23">
    <w:abstractNumId w:val="24"/>
  </w:num>
  <w:num w:numId="24">
    <w:abstractNumId w:val="11"/>
  </w:num>
  <w:num w:numId="25">
    <w:abstractNumId w:val="4"/>
  </w:num>
  <w:num w:numId="26">
    <w:abstractNumId w:val="31"/>
  </w:num>
  <w:num w:numId="27">
    <w:abstractNumId w:val="9"/>
  </w:num>
  <w:num w:numId="28">
    <w:abstractNumId w:val="28"/>
  </w:num>
  <w:num w:numId="29">
    <w:abstractNumId w:val="7"/>
  </w:num>
  <w:num w:numId="30">
    <w:abstractNumId w:val="10"/>
  </w:num>
  <w:num w:numId="31">
    <w:abstractNumId w:val="23"/>
  </w:num>
  <w:num w:numId="32">
    <w:abstractNumId w:val="21"/>
  </w:num>
  <w:num w:numId="33">
    <w:abstractNumId w:val="2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Bennett, James E">
    <w15:presenceInfo w15:providerId="AD" w15:userId="S-1-5-21-243037206-41955558-561332275-1082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trackRevisions/>
  <w:defaultTabStop w:val="720"/>
  <w:drawingGridHorizontalSpacing w:val="110"/>
  <w:displayHorizontalDrawingGridEvery w:val="2"/>
  <w:displayVerticalDrawingGridEvery w:val="2"/>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25D"/>
    <w:rsid w:val="0000078D"/>
    <w:rsid w:val="0000093C"/>
    <w:rsid w:val="00000AD4"/>
    <w:rsid w:val="00001736"/>
    <w:rsid w:val="0000176E"/>
    <w:rsid w:val="00001B71"/>
    <w:rsid w:val="000020EE"/>
    <w:rsid w:val="00002325"/>
    <w:rsid w:val="00002A6D"/>
    <w:rsid w:val="00002D30"/>
    <w:rsid w:val="00003799"/>
    <w:rsid w:val="00003A27"/>
    <w:rsid w:val="00003D82"/>
    <w:rsid w:val="0000416A"/>
    <w:rsid w:val="00004433"/>
    <w:rsid w:val="0000446B"/>
    <w:rsid w:val="00004888"/>
    <w:rsid w:val="00004A1E"/>
    <w:rsid w:val="00004B84"/>
    <w:rsid w:val="00004B85"/>
    <w:rsid w:val="00004F5B"/>
    <w:rsid w:val="00005365"/>
    <w:rsid w:val="00005524"/>
    <w:rsid w:val="00005DD1"/>
    <w:rsid w:val="000060C8"/>
    <w:rsid w:val="00006214"/>
    <w:rsid w:val="00006247"/>
    <w:rsid w:val="00007092"/>
    <w:rsid w:val="00007214"/>
    <w:rsid w:val="00007AED"/>
    <w:rsid w:val="000112A5"/>
    <w:rsid w:val="00011D62"/>
    <w:rsid w:val="00011FB6"/>
    <w:rsid w:val="00012A43"/>
    <w:rsid w:val="00012A91"/>
    <w:rsid w:val="00012E7D"/>
    <w:rsid w:val="00012FB9"/>
    <w:rsid w:val="0001322E"/>
    <w:rsid w:val="000135F4"/>
    <w:rsid w:val="00013786"/>
    <w:rsid w:val="0001432A"/>
    <w:rsid w:val="000151B7"/>
    <w:rsid w:val="00015AFF"/>
    <w:rsid w:val="00015BA8"/>
    <w:rsid w:val="00016713"/>
    <w:rsid w:val="00016AEE"/>
    <w:rsid w:val="0001712A"/>
    <w:rsid w:val="000177DB"/>
    <w:rsid w:val="00020DF7"/>
    <w:rsid w:val="0002104A"/>
    <w:rsid w:val="000210D1"/>
    <w:rsid w:val="000212F9"/>
    <w:rsid w:val="0002178B"/>
    <w:rsid w:val="00021BDE"/>
    <w:rsid w:val="00022CD2"/>
    <w:rsid w:val="000237D9"/>
    <w:rsid w:val="00023FB5"/>
    <w:rsid w:val="000246AA"/>
    <w:rsid w:val="000259CD"/>
    <w:rsid w:val="00025CAF"/>
    <w:rsid w:val="00025D22"/>
    <w:rsid w:val="000260BF"/>
    <w:rsid w:val="00026134"/>
    <w:rsid w:val="00026162"/>
    <w:rsid w:val="0002758A"/>
    <w:rsid w:val="00027630"/>
    <w:rsid w:val="0002782B"/>
    <w:rsid w:val="00027DFE"/>
    <w:rsid w:val="00027F75"/>
    <w:rsid w:val="000306D3"/>
    <w:rsid w:val="00030C36"/>
    <w:rsid w:val="00031324"/>
    <w:rsid w:val="00031D95"/>
    <w:rsid w:val="000331F8"/>
    <w:rsid w:val="0003365F"/>
    <w:rsid w:val="000338D0"/>
    <w:rsid w:val="00033DDF"/>
    <w:rsid w:val="000340B4"/>
    <w:rsid w:val="000343B2"/>
    <w:rsid w:val="00034610"/>
    <w:rsid w:val="00034AA3"/>
    <w:rsid w:val="00034AC0"/>
    <w:rsid w:val="00034CBF"/>
    <w:rsid w:val="00034F10"/>
    <w:rsid w:val="00035EBA"/>
    <w:rsid w:val="0003613B"/>
    <w:rsid w:val="0003657E"/>
    <w:rsid w:val="000365F5"/>
    <w:rsid w:val="000372D3"/>
    <w:rsid w:val="00040054"/>
    <w:rsid w:val="00040D6B"/>
    <w:rsid w:val="00040D7A"/>
    <w:rsid w:val="00040FE5"/>
    <w:rsid w:val="00041754"/>
    <w:rsid w:val="00042319"/>
    <w:rsid w:val="0004250C"/>
    <w:rsid w:val="00042FB2"/>
    <w:rsid w:val="0004316E"/>
    <w:rsid w:val="000437FD"/>
    <w:rsid w:val="00043D68"/>
    <w:rsid w:val="00044630"/>
    <w:rsid w:val="00044D40"/>
    <w:rsid w:val="0004516A"/>
    <w:rsid w:val="00045246"/>
    <w:rsid w:val="000459EC"/>
    <w:rsid w:val="00045CC4"/>
    <w:rsid w:val="00045D18"/>
    <w:rsid w:val="00046318"/>
    <w:rsid w:val="00046C22"/>
    <w:rsid w:val="00046D2C"/>
    <w:rsid w:val="00047A51"/>
    <w:rsid w:val="00047AE4"/>
    <w:rsid w:val="00047F0E"/>
    <w:rsid w:val="00050593"/>
    <w:rsid w:val="00050D70"/>
    <w:rsid w:val="000512E4"/>
    <w:rsid w:val="00051433"/>
    <w:rsid w:val="00051708"/>
    <w:rsid w:val="0005183C"/>
    <w:rsid w:val="00051A12"/>
    <w:rsid w:val="0005309D"/>
    <w:rsid w:val="0005321C"/>
    <w:rsid w:val="00053283"/>
    <w:rsid w:val="000539C6"/>
    <w:rsid w:val="00054124"/>
    <w:rsid w:val="000541E2"/>
    <w:rsid w:val="000543FC"/>
    <w:rsid w:val="00054505"/>
    <w:rsid w:val="000545FB"/>
    <w:rsid w:val="000546DD"/>
    <w:rsid w:val="00054AB7"/>
    <w:rsid w:val="00055172"/>
    <w:rsid w:val="00055B65"/>
    <w:rsid w:val="00056C50"/>
    <w:rsid w:val="00056C5A"/>
    <w:rsid w:val="000576ED"/>
    <w:rsid w:val="0006104B"/>
    <w:rsid w:val="00061A6B"/>
    <w:rsid w:val="00061AAA"/>
    <w:rsid w:val="00061C7F"/>
    <w:rsid w:val="00061E82"/>
    <w:rsid w:val="000620CC"/>
    <w:rsid w:val="000622B4"/>
    <w:rsid w:val="000625FB"/>
    <w:rsid w:val="000632BD"/>
    <w:rsid w:val="00063752"/>
    <w:rsid w:val="00064EEB"/>
    <w:rsid w:val="000651A2"/>
    <w:rsid w:val="00065A5E"/>
    <w:rsid w:val="00065E50"/>
    <w:rsid w:val="00066139"/>
    <w:rsid w:val="0006625F"/>
    <w:rsid w:val="000663B0"/>
    <w:rsid w:val="00066A3C"/>
    <w:rsid w:val="00066C53"/>
    <w:rsid w:val="00066D9C"/>
    <w:rsid w:val="00066E6A"/>
    <w:rsid w:val="00067038"/>
    <w:rsid w:val="00067319"/>
    <w:rsid w:val="00067984"/>
    <w:rsid w:val="00067A04"/>
    <w:rsid w:val="00067A14"/>
    <w:rsid w:val="000702D8"/>
    <w:rsid w:val="00070B2F"/>
    <w:rsid w:val="000711BB"/>
    <w:rsid w:val="00071951"/>
    <w:rsid w:val="00071CDF"/>
    <w:rsid w:val="00071F79"/>
    <w:rsid w:val="000732FB"/>
    <w:rsid w:val="00073748"/>
    <w:rsid w:val="00073ADC"/>
    <w:rsid w:val="00073B07"/>
    <w:rsid w:val="00073C2A"/>
    <w:rsid w:val="00073F1B"/>
    <w:rsid w:val="00074605"/>
    <w:rsid w:val="000752A7"/>
    <w:rsid w:val="00075501"/>
    <w:rsid w:val="00075CF0"/>
    <w:rsid w:val="00075E47"/>
    <w:rsid w:val="0007648C"/>
    <w:rsid w:val="00076514"/>
    <w:rsid w:val="000765BB"/>
    <w:rsid w:val="00077731"/>
    <w:rsid w:val="00077792"/>
    <w:rsid w:val="00081296"/>
    <w:rsid w:val="000818D3"/>
    <w:rsid w:val="000819BC"/>
    <w:rsid w:val="00081B33"/>
    <w:rsid w:val="000822D3"/>
    <w:rsid w:val="00082C81"/>
    <w:rsid w:val="0008315C"/>
    <w:rsid w:val="000836F6"/>
    <w:rsid w:val="0008437C"/>
    <w:rsid w:val="000844F7"/>
    <w:rsid w:val="0008455E"/>
    <w:rsid w:val="0008465F"/>
    <w:rsid w:val="00084691"/>
    <w:rsid w:val="00084968"/>
    <w:rsid w:val="000852B4"/>
    <w:rsid w:val="000852DD"/>
    <w:rsid w:val="00085345"/>
    <w:rsid w:val="000858BC"/>
    <w:rsid w:val="0008595D"/>
    <w:rsid w:val="000859FE"/>
    <w:rsid w:val="00085A4E"/>
    <w:rsid w:val="0008612A"/>
    <w:rsid w:val="00086317"/>
    <w:rsid w:val="000866BD"/>
    <w:rsid w:val="0008692A"/>
    <w:rsid w:val="00086C56"/>
    <w:rsid w:val="000877F6"/>
    <w:rsid w:val="000878C4"/>
    <w:rsid w:val="00087CF0"/>
    <w:rsid w:val="00087FCF"/>
    <w:rsid w:val="0009044F"/>
    <w:rsid w:val="0009095B"/>
    <w:rsid w:val="00090A3A"/>
    <w:rsid w:val="0009145D"/>
    <w:rsid w:val="00091562"/>
    <w:rsid w:val="00091721"/>
    <w:rsid w:val="00091B94"/>
    <w:rsid w:val="00091E48"/>
    <w:rsid w:val="00092224"/>
    <w:rsid w:val="00092347"/>
    <w:rsid w:val="000927E4"/>
    <w:rsid w:val="000929B0"/>
    <w:rsid w:val="00093100"/>
    <w:rsid w:val="000937AB"/>
    <w:rsid w:val="000938C0"/>
    <w:rsid w:val="00093C20"/>
    <w:rsid w:val="00093E1B"/>
    <w:rsid w:val="00093F25"/>
    <w:rsid w:val="000944CF"/>
    <w:rsid w:val="0009464D"/>
    <w:rsid w:val="00094689"/>
    <w:rsid w:val="00094BAA"/>
    <w:rsid w:val="00094F74"/>
    <w:rsid w:val="00095490"/>
    <w:rsid w:val="00095915"/>
    <w:rsid w:val="00095F25"/>
    <w:rsid w:val="000962A3"/>
    <w:rsid w:val="00097348"/>
    <w:rsid w:val="00097EE3"/>
    <w:rsid w:val="000A084D"/>
    <w:rsid w:val="000A0A5E"/>
    <w:rsid w:val="000A1061"/>
    <w:rsid w:val="000A1507"/>
    <w:rsid w:val="000A1F07"/>
    <w:rsid w:val="000A2462"/>
    <w:rsid w:val="000A2637"/>
    <w:rsid w:val="000A2D27"/>
    <w:rsid w:val="000A38D2"/>
    <w:rsid w:val="000A3A4D"/>
    <w:rsid w:val="000A476B"/>
    <w:rsid w:val="000A4BC4"/>
    <w:rsid w:val="000A5ABC"/>
    <w:rsid w:val="000A6108"/>
    <w:rsid w:val="000A63A0"/>
    <w:rsid w:val="000A6B95"/>
    <w:rsid w:val="000A6BC8"/>
    <w:rsid w:val="000A6C26"/>
    <w:rsid w:val="000A7687"/>
    <w:rsid w:val="000A7A27"/>
    <w:rsid w:val="000B0766"/>
    <w:rsid w:val="000B0D4A"/>
    <w:rsid w:val="000B0D63"/>
    <w:rsid w:val="000B1593"/>
    <w:rsid w:val="000B16CE"/>
    <w:rsid w:val="000B1932"/>
    <w:rsid w:val="000B1E93"/>
    <w:rsid w:val="000B2BE8"/>
    <w:rsid w:val="000B3932"/>
    <w:rsid w:val="000B3BFD"/>
    <w:rsid w:val="000B49C7"/>
    <w:rsid w:val="000B4B02"/>
    <w:rsid w:val="000B523F"/>
    <w:rsid w:val="000B57F2"/>
    <w:rsid w:val="000B5BB0"/>
    <w:rsid w:val="000B5D70"/>
    <w:rsid w:val="000B634E"/>
    <w:rsid w:val="000B6495"/>
    <w:rsid w:val="000B7055"/>
    <w:rsid w:val="000B73BC"/>
    <w:rsid w:val="000B7625"/>
    <w:rsid w:val="000B788B"/>
    <w:rsid w:val="000B78F2"/>
    <w:rsid w:val="000B7984"/>
    <w:rsid w:val="000B7A12"/>
    <w:rsid w:val="000B7F6A"/>
    <w:rsid w:val="000C0074"/>
    <w:rsid w:val="000C07D3"/>
    <w:rsid w:val="000C0FBF"/>
    <w:rsid w:val="000C2440"/>
    <w:rsid w:val="000C3193"/>
    <w:rsid w:val="000C36FE"/>
    <w:rsid w:val="000C3C3E"/>
    <w:rsid w:val="000C3F6D"/>
    <w:rsid w:val="000C46C9"/>
    <w:rsid w:val="000C4B52"/>
    <w:rsid w:val="000C6935"/>
    <w:rsid w:val="000C6B28"/>
    <w:rsid w:val="000C6F7C"/>
    <w:rsid w:val="000C7277"/>
    <w:rsid w:val="000C74A3"/>
    <w:rsid w:val="000C7603"/>
    <w:rsid w:val="000C76E6"/>
    <w:rsid w:val="000C791A"/>
    <w:rsid w:val="000C79CE"/>
    <w:rsid w:val="000C7E66"/>
    <w:rsid w:val="000D10D8"/>
    <w:rsid w:val="000D1253"/>
    <w:rsid w:val="000D2919"/>
    <w:rsid w:val="000D2AE0"/>
    <w:rsid w:val="000D2D7D"/>
    <w:rsid w:val="000D2FF0"/>
    <w:rsid w:val="000D3350"/>
    <w:rsid w:val="000D3380"/>
    <w:rsid w:val="000D4116"/>
    <w:rsid w:val="000D4E37"/>
    <w:rsid w:val="000D5E5E"/>
    <w:rsid w:val="000D6273"/>
    <w:rsid w:val="000D7491"/>
    <w:rsid w:val="000D7718"/>
    <w:rsid w:val="000E0A8A"/>
    <w:rsid w:val="000E0B58"/>
    <w:rsid w:val="000E0B8D"/>
    <w:rsid w:val="000E101C"/>
    <w:rsid w:val="000E1812"/>
    <w:rsid w:val="000E1DDA"/>
    <w:rsid w:val="000E2C6C"/>
    <w:rsid w:val="000E2FBB"/>
    <w:rsid w:val="000E4726"/>
    <w:rsid w:val="000E48D7"/>
    <w:rsid w:val="000E49E0"/>
    <w:rsid w:val="000E4CA9"/>
    <w:rsid w:val="000E516D"/>
    <w:rsid w:val="000E5D3D"/>
    <w:rsid w:val="000E60FC"/>
    <w:rsid w:val="000E6236"/>
    <w:rsid w:val="000E7D26"/>
    <w:rsid w:val="000F0627"/>
    <w:rsid w:val="000F0913"/>
    <w:rsid w:val="000F09F9"/>
    <w:rsid w:val="000F0A29"/>
    <w:rsid w:val="000F0C79"/>
    <w:rsid w:val="000F0DE0"/>
    <w:rsid w:val="000F1035"/>
    <w:rsid w:val="000F1DF7"/>
    <w:rsid w:val="000F2B8C"/>
    <w:rsid w:val="000F3189"/>
    <w:rsid w:val="000F3D7A"/>
    <w:rsid w:val="000F44C0"/>
    <w:rsid w:val="000F503A"/>
    <w:rsid w:val="000F52DC"/>
    <w:rsid w:val="000F58BA"/>
    <w:rsid w:val="000F5DC3"/>
    <w:rsid w:val="000F6677"/>
    <w:rsid w:val="000F71F5"/>
    <w:rsid w:val="000F7914"/>
    <w:rsid w:val="000F7D14"/>
    <w:rsid w:val="000F7F93"/>
    <w:rsid w:val="00100327"/>
    <w:rsid w:val="00100FF8"/>
    <w:rsid w:val="00101AAE"/>
    <w:rsid w:val="00101D5D"/>
    <w:rsid w:val="00102040"/>
    <w:rsid w:val="00102468"/>
    <w:rsid w:val="00102EE5"/>
    <w:rsid w:val="001030DA"/>
    <w:rsid w:val="00103979"/>
    <w:rsid w:val="00103C5D"/>
    <w:rsid w:val="0010407A"/>
    <w:rsid w:val="0010422E"/>
    <w:rsid w:val="00104231"/>
    <w:rsid w:val="0010440D"/>
    <w:rsid w:val="00104620"/>
    <w:rsid w:val="001047DC"/>
    <w:rsid w:val="00105420"/>
    <w:rsid w:val="00105569"/>
    <w:rsid w:val="00105731"/>
    <w:rsid w:val="0010581C"/>
    <w:rsid w:val="00105AC2"/>
    <w:rsid w:val="001063E9"/>
    <w:rsid w:val="0010644A"/>
    <w:rsid w:val="00106628"/>
    <w:rsid w:val="00107C70"/>
    <w:rsid w:val="001104F6"/>
    <w:rsid w:val="00110568"/>
    <w:rsid w:val="0011072B"/>
    <w:rsid w:val="00111694"/>
    <w:rsid w:val="00111FB4"/>
    <w:rsid w:val="00112077"/>
    <w:rsid w:val="00112085"/>
    <w:rsid w:val="001121F5"/>
    <w:rsid w:val="00112659"/>
    <w:rsid w:val="00112CB4"/>
    <w:rsid w:val="00112F7C"/>
    <w:rsid w:val="00113023"/>
    <w:rsid w:val="00113A4A"/>
    <w:rsid w:val="00113FD5"/>
    <w:rsid w:val="00114168"/>
    <w:rsid w:val="00114DE9"/>
    <w:rsid w:val="001154D8"/>
    <w:rsid w:val="00115798"/>
    <w:rsid w:val="00115D79"/>
    <w:rsid w:val="00115F35"/>
    <w:rsid w:val="0011649A"/>
    <w:rsid w:val="00116700"/>
    <w:rsid w:val="001167CB"/>
    <w:rsid w:val="001171AC"/>
    <w:rsid w:val="001174F6"/>
    <w:rsid w:val="0012007D"/>
    <w:rsid w:val="00120C95"/>
    <w:rsid w:val="00120CCC"/>
    <w:rsid w:val="00120F44"/>
    <w:rsid w:val="001212AB"/>
    <w:rsid w:val="001225E7"/>
    <w:rsid w:val="00122769"/>
    <w:rsid w:val="00123742"/>
    <w:rsid w:val="00123D04"/>
    <w:rsid w:val="001242F1"/>
    <w:rsid w:val="00124496"/>
    <w:rsid w:val="00124537"/>
    <w:rsid w:val="00124625"/>
    <w:rsid w:val="00124F13"/>
    <w:rsid w:val="0012501B"/>
    <w:rsid w:val="00125BE3"/>
    <w:rsid w:val="001266B6"/>
    <w:rsid w:val="00126D97"/>
    <w:rsid w:val="00126FD8"/>
    <w:rsid w:val="001273E2"/>
    <w:rsid w:val="001273EA"/>
    <w:rsid w:val="001275A6"/>
    <w:rsid w:val="0012798D"/>
    <w:rsid w:val="001279A6"/>
    <w:rsid w:val="00130C47"/>
    <w:rsid w:val="00130EA5"/>
    <w:rsid w:val="00130F9A"/>
    <w:rsid w:val="00131404"/>
    <w:rsid w:val="00131442"/>
    <w:rsid w:val="0013173C"/>
    <w:rsid w:val="00131AC1"/>
    <w:rsid w:val="00131AE8"/>
    <w:rsid w:val="00132C6C"/>
    <w:rsid w:val="0013308F"/>
    <w:rsid w:val="00133190"/>
    <w:rsid w:val="0013352F"/>
    <w:rsid w:val="00133794"/>
    <w:rsid w:val="001343C0"/>
    <w:rsid w:val="00134480"/>
    <w:rsid w:val="00134EDB"/>
    <w:rsid w:val="00135AB0"/>
    <w:rsid w:val="00136284"/>
    <w:rsid w:val="00136438"/>
    <w:rsid w:val="0013717B"/>
    <w:rsid w:val="001375E6"/>
    <w:rsid w:val="00137883"/>
    <w:rsid w:val="001402A7"/>
    <w:rsid w:val="00141129"/>
    <w:rsid w:val="00141C0D"/>
    <w:rsid w:val="00141E26"/>
    <w:rsid w:val="00142827"/>
    <w:rsid w:val="00143121"/>
    <w:rsid w:val="00143B44"/>
    <w:rsid w:val="00143E18"/>
    <w:rsid w:val="00144387"/>
    <w:rsid w:val="00144771"/>
    <w:rsid w:val="001455E1"/>
    <w:rsid w:val="00145784"/>
    <w:rsid w:val="00145E04"/>
    <w:rsid w:val="00145FEB"/>
    <w:rsid w:val="0014646A"/>
    <w:rsid w:val="00146A44"/>
    <w:rsid w:val="00146E70"/>
    <w:rsid w:val="00146F26"/>
    <w:rsid w:val="001477FE"/>
    <w:rsid w:val="001505CF"/>
    <w:rsid w:val="0015063D"/>
    <w:rsid w:val="001508C5"/>
    <w:rsid w:val="0015157D"/>
    <w:rsid w:val="00151901"/>
    <w:rsid w:val="001519F2"/>
    <w:rsid w:val="00151D3C"/>
    <w:rsid w:val="00152658"/>
    <w:rsid w:val="00152F5E"/>
    <w:rsid w:val="00152F99"/>
    <w:rsid w:val="00153B94"/>
    <w:rsid w:val="00156613"/>
    <w:rsid w:val="00156958"/>
    <w:rsid w:val="00156FC7"/>
    <w:rsid w:val="0016077E"/>
    <w:rsid w:val="00160AE2"/>
    <w:rsid w:val="00160CE4"/>
    <w:rsid w:val="00161E98"/>
    <w:rsid w:val="00162988"/>
    <w:rsid w:val="00162A26"/>
    <w:rsid w:val="00162F13"/>
    <w:rsid w:val="00162F6E"/>
    <w:rsid w:val="00163713"/>
    <w:rsid w:val="0016379A"/>
    <w:rsid w:val="00163BF7"/>
    <w:rsid w:val="0016492F"/>
    <w:rsid w:val="00164930"/>
    <w:rsid w:val="00164A01"/>
    <w:rsid w:val="00164B0D"/>
    <w:rsid w:val="0016553B"/>
    <w:rsid w:val="00165B58"/>
    <w:rsid w:val="0016666B"/>
    <w:rsid w:val="00166756"/>
    <w:rsid w:val="001668BC"/>
    <w:rsid w:val="00166B66"/>
    <w:rsid w:val="00166F4A"/>
    <w:rsid w:val="0016714C"/>
    <w:rsid w:val="0016746F"/>
    <w:rsid w:val="00167719"/>
    <w:rsid w:val="00167A90"/>
    <w:rsid w:val="00167BAD"/>
    <w:rsid w:val="00167D6F"/>
    <w:rsid w:val="00167FBF"/>
    <w:rsid w:val="00170AE6"/>
    <w:rsid w:val="0017106C"/>
    <w:rsid w:val="00171799"/>
    <w:rsid w:val="00171B58"/>
    <w:rsid w:val="001734E9"/>
    <w:rsid w:val="00173BA7"/>
    <w:rsid w:val="0017431B"/>
    <w:rsid w:val="00174BA9"/>
    <w:rsid w:val="00174FAE"/>
    <w:rsid w:val="0017501B"/>
    <w:rsid w:val="001754B1"/>
    <w:rsid w:val="001761CA"/>
    <w:rsid w:val="00176529"/>
    <w:rsid w:val="00176845"/>
    <w:rsid w:val="0017687E"/>
    <w:rsid w:val="00176D12"/>
    <w:rsid w:val="00177445"/>
    <w:rsid w:val="0017784F"/>
    <w:rsid w:val="001800DA"/>
    <w:rsid w:val="001805FD"/>
    <w:rsid w:val="00180791"/>
    <w:rsid w:val="00180945"/>
    <w:rsid w:val="001810A3"/>
    <w:rsid w:val="0018191A"/>
    <w:rsid w:val="00181C14"/>
    <w:rsid w:val="00182207"/>
    <w:rsid w:val="001823FE"/>
    <w:rsid w:val="00182817"/>
    <w:rsid w:val="0018293F"/>
    <w:rsid w:val="00182A4C"/>
    <w:rsid w:val="00182B08"/>
    <w:rsid w:val="00182DA9"/>
    <w:rsid w:val="00183067"/>
    <w:rsid w:val="0018328F"/>
    <w:rsid w:val="00183545"/>
    <w:rsid w:val="001839BA"/>
    <w:rsid w:val="00184B83"/>
    <w:rsid w:val="00184DF3"/>
    <w:rsid w:val="00185708"/>
    <w:rsid w:val="00185879"/>
    <w:rsid w:val="00186906"/>
    <w:rsid w:val="001876DA"/>
    <w:rsid w:val="00187D66"/>
    <w:rsid w:val="00190108"/>
    <w:rsid w:val="001910F8"/>
    <w:rsid w:val="0019142A"/>
    <w:rsid w:val="00191434"/>
    <w:rsid w:val="001917D5"/>
    <w:rsid w:val="001918BF"/>
    <w:rsid w:val="00191937"/>
    <w:rsid w:val="00191A70"/>
    <w:rsid w:val="00191B6B"/>
    <w:rsid w:val="00192707"/>
    <w:rsid w:val="00192959"/>
    <w:rsid w:val="001935A7"/>
    <w:rsid w:val="00194696"/>
    <w:rsid w:val="00194A92"/>
    <w:rsid w:val="001955D1"/>
    <w:rsid w:val="00195693"/>
    <w:rsid w:val="001956B1"/>
    <w:rsid w:val="0019644B"/>
    <w:rsid w:val="001966DF"/>
    <w:rsid w:val="00196C4A"/>
    <w:rsid w:val="00196C5E"/>
    <w:rsid w:val="00196E66"/>
    <w:rsid w:val="0019766E"/>
    <w:rsid w:val="001A03A0"/>
    <w:rsid w:val="001A0466"/>
    <w:rsid w:val="001A0915"/>
    <w:rsid w:val="001A19F2"/>
    <w:rsid w:val="001A1BC4"/>
    <w:rsid w:val="001A1D01"/>
    <w:rsid w:val="001A1F00"/>
    <w:rsid w:val="001A251A"/>
    <w:rsid w:val="001A26A4"/>
    <w:rsid w:val="001A2A3D"/>
    <w:rsid w:val="001A2BB2"/>
    <w:rsid w:val="001A330C"/>
    <w:rsid w:val="001A3531"/>
    <w:rsid w:val="001A3594"/>
    <w:rsid w:val="001A35A6"/>
    <w:rsid w:val="001A3870"/>
    <w:rsid w:val="001A3A57"/>
    <w:rsid w:val="001A4AD3"/>
    <w:rsid w:val="001A4BDC"/>
    <w:rsid w:val="001A505D"/>
    <w:rsid w:val="001A545E"/>
    <w:rsid w:val="001A59CB"/>
    <w:rsid w:val="001A5AD8"/>
    <w:rsid w:val="001A6DAE"/>
    <w:rsid w:val="001A6EA2"/>
    <w:rsid w:val="001A74D3"/>
    <w:rsid w:val="001A7900"/>
    <w:rsid w:val="001B07C8"/>
    <w:rsid w:val="001B0FEB"/>
    <w:rsid w:val="001B1614"/>
    <w:rsid w:val="001B1822"/>
    <w:rsid w:val="001B1940"/>
    <w:rsid w:val="001B1DDB"/>
    <w:rsid w:val="001B225E"/>
    <w:rsid w:val="001B23D1"/>
    <w:rsid w:val="001B246F"/>
    <w:rsid w:val="001B25A0"/>
    <w:rsid w:val="001B2BE0"/>
    <w:rsid w:val="001B31F4"/>
    <w:rsid w:val="001B365D"/>
    <w:rsid w:val="001B4116"/>
    <w:rsid w:val="001B41BA"/>
    <w:rsid w:val="001B4AE9"/>
    <w:rsid w:val="001B50DF"/>
    <w:rsid w:val="001B5646"/>
    <w:rsid w:val="001B6834"/>
    <w:rsid w:val="001B713E"/>
    <w:rsid w:val="001B7549"/>
    <w:rsid w:val="001B7D9F"/>
    <w:rsid w:val="001B7FB3"/>
    <w:rsid w:val="001C1104"/>
    <w:rsid w:val="001C157D"/>
    <w:rsid w:val="001C1730"/>
    <w:rsid w:val="001C20DA"/>
    <w:rsid w:val="001C2178"/>
    <w:rsid w:val="001C22F7"/>
    <w:rsid w:val="001C250A"/>
    <w:rsid w:val="001C27D1"/>
    <w:rsid w:val="001C2D6F"/>
    <w:rsid w:val="001C3194"/>
    <w:rsid w:val="001C38C2"/>
    <w:rsid w:val="001C3AB4"/>
    <w:rsid w:val="001C3BF5"/>
    <w:rsid w:val="001C3E28"/>
    <w:rsid w:val="001C428C"/>
    <w:rsid w:val="001C4796"/>
    <w:rsid w:val="001C540F"/>
    <w:rsid w:val="001C6027"/>
    <w:rsid w:val="001C607E"/>
    <w:rsid w:val="001C608C"/>
    <w:rsid w:val="001C613C"/>
    <w:rsid w:val="001C61A2"/>
    <w:rsid w:val="001C629C"/>
    <w:rsid w:val="001C658C"/>
    <w:rsid w:val="001D01A6"/>
    <w:rsid w:val="001D09BA"/>
    <w:rsid w:val="001D0A2C"/>
    <w:rsid w:val="001D0B06"/>
    <w:rsid w:val="001D0D5E"/>
    <w:rsid w:val="001D1463"/>
    <w:rsid w:val="001D21BD"/>
    <w:rsid w:val="001D2501"/>
    <w:rsid w:val="001D26CC"/>
    <w:rsid w:val="001D2D90"/>
    <w:rsid w:val="001D2E79"/>
    <w:rsid w:val="001D32FE"/>
    <w:rsid w:val="001D33CC"/>
    <w:rsid w:val="001D341F"/>
    <w:rsid w:val="001D36DD"/>
    <w:rsid w:val="001D38BB"/>
    <w:rsid w:val="001D450B"/>
    <w:rsid w:val="001D5083"/>
    <w:rsid w:val="001D52C0"/>
    <w:rsid w:val="001D54A6"/>
    <w:rsid w:val="001D57D9"/>
    <w:rsid w:val="001D5918"/>
    <w:rsid w:val="001D6E21"/>
    <w:rsid w:val="001D78E4"/>
    <w:rsid w:val="001D78FC"/>
    <w:rsid w:val="001D796F"/>
    <w:rsid w:val="001D7BA9"/>
    <w:rsid w:val="001E08EA"/>
    <w:rsid w:val="001E0A6C"/>
    <w:rsid w:val="001E0F71"/>
    <w:rsid w:val="001E0FAC"/>
    <w:rsid w:val="001E107B"/>
    <w:rsid w:val="001E1299"/>
    <w:rsid w:val="001E13C8"/>
    <w:rsid w:val="001E184E"/>
    <w:rsid w:val="001E1FE9"/>
    <w:rsid w:val="001E298C"/>
    <w:rsid w:val="001E2DDB"/>
    <w:rsid w:val="001E3C37"/>
    <w:rsid w:val="001E432B"/>
    <w:rsid w:val="001E5C03"/>
    <w:rsid w:val="001E5CD7"/>
    <w:rsid w:val="001E611A"/>
    <w:rsid w:val="001E6476"/>
    <w:rsid w:val="001E67E6"/>
    <w:rsid w:val="001E6FA9"/>
    <w:rsid w:val="001E738D"/>
    <w:rsid w:val="001E73A0"/>
    <w:rsid w:val="001E7732"/>
    <w:rsid w:val="001F0274"/>
    <w:rsid w:val="001F07A4"/>
    <w:rsid w:val="001F0FFF"/>
    <w:rsid w:val="001F1A3D"/>
    <w:rsid w:val="001F2807"/>
    <w:rsid w:val="001F2E3D"/>
    <w:rsid w:val="001F31FE"/>
    <w:rsid w:val="001F34DC"/>
    <w:rsid w:val="001F3665"/>
    <w:rsid w:val="001F37C4"/>
    <w:rsid w:val="001F3DD2"/>
    <w:rsid w:val="001F4153"/>
    <w:rsid w:val="001F45F1"/>
    <w:rsid w:val="001F475B"/>
    <w:rsid w:val="001F5256"/>
    <w:rsid w:val="001F5749"/>
    <w:rsid w:val="001F5A2E"/>
    <w:rsid w:val="001F5BBA"/>
    <w:rsid w:val="001F6AE2"/>
    <w:rsid w:val="001F6E49"/>
    <w:rsid w:val="001F704E"/>
    <w:rsid w:val="001F706F"/>
    <w:rsid w:val="001F7DDE"/>
    <w:rsid w:val="00200172"/>
    <w:rsid w:val="002001DE"/>
    <w:rsid w:val="0020052F"/>
    <w:rsid w:val="00201066"/>
    <w:rsid w:val="00201384"/>
    <w:rsid w:val="002016BA"/>
    <w:rsid w:val="00202290"/>
    <w:rsid w:val="002023E5"/>
    <w:rsid w:val="002029FE"/>
    <w:rsid w:val="00202BB9"/>
    <w:rsid w:val="002034C6"/>
    <w:rsid w:val="00203599"/>
    <w:rsid w:val="0020366C"/>
    <w:rsid w:val="002043AB"/>
    <w:rsid w:val="0020482E"/>
    <w:rsid w:val="0020498A"/>
    <w:rsid w:val="0020532C"/>
    <w:rsid w:val="00205A33"/>
    <w:rsid w:val="00205AEF"/>
    <w:rsid w:val="002061EF"/>
    <w:rsid w:val="00206A3E"/>
    <w:rsid w:val="00206EE5"/>
    <w:rsid w:val="00206FC5"/>
    <w:rsid w:val="00207323"/>
    <w:rsid w:val="00207B14"/>
    <w:rsid w:val="00207B39"/>
    <w:rsid w:val="00207F3E"/>
    <w:rsid w:val="00211767"/>
    <w:rsid w:val="00211D61"/>
    <w:rsid w:val="00211EE1"/>
    <w:rsid w:val="002126B3"/>
    <w:rsid w:val="00212E11"/>
    <w:rsid w:val="0021306D"/>
    <w:rsid w:val="00213071"/>
    <w:rsid w:val="002136E5"/>
    <w:rsid w:val="00215948"/>
    <w:rsid w:val="0021595E"/>
    <w:rsid w:val="002166AE"/>
    <w:rsid w:val="00216745"/>
    <w:rsid w:val="002172DD"/>
    <w:rsid w:val="00217529"/>
    <w:rsid w:val="00217F61"/>
    <w:rsid w:val="0022038B"/>
    <w:rsid w:val="00220930"/>
    <w:rsid w:val="00220C4B"/>
    <w:rsid w:val="0022123F"/>
    <w:rsid w:val="00221A47"/>
    <w:rsid w:val="00221B4F"/>
    <w:rsid w:val="00222168"/>
    <w:rsid w:val="00222A32"/>
    <w:rsid w:val="002231AC"/>
    <w:rsid w:val="002231E5"/>
    <w:rsid w:val="00223D1E"/>
    <w:rsid w:val="00223D8A"/>
    <w:rsid w:val="0022423A"/>
    <w:rsid w:val="002242C8"/>
    <w:rsid w:val="00225657"/>
    <w:rsid w:val="00225DE3"/>
    <w:rsid w:val="00226B11"/>
    <w:rsid w:val="00226EB9"/>
    <w:rsid w:val="0022709B"/>
    <w:rsid w:val="00227BD9"/>
    <w:rsid w:val="00227D5B"/>
    <w:rsid w:val="0023102E"/>
    <w:rsid w:val="002322ED"/>
    <w:rsid w:val="00232690"/>
    <w:rsid w:val="00232BCF"/>
    <w:rsid w:val="00233082"/>
    <w:rsid w:val="00233194"/>
    <w:rsid w:val="0023343A"/>
    <w:rsid w:val="002339FB"/>
    <w:rsid w:val="00233B26"/>
    <w:rsid w:val="00233C4D"/>
    <w:rsid w:val="00233C77"/>
    <w:rsid w:val="00234E19"/>
    <w:rsid w:val="00235035"/>
    <w:rsid w:val="002351FA"/>
    <w:rsid w:val="00235CE2"/>
    <w:rsid w:val="00236869"/>
    <w:rsid w:val="00236A4E"/>
    <w:rsid w:val="00236B5F"/>
    <w:rsid w:val="00236DC2"/>
    <w:rsid w:val="00237B6F"/>
    <w:rsid w:val="00237CA3"/>
    <w:rsid w:val="00237CD0"/>
    <w:rsid w:val="00237E47"/>
    <w:rsid w:val="00237FE7"/>
    <w:rsid w:val="0024077D"/>
    <w:rsid w:val="00240808"/>
    <w:rsid w:val="00240A26"/>
    <w:rsid w:val="00241289"/>
    <w:rsid w:val="002412E5"/>
    <w:rsid w:val="002414E9"/>
    <w:rsid w:val="0024175D"/>
    <w:rsid w:val="0024198F"/>
    <w:rsid w:val="00241E93"/>
    <w:rsid w:val="0024218D"/>
    <w:rsid w:val="00242AFB"/>
    <w:rsid w:val="00242F17"/>
    <w:rsid w:val="0024334B"/>
    <w:rsid w:val="00243549"/>
    <w:rsid w:val="00243E2C"/>
    <w:rsid w:val="00244BF6"/>
    <w:rsid w:val="002452E3"/>
    <w:rsid w:val="0024593C"/>
    <w:rsid w:val="00245E1D"/>
    <w:rsid w:val="00246B2D"/>
    <w:rsid w:val="0025016C"/>
    <w:rsid w:val="00250629"/>
    <w:rsid w:val="002507E2"/>
    <w:rsid w:val="00250C33"/>
    <w:rsid w:val="00250D24"/>
    <w:rsid w:val="002510BD"/>
    <w:rsid w:val="00251C2E"/>
    <w:rsid w:val="00252185"/>
    <w:rsid w:val="002522D1"/>
    <w:rsid w:val="00252CB9"/>
    <w:rsid w:val="00252CFB"/>
    <w:rsid w:val="00252D7A"/>
    <w:rsid w:val="00253024"/>
    <w:rsid w:val="002530AE"/>
    <w:rsid w:val="0025351B"/>
    <w:rsid w:val="002541F6"/>
    <w:rsid w:val="002545CA"/>
    <w:rsid w:val="002545FD"/>
    <w:rsid w:val="00254AB4"/>
    <w:rsid w:val="00254B2A"/>
    <w:rsid w:val="00254BA8"/>
    <w:rsid w:val="00255125"/>
    <w:rsid w:val="002554A9"/>
    <w:rsid w:val="002554C0"/>
    <w:rsid w:val="00255BC7"/>
    <w:rsid w:val="00255C69"/>
    <w:rsid w:val="00255CBF"/>
    <w:rsid w:val="0025677F"/>
    <w:rsid w:val="0025682D"/>
    <w:rsid w:val="00256CDF"/>
    <w:rsid w:val="0025712E"/>
    <w:rsid w:val="002574B3"/>
    <w:rsid w:val="00257B8E"/>
    <w:rsid w:val="0026033D"/>
    <w:rsid w:val="002603A4"/>
    <w:rsid w:val="0026048D"/>
    <w:rsid w:val="002607C1"/>
    <w:rsid w:val="00260B02"/>
    <w:rsid w:val="00261076"/>
    <w:rsid w:val="002611BE"/>
    <w:rsid w:val="002612C5"/>
    <w:rsid w:val="0026192C"/>
    <w:rsid w:val="0026224F"/>
    <w:rsid w:val="0026244B"/>
    <w:rsid w:val="00262BC5"/>
    <w:rsid w:val="00263DC1"/>
    <w:rsid w:val="00263F7E"/>
    <w:rsid w:val="00264390"/>
    <w:rsid w:val="00264EA2"/>
    <w:rsid w:val="00264EE8"/>
    <w:rsid w:val="00265C2E"/>
    <w:rsid w:val="002663A6"/>
    <w:rsid w:val="002666E2"/>
    <w:rsid w:val="002667D3"/>
    <w:rsid w:val="002667EB"/>
    <w:rsid w:val="00266DF3"/>
    <w:rsid w:val="00266F8F"/>
    <w:rsid w:val="00267132"/>
    <w:rsid w:val="002673A2"/>
    <w:rsid w:val="0026791B"/>
    <w:rsid w:val="00267A9F"/>
    <w:rsid w:val="00267F5F"/>
    <w:rsid w:val="00271154"/>
    <w:rsid w:val="002713DB"/>
    <w:rsid w:val="002714B7"/>
    <w:rsid w:val="00273273"/>
    <w:rsid w:val="002733F3"/>
    <w:rsid w:val="0027356F"/>
    <w:rsid w:val="002736F5"/>
    <w:rsid w:val="00273B5F"/>
    <w:rsid w:val="00273ECA"/>
    <w:rsid w:val="00273F2D"/>
    <w:rsid w:val="00273FC0"/>
    <w:rsid w:val="00274110"/>
    <w:rsid w:val="00274193"/>
    <w:rsid w:val="00274FC3"/>
    <w:rsid w:val="00275019"/>
    <w:rsid w:val="002754D2"/>
    <w:rsid w:val="002769A4"/>
    <w:rsid w:val="00277143"/>
    <w:rsid w:val="002773C7"/>
    <w:rsid w:val="00277B9C"/>
    <w:rsid w:val="002808F9"/>
    <w:rsid w:val="00280E5B"/>
    <w:rsid w:val="00281454"/>
    <w:rsid w:val="00281689"/>
    <w:rsid w:val="00281AB1"/>
    <w:rsid w:val="00282769"/>
    <w:rsid w:val="002833DC"/>
    <w:rsid w:val="002836E4"/>
    <w:rsid w:val="0028373A"/>
    <w:rsid w:val="00283C48"/>
    <w:rsid w:val="00283E06"/>
    <w:rsid w:val="00283E4B"/>
    <w:rsid w:val="00283F75"/>
    <w:rsid w:val="002841AB"/>
    <w:rsid w:val="0028476C"/>
    <w:rsid w:val="00284C2E"/>
    <w:rsid w:val="00284EE0"/>
    <w:rsid w:val="0028518E"/>
    <w:rsid w:val="002855D6"/>
    <w:rsid w:val="00285791"/>
    <w:rsid w:val="0028623A"/>
    <w:rsid w:val="00286495"/>
    <w:rsid w:val="00287584"/>
    <w:rsid w:val="00290E98"/>
    <w:rsid w:val="00291A9E"/>
    <w:rsid w:val="002920A8"/>
    <w:rsid w:val="002920F8"/>
    <w:rsid w:val="00292269"/>
    <w:rsid w:val="00292A75"/>
    <w:rsid w:val="00292F70"/>
    <w:rsid w:val="0029420D"/>
    <w:rsid w:val="00294C1D"/>
    <w:rsid w:val="002953F0"/>
    <w:rsid w:val="00295451"/>
    <w:rsid w:val="00295725"/>
    <w:rsid w:val="00295F74"/>
    <w:rsid w:val="002964A1"/>
    <w:rsid w:val="00296A5E"/>
    <w:rsid w:val="002970B8"/>
    <w:rsid w:val="0029781C"/>
    <w:rsid w:val="00297C0C"/>
    <w:rsid w:val="002A056D"/>
    <w:rsid w:val="002A0C66"/>
    <w:rsid w:val="002A0CC7"/>
    <w:rsid w:val="002A0D68"/>
    <w:rsid w:val="002A17EC"/>
    <w:rsid w:val="002A1857"/>
    <w:rsid w:val="002A2B91"/>
    <w:rsid w:val="002A2B94"/>
    <w:rsid w:val="002A2FF6"/>
    <w:rsid w:val="002A4118"/>
    <w:rsid w:val="002A4698"/>
    <w:rsid w:val="002A4CEA"/>
    <w:rsid w:val="002A4CEB"/>
    <w:rsid w:val="002A4FB3"/>
    <w:rsid w:val="002A5534"/>
    <w:rsid w:val="002A58AD"/>
    <w:rsid w:val="002A58D9"/>
    <w:rsid w:val="002A5EB8"/>
    <w:rsid w:val="002A60A8"/>
    <w:rsid w:val="002A62E2"/>
    <w:rsid w:val="002A658E"/>
    <w:rsid w:val="002A6760"/>
    <w:rsid w:val="002A7720"/>
    <w:rsid w:val="002A772A"/>
    <w:rsid w:val="002A7A28"/>
    <w:rsid w:val="002A7A39"/>
    <w:rsid w:val="002B05FC"/>
    <w:rsid w:val="002B0B58"/>
    <w:rsid w:val="002B0C8A"/>
    <w:rsid w:val="002B13CE"/>
    <w:rsid w:val="002B13F7"/>
    <w:rsid w:val="002B18D8"/>
    <w:rsid w:val="002B1916"/>
    <w:rsid w:val="002B1B6F"/>
    <w:rsid w:val="002B2162"/>
    <w:rsid w:val="002B2E37"/>
    <w:rsid w:val="002B3A4F"/>
    <w:rsid w:val="002B40EE"/>
    <w:rsid w:val="002B42BF"/>
    <w:rsid w:val="002B5051"/>
    <w:rsid w:val="002B5115"/>
    <w:rsid w:val="002B5412"/>
    <w:rsid w:val="002B5DCD"/>
    <w:rsid w:val="002B5DDD"/>
    <w:rsid w:val="002B5EE4"/>
    <w:rsid w:val="002B6BF0"/>
    <w:rsid w:val="002B7879"/>
    <w:rsid w:val="002B7F08"/>
    <w:rsid w:val="002C00F2"/>
    <w:rsid w:val="002C05EF"/>
    <w:rsid w:val="002C0846"/>
    <w:rsid w:val="002C1B3A"/>
    <w:rsid w:val="002C1DC8"/>
    <w:rsid w:val="002C2541"/>
    <w:rsid w:val="002C2980"/>
    <w:rsid w:val="002C2D96"/>
    <w:rsid w:val="002C30DF"/>
    <w:rsid w:val="002C3C82"/>
    <w:rsid w:val="002C4371"/>
    <w:rsid w:val="002C4C73"/>
    <w:rsid w:val="002C5118"/>
    <w:rsid w:val="002C5217"/>
    <w:rsid w:val="002C53DA"/>
    <w:rsid w:val="002C5765"/>
    <w:rsid w:val="002C5957"/>
    <w:rsid w:val="002C5BFE"/>
    <w:rsid w:val="002C6259"/>
    <w:rsid w:val="002C6B73"/>
    <w:rsid w:val="002C6DE0"/>
    <w:rsid w:val="002C7237"/>
    <w:rsid w:val="002C78AF"/>
    <w:rsid w:val="002C7B51"/>
    <w:rsid w:val="002C7D12"/>
    <w:rsid w:val="002C7D8D"/>
    <w:rsid w:val="002D00AF"/>
    <w:rsid w:val="002D05D2"/>
    <w:rsid w:val="002D0B32"/>
    <w:rsid w:val="002D1682"/>
    <w:rsid w:val="002D199D"/>
    <w:rsid w:val="002D1F5C"/>
    <w:rsid w:val="002D23EC"/>
    <w:rsid w:val="002D24E6"/>
    <w:rsid w:val="002D2A7C"/>
    <w:rsid w:val="002D30B2"/>
    <w:rsid w:val="002D3368"/>
    <w:rsid w:val="002D382A"/>
    <w:rsid w:val="002D45B8"/>
    <w:rsid w:val="002D4EED"/>
    <w:rsid w:val="002D5342"/>
    <w:rsid w:val="002D7AC2"/>
    <w:rsid w:val="002E0397"/>
    <w:rsid w:val="002E0FBB"/>
    <w:rsid w:val="002E2D77"/>
    <w:rsid w:val="002E33EC"/>
    <w:rsid w:val="002E3961"/>
    <w:rsid w:val="002E3F81"/>
    <w:rsid w:val="002E410B"/>
    <w:rsid w:val="002E44F0"/>
    <w:rsid w:val="002E4C60"/>
    <w:rsid w:val="002E4CDE"/>
    <w:rsid w:val="002E4DE2"/>
    <w:rsid w:val="002E4FAE"/>
    <w:rsid w:val="002E5598"/>
    <w:rsid w:val="002E5E3A"/>
    <w:rsid w:val="002E6923"/>
    <w:rsid w:val="002E6D98"/>
    <w:rsid w:val="002E78F3"/>
    <w:rsid w:val="002E7D09"/>
    <w:rsid w:val="002E7DC5"/>
    <w:rsid w:val="002F0552"/>
    <w:rsid w:val="002F11FA"/>
    <w:rsid w:val="002F14D2"/>
    <w:rsid w:val="002F1C5A"/>
    <w:rsid w:val="002F2478"/>
    <w:rsid w:val="002F2500"/>
    <w:rsid w:val="002F2B80"/>
    <w:rsid w:val="002F2E09"/>
    <w:rsid w:val="002F39C9"/>
    <w:rsid w:val="002F3DCF"/>
    <w:rsid w:val="002F3F68"/>
    <w:rsid w:val="002F4658"/>
    <w:rsid w:val="002F47DF"/>
    <w:rsid w:val="002F4924"/>
    <w:rsid w:val="002F49F5"/>
    <w:rsid w:val="002F4A6E"/>
    <w:rsid w:val="002F4DC5"/>
    <w:rsid w:val="002F512B"/>
    <w:rsid w:val="002F5785"/>
    <w:rsid w:val="002F5B38"/>
    <w:rsid w:val="002F5B55"/>
    <w:rsid w:val="002F5FDC"/>
    <w:rsid w:val="002F6A0C"/>
    <w:rsid w:val="002F6BE8"/>
    <w:rsid w:val="002F6D34"/>
    <w:rsid w:val="002F7093"/>
    <w:rsid w:val="002F741D"/>
    <w:rsid w:val="002F753E"/>
    <w:rsid w:val="002F7B2E"/>
    <w:rsid w:val="00300099"/>
    <w:rsid w:val="00300282"/>
    <w:rsid w:val="003007A1"/>
    <w:rsid w:val="0030088F"/>
    <w:rsid w:val="00300BF6"/>
    <w:rsid w:val="00300CD8"/>
    <w:rsid w:val="003015D6"/>
    <w:rsid w:val="003016FA"/>
    <w:rsid w:val="003018AC"/>
    <w:rsid w:val="003030BF"/>
    <w:rsid w:val="00303180"/>
    <w:rsid w:val="003037F3"/>
    <w:rsid w:val="003039B7"/>
    <w:rsid w:val="00304262"/>
    <w:rsid w:val="003043FC"/>
    <w:rsid w:val="00305856"/>
    <w:rsid w:val="0030587D"/>
    <w:rsid w:val="003061C2"/>
    <w:rsid w:val="00306427"/>
    <w:rsid w:val="00306685"/>
    <w:rsid w:val="00306763"/>
    <w:rsid w:val="003075B4"/>
    <w:rsid w:val="0031009A"/>
    <w:rsid w:val="003108C5"/>
    <w:rsid w:val="00310C65"/>
    <w:rsid w:val="00310F46"/>
    <w:rsid w:val="003114C8"/>
    <w:rsid w:val="003116E1"/>
    <w:rsid w:val="00312743"/>
    <w:rsid w:val="0031275F"/>
    <w:rsid w:val="003128C2"/>
    <w:rsid w:val="00312C71"/>
    <w:rsid w:val="00312E9A"/>
    <w:rsid w:val="003141A2"/>
    <w:rsid w:val="0031463F"/>
    <w:rsid w:val="00315F85"/>
    <w:rsid w:val="0031601F"/>
    <w:rsid w:val="003161F2"/>
    <w:rsid w:val="003165B1"/>
    <w:rsid w:val="00316A4C"/>
    <w:rsid w:val="00317024"/>
    <w:rsid w:val="003171DD"/>
    <w:rsid w:val="00317407"/>
    <w:rsid w:val="00317B47"/>
    <w:rsid w:val="00317BE3"/>
    <w:rsid w:val="0032000C"/>
    <w:rsid w:val="00320071"/>
    <w:rsid w:val="00320953"/>
    <w:rsid w:val="00321373"/>
    <w:rsid w:val="00321590"/>
    <w:rsid w:val="00321DA9"/>
    <w:rsid w:val="00321F92"/>
    <w:rsid w:val="0032273D"/>
    <w:rsid w:val="00322794"/>
    <w:rsid w:val="00322B2B"/>
    <w:rsid w:val="003230DF"/>
    <w:rsid w:val="003231BD"/>
    <w:rsid w:val="0032398D"/>
    <w:rsid w:val="003239BA"/>
    <w:rsid w:val="00325606"/>
    <w:rsid w:val="003257F8"/>
    <w:rsid w:val="00325C23"/>
    <w:rsid w:val="0032795E"/>
    <w:rsid w:val="00327BC0"/>
    <w:rsid w:val="00327C97"/>
    <w:rsid w:val="003301C2"/>
    <w:rsid w:val="0033044F"/>
    <w:rsid w:val="00331D01"/>
    <w:rsid w:val="00332383"/>
    <w:rsid w:val="0033298B"/>
    <w:rsid w:val="00332B7F"/>
    <w:rsid w:val="0033375D"/>
    <w:rsid w:val="003340AF"/>
    <w:rsid w:val="00334A02"/>
    <w:rsid w:val="00334A3C"/>
    <w:rsid w:val="00334AC8"/>
    <w:rsid w:val="00334F2A"/>
    <w:rsid w:val="00335B57"/>
    <w:rsid w:val="00335DEB"/>
    <w:rsid w:val="00336B3C"/>
    <w:rsid w:val="00336CBD"/>
    <w:rsid w:val="0034097B"/>
    <w:rsid w:val="003430C3"/>
    <w:rsid w:val="0034319C"/>
    <w:rsid w:val="00343980"/>
    <w:rsid w:val="00343EBC"/>
    <w:rsid w:val="00343FBE"/>
    <w:rsid w:val="00344C15"/>
    <w:rsid w:val="00345A02"/>
    <w:rsid w:val="00345B92"/>
    <w:rsid w:val="003462A6"/>
    <w:rsid w:val="003464A7"/>
    <w:rsid w:val="003467F3"/>
    <w:rsid w:val="003473B8"/>
    <w:rsid w:val="00347A19"/>
    <w:rsid w:val="00347B7D"/>
    <w:rsid w:val="00347C53"/>
    <w:rsid w:val="00347D81"/>
    <w:rsid w:val="00350B39"/>
    <w:rsid w:val="00351CE5"/>
    <w:rsid w:val="0035208F"/>
    <w:rsid w:val="00352A97"/>
    <w:rsid w:val="00352D62"/>
    <w:rsid w:val="003530D4"/>
    <w:rsid w:val="003536AD"/>
    <w:rsid w:val="00353D25"/>
    <w:rsid w:val="003542CE"/>
    <w:rsid w:val="00355CD3"/>
    <w:rsid w:val="00356025"/>
    <w:rsid w:val="0035659D"/>
    <w:rsid w:val="003570AB"/>
    <w:rsid w:val="00357A10"/>
    <w:rsid w:val="00357D07"/>
    <w:rsid w:val="00357D26"/>
    <w:rsid w:val="00360A89"/>
    <w:rsid w:val="0036143F"/>
    <w:rsid w:val="00361EAF"/>
    <w:rsid w:val="003625E9"/>
    <w:rsid w:val="00362889"/>
    <w:rsid w:val="00363A45"/>
    <w:rsid w:val="00364E5E"/>
    <w:rsid w:val="00365F79"/>
    <w:rsid w:val="003665D8"/>
    <w:rsid w:val="0036664E"/>
    <w:rsid w:val="00367067"/>
    <w:rsid w:val="0036759F"/>
    <w:rsid w:val="003702FC"/>
    <w:rsid w:val="0037036F"/>
    <w:rsid w:val="00370374"/>
    <w:rsid w:val="0037073D"/>
    <w:rsid w:val="00370A14"/>
    <w:rsid w:val="00371937"/>
    <w:rsid w:val="00373407"/>
    <w:rsid w:val="00373ACD"/>
    <w:rsid w:val="00374280"/>
    <w:rsid w:val="003747E1"/>
    <w:rsid w:val="0037567B"/>
    <w:rsid w:val="00375E97"/>
    <w:rsid w:val="00375FB3"/>
    <w:rsid w:val="00376963"/>
    <w:rsid w:val="00376EFE"/>
    <w:rsid w:val="003770F7"/>
    <w:rsid w:val="003774B4"/>
    <w:rsid w:val="00377557"/>
    <w:rsid w:val="00377DAC"/>
    <w:rsid w:val="0038007B"/>
    <w:rsid w:val="003800D1"/>
    <w:rsid w:val="00380F48"/>
    <w:rsid w:val="00381436"/>
    <w:rsid w:val="0038144F"/>
    <w:rsid w:val="00381AC5"/>
    <w:rsid w:val="00381B16"/>
    <w:rsid w:val="00381C87"/>
    <w:rsid w:val="003822BB"/>
    <w:rsid w:val="00382B03"/>
    <w:rsid w:val="00382E72"/>
    <w:rsid w:val="003830D8"/>
    <w:rsid w:val="0038317B"/>
    <w:rsid w:val="003831E9"/>
    <w:rsid w:val="0038354E"/>
    <w:rsid w:val="00383774"/>
    <w:rsid w:val="003838A9"/>
    <w:rsid w:val="003841EC"/>
    <w:rsid w:val="00384336"/>
    <w:rsid w:val="00384AC9"/>
    <w:rsid w:val="00385306"/>
    <w:rsid w:val="00385D27"/>
    <w:rsid w:val="00385E81"/>
    <w:rsid w:val="00386251"/>
    <w:rsid w:val="00386C6E"/>
    <w:rsid w:val="00386F8B"/>
    <w:rsid w:val="00387075"/>
    <w:rsid w:val="003874DB"/>
    <w:rsid w:val="00387781"/>
    <w:rsid w:val="00387A9C"/>
    <w:rsid w:val="00387E9B"/>
    <w:rsid w:val="003906BD"/>
    <w:rsid w:val="00390950"/>
    <w:rsid w:val="0039106C"/>
    <w:rsid w:val="00391807"/>
    <w:rsid w:val="0039293A"/>
    <w:rsid w:val="00392C44"/>
    <w:rsid w:val="00392CC0"/>
    <w:rsid w:val="0039313E"/>
    <w:rsid w:val="003932BF"/>
    <w:rsid w:val="0039358E"/>
    <w:rsid w:val="003939B4"/>
    <w:rsid w:val="00393C87"/>
    <w:rsid w:val="00394D30"/>
    <w:rsid w:val="00395597"/>
    <w:rsid w:val="00395BA5"/>
    <w:rsid w:val="00395C93"/>
    <w:rsid w:val="00395CB4"/>
    <w:rsid w:val="00396351"/>
    <w:rsid w:val="00396F6C"/>
    <w:rsid w:val="00396FA1"/>
    <w:rsid w:val="0039751B"/>
    <w:rsid w:val="0039796B"/>
    <w:rsid w:val="00397C1A"/>
    <w:rsid w:val="003A006B"/>
    <w:rsid w:val="003A02EB"/>
    <w:rsid w:val="003A0C6E"/>
    <w:rsid w:val="003A239F"/>
    <w:rsid w:val="003A2C64"/>
    <w:rsid w:val="003A3A3F"/>
    <w:rsid w:val="003A3D1B"/>
    <w:rsid w:val="003A3DF2"/>
    <w:rsid w:val="003A4583"/>
    <w:rsid w:val="003A470E"/>
    <w:rsid w:val="003A51F0"/>
    <w:rsid w:val="003A5243"/>
    <w:rsid w:val="003A52A5"/>
    <w:rsid w:val="003A52B4"/>
    <w:rsid w:val="003A5B07"/>
    <w:rsid w:val="003A6601"/>
    <w:rsid w:val="003A6C42"/>
    <w:rsid w:val="003A6E74"/>
    <w:rsid w:val="003A7871"/>
    <w:rsid w:val="003A7C06"/>
    <w:rsid w:val="003A7C72"/>
    <w:rsid w:val="003B07E1"/>
    <w:rsid w:val="003B125A"/>
    <w:rsid w:val="003B1420"/>
    <w:rsid w:val="003B1470"/>
    <w:rsid w:val="003B1924"/>
    <w:rsid w:val="003B22D7"/>
    <w:rsid w:val="003B2A22"/>
    <w:rsid w:val="003B3A5E"/>
    <w:rsid w:val="003B3F0C"/>
    <w:rsid w:val="003B456F"/>
    <w:rsid w:val="003B6079"/>
    <w:rsid w:val="003B6600"/>
    <w:rsid w:val="003B70E0"/>
    <w:rsid w:val="003B71FE"/>
    <w:rsid w:val="003C020A"/>
    <w:rsid w:val="003C0448"/>
    <w:rsid w:val="003C064C"/>
    <w:rsid w:val="003C1333"/>
    <w:rsid w:val="003C153C"/>
    <w:rsid w:val="003C1BE8"/>
    <w:rsid w:val="003C1C54"/>
    <w:rsid w:val="003C1E14"/>
    <w:rsid w:val="003C1EEF"/>
    <w:rsid w:val="003C214C"/>
    <w:rsid w:val="003C28C6"/>
    <w:rsid w:val="003C2D6E"/>
    <w:rsid w:val="003C32BB"/>
    <w:rsid w:val="003C34DC"/>
    <w:rsid w:val="003C363E"/>
    <w:rsid w:val="003C3D34"/>
    <w:rsid w:val="003C3DF4"/>
    <w:rsid w:val="003C46F0"/>
    <w:rsid w:val="003C4EC3"/>
    <w:rsid w:val="003C4FE4"/>
    <w:rsid w:val="003C52FC"/>
    <w:rsid w:val="003C6C93"/>
    <w:rsid w:val="003C6D28"/>
    <w:rsid w:val="003C7830"/>
    <w:rsid w:val="003C7D02"/>
    <w:rsid w:val="003D09A9"/>
    <w:rsid w:val="003D0A6C"/>
    <w:rsid w:val="003D124D"/>
    <w:rsid w:val="003D1392"/>
    <w:rsid w:val="003D1FAC"/>
    <w:rsid w:val="003D20F2"/>
    <w:rsid w:val="003D33A5"/>
    <w:rsid w:val="003D393F"/>
    <w:rsid w:val="003D4196"/>
    <w:rsid w:val="003D4267"/>
    <w:rsid w:val="003D4A66"/>
    <w:rsid w:val="003D4BCA"/>
    <w:rsid w:val="003D6226"/>
    <w:rsid w:val="003D64FC"/>
    <w:rsid w:val="003D6574"/>
    <w:rsid w:val="003D71A7"/>
    <w:rsid w:val="003E04D8"/>
    <w:rsid w:val="003E0964"/>
    <w:rsid w:val="003E140C"/>
    <w:rsid w:val="003E1981"/>
    <w:rsid w:val="003E1EF4"/>
    <w:rsid w:val="003E296F"/>
    <w:rsid w:val="003E2E6E"/>
    <w:rsid w:val="003E2F68"/>
    <w:rsid w:val="003E31E1"/>
    <w:rsid w:val="003E34D8"/>
    <w:rsid w:val="003E383D"/>
    <w:rsid w:val="003E45E6"/>
    <w:rsid w:val="003E46C5"/>
    <w:rsid w:val="003E481F"/>
    <w:rsid w:val="003E4B21"/>
    <w:rsid w:val="003E4C99"/>
    <w:rsid w:val="003E5691"/>
    <w:rsid w:val="003E5865"/>
    <w:rsid w:val="003E60E5"/>
    <w:rsid w:val="003E664F"/>
    <w:rsid w:val="003E6ACD"/>
    <w:rsid w:val="003E78CA"/>
    <w:rsid w:val="003F04BC"/>
    <w:rsid w:val="003F197D"/>
    <w:rsid w:val="003F1BCE"/>
    <w:rsid w:val="003F1E76"/>
    <w:rsid w:val="003F22B3"/>
    <w:rsid w:val="003F25C7"/>
    <w:rsid w:val="003F2DE8"/>
    <w:rsid w:val="003F383A"/>
    <w:rsid w:val="003F485B"/>
    <w:rsid w:val="003F4B5A"/>
    <w:rsid w:val="003F4F8A"/>
    <w:rsid w:val="003F50A5"/>
    <w:rsid w:val="003F55E2"/>
    <w:rsid w:val="003F5651"/>
    <w:rsid w:val="003F56C9"/>
    <w:rsid w:val="003F57FF"/>
    <w:rsid w:val="003F5A68"/>
    <w:rsid w:val="003F5B03"/>
    <w:rsid w:val="003F5F47"/>
    <w:rsid w:val="003F66F7"/>
    <w:rsid w:val="003F6983"/>
    <w:rsid w:val="003F7230"/>
    <w:rsid w:val="003F75AF"/>
    <w:rsid w:val="004000D5"/>
    <w:rsid w:val="004001DC"/>
    <w:rsid w:val="00400500"/>
    <w:rsid w:val="0040079C"/>
    <w:rsid w:val="00400851"/>
    <w:rsid w:val="00400C90"/>
    <w:rsid w:val="0040113C"/>
    <w:rsid w:val="004012E9"/>
    <w:rsid w:val="004012F6"/>
    <w:rsid w:val="004018CB"/>
    <w:rsid w:val="00401E00"/>
    <w:rsid w:val="0040243D"/>
    <w:rsid w:val="00402519"/>
    <w:rsid w:val="0040261A"/>
    <w:rsid w:val="00402D6F"/>
    <w:rsid w:val="00402F47"/>
    <w:rsid w:val="0040311B"/>
    <w:rsid w:val="00403D93"/>
    <w:rsid w:val="00403E33"/>
    <w:rsid w:val="00403F05"/>
    <w:rsid w:val="0040449F"/>
    <w:rsid w:val="004048E4"/>
    <w:rsid w:val="004059E2"/>
    <w:rsid w:val="004060CF"/>
    <w:rsid w:val="0040623A"/>
    <w:rsid w:val="00406943"/>
    <w:rsid w:val="00406F06"/>
    <w:rsid w:val="0040727A"/>
    <w:rsid w:val="0040735E"/>
    <w:rsid w:val="00407514"/>
    <w:rsid w:val="004076C4"/>
    <w:rsid w:val="00407700"/>
    <w:rsid w:val="004077EB"/>
    <w:rsid w:val="00407942"/>
    <w:rsid w:val="00407DA9"/>
    <w:rsid w:val="004100F6"/>
    <w:rsid w:val="00410654"/>
    <w:rsid w:val="00411019"/>
    <w:rsid w:val="0041265F"/>
    <w:rsid w:val="004126C5"/>
    <w:rsid w:val="0041272D"/>
    <w:rsid w:val="004127F2"/>
    <w:rsid w:val="00413062"/>
    <w:rsid w:val="00413129"/>
    <w:rsid w:val="0041370B"/>
    <w:rsid w:val="0041406A"/>
    <w:rsid w:val="00414224"/>
    <w:rsid w:val="004142B9"/>
    <w:rsid w:val="00414715"/>
    <w:rsid w:val="004150F8"/>
    <w:rsid w:val="0041557B"/>
    <w:rsid w:val="00415818"/>
    <w:rsid w:val="004163E8"/>
    <w:rsid w:val="00416493"/>
    <w:rsid w:val="004164D1"/>
    <w:rsid w:val="00416A32"/>
    <w:rsid w:val="00416B2F"/>
    <w:rsid w:val="00416BBA"/>
    <w:rsid w:val="004170F4"/>
    <w:rsid w:val="00417C35"/>
    <w:rsid w:val="00417CF6"/>
    <w:rsid w:val="00420632"/>
    <w:rsid w:val="00420EA0"/>
    <w:rsid w:val="00422A12"/>
    <w:rsid w:val="00422A89"/>
    <w:rsid w:val="00422D34"/>
    <w:rsid w:val="00423243"/>
    <w:rsid w:val="00423417"/>
    <w:rsid w:val="00423767"/>
    <w:rsid w:val="00423E10"/>
    <w:rsid w:val="0042400B"/>
    <w:rsid w:val="00424D01"/>
    <w:rsid w:val="00425A46"/>
    <w:rsid w:val="00425D77"/>
    <w:rsid w:val="00426492"/>
    <w:rsid w:val="004264D7"/>
    <w:rsid w:val="00426BE3"/>
    <w:rsid w:val="00427C04"/>
    <w:rsid w:val="00427EA4"/>
    <w:rsid w:val="004303C5"/>
    <w:rsid w:val="00430952"/>
    <w:rsid w:val="00430B68"/>
    <w:rsid w:val="004312AF"/>
    <w:rsid w:val="004313A3"/>
    <w:rsid w:val="004314DF"/>
    <w:rsid w:val="004315AD"/>
    <w:rsid w:val="00431B7A"/>
    <w:rsid w:val="00431E3F"/>
    <w:rsid w:val="00431E5E"/>
    <w:rsid w:val="00431EDB"/>
    <w:rsid w:val="00432150"/>
    <w:rsid w:val="0043227C"/>
    <w:rsid w:val="004337CB"/>
    <w:rsid w:val="00433CE6"/>
    <w:rsid w:val="00433EDB"/>
    <w:rsid w:val="004340F8"/>
    <w:rsid w:val="00434C0F"/>
    <w:rsid w:val="00434F33"/>
    <w:rsid w:val="00435FBB"/>
    <w:rsid w:val="0043664C"/>
    <w:rsid w:val="00436EFD"/>
    <w:rsid w:val="00436F7C"/>
    <w:rsid w:val="004400B3"/>
    <w:rsid w:val="00440177"/>
    <w:rsid w:val="0044079D"/>
    <w:rsid w:val="00441DFA"/>
    <w:rsid w:val="004421A6"/>
    <w:rsid w:val="00442AF2"/>
    <w:rsid w:val="00442CC2"/>
    <w:rsid w:val="0044361D"/>
    <w:rsid w:val="00443903"/>
    <w:rsid w:val="00443992"/>
    <w:rsid w:val="00443AA8"/>
    <w:rsid w:val="00443EC4"/>
    <w:rsid w:val="00443FA3"/>
    <w:rsid w:val="00444D1A"/>
    <w:rsid w:val="00445372"/>
    <w:rsid w:val="004453B7"/>
    <w:rsid w:val="004455F1"/>
    <w:rsid w:val="004468EB"/>
    <w:rsid w:val="00446A46"/>
    <w:rsid w:val="00447A15"/>
    <w:rsid w:val="00447BDD"/>
    <w:rsid w:val="004508FE"/>
    <w:rsid w:val="00450FA1"/>
    <w:rsid w:val="00451021"/>
    <w:rsid w:val="004515F7"/>
    <w:rsid w:val="00451798"/>
    <w:rsid w:val="00451AE7"/>
    <w:rsid w:val="004520E6"/>
    <w:rsid w:val="00452C20"/>
    <w:rsid w:val="00452DCF"/>
    <w:rsid w:val="004535A5"/>
    <w:rsid w:val="004535DE"/>
    <w:rsid w:val="00453854"/>
    <w:rsid w:val="00453A9A"/>
    <w:rsid w:val="004541C2"/>
    <w:rsid w:val="004556E7"/>
    <w:rsid w:val="0045595C"/>
    <w:rsid w:val="00455A7D"/>
    <w:rsid w:val="00455E44"/>
    <w:rsid w:val="00455EC1"/>
    <w:rsid w:val="004565A9"/>
    <w:rsid w:val="004566FC"/>
    <w:rsid w:val="00456A2B"/>
    <w:rsid w:val="00457AB4"/>
    <w:rsid w:val="00457B55"/>
    <w:rsid w:val="00457F80"/>
    <w:rsid w:val="0046002E"/>
    <w:rsid w:val="0046057D"/>
    <w:rsid w:val="00461014"/>
    <w:rsid w:val="00461017"/>
    <w:rsid w:val="004610E6"/>
    <w:rsid w:val="004613C7"/>
    <w:rsid w:val="00461892"/>
    <w:rsid w:val="0046233E"/>
    <w:rsid w:val="00462AFB"/>
    <w:rsid w:val="00462CD5"/>
    <w:rsid w:val="00463270"/>
    <w:rsid w:val="00463979"/>
    <w:rsid w:val="00463A1C"/>
    <w:rsid w:val="004649B3"/>
    <w:rsid w:val="00464B7F"/>
    <w:rsid w:val="00465E77"/>
    <w:rsid w:val="004663B7"/>
    <w:rsid w:val="00466690"/>
    <w:rsid w:val="00466764"/>
    <w:rsid w:val="004668F4"/>
    <w:rsid w:val="00466E86"/>
    <w:rsid w:val="00467302"/>
    <w:rsid w:val="004674FA"/>
    <w:rsid w:val="004677BC"/>
    <w:rsid w:val="0046796B"/>
    <w:rsid w:val="00467F67"/>
    <w:rsid w:val="0047049F"/>
    <w:rsid w:val="00470703"/>
    <w:rsid w:val="00470A57"/>
    <w:rsid w:val="00471233"/>
    <w:rsid w:val="00471B7F"/>
    <w:rsid w:val="00472234"/>
    <w:rsid w:val="00472D21"/>
    <w:rsid w:val="004752C7"/>
    <w:rsid w:val="00475442"/>
    <w:rsid w:val="00475B09"/>
    <w:rsid w:val="00475DFF"/>
    <w:rsid w:val="00475FD8"/>
    <w:rsid w:val="0047610E"/>
    <w:rsid w:val="0047730B"/>
    <w:rsid w:val="0047730E"/>
    <w:rsid w:val="004809EB"/>
    <w:rsid w:val="004814FB"/>
    <w:rsid w:val="004816FC"/>
    <w:rsid w:val="00481829"/>
    <w:rsid w:val="00482EF5"/>
    <w:rsid w:val="00483196"/>
    <w:rsid w:val="0048319E"/>
    <w:rsid w:val="00483BB3"/>
    <w:rsid w:val="004849F9"/>
    <w:rsid w:val="00484C13"/>
    <w:rsid w:val="0048517A"/>
    <w:rsid w:val="00485240"/>
    <w:rsid w:val="00485674"/>
    <w:rsid w:val="00485799"/>
    <w:rsid w:val="00485C5B"/>
    <w:rsid w:val="00486F73"/>
    <w:rsid w:val="00487A6E"/>
    <w:rsid w:val="004905A3"/>
    <w:rsid w:val="00490DD9"/>
    <w:rsid w:val="004919B9"/>
    <w:rsid w:val="00492074"/>
    <w:rsid w:val="00492230"/>
    <w:rsid w:val="00492386"/>
    <w:rsid w:val="00492CC4"/>
    <w:rsid w:val="00492F3A"/>
    <w:rsid w:val="0049494F"/>
    <w:rsid w:val="00494A58"/>
    <w:rsid w:val="00494FE8"/>
    <w:rsid w:val="00495116"/>
    <w:rsid w:val="0049545B"/>
    <w:rsid w:val="00495DA8"/>
    <w:rsid w:val="004960CC"/>
    <w:rsid w:val="00497030"/>
    <w:rsid w:val="004979A1"/>
    <w:rsid w:val="004A0178"/>
    <w:rsid w:val="004A01F7"/>
    <w:rsid w:val="004A04FD"/>
    <w:rsid w:val="004A11D9"/>
    <w:rsid w:val="004A1BC7"/>
    <w:rsid w:val="004A2303"/>
    <w:rsid w:val="004A2551"/>
    <w:rsid w:val="004A2708"/>
    <w:rsid w:val="004A3366"/>
    <w:rsid w:val="004A3EC4"/>
    <w:rsid w:val="004A4077"/>
    <w:rsid w:val="004A4120"/>
    <w:rsid w:val="004A4512"/>
    <w:rsid w:val="004A48F3"/>
    <w:rsid w:val="004A4EDE"/>
    <w:rsid w:val="004A5074"/>
    <w:rsid w:val="004A5313"/>
    <w:rsid w:val="004A5369"/>
    <w:rsid w:val="004A54AD"/>
    <w:rsid w:val="004A5D7D"/>
    <w:rsid w:val="004A5DE4"/>
    <w:rsid w:val="004B002E"/>
    <w:rsid w:val="004B031E"/>
    <w:rsid w:val="004B0A34"/>
    <w:rsid w:val="004B16A0"/>
    <w:rsid w:val="004B2216"/>
    <w:rsid w:val="004B26AB"/>
    <w:rsid w:val="004B2C0D"/>
    <w:rsid w:val="004B2E20"/>
    <w:rsid w:val="004B428D"/>
    <w:rsid w:val="004B46E5"/>
    <w:rsid w:val="004B4C65"/>
    <w:rsid w:val="004B5345"/>
    <w:rsid w:val="004B5D18"/>
    <w:rsid w:val="004B6281"/>
    <w:rsid w:val="004B66E9"/>
    <w:rsid w:val="004B6C03"/>
    <w:rsid w:val="004B711E"/>
    <w:rsid w:val="004B7471"/>
    <w:rsid w:val="004B7BC9"/>
    <w:rsid w:val="004C0459"/>
    <w:rsid w:val="004C1C7A"/>
    <w:rsid w:val="004C2047"/>
    <w:rsid w:val="004C23BC"/>
    <w:rsid w:val="004C3449"/>
    <w:rsid w:val="004C3F52"/>
    <w:rsid w:val="004C40E0"/>
    <w:rsid w:val="004C44F5"/>
    <w:rsid w:val="004C4565"/>
    <w:rsid w:val="004C47D5"/>
    <w:rsid w:val="004C4884"/>
    <w:rsid w:val="004C67C0"/>
    <w:rsid w:val="004C7A7D"/>
    <w:rsid w:val="004C7EE7"/>
    <w:rsid w:val="004D0195"/>
    <w:rsid w:val="004D0498"/>
    <w:rsid w:val="004D0519"/>
    <w:rsid w:val="004D0817"/>
    <w:rsid w:val="004D0D5D"/>
    <w:rsid w:val="004D1163"/>
    <w:rsid w:val="004D134D"/>
    <w:rsid w:val="004D1462"/>
    <w:rsid w:val="004D14C7"/>
    <w:rsid w:val="004D157A"/>
    <w:rsid w:val="004D2342"/>
    <w:rsid w:val="004D24FD"/>
    <w:rsid w:val="004D276E"/>
    <w:rsid w:val="004D280A"/>
    <w:rsid w:val="004D2983"/>
    <w:rsid w:val="004D2A65"/>
    <w:rsid w:val="004D2D51"/>
    <w:rsid w:val="004D3AAB"/>
    <w:rsid w:val="004D3C7F"/>
    <w:rsid w:val="004D3D27"/>
    <w:rsid w:val="004D4C88"/>
    <w:rsid w:val="004D4F68"/>
    <w:rsid w:val="004D5642"/>
    <w:rsid w:val="004D569C"/>
    <w:rsid w:val="004D583B"/>
    <w:rsid w:val="004D5AF5"/>
    <w:rsid w:val="004D5BA4"/>
    <w:rsid w:val="004D68DE"/>
    <w:rsid w:val="004D6D31"/>
    <w:rsid w:val="004D6DF0"/>
    <w:rsid w:val="004D7526"/>
    <w:rsid w:val="004E1150"/>
    <w:rsid w:val="004E178A"/>
    <w:rsid w:val="004E2224"/>
    <w:rsid w:val="004E2671"/>
    <w:rsid w:val="004E2682"/>
    <w:rsid w:val="004E2756"/>
    <w:rsid w:val="004E2FEA"/>
    <w:rsid w:val="004E31A7"/>
    <w:rsid w:val="004E39EF"/>
    <w:rsid w:val="004E466E"/>
    <w:rsid w:val="004E46DC"/>
    <w:rsid w:val="004E4A8B"/>
    <w:rsid w:val="004E4F59"/>
    <w:rsid w:val="004E5FB1"/>
    <w:rsid w:val="004E697F"/>
    <w:rsid w:val="004E6C06"/>
    <w:rsid w:val="004E6D90"/>
    <w:rsid w:val="004E6E35"/>
    <w:rsid w:val="004E78FE"/>
    <w:rsid w:val="004E7ADB"/>
    <w:rsid w:val="004E7DE8"/>
    <w:rsid w:val="004F0554"/>
    <w:rsid w:val="004F0626"/>
    <w:rsid w:val="004F0DE5"/>
    <w:rsid w:val="004F17BD"/>
    <w:rsid w:val="004F1AB2"/>
    <w:rsid w:val="004F225A"/>
    <w:rsid w:val="004F23F4"/>
    <w:rsid w:val="004F3685"/>
    <w:rsid w:val="004F3C1E"/>
    <w:rsid w:val="004F404D"/>
    <w:rsid w:val="004F42B5"/>
    <w:rsid w:val="004F45CF"/>
    <w:rsid w:val="004F4B3C"/>
    <w:rsid w:val="004F5C2E"/>
    <w:rsid w:val="004F5DA8"/>
    <w:rsid w:val="004F60F9"/>
    <w:rsid w:val="004F688A"/>
    <w:rsid w:val="004F6928"/>
    <w:rsid w:val="004F6D96"/>
    <w:rsid w:val="004F757A"/>
    <w:rsid w:val="004F7B5D"/>
    <w:rsid w:val="004F7F15"/>
    <w:rsid w:val="004F7FD8"/>
    <w:rsid w:val="00500FC1"/>
    <w:rsid w:val="00500FC5"/>
    <w:rsid w:val="0050154B"/>
    <w:rsid w:val="005018D2"/>
    <w:rsid w:val="00501B0E"/>
    <w:rsid w:val="00501C21"/>
    <w:rsid w:val="00501DC4"/>
    <w:rsid w:val="00502274"/>
    <w:rsid w:val="005024A4"/>
    <w:rsid w:val="005024AE"/>
    <w:rsid w:val="005028B3"/>
    <w:rsid w:val="00502DC7"/>
    <w:rsid w:val="00503186"/>
    <w:rsid w:val="00503D85"/>
    <w:rsid w:val="00503DE0"/>
    <w:rsid w:val="005050EC"/>
    <w:rsid w:val="00505130"/>
    <w:rsid w:val="00505DC2"/>
    <w:rsid w:val="00506AF4"/>
    <w:rsid w:val="00506B5C"/>
    <w:rsid w:val="00506E2A"/>
    <w:rsid w:val="005079C7"/>
    <w:rsid w:val="00507D53"/>
    <w:rsid w:val="00510463"/>
    <w:rsid w:val="00510CB5"/>
    <w:rsid w:val="00510FD2"/>
    <w:rsid w:val="0051105A"/>
    <w:rsid w:val="0051175E"/>
    <w:rsid w:val="0051208B"/>
    <w:rsid w:val="005125DB"/>
    <w:rsid w:val="00512708"/>
    <w:rsid w:val="00512FD2"/>
    <w:rsid w:val="005130C5"/>
    <w:rsid w:val="00513F0D"/>
    <w:rsid w:val="00514115"/>
    <w:rsid w:val="00514A85"/>
    <w:rsid w:val="00515B95"/>
    <w:rsid w:val="00515DBA"/>
    <w:rsid w:val="00516469"/>
    <w:rsid w:val="00516C02"/>
    <w:rsid w:val="005179F4"/>
    <w:rsid w:val="00517A53"/>
    <w:rsid w:val="00520742"/>
    <w:rsid w:val="005207BC"/>
    <w:rsid w:val="00520DBE"/>
    <w:rsid w:val="0052102A"/>
    <w:rsid w:val="005219D6"/>
    <w:rsid w:val="00521EEA"/>
    <w:rsid w:val="00522D90"/>
    <w:rsid w:val="0052371C"/>
    <w:rsid w:val="00523A19"/>
    <w:rsid w:val="00523C75"/>
    <w:rsid w:val="005259CD"/>
    <w:rsid w:val="005259D2"/>
    <w:rsid w:val="00526044"/>
    <w:rsid w:val="00527229"/>
    <w:rsid w:val="00530793"/>
    <w:rsid w:val="00530F84"/>
    <w:rsid w:val="005311F8"/>
    <w:rsid w:val="00533129"/>
    <w:rsid w:val="0053325B"/>
    <w:rsid w:val="00533BA0"/>
    <w:rsid w:val="00534095"/>
    <w:rsid w:val="0053420F"/>
    <w:rsid w:val="0053484F"/>
    <w:rsid w:val="005348EC"/>
    <w:rsid w:val="0053508A"/>
    <w:rsid w:val="00535171"/>
    <w:rsid w:val="005357E1"/>
    <w:rsid w:val="00535822"/>
    <w:rsid w:val="00537211"/>
    <w:rsid w:val="00537542"/>
    <w:rsid w:val="00537C20"/>
    <w:rsid w:val="00541571"/>
    <w:rsid w:val="00541587"/>
    <w:rsid w:val="0054215F"/>
    <w:rsid w:val="005424BC"/>
    <w:rsid w:val="00542702"/>
    <w:rsid w:val="00542862"/>
    <w:rsid w:val="00542DD5"/>
    <w:rsid w:val="00542FA8"/>
    <w:rsid w:val="005431BE"/>
    <w:rsid w:val="00543873"/>
    <w:rsid w:val="0054451F"/>
    <w:rsid w:val="00544668"/>
    <w:rsid w:val="0054480D"/>
    <w:rsid w:val="005450E2"/>
    <w:rsid w:val="005463CE"/>
    <w:rsid w:val="00546525"/>
    <w:rsid w:val="0054654F"/>
    <w:rsid w:val="005466F2"/>
    <w:rsid w:val="005472F1"/>
    <w:rsid w:val="005476D3"/>
    <w:rsid w:val="00550361"/>
    <w:rsid w:val="0055068B"/>
    <w:rsid w:val="0055202C"/>
    <w:rsid w:val="00552A75"/>
    <w:rsid w:val="00552C1A"/>
    <w:rsid w:val="00552EF8"/>
    <w:rsid w:val="005534BB"/>
    <w:rsid w:val="00553692"/>
    <w:rsid w:val="005537B0"/>
    <w:rsid w:val="00553BFB"/>
    <w:rsid w:val="00554728"/>
    <w:rsid w:val="00554C35"/>
    <w:rsid w:val="005553AF"/>
    <w:rsid w:val="0055543E"/>
    <w:rsid w:val="005559FE"/>
    <w:rsid w:val="00555ABC"/>
    <w:rsid w:val="00555B7A"/>
    <w:rsid w:val="0055622E"/>
    <w:rsid w:val="005568F2"/>
    <w:rsid w:val="00556BCB"/>
    <w:rsid w:val="00556DC9"/>
    <w:rsid w:val="005570AC"/>
    <w:rsid w:val="00557131"/>
    <w:rsid w:val="00557198"/>
    <w:rsid w:val="005571B3"/>
    <w:rsid w:val="00557309"/>
    <w:rsid w:val="0056020B"/>
    <w:rsid w:val="00560257"/>
    <w:rsid w:val="005602E4"/>
    <w:rsid w:val="0056051E"/>
    <w:rsid w:val="00560BE1"/>
    <w:rsid w:val="0056144B"/>
    <w:rsid w:val="005614DB"/>
    <w:rsid w:val="00561617"/>
    <w:rsid w:val="005617CC"/>
    <w:rsid w:val="00561C87"/>
    <w:rsid w:val="00561E45"/>
    <w:rsid w:val="005633D8"/>
    <w:rsid w:val="00563464"/>
    <w:rsid w:val="005635E1"/>
    <w:rsid w:val="00564075"/>
    <w:rsid w:val="005643F0"/>
    <w:rsid w:val="00564890"/>
    <w:rsid w:val="00564FC2"/>
    <w:rsid w:val="005651E1"/>
    <w:rsid w:val="00565748"/>
    <w:rsid w:val="00565B41"/>
    <w:rsid w:val="00566B9F"/>
    <w:rsid w:val="00566BC9"/>
    <w:rsid w:val="005670CA"/>
    <w:rsid w:val="00567205"/>
    <w:rsid w:val="005678BB"/>
    <w:rsid w:val="00567A03"/>
    <w:rsid w:val="00570B10"/>
    <w:rsid w:val="00570FE0"/>
    <w:rsid w:val="00571673"/>
    <w:rsid w:val="0057228F"/>
    <w:rsid w:val="00572C2D"/>
    <w:rsid w:val="00572CF4"/>
    <w:rsid w:val="005735F8"/>
    <w:rsid w:val="005738F2"/>
    <w:rsid w:val="00575F65"/>
    <w:rsid w:val="00576F95"/>
    <w:rsid w:val="005776AE"/>
    <w:rsid w:val="00577AB6"/>
    <w:rsid w:val="00577C4A"/>
    <w:rsid w:val="00581C63"/>
    <w:rsid w:val="00581EFD"/>
    <w:rsid w:val="00582102"/>
    <w:rsid w:val="0058211A"/>
    <w:rsid w:val="00582917"/>
    <w:rsid w:val="00582A2F"/>
    <w:rsid w:val="00582B8F"/>
    <w:rsid w:val="005832DA"/>
    <w:rsid w:val="0058338A"/>
    <w:rsid w:val="00583B1C"/>
    <w:rsid w:val="00584286"/>
    <w:rsid w:val="0058439A"/>
    <w:rsid w:val="00584476"/>
    <w:rsid w:val="00584D18"/>
    <w:rsid w:val="00584EF8"/>
    <w:rsid w:val="00585001"/>
    <w:rsid w:val="005870DD"/>
    <w:rsid w:val="00587150"/>
    <w:rsid w:val="005874C3"/>
    <w:rsid w:val="00587B56"/>
    <w:rsid w:val="005907FC"/>
    <w:rsid w:val="005920BA"/>
    <w:rsid w:val="0059251A"/>
    <w:rsid w:val="00592D17"/>
    <w:rsid w:val="005932B1"/>
    <w:rsid w:val="00593592"/>
    <w:rsid w:val="00593BEC"/>
    <w:rsid w:val="00593EAA"/>
    <w:rsid w:val="0059424F"/>
    <w:rsid w:val="0059454C"/>
    <w:rsid w:val="0059496D"/>
    <w:rsid w:val="00594B8C"/>
    <w:rsid w:val="00594BC1"/>
    <w:rsid w:val="005950DE"/>
    <w:rsid w:val="00595227"/>
    <w:rsid w:val="00595DD1"/>
    <w:rsid w:val="00596525"/>
    <w:rsid w:val="005968A9"/>
    <w:rsid w:val="00597519"/>
    <w:rsid w:val="005975FE"/>
    <w:rsid w:val="005976AB"/>
    <w:rsid w:val="00597FC9"/>
    <w:rsid w:val="005A0B27"/>
    <w:rsid w:val="005A0BE3"/>
    <w:rsid w:val="005A0E32"/>
    <w:rsid w:val="005A0FE5"/>
    <w:rsid w:val="005A2445"/>
    <w:rsid w:val="005A2455"/>
    <w:rsid w:val="005A3530"/>
    <w:rsid w:val="005A3B20"/>
    <w:rsid w:val="005A3FD0"/>
    <w:rsid w:val="005A490C"/>
    <w:rsid w:val="005A490F"/>
    <w:rsid w:val="005A4D99"/>
    <w:rsid w:val="005A5A7C"/>
    <w:rsid w:val="005A5D77"/>
    <w:rsid w:val="005A602B"/>
    <w:rsid w:val="005A6BA1"/>
    <w:rsid w:val="005A7068"/>
    <w:rsid w:val="005A7329"/>
    <w:rsid w:val="005A7A30"/>
    <w:rsid w:val="005B00A0"/>
    <w:rsid w:val="005B0307"/>
    <w:rsid w:val="005B03DF"/>
    <w:rsid w:val="005B0A2B"/>
    <w:rsid w:val="005B1617"/>
    <w:rsid w:val="005B1CF9"/>
    <w:rsid w:val="005B25ED"/>
    <w:rsid w:val="005B2907"/>
    <w:rsid w:val="005B29CA"/>
    <w:rsid w:val="005B36C6"/>
    <w:rsid w:val="005B38BA"/>
    <w:rsid w:val="005B39FC"/>
    <w:rsid w:val="005B3E20"/>
    <w:rsid w:val="005B40DC"/>
    <w:rsid w:val="005B4903"/>
    <w:rsid w:val="005B4B00"/>
    <w:rsid w:val="005B4D47"/>
    <w:rsid w:val="005B4DFF"/>
    <w:rsid w:val="005B5156"/>
    <w:rsid w:val="005B5A84"/>
    <w:rsid w:val="005B69E7"/>
    <w:rsid w:val="005B71EA"/>
    <w:rsid w:val="005B744E"/>
    <w:rsid w:val="005B771B"/>
    <w:rsid w:val="005B7B1D"/>
    <w:rsid w:val="005B7CF3"/>
    <w:rsid w:val="005C036A"/>
    <w:rsid w:val="005C0433"/>
    <w:rsid w:val="005C20A3"/>
    <w:rsid w:val="005C2298"/>
    <w:rsid w:val="005C2E9C"/>
    <w:rsid w:val="005C36B2"/>
    <w:rsid w:val="005C3A71"/>
    <w:rsid w:val="005C41BF"/>
    <w:rsid w:val="005C42A2"/>
    <w:rsid w:val="005C42CF"/>
    <w:rsid w:val="005C46CD"/>
    <w:rsid w:val="005C4D0F"/>
    <w:rsid w:val="005C5137"/>
    <w:rsid w:val="005C543C"/>
    <w:rsid w:val="005C5540"/>
    <w:rsid w:val="005C5FCB"/>
    <w:rsid w:val="005C6B5D"/>
    <w:rsid w:val="005C6E29"/>
    <w:rsid w:val="005C6F3E"/>
    <w:rsid w:val="005C776A"/>
    <w:rsid w:val="005D0899"/>
    <w:rsid w:val="005D0CFD"/>
    <w:rsid w:val="005D0E66"/>
    <w:rsid w:val="005D0FB3"/>
    <w:rsid w:val="005D168F"/>
    <w:rsid w:val="005D1ECF"/>
    <w:rsid w:val="005D1ED5"/>
    <w:rsid w:val="005D1FD7"/>
    <w:rsid w:val="005D2340"/>
    <w:rsid w:val="005D23BE"/>
    <w:rsid w:val="005D2669"/>
    <w:rsid w:val="005D2683"/>
    <w:rsid w:val="005D2DBB"/>
    <w:rsid w:val="005D379A"/>
    <w:rsid w:val="005D3960"/>
    <w:rsid w:val="005D3C07"/>
    <w:rsid w:val="005D4926"/>
    <w:rsid w:val="005D49A0"/>
    <w:rsid w:val="005D5BB7"/>
    <w:rsid w:val="005D5E40"/>
    <w:rsid w:val="005D73D0"/>
    <w:rsid w:val="005D75D9"/>
    <w:rsid w:val="005D7922"/>
    <w:rsid w:val="005D7A85"/>
    <w:rsid w:val="005E0155"/>
    <w:rsid w:val="005E02CF"/>
    <w:rsid w:val="005E04D7"/>
    <w:rsid w:val="005E09F6"/>
    <w:rsid w:val="005E0E67"/>
    <w:rsid w:val="005E2023"/>
    <w:rsid w:val="005E2481"/>
    <w:rsid w:val="005E2E4E"/>
    <w:rsid w:val="005E329F"/>
    <w:rsid w:val="005E32A5"/>
    <w:rsid w:val="005E3707"/>
    <w:rsid w:val="005E39E4"/>
    <w:rsid w:val="005E3D00"/>
    <w:rsid w:val="005E4E2B"/>
    <w:rsid w:val="005E540D"/>
    <w:rsid w:val="005E5557"/>
    <w:rsid w:val="005E5690"/>
    <w:rsid w:val="005E5E57"/>
    <w:rsid w:val="005E6134"/>
    <w:rsid w:val="005E6499"/>
    <w:rsid w:val="005E65AD"/>
    <w:rsid w:val="005E69CF"/>
    <w:rsid w:val="005E7132"/>
    <w:rsid w:val="005E7205"/>
    <w:rsid w:val="005E752C"/>
    <w:rsid w:val="005E7BD1"/>
    <w:rsid w:val="005F0409"/>
    <w:rsid w:val="005F12EF"/>
    <w:rsid w:val="005F29BC"/>
    <w:rsid w:val="005F2A56"/>
    <w:rsid w:val="005F2B9B"/>
    <w:rsid w:val="005F2D13"/>
    <w:rsid w:val="005F2F32"/>
    <w:rsid w:val="005F2F3B"/>
    <w:rsid w:val="005F316A"/>
    <w:rsid w:val="005F3783"/>
    <w:rsid w:val="005F37D8"/>
    <w:rsid w:val="005F3838"/>
    <w:rsid w:val="005F3F6E"/>
    <w:rsid w:val="005F40AC"/>
    <w:rsid w:val="005F4556"/>
    <w:rsid w:val="005F513A"/>
    <w:rsid w:val="005F54DC"/>
    <w:rsid w:val="005F561D"/>
    <w:rsid w:val="005F62F0"/>
    <w:rsid w:val="005F6563"/>
    <w:rsid w:val="005F65A1"/>
    <w:rsid w:val="005F6DD5"/>
    <w:rsid w:val="005F7E2C"/>
    <w:rsid w:val="005F7E7A"/>
    <w:rsid w:val="006006C1"/>
    <w:rsid w:val="00600D04"/>
    <w:rsid w:val="0060130A"/>
    <w:rsid w:val="006021A0"/>
    <w:rsid w:val="00602B35"/>
    <w:rsid w:val="00602B6B"/>
    <w:rsid w:val="006031E7"/>
    <w:rsid w:val="00603B57"/>
    <w:rsid w:val="00603BCA"/>
    <w:rsid w:val="00603BD6"/>
    <w:rsid w:val="00603D58"/>
    <w:rsid w:val="006040FA"/>
    <w:rsid w:val="00604B53"/>
    <w:rsid w:val="0060525A"/>
    <w:rsid w:val="0060531B"/>
    <w:rsid w:val="006057BD"/>
    <w:rsid w:val="00605BD6"/>
    <w:rsid w:val="00605E1C"/>
    <w:rsid w:val="00606AED"/>
    <w:rsid w:val="0060743F"/>
    <w:rsid w:val="006076E9"/>
    <w:rsid w:val="006079C4"/>
    <w:rsid w:val="00607D56"/>
    <w:rsid w:val="00610A20"/>
    <w:rsid w:val="00610AD2"/>
    <w:rsid w:val="00611F5E"/>
    <w:rsid w:val="006124E6"/>
    <w:rsid w:val="006126B3"/>
    <w:rsid w:val="00612A70"/>
    <w:rsid w:val="00612AD9"/>
    <w:rsid w:val="00613A06"/>
    <w:rsid w:val="006149A4"/>
    <w:rsid w:val="006151EC"/>
    <w:rsid w:val="00615A63"/>
    <w:rsid w:val="00615B5E"/>
    <w:rsid w:val="00615CE7"/>
    <w:rsid w:val="00616990"/>
    <w:rsid w:val="00616EA9"/>
    <w:rsid w:val="00617238"/>
    <w:rsid w:val="00617630"/>
    <w:rsid w:val="0061798B"/>
    <w:rsid w:val="00617A22"/>
    <w:rsid w:val="00621409"/>
    <w:rsid w:val="00621CCD"/>
    <w:rsid w:val="00621E70"/>
    <w:rsid w:val="00621F7C"/>
    <w:rsid w:val="00622361"/>
    <w:rsid w:val="00622443"/>
    <w:rsid w:val="0062271A"/>
    <w:rsid w:val="006233AE"/>
    <w:rsid w:val="00623821"/>
    <w:rsid w:val="00624C72"/>
    <w:rsid w:val="00625055"/>
    <w:rsid w:val="00625138"/>
    <w:rsid w:val="00625474"/>
    <w:rsid w:val="006257C3"/>
    <w:rsid w:val="00625B27"/>
    <w:rsid w:val="0062669D"/>
    <w:rsid w:val="00626906"/>
    <w:rsid w:val="006272ED"/>
    <w:rsid w:val="00630617"/>
    <w:rsid w:val="006306EA"/>
    <w:rsid w:val="00630AD8"/>
    <w:rsid w:val="00630BA9"/>
    <w:rsid w:val="00630D8F"/>
    <w:rsid w:val="00631143"/>
    <w:rsid w:val="00631B85"/>
    <w:rsid w:val="0063232C"/>
    <w:rsid w:val="00632709"/>
    <w:rsid w:val="0063378A"/>
    <w:rsid w:val="0063545F"/>
    <w:rsid w:val="006356EB"/>
    <w:rsid w:val="00635E4E"/>
    <w:rsid w:val="006366DA"/>
    <w:rsid w:val="00636B88"/>
    <w:rsid w:val="00636C9B"/>
    <w:rsid w:val="00636ED8"/>
    <w:rsid w:val="00637323"/>
    <w:rsid w:val="00637748"/>
    <w:rsid w:val="00637860"/>
    <w:rsid w:val="00637D21"/>
    <w:rsid w:val="006405F4"/>
    <w:rsid w:val="0064071F"/>
    <w:rsid w:val="00640B72"/>
    <w:rsid w:val="006411EA"/>
    <w:rsid w:val="00641AF0"/>
    <w:rsid w:val="00641BA9"/>
    <w:rsid w:val="00641DBA"/>
    <w:rsid w:val="00641DCC"/>
    <w:rsid w:val="00642672"/>
    <w:rsid w:val="00643BB4"/>
    <w:rsid w:val="00643F95"/>
    <w:rsid w:val="00644247"/>
    <w:rsid w:val="00644452"/>
    <w:rsid w:val="0064457B"/>
    <w:rsid w:val="006449A0"/>
    <w:rsid w:val="006449B8"/>
    <w:rsid w:val="00644C34"/>
    <w:rsid w:val="0064533B"/>
    <w:rsid w:val="0064577E"/>
    <w:rsid w:val="00645955"/>
    <w:rsid w:val="00645C3A"/>
    <w:rsid w:val="0064674D"/>
    <w:rsid w:val="00647252"/>
    <w:rsid w:val="00647483"/>
    <w:rsid w:val="00647F0F"/>
    <w:rsid w:val="0065029D"/>
    <w:rsid w:val="00650702"/>
    <w:rsid w:val="00650B40"/>
    <w:rsid w:val="00650CDF"/>
    <w:rsid w:val="00651062"/>
    <w:rsid w:val="00651564"/>
    <w:rsid w:val="00651B9C"/>
    <w:rsid w:val="00651E45"/>
    <w:rsid w:val="00651FB2"/>
    <w:rsid w:val="00652AC7"/>
    <w:rsid w:val="006542C5"/>
    <w:rsid w:val="00654562"/>
    <w:rsid w:val="00654669"/>
    <w:rsid w:val="006546F0"/>
    <w:rsid w:val="00655358"/>
    <w:rsid w:val="00655992"/>
    <w:rsid w:val="00656BB0"/>
    <w:rsid w:val="006573E5"/>
    <w:rsid w:val="00657B91"/>
    <w:rsid w:val="00657CEE"/>
    <w:rsid w:val="00660C7D"/>
    <w:rsid w:val="00660D5C"/>
    <w:rsid w:val="00660FA9"/>
    <w:rsid w:val="00661B1E"/>
    <w:rsid w:val="00661BB4"/>
    <w:rsid w:val="00662D9A"/>
    <w:rsid w:val="0066306F"/>
    <w:rsid w:val="006633AD"/>
    <w:rsid w:val="00663577"/>
    <w:rsid w:val="00663C77"/>
    <w:rsid w:val="00664723"/>
    <w:rsid w:val="00664921"/>
    <w:rsid w:val="00664C7F"/>
    <w:rsid w:val="006659E2"/>
    <w:rsid w:val="00665BF4"/>
    <w:rsid w:val="00666376"/>
    <w:rsid w:val="006674CB"/>
    <w:rsid w:val="00667CB2"/>
    <w:rsid w:val="00670CE3"/>
    <w:rsid w:val="00670E5A"/>
    <w:rsid w:val="00670EC7"/>
    <w:rsid w:val="00671020"/>
    <w:rsid w:val="00671218"/>
    <w:rsid w:val="00671DC6"/>
    <w:rsid w:val="00671E7D"/>
    <w:rsid w:val="0067247B"/>
    <w:rsid w:val="00673042"/>
    <w:rsid w:val="00673416"/>
    <w:rsid w:val="00673480"/>
    <w:rsid w:val="00673F66"/>
    <w:rsid w:val="00674201"/>
    <w:rsid w:val="00674978"/>
    <w:rsid w:val="00674EF1"/>
    <w:rsid w:val="00675196"/>
    <w:rsid w:val="00675CCF"/>
    <w:rsid w:val="00675F82"/>
    <w:rsid w:val="006761AB"/>
    <w:rsid w:val="0067689E"/>
    <w:rsid w:val="00676F7E"/>
    <w:rsid w:val="006772E3"/>
    <w:rsid w:val="00677772"/>
    <w:rsid w:val="00680088"/>
    <w:rsid w:val="006800AB"/>
    <w:rsid w:val="00680CEC"/>
    <w:rsid w:val="00680E5C"/>
    <w:rsid w:val="00680FBB"/>
    <w:rsid w:val="0068134B"/>
    <w:rsid w:val="00681F09"/>
    <w:rsid w:val="006821D9"/>
    <w:rsid w:val="006824BA"/>
    <w:rsid w:val="0068274B"/>
    <w:rsid w:val="00682B4E"/>
    <w:rsid w:val="00682E67"/>
    <w:rsid w:val="00682EB0"/>
    <w:rsid w:val="006831FA"/>
    <w:rsid w:val="006838D1"/>
    <w:rsid w:val="00685186"/>
    <w:rsid w:val="00685249"/>
    <w:rsid w:val="00685383"/>
    <w:rsid w:val="006854A4"/>
    <w:rsid w:val="006864B0"/>
    <w:rsid w:val="00686509"/>
    <w:rsid w:val="0068682F"/>
    <w:rsid w:val="006876F2"/>
    <w:rsid w:val="00687881"/>
    <w:rsid w:val="006879E3"/>
    <w:rsid w:val="00690396"/>
    <w:rsid w:val="00690C8E"/>
    <w:rsid w:val="00692653"/>
    <w:rsid w:val="006929D9"/>
    <w:rsid w:val="00692D95"/>
    <w:rsid w:val="00692E8C"/>
    <w:rsid w:val="006934E5"/>
    <w:rsid w:val="00693DBE"/>
    <w:rsid w:val="006941A5"/>
    <w:rsid w:val="00694955"/>
    <w:rsid w:val="006949A6"/>
    <w:rsid w:val="00695322"/>
    <w:rsid w:val="00696193"/>
    <w:rsid w:val="006965AD"/>
    <w:rsid w:val="00696668"/>
    <w:rsid w:val="00696DE6"/>
    <w:rsid w:val="0069733D"/>
    <w:rsid w:val="00697ADB"/>
    <w:rsid w:val="00697B34"/>
    <w:rsid w:val="006A0299"/>
    <w:rsid w:val="006A059D"/>
    <w:rsid w:val="006A09FB"/>
    <w:rsid w:val="006A0A4C"/>
    <w:rsid w:val="006A0E09"/>
    <w:rsid w:val="006A12F0"/>
    <w:rsid w:val="006A1340"/>
    <w:rsid w:val="006A1920"/>
    <w:rsid w:val="006A1F9B"/>
    <w:rsid w:val="006A2128"/>
    <w:rsid w:val="006A2185"/>
    <w:rsid w:val="006A291E"/>
    <w:rsid w:val="006A2979"/>
    <w:rsid w:val="006A3F6C"/>
    <w:rsid w:val="006A4710"/>
    <w:rsid w:val="006A473F"/>
    <w:rsid w:val="006A54B2"/>
    <w:rsid w:val="006A55CE"/>
    <w:rsid w:val="006A58EB"/>
    <w:rsid w:val="006A5B04"/>
    <w:rsid w:val="006A6877"/>
    <w:rsid w:val="006A6976"/>
    <w:rsid w:val="006B02A3"/>
    <w:rsid w:val="006B0810"/>
    <w:rsid w:val="006B09B0"/>
    <w:rsid w:val="006B1293"/>
    <w:rsid w:val="006B1FDA"/>
    <w:rsid w:val="006B2EB8"/>
    <w:rsid w:val="006B3274"/>
    <w:rsid w:val="006B411B"/>
    <w:rsid w:val="006B46AE"/>
    <w:rsid w:val="006B57D9"/>
    <w:rsid w:val="006B5B17"/>
    <w:rsid w:val="006B69F8"/>
    <w:rsid w:val="006B76BA"/>
    <w:rsid w:val="006C0078"/>
    <w:rsid w:val="006C022C"/>
    <w:rsid w:val="006C0235"/>
    <w:rsid w:val="006C049E"/>
    <w:rsid w:val="006C0A40"/>
    <w:rsid w:val="006C11D1"/>
    <w:rsid w:val="006C19F5"/>
    <w:rsid w:val="006C1DBA"/>
    <w:rsid w:val="006C30B0"/>
    <w:rsid w:val="006C3AFE"/>
    <w:rsid w:val="006C43A4"/>
    <w:rsid w:val="006C4D3F"/>
    <w:rsid w:val="006C50E6"/>
    <w:rsid w:val="006C518A"/>
    <w:rsid w:val="006C5870"/>
    <w:rsid w:val="006C58FE"/>
    <w:rsid w:val="006C6FE4"/>
    <w:rsid w:val="006C74C1"/>
    <w:rsid w:val="006C7884"/>
    <w:rsid w:val="006C7C0B"/>
    <w:rsid w:val="006C7D35"/>
    <w:rsid w:val="006C7FB4"/>
    <w:rsid w:val="006C7FE8"/>
    <w:rsid w:val="006D0222"/>
    <w:rsid w:val="006D0B0D"/>
    <w:rsid w:val="006D0BF8"/>
    <w:rsid w:val="006D0DFC"/>
    <w:rsid w:val="006D115E"/>
    <w:rsid w:val="006D1187"/>
    <w:rsid w:val="006D11B4"/>
    <w:rsid w:val="006D1A39"/>
    <w:rsid w:val="006D1CDB"/>
    <w:rsid w:val="006D1F52"/>
    <w:rsid w:val="006D2083"/>
    <w:rsid w:val="006D2412"/>
    <w:rsid w:val="006D2DB9"/>
    <w:rsid w:val="006D3143"/>
    <w:rsid w:val="006D3606"/>
    <w:rsid w:val="006D3D2A"/>
    <w:rsid w:val="006D410D"/>
    <w:rsid w:val="006D42B5"/>
    <w:rsid w:val="006D4390"/>
    <w:rsid w:val="006D4F52"/>
    <w:rsid w:val="006D5F1D"/>
    <w:rsid w:val="006D674F"/>
    <w:rsid w:val="006D69D2"/>
    <w:rsid w:val="006D73E1"/>
    <w:rsid w:val="006D7686"/>
    <w:rsid w:val="006D7A1E"/>
    <w:rsid w:val="006D7E94"/>
    <w:rsid w:val="006E0233"/>
    <w:rsid w:val="006E0C35"/>
    <w:rsid w:val="006E0EF2"/>
    <w:rsid w:val="006E1126"/>
    <w:rsid w:val="006E15AC"/>
    <w:rsid w:val="006E17A8"/>
    <w:rsid w:val="006E1DC4"/>
    <w:rsid w:val="006E247C"/>
    <w:rsid w:val="006E27C6"/>
    <w:rsid w:val="006E2954"/>
    <w:rsid w:val="006E3B14"/>
    <w:rsid w:val="006E4318"/>
    <w:rsid w:val="006E509D"/>
    <w:rsid w:val="006E5103"/>
    <w:rsid w:val="006E52CE"/>
    <w:rsid w:val="006E5494"/>
    <w:rsid w:val="006E59F6"/>
    <w:rsid w:val="006E5D25"/>
    <w:rsid w:val="006E6001"/>
    <w:rsid w:val="006E6019"/>
    <w:rsid w:val="006E6426"/>
    <w:rsid w:val="006E6609"/>
    <w:rsid w:val="006E6916"/>
    <w:rsid w:val="006E6A6C"/>
    <w:rsid w:val="006E730D"/>
    <w:rsid w:val="006F0ACA"/>
    <w:rsid w:val="006F0E88"/>
    <w:rsid w:val="006F1EA9"/>
    <w:rsid w:val="006F2217"/>
    <w:rsid w:val="006F33E1"/>
    <w:rsid w:val="006F382C"/>
    <w:rsid w:val="006F3A6E"/>
    <w:rsid w:val="006F40D7"/>
    <w:rsid w:val="006F42D2"/>
    <w:rsid w:val="006F42DE"/>
    <w:rsid w:val="006F45BE"/>
    <w:rsid w:val="006F4861"/>
    <w:rsid w:val="006F4ACA"/>
    <w:rsid w:val="006F4CA6"/>
    <w:rsid w:val="006F56D4"/>
    <w:rsid w:val="006F59ED"/>
    <w:rsid w:val="006F5C3F"/>
    <w:rsid w:val="006F6970"/>
    <w:rsid w:val="006F6FBB"/>
    <w:rsid w:val="006F7396"/>
    <w:rsid w:val="006F763E"/>
    <w:rsid w:val="006F7C26"/>
    <w:rsid w:val="006F7FD4"/>
    <w:rsid w:val="006F7FE8"/>
    <w:rsid w:val="00701412"/>
    <w:rsid w:val="00702978"/>
    <w:rsid w:val="00704082"/>
    <w:rsid w:val="00704188"/>
    <w:rsid w:val="0070469D"/>
    <w:rsid w:val="007048AF"/>
    <w:rsid w:val="007051C3"/>
    <w:rsid w:val="007059E2"/>
    <w:rsid w:val="00705A05"/>
    <w:rsid w:val="00705B84"/>
    <w:rsid w:val="00705C2B"/>
    <w:rsid w:val="007066FE"/>
    <w:rsid w:val="007077B2"/>
    <w:rsid w:val="00707847"/>
    <w:rsid w:val="00707A42"/>
    <w:rsid w:val="00707AA7"/>
    <w:rsid w:val="00707DD1"/>
    <w:rsid w:val="00707E3F"/>
    <w:rsid w:val="00711208"/>
    <w:rsid w:val="007128A0"/>
    <w:rsid w:val="00712E39"/>
    <w:rsid w:val="007137FD"/>
    <w:rsid w:val="00713D75"/>
    <w:rsid w:val="00713F87"/>
    <w:rsid w:val="0071475B"/>
    <w:rsid w:val="00714847"/>
    <w:rsid w:val="0071557B"/>
    <w:rsid w:val="007171E3"/>
    <w:rsid w:val="007175A1"/>
    <w:rsid w:val="007175CF"/>
    <w:rsid w:val="00720950"/>
    <w:rsid w:val="00721553"/>
    <w:rsid w:val="007217A9"/>
    <w:rsid w:val="00721865"/>
    <w:rsid w:val="00721ED8"/>
    <w:rsid w:val="007222F1"/>
    <w:rsid w:val="007223F0"/>
    <w:rsid w:val="00722510"/>
    <w:rsid w:val="00722F8D"/>
    <w:rsid w:val="007233D6"/>
    <w:rsid w:val="007241C5"/>
    <w:rsid w:val="00724217"/>
    <w:rsid w:val="00724226"/>
    <w:rsid w:val="00724680"/>
    <w:rsid w:val="00724A04"/>
    <w:rsid w:val="00725241"/>
    <w:rsid w:val="00725E92"/>
    <w:rsid w:val="00726356"/>
    <w:rsid w:val="0072641F"/>
    <w:rsid w:val="0072754A"/>
    <w:rsid w:val="00727AE8"/>
    <w:rsid w:val="00727E9B"/>
    <w:rsid w:val="00727EA3"/>
    <w:rsid w:val="00727EC8"/>
    <w:rsid w:val="007303B3"/>
    <w:rsid w:val="00730890"/>
    <w:rsid w:val="00730CB0"/>
    <w:rsid w:val="00730DC5"/>
    <w:rsid w:val="00731F11"/>
    <w:rsid w:val="007327E1"/>
    <w:rsid w:val="00732F98"/>
    <w:rsid w:val="0073341B"/>
    <w:rsid w:val="00733885"/>
    <w:rsid w:val="007343B8"/>
    <w:rsid w:val="0073460F"/>
    <w:rsid w:val="007358F1"/>
    <w:rsid w:val="00737174"/>
    <w:rsid w:val="00737A8B"/>
    <w:rsid w:val="00740128"/>
    <w:rsid w:val="00740150"/>
    <w:rsid w:val="00740505"/>
    <w:rsid w:val="0074088F"/>
    <w:rsid w:val="00741914"/>
    <w:rsid w:val="00741A6F"/>
    <w:rsid w:val="00741F21"/>
    <w:rsid w:val="0074271E"/>
    <w:rsid w:val="007427CD"/>
    <w:rsid w:val="00742CEC"/>
    <w:rsid w:val="007434BC"/>
    <w:rsid w:val="00743D8E"/>
    <w:rsid w:val="00744113"/>
    <w:rsid w:val="00744401"/>
    <w:rsid w:val="00744801"/>
    <w:rsid w:val="00744815"/>
    <w:rsid w:val="00744B09"/>
    <w:rsid w:val="00744CD4"/>
    <w:rsid w:val="00745679"/>
    <w:rsid w:val="00746923"/>
    <w:rsid w:val="00746BF9"/>
    <w:rsid w:val="00746C62"/>
    <w:rsid w:val="00746F68"/>
    <w:rsid w:val="007471B0"/>
    <w:rsid w:val="007504B4"/>
    <w:rsid w:val="00750B80"/>
    <w:rsid w:val="00750F22"/>
    <w:rsid w:val="00751171"/>
    <w:rsid w:val="00751EC0"/>
    <w:rsid w:val="00752388"/>
    <w:rsid w:val="0075299B"/>
    <w:rsid w:val="0075377F"/>
    <w:rsid w:val="0075393E"/>
    <w:rsid w:val="00753D15"/>
    <w:rsid w:val="00753EA7"/>
    <w:rsid w:val="007548DC"/>
    <w:rsid w:val="00755262"/>
    <w:rsid w:val="00755D3D"/>
    <w:rsid w:val="00756452"/>
    <w:rsid w:val="007564F3"/>
    <w:rsid w:val="00756618"/>
    <w:rsid w:val="00756E96"/>
    <w:rsid w:val="00757AB9"/>
    <w:rsid w:val="0076032C"/>
    <w:rsid w:val="00761180"/>
    <w:rsid w:val="007611D2"/>
    <w:rsid w:val="007617DF"/>
    <w:rsid w:val="00761A26"/>
    <w:rsid w:val="00761BD2"/>
    <w:rsid w:val="00762863"/>
    <w:rsid w:val="00762ABB"/>
    <w:rsid w:val="007636FD"/>
    <w:rsid w:val="0076378F"/>
    <w:rsid w:val="00763825"/>
    <w:rsid w:val="007638F3"/>
    <w:rsid w:val="00764389"/>
    <w:rsid w:val="00764465"/>
    <w:rsid w:val="00764B5F"/>
    <w:rsid w:val="00764DF7"/>
    <w:rsid w:val="00764E00"/>
    <w:rsid w:val="007655FC"/>
    <w:rsid w:val="007657EB"/>
    <w:rsid w:val="00765FA9"/>
    <w:rsid w:val="00766649"/>
    <w:rsid w:val="00766684"/>
    <w:rsid w:val="0076704E"/>
    <w:rsid w:val="007700E1"/>
    <w:rsid w:val="00770A73"/>
    <w:rsid w:val="00771116"/>
    <w:rsid w:val="0077162C"/>
    <w:rsid w:val="007717CF"/>
    <w:rsid w:val="007717E3"/>
    <w:rsid w:val="00771920"/>
    <w:rsid w:val="007724C0"/>
    <w:rsid w:val="00772531"/>
    <w:rsid w:val="0077284C"/>
    <w:rsid w:val="00773EB5"/>
    <w:rsid w:val="00773FE1"/>
    <w:rsid w:val="007740AF"/>
    <w:rsid w:val="00774847"/>
    <w:rsid w:val="00775537"/>
    <w:rsid w:val="00776320"/>
    <w:rsid w:val="00776444"/>
    <w:rsid w:val="00776725"/>
    <w:rsid w:val="00777079"/>
    <w:rsid w:val="007777FF"/>
    <w:rsid w:val="00777AB6"/>
    <w:rsid w:val="00777D4D"/>
    <w:rsid w:val="00777DE6"/>
    <w:rsid w:val="00777F6B"/>
    <w:rsid w:val="0078079D"/>
    <w:rsid w:val="0078091F"/>
    <w:rsid w:val="00780977"/>
    <w:rsid w:val="00780B25"/>
    <w:rsid w:val="00780D35"/>
    <w:rsid w:val="0078103C"/>
    <w:rsid w:val="0078145E"/>
    <w:rsid w:val="007816AA"/>
    <w:rsid w:val="00781F13"/>
    <w:rsid w:val="00782319"/>
    <w:rsid w:val="00782442"/>
    <w:rsid w:val="00782C8F"/>
    <w:rsid w:val="00783591"/>
    <w:rsid w:val="007836E6"/>
    <w:rsid w:val="00784530"/>
    <w:rsid w:val="00784B82"/>
    <w:rsid w:val="00785965"/>
    <w:rsid w:val="00785C4C"/>
    <w:rsid w:val="007862FA"/>
    <w:rsid w:val="00786405"/>
    <w:rsid w:val="00787227"/>
    <w:rsid w:val="00787EAD"/>
    <w:rsid w:val="00790249"/>
    <w:rsid w:val="007902A9"/>
    <w:rsid w:val="00790A95"/>
    <w:rsid w:val="00791079"/>
    <w:rsid w:val="007915F6"/>
    <w:rsid w:val="00791CF4"/>
    <w:rsid w:val="0079216D"/>
    <w:rsid w:val="00792201"/>
    <w:rsid w:val="00793F3A"/>
    <w:rsid w:val="0079450F"/>
    <w:rsid w:val="00795C52"/>
    <w:rsid w:val="00795E96"/>
    <w:rsid w:val="00796152"/>
    <w:rsid w:val="00796BF1"/>
    <w:rsid w:val="00797CAA"/>
    <w:rsid w:val="00797D2E"/>
    <w:rsid w:val="007A02F0"/>
    <w:rsid w:val="007A0E35"/>
    <w:rsid w:val="007A10DB"/>
    <w:rsid w:val="007A322B"/>
    <w:rsid w:val="007A3650"/>
    <w:rsid w:val="007A3828"/>
    <w:rsid w:val="007A3C09"/>
    <w:rsid w:val="007A3C56"/>
    <w:rsid w:val="007A403F"/>
    <w:rsid w:val="007A4248"/>
    <w:rsid w:val="007A53AC"/>
    <w:rsid w:val="007A64A7"/>
    <w:rsid w:val="007B0103"/>
    <w:rsid w:val="007B0511"/>
    <w:rsid w:val="007B0C32"/>
    <w:rsid w:val="007B1CB4"/>
    <w:rsid w:val="007B210B"/>
    <w:rsid w:val="007B6140"/>
    <w:rsid w:val="007B6604"/>
    <w:rsid w:val="007B6A95"/>
    <w:rsid w:val="007B6BA4"/>
    <w:rsid w:val="007B6E43"/>
    <w:rsid w:val="007B7613"/>
    <w:rsid w:val="007B7AFA"/>
    <w:rsid w:val="007B7B7F"/>
    <w:rsid w:val="007C014B"/>
    <w:rsid w:val="007C04E7"/>
    <w:rsid w:val="007C0AE5"/>
    <w:rsid w:val="007C0CC1"/>
    <w:rsid w:val="007C0D78"/>
    <w:rsid w:val="007C122F"/>
    <w:rsid w:val="007C1278"/>
    <w:rsid w:val="007C152D"/>
    <w:rsid w:val="007C190A"/>
    <w:rsid w:val="007C1AD6"/>
    <w:rsid w:val="007C1CA1"/>
    <w:rsid w:val="007C262A"/>
    <w:rsid w:val="007C2DCB"/>
    <w:rsid w:val="007C2F38"/>
    <w:rsid w:val="007C39A5"/>
    <w:rsid w:val="007C427C"/>
    <w:rsid w:val="007C4D2B"/>
    <w:rsid w:val="007C5028"/>
    <w:rsid w:val="007C555C"/>
    <w:rsid w:val="007C5659"/>
    <w:rsid w:val="007C6648"/>
    <w:rsid w:val="007C6B03"/>
    <w:rsid w:val="007C6DE4"/>
    <w:rsid w:val="007C719B"/>
    <w:rsid w:val="007C72BF"/>
    <w:rsid w:val="007C7A04"/>
    <w:rsid w:val="007D0628"/>
    <w:rsid w:val="007D06E1"/>
    <w:rsid w:val="007D1001"/>
    <w:rsid w:val="007D1747"/>
    <w:rsid w:val="007D17AC"/>
    <w:rsid w:val="007D2337"/>
    <w:rsid w:val="007D3014"/>
    <w:rsid w:val="007D3C6D"/>
    <w:rsid w:val="007D3E45"/>
    <w:rsid w:val="007D4511"/>
    <w:rsid w:val="007D45B6"/>
    <w:rsid w:val="007D4F64"/>
    <w:rsid w:val="007D5008"/>
    <w:rsid w:val="007D570D"/>
    <w:rsid w:val="007D5A16"/>
    <w:rsid w:val="007D5C88"/>
    <w:rsid w:val="007D68FF"/>
    <w:rsid w:val="007D6E3B"/>
    <w:rsid w:val="007D732F"/>
    <w:rsid w:val="007D7697"/>
    <w:rsid w:val="007D792D"/>
    <w:rsid w:val="007E01CF"/>
    <w:rsid w:val="007E021F"/>
    <w:rsid w:val="007E03BF"/>
    <w:rsid w:val="007E0C39"/>
    <w:rsid w:val="007E0CC0"/>
    <w:rsid w:val="007E103A"/>
    <w:rsid w:val="007E13E7"/>
    <w:rsid w:val="007E207D"/>
    <w:rsid w:val="007E25B1"/>
    <w:rsid w:val="007E275E"/>
    <w:rsid w:val="007E2980"/>
    <w:rsid w:val="007E2E1B"/>
    <w:rsid w:val="007E3E66"/>
    <w:rsid w:val="007E458C"/>
    <w:rsid w:val="007E471C"/>
    <w:rsid w:val="007E4C5E"/>
    <w:rsid w:val="007E4DC1"/>
    <w:rsid w:val="007E5158"/>
    <w:rsid w:val="007E5354"/>
    <w:rsid w:val="007E53D7"/>
    <w:rsid w:val="007E6AF7"/>
    <w:rsid w:val="007E7522"/>
    <w:rsid w:val="007E7656"/>
    <w:rsid w:val="007F13BB"/>
    <w:rsid w:val="007F16E4"/>
    <w:rsid w:val="007F1EBD"/>
    <w:rsid w:val="007F226A"/>
    <w:rsid w:val="007F2E1E"/>
    <w:rsid w:val="007F2ED8"/>
    <w:rsid w:val="007F35DF"/>
    <w:rsid w:val="007F370C"/>
    <w:rsid w:val="007F37B5"/>
    <w:rsid w:val="007F3A1D"/>
    <w:rsid w:val="007F3DC5"/>
    <w:rsid w:val="007F56A0"/>
    <w:rsid w:val="007F6BBD"/>
    <w:rsid w:val="007F6CC7"/>
    <w:rsid w:val="007F71AA"/>
    <w:rsid w:val="007F73CD"/>
    <w:rsid w:val="007F763B"/>
    <w:rsid w:val="007F774A"/>
    <w:rsid w:val="008000BE"/>
    <w:rsid w:val="0080045E"/>
    <w:rsid w:val="008005B5"/>
    <w:rsid w:val="00800663"/>
    <w:rsid w:val="008008CC"/>
    <w:rsid w:val="00800C70"/>
    <w:rsid w:val="0080149D"/>
    <w:rsid w:val="00801DCF"/>
    <w:rsid w:val="0080289E"/>
    <w:rsid w:val="008028FD"/>
    <w:rsid w:val="00802A0B"/>
    <w:rsid w:val="00802B30"/>
    <w:rsid w:val="00802B74"/>
    <w:rsid w:val="00802E81"/>
    <w:rsid w:val="00805EF4"/>
    <w:rsid w:val="0080609A"/>
    <w:rsid w:val="00806870"/>
    <w:rsid w:val="008070E4"/>
    <w:rsid w:val="008071E5"/>
    <w:rsid w:val="00807267"/>
    <w:rsid w:val="00807CE5"/>
    <w:rsid w:val="00807DD4"/>
    <w:rsid w:val="00810FB6"/>
    <w:rsid w:val="0081140B"/>
    <w:rsid w:val="0081196C"/>
    <w:rsid w:val="00811E91"/>
    <w:rsid w:val="008125BE"/>
    <w:rsid w:val="00812FFB"/>
    <w:rsid w:val="00813355"/>
    <w:rsid w:val="00813ABC"/>
    <w:rsid w:val="00813F6C"/>
    <w:rsid w:val="00814199"/>
    <w:rsid w:val="00815405"/>
    <w:rsid w:val="00815C28"/>
    <w:rsid w:val="00815D78"/>
    <w:rsid w:val="008161F7"/>
    <w:rsid w:val="00816655"/>
    <w:rsid w:val="00816F5A"/>
    <w:rsid w:val="008176FE"/>
    <w:rsid w:val="00820034"/>
    <w:rsid w:val="00820EF5"/>
    <w:rsid w:val="00820FB9"/>
    <w:rsid w:val="00821206"/>
    <w:rsid w:val="00821395"/>
    <w:rsid w:val="00821525"/>
    <w:rsid w:val="0082159D"/>
    <w:rsid w:val="00821718"/>
    <w:rsid w:val="00821A19"/>
    <w:rsid w:val="00821D05"/>
    <w:rsid w:val="00822192"/>
    <w:rsid w:val="008224C8"/>
    <w:rsid w:val="00822CD2"/>
    <w:rsid w:val="00822DBF"/>
    <w:rsid w:val="00822F41"/>
    <w:rsid w:val="0082355D"/>
    <w:rsid w:val="008237C8"/>
    <w:rsid w:val="008238A5"/>
    <w:rsid w:val="00823AEE"/>
    <w:rsid w:val="00823B30"/>
    <w:rsid w:val="00823EE6"/>
    <w:rsid w:val="00823F78"/>
    <w:rsid w:val="008240D7"/>
    <w:rsid w:val="00824136"/>
    <w:rsid w:val="008241A9"/>
    <w:rsid w:val="0082437F"/>
    <w:rsid w:val="00824AE3"/>
    <w:rsid w:val="00824BBB"/>
    <w:rsid w:val="00825040"/>
    <w:rsid w:val="008250CC"/>
    <w:rsid w:val="008257E2"/>
    <w:rsid w:val="00825D81"/>
    <w:rsid w:val="00825E91"/>
    <w:rsid w:val="0082697A"/>
    <w:rsid w:val="00826B3B"/>
    <w:rsid w:val="00826E56"/>
    <w:rsid w:val="008270B0"/>
    <w:rsid w:val="008272DF"/>
    <w:rsid w:val="00827379"/>
    <w:rsid w:val="00827D08"/>
    <w:rsid w:val="00830179"/>
    <w:rsid w:val="0083019B"/>
    <w:rsid w:val="00830252"/>
    <w:rsid w:val="008312D3"/>
    <w:rsid w:val="0083161F"/>
    <w:rsid w:val="00831E60"/>
    <w:rsid w:val="008327BB"/>
    <w:rsid w:val="00832F80"/>
    <w:rsid w:val="00833229"/>
    <w:rsid w:val="00833C20"/>
    <w:rsid w:val="00833E99"/>
    <w:rsid w:val="00833ED9"/>
    <w:rsid w:val="00833F58"/>
    <w:rsid w:val="00834571"/>
    <w:rsid w:val="0083543B"/>
    <w:rsid w:val="008357C3"/>
    <w:rsid w:val="00835A76"/>
    <w:rsid w:val="00835DC4"/>
    <w:rsid w:val="0083662C"/>
    <w:rsid w:val="00836756"/>
    <w:rsid w:val="008367FF"/>
    <w:rsid w:val="0083712C"/>
    <w:rsid w:val="00837D2C"/>
    <w:rsid w:val="0084056F"/>
    <w:rsid w:val="00840A45"/>
    <w:rsid w:val="0084153E"/>
    <w:rsid w:val="00841928"/>
    <w:rsid w:val="00841A73"/>
    <w:rsid w:val="00841DF8"/>
    <w:rsid w:val="00842606"/>
    <w:rsid w:val="008426AE"/>
    <w:rsid w:val="008427ED"/>
    <w:rsid w:val="008429F6"/>
    <w:rsid w:val="008432A9"/>
    <w:rsid w:val="008433DD"/>
    <w:rsid w:val="00843A73"/>
    <w:rsid w:val="00843F6D"/>
    <w:rsid w:val="00844253"/>
    <w:rsid w:val="00844300"/>
    <w:rsid w:val="0084454A"/>
    <w:rsid w:val="008446D6"/>
    <w:rsid w:val="00844E20"/>
    <w:rsid w:val="00845469"/>
    <w:rsid w:val="00845888"/>
    <w:rsid w:val="00845A19"/>
    <w:rsid w:val="00846033"/>
    <w:rsid w:val="008462CC"/>
    <w:rsid w:val="0084664E"/>
    <w:rsid w:val="00846DFD"/>
    <w:rsid w:val="0084714F"/>
    <w:rsid w:val="008474C9"/>
    <w:rsid w:val="00847914"/>
    <w:rsid w:val="0085055E"/>
    <w:rsid w:val="00850BD3"/>
    <w:rsid w:val="00850FD2"/>
    <w:rsid w:val="0085119B"/>
    <w:rsid w:val="00851625"/>
    <w:rsid w:val="00851793"/>
    <w:rsid w:val="008522E2"/>
    <w:rsid w:val="00853379"/>
    <w:rsid w:val="008537D1"/>
    <w:rsid w:val="008539F0"/>
    <w:rsid w:val="00853C02"/>
    <w:rsid w:val="008540FF"/>
    <w:rsid w:val="008544FE"/>
    <w:rsid w:val="00854507"/>
    <w:rsid w:val="00854D59"/>
    <w:rsid w:val="00855E08"/>
    <w:rsid w:val="00856817"/>
    <w:rsid w:val="00856C0B"/>
    <w:rsid w:val="00856CAF"/>
    <w:rsid w:val="00856E68"/>
    <w:rsid w:val="00857306"/>
    <w:rsid w:val="0085763C"/>
    <w:rsid w:val="0086015E"/>
    <w:rsid w:val="00860B2E"/>
    <w:rsid w:val="00860B3A"/>
    <w:rsid w:val="00860F96"/>
    <w:rsid w:val="008614A8"/>
    <w:rsid w:val="00861EA9"/>
    <w:rsid w:val="008621C2"/>
    <w:rsid w:val="00862410"/>
    <w:rsid w:val="008625E9"/>
    <w:rsid w:val="008628CC"/>
    <w:rsid w:val="00862BAE"/>
    <w:rsid w:val="00863F15"/>
    <w:rsid w:val="008641E6"/>
    <w:rsid w:val="00864403"/>
    <w:rsid w:val="008646C7"/>
    <w:rsid w:val="00864B47"/>
    <w:rsid w:val="00865A38"/>
    <w:rsid w:val="00866C0A"/>
    <w:rsid w:val="008674CE"/>
    <w:rsid w:val="008708D3"/>
    <w:rsid w:val="00871797"/>
    <w:rsid w:val="00871CFE"/>
    <w:rsid w:val="00871D0F"/>
    <w:rsid w:val="0087208E"/>
    <w:rsid w:val="008721C3"/>
    <w:rsid w:val="00873512"/>
    <w:rsid w:val="00873794"/>
    <w:rsid w:val="00873998"/>
    <w:rsid w:val="0087446B"/>
    <w:rsid w:val="00874745"/>
    <w:rsid w:val="008747D5"/>
    <w:rsid w:val="00874830"/>
    <w:rsid w:val="008757AF"/>
    <w:rsid w:val="008762B0"/>
    <w:rsid w:val="00877510"/>
    <w:rsid w:val="008778A6"/>
    <w:rsid w:val="00877DB0"/>
    <w:rsid w:val="008803AE"/>
    <w:rsid w:val="0088177A"/>
    <w:rsid w:val="00881841"/>
    <w:rsid w:val="00881B21"/>
    <w:rsid w:val="00883220"/>
    <w:rsid w:val="00883CAD"/>
    <w:rsid w:val="00883F1D"/>
    <w:rsid w:val="008842EF"/>
    <w:rsid w:val="008844BD"/>
    <w:rsid w:val="008848D0"/>
    <w:rsid w:val="00884922"/>
    <w:rsid w:val="00884DB1"/>
    <w:rsid w:val="00884F59"/>
    <w:rsid w:val="0088535B"/>
    <w:rsid w:val="008859FF"/>
    <w:rsid w:val="00885DE5"/>
    <w:rsid w:val="0088723B"/>
    <w:rsid w:val="00887A44"/>
    <w:rsid w:val="00887B86"/>
    <w:rsid w:val="008905E0"/>
    <w:rsid w:val="008918C1"/>
    <w:rsid w:val="00891D9B"/>
    <w:rsid w:val="00891E4E"/>
    <w:rsid w:val="00891FEC"/>
    <w:rsid w:val="008929DF"/>
    <w:rsid w:val="00892B0F"/>
    <w:rsid w:val="008931AF"/>
    <w:rsid w:val="0089325A"/>
    <w:rsid w:val="00893889"/>
    <w:rsid w:val="00893E1D"/>
    <w:rsid w:val="008940D8"/>
    <w:rsid w:val="008943E5"/>
    <w:rsid w:val="0089458A"/>
    <w:rsid w:val="00894665"/>
    <w:rsid w:val="00895289"/>
    <w:rsid w:val="00895885"/>
    <w:rsid w:val="00895A19"/>
    <w:rsid w:val="008963A9"/>
    <w:rsid w:val="00896670"/>
    <w:rsid w:val="0089667E"/>
    <w:rsid w:val="0089689A"/>
    <w:rsid w:val="00896971"/>
    <w:rsid w:val="0089716D"/>
    <w:rsid w:val="00897847"/>
    <w:rsid w:val="008979DD"/>
    <w:rsid w:val="00897C3E"/>
    <w:rsid w:val="008A0E70"/>
    <w:rsid w:val="008A167D"/>
    <w:rsid w:val="008A1E9B"/>
    <w:rsid w:val="008A218F"/>
    <w:rsid w:val="008A2BDC"/>
    <w:rsid w:val="008A2E1B"/>
    <w:rsid w:val="008A3AAD"/>
    <w:rsid w:val="008A4562"/>
    <w:rsid w:val="008A4638"/>
    <w:rsid w:val="008A4C60"/>
    <w:rsid w:val="008A4D52"/>
    <w:rsid w:val="008A53AA"/>
    <w:rsid w:val="008A5971"/>
    <w:rsid w:val="008A5B9F"/>
    <w:rsid w:val="008A6465"/>
    <w:rsid w:val="008A6535"/>
    <w:rsid w:val="008A6BE3"/>
    <w:rsid w:val="008A74DA"/>
    <w:rsid w:val="008A7B5B"/>
    <w:rsid w:val="008A7EE8"/>
    <w:rsid w:val="008A7FB4"/>
    <w:rsid w:val="008A7FD3"/>
    <w:rsid w:val="008B0475"/>
    <w:rsid w:val="008B0948"/>
    <w:rsid w:val="008B09D9"/>
    <w:rsid w:val="008B0A39"/>
    <w:rsid w:val="008B0CA5"/>
    <w:rsid w:val="008B0EE0"/>
    <w:rsid w:val="008B10DD"/>
    <w:rsid w:val="008B137E"/>
    <w:rsid w:val="008B1AD4"/>
    <w:rsid w:val="008B2746"/>
    <w:rsid w:val="008B34D1"/>
    <w:rsid w:val="008B471D"/>
    <w:rsid w:val="008B4F1F"/>
    <w:rsid w:val="008B5845"/>
    <w:rsid w:val="008B5898"/>
    <w:rsid w:val="008B7008"/>
    <w:rsid w:val="008B716B"/>
    <w:rsid w:val="008B7C28"/>
    <w:rsid w:val="008B7DDD"/>
    <w:rsid w:val="008C041B"/>
    <w:rsid w:val="008C0549"/>
    <w:rsid w:val="008C0A87"/>
    <w:rsid w:val="008C1094"/>
    <w:rsid w:val="008C10E3"/>
    <w:rsid w:val="008C161B"/>
    <w:rsid w:val="008C168C"/>
    <w:rsid w:val="008C1878"/>
    <w:rsid w:val="008C19F6"/>
    <w:rsid w:val="008C1D95"/>
    <w:rsid w:val="008C2083"/>
    <w:rsid w:val="008C253D"/>
    <w:rsid w:val="008C3347"/>
    <w:rsid w:val="008C38DD"/>
    <w:rsid w:val="008C3BEE"/>
    <w:rsid w:val="008C4931"/>
    <w:rsid w:val="008C4B74"/>
    <w:rsid w:val="008C56CB"/>
    <w:rsid w:val="008C5C18"/>
    <w:rsid w:val="008C65D8"/>
    <w:rsid w:val="008C6682"/>
    <w:rsid w:val="008C782E"/>
    <w:rsid w:val="008C78DE"/>
    <w:rsid w:val="008C78E7"/>
    <w:rsid w:val="008C7EAE"/>
    <w:rsid w:val="008C7EE3"/>
    <w:rsid w:val="008C7F8C"/>
    <w:rsid w:val="008D0583"/>
    <w:rsid w:val="008D09DD"/>
    <w:rsid w:val="008D122B"/>
    <w:rsid w:val="008D1C1A"/>
    <w:rsid w:val="008D2724"/>
    <w:rsid w:val="008D33C0"/>
    <w:rsid w:val="008D3953"/>
    <w:rsid w:val="008D4144"/>
    <w:rsid w:val="008D4556"/>
    <w:rsid w:val="008D5215"/>
    <w:rsid w:val="008D56BA"/>
    <w:rsid w:val="008D5E33"/>
    <w:rsid w:val="008D6C53"/>
    <w:rsid w:val="008D6E4F"/>
    <w:rsid w:val="008D7ED7"/>
    <w:rsid w:val="008D7FE8"/>
    <w:rsid w:val="008E075D"/>
    <w:rsid w:val="008E0D70"/>
    <w:rsid w:val="008E251A"/>
    <w:rsid w:val="008E2660"/>
    <w:rsid w:val="008E28FB"/>
    <w:rsid w:val="008E306C"/>
    <w:rsid w:val="008E3720"/>
    <w:rsid w:val="008E4099"/>
    <w:rsid w:val="008E4654"/>
    <w:rsid w:val="008E498C"/>
    <w:rsid w:val="008E54ED"/>
    <w:rsid w:val="008E57DC"/>
    <w:rsid w:val="008E5B4D"/>
    <w:rsid w:val="008E5F26"/>
    <w:rsid w:val="008E64D8"/>
    <w:rsid w:val="008E65C3"/>
    <w:rsid w:val="008E7BA0"/>
    <w:rsid w:val="008F00AD"/>
    <w:rsid w:val="008F0D8A"/>
    <w:rsid w:val="008F167E"/>
    <w:rsid w:val="008F16FF"/>
    <w:rsid w:val="008F2A19"/>
    <w:rsid w:val="008F2E65"/>
    <w:rsid w:val="008F3258"/>
    <w:rsid w:val="008F32CB"/>
    <w:rsid w:val="008F4011"/>
    <w:rsid w:val="008F43E0"/>
    <w:rsid w:val="008F49D2"/>
    <w:rsid w:val="008F59D7"/>
    <w:rsid w:val="008F5B74"/>
    <w:rsid w:val="008F5C6A"/>
    <w:rsid w:val="008F5D46"/>
    <w:rsid w:val="008F5F5B"/>
    <w:rsid w:val="008F6163"/>
    <w:rsid w:val="008F6F54"/>
    <w:rsid w:val="008F785D"/>
    <w:rsid w:val="008F7B3F"/>
    <w:rsid w:val="008F7DAE"/>
    <w:rsid w:val="008F7DEA"/>
    <w:rsid w:val="009003BC"/>
    <w:rsid w:val="009008B3"/>
    <w:rsid w:val="00900959"/>
    <w:rsid w:val="00900DAF"/>
    <w:rsid w:val="00900E91"/>
    <w:rsid w:val="009011C5"/>
    <w:rsid w:val="009022C6"/>
    <w:rsid w:val="00902D49"/>
    <w:rsid w:val="009034A8"/>
    <w:rsid w:val="00903C59"/>
    <w:rsid w:val="00903CBF"/>
    <w:rsid w:val="00903EED"/>
    <w:rsid w:val="00903F16"/>
    <w:rsid w:val="00904705"/>
    <w:rsid w:val="00904ED0"/>
    <w:rsid w:val="00905058"/>
    <w:rsid w:val="00905D56"/>
    <w:rsid w:val="00905D8A"/>
    <w:rsid w:val="0090621A"/>
    <w:rsid w:val="00907133"/>
    <w:rsid w:val="009077DC"/>
    <w:rsid w:val="00907F2E"/>
    <w:rsid w:val="0091006A"/>
    <w:rsid w:val="00910EDE"/>
    <w:rsid w:val="0091147F"/>
    <w:rsid w:val="00911D26"/>
    <w:rsid w:val="00911EE8"/>
    <w:rsid w:val="00912A3F"/>
    <w:rsid w:val="00912A6B"/>
    <w:rsid w:val="00912ED6"/>
    <w:rsid w:val="0091337B"/>
    <w:rsid w:val="009134D2"/>
    <w:rsid w:val="00913936"/>
    <w:rsid w:val="00913B26"/>
    <w:rsid w:val="00914228"/>
    <w:rsid w:val="00914307"/>
    <w:rsid w:val="00914898"/>
    <w:rsid w:val="00914974"/>
    <w:rsid w:val="0091513E"/>
    <w:rsid w:val="00916D90"/>
    <w:rsid w:val="0091722D"/>
    <w:rsid w:val="009177FF"/>
    <w:rsid w:val="0091791E"/>
    <w:rsid w:val="0092067E"/>
    <w:rsid w:val="0092068A"/>
    <w:rsid w:val="00920765"/>
    <w:rsid w:val="00920FF1"/>
    <w:rsid w:val="0092112F"/>
    <w:rsid w:val="00921137"/>
    <w:rsid w:val="0092138F"/>
    <w:rsid w:val="00921867"/>
    <w:rsid w:val="00921D87"/>
    <w:rsid w:val="00923BD5"/>
    <w:rsid w:val="00923C48"/>
    <w:rsid w:val="009249E5"/>
    <w:rsid w:val="00924F11"/>
    <w:rsid w:val="0092685F"/>
    <w:rsid w:val="00926E51"/>
    <w:rsid w:val="00927161"/>
    <w:rsid w:val="00927B47"/>
    <w:rsid w:val="0093065C"/>
    <w:rsid w:val="00931744"/>
    <w:rsid w:val="00931AC8"/>
    <w:rsid w:val="009325CE"/>
    <w:rsid w:val="00932BD5"/>
    <w:rsid w:val="009336CA"/>
    <w:rsid w:val="00933B60"/>
    <w:rsid w:val="00933C2F"/>
    <w:rsid w:val="0093472F"/>
    <w:rsid w:val="00935167"/>
    <w:rsid w:val="00935806"/>
    <w:rsid w:val="00936F1A"/>
    <w:rsid w:val="00937AF1"/>
    <w:rsid w:val="009407EE"/>
    <w:rsid w:val="009409FC"/>
    <w:rsid w:val="00941013"/>
    <w:rsid w:val="00941558"/>
    <w:rsid w:val="0094173C"/>
    <w:rsid w:val="009418CA"/>
    <w:rsid w:val="00941C54"/>
    <w:rsid w:val="00941F07"/>
    <w:rsid w:val="00942430"/>
    <w:rsid w:val="00942708"/>
    <w:rsid w:val="009431B8"/>
    <w:rsid w:val="0094330D"/>
    <w:rsid w:val="00943B03"/>
    <w:rsid w:val="00943F70"/>
    <w:rsid w:val="009443A5"/>
    <w:rsid w:val="009446D6"/>
    <w:rsid w:val="00944F8F"/>
    <w:rsid w:val="0094546B"/>
    <w:rsid w:val="009457A0"/>
    <w:rsid w:val="00945A70"/>
    <w:rsid w:val="00947439"/>
    <w:rsid w:val="00947DBC"/>
    <w:rsid w:val="00947F4D"/>
    <w:rsid w:val="00950024"/>
    <w:rsid w:val="009507BB"/>
    <w:rsid w:val="00950878"/>
    <w:rsid w:val="009509B0"/>
    <w:rsid w:val="00950D76"/>
    <w:rsid w:val="00950EDB"/>
    <w:rsid w:val="00950FA9"/>
    <w:rsid w:val="009510BF"/>
    <w:rsid w:val="009518D9"/>
    <w:rsid w:val="0095190C"/>
    <w:rsid w:val="0095278D"/>
    <w:rsid w:val="00952C48"/>
    <w:rsid w:val="00952D9C"/>
    <w:rsid w:val="0095310E"/>
    <w:rsid w:val="0095384A"/>
    <w:rsid w:val="00953FCA"/>
    <w:rsid w:val="0095400B"/>
    <w:rsid w:val="00954147"/>
    <w:rsid w:val="009542B2"/>
    <w:rsid w:val="0095438D"/>
    <w:rsid w:val="009545F7"/>
    <w:rsid w:val="00954922"/>
    <w:rsid w:val="00954B87"/>
    <w:rsid w:val="00954E62"/>
    <w:rsid w:val="00955652"/>
    <w:rsid w:val="00955788"/>
    <w:rsid w:val="0095697F"/>
    <w:rsid w:val="00956D2B"/>
    <w:rsid w:val="009575DD"/>
    <w:rsid w:val="00957D9F"/>
    <w:rsid w:val="00957F97"/>
    <w:rsid w:val="009600D6"/>
    <w:rsid w:val="00960A20"/>
    <w:rsid w:val="009610FA"/>
    <w:rsid w:val="00961627"/>
    <w:rsid w:val="00961B3A"/>
    <w:rsid w:val="00961FCA"/>
    <w:rsid w:val="00962828"/>
    <w:rsid w:val="0096283C"/>
    <w:rsid w:val="00963CCF"/>
    <w:rsid w:val="00964224"/>
    <w:rsid w:val="00964BFC"/>
    <w:rsid w:val="00964E09"/>
    <w:rsid w:val="0096536C"/>
    <w:rsid w:val="00965693"/>
    <w:rsid w:val="009656CC"/>
    <w:rsid w:val="00965843"/>
    <w:rsid w:val="0096626C"/>
    <w:rsid w:val="00966723"/>
    <w:rsid w:val="00966A4D"/>
    <w:rsid w:val="009678D2"/>
    <w:rsid w:val="00967C24"/>
    <w:rsid w:val="00967DFD"/>
    <w:rsid w:val="00967F9B"/>
    <w:rsid w:val="00970C3F"/>
    <w:rsid w:val="00970F2B"/>
    <w:rsid w:val="00971006"/>
    <w:rsid w:val="009711C8"/>
    <w:rsid w:val="009718CA"/>
    <w:rsid w:val="00971906"/>
    <w:rsid w:val="00972D66"/>
    <w:rsid w:val="00972EEE"/>
    <w:rsid w:val="00973147"/>
    <w:rsid w:val="00974D98"/>
    <w:rsid w:val="00974DC6"/>
    <w:rsid w:val="0097561D"/>
    <w:rsid w:val="00975ED8"/>
    <w:rsid w:val="009760B3"/>
    <w:rsid w:val="00976958"/>
    <w:rsid w:val="00976CE7"/>
    <w:rsid w:val="00976F0A"/>
    <w:rsid w:val="00977303"/>
    <w:rsid w:val="009777B8"/>
    <w:rsid w:val="00977CEE"/>
    <w:rsid w:val="00977ED8"/>
    <w:rsid w:val="00980206"/>
    <w:rsid w:val="009804C2"/>
    <w:rsid w:val="0098094E"/>
    <w:rsid w:val="00980BDE"/>
    <w:rsid w:val="00980EBF"/>
    <w:rsid w:val="00981169"/>
    <w:rsid w:val="009819F4"/>
    <w:rsid w:val="00982720"/>
    <w:rsid w:val="00983055"/>
    <w:rsid w:val="00983C6F"/>
    <w:rsid w:val="00983CEE"/>
    <w:rsid w:val="00984328"/>
    <w:rsid w:val="0098453F"/>
    <w:rsid w:val="00984FB6"/>
    <w:rsid w:val="0098558B"/>
    <w:rsid w:val="009859D1"/>
    <w:rsid w:val="00985A0D"/>
    <w:rsid w:val="0098603C"/>
    <w:rsid w:val="00986413"/>
    <w:rsid w:val="00986D79"/>
    <w:rsid w:val="009870FF"/>
    <w:rsid w:val="00987747"/>
    <w:rsid w:val="00987B41"/>
    <w:rsid w:val="00987F8E"/>
    <w:rsid w:val="00990906"/>
    <w:rsid w:val="009915AD"/>
    <w:rsid w:val="009917CE"/>
    <w:rsid w:val="0099199B"/>
    <w:rsid w:val="00991C6F"/>
    <w:rsid w:val="00991C78"/>
    <w:rsid w:val="00991D7B"/>
    <w:rsid w:val="00992F03"/>
    <w:rsid w:val="009932B5"/>
    <w:rsid w:val="00993B11"/>
    <w:rsid w:val="00993E8C"/>
    <w:rsid w:val="00993FB4"/>
    <w:rsid w:val="009948C2"/>
    <w:rsid w:val="00994C54"/>
    <w:rsid w:val="00995292"/>
    <w:rsid w:val="009952E8"/>
    <w:rsid w:val="00995DC6"/>
    <w:rsid w:val="00995E5A"/>
    <w:rsid w:val="00996432"/>
    <w:rsid w:val="009967B2"/>
    <w:rsid w:val="00996A7C"/>
    <w:rsid w:val="00996D10"/>
    <w:rsid w:val="00997268"/>
    <w:rsid w:val="009972A7"/>
    <w:rsid w:val="0099753F"/>
    <w:rsid w:val="00997E51"/>
    <w:rsid w:val="00997FDB"/>
    <w:rsid w:val="009A08A6"/>
    <w:rsid w:val="009A096C"/>
    <w:rsid w:val="009A0CFD"/>
    <w:rsid w:val="009A106F"/>
    <w:rsid w:val="009A1883"/>
    <w:rsid w:val="009A2664"/>
    <w:rsid w:val="009A2C5E"/>
    <w:rsid w:val="009A358B"/>
    <w:rsid w:val="009A3622"/>
    <w:rsid w:val="009A36CE"/>
    <w:rsid w:val="009A3CE9"/>
    <w:rsid w:val="009A421A"/>
    <w:rsid w:val="009A442F"/>
    <w:rsid w:val="009A4603"/>
    <w:rsid w:val="009A475F"/>
    <w:rsid w:val="009A5347"/>
    <w:rsid w:val="009A55C2"/>
    <w:rsid w:val="009A5D28"/>
    <w:rsid w:val="009A65C4"/>
    <w:rsid w:val="009A6892"/>
    <w:rsid w:val="009A7090"/>
    <w:rsid w:val="009A75E8"/>
    <w:rsid w:val="009A7BAF"/>
    <w:rsid w:val="009B0615"/>
    <w:rsid w:val="009B09B1"/>
    <w:rsid w:val="009B1135"/>
    <w:rsid w:val="009B1940"/>
    <w:rsid w:val="009B275D"/>
    <w:rsid w:val="009B283A"/>
    <w:rsid w:val="009B2E74"/>
    <w:rsid w:val="009B2FC2"/>
    <w:rsid w:val="009B30D5"/>
    <w:rsid w:val="009B3166"/>
    <w:rsid w:val="009B4184"/>
    <w:rsid w:val="009B466C"/>
    <w:rsid w:val="009B4731"/>
    <w:rsid w:val="009B4781"/>
    <w:rsid w:val="009B5285"/>
    <w:rsid w:val="009B5576"/>
    <w:rsid w:val="009B58DF"/>
    <w:rsid w:val="009B5A29"/>
    <w:rsid w:val="009B63C4"/>
    <w:rsid w:val="009B7A5F"/>
    <w:rsid w:val="009B7CFC"/>
    <w:rsid w:val="009C03A9"/>
    <w:rsid w:val="009C0E80"/>
    <w:rsid w:val="009C1AC8"/>
    <w:rsid w:val="009C1C3C"/>
    <w:rsid w:val="009C29A6"/>
    <w:rsid w:val="009C2CAA"/>
    <w:rsid w:val="009C2FC1"/>
    <w:rsid w:val="009C376E"/>
    <w:rsid w:val="009C3975"/>
    <w:rsid w:val="009C3A6A"/>
    <w:rsid w:val="009C3D92"/>
    <w:rsid w:val="009C478E"/>
    <w:rsid w:val="009C4D03"/>
    <w:rsid w:val="009C52A5"/>
    <w:rsid w:val="009C5745"/>
    <w:rsid w:val="009C599D"/>
    <w:rsid w:val="009C6831"/>
    <w:rsid w:val="009C69F0"/>
    <w:rsid w:val="009C7269"/>
    <w:rsid w:val="009C7B7E"/>
    <w:rsid w:val="009D0078"/>
    <w:rsid w:val="009D0161"/>
    <w:rsid w:val="009D168A"/>
    <w:rsid w:val="009D1AA9"/>
    <w:rsid w:val="009D27BF"/>
    <w:rsid w:val="009D2BAD"/>
    <w:rsid w:val="009D2EAB"/>
    <w:rsid w:val="009D3641"/>
    <w:rsid w:val="009D48D2"/>
    <w:rsid w:val="009D4960"/>
    <w:rsid w:val="009D4C90"/>
    <w:rsid w:val="009D4D69"/>
    <w:rsid w:val="009D4F56"/>
    <w:rsid w:val="009D5647"/>
    <w:rsid w:val="009D5DAF"/>
    <w:rsid w:val="009D6B29"/>
    <w:rsid w:val="009D6CBC"/>
    <w:rsid w:val="009D7528"/>
    <w:rsid w:val="009E0239"/>
    <w:rsid w:val="009E0276"/>
    <w:rsid w:val="009E03B2"/>
    <w:rsid w:val="009E0616"/>
    <w:rsid w:val="009E0C48"/>
    <w:rsid w:val="009E0D0F"/>
    <w:rsid w:val="009E17B8"/>
    <w:rsid w:val="009E25B4"/>
    <w:rsid w:val="009E2B09"/>
    <w:rsid w:val="009E2F13"/>
    <w:rsid w:val="009E3017"/>
    <w:rsid w:val="009E368F"/>
    <w:rsid w:val="009E450A"/>
    <w:rsid w:val="009E4AF1"/>
    <w:rsid w:val="009E4F95"/>
    <w:rsid w:val="009E5A84"/>
    <w:rsid w:val="009E66B1"/>
    <w:rsid w:val="009E67FC"/>
    <w:rsid w:val="009E687E"/>
    <w:rsid w:val="009F047B"/>
    <w:rsid w:val="009F0AD7"/>
    <w:rsid w:val="009F0CAE"/>
    <w:rsid w:val="009F0DCA"/>
    <w:rsid w:val="009F13D7"/>
    <w:rsid w:val="009F14CD"/>
    <w:rsid w:val="009F16DD"/>
    <w:rsid w:val="009F1B1D"/>
    <w:rsid w:val="009F23A7"/>
    <w:rsid w:val="009F2476"/>
    <w:rsid w:val="009F2EE3"/>
    <w:rsid w:val="009F2FE1"/>
    <w:rsid w:val="009F3F56"/>
    <w:rsid w:val="009F41F2"/>
    <w:rsid w:val="009F4257"/>
    <w:rsid w:val="009F48D4"/>
    <w:rsid w:val="009F4AEC"/>
    <w:rsid w:val="009F507F"/>
    <w:rsid w:val="009F6CDE"/>
    <w:rsid w:val="00A00400"/>
    <w:rsid w:val="00A005BB"/>
    <w:rsid w:val="00A00953"/>
    <w:rsid w:val="00A00C39"/>
    <w:rsid w:val="00A01638"/>
    <w:rsid w:val="00A0222A"/>
    <w:rsid w:val="00A02BF6"/>
    <w:rsid w:val="00A0357C"/>
    <w:rsid w:val="00A03DE2"/>
    <w:rsid w:val="00A03F69"/>
    <w:rsid w:val="00A0588B"/>
    <w:rsid w:val="00A05CD2"/>
    <w:rsid w:val="00A065F5"/>
    <w:rsid w:val="00A06C10"/>
    <w:rsid w:val="00A07AE1"/>
    <w:rsid w:val="00A100AA"/>
    <w:rsid w:val="00A10491"/>
    <w:rsid w:val="00A106AC"/>
    <w:rsid w:val="00A10A1E"/>
    <w:rsid w:val="00A10B0F"/>
    <w:rsid w:val="00A1135E"/>
    <w:rsid w:val="00A1179C"/>
    <w:rsid w:val="00A12097"/>
    <w:rsid w:val="00A124D6"/>
    <w:rsid w:val="00A12752"/>
    <w:rsid w:val="00A13233"/>
    <w:rsid w:val="00A13B66"/>
    <w:rsid w:val="00A13D22"/>
    <w:rsid w:val="00A14613"/>
    <w:rsid w:val="00A15623"/>
    <w:rsid w:val="00A15907"/>
    <w:rsid w:val="00A15987"/>
    <w:rsid w:val="00A166AF"/>
    <w:rsid w:val="00A1689D"/>
    <w:rsid w:val="00A16AC7"/>
    <w:rsid w:val="00A20385"/>
    <w:rsid w:val="00A2095E"/>
    <w:rsid w:val="00A209D9"/>
    <w:rsid w:val="00A20EA3"/>
    <w:rsid w:val="00A20FE7"/>
    <w:rsid w:val="00A21428"/>
    <w:rsid w:val="00A217AF"/>
    <w:rsid w:val="00A21A00"/>
    <w:rsid w:val="00A21F2C"/>
    <w:rsid w:val="00A22685"/>
    <w:rsid w:val="00A227DA"/>
    <w:rsid w:val="00A228C2"/>
    <w:rsid w:val="00A232AE"/>
    <w:rsid w:val="00A237C7"/>
    <w:rsid w:val="00A239F9"/>
    <w:rsid w:val="00A245BF"/>
    <w:rsid w:val="00A24A94"/>
    <w:rsid w:val="00A24C5D"/>
    <w:rsid w:val="00A24CA7"/>
    <w:rsid w:val="00A2504D"/>
    <w:rsid w:val="00A25209"/>
    <w:rsid w:val="00A25BFD"/>
    <w:rsid w:val="00A26BA2"/>
    <w:rsid w:val="00A26CC0"/>
    <w:rsid w:val="00A27067"/>
    <w:rsid w:val="00A27612"/>
    <w:rsid w:val="00A27A5F"/>
    <w:rsid w:val="00A27B9B"/>
    <w:rsid w:val="00A3002C"/>
    <w:rsid w:val="00A3071A"/>
    <w:rsid w:val="00A311CD"/>
    <w:rsid w:val="00A312C9"/>
    <w:rsid w:val="00A32762"/>
    <w:rsid w:val="00A32CA9"/>
    <w:rsid w:val="00A338E8"/>
    <w:rsid w:val="00A34256"/>
    <w:rsid w:val="00A343CC"/>
    <w:rsid w:val="00A346D0"/>
    <w:rsid w:val="00A349F7"/>
    <w:rsid w:val="00A35604"/>
    <w:rsid w:val="00A36240"/>
    <w:rsid w:val="00A36419"/>
    <w:rsid w:val="00A367DC"/>
    <w:rsid w:val="00A36D28"/>
    <w:rsid w:val="00A36DAB"/>
    <w:rsid w:val="00A36DB1"/>
    <w:rsid w:val="00A371CE"/>
    <w:rsid w:val="00A377D4"/>
    <w:rsid w:val="00A37825"/>
    <w:rsid w:val="00A37A78"/>
    <w:rsid w:val="00A37F29"/>
    <w:rsid w:val="00A40086"/>
    <w:rsid w:val="00A40232"/>
    <w:rsid w:val="00A40BDE"/>
    <w:rsid w:val="00A41272"/>
    <w:rsid w:val="00A41592"/>
    <w:rsid w:val="00A416C4"/>
    <w:rsid w:val="00A41D0D"/>
    <w:rsid w:val="00A42784"/>
    <w:rsid w:val="00A42A85"/>
    <w:rsid w:val="00A42B03"/>
    <w:rsid w:val="00A42B4B"/>
    <w:rsid w:val="00A43F3D"/>
    <w:rsid w:val="00A44872"/>
    <w:rsid w:val="00A45386"/>
    <w:rsid w:val="00A45556"/>
    <w:rsid w:val="00A45EB6"/>
    <w:rsid w:val="00A45F99"/>
    <w:rsid w:val="00A46AD0"/>
    <w:rsid w:val="00A46B9A"/>
    <w:rsid w:val="00A46D68"/>
    <w:rsid w:val="00A473A1"/>
    <w:rsid w:val="00A5104C"/>
    <w:rsid w:val="00A51149"/>
    <w:rsid w:val="00A51297"/>
    <w:rsid w:val="00A51CE1"/>
    <w:rsid w:val="00A51F57"/>
    <w:rsid w:val="00A51F98"/>
    <w:rsid w:val="00A5317D"/>
    <w:rsid w:val="00A53399"/>
    <w:rsid w:val="00A53615"/>
    <w:rsid w:val="00A53C8C"/>
    <w:rsid w:val="00A53DBD"/>
    <w:rsid w:val="00A546D0"/>
    <w:rsid w:val="00A548DF"/>
    <w:rsid w:val="00A549A2"/>
    <w:rsid w:val="00A54D21"/>
    <w:rsid w:val="00A550AC"/>
    <w:rsid w:val="00A55581"/>
    <w:rsid w:val="00A556FB"/>
    <w:rsid w:val="00A55A47"/>
    <w:rsid w:val="00A56C70"/>
    <w:rsid w:val="00A57766"/>
    <w:rsid w:val="00A60195"/>
    <w:rsid w:val="00A6173D"/>
    <w:rsid w:val="00A61AB2"/>
    <w:rsid w:val="00A622BD"/>
    <w:rsid w:val="00A62F33"/>
    <w:rsid w:val="00A62F96"/>
    <w:rsid w:val="00A63000"/>
    <w:rsid w:val="00A63205"/>
    <w:rsid w:val="00A63208"/>
    <w:rsid w:val="00A63579"/>
    <w:rsid w:val="00A63990"/>
    <w:rsid w:val="00A63EF1"/>
    <w:rsid w:val="00A64073"/>
    <w:rsid w:val="00A6523E"/>
    <w:rsid w:val="00A6538D"/>
    <w:rsid w:val="00A67760"/>
    <w:rsid w:val="00A707F3"/>
    <w:rsid w:val="00A7153A"/>
    <w:rsid w:val="00A71797"/>
    <w:rsid w:val="00A718C6"/>
    <w:rsid w:val="00A72352"/>
    <w:rsid w:val="00A72C7C"/>
    <w:rsid w:val="00A731CF"/>
    <w:rsid w:val="00A73AD6"/>
    <w:rsid w:val="00A741D2"/>
    <w:rsid w:val="00A743A3"/>
    <w:rsid w:val="00A75713"/>
    <w:rsid w:val="00A75F06"/>
    <w:rsid w:val="00A75F26"/>
    <w:rsid w:val="00A75F9A"/>
    <w:rsid w:val="00A7691F"/>
    <w:rsid w:val="00A77F87"/>
    <w:rsid w:val="00A80822"/>
    <w:rsid w:val="00A8152E"/>
    <w:rsid w:val="00A821E1"/>
    <w:rsid w:val="00A825CE"/>
    <w:rsid w:val="00A82D5C"/>
    <w:rsid w:val="00A82F83"/>
    <w:rsid w:val="00A8302B"/>
    <w:rsid w:val="00A83200"/>
    <w:rsid w:val="00A834C0"/>
    <w:rsid w:val="00A83954"/>
    <w:rsid w:val="00A83E63"/>
    <w:rsid w:val="00A8418C"/>
    <w:rsid w:val="00A84C2D"/>
    <w:rsid w:val="00A84DE4"/>
    <w:rsid w:val="00A85AD2"/>
    <w:rsid w:val="00A85B06"/>
    <w:rsid w:val="00A860FB"/>
    <w:rsid w:val="00A86567"/>
    <w:rsid w:val="00A869BC"/>
    <w:rsid w:val="00A86D9D"/>
    <w:rsid w:val="00A87EFB"/>
    <w:rsid w:val="00A905D5"/>
    <w:rsid w:val="00A9066E"/>
    <w:rsid w:val="00A90F6A"/>
    <w:rsid w:val="00A9108C"/>
    <w:rsid w:val="00A91090"/>
    <w:rsid w:val="00A91254"/>
    <w:rsid w:val="00A91EA9"/>
    <w:rsid w:val="00A92649"/>
    <w:rsid w:val="00A92732"/>
    <w:rsid w:val="00A927F7"/>
    <w:rsid w:val="00A92AD0"/>
    <w:rsid w:val="00A92D38"/>
    <w:rsid w:val="00A92E54"/>
    <w:rsid w:val="00A93465"/>
    <w:rsid w:val="00A9373B"/>
    <w:rsid w:val="00A93F51"/>
    <w:rsid w:val="00A94197"/>
    <w:rsid w:val="00A94445"/>
    <w:rsid w:val="00A95C52"/>
    <w:rsid w:val="00A9605A"/>
    <w:rsid w:val="00A9615C"/>
    <w:rsid w:val="00A96777"/>
    <w:rsid w:val="00A96967"/>
    <w:rsid w:val="00AA0018"/>
    <w:rsid w:val="00AA0B3E"/>
    <w:rsid w:val="00AA142F"/>
    <w:rsid w:val="00AA16D4"/>
    <w:rsid w:val="00AA1780"/>
    <w:rsid w:val="00AA22B2"/>
    <w:rsid w:val="00AA2345"/>
    <w:rsid w:val="00AA236E"/>
    <w:rsid w:val="00AA2710"/>
    <w:rsid w:val="00AA2861"/>
    <w:rsid w:val="00AA352B"/>
    <w:rsid w:val="00AA353E"/>
    <w:rsid w:val="00AA371C"/>
    <w:rsid w:val="00AA4070"/>
    <w:rsid w:val="00AA4F34"/>
    <w:rsid w:val="00AA5128"/>
    <w:rsid w:val="00AA5746"/>
    <w:rsid w:val="00AA5EC2"/>
    <w:rsid w:val="00AA608B"/>
    <w:rsid w:val="00AA6776"/>
    <w:rsid w:val="00AA6C49"/>
    <w:rsid w:val="00AA6CF1"/>
    <w:rsid w:val="00AA7260"/>
    <w:rsid w:val="00AA7861"/>
    <w:rsid w:val="00AB01B6"/>
    <w:rsid w:val="00AB0869"/>
    <w:rsid w:val="00AB0D0D"/>
    <w:rsid w:val="00AB132A"/>
    <w:rsid w:val="00AB1978"/>
    <w:rsid w:val="00AB1C6F"/>
    <w:rsid w:val="00AB205D"/>
    <w:rsid w:val="00AB271D"/>
    <w:rsid w:val="00AB31F6"/>
    <w:rsid w:val="00AB343C"/>
    <w:rsid w:val="00AB3C5A"/>
    <w:rsid w:val="00AB3D4C"/>
    <w:rsid w:val="00AB4158"/>
    <w:rsid w:val="00AB4D73"/>
    <w:rsid w:val="00AB4E6A"/>
    <w:rsid w:val="00AB5221"/>
    <w:rsid w:val="00AB5512"/>
    <w:rsid w:val="00AB5D33"/>
    <w:rsid w:val="00AB6087"/>
    <w:rsid w:val="00AB61AE"/>
    <w:rsid w:val="00AB628E"/>
    <w:rsid w:val="00AB6679"/>
    <w:rsid w:val="00AB69B7"/>
    <w:rsid w:val="00AB76C0"/>
    <w:rsid w:val="00AB7FE9"/>
    <w:rsid w:val="00AC0065"/>
    <w:rsid w:val="00AC0413"/>
    <w:rsid w:val="00AC1A15"/>
    <w:rsid w:val="00AC1C99"/>
    <w:rsid w:val="00AC217E"/>
    <w:rsid w:val="00AC28E9"/>
    <w:rsid w:val="00AC2C8F"/>
    <w:rsid w:val="00AC2FDE"/>
    <w:rsid w:val="00AC30AB"/>
    <w:rsid w:val="00AC3AED"/>
    <w:rsid w:val="00AC40A4"/>
    <w:rsid w:val="00AC4D0E"/>
    <w:rsid w:val="00AC5900"/>
    <w:rsid w:val="00AC5EFA"/>
    <w:rsid w:val="00AC6587"/>
    <w:rsid w:val="00AC6A7C"/>
    <w:rsid w:val="00AC6B2D"/>
    <w:rsid w:val="00AC6DC4"/>
    <w:rsid w:val="00AC73DC"/>
    <w:rsid w:val="00AC766E"/>
    <w:rsid w:val="00AC7B35"/>
    <w:rsid w:val="00AC7C12"/>
    <w:rsid w:val="00AD083D"/>
    <w:rsid w:val="00AD0EB8"/>
    <w:rsid w:val="00AD117A"/>
    <w:rsid w:val="00AD1745"/>
    <w:rsid w:val="00AD18FB"/>
    <w:rsid w:val="00AD19F6"/>
    <w:rsid w:val="00AD1E39"/>
    <w:rsid w:val="00AD2AF9"/>
    <w:rsid w:val="00AD2D64"/>
    <w:rsid w:val="00AD2DD2"/>
    <w:rsid w:val="00AD3106"/>
    <w:rsid w:val="00AD35AE"/>
    <w:rsid w:val="00AD38CC"/>
    <w:rsid w:val="00AD3B25"/>
    <w:rsid w:val="00AD3B38"/>
    <w:rsid w:val="00AD3B42"/>
    <w:rsid w:val="00AD45F1"/>
    <w:rsid w:val="00AD4712"/>
    <w:rsid w:val="00AD55FC"/>
    <w:rsid w:val="00AD58E6"/>
    <w:rsid w:val="00AD5F23"/>
    <w:rsid w:val="00AD60E9"/>
    <w:rsid w:val="00AD7B70"/>
    <w:rsid w:val="00AE004C"/>
    <w:rsid w:val="00AE00A1"/>
    <w:rsid w:val="00AE0241"/>
    <w:rsid w:val="00AE02C9"/>
    <w:rsid w:val="00AE03FB"/>
    <w:rsid w:val="00AE077A"/>
    <w:rsid w:val="00AE0D8C"/>
    <w:rsid w:val="00AE1239"/>
    <w:rsid w:val="00AE150C"/>
    <w:rsid w:val="00AE2912"/>
    <w:rsid w:val="00AE29AB"/>
    <w:rsid w:val="00AE3126"/>
    <w:rsid w:val="00AE3FDB"/>
    <w:rsid w:val="00AE4643"/>
    <w:rsid w:val="00AE4A62"/>
    <w:rsid w:val="00AE58AA"/>
    <w:rsid w:val="00AE5B81"/>
    <w:rsid w:val="00AE5FBB"/>
    <w:rsid w:val="00AE5FC3"/>
    <w:rsid w:val="00AE66F2"/>
    <w:rsid w:val="00AE672A"/>
    <w:rsid w:val="00AE6F83"/>
    <w:rsid w:val="00AE7643"/>
    <w:rsid w:val="00AE77C7"/>
    <w:rsid w:val="00AE7877"/>
    <w:rsid w:val="00AE7D1A"/>
    <w:rsid w:val="00AF0B65"/>
    <w:rsid w:val="00AF0D43"/>
    <w:rsid w:val="00AF0F6F"/>
    <w:rsid w:val="00AF12F3"/>
    <w:rsid w:val="00AF191B"/>
    <w:rsid w:val="00AF1A23"/>
    <w:rsid w:val="00AF1A5E"/>
    <w:rsid w:val="00AF22B0"/>
    <w:rsid w:val="00AF2371"/>
    <w:rsid w:val="00AF2479"/>
    <w:rsid w:val="00AF294A"/>
    <w:rsid w:val="00AF31AB"/>
    <w:rsid w:val="00AF3536"/>
    <w:rsid w:val="00AF3AE1"/>
    <w:rsid w:val="00AF4D2D"/>
    <w:rsid w:val="00AF5734"/>
    <w:rsid w:val="00AF5B21"/>
    <w:rsid w:val="00AF5B75"/>
    <w:rsid w:val="00AF6034"/>
    <w:rsid w:val="00AF61F7"/>
    <w:rsid w:val="00AF629E"/>
    <w:rsid w:val="00AF664C"/>
    <w:rsid w:val="00AF7425"/>
    <w:rsid w:val="00AF7BAB"/>
    <w:rsid w:val="00AF7D87"/>
    <w:rsid w:val="00B001EE"/>
    <w:rsid w:val="00B00304"/>
    <w:rsid w:val="00B007A6"/>
    <w:rsid w:val="00B007F7"/>
    <w:rsid w:val="00B00E97"/>
    <w:rsid w:val="00B010F9"/>
    <w:rsid w:val="00B01264"/>
    <w:rsid w:val="00B01DD4"/>
    <w:rsid w:val="00B01E96"/>
    <w:rsid w:val="00B02388"/>
    <w:rsid w:val="00B02B03"/>
    <w:rsid w:val="00B03D59"/>
    <w:rsid w:val="00B03E2D"/>
    <w:rsid w:val="00B04655"/>
    <w:rsid w:val="00B050CA"/>
    <w:rsid w:val="00B0553D"/>
    <w:rsid w:val="00B05B88"/>
    <w:rsid w:val="00B05DC7"/>
    <w:rsid w:val="00B065F3"/>
    <w:rsid w:val="00B066A0"/>
    <w:rsid w:val="00B066BB"/>
    <w:rsid w:val="00B06C36"/>
    <w:rsid w:val="00B10752"/>
    <w:rsid w:val="00B10A8F"/>
    <w:rsid w:val="00B10A94"/>
    <w:rsid w:val="00B11556"/>
    <w:rsid w:val="00B128A3"/>
    <w:rsid w:val="00B12F83"/>
    <w:rsid w:val="00B1372B"/>
    <w:rsid w:val="00B139B4"/>
    <w:rsid w:val="00B143C0"/>
    <w:rsid w:val="00B14672"/>
    <w:rsid w:val="00B14BE3"/>
    <w:rsid w:val="00B15041"/>
    <w:rsid w:val="00B152A1"/>
    <w:rsid w:val="00B152E4"/>
    <w:rsid w:val="00B15E8B"/>
    <w:rsid w:val="00B16699"/>
    <w:rsid w:val="00B166CB"/>
    <w:rsid w:val="00B16A51"/>
    <w:rsid w:val="00B16AC6"/>
    <w:rsid w:val="00B16D82"/>
    <w:rsid w:val="00B171D5"/>
    <w:rsid w:val="00B178D7"/>
    <w:rsid w:val="00B17AA3"/>
    <w:rsid w:val="00B17B1A"/>
    <w:rsid w:val="00B203A9"/>
    <w:rsid w:val="00B207B8"/>
    <w:rsid w:val="00B20CE8"/>
    <w:rsid w:val="00B21495"/>
    <w:rsid w:val="00B218AD"/>
    <w:rsid w:val="00B21DE1"/>
    <w:rsid w:val="00B23634"/>
    <w:rsid w:val="00B23649"/>
    <w:rsid w:val="00B24751"/>
    <w:rsid w:val="00B2488E"/>
    <w:rsid w:val="00B2492A"/>
    <w:rsid w:val="00B24BE3"/>
    <w:rsid w:val="00B24D63"/>
    <w:rsid w:val="00B250EA"/>
    <w:rsid w:val="00B25106"/>
    <w:rsid w:val="00B2527A"/>
    <w:rsid w:val="00B2547D"/>
    <w:rsid w:val="00B25A1D"/>
    <w:rsid w:val="00B25CD1"/>
    <w:rsid w:val="00B25CD3"/>
    <w:rsid w:val="00B25DC5"/>
    <w:rsid w:val="00B26B68"/>
    <w:rsid w:val="00B27E2A"/>
    <w:rsid w:val="00B303DD"/>
    <w:rsid w:val="00B305F3"/>
    <w:rsid w:val="00B312AA"/>
    <w:rsid w:val="00B31621"/>
    <w:rsid w:val="00B3191E"/>
    <w:rsid w:val="00B31D70"/>
    <w:rsid w:val="00B32A2C"/>
    <w:rsid w:val="00B32B39"/>
    <w:rsid w:val="00B3321D"/>
    <w:rsid w:val="00B3486D"/>
    <w:rsid w:val="00B35131"/>
    <w:rsid w:val="00B3541C"/>
    <w:rsid w:val="00B3596A"/>
    <w:rsid w:val="00B3696D"/>
    <w:rsid w:val="00B36FE7"/>
    <w:rsid w:val="00B37097"/>
    <w:rsid w:val="00B373B7"/>
    <w:rsid w:val="00B3785E"/>
    <w:rsid w:val="00B3788A"/>
    <w:rsid w:val="00B378EF"/>
    <w:rsid w:val="00B37939"/>
    <w:rsid w:val="00B37FFC"/>
    <w:rsid w:val="00B40020"/>
    <w:rsid w:val="00B40990"/>
    <w:rsid w:val="00B41689"/>
    <w:rsid w:val="00B41ED4"/>
    <w:rsid w:val="00B42638"/>
    <w:rsid w:val="00B42937"/>
    <w:rsid w:val="00B42DEC"/>
    <w:rsid w:val="00B43ED3"/>
    <w:rsid w:val="00B44D40"/>
    <w:rsid w:val="00B4508B"/>
    <w:rsid w:val="00B45714"/>
    <w:rsid w:val="00B460D2"/>
    <w:rsid w:val="00B46D1D"/>
    <w:rsid w:val="00B46F83"/>
    <w:rsid w:val="00B4709F"/>
    <w:rsid w:val="00B4751E"/>
    <w:rsid w:val="00B50C1D"/>
    <w:rsid w:val="00B5122E"/>
    <w:rsid w:val="00B51788"/>
    <w:rsid w:val="00B517D3"/>
    <w:rsid w:val="00B51D75"/>
    <w:rsid w:val="00B52347"/>
    <w:rsid w:val="00B52390"/>
    <w:rsid w:val="00B523E1"/>
    <w:rsid w:val="00B52D47"/>
    <w:rsid w:val="00B53582"/>
    <w:rsid w:val="00B5373A"/>
    <w:rsid w:val="00B53ABA"/>
    <w:rsid w:val="00B542D1"/>
    <w:rsid w:val="00B54B23"/>
    <w:rsid w:val="00B54E6E"/>
    <w:rsid w:val="00B571B3"/>
    <w:rsid w:val="00B6015C"/>
    <w:rsid w:val="00B60ACD"/>
    <w:rsid w:val="00B61232"/>
    <w:rsid w:val="00B61943"/>
    <w:rsid w:val="00B629C2"/>
    <w:rsid w:val="00B62DD1"/>
    <w:rsid w:val="00B62E74"/>
    <w:rsid w:val="00B6332B"/>
    <w:rsid w:val="00B637BD"/>
    <w:rsid w:val="00B637F4"/>
    <w:rsid w:val="00B63CF9"/>
    <w:rsid w:val="00B6484F"/>
    <w:rsid w:val="00B6485E"/>
    <w:rsid w:val="00B648FB"/>
    <w:rsid w:val="00B654F3"/>
    <w:rsid w:val="00B65805"/>
    <w:rsid w:val="00B65A52"/>
    <w:rsid w:val="00B660D5"/>
    <w:rsid w:val="00B66C5A"/>
    <w:rsid w:val="00B66E0D"/>
    <w:rsid w:val="00B675A5"/>
    <w:rsid w:val="00B70782"/>
    <w:rsid w:val="00B70A66"/>
    <w:rsid w:val="00B70A74"/>
    <w:rsid w:val="00B70EE0"/>
    <w:rsid w:val="00B717BD"/>
    <w:rsid w:val="00B72774"/>
    <w:rsid w:val="00B73102"/>
    <w:rsid w:val="00B732CB"/>
    <w:rsid w:val="00B736FA"/>
    <w:rsid w:val="00B7372D"/>
    <w:rsid w:val="00B7393E"/>
    <w:rsid w:val="00B74440"/>
    <w:rsid w:val="00B75359"/>
    <w:rsid w:val="00B75A60"/>
    <w:rsid w:val="00B75A9E"/>
    <w:rsid w:val="00B75C11"/>
    <w:rsid w:val="00B760B9"/>
    <w:rsid w:val="00B763CB"/>
    <w:rsid w:val="00B76C21"/>
    <w:rsid w:val="00B80D4C"/>
    <w:rsid w:val="00B810F0"/>
    <w:rsid w:val="00B814B7"/>
    <w:rsid w:val="00B81BF6"/>
    <w:rsid w:val="00B8255E"/>
    <w:rsid w:val="00B85166"/>
    <w:rsid w:val="00B8529A"/>
    <w:rsid w:val="00B85304"/>
    <w:rsid w:val="00B85526"/>
    <w:rsid w:val="00B85D02"/>
    <w:rsid w:val="00B8677B"/>
    <w:rsid w:val="00B86EC8"/>
    <w:rsid w:val="00B87613"/>
    <w:rsid w:val="00B87638"/>
    <w:rsid w:val="00B87870"/>
    <w:rsid w:val="00B87AB1"/>
    <w:rsid w:val="00B91584"/>
    <w:rsid w:val="00B921DA"/>
    <w:rsid w:val="00B92E7C"/>
    <w:rsid w:val="00B93782"/>
    <w:rsid w:val="00B93D14"/>
    <w:rsid w:val="00B94549"/>
    <w:rsid w:val="00B9455F"/>
    <w:rsid w:val="00B945DA"/>
    <w:rsid w:val="00B950F6"/>
    <w:rsid w:val="00B95386"/>
    <w:rsid w:val="00B95A90"/>
    <w:rsid w:val="00B95EDC"/>
    <w:rsid w:val="00B963CF"/>
    <w:rsid w:val="00B9667E"/>
    <w:rsid w:val="00B9668E"/>
    <w:rsid w:val="00B967D1"/>
    <w:rsid w:val="00B96BA7"/>
    <w:rsid w:val="00B96FE9"/>
    <w:rsid w:val="00B97049"/>
    <w:rsid w:val="00B97771"/>
    <w:rsid w:val="00B978AC"/>
    <w:rsid w:val="00BA004B"/>
    <w:rsid w:val="00BA1222"/>
    <w:rsid w:val="00BA156D"/>
    <w:rsid w:val="00BA15DC"/>
    <w:rsid w:val="00BA1AAB"/>
    <w:rsid w:val="00BA1EA5"/>
    <w:rsid w:val="00BA21C5"/>
    <w:rsid w:val="00BA2C5F"/>
    <w:rsid w:val="00BA3187"/>
    <w:rsid w:val="00BA3300"/>
    <w:rsid w:val="00BA3409"/>
    <w:rsid w:val="00BA40B0"/>
    <w:rsid w:val="00BA41C4"/>
    <w:rsid w:val="00BA44FE"/>
    <w:rsid w:val="00BA4BA0"/>
    <w:rsid w:val="00BA5A74"/>
    <w:rsid w:val="00BA6511"/>
    <w:rsid w:val="00BA6808"/>
    <w:rsid w:val="00BA697B"/>
    <w:rsid w:val="00BA6BAA"/>
    <w:rsid w:val="00BA6C66"/>
    <w:rsid w:val="00BA6CEE"/>
    <w:rsid w:val="00BA70D4"/>
    <w:rsid w:val="00BA717C"/>
    <w:rsid w:val="00BA7417"/>
    <w:rsid w:val="00BA7AAF"/>
    <w:rsid w:val="00BB0182"/>
    <w:rsid w:val="00BB050A"/>
    <w:rsid w:val="00BB0E8E"/>
    <w:rsid w:val="00BB11F8"/>
    <w:rsid w:val="00BB15BD"/>
    <w:rsid w:val="00BB1DF1"/>
    <w:rsid w:val="00BB1FD5"/>
    <w:rsid w:val="00BB2EFB"/>
    <w:rsid w:val="00BB30EA"/>
    <w:rsid w:val="00BB33AB"/>
    <w:rsid w:val="00BB36BA"/>
    <w:rsid w:val="00BB3FAB"/>
    <w:rsid w:val="00BB4546"/>
    <w:rsid w:val="00BB4651"/>
    <w:rsid w:val="00BB465E"/>
    <w:rsid w:val="00BB6621"/>
    <w:rsid w:val="00BB6664"/>
    <w:rsid w:val="00BB6AF6"/>
    <w:rsid w:val="00BB739D"/>
    <w:rsid w:val="00BB7DC3"/>
    <w:rsid w:val="00BC0104"/>
    <w:rsid w:val="00BC0491"/>
    <w:rsid w:val="00BC0CCE"/>
    <w:rsid w:val="00BC0FB2"/>
    <w:rsid w:val="00BC1571"/>
    <w:rsid w:val="00BC1E2B"/>
    <w:rsid w:val="00BC1E9B"/>
    <w:rsid w:val="00BC2009"/>
    <w:rsid w:val="00BC23C2"/>
    <w:rsid w:val="00BC2412"/>
    <w:rsid w:val="00BC278B"/>
    <w:rsid w:val="00BC291C"/>
    <w:rsid w:val="00BC2A9E"/>
    <w:rsid w:val="00BC3125"/>
    <w:rsid w:val="00BC36A6"/>
    <w:rsid w:val="00BC3C87"/>
    <w:rsid w:val="00BC3F26"/>
    <w:rsid w:val="00BC4DCA"/>
    <w:rsid w:val="00BC51A4"/>
    <w:rsid w:val="00BC5609"/>
    <w:rsid w:val="00BC56DD"/>
    <w:rsid w:val="00BC59CA"/>
    <w:rsid w:val="00BC5E54"/>
    <w:rsid w:val="00BC5F9A"/>
    <w:rsid w:val="00BC64C6"/>
    <w:rsid w:val="00BC6569"/>
    <w:rsid w:val="00BC66F6"/>
    <w:rsid w:val="00BC670A"/>
    <w:rsid w:val="00BC6A5B"/>
    <w:rsid w:val="00BC6B2F"/>
    <w:rsid w:val="00BC7092"/>
    <w:rsid w:val="00BC7794"/>
    <w:rsid w:val="00BC7B0F"/>
    <w:rsid w:val="00BC7B29"/>
    <w:rsid w:val="00BC7CC1"/>
    <w:rsid w:val="00BD04EE"/>
    <w:rsid w:val="00BD09CB"/>
    <w:rsid w:val="00BD0A0B"/>
    <w:rsid w:val="00BD0F84"/>
    <w:rsid w:val="00BD1820"/>
    <w:rsid w:val="00BD19A7"/>
    <w:rsid w:val="00BD2507"/>
    <w:rsid w:val="00BD3169"/>
    <w:rsid w:val="00BD32DD"/>
    <w:rsid w:val="00BD35C4"/>
    <w:rsid w:val="00BD383B"/>
    <w:rsid w:val="00BD3A13"/>
    <w:rsid w:val="00BD44D7"/>
    <w:rsid w:val="00BD463F"/>
    <w:rsid w:val="00BD46D9"/>
    <w:rsid w:val="00BD4A20"/>
    <w:rsid w:val="00BD4C5F"/>
    <w:rsid w:val="00BD57A3"/>
    <w:rsid w:val="00BD5F4B"/>
    <w:rsid w:val="00BD6258"/>
    <w:rsid w:val="00BD6267"/>
    <w:rsid w:val="00BD719E"/>
    <w:rsid w:val="00BD74FB"/>
    <w:rsid w:val="00BD755B"/>
    <w:rsid w:val="00BD7716"/>
    <w:rsid w:val="00BD7A97"/>
    <w:rsid w:val="00BD7E94"/>
    <w:rsid w:val="00BE1BF6"/>
    <w:rsid w:val="00BE2BF1"/>
    <w:rsid w:val="00BE2C4F"/>
    <w:rsid w:val="00BE2D71"/>
    <w:rsid w:val="00BE31C6"/>
    <w:rsid w:val="00BE31F9"/>
    <w:rsid w:val="00BE36F9"/>
    <w:rsid w:val="00BE4125"/>
    <w:rsid w:val="00BE4178"/>
    <w:rsid w:val="00BE4278"/>
    <w:rsid w:val="00BE456B"/>
    <w:rsid w:val="00BE5840"/>
    <w:rsid w:val="00BE6302"/>
    <w:rsid w:val="00BE68D2"/>
    <w:rsid w:val="00BE72B4"/>
    <w:rsid w:val="00BE7C5B"/>
    <w:rsid w:val="00BE7CD9"/>
    <w:rsid w:val="00BE7DEE"/>
    <w:rsid w:val="00BE7FC5"/>
    <w:rsid w:val="00BE7FCD"/>
    <w:rsid w:val="00BF0B90"/>
    <w:rsid w:val="00BF10E7"/>
    <w:rsid w:val="00BF1591"/>
    <w:rsid w:val="00BF1D0A"/>
    <w:rsid w:val="00BF1D1B"/>
    <w:rsid w:val="00BF208F"/>
    <w:rsid w:val="00BF2101"/>
    <w:rsid w:val="00BF270B"/>
    <w:rsid w:val="00BF298E"/>
    <w:rsid w:val="00BF2AE2"/>
    <w:rsid w:val="00BF2C86"/>
    <w:rsid w:val="00BF34B4"/>
    <w:rsid w:val="00BF362D"/>
    <w:rsid w:val="00BF3F7F"/>
    <w:rsid w:val="00BF422A"/>
    <w:rsid w:val="00BF4B5E"/>
    <w:rsid w:val="00BF4F62"/>
    <w:rsid w:val="00BF599D"/>
    <w:rsid w:val="00BF5B8D"/>
    <w:rsid w:val="00BF5BB7"/>
    <w:rsid w:val="00BF61AB"/>
    <w:rsid w:val="00BF6980"/>
    <w:rsid w:val="00BF7398"/>
    <w:rsid w:val="00BF7A75"/>
    <w:rsid w:val="00BF7F64"/>
    <w:rsid w:val="00C00127"/>
    <w:rsid w:val="00C006A4"/>
    <w:rsid w:val="00C01144"/>
    <w:rsid w:val="00C019C7"/>
    <w:rsid w:val="00C01A1A"/>
    <w:rsid w:val="00C02149"/>
    <w:rsid w:val="00C023B9"/>
    <w:rsid w:val="00C027C0"/>
    <w:rsid w:val="00C02C51"/>
    <w:rsid w:val="00C02D4E"/>
    <w:rsid w:val="00C02E9D"/>
    <w:rsid w:val="00C031A2"/>
    <w:rsid w:val="00C0356A"/>
    <w:rsid w:val="00C042F3"/>
    <w:rsid w:val="00C04983"/>
    <w:rsid w:val="00C04ACB"/>
    <w:rsid w:val="00C05BF3"/>
    <w:rsid w:val="00C05C48"/>
    <w:rsid w:val="00C05D72"/>
    <w:rsid w:val="00C05E19"/>
    <w:rsid w:val="00C060D1"/>
    <w:rsid w:val="00C06A24"/>
    <w:rsid w:val="00C06CD4"/>
    <w:rsid w:val="00C06F32"/>
    <w:rsid w:val="00C07275"/>
    <w:rsid w:val="00C072F3"/>
    <w:rsid w:val="00C07469"/>
    <w:rsid w:val="00C0748B"/>
    <w:rsid w:val="00C1008E"/>
    <w:rsid w:val="00C102AF"/>
    <w:rsid w:val="00C104C9"/>
    <w:rsid w:val="00C10593"/>
    <w:rsid w:val="00C105AC"/>
    <w:rsid w:val="00C10614"/>
    <w:rsid w:val="00C112F9"/>
    <w:rsid w:val="00C11DF2"/>
    <w:rsid w:val="00C122D1"/>
    <w:rsid w:val="00C12588"/>
    <w:rsid w:val="00C125AA"/>
    <w:rsid w:val="00C12706"/>
    <w:rsid w:val="00C1445B"/>
    <w:rsid w:val="00C14E52"/>
    <w:rsid w:val="00C14E6E"/>
    <w:rsid w:val="00C1578A"/>
    <w:rsid w:val="00C162B9"/>
    <w:rsid w:val="00C17AFC"/>
    <w:rsid w:val="00C2004E"/>
    <w:rsid w:val="00C200FC"/>
    <w:rsid w:val="00C204F6"/>
    <w:rsid w:val="00C20DA6"/>
    <w:rsid w:val="00C2345C"/>
    <w:rsid w:val="00C237E7"/>
    <w:rsid w:val="00C248AC"/>
    <w:rsid w:val="00C24999"/>
    <w:rsid w:val="00C24BDD"/>
    <w:rsid w:val="00C24C00"/>
    <w:rsid w:val="00C24EC9"/>
    <w:rsid w:val="00C25541"/>
    <w:rsid w:val="00C25636"/>
    <w:rsid w:val="00C25AA4"/>
    <w:rsid w:val="00C27011"/>
    <w:rsid w:val="00C270D0"/>
    <w:rsid w:val="00C276B2"/>
    <w:rsid w:val="00C278A0"/>
    <w:rsid w:val="00C278D5"/>
    <w:rsid w:val="00C3013A"/>
    <w:rsid w:val="00C30799"/>
    <w:rsid w:val="00C30C60"/>
    <w:rsid w:val="00C313C8"/>
    <w:rsid w:val="00C31AC3"/>
    <w:rsid w:val="00C32500"/>
    <w:rsid w:val="00C32E11"/>
    <w:rsid w:val="00C33FFB"/>
    <w:rsid w:val="00C3413F"/>
    <w:rsid w:val="00C345AC"/>
    <w:rsid w:val="00C34B7F"/>
    <w:rsid w:val="00C36066"/>
    <w:rsid w:val="00C36D90"/>
    <w:rsid w:val="00C3700C"/>
    <w:rsid w:val="00C37205"/>
    <w:rsid w:val="00C3740B"/>
    <w:rsid w:val="00C37A74"/>
    <w:rsid w:val="00C37DD0"/>
    <w:rsid w:val="00C40243"/>
    <w:rsid w:val="00C40303"/>
    <w:rsid w:val="00C40D5D"/>
    <w:rsid w:val="00C412F5"/>
    <w:rsid w:val="00C4198F"/>
    <w:rsid w:val="00C41B74"/>
    <w:rsid w:val="00C42985"/>
    <w:rsid w:val="00C42E57"/>
    <w:rsid w:val="00C42F21"/>
    <w:rsid w:val="00C43306"/>
    <w:rsid w:val="00C43486"/>
    <w:rsid w:val="00C4354B"/>
    <w:rsid w:val="00C436BA"/>
    <w:rsid w:val="00C43944"/>
    <w:rsid w:val="00C43BA2"/>
    <w:rsid w:val="00C43D46"/>
    <w:rsid w:val="00C4447B"/>
    <w:rsid w:val="00C44565"/>
    <w:rsid w:val="00C44658"/>
    <w:rsid w:val="00C451D9"/>
    <w:rsid w:val="00C45D6A"/>
    <w:rsid w:val="00C45EE7"/>
    <w:rsid w:val="00C46331"/>
    <w:rsid w:val="00C463FE"/>
    <w:rsid w:val="00C4665D"/>
    <w:rsid w:val="00C46876"/>
    <w:rsid w:val="00C46E04"/>
    <w:rsid w:val="00C47C10"/>
    <w:rsid w:val="00C50012"/>
    <w:rsid w:val="00C504FA"/>
    <w:rsid w:val="00C50974"/>
    <w:rsid w:val="00C50DB0"/>
    <w:rsid w:val="00C514EA"/>
    <w:rsid w:val="00C5158E"/>
    <w:rsid w:val="00C51B23"/>
    <w:rsid w:val="00C52535"/>
    <w:rsid w:val="00C52AF6"/>
    <w:rsid w:val="00C52BAE"/>
    <w:rsid w:val="00C52F46"/>
    <w:rsid w:val="00C52FAB"/>
    <w:rsid w:val="00C5308C"/>
    <w:rsid w:val="00C540BA"/>
    <w:rsid w:val="00C542A6"/>
    <w:rsid w:val="00C543EA"/>
    <w:rsid w:val="00C54AAA"/>
    <w:rsid w:val="00C54E3A"/>
    <w:rsid w:val="00C54F9D"/>
    <w:rsid w:val="00C55816"/>
    <w:rsid w:val="00C560E0"/>
    <w:rsid w:val="00C561BD"/>
    <w:rsid w:val="00C56BE2"/>
    <w:rsid w:val="00C56D00"/>
    <w:rsid w:val="00C5765A"/>
    <w:rsid w:val="00C57735"/>
    <w:rsid w:val="00C60B60"/>
    <w:rsid w:val="00C60DCB"/>
    <w:rsid w:val="00C61282"/>
    <w:rsid w:val="00C61364"/>
    <w:rsid w:val="00C62299"/>
    <w:rsid w:val="00C6286B"/>
    <w:rsid w:val="00C62870"/>
    <w:rsid w:val="00C62954"/>
    <w:rsid w:val="00C631CC"/>
    <w:rsid w:val="00C644E7"/>
    <w:rsid w:val="00C64DDC"/>
    <w:rsid w:val="00C6599B"/>
    <w:rsid w:val="00C659B7"/>
    <w:rsid w:val="00C65E19"/>
    <w:rsid w:val="00C65E56"/>
    <w:rsid w:val="00C65FE5"/>
    <w:rsid w:val="00C66A15"/>
    <w:rsid w:val="00C66DA9"/>
    <w:rsid w:val="00C67D18"/>
    <w:rsid w:val="00C702C9"/>
    <w:rsid w:val="00C703B3"/>
    <w:rsid w:val="00C70422"/>
    <w:rsid w:val="00C7080D"/>
    <w:rsid w:val="00C71A61"/>
    <w:rsid w:val="00C72107"/>
    <w:rsid w:val="00C73948"/>
    <w:rsid w:val="00C757C4"/>
    <w:rsid w:val="00C75807"/>
    <w:rsid w:val="00C75DC7"/>
    <w:rsid w:val="00C761D8"/>
    <w:rsid w:val="00C76F73"/>
    <w:rsid w:val="00C7717F"/>
    <w:rsid w:val="00C7793E"/>
    <w:rsid w:val="00C77FA7"/>
    <w:rsid w:val="00C80001"/>
    <w:rsid w:val="00C803DD"/>
    <w:rsid w:val="00C80BF0"/>
    <w:rsid w:val="00C8115D"/>
    <w:rsid w:val="00C817A6"/>
    <w:rsid w:val="00C819E8"/>
    <w:rsid w:val="00C81F79"/>
    <w:rsid w:val="00C82608"/>
    <w:rsid w:val="00C8294C"/>
    <w:rsid w:val="00C829B2"/>
    <w:rsid w:val="00C82BA6"/>
    <w:rsid w:val="00C82F14"/>
    <w:rsid w:val="00C830AB"/>
    <w:rsid w:val="00C8324B"/>
    <w:rsid w:val="00C83454"/>
    <w:rsid w:val="00C83850"/>
    <w:rsid w:val="00C8394A"/>
    <w:rsid w:val="00C83C83"/>
    <w:rsid w:val="00C84052"/>
    <w:rsid w:val="00C844E2"/>
    <w:rsid w:val="00C845EF"/>
    <w:rsid w:val="00C85200"/>
    <w:rsid w:val="00C8523D"/>
    <w:rsid w:val="00C8538C"/>
    <w:rsid w:val="00C85C3F"/>
    <w:rsid w:val="00C86036"/>
    <w:rsid w:val="00C86244"/>
    <w:rsid w:val="00C86276"/>
    <w:rsid w:val="00C865C4"/>
    <w:rsid w:val="00C8683B"/>
    <w:rsid w:val="00C86B36"/>
    <w:rsid w:val="00C86BC6"/>
    <w:rsid w:val="00C8708D"/>
    <w:rsid w:val="00C871CB"/>
    <w:rsid w:val="00C879D8"/>
    <w:rsid w:val="00C9146E"/>
    <w:rsid w:val="00C914F6"/>
    <w:rsid w:val="00C918AA"/>
    <w:rsid w:val="00C91A14"/>
    <w:rsid w:val="00C92E29"/>
    <w:rsid w:val="00C92E67"/>
    <w:rsid w:val="00C93B13"/>
    <w:rsid w:val="00C94035"/>
    <w:rsid w:val="00C94947"/>
    <w:rsid w:val="00C95829"/>
    <w:rsid w:val="00C95977"/>
    <w:rsid w:val="00C9672F"/>
    <w:rsid w:val="00C974B6"/>
    <w:rsid w:val="00C975B2"/>
    <w:rsid w:val="00C97974"/>
    <w:rsid w:val="00C97C64"/>
    <w:rsid w:val="00C97F59"/>
    <w:rsid w:val="00CA0247"/>
    <w:rsid w:val="00CA076E"/>
    <w:rsid w:val="00CA0B8B"/>
    <w:rsid w:val="00CA0FA0"/>
    <w:rsid w:val="00CA1682"/>
    <w:rsid w:val="00CA1ED0"/>
    <w:rsid w:val="00CA2FE9"/>
    <w:rsid w:val="00CA3319"/>
    <w:rsid w:val="00CA3B68"/>
    <w:rsid w:val="00CA3BFC"/>
    <w:rsid w:val="00CA4063"/>
    <w:rsid w:val="00CA4ACD"/>
    <w:rsid w:val="00CA729E"/>
    <w:rsid w:val="00CA73F8"/>
    <w:rsid w:val="00CA744E"/>
    <w:rsid w:val="00CA7E01"/>
    <w:rsid w:val="00CB0396"/>
    <w:rsid w:val="00CB05AB"/>
    <w:rsid w:val="00CB0637"/>
    <w:rsid w:val="00CB10A1"/>
    <w:rsid w:val="00CB1607"/>
    <w:rsid w:val="00CB1F90"/>
    <w:rsid w:val="00CB21DC"/>
    <w:rsid w:val="00CB3381"/>
    <w:rsid w:val="00CB4AEB"/>
    <w:rsid w:val="00CB5002"/>
    <w:rsid w:val="00CB54C6"/>
    <w:rsid w:val="00CB5551"/>
    <w:rsid w:val="00CB61C9"/>
    <w:rsid w:val="00CB63CB"/>
    <w:rsid w:val="00CB72A4"/>
    <w:rsid w:val="00CC00A7"/>
    <w:rsid w:val="00CC00E8"/>
    <w:rsid w:val="00CC012E"/>
    <w:rsid w:val="00CC019A"/>
    <w:rsid w:val="00CC01B1"/>
    <w:rsid w:val="00CC025F"/>
    <w:rsid w:val="00CC0316"/>
    <w:rsid w:val="00CC092F"/>
    <w:rsid w:val="00CC0E7E"/>
    <w:rsid w:val="00CC12D8"/>
    <w:rsid w:val="00CC1FF3"/>
    <w:rsid w:val="00CC2BEA"/>
    <w:rsid w:val="00CC34A2"/>
    <w:rsid w:val="00CC3B24"/>
    <w:rsid w:val="00CC4763"/>
    <w:rsid w:val="00CC47CE"/>
    <w:rsid w:val="00CC4EC2"/>
    <w:rsid w:val="00CC5323"/>
    <w:rsid w:val="00CC571C"/>
    <w:rsid w:val="00CC574F"/>
    <w:rsid w:val="00CC6021"/>
    <w:rsid w:val="00CC63A9"/>
    <w:rsid w:val="00CC6E2B"/>
    <w:rsid w:val="00CC7017"/>
    <w:rsid w:val="00CC7531"/>
    <w:rsid w:val="00CC7562"/>
    <w:rsid w:val="00CC7B7E"/>
    <w:rsid w:val="00CD05D1"/>
    <w:rsid w:val="00CD0710"/>
    <w:rsid w:val="00CD0816"/>
    <w:rsid w:val="00CD0A63"/>
    <w:rsid w:val="00CD1234"/>
    <w:rsid w:val="00CD1276"/>
    <w:rsid w:val="00CD1702"/>
    <w:rsid w:val="00CD196F"/>
    <w:rsid w:val="00CD1FD9"/>
    <w:rsid w:val="00CD2451"/>
    <w:rsid w:val="00CD285E"/>
    <w:rsid w:val="00CD2887"/>
    <w:rsid w:val="00CD307A"/>
    <w:rsid w:val="00CD3165"/>
    <w:rsid w:val="00CD3864"/>
    <w:rsid w:val="00CD43D7"/>
    <w:rsid w:val="00CD43E4"/>
    <w:rsid w:val="00CD479A"/>
    <w:rsid w:val="00CD4D6B"/>
    <w:rsid w:val="00CD54F0"/>
    <w:rsid w:val="00CD5FB0"/>
    <w:rsid w:val="00CD6295"/>
    <w:rsid w:val="00CD6F26"/>
    <w:rsid w:val="00CD71F4"/>
    <w:rsid w:val="00CD7AD3"/>
    <w:rsid w:val="00CD7B98"/>
    <w:rsid w:val="00CD7E87"/>
    <w:rsid w:val="00CE0DE5"/>
    <w:rsid w:val="00CE15CB"/>
    <w:rsid w:val="00CE18A4"/>
    <w:rsid w:val="00CE1DCB"/>
    <w:rsid w:val="00CE2A58"/>
    <w:rsid w:val="00CE317B"/>
    <w:rsid w:val="00CE3780"/>
    <w:rsid w:val="00CE3A58"/>
    <w:rsid w:val="00CE3E2E"/>
    <w:rsid w:val="00CE3F4F"/>
    <w:rsid w:val="00CE4993"/>
    <w:rsid w:val="00CE4E17"/>
    <w:rsid w:val="00CE4FDC"/>
    <w:rsid w:val="00CE6961"/>
    <w:rsid w:val="00CE749C"/>
    <w:rsid w:val="00CE77F8"/>
    <w:rsid w:val="00CE7A14"/>
    <w:rsid w:val="00CE7FF4"/>
    <w:rsid w:val="00CF0736"/>
    <w:rsid w:val="00CF0FAB"/>
    <w:rsid w:val="00CF12F8"/>
    <w:rsid w:val="00CF138F"/>
    <w:rsid w:val="00CF279B"/>
    <w:rsid w:val="00CF2B2F"/>
    <w:rsid w:val="00CF318B"/>
    <w:rsid w:val="00CF3383"/>
    <w:rsid w:val="00CF3447"/>
    <w:rsid w:val="00CF3A39"/>
    <w:rsid w:val="00CF3E79"/>
    <w:rsid w:val="00CF3EBF"/>
    <w:rsid w:val="00CF3EF6"/>
    <w:rsid w:val="00CF3F56"/>
    <w:rsid w:val="00CF3FEE"/>
    <w:rsid w:val="00CF446F"/>
    <w:rsid w:val="00CF6F13"/>
    <w:rsid w:val="00CF73B5"/>
    <w:rsid w:val="00D02388"/>
    <w:rsid w:val="00D02BDF"/>
    <w:rsid w:val="00D03516"/>
    <w:rsid w:val="00D044D3"/>
    <w:rsid w:val="00D04A37"/>
    <w:rsid w:val="00D04F67"/>
    <w:rsid w:val="00D05369"/>
    <w:rsid w:val="00D05A03"/>
    <w:rsid w:val="00D05BDC"/>
    <w:rsid w:val="00D06015"/>
    <w:rsid w:val="00D061C7"/>
    <w:rsid w:val="00D0651D"/>
    <w:rsid w:val="00D06E80"/>
    <w:rsid w:val="00D07B15"/>
    <w:rsid w:val="00D07DF2"/>
    <w:rsid w:val="00D07FBB"/>
    <w:rsid w:val="00D10A48"/>
    <w:rsid w:val="00D117B9"/>
    <w:rsid w:val="00D11B53"/>
    <w:rsid w:val="00D11D68"/>
    <w:rsid w:val="00D13768"/>
    <w:rsid w:val="00D13F35"/>
    <w:rsid w:val="00D143B3"/>
    <w:rsid w:val="00D145DC"/>
    <w:rsid w:val="00D1489B"/>
    <w:rsid w:val="00D14B71"/>
    <w:rsid w:val="00D14BD2"/>
    <w:rsid w:val="00D14F0C"/>
    <w:rsid w:val="00D154D9"/>
    <w:rsid w:val="00D163F5"/>
    <w:rsid w:val="00D164DE"/>
    <w:rsid w:val="00D16674"/>
    <w:rsid w:val="00D16B0F"/>
    <w:rsid w:val="00D16B2E"/>
    <w:rsid w:val="00D173DE"/>
    <w:rsid w:val="00D17922"/>
    <w:rsid w:val="00D2019E"/>
    <w:rsid w:val="00D20369"/>
    <w:rsid w:val="00D2069F"/>
    <w:rsid w:val="00D208C5"/>
    <w:rsid w:val="00D2130E"/>
    <w:rsid w:val="00D21683"/>
    <w:rsid w:val="00D21DED"/>
    <w:rsid w:val="00D225F7"/>
    <w:rsid w:val="00D22A57"/>
    <w:rsid w:val="00D22BA4"/>
    <w:rsid w:val="00D22F47"/>
    <w:rsid w:val="00D22FD3"/>
    <w:rsid w:val="00D23180"/>
    <w:rsid w:val="00D237A2"/>
    <w:rsid w:val="00D23C87"/>
    <w:rsid w:val="00D24DC4"/>
    <w:rsid w:val="00D257FF"/>
    <w:rsid w:val="00D259CD"/>
    <w:rsid w:val="00D262C2"/>
    <w:rsid w:val="00D264C6"/>
    <w:rsid w:val="00D2681B"/>
    <w:rsid w:val="00D268A4"/>
    <w:rsid w:val="00D26D29"/>
    <w:rsid w:val="00D309F1"/>
    <w:rsid w:val="00D31674"/>
    <w:rsid w:val="00D31F7F"/>
    <w:rsid w:val="00D323B7"/>
    <w:rsid w:val="00D32C6C"/>
    <w:rsid w:val="00D341C5"/>
    <w:rsid w:val="00D341CD"/>
    <w:rsid w:val="00D343B3"/>
    <w:rsid w:val="00D34980"/>
    <w:rsid w:val="00D349E0"/>
    <w:rsid w:val="00D34A10"/>
    <w:rsid w:val="00D35368"/>
    <w:rsid w:val="00D359F1"/>
    <w:rsid w:val="00D35EF3"/>
    <w:rsid w:val="00D35FA1"/>
    <w:rsid w:val="00D3685B"/>
    <w:rsid w:val="00D3779F"/>
    <w:rsid w:val="00D3784D"/>
    <w:rsid w:val="00D37B7F"/>
    <w:rsid w:val="00D37EEA"/>
    <w:rsid w:val="00D409E3"/>
    <w:rsid w:val="00D41C09"/>
    <w:rsid w:val="00D422D0"/>
    <w:rsid w:val="00D424E6"/>
    <w:rsid w:val="00D426D7"/>
    <w:rsid w:val="00D435B3"/>
    <w:rsid w:val="00D438EF"/>
    <w:rsid w:val="00D43904"/>
    <w:rsid w:val="00D44595"/>
    <w:rsid w:val="00D44AA8"/>
    <w:rsid w:val="00D4519C"/>
    <w:rsid w:val="00D4552C"/>
    <w:rsid w:val="00D4690F"/>
    <w:rsid w:val="00D46DA8"/>
    <w:rsid w:val="00D47B6C"/>
    <w:rsid w:val="00D47D7C"/>
    <w:rsid w:val="00D502DF"/>
    <w:rsid w:val="00D50C17"/>
    <w:rsid w:val="00D50FCA"/>
    <w:rsid w:val="00D51553"/>
    <w:rsid w:val="00D52154"/>
    <w:rsid w:val="00D52369"/>
    <w:rsid w:val="00D52DE5"/>
    <w:rsid w:val="00D53010"/>
    <w:rsid w:val="00D531B7"/>
    <w:rsid w:val="00D531E9"/>
    <w:rsid w:val="00D53787"/>
    <w:rsid w:val="00D5380A"/>
    <w:rsid w:val="00D53AAC"/>
    <w:rsid w:val="00D54ADF"/>
    <w:rsid w:val="00D54C45"/>
    <w:rsid w:val="00D54C9F"/>
    <w:rsid w:val="00D5554F"/>
    <w:rsid w:val="00D55654"/>
    <w:rsid w:val="00D55EB9"/>
    <w:rsid w:val="00D56719"/>
    <w:rsid w:val="00D56CDF"/>
    <w:rsid w:val="00D57090"/>
    <w:rsid w:val="00D573C6"/>
    <w:rsid w:val="00D5792A"/>
    <w:rsid w:val="00D57972"/>
    <w:rsid w:val="00D57BB1"/>
    <w:rsid w:val="00D57D10"/>
    <w:rsid w:val="00D60234"/>
    <w:rsid w:val="00D6039E"/>
    <w:rsid w:val="00D60AC0"/>
    <w:rsid w:val="00D60F7C"/>
    <w:rsid w:val="00D61489"/>
    <w:rsid w:val="00D618BD"/>
    <w:rsid w:val="00D61C8B"/>
    <w:rsid w:val="00D63753"/>
    <w:rsid w:val="00D6392F"/>
    <w:rsid w:val="00D63B2B"/>
    <w:rsid w:val="00D63BA5"/>
    <w:rsid w:val="00D63F60"/>
    <w:rsid w:val="00D64639"/>
    <w:rsid w:val="00D64877"/>
    <w:rsid w:val="00D64956"/>
    <w:rsid w:val="00D64CF4"/>
    <w:rsid w:val="00D64D46"/>
    <w:rsid w:val="00D65CE2"/>
    <w:rsid w:val="00D65F2D"/>
    <w:rsid w:val="00D6607E"/>
    <w:rsid w:val="00D66545"/>
    <w:rsid w:val="00D66DC2"/>
    <w:rsid w:val="00D6767B"/>
    <w:rsid w:val="00D6780A"/>
    <w:rsid w:val="00D67BBD"/>
    <w:rsid w:val="00D70CEF"/>
    <w:rsid w:val="00D716D5"/>
    <w:rsid w:val="00D718E9"/>
    <w:rsid w:val="00D71F03"/>
    <w:rsid w:val="00D731B6"/>
    <w:rsid w:val="00D7364D"/>
    <w:rsid w:val="00D73FFD"/>
    <w:rsid w:val="00D741C8"/>
    <w:rsid w:val="00D74744"/>
    <w:rsid w:val="00D74BA2"/>
    <w:rsid w:val="00D74F32"/>
    <w:rsid w:val="00D7511D"/>
    <w:rsid w:val="00D75325"/>
    <w:rsid w:val="00D75978"/>
    <w:rsid w:val="00D75A68"/>
    <w:rsid w:val="00D768F9"/>
    <w:rsid w:val="00D76DF7"/>
    <w:rsid w:val="00D77114"/>
    <w:rsid w:val="00D80F68"/>
    <w:rsid w:val="00D8274F"/>
    <w:rsid w:val="00D84009"/>
    <w:rsid w:val="00D84646"/>
    <w:rsid w:val="00D8521F"/>
    <w:rsid w:val="00D85865"/>
    <w:rsid w:val="00D8591C"/>
    <w:rsid w:val="00D861CC"/>
    <w:rsid w:val="00D8629D"/>
    <w:rsid w:val="00D86395"/>
    <w:rsid w:val="00D865E0"/>
    <w:rsid w:val="00D86E85"/>
    <w:rsid w:val="00D86ECA"/>
    <w:rsid w:val="00D86FFA"/>
    <w:rsid w:val="00D9085D"/>
    <w:rsid w:val="00D91031"/>
    <w:rsid w:val="00D91CEC"/>
    <w:rsid w:val="00D92294"/>
    <w:rsid w:val="00D923AB"/>
    <w:rsid w:val="00D92672"/>
    <w:rsid w:val="00D929B7"/>
    <w:rsid w:val="00D92A88"/>
    <w:rsid w:val="00D92BAC"/>
    <w:rsid w:val="00D93B41"/>
    <w:rsid w:val="00D94585"/>
    <w:rsid w:val="00D94822"/>
    <w:rsid w:val="00D953B7"/>
    <w:rsid w:val="00D95BCB"/>
    <w:rsid w:val="00D960A5"/>
    <w:rsid w:val="00D96D1F"/>
    <w:rsid w:val="00D974FF"/>
    <w:rsid w:val="00D97AD2"/>
    <w:rsid w:val="00DA0B56"/>
    <w:rsid w:val="00DA0BBA"/>
    <w:rsid w:val="00DA1289"/>
    <w:rsid w:val="00DA1674"/>
    <w:rsid w:val="00DA17AC"/>
    <w:rsid w:val="00DA2010"/>
    <w:rsid w:val="00DA2819"/>
    <w:rsid w:val="00DA2BC8"/>
    <w:rsid w:val="00DA2D75"/>
    <w:rsid w:val="00DA2E51"/>
    <w:rsid w:val="00DA31AD"/>
    <w:rsid w:val="00DA3755"/>
    <w:rsid w:val="00DA3946"/>
    <w:rsid w:val="00DA40DC"/>
    <w:rsid w:val="00DA60DB"/>
    <w:rsid w:val="00DA6133"/>
    <w:rsid w:val="00DA6394"/>
    <w:rsid w:val="00DA6B81"/>
    <w:rsid w:val="00DA7076"/>
    <w:rsid w:val="00DA7296"/>
    <w:rsid w:val="00DA755A"/>
    <w:rsid w:val="00DA7ED3"/>
    <w:rsid w:val="00DB0FE5"/>
    <w:rsid w:val="00DB1F30"/>
    <w:rsid w:val="00DB27D5"/>
    <w:rsid w:val="00DB2DBC"/>
    <w:rsid w:val="00DB300C"/>
    <w:rsid w:val="00DB344D"/>
    <w:rsid w:val="00DB38F4"/>
    <w:rsid w:val="00DB3ADC"/>
    <w:rsid w:val="00DB3F8D"/>
    <w:rsid w:val="00DB40B2"/>
    <w:rsid w:val="00DB410B"/>
    <w:rsid w:val="00DB45A4"/>
    <w:rsid w:val="00DB4B8F"/>
    <w:rsid w:val="00DB4E2D"/>
    <w:rsid w:val="00DB5757"/>
    <w:rsid w:val="00DB5A63"/>
    <w:rsid w:val="00DB5AD4"/>
    <w:rsid w:val="00DB5E41"/>
    <w:rsid w:val="00DB5FF6"/>
    <w:rsid w:val="00DB74D6"/>
    <w:rsid w:val="00DB7D32"/>
    <w:rsid w:val="00DB7EC3"/>
    <w:rsid w:val="00DB7F99"/>
    <w:rsid w:val="00DC0369"/>
    <w:rsid w:val="00DC0D53"/>
    <w:rsid w:val="00DC13CE"/>
    <w:rsid w:val="00DC1603"/>
    <w:rsid w:val="00DC161F"/>
    <w:rsid w:val="00DC1680"/>
    <w:rsid w:val="00DC16D6"/>
    <w:rsid w:val="00DC1A7E"/>
    <w:rsid w:val="00DC1B4B"/>
    <w:rsid w:val="00DC2765"/>
    <w:rsid w:val="00DC2BD1"/>
    <w:rsid w:val="00DC357B"/>
    <w:rsid w:val="00DC42C5"/>
    <w:rsid w:val="00DC4352"/>
    <w:rsid w:val="00DC445A"/>
    <w:rsid w:val="00DC4B04"/>
    <w:rsid w:val="00DC4B91"/>
    <w:rsid w:val="00DC4BBE"/>
    <w:rsid w:val="00DC54C0"/>
    <w:rsid w:val="00DC5FE3"/>
    <w:rsid w:val="00DC60BD"/>
    <w:rsid w:val="00DC6193"/>
    <w:rsid w:val="00DC662B"/>
    <w:rsid w:val="00DC6843"/>
    <w:rsid w:val="00DC7020"/>
    <w:rsid w:val="00DC792F"/>
    <w:rsid w:val="00DD0012"/>
    <w:rsid w:val="00DD077C"/>
    <w:rsid w:val="00DD0A79"/>
    <w:rsid w:val="00DD13AB"/>
    <w:rsid w:val="00DD1646"/>
    <w:rsid w:val="00DD1863"/>
    <w:rsid w:val="00DD1E47"/>
    <w:rsid w:val="00DD22F0"/>
    <w:rsid w:val="00DD2E2F"/>
    <w:rsid w:val="00DD303A"/>
    <w:rsid w:val="00DD3040"/>
    <w:rsid w:val="00DD39F1"/>
    <w:rsid w:val="00DD3CAB"/>
    <w:rsid w:val="00DD3D2F"/>
    <w:rsid w:val="00DD3F33"/>
    <w:rsid w:val="00DD4983"/>
    <w:rsid w:val="00DD4D2D"/>
    <w:rsid w:val="00DD5199"/>
    <w:rsid w:val="00DD5A3A"/>
    <w:rsid w:val="00DD5A48"/>
    <w:rsid w:val="00DD5BE8"/>
    <w:rsid w:val="00DD5CCC"/>
    <w:rsid w:val="00DD5EB5"/>
    <w:rsid w:val="00DD5ECA"/>
    <w:rsid w:val="00DD61A0"/>
    <w:rsid w:val="00DD65D3"/>
    <w:rsid w:val="00DD6798"/>
    <w:rsid w:val="00DD7554"/>
    <w:rsid w:val="00DD7C1C"/>
    <w:rsid w:val="00DD7CE7"/>
    <w:rsid w:val="00DE0877"/>
    <w:rsid w:val="00DE0CCC"/>
    <w:rsid w:val="00DE1306"/>
    <w:rsid w:val="00DE17CC"/>
    <w:rsid w:val="00DE2605"/>
    <w:rsid w:val="00DE3A15"/>
    <w:rsid w:val="00DE4009"/>
    <w:rsid w:val="00DE45FC"/>
    <w:rsid w:val="00DE46D0"/>
    <w:rsid w:val="00DE47D6"/>
    <w:rsid w:val="00DE484C"/>
    <w:rsid w:val="00DE4DC7"/>
    <w:rsid w:val="00DE4E1F"/>
    <w:rsid w:val="00DE4F34"/>
    <w:rsid w:val="00DE4FFF"/>
    <w:rsid w:val="00DE52C0"/>
    <w:rsid w:val="00DE5467"/>
    <w:rsid w:val="00DE5960"/>
    <w:rsid w:val="00DE5BBE"/>
    <w:rsid w:val="00DE5DA0"/>
    <w:rsid w:val="00DE5F29"/>
    <w:rsid w:val="00DE6702"/>
    <w:rsid w:val="00DE6A96"/>
    <w:rsid w:val="00DE6C99"/>
    <w:rsid w:val="00DE7A34"/>
    <w:rsid w:val="00DF072C"/>
    <w:rsid w:val="00DF0788"/>
    <w:rsid w:val="00DF0A76"/>
    <w:rsid w:val="00DF0F82"/>
    <w:rsid w:val="00DF12D1"/>
    <w:rsid w:val="00DF172D"/>
    <w:rsid w:val="00DF21C5"/>
    <w:rsid w:val="00DF278B"/>
    <w:rsid w:val="00DF37A3"/>
    <w:rsid w:val="00DF3912"/>
    <w:rsid w:val="00DF3FB6"/>
    <w:rsid w:val="00DF42F9"/>
    <w:rsid w:val="00DF44C4"/>
    <w:rsid w:val="00DF4A03"/>
    <w:rsid w:val="00DF4AD1"/>
    <w:rsid w:val="00DF5653"/>
    <w:rsid w:val="00DF5807"/>
    <w:rsid w:val="00DF5DBA"/>
    <w:rsid w:val="00DF68E8"/>
    <w:rsid w:val="00DF782D"/>
    <w:rsid w:val="00DF7A45"/>
    <w:rsid w:val="00DF7E19"/>
    <w:rsid w:val="00E00271"/>
    <w:rsid w:val="00E00482"/>
    <w:rsid w:val="00E00827"/>
    <w:rsid w:val="00E00E96"/>
    <w:rsid w:val="00E013C3"/>
    <w:rsid w:val="00E01BC9"/>
    <w:rsid w:val="00E02007"/>
    <w:rsid w:val="00E0233E"/>
    <w:rsid w:val="00E026E6"/>
    <w:rsid w:val="00E035FE"/>
    <w:rsid w:val="00E03995"/>
    <w:rsid w:val="00E03FD5"/>
    <w:rsid w:val="00E04629"/>
    <w:rsid w:val="00E0474D"/>
    <w:rsid w:val="00E048E6"/>
    <w:rsid w:val="00E049D4"/>
    <w:rsid w:val="00E05089"/>
    <w:rsid w:val="00E051A3"/>
    <w:rsid w:val="00E063A2"/>
    <w:rsid w:val="00E0732C"/>
    <w:rsid w:val="00E07BAA"/>
    <w:rsid w:val="00E108B5"/>
    <w:rsid w:val="00E1091E"/>
    <w:rsid w:val="00E10B3F"/>
    <w:rsid w:val="00E113C4"/>
    <w:rsid w:val="00E12081"/>
    <w:rsid w:val="00E12AA0"/>
    <w:rsid w:val="00E12F28"/>
    <w:rsid w:val="00E13370"/>
    <w:rsid w:val="00E138BC"/>
    <w:rsid w:val="00E138DA"/>
    <w:rsid w:val="00E1416B"/>
    <w:rsid w:val="00E142C7"/>
    <w:rsid w:val="00E1484D"/>
    <w:rsid w:val="00E14A6E"/>
    <w:rsid w:val="00E151AE"/>
    <w:rsid w:val="00E15481"/>
    <w:rsid w:val="00E1580D"/>
    <w:rsid w:val="00E16723"/>
    <w:rsid w:val="00E16B3A"/>
    <w:rsid w:val="00E16C0A"/>
    <w:rsid w:val="00E17A66"/>
    <w:rsid w:val="00E17F7C"/>
    <w:rsid w:val="00E20E63"/>
    <w:rsid w:val="00E22191"/>
    <w:rsid w:val="00E22C3E"/>
    <w:rsid w:val="00E230B4"/>
    <w:rsid w:val="00E252C8"/>
    <w:rsid w:val="00E2599D"/>
    <w:rsid w:val="00E25EB0"/>
    <w:rsid w:val="00E26D38"/>
    <w:rsid w:val="00E2758D"/>
    <w:rsid w:val="00E278E4"/>
    <w:rsid w:val="00E27B55"/>
    <w:rsid w:val="00E31070"/>
    <w:rsid w:val="00E3109E"/>
    <w:rsid w:val="00E31122"/>
    <w:rsid w:val="00E3197A"/>
    <w:rsid w:val="00E32605"/>
    <w:rsid w:val="00E32A6B"/>
    <w:rsid w:val="00E32A71"/>
    <w:rsid w:val="00E332CB"/>
    <w:rsid w:val="00E3399E"/>
    <w:rsid w:val="00E33C91"/>
    <w:rsid w:val="00E346FE"/>
    <w:rsid w:val="00E34B73"/>
    <w:rsid w:val="00E34FAC"/>
    <w:rsid w:val="00E34FC6"/>
    <w:rsid w:val="00E3514E"/>
    <w:rsid w:val="00E3536A"/>
    <w:rsid w:val="00E35B0F"/>
    <w:rsid w:val="00E35BE5"/>
    <w:rsid w:val="00E35C59"/>
    <w:rsid w:val="00E35DE4"/>
    <w:rsid w:val="00E35FDF"/>
    <w:rsid w:val="00E366F8"/>
    <w:rsid w:val="00E36A60"/>
    <w:rsid w:val="00E36F12"/>
    <w:rsid w:val="00E3795D"/>
    <w:rsid w:val="00E37AE4"/>
    <w:rsid w:val="00E37D3B"/>
    <w:rsid w:val="00E40183"/>
    <w:rsid w:val="00E4031A"/>
    <w:rsid w:val="00E4095A"/>
    <w:rsid w:val="00E40A77"/>
    <w:rsid w:val="00E41099"/>
    <w:rsid w:val="00E4111A"/>
    <w:rsid w:val="00E41432"/>
    <w:rsid w:val="00E41A2D"/>
    <w:rsid w:val="00E41AD0"/>
    <w:rsid w:val="00E426B8"/>
    <w:rsid w:val="00E42A6B"/>
    <w:rsid w:val="00E42E99"/>
    <w:rsid w:val="00E42FFD"/>
    <w:rsid w:val="00E433AE"/>
    <w:rsid w:val="00E43775"/>
    <w:rsid w:val="00E4405F"/>
    <w:rsid w:val="00E448B4"/>
    <w:rsid w:val="00E45550"/>
    <w:rsid w:val="00E4570B"/>
    <w:rsid w:val="00E45FED"/>
    <w:rsid w:val="00E47949"/>
    <w:rsid w:val="00E47B89"/>
    <w:rsid w:val="00E507B1"/>
    <w:rsid w:val="00E50CDD"/>
    <w:rsid w:val="00E50E8E"/>
    <w:rsid w:val="00E5114C"/>
    <w:rsid w:val="00E52409"/>
    <w:rsid w:val="00E531D1"/>
    <w:rsid w:val="00E531ED"/>
    <w:rsid w:val="00E53260"/>
    <w:rsid w:val="00E53E2B"/>
    <w:rsid w:val="00E54236"/>
    <w:rsid w:val="00E543B7"/>
    <w:rsid w:val="00E54738"/>
    <w:rsid w:val="00E5509B"/>
    <w:rsid w:val="00E55B0A"/>
    <w:rsid w:val="00E56B82"/>
    <w:rsid w:val="00E57986"/>
    <w:rsid w:val="00E57A6F"/>
    <w:rsid w:val="00E603F3"/>
    <w:rsid w:val="00E6053A"/>
    <w:rsid w:val="00E60F2F"/>
    <w:rsid w:val="00E61186"/>
    <w:rsid w:val="00E6163E"/>
    <w:rsid w:val="00E6231C"/>
    <w:rsid w:val="00E6236E"/>
    <w:rsid w:val="00E62AEB"/>
    <w:rsid w:val="00E62B75"/>
    <w:rsid w:val="00E63EAE"/>
    <w:rsid w:val="00E63F26"/>
    <w:rsid w:val="00E6459A"/>
    <w:rsid w:val="00E6481D"/>
    <w:rsid w:val="00E6509B"/>
    <w:rsid w:val="00E65190"/>
    <w:rsid w:val="00E6538E"/>
    <w:rsid w:val="00E65497"/>
    <w:rsid w:val="00E6565B"/>
    <w:rsid w:val="00E656E7"/>
    <w:rsid w:val="00E65935"/>
    <w:rsid w:val="00E65B73"/>
    <w:rsid w:val="00E6609F"/>
    <w:rsid w:val="00E662AD"/>
    <w:rsid w:val="00E6665F"/>
    <w:rsid w:val="00E6672F"/>
    <w:rsid w:val="00E667E4"/>
    <w:rsid w:val="00E66B37"/>
    <w:rsid w:val="00E66D74"/>
    <w:rsid w:val="00E66DA7"/>
    <w:rsid w:val="00E67249"/>
    <w:rsid w:val="00E67D7F"/>
    <w:rsid w:val="00E67EC2"/>
    <w:rsid w:val="00E705DB"/>
    <w:rsid w:val="00E7061A"/>
    <w:rsid w:val="00E70DAC"/>
    <w:rsid w:val="00E70EB0"/>
    <w:rsid w:val="00E70F0A"/>
    <w:rsid w:val="00E712AF"/>
    <w:rsid w:val="00E714A7"/>
    <w:rsid w:val="00E724ED"/>
    <w:rsid w:val="00E726CD"/>
    <w:rsid w:val="00E72CB5"/>
    <w:rsid w:val="00E72E60"/>
    <w:rsid w:val="00E73C21"/>
    <w:rsid w:val="00E744E2"/>
    <w:rsid w:val="00E74BD9"/>
    <w:rsid w:val="00E7505A"/>
    <w:rsid w:val="00E75548"/>
    <w:rsid w:val="00E75CC4"/>
    <w:rsid w:val="00E7622A"/>
    <w:rsid w:val="00E762F6"/>
    <w:rsid w:val="00E76992"/>
    <w:rsid w:val="00E76F70"/>
    <w:rsid w:val="00E800B4"/>
    <w:rsid w:val="00E8041A"/>
    <w:rsid w:val="00E80659"/>
    <w:rsid w:val="00E806D9"/>
    <w:rsid w:val="00E80A85"/>
    <w:rsid w:val="00E80BC8"/>
    <w:rsid w:val="00E80CBE"/>
    <w:rsid w:val="00E81098"/>
    <w:rsid w:val="00E810DC"/>
    <w:rsid w:val="00E8140D"/>
    <w:rsid w:val="00E81EF7"/>
    <w:rsid w:val="00E82151"/>
    <w:rsid w:val="00E82275"/>
    <w:rsid w:val="00E827DA"/>
    <w:rsid w:val="00E82AC6"/>
    <w:rsid w:val="00E82BDA"/>
    <w:rsid w:val="00E82FE9"/>
    <w:rsid w:val="00E839B1"/>
    <w:rsid w:val="00E842D8"/>
    <w:rsid w:val="00E849C3"/>
    <w:rsid w:val="00E850CA"/>
    <w:rsid w:val="00E85A6C"/>
    <w:rsid w:val="00E85B65"/>
    <w:rsid w:val="00E85CDA"/>
    <w:rsid w:val="00E86386"/>
    <w:rsid w:val="00E869B6"/>
    <w:rsid w:val="00E86D28"/>
    <w:rsid w:val="00E86F1B"/>
    <w:rsid w:val="00E87566"/>
    <w:rsid w:val="00E878C3"/>
    <w:rsid w:val="00E879D2"/>
    <w:rsid w:val="00E908B1"/>
    <w:rsid w:val="00E9186D"/>
    <w:rsid w:val="00E91D66"/>
    <w:rsid w:val="00E91DA9"/>
    <w:rsid w:val="00E91F13"/>
    <w:rsid w:val="00E92CD8"/>
    <w:rsid w:val="00E9307E"/>
    <w:rsid w:val="00E93304"/>
    <w:rsid w:val="00E94333"/>
    <w:rsid w:val="00E94570"/>
    <w:rsid w:val="00E948ED"/>
    <w:rsid w:val="00E95D65"/>
    <w:rsid w:val="00E95DD2"/>
    <w:rsid w:val="00E95EB2"/>
    <w:rsid w:val="00E95FA5"/>
    <w:rsid w:val="00E96717"/>
    <w:rsid w:val="00E9677A"/>
    <w:rsid w:val="00E968BB"/>
    <w:rsid w:val="00E974B1"/>
    <w:rsid w:val="00E97B3B"/>
    <w:rsid w:val="00EA0603"/>
    <w:rsid w:val="00EA0822"/>
    <w:rsid w:val="00EA1027"/>
    <w:rsid w:val="00EA1C1C"/>
    <w:rsid w:val="00EA205D"/>
    <w:rsid w:val="00EA25D4"/>
    <w:rsid w:val="00EA2AAE"/>
    <w:rsid w:val="00EA358A"/>
    <w:rsid w:val="00EA377C"/>
    <w:rsid w:val="00EA40AE"/>
    <w:rsid w:val="00EA41FA"/>
    <w:rsid w:val="00EA579D"/>
    <w:rsid w:val="00EA7FF3"/>
    <w:rsid w:val="00EB0A87"/>
    <w:rsid w:val="00EB0D86"/>
    <w:rsid w:val="00EB0FEC"/>
    <w:rsid w:val="00EB1BB4"/>
    <w:rsid w:val="00EB2856"/>
    <w:rsid w:val="00EB2987"/>
    <w:rsid w:val="00EB2B16"/>
    <w:rsid w:val="00EB2F43"/>
    <w:rsid w:val="00EB35EF"/>
    <w:rsid w:val="00EB36BD"/>
    <w:rsid w:val="00EB3BDB"/>
    <w:rsid w:val="00EB51C1"/>
    <w:rsid w:val="00EB539F"/>
    <w:rsid w:val="00EB6477"/>
    <w:rsid w:val="00EB679A"/>
    <w:rsid w:val="00EB79A2"/>
    <w:rsid w:val="00EB7B88"/>
    <w:rsid w:val="00EC0228"/>
    <w:rsid w:val="00EC0DF1"/>
    <w:rsid w:val="00EC0E6A"/>
    <w:rsid w:val="00EC1069"/>
    <w:rsid w:val="00EC11E9"/>
    <w:rsid w:val="00EC128A"/>
    <w:rsid w:val="00EC218D"/>
    <w:rsid w:val="00EC29E7"/>
    <w:rsid w:val="00EC2A0B"/>
    <w:rsid w:val="00EC32A6"/>
    <w:rsid w:val="00EC33E7"/>
    <w:rsid w:val="00EC401C"/>
    <w:rsid w:val="00EC51F2"/>
    <w:rsid w:val="00EC5ABC"/>
    <w:rsid w:val="00EC5C23"/>
    <w:rsid w:val="00EC6075"/>
    <w:rsid w:val="00EC67E6"/>
    <w:rsid w:val="00EC687A"/>
    <w:rsid w:val="00EC70D0"/>
    <w:rsid w:val="00EC796D"/>
    <w:rsid w:val="00EC7E2F"/>
    <w:rsid w:val="00ED00C3"/>
    <w:rsid w:val="00ED021C"/>
    <w:rsid w:val="00ED0268"/>
    <w:rsid w:val="00ED0A11"/>
    <w:rsid w:val="00ED0AAC"/>
    <w:rsid w:val="00ED11F7"/>
    <w:rsid w:val="00ED1AB8"/>
    <w:rsid w:val="00ED27AF"/>
    <w:rsid w:val="00ED27C3"/>
    <w:rsid w:val="00ED3577"/>
    <w:rsid w:val="00ED3EB5"/>
    <w:rsid w:val="00ED4579"/>
    <w:rsid w:val="00ED543C"/>
    <w:rsid w:val="00ED5C2A"/>
    <w:rsid w:val="00ED60D0"/>
    <w:rsid w:val="00ED6525"/>
    <w:rsid w:val="00ED673A"/>
    <w:rsid w:val="00ED6CCE"/>
    <w:rsid w:val="00ED6F45"/>
    <w:rsid w:val="00ED78C0"/>
    <w:rsid w:val="00ED7B5F"/>
    <w:rsid w:val="00ED7C0F"/>
    <w:rsid w:val="00ED7F13"/>
    <w:rsid w:val="00EE0993"/>
    <w:rsid w:val="00EE0CA6"/>
    <w:rsid w:val="00EE0D6A"/>
    <w:rsid w:val="00EE14D8"/>
    <w:rsid w:val="00EE19FF"/>
    <w:rsid w:val="00EE286A"/>
    <w:rsid w:val="00EE2AA4"/>
    <w:rsid w:val="00EE3B3A"/>
    <w:rsid w:val="00EE3C62"/>
    <w:rsid w:val="00EE41FE"/>
    <w:rsid w:val="00EE455B"/>
    <w:rsid w:val="00EE524F"/>
    <w:rsid w:val="00EE549A"/>
    <w:rsid w:val="00EE58B8"/>
    <w:rsid w:val="00EE5F55"/>
    <w:rsid w:val="00EE60B0"/>
    <w:rsid w:val="00EE6438"/>
    <w:rsid w:val="00EE6B7E"/>
    <w:rsid w:val="00EE6FFE"/>
    <w:rsid w:val="00EE7C1C"/>
    <w:rsid w:val="00EF0BC4"/>
    <w:rsid w:val="00EF0C40"/>
    <w:rsid w:val="00EF0DEC"/>
    <w:rsid w:val="00EF12B4"/>
    <w:rsid w:val="00EF16B2"/>
    <w:rsid w:val="00EF21EF"/>
    <w:rsid w:val="00EF3762"/>
    <w:rsid w:val="00EF380E"/>
    <w:rsid w:val="00EF3A8C"/>
    <w:rsid w:val="00EF4421"/>
    <w:rsid w:val="00EF483A"/>
    <w:rsid w:val="00EF513E"/>
    <w:rsid w:val="00EF5A5E"/>
    <w:rsid w:val="00EF6207"/>
    <w:rsid w:val="00EF6837"/>
    <w:rsid w:val="00EF68CB"/>
    <w:rsid w:val="00EF713D"/>
    <w:rsid w:val="00F00CDC"/>
    <w:rsid w:val="00F01090"/>
    <w:rsid w:val="00F01229"/>
    <w:rsid w:val="00F01639"/>
    <w:rsid w:val="00F01B41"/>
    <w:rsid w:val="00F01CF2"/>
    <w:rsid w:val="00F01EAC"/>
    <w:rsid w:val="00F01EC6"/>
    <w:rsid w:val="00F0245A"/>
    <w:rsid w:val="00F026F6"/>
    <w:rsid w:val="00F03638"/>
    <w:rsid w:val="00F03662"/>
    <w:rsid w:val="00F03BCA"/>
    <w:rsid w:val="00F04656"/>
    <w:rsid w:val="00F04BD6"/>
    <w:rsid w:val="00F04E91"/>
    <w:rsid w:val="00F054CB"/>
    <w:rsid w:val="00F056CD"/>
    <w:rsid w:val="00F05C8A"/>
    <w:rsid w:val="00F0641C"/>
    <w:rsid w:val="00F06BF0"/>
    <w:rsid w:val="00F07326"/>
    <w:rsid w:val="00F07D09"/>
    <w:rsid w:val="00F07D5B"/>
    <w:rsid w:val="00F07EFE"/>
    <w:rsid w:val="00F1003F"/>
    <w:rsid w:val="00F1050B"/>
    <w:rsid w:val="00F118A0"/>
    <w:rsid w:val="00F1194C"/>
    <w:rsid w:val="00F11F55"/>
    <w:rsid w:val="00F12F85"/>
    <w:rsid w:val="00F1327E"/>
    <w:rsid w:val="00F1367B"/>
    <w:rsid w:val="00F14350"/>
    <w:rsid w:val="00F147B2"/>
    <w:rsid w:val="00F14AA0"/>
    <w:rsid w:val="00F15120"/>
    <w:rsid w:val="00F16542"/>
    <w:rsid w:val="00F169F5"/>
    <w:rsid w:val="00F16C63"/>
    <w:rsid w:val="00F17433"/>
    <w:rsid w:val="00F174D0"/>
    <w:rsid w:val="00F17760"/>
    <w:rsid w:val="00F17B5E"/>
    <w:rsid w:val="00F17BC9"/>
    <w:rsid w:val="00F17E52"/>
    <w:rsid w:val="00F20232"/>
    <w:rsid w:val="00F203BF"/>
    <w:rsid w:val="00F2109F"/>
    <w:rsid w:val="00F21C0D"/>
    <w:rsid w:val="00F21E10"/>
    <w:rsid w:val="00F25F43"/>
    <w:rsid w:val="00F26092"/>
    <w:rsid w:val="00F30299"/>
    <w:rsid w:val="00F30D29"/>
    <w:rsid w:val="00F31B02"/>
    <w:rsid w:val="00F32757"/>
    <w:rsid w:val="00F33271"/>
    <w:rsid w:val="00F33EEA"/>
    <w:rsid w:val="00F33FB4"/>
    <w:rsid w:val="00F346BC"/>
    <w:rsid w:val="00F3493A"/>
    <w:rsid w:val="00F34E66"/>
    <w:rsid w:val="00F34F28"/>
    <w:rsid w:val="00F350D3"/>
    <w:rsid w:val="00F36364"/>
    <w:rsid w:val="00F36CA5"/>
    <w:rsid w:val="00F36ED3"/>
    <w:rsid w:val="00F375F4"/>
    <w:rsid w:val="00F3760D"/>
    <w:rsid w:val="00F40311"/>
    <w:rsid w:val="00F40934"/>
    <w:rsid w:val="00F40DF4"/>
    <w:rsid w:val="00F416F9"/>
    <w:rsid w:val="00F418DA"/>
    <w:rsid w:val="00F43484"/>
    <w:rsid w:val="00F436EF"/>
    <w:rsid w:val="00F43908"/>
    <w:rsid w:val="00F43D5F"/>
    <w:rsid w:val="00F442AD"/>
    <w:rsid w:val="00F44E3D"/>
    <w:rsid w:val="00F45088"/>
    <w:rsid w:val="00F45468"/>
    <w:rsid w:val="00F45701"/>
    <w:rsid w:val="00F462A1"/>
    <w:rsid w:val="00F46347"/>
    <w:rsid w:val="00F46744"/>
    <w:rsid w:val="00F46897"/>
    <w:rsid w:val="00F46980"/>
    <w:rsid w:val="00F46CA9"/>
    <w:rsid w:val="00F46E29"/>
    <w:rsid w:val="00F47108"/>
    <w:rsid w:val="00F47B5D"/>
    <w:rsid w:val="00F50715"/>
    <w:rsid w:val="00F5249C"/>
    <w:rsid w:val="00F52CE2"/>
    <w:rsid w:val="00F535F1"/>
    <w:rsid w:val="00F536DD"/>
    <w:rsid w:val="00F54B6B"/>
    <w:rsid w:val="00F54CCF"/>
    <w:rsid w:val="00F54FCB"/>
    <w:rsid w:val="00F552E0"/>
    <w:rsid w:val="00F5537A"/>
    <w:rsid w:val="00F5548B"/>
    <w:rsid w:val="00F55A45"/>
    <w:rsid w:val="00F55B6B"/>
    <w:rsid w:val="00F55BE3"/>
    <w:rsid w:val="00F55F35"/>
    <w:rsid w:val="00F56146"/>
    <w:rsid w:val="00F56464"/>
    <w:rsid w:val="00F566A2"/>
    <w:rsid w:val="00F57AE3"/>
    <w:rsid w:val="00F57C98"/>
    <w:rsid w:val="00F6045C"/>
    <w:rsid w:val="00F605C3"/>
    <w:rsid w:val="00F605D8"/>
    <w:rsid w:val="00F60855"/>
    <w:rsid w:val="00F60976"/>
    <w:rsid w:val="00F61312"/>
    <w:rsid w:val="00F61ACB"/>
    <w:rsid w:val="00F61D07"/>
    <w:rsid w:val="00F6229A"/>
    <w:rsid w:val="00F62450"/>
    <w:rsid w:val="00F62C99"/>
    <w:rsid w:val="00F636D9"/>
    <w:rsid w:val="00F637B4"/>
    <w:rsid w:val="00F63B6B"/>
    <w:rsid w:val="00F63E43"/>
    <w:rsid w:val="00F644F2"/>
    <w:rsid w:val="00F646E8"/>
    <w:rsid w:val="00F64D54"/>
    <w:rsid w:val="00F6506E"/>
    <w:rsid w:val="00F65391"/>
    <w:rsid w:val="00F6552A"/>
    <w:rsid w:val="00F65593"/>
    <w:rsid w:val="00F65BF4"/>
    <w:rsid w:val="00F666B9"/>
    <w:rsid w:val="00F667B5"/>
    <w:rsid w:val="00F67345"/>
    <w:rsid w:val="00F701B5"/>
    <w:rsid w:val="00F70241"/>
    <w:rsid w:val="00F7024E"/>
    <w:rsid w:val="00F70D7E"/>
    <w:rsid w:val="00F7128C"/>
    <w:rsid w:val="00F713D6"/>
    <w:rsid w:val="00F715A1"/>
    <w:rsid w:val="00F73CE1"/>
    <w:rsid w:val="00F73E4A"/>
    <w:rsid w:val="00F742C5"/>
    <w:rsid w:val="00F74BD7"/>
    <w:rsid w:val="00F74DF5"/>
    <w:rsid w:val="00F754F0"/>
    <w:rsid w:val="00F757BD"/>
    <w:rsid w:val="00F757CA"/>
    <w:rsid w:val="00F75AAC"/>
    <w:rsid w:val="00F76044"/>
    <w:rsid w:val="00F76382"/>
    <w:rsid w:val="00F7656F"/>
    <w:rsid w:val="00F76728"/>
    <w:rsid w:val="00F77030"/>
    <w:rsid w:val="00F77637"/>
    <w:rsid w:val="00F7792F"/>
    <w:rsid w:val="00F77F68"/>
    <w:rsid w:val="00F80435"/>
    <w:rsid w:val="00F806D3"/>
    <w:rsid w:val="00F80A73"/>
    <w:rsid w:val="00F81935"/>
    <w:rsid w:val="00F81982"/>
    <w:rsid w:val="00F81C32"/>
    <w:rsid w:val="00F81DAD"/>
    <w:rsid w:val="00F81F0E"/>
    <w:rsid w:val="00F81F94"/>
    <w:rsid w:val="00F829C0"/>
    <w:rsid w:val="00F82E14"/>
    <w:rsid w:val="00F82FB0"/>
    <w:rsid w:val="00F83395"/>
    <w:rsid w:val="00F84425"/>
    <w:rsid w:val="00F84954"/>
    <w:rsid w:val="00F84D0C"/>
    <w:rsid w:val="00F84EF9"/>
    <w:rsid w:val="00F85632"/>
    <w:rsid w:val="00F85F86"/>
    <w:rsid w:val="00F8696F"/>
    <w:rsid w:val="00F874F1"/>
    <w:rsid w:val="00F87BFE"/>
    <w:rsid w:val="00F87C18"/>
    <w:rsid w:val="00F90541"/>
    <w:rsid w:val="00F90714"/>
    <w:rsid w:val="00F90E96"/>
    <w:rsid w:val="00F91320"/>
    <w:rsid w:val="00F91FAF"/>
    <w:rsid w:val="00F92F33"/>
    <w:rsid w:val="00F93C04"/>
    <w:rsid w:val="00F94441"/>
    <w:rsid w:val="00F94929"/>
    <w:rsid w:val="00F959FB"/>
    <w:rsid w:val="00F95B9D"/>
    <w:rsid w:val="00F961B7"/>
    <w:rsid w:val="00F96250"/>
    <w:rsid w:val="00F96654"/>
    <w:rsid w:val="00F96A01"/>
    <w:rsid w:val="00F96B80"/>
    <w:rsid w:val="00F9787B"/>
    <w:rsid w:val="00F97BC9"/>
    <w:rsid w:val="00FA0302"/>
    <w:rsid w:val="00FA044A"/>
    <w:rsid w:val="00FA047F"/>
    <w:rsid w:val="00FA0C2D"/>
    <w:rsid w:val="00FA1DA9"/>
    <w:rsid w:val="00FA1E49"/>
    <w:rsid w:val="00FA1EBA"/>
    <w:rsid w:val="00FA24AD"/>
    <w:rsid w:val="00FA26FA"/>
    <w:rsid w:val="00FA292F"/>
    <w:rsid w:val="00FA3045"/>
    <w:rsid w:val="00FA37A6"/>
    <w:rsid w:val="00FA3A34"/>
    <w:rsid w:val="00FA5554"/>
    <w:rsid w:val="00FA5998"/>
    <w:rsid w:val="00FA60A0"/>
    <w:rsid w:val="00FA6273"/>
    <w:rsid w:val="00FA65A5"/>
    <w:rsid w:val="00FA6908"/>
    <w:rsid w:val="00FA7532"/>
    <w:rsid w:val="00FA7E6A"/>
    <w:rsid w:val="00FA7FB9"/>
    <w:rsid w:val="00FB049C"/>
    <w:rsid w:val="00FB162A"/>
    <w:rsid w:val="00FB223F"/>
    <w:rsid w:val="00FB2858"/>
    <w:rsid w:val="00FB288D"/>
    <w:rsid w:val="00FB2E5C"/>
    <w:rsid w:val="00FB32C1"/>
    <w:rsid w:val="00FB3395"/>
    <w:rsid w:val="00FB3EDB"/>
    <w:rsid w:val="00FB4352"/>
    <w:rsid w:val="00FB44F4"/>
    <w:rsid w:val="00FB460B"/>
    <w:rsid w:val="00FB6151"/>
    <w:rsid w:val="00FB6570"/>
    <w:rsid w:val="00FB6FA0"/>
    <w:rsid w:val="00FB70D6"/>
    <w:rsid w:val="00FB7527"/>
    <w:rsid w:val="00FB78EA"/>
    <w:rsid w:val="00FB7B33"/>
    <w:rsid w:val="00FB7E3F"/>
    <w:rsid w:val="00FC0667"/>
    <w:rsid w:val="00FC1054"/>
    <w:rsid w:val="00FC12B5"/>
    <w:rsid w:val="00FC154E"/>
    <w:rsid w:val="00FC1658"/>
    <w:rsid w:val="00FC16DF"/>
    <w:rsid w:val="00FC2187"/>
    <w:rsid w:val="00FC2A1E"/>
    <w:rsid w:val="00FC385E"/>
    <w:rsid w:val="00FC3D02"/>
    <w:rsid w:val="00FC440F"/>
    <w:rsid w:val="00FC4872"/>
    <w:rsid w:val="00FC4E71"/>
    <w:rsid w:val="00FC5106"/>
    <w:rsid w:val="00FC5299"/>
    <w:rsid w:val="00FC58FF"/>
    <w:rsid w:val="00FC5D6E"/>
    <w:rsid w:val="00FC6F21"/>
    <w:rsid w:val="00FC6F4E"/>
    <w:rsid w:val="00FC72BC"/>
    <w:rsid w:val="00FC7AAB"/>
    <w:rsid w:val="00FC7E71"/>
    <w:rsid w:val="00FC7EF3"/>
    <w:rsid w:val="00FD09A9"/>
    <w:rsid w:val="00FD1650"/>
    <w:rsid w:val="00FD1D75"/>
    <w:rsid w:val="00FD1EA9"/>
    <w:rsid w:val="00FD2234"/>
    <w:rsid w:val="00FD2858"/>
    <w:rsid w:val="00FD2A0C"/>
    <w:rsid w:val="00FD2F61"/>
    <w:rsid w:val="00FD52FA"/>
    <w:rsid w:val="00FD57DC"/>
    <w:rsid w:val="00FD616E"/>
    <w:rsid w:val="00FD7A7A"/>
    <w:rsid w:val="00FE079B"/>
    <w:rsid w:val="00FE1193"/>
    <w:rsid w:val="00FE1327"/>
    <w:rsid w:val="00FE15DD"/>
    <w:rsid w:val="00FE30FF"/>
    <w:rsid w:val="00FE321B"/>
    <w:rsid w:val="00FE352C"/>
    <w:rsid w:val="00FE4001"/>
    <w:rsid w:val="00FE46A6"/>
    <w:rsid w:val="00FE4975"/>
    <w:rsid w:val="00FE4B63"/>
    <w:rsid w:val="00FE4B6E"/>
    <w:rsid w:val="00FE4DDF"/>
    <w:rsid w:val="00FE4EA8"/>
    <w:rsid w:val="00FE541A"/>
    <w:rsid w:val="00FE59B8"/>
    <w:rsid w:val="00FE5ABC"/>
    <w:rsid w:val="00FE5FE6"/>
    <w:rsid w:val="00FE6843"/>
    <w:rsid w:val="00FE6A4B"/>
    <w:rsid w:val="00FE6F44"/>
    <w:rsid w:val="00FE7F57"/>
    <w:rsid w:val="00FF07B0"/>
    <w:rsid w:val="00FF0F6E"/>
    <w:rsid w:val="00FF1578"/>
    <w:rsid w:val="00FF1634"/>
    <w:rsid w:val="00FF222E"/>
    <w:rsid w:val="00FF2D89"/>
    <w:rsid w:val="00FF3A97"/>
    <w:rsid w:val="00FF4470"/>
    <w:rsid w:val="00FF479A"/>
    <w:rsid w:val="00FF48D3"/>
    <w:rsid w:val="00FF57A3"/>
    <w:rsid w:val="00FF5B78"/>
    <w:rsid w:val="00FF5CF2"/>
    <w:rsid w:val="00FF698D"/>
    <w:rsid w:val="00FF7529"/>
    <w:rsid w:val="00FF7A80"/>
    <w:rsid w:val="00FF7AA1"/>
    <w:rsid w:val="00FF7EA4"/>
    <w:rsid w:val="56D10C38"/>
    <w:rsid w:val="666497D6"/>
    <w:rsid w:val="71178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paragraph" w:styleId="Heading1">
    <w:name w:val="heading 1"/>
    <w:basedOn w:val="Normal"/>
    <w:next w:val="Normal"/>
    <w:link w:val="Heading1Char"/>
    <w:uiPriority w:val="9"/>
    <w:qFormat/>
    <w:rsid w:val="002B40E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D1EC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254AB4"/>
    <w:pPr>
      <w:spacing w:before="100" w:beforeAutospacing="1" w:after="100" w:afterAutospacing="1" w:line="240" w:lineRule="auto"/>
      <w:outlineLvl w:val="2"/>
    </w:pPr>
    <w:rPr>
      <w:rFonts w:asciiTheme="majorHAnsi" w:eastAsiaTheme="minorHAnsi" w:hAnsiTheme="majorHAnsi"/>
      <w:bCs/>
      <w:color w:val="2F5496" w:themeColor="accent1" w:themeShade="BF"/>
      <w:sz w:val="24"/>
      <w:szCs w:val="24"/>
      <w:lang w:eastAsia="en-GB"/>
    </w:rPr>
  </w:style>
  <w:style w:type="paragraph" w:styleId="Heading4">
    <w:name w:val="heading 4"/>
    <w:basedOn w:val="Normal"/>
    <w:next w:val="Normal"/>
    <w:link w:val="Heading4Char"/>
    <w:uiPriority w:val="9"/>
    <w:unhideWhenUsed/>
    <w:qFormat/>
    <w:rsid w:val="007051C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 w:type="table" w:styleId="TableGrid">
    <w:name w:val="Table Grid"/>
    <w:basedOn w:val="TableNormal"/>
    <w:rsid w:val="006C4D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714847"/>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254AB4"/>
    <w:rPr>
      <w:rFonts w:asciiTheme="majorHAnsi" w:hAnsiTheme="majorHAnsi" w:cs="Times New Roman"/>
      <w:bCs/>
      <w:color w:val="2F5496" w:themeColor="accent1" w:themeShade="BF"/>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line="240" w:lineRule="auto"/>
    </w:pPr>
    <w:rPr>
      <w:rFonts w:ascii="Times New Roman" w:eastAsiaTheme="minorHAnsi" w:hAnsi="Times New Roman"/>
      <w:sz w:val="24"/>
      <w:szCs w:val="24"/>
      <w:lang w:eastAsia="en-GB"/>
    </w:rPr>
  </w:style>
  <w:style w:type="character" w:customStyle="1" w:styleId="apple-converted-space">
    <w:name w:val="apple-converted-space"/>
    <w:basedOn w:val="DefaultParagraphFont"/>
    <w:rsid w:val="00D35FA1"/>
  </w:style>
  <w:style w:type="paragraph" w:customStyle="1" w:styleId="SMSubheading">
    <w:name w:val="SM Subheading"/>
    <w:basedOn w:val="Normal"/>
    <w:link w:val="SMSubheadingChar"/>
    <w:qFormat/>
    <w:rsid w:val="00976958"/>
    <w:pPr>
      <w:spacing w:after="0" w:line="240" w:lineRule="auto"/>
    </w:pPr>
    <w:rPr>
      <w:rFonts w:ascii="Times New Roman" w:eastAsia="Times New Roman" w:hAnsi="Times New Roman"/>
      <w:sz w:val="24"/>
      <w:szCs w:val="20"/>
      <w:u w:val="words"/>
      <w:lang w:val="en-US"/>
    </w:rPr>
  </w:style>
  <w:style w:type="character" w:customStyle="1" w:styleId="SMSubheadingChar">
    <w:name w:val="SM Subheading Char"/>
    <w:basedOn w:val="DefaultParagraphFont"/>
    <w:link w:val="SMSubheading"/>
    <w:rsid w:val="00976958"/>
    <w:rPr>
      <w:rFonts w:ascii="Times New Roman" w:eastAsia="Times New Roman" w:hAnsi="Times New Roman" w:cs="Times New Roman"/>
      <w:szCs w:val="20"/>
      <w:u w:val="words"/>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2B40EE"/>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Heading1Char">
    <w:name w:val="Heading 1 Char"/>
    <w:basedOn w:val="DefaultParagraphFont"/>
    <w:link w:val="Heading1"/>
    <w:uiPriority w:val="9"/>
    <w:rsid w:val="002B40EE"/>
    <w:rPr>
      <w:rFonts w:asciiTheme="majorHAnsi" w:eastAsiaTheme="majorEastAsia" w:hAnsiTheme="majorHAnsi" w:cstheme="majorBidi"/>
      <w:color w:val="2F5496" w:themeColor="accent1" w:themeShade="BF"/>
      <w:sz w:val="32"/>
      <w:szCs w:val="32"/>
      <w:lang w:val="en-GB"/>
    </w:rPr>
  </w:style>
  <w:style w:type="character" w:customStyle="1" w:styleId="Heading2Char">
    <w:name w:val="Heading 2 Char"/>
    <w:basedOn w:val="DefaultParagraphFont"/>
    <w:link w:val="Heading2"/>
    <w:uiPriority w:val="9"/>
    <w:rsid w:val="005D1ECF"/>
    <w:rPr>
      <w:rFonts w:asciiTheme="majorHAnsi" w:eastAsiaTheme="majorEastAsia" w:hAnsiTheme="majorHAnsi" w:cstheme="majorBidi"/>
      <w:color w:val="2F5496" w:themeColor="accent1" w:themeShade="BF"/>
      <w:sz w:val="26"/>
      <w:szCs w:val="26"/>
      <w:lang w:val="en-GB"/>
    </w:rPr>
  </w:style>
  <w:style w:type="character" w:customStyle="1" w:styleId="Heading4Char">
    <w:name w:val="Heading 4 Char"/>
    <w:basedOn w:val="DefaultParagraphFont"/>
    <w:link w:val="Heading4"/>
    <w:uiPriority w:val="9"/>
    <w:rsid w:val="007051C3"/>
    <w:rPr>
      <w:rFonts w:asciiTheme="majorHAnsi" w:eastAsiaTheme="majorEastAsia" w:hAnsiTheme="majorHAnsi" w:cstheme="majorBidi"/>
      <w:i/>
      <w:iCs/>
      <w:color w:val="2F5496" w:themeColor="accent1" w:themeShade="BF"/>
      <w:sz w:val="22"/>
      <w:szCs w:val="22"/>
      <w:lang w:val="en-GB"/>
    </w:rPr>
  </w:style>
  <w:style w:type="paragraph" w:styleId="TOCHeading">
    <w:name w:val="TOC Heading"/>
    <w:basedOn w:val="Heading1"/>
    <w:next w:val="Normal"/>
    <w:uiPriority w:val="39"/>
    <w:unhideWhenUsed/>
    <w:qFormat/>
    <w:rsid w:val="00102468"/>
    <w:pPr>
      <w:spacing w:before="480"/>
      <w:outlineLvl w:val="9"/>
    </w:pPr>
    <w:rPr>
      <w:b/>
      <w:bCs/>
      <w:sz w:val="28"/>
      <w:szCs w:val="28"/>
      <w:lang w:val="en-US"/>
    </w:rPr>
  </w:style>
  <w:style w:type="paragraph" w:styleId="TOC1">
    <w:name w:val="toc 1"/>
    <w:basedOn w:val="Normal"/>
    <w:next w:val="Normal"/>
    <w:autoRedefine/>
    <w:uiPriority w:val="39"/>
    <w:unhideWhenUsed/>
    <w:rsid w:val="00102468"/>
    <w:pPr>
      <w:spacing w:before="120" w:after="0"/>
    </w:pPr>
    <w:rPr>
      <w:rFonts w:asciiTheme="minorHAnsi" w:hAnsiTheme="minorHAnsi"/>
      <w:b/>
      <w:bCs/>
      <w:sz w:val="24"/>
      <w:szCs w:val="24"/>
    </w:rPr>
  </w:style>
  <w:style w:type="paragraph" w:styleId="TOC2">
    <w:name w:val="toc 2"/>
    <w:basedOn w:val="Normal"/>
    <w:next w:val="Normal"/>
    <w:autoRedefine/>
    <w:uiPriority w:val="39"/>
    <w:unhideWhenUsed/>
    <w:rsid w:val="00102468"/>
    <w:pPr>
      <w:spacing w:after="0"/>
      <w:ind w:left="220"/>
    </w:pPr>
    <w:rPr>
      <w:rFonts w:asciiTheme="minorHAnsi" w:hAnsiTheme="minorHAnsi"/>
      <w:b/>
      <w:bCs/>
    </w:rPr>
  </w:style>
  <w:style w:type="paragraph" w:styleId="TOC3">
    <w:name w:val="toc 3"/>
    <w:basedOn w:val="Normal"/>
    <w:next w:val="Normal"/>
    <w:autoRedefine/>
    <w:uiPriority w:val="39"/>
    <w:unhideWhenUsed/>
    <w:rsid w:val="00102468"/>
    <w:pPr>
      <w:spacing w:after="0"/>
      <w:ind w:left="440"/>
    </w:pPr>
    <w:rPr>
      <w:rFonts w:asciiTheme="minorHAnsi" w:hAnsiTheme="minorHAnsi"/>
    </w:rPr>
  </w:style>
  <w:style w:type="paragraph" w:styleId="TOC4">
    <w:name w:val="toc 4"/>
    <w:basedOn w:val="Normal"/>
    <w:next w:val="Normal"/>
    <w:autoRedefine/>
    <w:uiPriority w:val="39"/>
    <w:semiHidden/>
    <w:unhideWhenUsed/>
    <w:rsid w:val="00102468"/>
    <w:pPr>
      <w:spacing w:after="0"/>
      <w:ind w:left="660"/>
    </w:pPr>
    <w:rPr>
      <w:rFonts w:asciiTheme="minorHAnsi" w:hAnsiTheme="minorHAnsi"/>
      <w:sz w:val="20"/>
      <w:szCs w:val="20"/>
    </w:rPr>
  </w:style>
  <w:style w:type="paragraph" w:styleId="TOC5">
    <w:name w:val="toc 5"/>
    <w:basedOn w:val="Normal"/>
    <w:next w:val="Normal"/>
    <w:autoRedefine/>
    <w:uiPriority w:val="39"/>
    <w:semiHidden/>
    <w:unhideWhenUsed/>
    <w:rsid w:val="00102468"/>
    <w:pPr>
      <w:spacing w:after="0"/>
      <w:ind w:left="880"/>
    </w:pPr>
    <w:rPr>
      <w:rFonts w:asciiTheme="minorHAnsi" w:hAnsiTheme="minorHAnsi"/>
      <w:sz w:val="20"/>
      <w:szCs w:val="20"/>
    </w:rPr>
  </w:style>
  <w:style w:type="paragraph" w:styleId="TOC6">
    <w:name w:val="toc 6"/>
    <w:basedOn w:val="Normal"/>
    <w:next w:val="Normal"/>
    <w:autoRedefine/>
    <w:uiPriority w:val="39"/>
    <w:semiHidden/>
    <w:unhideWhenUsed/>
    <w:rsid w:val="00102468"/>
    <w:pPr>
      <w:spacing w:after="0"/>
      <w:ind w:left="1100"/>
    </w:pPr>
    <w:rPr>
      <w:rFonts w:asciiTheme="minorHAnsi" w:hAnsiTheme="minorHAnsi"/>
      <w:sz w:val="20"/>
      <w:szCs w:val="20"/>
    </w:rPr>
  </w:style>
  <w:style w:type="paragraph" w:styleId="TOC7">
    <w:name w:val="toc 7"/>
    <w:basedOn w:val="Normal"/>
    <w:next w:val="Normal"/>
    <w:autoRedefine/>
    <w:uiPriority w:val="39"/>
    <w:semiHidden/>
    <w:unhideWhenUsed/>
    <w:rsid w:val="00102468"/>
    <w:pPr>
      <w:spacing w:after="0"/>
      <w:ind w:left="1320"/>
    </w:pPr>
    <w:rPr>
      <w:rFonts w:asciiTheme="minorHAnsi" w:hAnsiTheme="minorHAnsi"/>
      <w:sz w:val="20"/>
      <w:szCs w:val="20"/>
    </w:rPr>
  </w:style>
  <w:style w:type="paragraph" w:styleId="TOC8">
    <w:name w:val="toc 8"/>
    <w:basedOn w:val="Normal"/>
    <w:next w:val="Normal"/>
    <w:autoRedefine/>
    <w:uiPriority w:val="39"/>
    <w:semiHidden/>
    <w:unhideWhenUsed/>
    <w:rsid w:val="00102468"/>
    <w:pPr>
      <w:spacing w:after="0"/>
      <w:ind w:left="1540"/>
    </w:pPr>
    <w:rPr>
      <w:rFonts w:asciiTheme="minorHAnsi" w:hAnsiTheme="minorHAnsi"/>
      <w:sz w:val="20"/>
      <w:szCs w:val="20"/>
    </w:rPr>
  </w:style>
  <w:style w:type="paragraph" w:styleId="TOC9">
    <w:name w:val="toc 9"/>
    <w:basedOn w:val="Normal"/>
    <w:next w:val="Normal"/>
    <w:autoRedefine/>
    <w:uiPriority w:val="39"/>
    <w:semiHidden/>
    <w:unhideWhenUsed/>
    <w:rsid w:val="00102468"/>
    <w:pPr>
      <w:spacing w:after="0"/>
      <w:ind w:left="1760"/>
    </w:pPr>
    <w:rPr>
      <w:rFonts w:asciiTheme="minorHAnsi" w:hAnsiTheme="minorHAnsi"/>
      <w:sz w:val="20"/>
      <w:szCs w:val="20"/>
    </w:rPr>
  </w:style>
  <w:style w:type="character" w:styleId="PlaceholderText">
    <w:name w:val="Placeholder Text"/>
    <w:basedOn w:val="DefaultParagraphFont"/>
    <w:uiPriority w:val="99"/>
    <w:semiHidden/>
    <w:rsid w:val="00F77637"/>
    <w:rPr>
      <w:color w:val="808080"/>
    </w:rPr>
  </w:style>
  <w:style w:type="paragraph" w:styleId="FootnoteText">
    <w:name w:val="footnote text"/>
    <w:basedOn w:val="Normal"/>
    <w:link w:val="FootnoteTextChar"/>
    <w:uiPriority w:val="99"/>
    <w:semiHidden/>
    <w:unhideWhenUsed/>
    <w:rsid w:val="0064071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4071F"/>
    <w:rPr>
      <w:rFonts w:ascii="Calibri" w:eastAsia="Calibri" w:hAnsi="Calibri" w:cs="Times New Roman"/>
      <w:sz w:val="20"/>
      <w:szCs w:val="20"/>
      <w:lang w:val="en-GB"/>
    </w:rPr>
  </w:style>
  <w:style w:type="character" w:styleId="FootnoteReference">
    <w:name w:val="footnote reference"/>
    <w:basedOn w:val="DefaultParagraphFont"/>
    <w:uiPriority w:val="99"/>
    <w:semiHidden/>
    <w:unhideWhenUsed/>
    <w:rsid w:val="0064071F"/>
    <w:rPr>
      <w:vertAlign w:val="superscript"/>
    </w:rPr>
  </w:style>
  <w:style w:type="character" w:styleId="UnresolvedMention">
    <w:name w:val="Unresolved Mention"/>
    <w:basedOn w:val="DefaultParagraphFont"/>
    <w:uiPriority w:val="99"/>
    <w:rsid w:val="008B471D"/>
    <w:rPr>
      <w:color w:val="605E5C"/>
      <w:shd w:val="clear" w:color="auto" w:fill="E1DFDD"/>
    </w:rPr>
  </w:style>
  <w:style w:type="paragraph" w:styleId="TableofFigures">
    <w:name w:val="table of figures"/>
    <w:basedOn w:val="Normal"/>
    <w:next w:val="Normal"/>
    <w:uiPriority w:val="99"/>
    <w:unhideWhenUsed/>
    <w:rsid w:val="00E56B82"/>
    <w:pPr>
      <w:spacing w:after="0"/>
    </w:pPr>
  </w:style>
  <w:style w:type="character" w:styleId="EndnoteReference">
    <w:name w:val="endnote reference"/>
    <w:basedOn w:val="DefaultParagraphFont"/>
    <w:uiPriority w:val="99"/>
    <w:semiHidden/>
    <w:unhideWhenUsed/>
    <w:rsid w:val="00046C22"/>
    <w:rPr>
      <w:vertAlign w:val="superscript"/>
    </w:rPr>
  </w:style>
  <w:style w:type="table" w:styleId="GridTable1Light">
    <w:name w:val="Grid Table 1 Light"/>
    <w:basedOn w:val="TableNormal"/>
    <w:uiPriority w:val="46"/>
    <w:rsid w:val="00687881"/>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490827857">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552614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196698511">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69821318">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emf"/><Relationship Id="rId5" Type="http://schemas.openxmlformats.org/officeDocument/2006/relationships/webSettings" Target="webSettings.xml"/><Relationship Id="rId15" Type="http://schemas.openxmlformats.org/officeDocument/2006/relationships/image" Target="media/image3.emf"/><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emf"/></Relationships>
</file>

<file path=word/_rels/footnotes.xml.rels><?xml version="1.0" encoding="UTF-8" standalone="yes"?>
<Relationships xmlns="http://schemas.openxmlformats.org/package/2006/relationships"><Relationship Id="rId1" Type="http://schemas.openxmlformats.org/officeDocument/2006/relationships/hyperlink" Target="https://www.cdc.gov/nchs/nvss/dvs_data_release.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9220E4E4-65EB-4966-8913-1EE8D2A632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TotalTime>
  <Pages>30</Pages>
  <Words>21071</Words>
  <Characters>120107</Characters>
  <Application>Microsoft Office Word</Application>
  <DocSecurity>0</DocSecurity>
  <Lines>1000</Lines>
  <Paragraphs>281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Bennett, James E</cp:lastModifiedBy>
  <cp:revision>13</cp:revision>
  <dcterms:created xsi:type="dcterms:W3CDTF">2019-04-15T12:24:00Z</dcterms:created>
  <dcterms:modified xsi:type="dcterms:W3CDTF">2019-04-15T14:25:00Z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http://www.zotero.org/styles/apa</vt:lpwstr>
  </property>
</Properties>
</file>