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0336223" w14:textId="77777777" w:rsidR="00E96832" w:rsidRDefault="00E96832" w:rsidP="00E96832">
      <w:pPr>
        <w:pStyle w:val="Heading1"/>
      </w:pPr>
      <w:bookmarkStart w:id="0" w:name="_Toc12964039"/>
      <w:r w:rsidRPr="00F64CB3">
        <w:t>Discussion</w:t>
      </w:r>
      <w:bookmarkEnd w:id="0"/>
    </w:p>
    <w:p w14:paraId="3E48B8D9" w14:textId="77777777" w:rsidR="00E96832" w:rsidRDefault="00E96832" w:rsidP="00E96832">
      <w:pPr>
        <w:pStyle w:val="Heading2"/>
      </w:pPr>
      <w:bookmarkStart w:id="1" w:name="_Toc12964040"/>
      <w:r>
        <w:t>Comparison with published literature</w:t>
      </w:r>
      <w:bookmarkEnd w:id="1"/>
    </w:p>
    <w:p w14:paraId="06E83866" w14:textId="77777777" w:rsidR="00E96832" w:rsidRPr="00C15D49" w:rsidRDefault="00E96832" w:rsidP="00E96832">
      <w:pPr>
        <w:pStyle w:val="Heading3"/>
      </w:pPr>
      <w:bookmarkStart w:id="2" w:name="_Toc12964041"/>
      <w:r>
        <w:t>Seasonal dynamics of mortality</w:t>
      </w:r>
      <w:bookmarkEnd w:id="2"/>
    </w:p>
    <w:p w14:paraId="412BF968" w14:textId="1A8192AA" w:rsidR="00E96832" w:rsidRDefault="00E96832" w:rsidP="00E96832">
      <w:r>
        <w:t xml:space="preserve">Prior to my work, it had been established that total </w:t>
      </w:r>
      <w:r w:rsidR="00903A05">
        <w:t>mortality</w:t>
      </w:r>
      <w:r>
        <w:t xml:space="preserve"> from the entire population in the United States are higher in the winter than in the summer.</w:t>
      </w:r>
      <w:r>
        <w:fldChar w:fldCharType="begin" w:fldLock="1"/>
      </w:r>
      <w:r>
        <w:instrText>ADDIN CSL_CITATION {"citationItems":[{"id":"ITEM-1","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W","non-dropping-particle":"","parse-names":false,"suffix":""}],"id":"ITEM-1","issued":{"date-parts":[["2018"]]},"title":"Visualizing mortality dynamics in the Lexis diagram","type":"book"},"uris":["http://www.mendeley.com/documents/?uuid=e0c81d53-6ad6-40c1-935d-e122c89bb8f6"]},{"id":"ITEM-2","itemData":{"DOI":"10.1007/978-3-540-44902-7","ISBN":"3540449027","PMID":"14535918","abstract":"Seasonal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approach","type":"article-journal","volume":"PhD"},"uris":["http://www.mendeley.com/documents/?uuid=735ffa52-a2fc-4bed-ab59-d84289752b70"]},{"id":"ITEM-3","itemData":{"DOI":"10.1080/01621459.1966.10480899","ISSN":"1537274X","abstract":"Abstract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Association","id":"ITEM-3","issue":"315","issued":{"date-parts":[["1966"]]},"page":"706-719","title":"Seasonal variation of deaths in the United States, 1951–1960","type":"article-journal","volume":"61"},"uris":["http://www.mendeley.com/documents/?uuid=ada7c7c6-41f2-42e4-8d0b-e2068c79bab5"]}],"mendeley":{"formattedCitation":"&lt;sup&gt;57,60,70&lt;/sup&gt;","plainTextFormattedCitation":"57,60,70","previouslyFormattedCitation":"&lt;sup&gt;57,60,61,70&lt;/sup&gt;"},"properties":{"noteIndex":0},"schema":"https://github.com/citation-style-language/schema/raw/master/csl-citation.json"}</w:instrText>
      </w:r>
      <w:r>
        <w:fldChar w:fldCharType="separate"/>
      </w:r>
      <w:r w:rsidRPr="009B39FA">
        <w:rPr>
          <w:noProof/>
          <w:vertAlign w:val="superscript"/>
        </w:rPr>
        <w:t>57,60,70</w:t>
      </w:r>
      <w:r>
        <w:fldChar w:fldCharType="end"/>
      </w:r>
      <w:r>
        <w:t xml:space="preserve"> This was known to be mainly due to higher winter death rates from influenza and cardiorespiratory diseases in older age groups.</w:t>
      </w:r>
      <w:r>
        <w:fldChar w:fldCharType="begin" w:fldLock="1"/>
      </w:r>
      <w:r>
        <w:instrText>ADDIN CSL_CITATION {"citationItems":[{"id":"ITEM-1","itemData":{"DOI":"10.1016/S0013-9351(02)00009-9","ISSN":"00139351","abstract":"Cardiovascular diseases (CVD) are responsible for around 20% of all deaths worldwide (approximately 14 million) and are the principal cause of death in all developed countries, accounting for 50% of all deaths. Variations in the annual per capita death rates in different countries are well documented. Less well known are seasonal variations in death rates, with the highest levels occurring during the colder winter months, which have been described in many countries. This phenomenon is referred to as excess winter mortality. CVD-related deaths account for the majority of excess winter deaths (up to 70% in some countries), while about half of the remaining are due to increases in respiratory diseases. Paradoxically, CVD mortality increases to a greater extent with a given fall in temperature in regions with warm winters. While much of the indirect evidence points to the notion that cold is somehow involved in explaining excess winter deaths, the mechanism by which seemingly mild exposure to cold ambient conditions can increase the risk of death remains unclear. The strong indirect epidemiological evidence coupling cold climate to mortality may be related to indoor rather than outdoor climatic conditions (e.g., cold/damp houses versus warm/dry houses) coupled with a plethora of factors including health status, ageing-related deterioration in physiological and behavioral thermoregulation, toxicology, and socioeconomic factors. © 2002 Elsevier Science (USA). All rights reserved.","author":[{"dropping-particle":"","family":"Mercer","given":"James B.","non-dropping-particle":"","parse-names":false,"suffix":""}],"container-title":"Environmental Research","id":"ITEM-1","issued":{"date-parts":[["2003"]]},"title":"Cold - An underrated risk factor for health","type":"article"},"uris":["http://www.mendeley.com/documents/?uuid=b791ac59-6d53-4de8-81b5-1270dcf32939"]},{"id":"ITEM-2","itemData":{"DOI":"10.1093/aje/kwj024","ISSN":"00029262","abstract":"Influenza is an important cause of mortality in temperate countries, but there is substantial controversy as to the total direct and indirect mortality burden imposed by influenza viruses. The authors have extracted multiple-cause death data from public-use data files for the United States from 1979 to 2001. The current research reevaluates attribution of deaths to influenza, by use of an annualized regression approach: comparing measures of excess deaths with measures of influenza virus prevalence by subtype over entire influenza seasons and attributing deaths to influenza by a regression model. This approach is more conservative in its assumptions than is earlier work, which used weekly regression models, or models based on fitting baselines, but it produces results consistent with these other methods, supporting the conclusion that influenza is an important cause of seasonal excess deaths. The regression model attributes an annual average of 41,400 (95% confidence interval: 27,100, 55,700) deaths to influenza over the period 1979-2001. The study also uses regional death data to investigate the effects of cold weather on annualized excess deaths.","author":[{"dropping-particle":"","family":"Dushoff","given":"Jonathan","non-dropping-particle":"","parse-names":false,"suffix":""},{"dropping-particle":"","family":"Plotkin","given":"Joshua B.","non-dropping-particle":"","parse-names":false,"suffix":""},{"dropping-particle":"","family":"Viboud","given":"Cecile","non-dropping-particle":"","parse-names":false,"suffix":""},{"dropping-particle":"","family":"Earn","given":"David J.D.","non-dropping-particle":"","parse-names":false,"suffix":""},{"dropping-particle":"","family":"Simonsen","given":"Lone","non-dropping-particle":"","parse-names":false,"suffix":""}],"container-title":"American Journal of Epidemiology","id":"ITEM-2","issued":{"date-parts":[["2006"]]},"title":"Mortality due to influenza in the United States - an annualized regression approach using multiple-cause mortality data","type":"article-journal"},"uris":["http://www.mendeley.com/documents/?uuid=f8ea84f3-5a8b-4550-a3a4-b25a0cb1e4de"]},{"id":"ITEM-3","itemData":{"URL":"https://www.who.int/news-room/fact-sheets/detail/influenza-(seasonal)","accessed":{"date-parts":[["2019","5","20"]]},"author":[{"dropping-particle":"","family":"WHO","given":"","non-dropping-particle":"","parse-names":false,"suffix":""}],"id":"ITEM-3","issued":{"date-parts":[["2018"]]},"title":"Influenza (seasonal) fact sheet","type":"webpage"},"uris":["http://www.mendeley.com/documents/?uuid=38ad1501-c47d-4e84-82fe-245e4d1cfb97"]},{"id":"ITEM-4","itemData":{"DOI":"10.1001/jamacardio.2016.0433","ISSN":"23806591","abstract":"&lt;h3&gt;Importance&lt;/h3&gt;&lt;p&gt;Cardiovascular deaths and influenza epidemics peak during winter in temperate regions.&lt;/p&gt;&lt;h3&gt;Objectives&lt;/h3&gt;&lt;p&gt;To quantify the temporal association between population increases in seasonal influenza infections and mortality due to cardiovascular causes and to test if influenza incidence indicators are predictive of cardiovascular mortality during the influenza season.&lt;/p&gt;&lt;h3&gt;Design, Setting, and Participants&lt;/h3&gt;&lt;p&gt;Time-series analysis of vital statistics records and emergency department visits in New York City, among cardiovascular deaths that occurred during influenza seasons between January 1, 2006, and December 31, 2012. The 2009 novel influenza A(H1N1) pandemic period was excluded from temporal analyses.&lt;/p&gt;&lt;h3&gt;Exposures&lt;/h3&gt;&lt;p&gt;Emergency department visits for influenza-like il</w:instrText>
      </w:r>
      <w:r>
        <w:rPr>
          <w:rFonts w:hint="eastAsia"/>
        </w:rPr>
        <w:instrText xml:space="preserve">lness, grouped by age (≥0 years and ≥65 years) and scaled by laboratory surveillance data for viral types and subtypes, in the previous 28 days.&lt;/p&gt;&lt;h3&gt;Main Outcomes and Measures&lt;/h3&gt;&lt;p&gt;Mortality due to cardiovascular disease, ischemic heart disease, and </w:instrText>
      </w:r>
      <w:r>
        <w:instrText xml:space="preserve">myocardial infarction.&lt;/p&gt;&lt;h3&gt;Results&lt;/h3&gt;&lt;p&gt;Among adults 65 years and older, who accounted for 83.0% (73 363 deaths) of nonpandemic cardiovascular mortality during influenza seasons, seasonal average influenza incidence was correlated year to year with excess cardiovascular mortality (Pearson correlation coefficients </w:instrText>
      </w:r>
      <w:r>
        <w:rPr>
          <w:rFonts w:hint="eastAsia"/>
        </w:rPr>
        <w:instrText>≥</w:instrText>
      </w:r>
      <w:r>
        <w:instrText>0.75,&lt;i&gt;P&lt;/i&gt; </w:instrText>
      </w:r>
      <w:r>
        <w:rPr>
          <w:rFonts w:hint="eastAsia"/>
        </w:rPr>
        <w:instrText>≤</w:instrText>
      </w:r>
      <w:r>
        <w:instrText> .05 for 4 different influenza indicators). In daily time-series analyses using 4 different influenza metrics, interquartile range increases in influenza incidence during the previous 21 days were associated with an increase between 2.3% (95% CI, 0.7%-3.9%) and 6.3% (95% CI, 3.7%-8.9%) for cardiovascular disease mortality and between 2.4% (95% CI, 1.1%-3.6%) and 6.9% (95% CI, 4.0%-9.9%) for ischemic heart disease mortality among adults 65 years and older. The associations were most acute and strongest for myocardial infarction mortality, with each interquartile range increase in influenza incidence during the previous 14 days associated with mortality increases between 5.8% (95% CI, 2.5%-9.1%) and 13.1% (95% CI, 5.3%-20.9%). Out-of-sample prediction of cardiovascular mortality among adults 65 years and older during the 2009-2010 influenza season yielded average estimates with 94.0% accuracy using 4 different influenza metrics.&lt;/p&gt;&lt;h3&gt;Conclusions and Relevance&lt;/h3&gt;&lt;p&gt;Emergency department visits for influenza-like illness were associated with and predictive of cardiovascular d…","author":[{"dropping-particle":"","family":"Nguyen","given":"Jennifer L.","non-dropping-particle":"","parse-names":false,"suffix":""},{"dropping-particle":"","family":"Yang","given":"Wan","non-dropping-particle":"","parse-names":false,"suffix":""},{"dropping-particle":"","family":"Ito","given":"Kazuhiko","non-dropping-particle":"","parse-names":false,"suffix":""},{"dropping-particle":"","family":"Matte","given":"Thomas D.","non-dropping-particle":"","parse-names":false,"suffix":""},{"dropping-particle":"","family":"Shaman","given":"Jeffrey","non-dropping-particle":"","parse-names":false,"suffix":""},{"dropping-particle":"","family":"Kinney","given":"Patrick L.","non-dropping-particle":"","parse-names":false,"suffix":""}],"container-title":"JAMA Cardiology","id":"ITEM-4","issued":{"date-parts":[["2016"]]},"title":"Seasonal influenza infections and cardiovascular disease mortality","type":"article-journal"},"uris":["http://www.mendeley.com/documents/?uuid=e19bd5c8-c489-4096-9319-987876a9e449"]}],"mendeley":{"formattedCitation":"&lt;sup&gt;71–74&lt;/sup&gt;","plainTextFormattedCitation":"71–74","previouslyFormattedCitation":"&lt;sup&gt;71–74&lt;/sup&gt;"},"properties":{"noteIndex":0},"schema":"https://github.com/citation-style-language/schema/raw/master/csl-citation.json"}</w:instrText>
      </w:r>
      <w:r>
        <w:fldChar w:fldCharType="separate"/>
      </w:r>
      <w:r w:rsidRPr="00A12037">
        <w:rPr>
          <w:noProof/>
          <w:vertAlign w:val="superscript"/>
        </w:rPr>
        <w:t>71–74</w:t>
      </w:r>
      <w:r>
        <w:fldChar w:fldCharType="end"/>
      </w:r>
      <w:r>
        <w:t xml:space="preserve"> Previous studies in the United States have also identified seasonality for some cause</w:t>
      </w:r>
      <w:r w:rsidR="00903A05">
        <w:t xml:space="preserve">s </w:t>
      </w:r>
      <w:r>
        <w:t>-</w:t>
      </w:r>
      <w:r w:rsidR="00903A05">
        <w:t>of death</w:t>
      </w:r>
      <w:r>
        <w:t>.</w:t>
      </w:r>
      <w:r>
        <w:fldChar w:fldCharType="begin" w:fldLock="1"/>
      </w:r>
      <w:r>
        <w:instrText>ADDIN CSL_CITATION {"citationItems":[{"id":"ITEM-1","itemData":{"DOI":"10.1093/aje/kwh227","ISSN":"00029262","abstract":"In economically developed countries, mortality increases distinctly during winter. Many causes have been suggested, including light-dark cycles, temperature/weather, and infectious agents. The authors analyzed monthly mortality in the United States during the period 1959-1999 for four major disease classes. The authors isolated the seasonal component of mortality by removing trends and standardizing the time series. They evaluated four properties: coincidence in mortality peaks, autocorrelation structure and autoregressive integrated moving average (ARIMA) models, magnitude, and age distribution. Peak months of mortality for ischemic heart disease, cerebrovascular disease, and diabetes mellitus coincided appropriately with peaks in pneumonia and influenza, and coefficients of autocorrelation and ARIMA models were essentially indistinguishable. The magnitude of the seasonal component was highly correlated with traditional measures of excess mortality and was significantly larger in seasons dominated by influenza A(H2N2) and A(H3N2) viruses than in seasons dominated by A(H1N1) or B viruses. There was an age shift in mortality during and after the 1968/69 pandemic in each disease class, with features specific to influenza A(H3N2). These findings suggest that the cause of the winter increase in US mortality is singular and probably influenza. Weather and other factors may determine the timing and modulate the magnitude of the winter-season increase in mortality, but the primary determinant appears to be the influenza virus.","author":[{"dropping-particle":"","family":"Reichert","given":"Thomas A.","non-dropping-particle":"","parse-names":false,"suffix":""},{"dropping-particle":"","family":"Simonsen","given":"Lone","non-dropping-particle":"","parse-names":false,"suffix":""},{"dropping-particle":"","family":"Sharma","given":"Ashutosh","non-dropping-particle":"","parse-names":false,"suffix":""},{"dropping-particle":"","family":"Pardo","given":"Scott A.","non-dropping-particle":"","parse-names":false,"suffix":""},{"dropping-particle":"","family":"Fedson","given":"David S.","non-dropping-particle":"","parse-names":false,"suffix":""},{"dropping-particle":"","family":"Miller","given":"Mark A.","non-dropping-particle":"","parse-names":false,"suffix":""}],"container-title":"American Journal of Epidemiology","id":"ITEM-1","issued":{"date-parts":[["2004"]]},"title":"Influenza and the winter increase in mortality in the United States, 1959-1999","type":"article-journal"},"uris":["http://www.mendeley.com/documents/?uuid=d71d4fff-4eff-4bde-b7c6-dd98325879f4"]},{"id":"ITEM-2","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W","non-dropping-particle":"","parse-names":false,"suffix":""}],"id":"ITEM-2","issued":{"date-parts":[["2018"]]},"title":"Visualizing mortality dynamics in the Lexis diagram","type":"book"},"uris":["http://www.mendeley.com/documents/?uuid=e0c81d53-6ad6-40c1-935d-e122c89bb8f6"]},{"id":"ITEM-3","itemData":{"DOI":"10.1007/978-3-540-44902-7","ISBN":"3540449027","PMID":"14535918","abstract":"Seasonal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approach","type":"article-journal","volume":"PhD"},"uris":["http://www.mendeley.com/documents/?uuid=735ffa52-a2fc-4bed-ab59-d84289752b70"]},{"id":"ITEM-4","itemData":{"DOI":"10.1080/01621459.1966.10480899","ISSN":"1537274X","abstract":"Abstract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Association","id":"ITEM-4","issue":"315","issued":{"date-parts":[["1966"]]},"page":"706-719","title":"Seasonal variation of deaths in the United States, 1951–1960","type":"article-journal","volume":"61"},"uris":["http://www.mendeley.com/documents/?uuid=ada7c7c6-41f2-42e4-8d0b-e2068c79bab5"]},{"id":"ITEM-5","itemData":{"DOI":"10.4054/DemRes.2002.6.17","ISSN":"14359871","author":[{"dropping-particle":"","family":"Feinstein","given":"Craig A.","non-dropping-particle":"","parse-names":false,"suffix":""}],"container-title":"Demographic Research","id":"ITEM-5","issued":{"date-parts":[["2002"]]},"page":"469-486","title":"Seasonality of deaths in the US by age and cause","type":"article-journal","volume":"6"},"uris":["http://www.mendeley.com/documents/?uuid=e0a30cb0-f37e-4639-b84c-def2337e8c99"]},{"id":"ITEM-6","itemData":{"DOI":"10.1001/jama.1997.03550120072036","ISSN":"0098-7484","author":[{"dropping-particle":"","family":"Seretakis","given":"Dimitrios","non-dropping-particle":"","parse-names":false,"suffix":""}],"container-title":"JAMA: The Journal of the American Medical Association","id":"ITEM-6","issue":"12","issued":{"date-parts":[["1997"]]},"page":"1012","title":"Changing seasonality of mortality from coronary heart disease","type":"article-journal","volume":"278"},"uris":["http://www.mendeley.com/documents/?uuid=f8f1d39a-cba5-4b07-8183-8e346932439a"]},{"id":"ITEM-7","itemData":{"DOI":"10.1371/journal.pone.0063971","ISBN":"1932-6203 (Electronic)\\r1932-6203 (Linking)","ISSN":"19326203","PMID":"23734179","abstract":"Human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States.","author":[{"dropping-particle":"","family":"Kalkstein","given":"Adam J.","non-dropping-particle":"","parse-names":false,"suffix":""}],"container-title":"PLoS ONE","id":"ITEM-7","issue":"5","issued":{"date-parts":[["2013"]]},"title":"Regional similarities in seasonal mortality across the United States: an examination of 28 metropolitan statistical areas","type":"article-journal","volume":"8"},"uris":["http://www.mendeley.com/documents/?uuid=50b74cb8-33dd-4519-ac6d-9a36289002e0"]}],"mendeley":{"formattedCitation":"&lt;sup&gt;54,57,60–62,70,224&lt;/sup&gt;","plainTextFormattedCitation":"54,57,60–62,70,224","previouslyFormattedCitation":"&lt;sup&gt;54,57,60–62,70,224&lt;/sup&gt;"},"properties":{"noteIndex":0},"schema":"https://github.com/citation-style-language/schema/raw/master/csl-citation.json"}</w:instrText>
      </w:r>
      <w:r>
        <w:fldChar w:fldCharType="separate"/>
      </w:r>
      <w:r w:rsidRPr="003C7B1F">
        <w:rPr>
          <w:noProof/>
          <w:vertAlign w:val="superscript"/>
        </w:rPr>
        <w:t>54,57,60–62,70,224</w:t>
      </w:r>
      <w:r>
        <w:fldChar w:fldCharType="end"/>
      </w:r>
      <w:r w:rsidR="00903A05">
        <w:t xml:space="preserve"> </w:t>
      </w:r>
      <w:r>
        <w:t xml:space="preserve">No previous study made a consistent national and subnational analysis of seasonality in the United States by cause of death, sex, age group, over time and space, nor how it varies across climate regions. In Chapter </w:t>
      </w:r>
      <w:r>
        <w:fldChar w:fldCharType="begin"/>
      </w:r>
      <w:r>
        <w:instrText xml:space="preserve"> REF _Ref11428888 \r \h </w:instrText>
      </w:r>
      <w:r>
        <w:fldChar w:fldCharType="separate"/>
      </w:r>
      <w:r>
        <w:t>4</w:t>
      </w:r>
      <w:r>
        <w:fldChar w:fldCharType="end"/>
      </w:r>
      <w:r>
        <w:t xml:space="preserve"> of this thesis, I used wavelet and centre of gravity analyses, which allowed me to identify seasonality of mortality and how it has changed over time. This work uncovered the distinct behaviours across causes of death, and by sex and age group. </w:t>
      </w:r>
    </w:p>
    <w:p w14:paraId="4F0BE19F" w14:textId="77E437D4" w:rsidR="00E96832" w:rsidRDefault="00E96832" w:rsidP="00E96832">
      <w:r w:rsidRPr="00346A97">
        <w:t xml:space="preserve">Where studies </w:t>
      </w:r>
      <w:r>
        <w:t>were</w:t>
      </w:r>
      <w:r w:rsidRPr="00346A97">
        <w:t xml:space="preserve"> comparable, my results agree</w:t>
      </w:r>
      <w:r>
        <w:t>d</w:t>
      </w:r>
      <w:r w:rsidRPr="00346A97">
        <w:t xml:space="preserve"> with previous work.</w:t>
      </w:r>
      <w:r>
        <w:t xml:space="preserve"> I demonstrated that the strong seasonality in older age groups of cardiorespiratory diseases and weak seasonality of cancer deaths, found in some previous studies,</w:t>
      </w:r>
      <w:r w:rsidRPr="00F64CB3">
        <w:rPr>
          <w:szCs w:val="24"/>
        </w:rPr>
        <w:fldChar w:fldCharType="begin" w:fldLock="1"/>
      </w:r>
      <w:r>
        <w:rPr>
          <w:szCs w:val="24"/>
        </w:rPr>
        <w:instrText>ADDIN CSL_CITATION {"citationItems":[{"id":"ITEM-1","itemData":{"DOI":"10.1080/01621459.1966.10480899","ISSN":"1537274X","abstract":"Abstract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Association","id":"ITEM-1","issue":"315","issued":{"date-parts":[["1966"]]},"page":"706-719","title":"Seasonal variation of deaths in the United States, 1951–1960","type":"article-journal","volume":"61"},"uris":["http://www.mendeley.com/documents/?uuid=ada7c7c6-41f2-42e4-8d0b-e2068c79bab5"]},{"id":"ITEM-2","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W","non-dropping-particle":"","parse-names":false,"suffix":""}],"id":"ITEM-2","issued":{"date-parts":[["2018"]]},"title":"Visualizing mortality dynamics in the Lexis diagram","type":"book"},"uris":["http://www.mendeley.com/documents/?uuid=e0c81d53-6ad6-40c1-935d-e122c89bb8f6"]},{"id":"ITEM-3","itemData":{"DOI":"10.4054/DemRes.2002.6.17","ISSN":"14359871","author":[{"dropping-particle":"","family":"Feinstein","given":"Craig A.","non-dropping-particle":"","parse-names":false,"suffix":""}],"container-title":"Demographic Research","id":"ITEM-3","issued":{"date-parts":[["2002"]]},"page":"469-486","title":"Seasonality of deaths in the US by age and cause","type":"article-journal","volume":"6"},"uris":["http://www.mendeley.com/documents/?uuid=e0a30cb0-f37e-4639-b84c-def2337e8c99"]},{"id":"ITEM-4","itemData":{"DOI":"10.1001/jama.1997.03550120072036","ISSN":"0098-7484","author":[{"dropping-particle":"","family":"Seretakis","given":"Dimitrios","non-dropping-particle":"","parse-names":false,"suffix":""}],"container-title":"JAMA: The Journal of the American Medical Association","id":"ITEM-4","issue":"12","issued":{"date-parts":[["1997"]]},"page":"1012","title":"Changing seasonality of mortality from coronary heart disease","type":"article-journal","volume":"278"},"uris":["http://www.mendeley.com/documents/?uuid=f8f1d39a-cba5-4b07-8183-8e346932439a"]}],"mendeley":{"formattedCitation":"&lt;sup&gt;60,61,70,224&lt;/sup&gt;","plainTextFormattedCitation":"60,61,70,224","previouslyFormattedCitation":"&lt;sup&gt;60,61,70,224&lt;/sup&gt;"},"properties":{"noteIndex":0},"schema":"https://github.com/citation-style-language/schema/raw/master/csl-citation.json"}</w:instrText>
      </w:r>
      <w:r w:rsidRPr="00F64CB3">
        <w:rPr>
          <w:szCs w:val="24"/>
        </w:rPr>
        <w:fldChar w:fldCharType="separate"/>
      </w:r>
      <w:r w:rsidRPr="003C7B1F">
        <w:rPr>
          <w:noProof/>
          <w:szCs w:val="24"/>
          <w:vertAlign w:val="superscript"/>
        </w:rPr>
        <w:t>60,61,70,224</w:t>
      </w:r>
      <w:r w:rsidRPr="00F64CB3">
        <w:rPr>
          <w:szCs w:val="24"/>
        </w:rPr>
        <w:fldChar w:fldCharType="end"/>
      </w:r>
      <w:r>
        <w:rPr>
          <w:szCs w:val="24"/>
        </w:rPr>
        <w:t xml:space="preserve"> have endured over the last four decades. I also extended previous work. For example, I showed that there have been variations in when injury deaths peaked and how the seasonal differences in injury deaths have changed over time in relation to age group and sex, not previously demonstrated. I also showed how changes in all-cause mortality seasonality by age group and sex can be explained by changes in particular causes of death, such as how substantial decline in seasonal mortality differences in boys under five was due to the decreasing seasonality of death from cardiorespiratory diseases in that age group.</w:t>
      </w:r>
    </w:p>
    <w:p w14:paraId="15DB7E9C" w14:textId="77777777" w:rsidR="00E96832" w:rsidRDefault="00E96832" w:rsidP="00E96832">
      <w:pPr>
        <w:pStyle w:val="Heading3"/>
      </w:pPr>
      <w:bookmarkStart w:id="3" w:name="_Toc12964042"/>
      <w:r>
        <w:lastRenderedPageBreak/>
        <w:t>Anomalous temperature and mortality</w:t>
      </w:r>
      <w:bookmarkEnd w:id="3"/>
    </w:p>
    <w:p w14:paraId="2094E517" w14:textId="77777777" w:rsidR="00E96832" w:rsidRDefault="00E96832" w:rsidP="00E96832">
      <w:r>
        <w:t>A large proportion of previous studies of the temperature-mortality relationship focused on single day or multi-day episodes and temperature.</w:t>
      </w:r>
      <w:r w:rsidRPr="00F64CB3">
        <w:rPr>
          <w:color w:val="000000" w:themeColor="text1"/>
          <w:szCs w:val="24"/>
        </w:rPr>
        <w:fldChar w:fldCharType="begin" w:fldLock="1"/>
      </w:r>
      <w:r>
        <w:rPr>
          <w:color w:val="000000" w:themeColor="text1"/>
          <w:szCs w:val="24"/>
        </w:rPr>
        <w:instrText>ADDIN CSL_CITATION {"citationItems":[{"id":"ITEM-1","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Environment","id":"ITEM-1","issued":{"date-parts":[["2017"]]},"page":"241-254","title":"Impact of ambient temperature on morbidity and mortality: an overview of reviews","type":"article-journal","volume":"586"},"uris":["http://www.mendeley.com/documents/?uuid=ec8f9b0b-9e5a-4af2-97b8-252be22410de"]},{"id":"ITEM-2","itemData":{"DOI":"10.1093/epirev/mxf007","ISBN":"0193-936X","ISSN":"0193936X","PMID":"12762092","abstract":"%Z %+ %^","author":[{"dropping-particle":"","family":"Basu","given":"R","non-dropping-particle":"","parse-names":false,"suffix":""},{"dropping-particle":"","family":"Samet","given":"Jonathan M.","non-dropping-particle":"","parse-names":false,"suffix":""}],"container-title":"Epidemiologic Reviews","id":"ITEM-2","issue":"2","issued":{"date-parts":[["2002"]]},"page":"190-202","title":"Relation between elevated ambient temperature and mortality: a review of the epidemiologic evidence","type":"article-journal","volume":"24"},"uris":["http://www.mendeley.com/documents/?uuid=8c8cd126-6856-41d0-9232-6508902ee696"]},{"id":"ITEM-3","itemData":{"DOI":"10.1186/1476-069X-8-40","ISBN":"1476-069X","ISSN":"1476069X","PMID":"19758453","abstract":"BACKGROUND: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Source","id":"ITEM-3","issue":"1","issued":{"date-parts":[["2009"]]},"page":"40","title":"High ambient temperature and mortality: a review of epidemiologic studies from 2001 to 2008","type":"article-journal","volume":"8"},"uris":["http://www.mendeley.com/documents/?uuid=d87217a1-8015-414a-9c4d-5b94d7e63ff8"]},{"id":"ITEM-4","itemData":{"DOI":"10.1289/ehp.1003198","ISSN":"1552-9924","PMID":"21824855","abstract":"OBJECTIVE: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10.1146/annurev.publhealth.29.020907.090843","ISBN":"0163-7525","ISSN":"0163-7525","PMID":"18031221","abstract":"Heat is an environmental and occupational hazard. The prevention of deaths in the community caused by extreme high temperatures (heat waves) is now an issue of public health concern. The risk of heat-related mortality increases with natural aging, but persons with particular social and/or physical vulnerability are also at risk. Important differences in vulnerability exist between populations, depending on climate, culture, infrastructure (housing), and other factors. Public health measures include health promotion and heat wave warning systems, but the effectiveness of acute measures in response to heat waves has not yet been formally evaluated. Climate change will increase the frequency and the intensity of heat waves, and a range of measures, including improvements to housing, management of chronic diseases, and institutional care of the elderly and the vulnerable, will need to be developed to reduce health impacts.","author":[{"dropping-particle":"","family":"Kovats","given":"R. Sari","non-dropping-particle":"","parse-names":false,"suffix":""},{"dropping-particle":"","family":"Hajat","given":"Shakoor","non-dropping-particle":"","parse-names":false,"suffix":""}],"container-title":"Annual Review of Public Health","id":"ITEM-5","issued":{"date-parts":[["2008"]]},"title":"Heat stress and public health: a critical review","type":"article-journal"},"uris":["http://www.mendeley.com/documents/?uuid=9621807d-c221-41a7-b6a5-d30c77021a65"]}],"mendeley":{"formattedCitation":"&lt;sup&gt;3–7&lt;/sup&gt;","plainTextFormattedCitation":"3–7","previouslyFormattedCitation":"&lt;sup&gt;3–7&lt;/sup&gt;"},"properties":{"noteIndex":0},"schema":"https://github.com/citation-style-language/schema/raw/master/csl-citation.json"}</w:instrText>
      </w:r>
      <w:r w:rsidRPr="00F64CB3">
        <w:rPr>
          <w:color w:val="000000" w:themeColor="text1"/>
          <w:szCs w:val="24"/>
        </w:rPr>
        <w:fldChar w:fldCharType="separate"/>
      </w:r>
      <w:r w:rsidRPr="009846C7">
        <w:rPr>
          <w:noProof/>
          <w:color w:val="000000" w:themeColor="text1"/>
          <w:szCs w:val="24"/>
          <w:vertAlign w:val="superscript"/>
        </w:rPr>
        <w:t>3–7</w:t>
      </w:r>
      <w:r w:rsidRPr="00F64CB3">
        <w:rPr>
          <w:color w:val="000000" w:themeColor="text1"/>
          <w:szCs w:val="24"/>
        </w:rPr>
        <w:fldChar w:fldCharType="end"/>
      </w:r>
      <w:r>
        <w:rPr>
          <w:color w:val="000000" w:themeColor="text1"/>
          <w:szCs w:val="24"/>
        </w:rPr>
        <w:t xml:space="preserve"> </w:t>
      </w:r>
      <w:r>
        <w:t>Other studies either associated monthly or seasonal average temperatures with mortality,</w:t>
      </w:r>
      <w:r w:rsidRPr="00F64CB3">
        <w:rPr>
          <w:szCs w:val="24"/>
        </w:rPr>
        <w:fldChar w:fldCharType="begin" w:fldLock="1"/>
      </w:r>
      <w:r>
        <w:rPr>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Change","id":"ITEM-2","issue":"11","issued":{"date-parts":[["2015"]]},"page":"988-991","title":"Impacts of temperature and its variability on mortality in New England","type":"article-journal","volume":"5"},"uris":["http://www.mendeley.com/documents/?uuid=15df2a8d-32ac-4706-acb3-82c8adbbec5d"]}],"mendeley":{"formattedCitation":"&lt;sup&gt;108,109&lt;/sup&gt;","plainTextFormattedCitation":"108,109","previouslyFormattedCitation":"&lt;sup&gt;108,109&lt;/sup&gt;"},"properties":{"noteIndex":0},"schema":"https://github.com/citation-style-language/schema/raw/master/csl-citation.json"}</w:instrText>
      </w:r>
      <w:r w:rsidRPr="00F64CB3">
        <w:rPr>
          <w:szCs w:val="24"/>
        </w:rPr>
        <w:fldChar w:fldCharType="separate"/>
      </w:r>
      <w:r w:rsidRPr="00801618">
        <w:rPr>
          <w:noProof/>
          <w:szCs w:val="24"/>
          <w:vertAlign w:val="superscript"/>
        </w:rPr>
        <w:t>108,109</w:t>
      </w:r>
      <w:r w:rsidRPr="00F64CB3">
        <w:rPr>
          <w:szCs w:val="24"/>
        </w:rPr>
        <w:fldChar w:fldCharType="end"/>
      </w:r>
      <w:r>
        <w:t xml:space="preserve"> or accounted for seasonal impacts by stratifying daily data by month.</w:t>
      </w:r>
      <w:r>
        <w:rPr>
          <w:szCs w:val="24"/>
        </w:rPr>
        <w:fldChar w:fldCharType="begin" w:fldLock="1"/>
      </w:r>
      <w:r>
        <w:rPr>
          <w:szCs w:val="24"/>
        </w:rPr>
        <w:instrText>ADDIN CSL_CITATION {"citationItems":[{"id":"ITEM-1","itemData":{"DOI":"10.1088/1748-9326/10/6/064016","ISSN":"17489326","PMID":"26495037","abstract":"Extreme heat events are associated with spikes in mortality, yet death rates are on average highest\\r during the coldest months of the year. Under the assumption that most winter excess mortality is due\\r to cold temperature, many previous studies have concluded that winter mortality will substantially\\r decline in a warming climate. We analyzed whether and to what extent cold temperatures are\\r associated with excess winter mortality across multiple cities and over multiple years within\\r individual cities, using daily temperature and mortality data from 36 US cities (1985?2006) and 3\\r French cities (1971?2007). Comparing across cities, we found that excess winter mortality did not\\r depend on seasonal temperature range, and was no lower in warmer vs. colder cities, suggesting that\\r temperature is not a key driver of winter excess mortality. Using regression models within monthly\\r strata, we found that variability in daily mortality within cities was not strongly influenced by\\r winter temperature. Finally we found that inadequate control for seasonality in analyses of the\\r effects of cold temperatures led to spuriously large assumed cold effects, and erroneous attribution\\r of winter mortality to cold temperatures. Our findings suggest that reductions in cold-related\\r mortality under warming climate may be much smaller than some have assumed. This should be of\\r interest to researchers and policy makers concerned with projecting future health effects of climate\\r change and developing relevant adaptation strategies.","author":[{"dropping-particle":"","family":"Kinney","given":"Patrick L.","non-dropping-particle":"","parse-names":false,"suffix":""},{"dropping-particle":"","family":"Schwartz","given":"Joel","non-dropping-particle":"","parse-names":false,"suffix":""},{"dropping-particle":"","family":"Pascal","given":"Mathilde","non-dropping-particle":"","parse-names":false,"suffix":""},{"dropping-particle":"","family":"Petkova","given":"Elisaveta","non-dropping-particle":"","parse-names":false,"suffix":""},{"dropping-particle":"Le","family":"Tertre","given":"Alain","non-dropping-particle":"","parse-names":false,"suffix":""},{"dropping-particle":"","family":"Medina","given":"Sylvia","non-dropping-particle":"","parse-names":false,"suffix":""},{"dropping-particle":"","family":"Vautard","given":"Robert","non-dropping-particle":"","parse-names":false,"suffix":""}],"container-title":"Environmental Research Letters","id":"ITEM-1","issue":"6","issued":{"date-parts":[["2015"]]},"title":"Winter season mortality: will climate warming bring benefits?","type":"article-journal","volume":"10"},"uris":["http://www.mendeley.com/documents/?uuid=d2c6b903-6bd0-4558-b3ce-eb7f3fbf3539"]},{"id":"ITEM-2","itemData":{"ISSN":"0002-9262","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Tobias","given":"Aurelio","non-dropping-particle":"","parse-names":false,"suffix":""},{"dropping-particle":"","family":"Zanobetti","given":"Antonella","non-dropping-particle":"","parse-names":false,"suffix":""},{"dropping-particle":"","family":"Schwartz","given":"Joel D","non-dropping-particle":"","parse-names":false,"suffix":""},{"dropping-particle":"","family":"Leone","given":"Michela","non-dropping-particle":"","parse-names":false,"suffix":""},{"dropping-particle":"","family":"Michelozzi","given":"Paola","non-dropping-particle":"","parse-names":false,"suffix":""},{"dropping-particle":"","family":"Kan","given":"Haidong","non-dropping-particle":"","parse-names":false,"suffix":""}],"container-title":"American journal of epidemiology","id":"ITEM-2","issue":"11","issued":{"date-parts":[["2016"]]},"page":"1027-1036","title":"Changes in susceptibility to heat during the summer: a multicountry analysis","type":"article-journal","volume":"183"},"uris":["http://www.mendeley.com/documents/?uuid=22d90203-9f65-4bea-a807-826f1dddd878"]}],"mendeley":{"formattedCitation":"&lt;sup&gt;81,114&lt;/sup&gt;","plainTextFormattedCitation":"81,114","previouslyFormattedCitation":"&lt;sup&gt;81,114&lt;/sup&gt;"},"properties":{"noteIndex":0},"schema":"https://github.com/citation-style-language/schema/raw/master/csl-citation.json"}</w:instrText>
      </w:r>
      <w:r>
        <w:rPr>
          <w:szCs w:val="24"/>
        </w:rPr>
        <w:fldChar w:fldCharType="separate"/>
      </w:r>
      <w:r w:rsidRPr="004A4022">
        <w:rPr>
          <w:noProof/>
          <w:szCs w:val="24"/>
          <w:vertAlign w:val="superscript"/>
        </w:rPr>
        <w:t>81,114</w:t>
      </w:r>
      <w:r>
        <w:rPr>
          <w:szCs w:val="24"/>
        </w:rPr>
        <w:fldChar w:fldCharType="end"/>
      </w:r>
      <w:r>
        <w:rPr>
          <w:szCs w:val="24"/>
        </w:rPr>
        <w:t xml:space="preserve"> Previous studies largely examined all-cause,</w:t>
      </w:r>
      <w:r w:rsidRPr="00F64CB3">
        <w:rPr>
          <w:szCs w:val="24"/>
        </w:rPr>
        <w:fldChar w:fldCharType="begin" w:fldLock="1"/>
      </w:r>
      <w:r>
        <w:rPr>
          <w:szCs w:val="24"/>
        </w:rPr>
        <w:instrText xml:space="preserve">ADDIN CSL_CITATION {"citationItems":[{"id":"ITEM-1","itemData":{"DOI":"10.1097/EDE.0b013e318190ee08","abstract":"Background—Many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L","non-dropping-particle":"","parse-names":false,"suffix":""}],"container-title":"Epidemiology (Cambridge, Mass.)","id":"ITEM-1","issue":"2","issued":{"date-parts":[["2009"]]},"page":"205","title":"Weather-related mortality: how heat, cold, and heat waves affect mortality in the United States","type":"article-journal","volume":"20"},"uris":["http://www.mendeley.com/documents/?uuid=5fe7563e-b493-41ad-a49d-689ded5488ac"]},{"id":"ITEM-2","itemData":{"DOI":"10.1186/1476-069X-8-40","ISBN":"1476-069X","ISSN":"1476069X","PMID":"19758453","abstract":"BACKGROUND: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Source","id":"ITEM-2","issue":"1","issued":{"date-parts":[["2009"]]},"page":"40","title":"High ambient temperature and mortality: a review of epidemiologic studies from 2001 to 2008","type":"article-journal","volume":"8"},"uris":["http://www.mendeley.com/documents/?uuid=d87217a1-8015-414a-9c4d-5b94d7e63ff8"]},{"id":"ITEM-3","itemData":{"DOI":"10.1093/epirev/mxf007","ISBN":"0193-936X","ISSN":"0193936X","PMID":"12762092","abstract":"%Z %+ %^","author":[{"dropping-particle":"","family":"Basu","given":"R","non-dropping-particle":"","parse-names":false,"suffix":""},{"dropping-particle":"","family":"Samet","given":"Jonathan M.","non-dropping-particle":"","parse-names":false,"suffix":""}],"container-title":"Epidemiologic Reviews","id":"ITEM-3","issue":"2","issued":{"date-parts":[["2002"]]},"page":"190-202","title":"Relation between elevated ambient temperature and mortality: a review of the epidemiologic evidence","type":"article-journal","volume":"24"},"uris":["http://www.mendeley.com/documents/?uuid=8c8cd126-6856-41d0-9232-6508902ee696"]},{"id":"ITEM-4","itemData":{"DOI":"10.1146/annurev.publhealth.29.020907.090843","ISBN":"0163-7525","ISSN":"0163-7525","PMID":"18031221","abstract":"Heat is an environmental and occupational hazard. The prevention of deaths in the community caused by extreme high temperatures (heat waves) is now an issue of public health concern. The risk of heat-related mortality increases with natural aging, but persons with particular social and/or physical vulnerability are also at risk. Important differences in vulnerability exist between populations, depending on climate, culture, infrastructure (housing), and other factors. Public health measures include health promotion and heat wave warning systems, but the effectiveness of acute measures in response to heat waves has not yet been formally evaluated. Climate change will increase the frequency and the intensity of heat waves, and a range of measures, including improvements to housing, management of chronic diseases, and institutional care of the elderly and the vulnerable, will need to be developed to reduce health impacts.","author":[{"dropping-particle":"","family":"Kovats","given":"R. Sari","non-dropping-particle":"","parse-names":false,"suffix":""},{"dropping-particle":"","family":"Hajat","given":"Shakoor","non-dropping-particle":"","parse-names":false,"suffix":""}],"container-title":"Annual Review of Public Health","id":"ITEM-4","issued":{"date-parts":[["2008"]]},"title":"Heat stress and public health: a critical review","type":"article-journal"},"uris":["http://www.mendeley.com/documents/?uuid=9621807d-c221-41a7-b6a5-d30c77021a65"]},{"id":"ITEM-5","itemData":{"DOI":"10.1080/10643380802238137","ISSN":"15476537","abstract":"This paper reviews the European summer heat wave of 2003, with special emphasis on the first half of August 2003, jointly with its significant societal and environmental impact across Western and Central Europe. We show the pattern of record-breaking temperature anomalies, discuss it in the context of the past, and address the role of the main contributing factors responsible for the occurrence and persistence of this event: blocking episodes, soil moisture deficit, and sea surface temperatures. We show that the anticyclonic pattern corresponds more to an anomalous northern displacement of the North Atlantic subtropical high than a canonical blocking structure, and that soil moisture deficit was a key factor to reach unprecedented temperature anomalies. There are indications that the anomalous Mediterranean Sea surface temperatures (SSTs) have contributed to the heat wave of 2003, whereas the role of SST anomalies in other oceanic regions is still under debate. There are methodological limitations to evaluate excess mortality due to excessive temperatures; however, the different studies available in the literature allow us to estimate that around 40,000 deaths were registered in Europe during the heat wave, mostly elderly persons. Despite previous efforts undertaken by a few cities to implement warning systems, this dramatic episode has highlighted the widespread un-preparedness of most civil and health authorities to cope with such large events. Therefore, the implementation of early warning systems in most European cities to mitigate the impact of extreme heat is the main consequence to diminish the impact of future similar events. In addition to mortality (by far the most dramatic impact), we have also analyzed the record-breaking forest fires in Portugal and the evidence of other relevant impacts, including agriculture and air pollution.","author":[{"dropping-particle":"","family":"Garcia-Herrera","given":"R.","non-dropping-particle":"","parse-names":false,"suffix":""},{"dropping-particle":"","family":"Díaz","given":"J.","non-dropping-particle":"","parse-names":false,"suffix":""},{"dropping-particle":"","family":"Trigo","given":"R. M.","non-dropping-particle":"","parse-names":false,"suffix":""},{"dropping-particle":"","family":"Luterbacher","given":"J.","non-dropping-particle":"","parse-names":false,"suffix":""},{"dropping-particle":"","family":"Fischer","given":"E. M.","non-dropping-particle":"","parse-names":false,"suffix":""}],"container-title":"Critical Reviews in Environmental Science and Technology","id":"ITEM-5","issued":{"date-parts":[["2010"]]},"title":"A review of the European summer heat wave of 2003","type":"article-journal"},"uris":["http://www.mendeley.com/documents/?uuid=43320ccb-4942-40ef-9d87-1d90835e4e74"]},{"id":"ITEM-6","itemData":{"DOI":"10.2105/AJPH.2006.100081","ISSN":"15410048","abstract":"OBJECTIVES: We sought to reexamine the effects of the 1995 Chicago heat wave on all-cause and cause-specific mortality, including mortality displacement, using advanced time-series analysis methods. METHODS: We used Poisson regression with penalized regression splines to model excess mortality and mortality displacement over a 50-day period centered on the day in which the heat wave temperature peaked, adjusting for meteorological and other variables. We controlled for temporal trends by using daily mortality data during 1993-1997. We estimated relative risks (RRs) with reference to the first day of the 50-day period. RESULTS: We estimated that there were 692 excess deaths from June 21, 1995, to August 10, 1995; 26% of these deaths were owing to mortality displacement. RR for all-cause mortality on the day with peak mortality was 1.74 (95% confidence interval=1.67, 1.81). Risk of heat-related death was significantly higher among Blacks, and mortality displacement was substantially lower. CONCLUSIONS: The 1995 Chicago heat wave substantially effected all-cause and cause-specific mortality, but mortality displacement was limited. Mortality risks and displacement affected Blacks disproportionally. Appropriately targeted interventions may have a tangible effect on life expectancy.","author":[{"dropping-particle":"","family":"Kaiser","given":"Reinhard","non-dropping-particle":"","parse-names":false,"suffix":""},{"dropping-particle":"","family":"Tertre","given":"Alain","non-dropping-particle":"Le","parse-names":false,"suffix":""},{"dropping-particle":"","family":"Schwartz","given":"Joel","non-dropping-particle":"","parse-names":false,"suffix":""},{"dropping-particle":"","family":"Gotway","given":"Carol A.","non-dropping-particle":"","parse-names":false,"suffix":""},{"dropping-particle":"","family":"Daley","given":"W. Randolph","non-dropping-particle":"","parse-names":false,"suffix":""},{"dropping-particle":"","family":"Rubin","given":"Carol H.","non-dropping-particle":"","parse-names":false,"suffix":""}],"container-title":"American journal of public health","id":"ITEM-6","issued":{"date-parts":[["2007"]]},"title":"The effect of the 1995 heat wave in Chicago on all-cause and cause-specific mortality.","type":"article-journal"},"uris":["http://www.mendeley.com/documents/?uuid=36d833d1-1737-4ae8-8983-ce4e1c9e580d"]},{"id":"ITEM-7","itemData":{"DOI":"10.1016/j.envint.2016.02.018","ISSN":"18736750","PMID":"26900891","abstract":"Background: The Low Temperature Days (LTD) have attracted far less attention than that of High Temperature Days (HTD), though its impact on mortality is at least comparable. This lower degree of attention may perhaps be due to the fact that its influence on mortality is less pronounced and longer-term, and that there are other concomitant infectious winters factors. In a climate-change scenario, the studies undertaken to date report differing results. The aim of this study was to analyse mortality attributable to both thermal extremes in Spain's 52 provinces across the period 2000-2009, and estimate the related economic cost to show the benefit or \"profitability\" of implementing prevention plans against LTD. Methods: Previous studies enabled us: to obtain the maximum daily temperature above which HTD occurred and the minimum daily temperature below which LTD occurred in the 52 provincial capitals analysed across the same study period; and to calculate the relative and attributable risks (%) associated with daily mortality in each capital. These measures of association were then used to make different calculations to obtain the daily mean mortality attributable to both thermal extremes. To this end, we obtained a summary of the number of degrees whereby the temperature exceeded (excess °C) or fell short (deficit °C) of the threshold temperature for each capital, and calculated the respective number of extreme temperatures days. The economic estimates rated the prevention plans as being 68% effective. Results: Over the period considered, the number of HTD (4373) was higher than the number of LTD (3006) for Spain as a whole. Notwithstanding this, in every provincial capital the mean daily mortality attributable to heat was lower (3 deaths/day) than that attributable to cold (3.48 deaths/day). In terms of the economic impact of the activation of prevention plans against LTD, these could be assumed to avoid 2.37 deaths on each LTD, which translated as a saving of €0.29M. Similarly, in the case of heat, 2.04 deaths could be assumed to be avoided each day on which the prevention plan against HTD was activated, amounting to a saving of €0.25M. While the economic cost of cold-related mortality across the ten-year period 2000-2009 was €871.7M, that attributable to heat could be put at €1093.2M. Conclusion: The effect of extreme temperatures on daily mortality was similar across the study period for Spain overall. The lower number of days with LTD meant, however, …","author":[{"dropping-particle":"","family":"Carmona","given":"R.","non-dropping-particle":"","parse-names":false,"suffix":""},{"dropping-particle":"","family":"Díaz","given":"J.","non-dropping-particle":"","parse-names":false,"suffix":""},{"dropping-particle":"","family":"Mirón","given":"I. J.","non-dropping-particle":"","parse-names":false,"suffix":""},{"dropping-particle":"","family":"Ortiz","given":"C.","non-dropping-particle":"","parse-names":false,"suffix":""},{"dropping-particle":"","family":"Luna","given":"M. Y.","non-dropping-particle":"","parse-names":false,"suffix":""},{"dropping-particle":"","family":"Linares","given":"C.","non-dropping-particle":"","parse-names":false,"suffix":""}],"container-title":"Environment International","id":"ITEM-7","issued":{"date-parts":[["2016"]]},"title":"Mortality attributable to extreme temperatures in Spain: a comparative analysis by city","type":"article-journal"},"uris":["http://www.mendeley.com/documents/?uuid=95a7d8da-01d7-474f-a04c-53cda718534c"]},{"id":"ITEM-8","itemData":{"DOI":"10.1097/01.ede.0000187650.36636.1f","ISBN":"1044-3983 (Print)\\r1044-3983 (Linking)","ISSN":"1044-3983","PMID":"16357598","abstract":"BACKGROUND: A heatwave occurred in France in August 2003, with an accompanying excess of all-cause mortality. This study quantifies this excess mortality and investigates a possible harvesting effect in the few weeks after the heatwave. METHODS: A time-series study using a Poisson regression model with regression splines to control for nonlinear confounders was used to analyze the correlation between heatwave variable and mortality in 9 French cities. RESULTS: After controlling for long-term and seasonal time trends and the usual effects of temperature and air pollution, we estimated that 3,096 extra deaths resulted from the heatwave. The maximum daily relative risk of mortality during the heatwave (compared with expected deaths at that time of year) ranged from 1.16 in Le Havre to 5.00 in Paris. There was little evidence of mortality displacement in the few weeks after the heatwave, with an estimated deficit of 253 deaths at the end of the period. CONCLUSIONS: The heatwave in France during August 2003 was associated with a large increase in the number of deaths. The impact estimated using a time-series design was consistent with crude previous estimates of the impact of the heatwave. This finding suggests that neither air pollution nor long-term and seasonal trends confounded previous estimates. There was no evidence to suggest that the extras deaths associated with the heatwave were simply brought forward in time.","author":[{"dropping-particle":"","family":"Tertre","given":"Alain","non-dropping-particle":"Le","parse-names":false,"suffix":""},{"dropping-particle":"","family":"Lefranc","given":"Agn??s Agnès","non-dropping-particle":"","parse-names":false,"suffix":""},{"dropping-particle":"","family":"Eilstein","given":"Daniel","non-dropping-particle":"","parse-names":false,"suffix":""},{"dropping-particle":"","family":"Declercq","given":"Christophe","non-dropping-particle":"","parse-names":false,"suffix":""},{"dropping-particle":"","family":"Medina","given":"Sylvia","non-dropping-particle":"","parse-names":false,"suffix":""},{"dropping-particle":"","family":"Blanchard","given":"Myriam","non-dropping-particle":"","parse-names":false,"suffix":""},{"dropping-particle":"","family":"Chardon","given":"Benoît Beno??t","non-dropping-particle":"","parse-names":false,"suffix":""},{"dropping-particle":"","family":"Fabre","given":"Pascal","non-dropping-particle":"","parse-names":false,"suffix":""},{"dropping-particle":"","family":"Filleul","given":"Laurent","non-dropping-particle":"","parse-names":false,"suffix":""},{"dropping-particle":"","family":"Jusot","given":"Jean-Fran??ois François","non-dropping-particle":"","parse-names":false,"suffix":""},{"dropping-particle":"","family":"Pascal","given":"Laurence","non-dropping-particle":"","parse-names":false,"suffix":""},{"dropping-particle":"","family":"Prouvost","given":"H??l??ne Hélène","non-dropping-particle":"","parse-names":false,"suffix":""},{"dropping-particle":"","family":"Cassadou","given":"Sylvie","non-dropping-particle":"","parse-names":false,"suffix":""},{"dropping-particle":"","family":"Ledrans","given":"Martine","non-dropping-particle":"","parse-names":false,"suffix":""}],"container-title":"Epidemiology","id":"ITEM-8","issue":"1","issued":{"date-parts":[["2006"]]},"page":"75-79","title":"Impact of the 2003 heatwave on all-cause mortality in 9 French cities","type":"article-journal","volume":"17"},"uris":["http://www.mendeley.com/documents/?uuid=7aa70662-23cd-4233-a5ce-b47c5b315a68"]},{"id":"ITEM-9","itemData":{"author":[{"dropping-particle":"","family":"Sheridan","given":"Scott C","non-dropping-particle":"","parse-names":false,"suffix":""},{"dropping-particle":"","family":"Lee","given":"Cameron C","non-dropping-particle":"","parse-names":false,"suffix":""},{"dropping-particle":"","family":"Allen","given":"Michael J","non-dropping-particle":"","parse-names":false,"suffix":""}],"container-title":"Environmental research and public health","id":"ITEM-9","issued":{"date-parts":[["2019"]]},"title":"The mortality response to absolute and relative temperature extremes","type":"article-journal"},"uris":["http://www.mendeley.com/documents/?uuid=a7f4cda7-42bf-4345-a140-1907f1859491"]},{"id":"ITEM-10","itemData":{"DOI":"10.1016/S0140-6736(14)62114-0","ISBN":"1474-547X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Lancet","id":"ITEM-10","issue":"9991","issued":{"date-parts":[["2015"]]},"page":"369-375","title":"Mortality risk attributable to high and low ambient temperature: a multicountry observational study","type":"article-journal","volume":"386"},"uris":["http://www.mendeley.com/documents/?uuid=ec2ac118-d8e9-4d29-9116-d43210b3e1ca"]},{"id":"ITEM-11","itemData":{"DOI":"S0140673696123382 [pii]","ISBN":"0140-6736 (Print)\\r0140-6736 (Linking)","ISSN":"0140-6736","PMID":"9149695","abstract":"Background Differences in baseline mortality, age structure, and influenza epidemics confound comparisons of cold-related increases in mortality between regions with different climates. The Eurowinter study aimed to assess whether increases in mortality per 1°C fall in temperature differ in various European regions and to relate any differences to usual winter climate and measures to protect against cold. Methods Percentage increases in deaths per day per 1°C fall in temperature below 18°C (indices of cold-related mortality) were estimated by generalised linear modelling. We assessed protective factors by surveys and adjusted by regression to 7°C outdoor temperature. Cause-specific data gathered from 1988 to 1992 were analysed by multiple regression for men and women aged 50–59 and 65–74 in north Finland, south Finland, Baden-Württemburg, the Netherlands, London, and north Italy (24 groups). We used a similar method to analyse 1992 data in Athens and Palermo. Findings The percentage increases in all-cause mortality per 1°C fall in temperature below 18°C were greater in warmer regions than in colder regions (eg, Athens 2·15% [95% CI 1·20–3·10] vs south Finland 0·27% [0·15–0·40]). At an outdoor temperature of 7°C, the mean living-room temperature was 19·2°C in Athens and 21·7°C in south Finland; 13% and 72% of people in these regions, respectively, wore hats when outdoors at 7°C. Multiple regression analyses (with allowance for sex and age, in the six regions with full data) showed that high indices of cold-related mortality were associated with high mean winter temperatures, low living-room temperatures, limited bedroom heating, low proportions of people wearing hats, gloves, and anoraks, and inactivity and shivering when outdoors at 7°C (p&lt;0·01 for all-cause mortality and respiratory mortality; p&gt;0·05 for mortality from ischaemic heart disease and cerebrovascular disease). Interpretation Mortality increased to a greater extent with given fall of temperature in regions with warm winters, in populations with cooler homes, and among people who wore fewer clothes and were less active outdoors.","author":[{"dropping-particle":"","family":"The Eurowinter Group","given":"","non-dropping-particle":"","parse-names":false,"suffix":""}],"container-title":"Lancet","id":"ITEM-11","issued":{"date-parts":[["1997"]]},"page":"1341-46","title":"Cold exposure and winter mortality from ischaemic heart disease, cerebrovascular disease, respiratory disease, and all causes in warm and cold regions of Europe","type":"article-journal","volume":"349"},"uris":["http://www.mendeley.com/documents/?uuid=32b91db7-8652-453c-9926-e1374f404da0"]},{"id":"ITEM-12","itemData":{"DOI":"10.1097/EDE.0b013e3181fdcd99","ISBN":"1531-5487 (Electronic)\\r1044-3983 (Linking)","ISSN":"1531-5487","PMID":"21150355","abstract":"BACKGROUND Heat waves have been linked with an increase in mortality, but the associated risk has been only partly characterized. METHODS We examined this association by decomposing the risk for temperature into a \"main effect\" due to independent effects of daily high temperatures, and an \"added\" effect due to sustained duration of heat during waves, using data from 108 communities in the United States during 1987-2000. We adopted different definitions of heat-wave days on the basis of combinations of temperature thresholds and days of duration. The main effect was estimated through distributed lag nonlinear functions of temperature, which account for nonlinear delayed effects and short-time harvesting. We defined the main effect as the relative risk between the median city-specific temperature during heat-wave days and the 75th percentile of the year-round distribution. The added effect was defined first using a simple indicator, and then a function of consecutive heat-wave days. City-specific main and added effects were pooled through univariate and multivariate meta-analytic techniques. RESULTS The added wave effect was small (0.2%-2.8% excess relative risk, depending on wave definition) compared with the main effect (4.9%-8.0%), and was apparent only after 4 consecutive heat-wave days. CONCLUSIONS Most of the excess risk with heat waves in the United States can be simply summarized as the independent effects of individual days' temperatures. A smaller added effect arises in heat waves lasting more than 4 days.","author":[{"dropping-particle":"","family":"Gasparrini","given":"A","non-dropping-particle":"","parse-names":false,"suffix":""},{"dropping-particle":"","family":"Armstrong","given":"B","non-dropping-particle":"","parse-names":false,"suffix":""}],"container-title":"Epidemiol","id":"ITEM-12","issued":{"date-parts":[["2011"]]},"title":"The impact of heat waves on mortality.","type":"article-journal"},"uris":["http://www.mendeley.com/documents/?uuid=fefd436d-ae7a-4776-90ca-96230e67f6b4"]},{"id":"ITEM-13","itemData":{"DOI":"10.1097/01.ede.0000239688.70829.63","ISSN":"10443983","abstract":"BACKGROUND: Mortality during sustained periods of hot weather is generally regarded as being in excess of what would be predicted from smooth temperature-mortality gradients estimated using standard time-series regression models. However, the evidence for an effect of continuous days of exceptional heat (\"heat wave effect\") is indirect. In addition, because some interventions may be triggered only during forecasted heat waves, it would be helpful to know what fraction of all heat-related deaths falls during these specific periods and what fraction occurs throughout the remainder of the summer. METHODS: Extended time-series data sets of daily mortality counts in 3 major European cities (London, 28 years of data; Budapest, 31 years; Milan, 18 years) were examined in relation to hot weather using a generalized estimating equations approach. We modeled temperature and specific heat wave terms using a variety of specifications. RESULTS: With a linear effect of same-day temperature above an identified threshold, an additional \"heat wave\" effect of 5.5% was observed in London (95% confidence interval = 2.2 to 8.9), 9.3% in Budapest (5.8 to 13.0), and 15.2% in Milan (5.7 to 22.5). Heat wave effects were reduced slightly when we relaxed the linear assumption and these effects were reduced substantially when temperature was modeled as an average value of lags 0 to 2 days. In London, fewer than half of all heat-related deaths could be attributed to identified heat wave periods. In Milan and Budapest, the fraction was less than one fifth. CONCLUSIONS: Heat wave effects were apparent in simple time-series models but were reduced in multilag nonlinear models and small when compared with the overall summertime mortality burden of heat. Reduction of the overall heat burden requires preventive measures in addition to those that target warnings and responses uniquely to heat waves.","author":[{"dropping-particle":"","family":"Hajat","given":"Shakoor","non-dropping-particle":"","parse-names":false,"suffix":""},{"dropping-particle":"","family":"Armstrong","given":"Ben","non-dropping-particle":"","parse-names":false,"suffix":""},{"dropping-particle":"","family":"Baccini","given":"Michela","non-dropping-particle":"","parse-names":false,"suffix":""},{"dropping-particle":"","family":"Biggeri","given":"Annibale","non-dropping-particle":"","parse-names":false,"suffix":""},{"dropping-particle":"","family":"Bisanti","given":"Luigi","non-dropping-particle":"","parse-names":false,"suffix":""},{"dropping-particle":"","family":"Russo","given":"Antonio","non-dropping-particle":"","parse-names":false,"suffix":""},{"dropping-particle":"","family":"Paldy","given":"Anna","non-dropping-particle":"","parse-names":false,"suffix":""},{"dropping-particle":"","family":"Menne","given":"Bettina","non-dropping-particle":"","parse-names":false,"suffix":""},{"dropping-particle":"","family":"Kosatsky","given":"Tom","non-dropping-particle":"","parse-names":false,"suffix":""}],"container-title":"Epidemiology","id":"ITEM-13","issued":{"date-parts":[["2006"]]},"title":"Impact of high temperatures on mortality: is there an added heat wave effect?","type":"article-journal"},"uris":["http://www.mendeley.com/documents/?uuid=f639ced2-0356-4d61-8e98-c291a6757cb7"]},{"id":"ITEM-14","itemData":{"author":[{"dropping-particle":"","family":"Guo","given":"Yuming","non-dropping-particle":"","parse-names":false,"suffix":""},{"dropping-particle":"","family":"Gasparrini","given":"Antonio","non-dropping-particle":"","parse-names":false,"suffix":""},{"dropping-particle":"","family":"Armstrong","given":"Ben","non-dropping-particle":"","parse-names":false,"suffix":""},{"dropping-particle":"","family":"Tawatsupa","given":"Benjawan","non-dropping-particle":"","parse-names":false,"suffix":""},{"dropping-particle":"","family":"Tobias","given":"Aurelio","non-dropping-particle":"","parse-names":false,"suffix":""},{"dropping-particle":"","family":"Lavigne","given":"Eric","non-dropping-particle":"","parse-names":false,"suffix":""},{"dropping-particle":"De","family":"Sousa","given":"Micheline","non-dropping-particle":"","parse-names":false,"suffix":""},{"dropping-particle":"","family":"Stagliorio","given":"Zanotti","non-dropping-particle":"","parse-names":false,"suffix":""},{"dropping-particle":"","family":"Pan","given":"Xiaochuan","non-dropping-particle":"","parse-names":false,"suffix":""},{"dropping-particle":"","family":"Kim","given":"Ho","non-dropping-particle":"","parse-names":false,"suffix":""},{"dropping-particle":"","family":"Hashizume","given":"Masahiro","non-dropping-particle":"","parse-names":false,"suffix":""},{"dropping-particle":"","family":"Honda","given":"Yasushi","non-dropping-particle":"","parse-names":false,"suffix":""},{"dropping-particle":"","family":"Michelozzi","given":"Paola","non-dropping-particle":"","parse-names":false,"suffix":""},{"dropping-particle":"","family":"Punnasiri","given":"Kornwipa","non-dropping-particle":"","parse-names":false,"suffix":""},{"dropping-particle":"","family":"Li","given":"Shanshan","non-dropping-particle":"","parse-names":false,"suffix":""},{"dropping-particle":"","family":"Tian","given":"Linwei","non-dropping-particle":"","parse-names":false,"suffix":""},{"dropping-particle":"","family":"David","given":"Samuel","non-dropping-particle":"","parse-names":false,"suffix":""},{"dropping-particle":"","family":"Garcia","given":"Osorio","non-dropping-particle":"","parse-names":false,"suffix":""},{"dropping-particle":"","family":"Seposo","given":"Xerxes","non-dropping-particle":"","parse-names":false,"suffix":""}],"container-title":"Environ Health Perspect","id":"ITEM-14","issue":"August","issued":{"date-parts":[["2017"]]},"page":"1-11","title":"Heat wave and mortality: a multicountry, multicommunity study","type":"article-journal"},"uris":["http://www.mendeley.com/documents/?uuid=a97821c1-af15-4de9-98aa-7313d3f92d8d"]},{"id":"ITEM-15","itemData":{"DOI":"10.1038/nclimate2704","ISBN":"0000000000000","ISSN":"1758-678X","PMID":"26640524","abstract":"Rapid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Change","id":"ITEM-15","issue":"11","issued":{"date-parts":[["2015"]]},"page":"988-991","title":"Impacts of temperature and its variability on mortality in New England","type":"article-journal","volume":"5"},"uris":["http://www.mendeley.com/documents/?uuid=15df2a8d-32ac-4706-acb3-82c8adbbec5d"]},{"id":"ITEM-16","itemData":{"ISSN":"0002-9262","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Tobias","given":"Aurelio","non-dropping-particle":"","parse-names":false,"suffix":""},{"dropping-particle":"","family":"Zanobetti","given":"Antonella","non-dropping-particle":"","parse-names":false,"suffix":""},{"dropping-particle":"","family":"Schwartz","given":"Joel D","non-dropping-particle":"","parse-names":false,"suffix":""},{"dropping-particle":"","family":"Leone","given":"Michela","non-dropping-particle":"","parse-names":false,"suffix":""},{"dropping-particle":"","family":"Michelozzi","given":"Paola","non-dropping-particle":"","parse-names":false,"suffix":""},{"dropping-particle":"","family":"Kan","given":"Haidong","non-dropping-particle":"","parse-names":false,"suffix":""}],"container-title":"American journal of epidemiology","id":"ITEM-16","issue":"11","issued":{"date-parts":[["2016"]]},"page":"1027-1036","title":"Changes in susceptibility to heat during the summer: a multicountry analysis","type":"article-journal","volume":"183"},"uris":["http://www.mendeley.com/documents/?uuid=22d90203-9f65-4bea-a807-826f1dddd878"]},{"id":"ITEM-17","itemData":{"DOI":"10.1097/EDE.0b013e318176bfcd","ISSN":"10443983","abstract":"Background: Epidemiologic studies show that high temperatures are related to mortality, but little is known about the exposure-response function and the lagged effect of heat. We report the associations between daily maximum apparent temperature and daily deaths during the warm season in 15 European cities. Methods: The city-specific analyses were based on generalized estimating equations and the city-specific results were combined in a Bayesian random effects meta-analysis. We specified distributed lag models in studying the delayed effect of exposure. Time-varying coefficient models were used to check the assumption of a constant heat effect over the warm season. Results: The city-specific exposure-response functions have a V shape, with a change-point that varied among cities. The meta-analytic estimate of the threshold was 29.4°C for Mediterranean cities and 23.3°C for north-continental cities. The estimated overall change in all natural mortality associated with a 1°C increase in maximum apparent temperature above the city-specific threshold was </w:instrText>
      </w:r>
      <w:r>
        <w:rPr>
          <w:rFonts w:hint="eastAsia"/>
          <w:szCs w:val="24"/>
        </w:rPr>
        <w:instrText>3.12% (95% credibility interval ≤ 0.60% to 5.72%) in the Mediterranean region and 1.84% (0.06% to 3.64%) in the north-continental region. Stronger associations were found between heat and mortality from respiratory diseases, and with mortality in the elde</w:instrText>
      </w:r>
      <w:r>
        <w:rPr>
          <w:szCs w:val="24"/>
        </w:rPr>
        <w:instrText>rly. Conclusions: There is an important mortality effect of heat across Europe. The effect is evident from June through August; it is limited to the first week following temperature excess, with evidence of mortality displacement. There is some suggestion of a higher effect of early season exposures. Acclimatization and individual susceptibility need further investigation as possible explanations for the observed heterogeneity among cities. Copyright © 2008 by Lippincott Williams  &amp;  Wilkins.","author":[{"dropping-particle":"","family":"Baccini","given":"Michela","non-dropping-particle":"","parse-names":false,"suffix":""},{"dropping-particle":"","family":"Biggeri","given":"Annibale","non-dropping-particle":"","parse-names":false,"suffix":""},{"dropping-particle":"","family":"Accetta","given":"Gabriele","non-dropping-particle":"","parse-names":false,"suffix":""},{"dropping-particle":"","family":"Kosatsky","given":"Tom","non-dropping-particle":"","parse-names":false,"suffix":""},{"dropping-particle":"","family":"Katsouyanni","given":"Klea","non-dropping-particle":"","parse-names":false,"suffix":""},{"dropping-particle":"","family":"Analitis","given":"Antonis","non-dropping-particle":"","parse-names":false,"suffix":""},{"dropping-particle":"","family":"Anderson","given":"H. Ross","non-dropping-particle":"","parse-names":false,"suffix":""},{"dropping-particle":"","family":"Bisanti","given":"Luigi","non-dropping-particle":"","parse-names":false,"suffix":""},{"dropping-particle":"","family":"D'Iippoliti","given":"Daniela","non-dropping-particle":"","parse-names":false,"suffix":""},{"dropping-particle":"","family":"Danova","given":"Jana","non-dropping-particle":"","parse-names":false,"suffix":""},{"dropping-particle":"","family":"Forsberg","given":"Bertil","non-dropping-particle":"","parse-names":false,"suffix":""},{"dropping-particle":"","family":"Medina","given":"Sylvia","non-dropping-particle":"","parse-names":false,"suffix":""},{"dropping-particle":"","family":"Paldy","given":"Anna","non-dropping-particle":"","parse-names":false,"suffix":""},{"dropping-particle":"","family":"Rabczenko","given":"Daniel","non-dropping-particle":"","parse-names":false,"suffix":""},{"dropping-particle":"","family":"Schindler","given":"Christian","non-dropping-particle":"","parse-names":false,"suffix":""},{"dropping-particle":"","family":"Michelozzi","given":"Paola","non-dropping-particle":"","parse-names":false,"suffix":""}],"container-title":"Epidemiology","id":"ITEM-17","issued":{"date-parts":[["2008"]]},"title":"Heat effects on mortality in 15 European cities","type":"article-journal"},"uris":["http://www.mendeley.com/documents/?uuid=630d9cb1-97cb-4e2a-a6a4-4501b130daa3"]},{"id":"ITEM-18","itemData":{"DOI":"10.1097/01.ede.0000208477.36665.34","ISSN":"10443983","abstract":"BACKGROUND: Although studies have documented increased mortality during heat waves, little information is available on the subgroups most susceptible to these effects. We evaluated the effects of summertime high temperature on daily mortality among population subgroups defined by demographic characteristics, socioeconomic status, and episodes of hospitalization for various conditions during the preceding 2 years. METHODS: We studied a total of 205,019 residents of 4 Italian cities (Bologna, Milan, Rome, and Turin) age 35 or older who died during 1997-2003. The case-crossover design was applied to evaluate the association between mean apparent temperature (same and previous day) and all-cause mortality. Pooled odds ratios (ORs) and 95% confidence intervals (CIs) of dying at 30 degrees C (apparent temperature) relative to 20 degrees C were estimated accounting for time, population changes, and air pollution. RESULTS: We found an overall OR of 1.34 (CI = 1.27-1.42) at 30 degrees C relative to 20 degrees C. The odds ratio increased with age and was higher among women (OR = 1.45; 1.37-1.52) and among widows and widowers (1.50; 1.33-1.69). Low area-based income modestly increased the effect. Among the preexisting medical conditions investigated, effect modification was detected for previous psychiatric disorders (1.69; 1.39-2.07), depression (1.72; 1.24-2.39), heart conduction disorders (1.77; 1.38-2.27), and circulatory disorders of the brain (1.47; 1.34-1.62). Temperature-related mortality was higher among people residing in nursing homes, and a large effect was also detected for hospitalized subjects. CONCLUSIONS: Subsets of the population that are particularly vulnerable to high summer temperatures include the elderly, women, widows and widowers, those with selected medical conditions, and those staying in nursing homes and healthcare facilities.","author":[{"dropping-particle":"","family":"Stafoggia","given":"Massimo","non-dropping-particle":"","parse-names":false,"suffix":""},{"dropping-particle":"","family":"Forastiere","given":"Francesco","non-dropping-particle":"","parse-names":false,"suffix":""},{"dropping-particle":"","family":"Agostini","given":"Daniele","non-dropping-particle":"","parse-names":false,"suffix":""},{"dropping-particle":"","family":"Biggeri","given":"Annibale","non-dropping-particle":"","parse-names":false,"suffix":""},{"dropping-particle":"","family":"Bisanti","given":"Luigi","non-dropping-particle":"","parse-names":false,"suffix":""},{"dropping-particle":"","family":"Cadum","given":"Ennio","non-dropping-particle":"","parse-names":false,"suffix":""},{"dropping-particle":"","family":"Caranci","given":"Nicola","non-dropping-particle":"","parse-names":false,"suffix":""},{"dropping-particle":"","family":"De'Donato","given":"Francesco","non-dropping-particle":"","parse-names":false,"suffix":""},{"dropping-particle":"","family":"Lisio","given":"Sara","non-dropping-particle":"De","parse-names":false,"suffix":""},{"dropping-particle":"","family":"Maria","given":"Moreno","non-dropping-particle":"De","parse-names":false,"suffix":""},{"dropping-particle":"","family":"Michelozzi","given":"Paola","non-dropping-particle":"","parse-names":false,"suffix":""},{"dropping-particle":"","family":"Miglio","given":"Rossella","non-dropping-particle":"","parse-names":false,"suffix":""},{"dropping-particle":"","family":"Pandolfi","given":"Paolo","non-dropping-particle":"","parse-names":false,"suffix":""},{"dropping-particle":"","family":"Picciotto","given":"Sally","non-dropping-particle":"","parse-names":false,"suffix":""},{"dropping-particle":"","family":"Rognoni","given":"Magda","non-dropping-particle":"","parse-names":false,"suffix":""},{"dropping-particle":"","family":"Russo","given":"Antonio","non-dropping-particle":"","parse-names":false,"suffix":""},{"dropping-particle":"","family":"Scarnato","given":"Corrado","non-dropping-particle":"","parse-names":false,"suffix":""},{"dropping-particle":"","family":"Perucci","given":"Carlo A.","non-dropping-particle":"","parse-names":false,"suffix":""}],"container-title":"Epidemiology","id":"ITEM-18","issued":{"date-parts":[["2006"]]},"title":"Vulnerability to heat-related mortality: a multicity, population-based, case-crossover analysis","type":"article-journal"},"uris":["http://www.mendeley.com/documents/?uuid=99176b54-b460-4f5f-b38f-037e389eda32"]},{"id":"ITEM-19","itemData":{"DOI":"10.1136/oem.2010.059782","ISSN":"13510711","abstract":"Objectives: Several observational studies have suggested an association between high temperatures and all-cause mortality. However, estimates on more specific mortality outcomes are sparse, and frequently assessed in studies using different analytical methods. Methods: A time series analysis was performed on 10 regions in England and Wales during the summers (June-September) of 1993-2006. Average percentage linear increases in risk for a 1°C increase in temperature above region-specific thresholds and attributable deaths were computed by cause-specific mortality and age groups (0-64, 65-74, 75-84, 85+). Results: There was evidence of increased mortality with heat for almost all cause-of-death groups examined, with an overall increase in all-cause mortality of 2.1% (95% CI 1.6% to 2.6%) for a 1°C rise above the regional heat threshold. Among main causes, the steepest increase in risk was for respiratory mortality (+4.1% (3.5% to 4.8%) per 1°C). It was much smaller for cardiovascular causes (+1.8% (1.2% to 2.5%)) and myocardial infarction (+1.1% (0.7% to 1.5%)), but comparatively high for arrhythmias (+5.0% (3.2% to 6.9%)) and pulmonary heart disease (+8.3% (2.7% to 14.3%)). Among non-cardiorespiratory causes, the strongest effects were for genitourinary (+3.8% (2.9% to 4.7%)) and nervous system (+4.6% (3.7% to 5.4%)) disorders. 33.9% of heat deaths were attributable to cardiovascular causes, 24.7% to respiratory causes and 41.3% to all other causes combined. Conclusions: These results suggest that the risk of heat-related mortality is distributed across a wide range of different causes, and that targeting of preventative actions based on pre-existing disease is unlikely to be efficient.","author":[{"dropping-particle":"","family":"Gasparrini","given":"Antonio","non-dropping-particle":"","parse-names":false,"suffix":""},{"dropping-particle":"","family":"Armstrong","given":"Ben","non-dropping-particle":"","parse-names":false,"suffix":""},{"dropping-particle":"","family":"Kovats","given":"Sari","non-dropping-particle":"","parse-names":false,"suffix":""},{"dropping-particle":"","family":"Wilkinson","given":"Paul","non-dropping-particle":"","parse-names":false,"suffix":""}],"container-title":"Occupational and Environmental Medicine","id":"ITEM-19","issued":{"date-parts":[["2012"]]},"title":"The effect of high temperatures on cause-specific mortality in England and Wales","type":"article-journal"},"uris":["http://www.mendeley.com/documents/?uuid=282525fb-21fc-43e2-900c-3add322572de"]},{"id":"ITEM-20","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Environment","id":"ITEM-20","issued":{"date-parts":[["2017"]]},"page":"241-254","title":"Impact of ambient temperature on morbidity and mortality: an overview of reviews","type":"article-journal","volume":"586"},"uris":["http://www.mendeley.com/documents/?uuid=ec8f9b0b-9e5a-4af2-97b8-252be22410de"]}],"mendeley":{"formattedCitation":"&lt;sup&gt;2,3,5–7,87,88,98–101,103,109,111–117&lt;/sup&gt;","plainTextFormattedCitation":"2,3,5–7,87,88,98–101,103,109,111–117","previouslyFormattedCitation":"&lt;sup&gt;2,3,5–7,87,88,98–101,103,109,111–117&lt;/sup&gt;"},"properties":{"noteIndex":0},"schema":"https://github.com/citation-style-language/schema/raw/master/csl-citation.json"}</w:instrText>
      </w:r>
      <w:r w:rsidRPr="00F64CB3">
        <w:rPr>
          <w:szCs w:val="24"/>
        </w:rPr>
        <w:fldChar w:fldCharType="separate"/>
      </w:r>
      <w:r w:rsidRPr="009B39FA">
        <w:rPr>
          <w:noProof/>
          <w:szCs w:val="24"/>
          <w:vertAlign w:val="superscript"/>
        </w:rPr>
        <w:t>2,3,5–7,87,88,98–101,103,109,111–117</w:t>
      </w:r>
      <w:r w:rsidRPr="00F64CB3">
        <w:rPr>
          <w:szCs w:val="24"/>
        </w:rPr>
        <w:fldChar w:fldCharType="end"/>
      </w:r>
      <w:r>
        <w:rPr>
          <w:szCs w:val="24"/>
        </w:rPr>
        <w:t xml:space="preserve"> or cardiorespiratory disease deaths.</w:t>
      </w:r>
      <w:r w:rsidRPr="00F64CB3">
        <w:rPr>
          <w:color w:val="000000" w:themeColor="text1"/>
          <w:szCs w:val="24"/>
        </w:rPr>
        <w:fldChar w:fldCharType="begin" w:fldLock="1"/>
      </w:r>
      <w:r>
        <w:rPr>
          <w:color w:val="000000" w:themeColor="text1"/>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Environment","id":"ITEM-2","issued":{"date-parts":[["2017"]]},"page":"241-254","title":"Impact of ambient temperature on morbidity and mortality: an overview of reviews","type":"article-journal","volume":"586"},"uris":["http://www.mendeley.com/documents/?uuid=ec8f9b0b-9e5a-4af2-97b8-252be22410de"]},{"id":"ITEM-3","itemData":{"DOI":"10.1186/1476-069X-8-40","ISBN":"1476-069X","ISSN":"1476069X","PMID":"19758453","abstract":"BACKGROUND: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Source","id":"ITEM-3","issue":"1","issued":{"date-parts":[["2009"]]},"page":"40","title":"High ambient temperature and mortality: a review of epidemiologic studies from 2001 to 2008","type":"article-journal","volume":"8"},"uris":["http://www.mendeley.com/documents/?uuid=d87217a1-8015-414a-9c4d-5b94d7e63ff8"]},{"id":"ITEM-4","itemData":{"DOI":"10.1093/epirev/mxf007","ISBN":"0193-936X","ISSN":"0193936X","PMID":"12762092","abstract":"%Z %+ %^","author":[{"dropping-particle":"","family":"Basu","given":"R","non-dropping-particle":"","parse-names":false,"suffix":""},{"dropping-particle":"","family":"Samet","given":"Jonathan M.","non-dropping-particle":"","parse-names":false,"suffix":""}],"container-title":"Epidemiologic Reviews","id":"ITEM-4","issue":"2","issued":{"date-parts":[["2002"]]},"page":"190-202","title":"Relation between elevated ambient temperature and mortality: a review of the epidemiologic evidence","type":"article-journal","volume":"24"},"uris":["http://www.mendeley.com/documents/?uuid=8c8cd126-6856-41d0-9232-6508902ee696"]},{"id":"ITEM-5","itemData":{"DOI":"00001648-200501000-00009 [pii]","ISBN":"1044-3983 (Print)\\n1044-3983 (Linking)","ISSN":"10443983 (ISSN)","PMID":"15613946","abstract":"BACKGROUND: Time-series analyses have been used for decades to investigate time-varying environmental exposures. Recently, the case-crossover design has been applied to assess acute effects of air pollution. Our objective was to compare time-series and case-crossover analyses using varying referent periods (ie, unidirectional, ambidirectional, and time-stratified). METHODS: We examined the association between temperature and cardiorespiratory mortality among the elderly population in the 20 largest metropolitan areas of the United States. Risks were estimated by season and geographic region in 1992. We obtained weather data from the National Climatic Data Center and mortality data from the Division of Vital Statistics. Conditional logistic regression (case-crossover) and Poisson regression (time-series) were used to estimate the increased risk of cardiorespiratory mortality associated with a 10 degrees F increase in daily temperature, accounting for dew-point temperature and other potential confounding factors. RESULTS: In the time-stratified case-crossover analysis, the strongest associations were found in the summer; in the Southwest, Southeast, Northwest, Northeast, and Midwest, the odds ratios were 1.15 (95% confidence interval=1.07-1.24), 1.10 (0.96-1.27), 1.08 (0.92-1.26), 1.08 (1.02-1.15), and 1.01 (0.92-1.11), respectively. Mostly null or negative associations were found in the winter, spring, and fall. The ambidirectional case-crossover and the time-series analyses produced quantitatively similar results to those from the time-stratified analysis. The unidirectional analysis produced conflicting results. CONCLUSIONS: Inferences from studies of weather and mortality using the ambidirectional or time-stratified case-crossover approaches and the time-series analyses are comparable and provide consistent findings in this study.","author":[{"dropping-particle":"","family":"Basu","given":"R","non-dropping-particle":"","parse-names":false,"suffix":""},{"dropping-particle":"","family":"Dominici","given":"F","non-dropping-particle":"","parse-names":false,"suffix":""},{"dropping-particle":"","family":"Samet","given":"J M","non-dropping-particle":"","parse-names":false,"suffix":""}],"container-title":"Epidemiology","id":"ITEM-5","issue":"1","issued":{"date-parts":[["2005"]]},"page":"58-66","title":"Temperature and mortality among the elderly in the United States: a comparison of epidemiologic methods","type":"article-journal","volume":"16"},"uris":["http://www.mendeley.com/documents/?uuid=e6719697-9836-471b-af4d-39f251c6613a"]},{"id":"ITEM-6","itemData":{"DOI":"10.1093/aje/kwn170","ISSN":"00029262","abstract":"The association between ambient temperature and mortality has been established worldwide, including the authors’ prior study in California. Here, they examined cause-specific mortality, age, race/ethnicity, gender, and educational level to identify subgroups vulnerable to high ambient temperature. They obtained data on nine California counties from May through September of 1999–2003 from the National Climatic Data Center (county- wide weather) and the California Department of Health Services (individual mortality). Using a time-stratified case- crossover approach, they obtained county-specific estimates of mortality, which were combined in meta-analyses. A total of 231,676 nonaccidental deaths were included. Each 10?F(~4.7?C) increase in mean daily apparent temperature corresponded to a 2.6% (95% confidence interval (CI): 1.3, 3.9) increase for cardiovascular mortality, with the most significant risk found for ischemic heart disease. Elevated risks were also found for persons at least 65 years of age (2.2%, 95% CI: 0.04, 4.0), infants 1 year of age or less (4.9%, 95% CI: ?1.8, 11.6), and the Black racial/ethnic group (4.9%, 95% CI: 2.0, 7.9). No differences were found by gender or educational level. To prevent the mortality associated with ambient temperature, persons with cardiovascular disease, the elderly, infants, and Blacks among others should be targeted","author":[{"dropping-particle":"","family":"Basu","given":"Rupa","non-dropping-particle":"","parse-names":false,"suffix":""},{"dropping-particle":"","family":"Ostro","given":"Bart D.","non-dropping-particle":"","parse-names":false,"suffix":""}],"container-title":"American Journal of Epidemiology","id":"ITEM-6","issued":{"date-parts":[["2008"]]},"title":"A multicounty analysis identifying the populations vulnerable to mortality associated with high ambient temperature in California","type":"article-journal"},"uris":["http://www.mendeley.com/documents/?uuid=9aa12a05-d87c-44ab-958e-46fdbc2a7c95"]},{"id":"ITEM-7","itemData":{"DOI":"10.1186/1476-069X-7-5","ISSN":"1476069X","abstract":"Background. Europe has experienced warmer summers in the past two decades and there is a need to describe the determinants of heat-related mortality to better inform public health activities during hot weather. We investigated the effect of high temperatures on daily mortality in three cities in Europe (Budapest, London, and Milan), using a standard approach. Methods. An ecological time-series study of daily mortality was conducted in three cities using Poisson generalized linear models allowing for over-dispersion. Secular trends in mortality and seasonal confounding factors were controlled for using cubic smoothing splines of time. Heat exposure was modelled using average values of the temperature measure on the same day as death (lag 0) and the day before (lag 1). The heat effect was quantified assuming a linear increase in risk above a cut-point for each city. Socio-economic status indicators and census data were linked with mortality data for stratified analyses. Results. The risk of heat-related death increased with age, and females had a greater risk than males in age groups ?65 years in London and Milan. The relative risks of mortality (per ?C) above the heat cut-point by gender and age were: (i) Male 1.10 (95%CI: 1.07-1.12) and Female 1.07 (1.05-1.10) for 75-84 years, (ii) M 1.10 (1.06-1.14) and F 1.08 (1.06-1.11) for ?85 years in Budapest (?24?C); (i) M 1.03 (1.01-1.04) and F 1.07 (1.05-1.09), (ii) M 1.05 (1.03-1.07) and F 1.08 (1.07-1.10) in London (?20?C); and (i) M 1.08 (1.03-1.14) and F 1.20 (1.15-1.26), (ii) M 1.18 (1.11-1.26) and F 1.19 (1.15-1.24) in Milan (?26?C). Mortality from external causes increases at higher temperatures as well as that from respiratory and cardiovascular disease. There was no clear evidence of effect modification by socio-economic status in either Budapest or London, but there was a seemingly higher risk for affluent non-elderly adults in Milan. Conclusion. We found broadly consistent determinants (age, gender, and cause of death) of heat related mortality in three European cities using a standard approach. Our results are consistent with previous evidence for individual determinants, and also confirm the lack of a strong socio-economic gradient in heat health effects currently in Europe. ? 2008 Ishigami et al; licensee BioMed Central Ltd.","author":[{"dropping-particle":"","family":"Ishigami","given":"Ai","non-dropping-particle":"","parse-names":false,"suffix":""},{"dropping-particle":"","family":"Hajat","given":"Shakoor","non-dropping-particle":"","parse-names":false,"suffix":""},{"dropping-particle":"","family":"Kovats","given":"R. Sari","non-dropping-particle":"","parse-names":false,"suffix":""},{"dropping-particle":"","family":"Bisanti","given":"Luigi","non-dropping-particle":"","parse-names":false,"suffix":""},{"dropping-particle":"","family":"Rognoni","given":"Magda","non-dropping-particle":"","parse-names":false,"suffix":""},{"dropping-particle":"","family":"Russo","given":"Antonio","non-dropping-particle":"","parse-names":false,"suffix":""},{"dropping-particle":"","family":"Paldy","given":"Anna","non-dropping-particle":"","parse-names":false,"suffix":""}],"container-title":"Environmental Health: A Global Access Science Source","id":"ITEM-7","issued":{"date-parts":[["2008"]]},"title":"An ecological time-series study of heat-related mortality in three European cities","type":"article-journal"},"uris":["http://www.mendeley.com/documents/?uuid=7b72cba9-698f-4047-9b03-e848542bfdd5"]},{"id":"ITEM-8","itemData":{"DOI":"10.1097/EDE.0b013e318176bfcd","ISSN":"10443983","abstract":"Background: Epidemiologic studies show that high temperatures are related to mortality, but little is known about the exposure-response function and the lagged effect of heat. We report the associations between daily maximum apparent temperature and daily deaths during the warm season in 15 European cities. Methods: The city-specific analyses were based on generalized estimating equations and the city-specific results were combined in a Bayesian random effects meta-analysis. We specified distributed lag models in studying the delayed effect of exposure. Time-varying coefficient models were used to check the assumption of a constant heat effect over the warm season. Results: The city-specific exposure-response functions have a V shape, with a change-point that varied among cities. The meta-analytic estimate of the threshold was 29.4°C for Mediterranean cities and 23.3°C for north-continental cities. The esti</w:instrText>
      </w:r>
      <w:r>
        <w:rPr>
          <w:rFonts w:hint="eastAsia"/>
          <w:color w:val="000000" w:themeColor="text1"/>
          <w:szCs w:val="24"/>
        </w:rPr>
        <w:instrText xml:space="preserve">mated overall change in all natural mortality associated with a 1°C increase in maximum apparent temperature above the city-specific threshold was 3.12% (95% credibility interval ≤ 0.60% to 5.72%) in the Mediterranean region and 1.84% (0.06% to 3.64%) in </w:instrText>
      </w:r>
      <w:r>
        <w:rPr>
          <w:color w:val="000000" w:themeColor="text1"/>
          <w:szCs w:val="24"/>
        </w:rPr>
        <w:instrText>the north-continental region. Stronger associations were found between heat and mortality from respiratory diseases, and with mortality in the elderly. Conclusions: There is an important mortality effect of heat across Europe. The effect is evident from June through August; it is limited to the first week following temperature excess, with evidence of mortality displacement. There is some suggestion of a higher effect of early season exposures. Acclimatization and individual susceptibility need further investigation as possible explanations for the observed heterogeneity among cities. Copyright © 2008 by Lippincott Williams  &amp;  Wilkins.","author":[{"dropping-particle":"","family":"Baccini","given":"Michela","non-dropping-particle":"","parse-names":false,"suffix":""},{"dropping-particle":"","family":"Biggeri","given":"Annibale","non-dropping-particle":"","parse-names":false,"suffix":""},{"dropping-particle":"","family":"Accetta","given":"Gabriele","non-dropping-particle":"","parse-names":false,"suffix":""},{"dropping-particle":"","family":"Kosatsky","given":"Tom","non-dropping-particle":"","parse-names":false,"suffix":""},{"dropping-particle":"","family":"Katsouyanni","given":"Klea","non-dropping-particle":"","parse-names":false,"suffix":""},{"dropping-particle":"","family":"Analitis","given":"Antonis","non-dropping-particle":"","parse-names":false,"suffix":""},{"dropping-particle":"","family":"Anderson","given":"H. Ross","non-dropping-particle":"","parse-names":false,"suffix":""},{"dropping-particle":"","family":"Bisanti","given":"Luigi","non-dropping-particle":"","parse-names":false,"suffix":""},{"dropping-particle":"","family":"D'Iippoliti","given":"Daniela","non-dropping-particle":"","parse-names":false,"suffix":""},{"dropping-particle":"","family":"Danova","given":"Jana","non-dropping-particle":"","parse-names":false,"suffix":""},{"dropping-particle":"","family":"Forsberg","given":"Bertil","non-dropping-particle":"","parse-names":false,"suffix":""},{"dropping-particle":"","family":"Medina","given":"Sylvia","non-dropping-particle":"","parse-names":false,"suffix":""},{"dropping-particle":"","family":"Paldy","given":"Anna","non-dropping-particle":"","parse-names":false,"suffix":""},{"dropping-particle":"","family":"Rabczenko","given":"Daniel","non-dropping-particle":"","parse-names":false,"suffix":""},{"dropping-particle":"","family":"Schindler","given":"Christian","non-dropping-particle":"","parse-names":false,"suffix":""},{"dropping-particle":"","family":"Michelozzi","given":"Paola","non-dropping-particle":"","parse-names":false,"suffix":""}],"container-title":"Epidemiology","id":"ITEM-8","issued":{"date-parts":[["2008"]]},"title":"Heat effects on mortality in 15 European cities","type":"article-journal"},"uris":["http://www.mendeley.com/documents/?uuid=630d9cb1-97cb-4e2a-a6a4-4501b130daa3"]},{"id":"ITEM-9","itemData":{"DOI":"10.1097/01.ede.0000208477.36665.34","ISSN":"10443983","abstract":"BACKGROUND: Although studies have documented increased mortality during heat waves, little information is available on the subgroups most susceptible to these effects. We evaluated the effects of summertime high temperature on daily mortality among population subgroups defined by demographic characteristics, socioeconomic status, and episodes of hospitalization for various conditions during the preceding 2 years. METHODS: We studied a total of 205,019 residents of 4 Italian cities (Bologna, Milan, Rome, and Turin) age 35 or older who died during 1997-2003. The case-crossover design was applied to evaluate the association between mean apparent temperature (same and previous day) and all-cause mortality. Pooled odds ratios (ORs) and 95% confidence intervals (CIs) of dying at 30 degrees C (apparent temperature) relative to 20 degrees C were estimated accounting for time, population changes, and air pollution. RESULTS: We found an overall OR of 1.34 (CI = 1.27-1.42) at 30 degrees C relative to 20 degrees C. The odds ratio increased with age and was higher among women (OR = 1.45; 1.37-1.52) and among widows and widowers (1.50; 1.33-1.69). Low area-based income modestly increased the effect. Among the preexisting medical conditions investigated, effect modification was detected for previous psychiatric disorders (1.69; 1.39-2.07), depression (1.72; 1.24-2.39), heart conduction disorders (1.77; 1.38-2.27), and circulatory disorders of the brain (1.47; 1.34-1.62). Temperature-related mortality was higher among people residing in nursing homes, and a large effect was also detected for hospitalized subjects. CONCLUSIONS: Subsets of the population that are particularly vulnerable to high summer temperatures include the elderly, women, widows and widowers, those with selected medical conditions, and those staying in nursing homes and healthcare facilities.","author":[{"dropping-particle":"","family":"Stafoggia","given":"Massimo","non-dropping-particle":"","parse-names":false,"suffix":""},{"dropping-particle":"","family":"Forastiere","given":"Francesco","non-dropping-particle":"","parse-names":false,"suffix":""},{"dropping-particle":"","family":"Agostini","given":"Daniele","non-dropping-particle":"","parse-names":false,"suffix":""},{"dropping-particle":"","family":"Biggeri","given":"Annibale","non-dropping-particle":"","parse-names":false,"suffix":""},{"dropping-particle":"","family":"Bisanti","given":"Luigi","non-dropping-particle":"","parse-names":false,"suffix":""},{"dropping-particle":"","family":"Cadum","given":"Ennio","non-dropping-particle":"","parse-names":false,"suffix":""},{"dropping-particle":"","family":"Caranci","given":"Nicola","non-dropping-particle":"","parse-names":false,"suffix":""},{"dropping-particle":"","family":"De'Donato","given":"Francesco","non-dropping-particle":"","parse-names":false,"suffix":""},{"dropping-particle":"","family":"Lisio","given":"Sara","non-dropping-particle":"De","parse-names":false,"suffix":""},{"dropping-particle":"","family":"Maria","given":"Moreno","non-dropping-particle":"De","parse-names":false,"suffix":""},{"dropping-particle":"","family":"Michelozzi","given":"Paola","non-dropping-particle":"","parse-names":false,"suffix":""},{"dropping-particle":"","family":"Miglio","given":"Rossella","non-dropping-particle":"","parse-names":false,"suffix":""},{"dropping-particle":"","family":"Pandolfi","given":"Paolo","non-dropping-particle":"","parse-names":false,"suffix":""},{"dropping-particle":"","family":"Picciotto","given":"Sally","non-dropping-particle":"","parse-names":false,"suffix":""},{"dropping-particle":"","family":"Rognoni","given":"Magda","non-dropping-particle":"","parse-names":false,"suffix":""},{"dropping-particle":"","family":"Russo","given":"Antonio","non-dropping-particle":"","parse-names":false,"suffix":""},{"dropping-particle":"","family":"Scarnato","given":"Corrado","non-dropping-particle":"","parse-names":false,"suffix":""},{"dropping-particle":"","family":"Perucci","given":"Carlo A.","non-dropping-particle":"","parse-names":false,"suffix":""}],"container-title":"Epidemiology","id":"ITEM-9","issued":{"date-parts":[["2006"]]},"title":"Vulnerability to heat-related mortality: a multicity, population-based, case-crossover analysis","type":"article-journal"},"uris":["http://www.mendeley.com/documents/?uuid=99176b54-b460-4f5f-b38f-037e389eda32"]},{"id":"ITEM-10","itemData":{"DOI":"10.1136/oem.2010.059782","ISSN":"13510711","abstract":"Objectives: Several observational studies have suggested an association between high temperatures and all-cause mortality. However, estimates on more specific mortality outcomes are sparse, and frequently assessed in studies using different analytical methods. Methods: A time series analysis was performed on 10 regions in England and Wales during the summers (June-September) of 1993-2006. Average percentage linear increases in risk for a 1°C increase in temperature above region-specific thresholds and attributable deaths were computed by cause-specific mortality and age groups (0-64, 65-74, 75-84, 85+). Results: There was evidence of increased mortality with heat for almost all cause-of-death groups examined, with an overall increase in all-cause mortality of 2.1% (95% CI 1.6% to 2.6%) for a 1°C rise above the regional heat threshold. Among main causes, the steepest increase in risk was for respiratory mortality (+4.1% (3.5% to 4.8%) per 1°C). It was much smaller for cardiovascular causes (+1.8% (1.2% to 2.5%)) and myocardial infarction (+1.1% (0.7% to 1.5%)), but comparatively high for arrhythmias (+5.0% (3.2% to 6.9%)) and pulmonary heart disease (+8.3% (2.7% to 14.3%)). Among non-cardiorespiratory causes, the strongest effects were for genitourinary (+3.8% (2.9% to 4.7%)) and nervous system (+4.6% (3.7% to 5.4%)) disorders. 33.9% of heat deaths were attributable to cardiovascular causes, 24.7% to respiratory causes and 41.3% to all other causes combined. Conclusions: These results suggest that the risk of heat-related mortality is distributed across a wide range of different causes, and that targeting of preventative actions based on pre-existing disease is unlikely to be efficient.","author":[{"dropping-particle":"","family":"Gasparrini","given":"Antonio","non-dropping-particle":"","parse-names":false,"suffix":""},{"dropping-particle":"","family":"Armstrong","given":"Ben","non-dropping-particle":"","parse-names":false,"suffix":""},{"dropping-particle":"","family":"Kovats","given":"Sari","non-dropping-particle":"","parse-names":false,"suffix":""},{"dropping-particle":"","family":"Wilkinson","given":"Paul","non-dropping-particle":"","parse-names":false,"suffix":""}],"container-title":"Occupational and Environmental Medicine","id":"ITEM-10","issued":{"date-parts":[["2012"]]},"title":"The effect of high temperatures on cause-specific mortality in England and Wales","type":"article-journal"},"uris":["http://www.mendeley.com/documents/?uuid=282525fb-21fc-43e2-900c-3add322572de"]},{"id":"ITEM-11","itemData":{"DOI":"10.1289/ehp.02110859","ISBN":"0091-6765 (Print)\\r0091-6765 (Linking)","ISSN":"00916765","PMID":"12204818","abstract":"We carried out time-series analyses in 12 U.S. cities to estimate both the acute effects and the lagged influence of weather on respiratory and cardiovascular disease (CVD) deaths. We fit generalized additive Poisson regressions for each city using nonparametric smooth functions to control for long time trend, season, and barometric pressure. We also controlled for day of the week. We estimated the effect and the lag structure of both temperature and humidity based on a distributed lag model. In cold cities, both high and low temperatures were associated with increased CVD deaths. In general, the effect of cold temperatures persisted for days, whereas the effect of high temperatures was restricted to the day of the death or the day before. For myocardial infarctions (MI), the effect of hot days was twice as large as the cold-day effect, whereas for all CVD deaths the hot-day effect was five times smaller than the cold-day effect. The effect of hot days included some harvesting, because we observed a deficit of deaths a few days later, which we did not observe for the cold-day effect. In hot cities, neither hot nor cold temperatures had much effect on CVD or pneumonia deaths. However, for MI and chronic obstructive pulmonary disease deaths, we observed lagged effects of hot temperatures (lags 4-6 and lags 3 and 4, respectively). We saw no clear pattern for the effect of humidity. In hierarchical models, greater variance of summer and winter temperature was associated with larger effects for hot and cold days, respectively, on respiratory deaths.","author":[{"dropping-particle":"","family":"Braga","given":"Alfésio L.F.","non-dropping-particle":"","parse-names":false,"suffix":""},{"dropping-particle":"","family":"Zanobetti","given":"Antonella","non-dropping-particle":"","parse-names":false,"suffix":""},{"dropping-particle":"","family":"Schwartz","given":"Joel","non-dropping-particle":"","parse-names":false,"suffix":""}],"container-title":"Environmental Health Perspectives","id":"ITEM-11","issue":"9","issued":{"date-parts":[["2002"]]},"page":"859-863","title":"The effect of weather on respiratory and cardiovascular deaths in 12 U.S. cities","type":"article-journal","volume":"110"},"uris":["http://www.mendeley.com/documents/?uuid=3e710881-527a-42d3-bc7e-34c21f9cc47e"]},{"id":"ITEM-12","itemData":{"DOI":"10.3200/AEOH.62.4.169-176","ISSN":"21544700","abstract":"The authors' purpose in this study was to determine whether changes in weather conditions were associated with daily mortality among people aged 65 years and older diagnosed as having congestive heart failure in Montreal, Canada, and who died in the urban area between 1984 and 1993. The authors used a time-stratified case-crossover design and adjusted the models for nitrogen dioxide and ozone. They found a strong nonlinear association with maximum temperature in the warmer months of the year, with a threshold at about 25 degrees C. The authors observed no associations after lag 3 days. In the cold period, they found that risks increased linearly with increasingly colder temperatures, but only after lag 2 days. The authors found no associations with relative humidity. For change in barometric pressure from the previous day, they found no associations in the cold period, but an increase in pressure from the previous day increased risk for lags 0 or 1 days. The authors found some differences between men and women.","author":[{"dropping-particle":"","family":"Kolb","given":"Stefanie","non-dropping-particle":"","parse-names":false,"suffix":""},{"dropping-particle":"","family":"Radon","given":"Katja","non-dropping-particle":"","parse-names":false,"suffix":""},{"dropping-particle":"","family":"Valois","given":"Marie France","non-dropping-particle":"","parse-names":false,"suffix":""},{"dropping-particle":"","family":"Héguy","given":"Léa","non-dropping-particle":"","parse-names":false,"suffix":""},{"dropping-particle":"","family":"Goldberg","given":"Mark S.","non-dropping-particle":"","parse-names":false,"suffix":""}],"container-title":"Archives of Environmental and Occupational Health","id":"ITEM-12","issued":{"date-parts":[["2007"]]},"title":"The short-term influence of weather on daily mortality in congestive heart failure","type":"article-journal"},"uris":["http://www.mendeley.com/documents/?uuid=e396e4c6-547e-435f-8112-4cbed6bb671d"]},{"id":"ITEM-13","itemData":{"DOI":"10.1093/oxfordjournals.aje.a116680","ISSN":"00029262","abstract":"Death rates become progressively higher when outdoor air temperature rises above or falls below 20-25-degrees-C. This study addresses the question of whether this relation is largely attributable to the direct effects of exposure to heat and cold on the human body in general. and on the circulatory system in particular. The association between daily mortality and daily temperatures in the Netherlands in the period 1979-1987 was examined by controlling for influenza incidence, air pollution, and ''season''; distinguishing lag periods; examining effect modification by wind speed and relative humidity; and distinguishing causes of death. Important direct effects of exposure to cold and heat on mortality were suggested by the following findings: 1) control for influenza incidence reduced cold-related mortality by only 34% and reduced heat-related mortality by 23% (the role of air pollution and ''season'' was negligible); 2) 62% of the ''unexplained'' cold-related mortality, and all heat-related mortality, occurred within 1 week; and 3) effect modification by wind speed was in the expected direction. The finding that 57% of ''unexplained'' cold-related mortality and 26% of the ''unexplained'' heat-related mortality was attributable to cardiovascular diseases suggests that direct effects are only in part the result of increased stress on the circulatory system. For heat-related mortality, direct effects on the respiratory system are probably more important. For cold-related mortality, the analysis yielded evidence of an important indirect effect involving increased incidence of influenza and other respiratory infections.","author":[{"dropping-particle":"","family":"Kunst","given":"Anton E.","non-dropping-particle":"","parse-names":false,"suffix":""},{"dropping-particle":"","family":"Looman","given":"Casper W.N.","non-dropping-particle":"","parse-names":false,"suffix":""},{"dropping-particle":"","family":"Mackenbach","given":"Johan P.","non-dropping-particle":"","parse-names":false,"suffix":""}],"container-title":"American Journal of Epidemiology","id":"ITEM-13","issued":{"date-parts":[["1993"]]},"title":"Outdoor air temperature and mortality in the Netherlands: a time-series analysis","type":"article-journal"},"uris":["http://www.mendeley.com/documents/?uuid=7031c9ad-02d2-4731-bbc4-05e8267ddedf"]},{"id":"ITEM-14","itemData":{"DOI":"10.1146/annurev.publhealth.29.020907.090843","ISBN":"0163-7525","ISSN":"0163-7525","PMID":"18031221","abstract":"Heat is an environmental and occupational hazard. The prevention of deaths in the community caused by extreme high temperatures (heat waves) is now an issue of public health concern. The risk of heat-related mortality increases with natural aging, but persons with particular social and/or physical vulnerability are also at risk. Important differences in vulnerability exist between populations, depending on climate, culture, infrastructure (housing), and other factors. Public health measures include health promotion and heat wave warning systems, but the effectiveness of acute measures in response to heat waves has not yet been formally evaluated. Climate change will increase the frequency and the intensity of heat waves, and a range of measures, including improvements to housing, management of chronic diseases, and institutional care of the elderly and the vulnerable, will need to be developed to reduce health impacts.","author":[{"dropping-particle":"","family":"Kovats","given":"R. Sari","non-dropping-particle":"","parse-names":false,"suffix":""},{"dropping-particle":"","family":"Hajat","given":"Shakoor","non-dropping-particle":"","parse-names":false,"suffix":""}],"container-title":"Annual Review of Public Health","id":"ITEM-14","issued":{"date-parts":[["2008"]]},"title":"Heat stress and public health: a critical review","type":"article-journal"},"uris":["http://www.mendeley.com/documents/?uuid=9621807d-c221-41a7-b6a5-d30c77021a65"]},{"id":"ITEM-15","itemData":{"DOI":"10.1080/10643380802238137","ISSN":"15476537","abstract":"This paper reviews the European summer heat wave of 2003, with special emphasis on the first half of August 2003, jointly with its significant societal and environmental impact across Western and Central Europe. We show the pattern of record-breaking temperature anomalies, discuss it in the context of the past, and address the role of the main contributing factors responsible for the occurrence and persistence of this event: blocking episodes, soil moisture deficit, and sea surface temperatures. We show that the anticyclonic pattern corresponds more to an anomalous northern displacement of the North Atlantic subtropical high than a canonical blocking structure, and that soil moisture deficit was a key factor to reach unprecedented temperature anomalies. There are indications that the anomalous Mediterranean Sea surface temperatures (SSTs) have contributed to the heat wave of 2003, whereas the role of SST anomalies in other oceanic regions is still under debate. There are methodological limitations to evaluate excess mortality due to excessive temperatures; however, the different studies available in the literature allow us to estimate that around 40,000 deaths were registered in Europe during the heat wave, mostly elderly persons. Despite previous efforts undertaken by a few cities to implement warning systems, this dramatic episode has highlighted the widespread un-preparedness of most civil and health authorities to cope with such large events. Therefore, the implementation of early warning systems in most European cities to mitigate the impact of extreme heat is the main consequence to diminish the impact of future similar events. In addition to mortality (by far the most dramatic impact), we have also analyzed the record-breaking forest fires in Portugal and the evidence of other relevant impacts, including agriculture and air pollution.","author":[{"dropping-particle":"","family":"Garcia-Herrera","given":"R.","non-dropping-particle":"","parse-names":false,"suffix":""},{"dropping-particle":"","family":"Díaz","given":"J.","non-dropping-particle":"","parse-names":false,"suffix":""},{"dropping-particle":"","family":"Trigo","given":"R. M.","non-dropping-particle":"","parse-names":false,"suffix":""},{"dropping-particle":"","family":"Luterbacher","given":"J.","non-dropping-particle":"","parse-names":false,"suffix":""},{"dropping-particle":"","family":"Fischer","given":"E. M.","non-dropping-particle":"","parse-names":false,"suffix":""}],"container-title":"Critical Reviews in Environmental Science and Technology","id":"ITEM-15","issued":{"date-parts":[["2010"]]},"title":"A review of the European summer heat wave of 2003","type":"article-journal"},"uris":["http://www.mendeley.com/documents/?uuid=43320ccb-4942-40ef-9d87-1d90835e4e74"]},{"id":"ITEM-16","itemData":{"DOI":"10.2105/AJPH.2006.100081","ISSN":"15410048","abstract":"OBJECTIVES: We sought to reexamine the effects of the 1995 Chicago heat wave on all-cause and cause-specific mortality, including mortality displacement, using advanced time-series analysis methods. METHODS: We used Poisson regression with penalized regression splines to model excess mortality and mortality displacement over a 50-day period centered on the day in which the heat wave temperature peaked, adjusting for meteorological and other variables. We controlled for temporal trends by using daily mortality data during 1993-1997. We estimated relative risks (RRs) with reference to the first day of the 50-day period. RESULTS: We estimated that there were 692 excess deaths from June 21, 1995, to August 10, 1995; 26% of these deaths were owing to mortality displacement. RR for all-cause mortality on the day with peak mortality was 1.74 (95% confidence interval=1.67, 1.81). Risk of heat-related death was significantly higher among Blacks, and mortality displacement was substantially lower. CONCLUSIONS: The 1995 Chicago heat wave substantially effected all-cause and cause-specific mortality, but mortality displacement was limited. Mortality risks and displacement affected Blacks disproportionally. Appropriately targeted interventions may have a tangible effect on life expectancy.","author":[{"dropping-particle":"","family":"Kaiser","given":"Reinhard","non-dropping-particle":"","parse-names":false,"suffix":""},{"dropping-particle":"","family":"Tertre","given":"Alain","non-dropping-particle":"Le","parse-names":false,"suffix":""},{"dropping-particle":"","family":"Schwartz","given":"Joel","non-dropping-particle":"","parse-names":false,"suffix":""},{"dropping-particle":"","family":"Gotway","given":"Carol A.","non-dropping-particle":"","parse-names":false,"suffix":""},{"dropping-particle":"","family":"Daley","given":"W. Randolph","non-dropping-particle":"","parse-names":false,"suffix":""},{"dropping-particle":"","family":"Rubin","given":"Carol H.","non-dropping-particle":"","parse-names":false,"suffix":""}],"container-title":"American journal of public health","id":"ITEM-16","issued":{"date-parts":[["2007"]]},"title":"The effect of the 1995 heat wave in Chicago on all-cause and cause-specific mortality.","type":"article-journal"},"uris":["http://www.mendeley.com/documents/?uuid=36d833d1-1737-4ae8-8983-ce4e1c9e580d"]}],"mendeley":{"formattedCitation":"&lt;sup&gt;3,5–7,87,88,115–117,120–125,127&lt;/sup&gt;","plainTextFormattedCitation":"3,5–7,87,88,115–117,120–125,127","previouslyFormattedCitation":"&lt;sup&gt;3,5–7,87,88,115–117,120–125,127&lt;/sup&gt;"},"properties":{"noteIndex":0},"schema":"https://github.com/citation-style-language/schema/raw/master/csl-citation.json"}</w:instrText>
      </w:r>
      <w:r w:rsidRPr="00F64CB3">
        <w:rPr>
          <w:color w:val="000000" w:themeColor="text1"/>
          <w:szCs w:val="24"/>
        </w:rPr>
        <w:fldChar w:fldCharType="separate"/>
      </w:r>
      <w:r w:rsidRPr="009B39FA">
        <w:rPr>
          <w:noProof/>
          <w:color w:val="000000" w:themeColor="text1"/>
          <w:szCs w:val="24"/>
          <w:vertAlign w:val="superscript"/>
        </w:rPr>
        <w:t>3,5–7,87,88,115–117,120–125,127</w:t>
      </w:r>
      <w:r w:rsidRPr="00F64CB3">
        <w:rPr>
          <w:color w:val="000000" w:themeColor="text1"/>
          <w:szCs w:val="24"/>
        </w:rPr>
        <w:fldChar w:fldCharType="end"/>
      </w:r>
      <w:r>
        <w:rPr>
          <w:szCs w:val="24"/>
        </w:rPr>
        <w:t xml:space="preserve"> In the United States, studies ranged from a single spatial unit,</w:t>
      </w:r>
      <w:r>
        <w:rPr>
          <w:szCs w:val="24"/>
        </w:rPr>
        <w:fldChar w:fldCharType="begin" w:fldLock="1"/>
      </w:r>
      <w:r>
        <w:rPr>
          <w:szCs w:val="24"/>
        </w:rPr>
        <w:instrText>ADDIN CSL_CITATION {"citationItems":[{"id":"ITEM-1","itemData":{"DOI":"10.1093/aje/kwn170","ISSN":"00029262","abstract":"The association between ambient temperature and mortality has been established worldwide, including the authors’ prior study in California. Here, they examined cause-specific mortality, age, race/ethnicity, gender, and educational level to identify subgroups vulnerable to high ambient temperature. They obtained data on nine California counties from May through September of 1999–2003 from the National Climatic Data Center (county- wide weather) and the California Department of Health Services (individual mortality). Using a time-stratified case- crossover approach, they obtained county-specific estimates of mortality, which were combined in meta-analyses. A total of 231,676 nonaccidental deaths were included. Each 10?F(~4.7?C) increase in mean daily apparent temperature corresponded to a 2.6% (95% confidence interval (CI): 1.3, 3.9) increase for cardiovascular mortality, with the most significant risk found for ischemic heart disease. Elevated risks were also found for persons at least 65 years of age (2.2%, 95% CI: 0.04, 4.0), infants 1 year of age or less (4.9%, 95% CI: ?1.8, 11.6), and the Black racial/ethnic group (4.9%, 95% CI: 2.0, 7.9). No differences were found by gender or educational level. To prevent the mortality associated with ambient temperature, persons with cardiovascular disease, the elderly, infants, and Blacks among others should be targeted","author":[{"dropping-particle":"","family":"Basu","given":"Rupa","non-dropping-particle":"","parse-names":false,"suffix":""},{"dropping-particle":"","family":"Ostro","given":"Bart D.","non-dropping-particle":"","parse-names":false,"suffix":""}],"container-title":"American Journal of Epidemiology","id":"ITEM-1","issued":{"date-parts":[["2008"]]},"title":"A multicounty analysis identifying the populations vulnerable to mortality associated with high ambient temperature in California","type":"article-journal"},"uris":["http://www.mendeley.com/documents/?uuid=9aa12a05-d87c-44ab-958e-46fdbc2a7c95"]},{"id":"ITEM-2","itemData":{"DOI":"10.2105/AJPH.2006.100081","ISSN":"15410048","abstract":"OBJECTIVES: We sought to reexamine the effects of the 1995 Chicago heat wave on all-cause and cause-specific mortality, including mortality displacement, using advanced time-series analysis methods. METHODS: We used Poisson regression with penalized regression splines to model excess mortality and mortality displacement over a 50-day period centered on the day in which the heat wave temperature peaked, adjusting for meteorological and other variables. We controlled for temporal trends by using daily mortality data during 1993-1997. We estimated relative risks (RRs) with reference to the first day of the 50-day period. RESULTS: We estimated that there were 692 excess deaths from June 21, 1995, to August 10, 1995; 26% of these deaths were owing to mortality displacement. RR for all-cause mortality on the day with peak mortality was 1.74 (95% confidence interval=1.67, 1.81). Risk of heat-related death was significantly higher among Blacks, and mortality displacement was substantially lower. CONCLUSIONS: The 1995 Chicago heat wave substantially effected all-cause and cause-specific mortality, but mortality displacement was limited. Mortality risks and displacement affected Blacks disproportionally. Appropriately targeted interventions may have a tangible effect on life expectancy.","author":[{"dropping-particle":"","family":"Kaiser","given":"Reinhard","non-dropping-particle":"","parse-names":false,"suffix":""},{"dropping-particle":"","family":"Tertre","given":"Alain","non-dropping-particle":"Le","parse-names":false,"suffix":""},{"dropping-particle":"","family":"Schwartz","given":"Joel","non-dropping-particle":"","parse-names":false,"suffix":""},{"dropping-particle":"","family":"Gotway","given":"Carol A.","non-dropping-particle":"","parse-names":false,"suffix":""},{"dropping-particle":"","family":"Daley","given":"W. Randolph","non-dropping-particle":"","parse-names":false,"suffix":""},{"dropping-particle":"","family":"Rubin","given":"Carol H.","non-dropping-particle":"","parse-names":false,"suffix":""}],"container-title":"American journal of public health","id":"ITEM-2","issued":{"date-parts":[["2007"]]},"title":"The effect of the 1995 heat wave in Chicago on all-cause and cause-specific mortality.","type":"article-journal"},"uris":["http://www.mendeley.com/documents/?uuid=36d833d1-1737-4ae8-8983-ce4e1c9e580d"]},{"id":"ITEM-3","itemData":{"DOI":"10.1056/NEJM199607113350203","ISBN":"0028-4793","ISSN":"0028-4793","PMID":"8649494","abstract":"BACKGROUND During a record-setting heat wave in Chicago in July 1995, there were at least 700 excess deaths, most of which were classified as heat-related. We sought to determine who was at greatest risk for heat-related death. METHODS We conducted a case-control study in Chicago to identify risk factors associated with heat-related death and death from cardiovascular causes from July 14 through July 17, 1995. Beginning on July 21, we interviewed 339 relatives, neighbors, or friends of those who died and 339 controls matched to the case subjects according to neighborhood and age. RESULTS The risk of heat-related death was increased for people with known medical problems who were confined to bed (odds ratio as compared with those who were not confined to bed, 5.5) or who were unable to care for themselves (odds ratio, 4.1). Also at increased risk were those who did not leave home each day (odds ratio, 6.7), who lived alone (odds ratio, 2.3), or who lived on the top floor of a building (odds ratio, 4.7). Having social contacts such as group activities or friends in the area was protective. In a multivariate analysis, the strongest risk factors for heat-related death were being confined to bed (odds ratio, 8.2) and living alone (odds ratio, 2.3); the risk of death was reduced for people with working air conditioners (odds ratio, 0.3) and those with access to transportation (odds ratio, 0.3). Deaths classified as due to cardiovascular causes had risk factors similar to those for heat-related death. CONCLUSIONS In this study of the 1995 Chicago heat wave, those at greatest risk of dying from the heat were people with medical illnesses who were socially isolated and did not have access to air conditioning. In future heat emergencies, interventions directed to such persons should reduce deaths related to the heat.","author":[{"dropping-particle":"","family":"Semenza","given":"Jan C.","non-dropping-particle":"","parse-names":false,"suffix":""},{"dropping-particle":"","family":"Rubin","given":"Carol H.","non-dropping-particle":"","parse-names":false,"suffix":""},{"dropping-particle":"","family":"Falter","given":"Kenneth H.","non-dropping-particle":"","parse-names":false,"suffix":""},{"dropping-particle":"","family":"Selanikio","given":"Joel D.","non-dropping-particle":"","parse-names":false,"suffix":""},{"dropping-particle":"","family":"Flanders","given":"W. Dana","non-dropping-particle":"","parse-names":false,"suffix":""},{"dropping-particle":"","family":"Howe","given":"Holly L.","non-dropping-particle":"","parse-names":false,"suffix":""},{"dropping-particle":"","family":"Wilhelm","given":"John L.","non-dropping-particle":"","parse-names":false,"suffix":""}],"container-title":"New England Journal of Medicine","id":"ITEM-3","issued":{"date-parts":[["1996"]]},"title":"Heat-related deaths during the July 1995 heat wave in Chicago","type":"article-journal"},"uris":["http://www.mendeley.com/documents/?uuid=93431257-5a3a-4d6a-b726-db0de694e35d"]},{"id":"ITEM-4","itemData":{"DOI":"10.1289/ehp.1002313","ISBN":"0091-6765","ISSN":"00916765","PMID":"21084239","abstract":"BACKGROUND Devastating health effects from recent heat waves, and projected increases in frequency, duration, and severity of heat waves from climate change, highlight the importance of understanding health consequences of heat waves. OBJECTIVES We analyzed mortality risk for heat waves in 43 U.S. cities (1987-2005) and investigated how effects relate to heat waves' intens</w:instrText>
      </w:r>
      <w:r>
        <w:rPr>
          <w:rFonts w:hint="eastAsia"/>
          <w:szCs w:val="24"/>
        </w:rPr>
        <w:instrText>ity, duration, or timing in season. METHODS Heat waves were defined as ≥ 2 days with temperature ≥ 95th percentile for the community for 1 May through 30 September. Heat waves were characterized by their intensity, duration, and timing in season. Within e</w:instrText>
      </w:r>
      <w:r>
        <w:rPr>
          <w:szCs w:val="24"/>
        </w:rPr>
        <w:instrText>ach community, we estimated mortality risk during each heat wave compared with non-heat wave days, controlling for potential confounders. We combined individual heat wave effect estimates using Bayesian hierarchical modeling to generate overall effects at the community, regional, and national levels. We estimated how heat wave mortality effects were modified by heat wave characteristics (intensity, duration, timing in season). RESULTS Nationally, mortality increased 3.74% [95% posterior interval (PI), 2.29-5.22%] during heat waves compared with non-heat wave days. Heat wave mortality risk increased 2.49% for every 1°F increase in heat wave intensity and 0.38% for every 1-day increase in heat wave duration. Mortality increased 5.04% (95% PI, 3.06-7.06%) during the first heat wave of the summer versus 2.65% (95% PI, 1.14-4.18%) during later heat waves, compared with non-heat wave days. Heat wave mortality impacts and effect modification by heat wave characteristics were more pronounced in the Northeast and Midwest compared with the South. CONCLUSIONS We found higher mortality risk from heat waves that were more intense or longer, or those occurring earlier in summer. These findings have implications for decision makers and researchers estimating health effects from climate change.","author":[{"dropping-particle":"","family":"Brooke Anderson","given":"G.","non-dropping-particle":"","parse-names":false,"suffix":""},{"dropping-particle":"","family":"Bell","given":"Michelle L.","non-dropping-particle":"","parse-names":false,"suffix":""}],"container-title":"Environmental Health Perspectives","id":"ITEM-4","issued":{"date-parts":[["2011"]]},"title":"Heat waves in the United States: mortality risk during heat waves and effect modification by heat wave characteristics in 43 U.S. communities","type":"article-journal"},"uris":["http://www.mendeley.com/documents/?uuid=c240e932-cb6f-49ce-976c-f020c9e5be3f"]},{"id":"ITEM-5","itemData":{"DOI":"10.1097/01.ede.0000147114.25957.71","ISSN":"10443983","abstract":"BACKGROUND: Extremes of temperature are well known to be associated with excess mortality. Less is known about the characteristics of persons that put them at higher risk, particularly the role of medical conditions. METHODS: To investigate these effects, I used a case-only approach to analyze 160,062 deaths in Wayne County, Michigan, among persons who were 65 years of age or older, who were covered by Medicare, and who had a previous hospital admission for heart and lung disease. Using their unique Medicare identification number, I traced deaths through Medicare hospital admission records to identify primary and secondary diagnoses for all admissions before death. I investigated the role of diabetes, myocardial infarction, congestive heart failure, chronic obstructive pulmonary disease, and pneumonia as modifiers of the risk of dying on an extreme temperature day. Hot days were defined as those greater than the 99th percentile of all days and cold days as those less than the 1st percentile. I also examined the role of sex, age (85 years of age and older), and nonwhite race as modifiers. RESULTS: I found that patients with diabetes had a higher risk of dying on hot days than other subjects (odds ratio=1.17; 95% confidence interval=1.04-1.32). Persons with chronic obstructive pulmonary disease had elevated risks of dying on cold days (1.19; 1.07-1.33). Nonwhites had greater risks on both hot (1.22; 1.09-1.37) and cold (1.25; 1.12-1.40) days, and women had elevated risks on cold days (1.14; 1.02-1.26). The other conditions conveyed no higher risks than average. CONCLUSIONS: Sociodemographic characteristics and medical conditions can increase the likelihood of death associated with temperature extremes.","author":[{"dropping-particle":"","family":"Schwartz","given":"Joel","non-dropping-particle":"","parse-names":false,"suffix":""}],"container-title":"Epidemiology","id":"ITEM-5","issued":{"date-parts":[["2005"]]},"title":"Who is sensitive to extremes of temperature? A case-only analysis","type":"article-journal"},"uris":["http://www.mendeley.com/documents/?uuid=2ae08eb5-b529-4f41-9dd4-8dce2d79d1b8"]},{"id":"ITEM-6","itemData":{"DOI":"10.1038/nclimate2704","ISBN":"0000000000000","ISSN":"1758-678X","PMID":"26640524","abstract":"Rapid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Change","id":"ITEM-6","issue":"11","issued":{"date-parts":[["2015"]]},"page":"988-991","title":"Impacts of temperature and its variability on mortality in New England","type":"article-journal","volume":"5"},"uris":["http://www.mendeley.com/documents/?uuid=15df2a8d-32ac-4706-acb3-82c8adbbec5d"]},{"id":"ITEM-7","itemData":{"DOI":"10.1186/1476-069X-14-3","ISSN":"1476069X","abstract":"© 2015 Madrigano et al.; licensee BioMed Central.Background: Most health effects studies of ozone and temperature have been performed in urban areas, due to the available monitoring data. We used observed and interpolated data to examine temperature, ozone, and mortality in 91 urban and non-urban counties. Methods: Ozone measurements were extracted from the Environmental Protection Agency's Air Quality System. Meteorological data were supplied by the National Center for Atmospheric Research. Observed data were spatially interpolated to county centroids. Daily internal-cause mortality counts were obtained from the National Center for Health Statistics (1988-1999). A two-stage Bayesian hier</w:instrText>
      </w:r>
      <w:r>
        <w:rPr>
          <w:rFonts w:hint="eastAsia"/>
          <w:szCs w:val="24"/>
        </w:rPr>
        <w:instrText>archical model was used to estimate each county's increase in mortality risk from temperature and ozone. We examined county-level associations according to population density and compared urban (≥1,000 persons/mile2) to non-urban (2) counties. Finally, we</w:instrText>
      </w:r>
      <w:r>
        <w:rPr>
          <w:szCs w:val="24"/>
        </w:rPr>
        <w:instrText xml:space="preserve"> examined county-level characteristics that could explain variation in associations by county. Results: A 10 ppb increase in ozone was associated with a 0.45% increase in mortality (95% PI: 0.08, 0.83) in urban counties, while this same increase in ozone was associated with a 0.73% increase (95% PI: 0.19, 1.26) in non-urban counties. An increase in temperature from 70°F to 90°F (21.2°C 32.2°C) was associated with a 8.88% increase in mortality (95% PI: 7.38, 10.41) in urban counties and a 8.08% increase (95% PI: 6.16, 10.05) in non-urban counties. County characteristics, such as population density, percentage of families living in poverty, and percentage of elderly residents, partially explained the variation in county-level associations. Conclusions: While most prior studies of ozone and temperature have been performed in urban areas, the impacts in non-urban areas are significant, and, for ozone, potentially greater. The health risks of increasing temperature and air pollution brought on by climate change are not limited to urban areas.","author":[{"dropping-particle":"","family":"Madrigano","given":"Jaime","non-dropping-particle":"","parse-names":false,"suffix":""},{"dropping-particle":"","family":"Jack","given":"Darby","non-dropping-particle":"","parse-names":false,"suffix":""},{"dropping-particle":"","family":"Anderson","given":"G. Brooke","non-dropping-particle":"","parse-names":false,"suffix":""},{"dropping-particle":"","family":"Bell","given":"Michelle L.","non-dropping-particle":"","parse-names":false,"suffix":""},{"dropping-particle":"","family":"Kinney","given":"Patrick L.","non-dropping-particle":"","parse-names":false,"suffix":""}],"container-title":"Environmental Health: A Global Access Science Source","id":"ITEM-7","issued":{"date-parts":[["2015"]]},"title":"Temperature, ozone, and mortality in urban and non-urban counties in the northeastern United States","type":"article-journal"},"uris":["http://www.mendeley.com/documents/?uuid=f8b5723b-ce52-4dc3-abee-808ac1ef3fbe"]}],"mendeley":{"formattedCitation":"&lt;sup&gt;86,87,109,121,139,169,170&lt;/sup&gt;","plainTextFormattedCitation":"86,87,109,121,139,169,170","previouslyFormattedCitation":"&lt;sup&gt;86,87,109,121,139,169,170&lt;/sup&gt;"},"properties":{"noteIndex":0},"schema":"https://github.com/citation-style-language/schema/raw/master/csl-citation.json"}</w:instrText>
      </w:r>
      <w:r>
        <w:rPr>
          <w:szCs w:val="24"/>
        </w:rPr>
        <w:fldChar w:fldCharType="separate"/>
      </w:r>
      <w:r w:rsidRPr="009B39FA">
        <w:rPr>
          <w:noProof/>
          <w:szCs w:val="24"/>
          <w:vertAlign w:val="superscript"/>
        </w:rPr>
        <w:t>86,87,109,121,139,169,170</w:t>
      </w:r>
      <w:r>
        <w:rPr>
          <w:szCs w:val="24"/>
        </w:rPr>
        <w:fldChar w:fldCharType="end"/>
      </w:r>
      <w:r>
        <w:rPr>
          <w:szCs w:val="24"/>
        </w:rPr>
        <w:t xml:space="preserve"> to hundreds of independently-analysed units across the country.</w:t>
      </w:r>
      <w:r w:rsidRPr="00F64CB3">
        <w:rPr>
          <w:szCs w:val="24"/>
        </w:rPr>
        <w:fldChar w:fldCharType="begin" w:fldLock="1"/>
      </w:r>
      <w:r>
        <w:rPr>
          <w:szCs w:val="24"/>
        </w:rPr>
        <w:instrText>ADDIN CSL_CITATION {"citationItems":[{"id":"ITEM-1","itemData":{"DOI":"10.1093/aje/kwg096","ISSN":"00029262","abstract":"This paper examines effect modification of heat- and cold-related mortality in seven US cities in 1986-1993. City-specific Poisson regression analyses of daily noninjury mortality were fit with predictors of mean daily apparent temperature (a construct reflecting physiologic effects of temperature and humidity), time, barometric pressure, day of the week, and particulate matter less than 10 micro m in aerodynamic diameter. Percentage change in mortality was calculated at 29 degrees C apparent temperature (lag 0) and at -5 degrees C (mean of lags 1, 2, and 3) relative to 15 degrees C. Separate models were fit to death counts stratified by age, race, gender, education, and place of death. Effect estimates were combined across cities, treating city as a random effect. Deaths among Blacks compared with Whites, deaths among the less educated, and deaths outside a hospital were more strongly associated with hot and cold temperatures, but gender made no difference. Stronger cold associations were found for those less than age 65 years, but heat effects did not vary by age. The strongest effect modifier was place of death for heat, with out-of-hospital effects more than five times greater than in-hospital deaths, supporting the biologic plausibility of the associations. Place of death, race, and educational attainment indicate vulnerability to temperature-related mortality, reflecting inequities in health impacts related to climate change.","author":[{"dropping-particle":"","family":"O'Neill","given":"Marie S.","non-dropping-particle":"","parse-names":false,"suffix":""},{"dropping-particle":"","family":"Zanobetti","given":"Antonella","non-dropping-particle":"","parse-names":false,"suffix":""},{"dropping-particle":"","family":"Schwartz","given":"Joel","non-dropping-particle":"","parse-names":false,"suffix":""}],"container-title":"American Journal of Epidemiology","id":"ITEM-1","issued":{"date-parts":[["2003"]]},"title":"Modifiers of the temperature and mortality association in seven US cities","type":"article-journal"},"uris":["http://www.mendeley.com/documents/?uuid=878188f9-1f8d-4af5-a13d-6e4e63f1e5e0"]},{"id":"ITEM-2","itemData":{"DOI":"10.1289/ehp.02110859","ISBN":"0091-6765 (Print)\\r0091-6765 (Linking)","ISSN":"00916765","PMID":"12204818","abstract":"We carried out time-series analyses in 12 U.S. cities to estimate both the acute effects and the lagged influence of weather on respiratory and cardiovascular disease (CVD) deaths. We fit generalized additive Poisson regressions for each city using nonparametric smooth functions to control for long time trend, season, and barometric pressure. We also controlled for day of the week. We estimated the effect and the lag structure of both temperature and humidity based on a distributed lag model. In cold cities, both high and low temperatures were associated with increased CVD deaths. In general, the effect of cold temperatures persisted for days, whereas the effect of high temperatures was restricted to the day of the death or the day before. For myocardial infarctions (MI), the effect of hot days was twice as large as the cold-day effect, whereas for all CVD deaths the hot-day effect was five times smaller than the cold-day effect. The effect of hot days included some harvesting, because we observed a deficit of deaths a few days later, which we did not observe for the cold-day effect. In hot cities, neither hot nor cold temperatures had much effect on CVD or pneumonia deaths. However, for MI and chronic obstructive pulmonary disease deaths, we observed lagged effects of hot temperatures (lags 4-6 and lags 3 and 4, respectively). We saw no clear pattern for the effect of humidity. In hierarchical models, greater variance of summer and winter temperature was associated with larger effects for hot and cold days, respectively, on respiratory deaths.","author":[{"dropping-particle":"","family":"Braga","given":"Alfésio L.F.","non-dropping-particle":"","parse-names":false,"suffix":""},{"dropping-particle":"","family":"Zanobetti","given":"Antonella","non-dropping-particle":"","parse-names":false,"suffix":""},{"dropping-particle":"","family":"Schwartz","given":"Joel","non-dropping-particle":"","parse-names":false,"suffix":""}],"container-title":"Environmental Health Perspectives","id":"ITEM-2","issue":"9","issued":{"date-parts":[["2002"]]},"page":"859-863","title":"The effect of weather on respiratory and cardiovascular deaths in 12 U.S. cities","type":"article-journal","volume":"110"},"uris":["http://www.mendeley.com/documents/?uuid=3e710881-527a-42d3-bc7e-34c21f9cc47e"]},{"id":"ITEM-3","itemData":{"DOI":"10.1093/jurban/jti043","ISSN":"10993460","abstract":"Daily mortality is typically higher on hot days in urban areas, and certain population groups experience disproportionate risk. Air conditioning (AC) has been recommended to mitigate heat-related illness and death. We examined whether AC prevalence explained differing heat-related mortality effects by race. Poisson regression was used to model daily mortality in Chicago, Detroit, Minneapolis, and Pittsburgh. Predictors included natural splines of time (to control seasonal patterns); mean daily apparent temperature on the day of death, and averaged over lags 1–3; barometric pressure; day of week; and a linear term for airborne particles. Separate, city-specific models were fit to death counts stratified by race (Black or White) to derive the percent change in mortality at 29 ºC, relative to 15 ºC (lag 0). Next, city-specific effects were regressed on city- and race-specific AC prevalence. Combined effect estimates across all cities were calculated using inverse variance-weighted averages. Prevalence of central AC among Black households was less than half that among White households in all four cities, and deaths among Blacks were more strongly associated with hot temperatures. Central AC prevalence explained some of the differences in heat effects by race, but room-unit AC did not. Efforts to reduce disparities in heat-related mortality should consider access to AC.","author":[{"dropping-particle":"","family":"O'Neill","given":"Marie S.","non-dropping-particle":"","parse-names":false,"suffix":""},{"dropping-particle":"","family":"Zanobetti","given":"Antonella","non-dropping-particle":"","parse-names":false,"suffix":""},{"dropping-particle":"","family":"Schwartz","given":"Joel","non-dropping-particle":"","parse-names":false,"suffix":""}],"container-title":"Journal of Urban Health","id":"ITEM-3","issued":{"date-parts":[["2005"]]},"title":"Disparities by race in heat-related mortality in four US cities: the role of air conditioning prevalence","type":"article-journal"},"uris":["http://www.mendeley.com/documents/?uuid=e397c7a4-f07f-4640-8a05-640fd4ac3901"]},{"id":"ITEM-4","itemData":{"DOI":"00001648-200501000-00009 [pii]","ISBN":"1044-3983 (Print)\\n1044-3983 (Linking)","ISSN":"10443983 (ISSN)","PMID":"15613946","abstract":"BACKGROUND: Time-series analyses have been used for decades to investigate time-varying environmental exposures. Recently, the case-crossover design has been applied to assess acute effects of air pollution. Our objective was to compare time-series and case-crossover analyses using varying referent periods (ie, unidirectional, ambidirectional, and time-stratified). METHODS: We examined the association between temperature and cardiorespiratory mortality among the elderly population in the 20 largest metropolitan areas of the United States. Risks were estimated by season and geographic region in 1992. We obtained weather data from the National Climatic Data Center and mortality data from the Division of Vital Statistics. Conditional logistic regression (case-crossover) and Poisson regression (time-series) were used to estimate the increased risk of cardiorespiratory mortality associated with a 10 degrees F increase in daily temperature, accounting for dew-point temperature and other potential confounding factors. RESULTS: In the time-stratified case-crossover analysis, the strongest associations were found in the summer; in the Southwest, Southeast, Northwest, Northeast, and Midwest, the odds ratios were 1.15 (95% confidence interval=1.07-1.24), 1.10 (0.96-1.27), 1.08 (0.92-1.26), 1.08 (1.02-1.15), and 1.01 (0.92-1.11), respectively. Mostly null or negative associations were found in the winter, spring, and fall. The ambidirectional case-crossover and the time-series analyses produced quantitatively similar results to those from the time-stratified analysis. The unidirectional analysis produced conflicting results. CONCLUSIONS: Inferences from studies of weather and mortality using the ambidirectional or time-stratified case-crossover approaches and the time-series analyses are comparable and provide consistent findings in this study.","author":[{"dropping-particle":"","family":"Basu","given":"R","non-dropping-particle":"","parse-names":false,"suffix":""},{"dropping-particle":"","family":"Dominici","given":"F","non-dropping-particle":"","parse-names":false,"suffix":""},{"dropping-particle":"","family":"Samet","given":"J M","non-dropping-particle":"","parse-names":false,"suffix":""}],"container-title":"Epidemiology","id":"ITEM-4","issue":"1","issued":{"date-parts":[["2005"]]},"page":"58-66","title":"Temperature and mortality among the elderly in the United States: a comparison of epidemiologic methods","type":"article-journal","volume":"16"},"uris":["http://www.mendeley.com/documents/?uuid=e6719697-9836-471b-af4d-39f251c6613a"]},{"id":"ITEM-5","itemData":{"DOI":"10.1289/ehp.9074","ISSN":"00916765","abstract":"BACKGROUND: Extremes of temperature are associated with short-term increases in daily mortality.\\n\\nOBJECTIVES: We set out to identify subpopulations and mortality causes with increased susceptibility to temperature extremes.\\n\\nMETHODS: We conducted a case-only analysis using daily mortality and hourly weather data from 50 U.S. cities for the period 1989-2000, covering a total of 7,789,655 deaths. We used distributions of daily minimum and maximum temperature in each city to define extremely hot days (&gt;/= 99 th percentile) and extremely cold days (&lt;/= 1st percentile) , respectively. For each (hypothesized) effect modifier, a city-specific logistic regression model was fitted and an overall estimate calculated in a subsequent meta-analysis.\\n\\nRESULTS: Older subjects [odds ratio (OR) = 1.020 ; 95% confidence interval (CI) , 1.005-1.034], diabetics (OR = 1.035 ; 95% CI, 1.010-1.062) , blacks (OR = 1.037 ; 95% CI, 1.016-1.059) , and those dying outside a hospital (OR = 1.066 ; 95% CI, 1.036-1.098) were more susceptible to extreme heat, with some differences observed between those dying from a cardiovascular disease and other decedents. Cardiovascular deaths (OR = 1.053 ; 95% CI, 1.036-1.070) , and especially cardiac arrest deaths (OR = 1.137 ; 95% CI, 1.051-1.230) , showed a greater relative increase on extremely cold days, whereas the increase in heat-related mortality was marginally higher for those with coexisting atrial fibrillation (OR = 1.059 ; 95% CI, 0.996-1.125) .\\n\\nCONCLUSIONS: In this study we identified several subpopulations and mortality causes particularly susceptible to temperature extremes. This knowledge may contribute to establishing health programs that would better protect the vulnerable.","author":[{"dropping-particle":"","family":"Medina-Ramón","given":"Mercedes","non-dropping-particle":"","parse-names":false,"suffix":""},{"dropping-particle":"","family":"Zanobetti","given":"Antonella","non-dropping-particle":"","parse-names":false,"suffix":""},{"dropping-particle":"","family":"Cavanagh","given":"David Paul","non-dropping-particle":"","parse-names":false,"suffix":""},{"dropping-particle":"","family":"Schwartz","given":"Joel","non-dropping-particle":"","parse-names":false,"suffix":""}],"container-title":"Environmental Health Perspectives","id":"ITEM-5","issued":{"date-parts":[["2006"]]},"title":"Extreme temperatures and mortality: assessing effect modification by personal characteristics and specific cause of death in a multi-city case-only analysis","type":"article-journal"},"uris":["http://www.mendeley.com/documents/?uuid=949d8c00-d71b-4718-8492-84b87838d46c"]},{"id":"ITEM-6","itemData":{"ISSN":"0002-9262","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Tobias","given":"Aurelio","non-dropping-particle":"","parse-names":false,"suffix":""},{"dropping-particle":"","family":"Zanobetti","given":"Antonella","non-dropping-particle":"","parse-names":false,"suffix":""},{"dropping-particle":"","family":"Schwartz","given":"Joel D","non-dropping-particle":"","parse-names":false,"suffix":""},{"dropping-particle":"","family":"Leone","given":"Michela","non-dropping-particle":"","parse-names":false,"suffix":""},{"dropping-particle":"","family":"Michelozzi","given":"Paola","non-dropping-particle":"","parse-names":false,"suffix":""},{"dropping-particle":"","family":"Kan","given":"Haidong","non-dropping-particle":"","parse-names":false,"suffix":""}],"container-title":"American journal of epidemiology","id":"ITEM-6","issue":"11","issued":{"date-parts":[["2016"]]},"page":"1027-1036","title":"Changes in susceptibility to heat during the summer: a multicountry analysis","type":"article-journal","volume":"183"},"uris":["http://www.mendeley.com/documents/?uuid=22d90203-9f65-4bea-a807-826f1dddd878"]},{"id":"ITEM-7","itemData":{"author":[{"dropping-particle":"","family":"Guo","given":"Yuming","non-dropping-particle":"","parse-names":false,"suffix":""},{"dropping-particle":"","family":"Gasparrini","given":"Antonio","non-dropping-particle":"","parse-names":false,"suffix":""},{"dropping-particle":"","family":"Armstrong","given":"Ben","non-dropping-particle":"","parse-names":false,"suffix":""},{"dropping-particle":"","family":"Tawatsupa","given":"Benjawan","non-dropping-particle":"","parse-names":false,"suffix":""},{"dropping-particle":"","family":"Tobias","given":"Aurelio","non-dropping-particle":"","parse-names":false,"suffix":""},{"dropping-particle":"","family":"Lavigne","given":"Eric","non-dropping-particle":"","parse-names":false,"suffix":""},{"dropping-particle":"De","family":"Sousa","given":"Micheline","non-dropping-particle":"","parse-names":false,"suffix":""},{"dropping-particle":"","family":"Stagliorio","given":"Zanotti","non-dropping-particle":"","parse-names":false,"suffix":""},{"dropping-particle":"","family":"Pan","given":"Xiaochuan","non-dropping-particle":"","parse-names":false,"suffix":""},{"dropping-particle":"","family":"Kim","given":"Ho","non-dropping-particle":"","parse-names":false,"suffix":""},{"dropping-particle":"","family":"Hashizume","given":"Masahiro","non-dropping-particle":"","parse-names":false,"suffix":""},{"dropping-particle":"","family":"Honda","given":"Yasushi","non-dropping-particle":"","parse-names":false,"suffix":""},{"dropping-particle":"","family":"Michelozzi","given":"Paola","non-dropping-particle":"","parse-names":false,"suffix":""},{"dropping-particle":"","family":"Punnasiri","given":"Kornwipa","non-dropping-particle":"","parse-names":false,"suffix":""},{"dropping-particle":"","family":"Li","given":"Shanshan","non-dropping-particle":"","parse-names":false,"suffix":""},{"dropping-particle":"","family":"Tian","given":"Linwei","non-dropping-particle":"","parse-names":false,"suffix":""},{"dropping-particle":"","family":"David","given":"Samuel","non-dropping-particle":"","parse-names":false,"suffix":""},{"dropping-particle":"","family":"Garcia","given":"Osorio","non-dropping-particle":"","parse-names":false,"suffix":""},{"dropping-particle":"","family":"Seposo","given":"Xerxes","non-dropping-particle":"","parse-names":false,"suffix":""}],"container-title":"Environ Health Perspect","id":"ITEM-7","issue":"August","issued":{"date-parts":[["2017"]]},"page":"1-11","title":"Heat wave and mortality: a multicountry, multicommunity study","type":"article-journal"},"uris":["http://www.mendeley.com/documents/?uuid=a97821c1-af15-4de9-98aa-7313d3f92d8d"]},{"id":"ITEM-8","itemData":{"DOI":"10.1111/j.1541-0420.2011.01583.x","ISSN":"0006341X","abstract":"Estimating the risks heat waves pose to human health is a critical part of assessing the future impact of climate change. In this article, we propose a flexible class of time series models to estimate the relative risk of mortality associated with heat waves and conduct Bayesian model averaging (BMA) to account for the multiplicity of potential models. Applying these methods to data from 105 U.S. cities for the period 1987-2005, we identify those cities having a high posterior probability of increased mortality risk during heat waves, examine the heterogeneity of the posterior distributions of mortality risk across cities, assess sensitivity of the results to the selection of prior distributions, and compare our BMA results to a model selection approach. Our results show that no single model best predicts risk across the majority of cities, and that for some cities heat-wave risk estimation is sensitive to model choice. Although model averaging leads to posterior distributions with increased variance as compared to statistical inference conditional on a model obtained through model selection, we find that the posterior mean of heat wave mortality risk is robust to accounting for model uncertainty over a broad class of models. © 2011, The International Biometric Society.","author":[{"dropping-particle":"","family":"Bobb","given":"Jennifer F.","non-dropping-particle":"","parse-names":false,"suffix":""},{"dropping-particle":"","family":"Dominici","given":"Francesca","non-dropping-particle":"","parse-names":false,"suffix":""},{"dropping-particle":"","family":"Peng","given":"Roger D.","non-dropping-particle":"","parse-names":false,"suffix":""}],"container-title":"Biometrics","id":"ITEM-8","issued":{"date-parts":[["2011"]]},"title":"A Bayesian model averaging approach for estimating the relative risk of mortality associated with heat waves in 105 U.S. cities","type":"article-journal"},"uris":["http://www.mendeley.com/documents/?uuid=83a61433-6e4f-486e-9dba-65d30805bc43"]},{"id":"ITEM-9","itemData":{"DOI":"10.1088/1748-9326/10/6/064016","ISSN":"17489326","PMID":"26495037","abstract":"Extreme heat events are associated with spikes in mortality, yet death rates are on average highest\\r during the coldest months of the year. Under the assumption that most winter excess mortality is due\\r to cold temperature, many previous studies have concluded that winter mortality will substantially\\r decline in a warming climate. We analyzed whether and to what extent cold temperatures are\\r associated with excess winter mortality across multiple cities and over multiple years within\\r individual cities, using daily temperature and mortality data from 36 US cities (1985?2006) and 3\\r French cities (1971?2007). Comparing across cities, we found that excess winter mortality did not\\r depend on seasonal temperature range, and was no lower in warmer vs. colder cities, suggesting that\\r temperature is not a key driver of winter excess mortality. Using regression models within monthly\\r strata, we found that variability in daily mortality within cities was not strongly influenced by\\r winter temperature. Finally we found that inadequate control for seasonality in analyses of the\\r effects of cold temperatures led to spuriously large assumed cold effects, and erroneous attribution\\r of winter mortality to cold temperatures. Our findings suggest that reductions in cold-related\\r mortality under warming climate may be much smaller than some have assumed. This should be of\\r interest to researchers and policy makers concerned with projecting future health effects of climate\\r change and developing relevant adaptation strategies.","author":[{"dropping-particle":"","family":"Kinney","given":"Patrick L.","non-dropping-particle":"","parse-names":false,"suffix":""},{"dropping-particle":"","family":"Schwartz","given":"Joel","non-dropping-particle":"","parse-names":false,"suffix":""},{"dropping-particle":"","family":"Pascal","given":"Mathilde","non-dropping-particle":"","parse-names":false,"suffix":""},{"dropping-particle":"","family":"Petkova","given":"Elisaveta","non-dropping-particle":"","parse-names":false,"suffix":""},{"dropping-particle":"Le","family":"Tertre","given":"Alain","non-dropping-particle":"","parse-names":false,"suffix":""},{"dropping-particle":"","family":"Medina","given":"Sylvia","non-dropping-particle":"","parse-names":false,"suffix":""},{"dropping-particle":"","family":"Vautard","given":"Robert","non-dropping-particle":"","parse-names":false,"suffix":""}],"container-title":"Environmental Research Letters","id":"ITEM-9","issue":"6","issued":{"date-parts":[["2015"]]},"title":"Winter season mortality: will climate warming bring benefits?","type":"article-journal","volume":"10"},"uris":["http://www.mendeley.com/documents/?uuid=d2c6b903-6bd0-4558-b3ce-eb7f3fbf3539"]},{"id":"ITEM-10","itemData":{"DOI":"10.1073/pnas.1113070109","ISBN":"0027-8424","ISSN":"0027-8424","PMID":"22493259","abstract":"Time series studies show that hot temperatures are associated with increased death rates in the short term. In light of evidence of adaptation to usual temperature but higher deaths at unusual temperatures, a long-term exposure relevant to mortality might be summertime temperature variability, which is expected to increase with climate change. We investigated whether the standard deviation (SD) of summer (June-August) temperatures was associated with survival in four cohorts of persons over age 65 y with predisposing diseases in 135 US cities. Using Medicare data (1985-2006), we constructed cohorts of persons hospitalized with chronic obstructive pulmonary disease, diabetes, congestive heart failure, and myocardial infarction. City-specific yearly summer temperature variance was linked to the individuals during follow-up in each city and was treated as a time-varying exposure. We applied a Cox proportional hazard model for each cohort within each city, adjusting for individual risk factors, wintertime temperature variance, yearly ozone levels, and long-term trends, to estimate the chronic effects on mortality of long-term exposure to summer temperature SD, and then pooled results across cities. Mortality hazard ratios ranged from 1.028 (95% confidence interval, 1.013- 1.042) per 1 degrees C increase in summer temperature SD for persons with congestive heart failure to 1.040 (95% confidence interval, 1.022-1.059) per 1 degrees C increase for those with diabetes. Associations were higher in elderly persons and lower in cities with a higher percentage of land with green surface. Our data suggest that long-term increases in temperature variability may increase the risk of mortality in different subgroups of susceptible older populations.","author":[{"dropping-particle":"","family":"Zanobetti","given":"A.","non-dropping-particle":"","parse-names":false,"suffix":""},{"dropping-particle":"","family":"O'Neill","given":"M. S.","non-dropping-particle":"","parse-names":false,"suffix":""},{"dropping-particle":"","family":"Gronlund","given":"C. J.","non-dropping-particle":"","parse-names":false,"suffix":""},{"dropping-particle":"","family":"Schwartz","given":"J. D.","non-dropping-particle":"","parse-names":false,"suffix":""}],"container-title":"Proceedings of the National Academy of Sciences","id":"ITEM-10","issued":{"date-parts":[["2012"]]},"title":"Summer temperature variability and long-term survival among elderly people with chronic disease","type":"article-journal"},"uris":["http://www.mendeley.com/documents/?uuid=a7870aa8-e8ef-4b81-ac81-79f5f0f0e793"]},{"id":"ITEM-11","itemData":{"DOI":"10.1097/00001648-200111000-00014","ISBN":"1044-3983","ISSN":"10443983","PMID":"11679794","abstract":"We carried out time-series analysis in 12 U.S. cities to estimate both the acute effects and the lagged influence of weather on total daily deaths. We fit generalized additive Poisson regressions for each city using nonparametric smooth functions to control for long time trend and barometric pressure. We also controlled for day of the week. We estimated the effect and the lag structure of both temperature and humidity on the basis of a distributed lag model. In cold cities, both high and low temperatures were associated with increased deaths. In general, the effect of cold temperatures persisted for days, whereas the effect of high temperatures was restricted to the day of the death or the immediately preceding day and was twice as large as the cold effect. The hot temperature effect appears to be primarily harvesting. In hot cities, neither hot nor cold temperatures had much effect on deaths. The magnitude of the effect of hot temperature varied with central air conditioning use and the variance of summertime temperatures. We saw no clear pattern for humidity effect. These dissimilarities indicate that analysis of the impact of any climatic change should take into account regional weather differences and harvesting.","author":[{"dropping-particle":"","family":"Ferreira Braga","given":"Alf??sio Lu??s","non-dropping-particle":"","parse-names":false,"suffix":""},{"dropping-particle":"","family":"Zanobetti","given":"Antonella","non-dropping-particle":"","parse-names":false,"suffix":""},{"dropping-particle":"","family":"Schwartz","given":"Joel","non-dropping-particle":"","parse-names":false,"suffix":""}],"container-title":"Epidemiology","id":"ITEM-11","issue":"6","issued":{"date-parts":[["2001"]]},"page":"662-667","title":"The time course of weather-related deaths","type":"article-journal","volume":"12"},"uris":["http://www.mendeley.com/documents/?uuid=be110b7e-0808-41cf-85b9-f62c55bb14c9"]},{"id":"ITEM-12","itemData":{"DOI":"10.1093/aje/155.1.80","ISBN":"0002-9262 (Print)\\r0002-9262 (Linking)","ISSN":"00029262","PMID":"11772788","abstract":"Episodes of extremely hot or cold temperatures are associated with increased mortality. Time-series analyses show an association between temperature and mortality across a range of less extreme temperatures. In this paper, the authors describe the temperature-mortality association for 11 large eastern US cities in 1973-1994 by estimating the relative risks of mortality using log-linear regression analysis for time-series data and by exploring city characteristics associated with variations in this temperature-mortality relation. Current and recent days' temperatures were the weather components most strongly predictive of mortality, and mortality risk generally decreased as temperature increased from the coldest days to a certain threshold temperature, which varied by latitude, above which mortality risk increased as temperature increased. The authors also found a strong association of the temperature-mortality relation with latitude, with a greater effect of colder temperatures on mortality risk in more-southern cities and of warmer temperatures in more-northern cities. The percentage of households with air conditioners in the south and heaters in the north, which serve as indicators of socioeconomic status of the city population, also predicted weather-related mortality. The model developed in this analysis is potentially useful for projecting the consequences of climate-change scenarios and offering insights into susceptibility to the adverse effects of weather.","author":[{"dropping-particle":"","family":"Curriero","given":"Frank C.","non-dropping-particle":"","parse-names":false,"suffix":""},{"dropping-particle":"","family":"Heiner","given":"Karlyn S.","non-dropping-particle":"","parse-names":false,"suffix":""},{"dropping-particle":"","family":"Samet","given":"Jonathan M.","non-dropping-particle":"","parse-names":false,"suffix":""},{"dropping-particle":"","family":"Zeger","given":"Scott L.","non-dropping-particle":"","parse-names":false,"suffix":""},{"dropping-particle":"","family":"Strug","given":"Lisa","non-dropping-particle":"","parse-names":false,"suffix":""},{"dropping-particle":"","family":"Patz","given":"Jonathan A.","non-dropping-particle":"","parse-names":false,"suffix":""}],"container-title":"American Journal of Epidemiology","id":"ITEM-12","issue":"1","issued":{"date-parts":[["2002"]]},"page":"80-87","title":"Temperature and mortality in 11 cities of the eastern United States","type":"article-journal","volume":"155"},"uris":["http://www.mendeley.com/documents/?uuid=2330bb39-3b13-4067-856c-b559bd3212e2"]},{"id":"ITEM-13","itemData":{"DOI":"10.1097/EDE.0b013e31816d652d","ISSN":"10443983","abstract":"BACKGROUND: Extreme temperatures have been associated with increased mortality worldwide. The extent to which air pollutants may confound or modify this association remains unclear.\\n\\nMETHODS: We examined the association between mean apparent temperature and total mortality in 9 cities across the United States during the warm season (May to September) from 1999 to 2002. We applied case-crossover and time-series analyses, adjusting for day of the week and season in time-series analysis. City-specific estimates were then combined using a meta-analysis. A total of 213,438 deaths for all causes occurred in these cities during the study period.\\n\\nRESULTS: We found that mortality increased with apparent temperature. A 5.5 degrees C (10 degrees F) increase in apparent temperature was associated with an increase in mortality of 1.8% (95% confidence interval = 1.09% to 2.5%) when using case-crossover analysis and with an increase of 2.7% (2.0% to 3.5%) using the time-series analysis.\\n\\nCONCLUSIONS: This study provides evidence of increased mortality due to elevated apparent temperature exposure, with no confounding or effect modification due to air pollution.","author":[{"dropping-particle":"","family":"Zanobetti","given":"Antonella","non-dropping-particle":"","parse-names":false,"suffix":""},{"dropping-particle":"","family":"Schwartz","given":"Joel","non-dropping-particle":"","parse-names":false,"suffix":""}],"container-title":"Epidemiology","id":"ITEM-13","issued":{"date-parts":[["2008"]]},"title":"Temperature and mortality in nine US cities","type":"article-journal"},"uris":["http://www.mendeley.com/documents/?uuid=e96dfed3-0043-42f0-ab2a-7280d2a46c0a"]}],"mendeley":{"formattedCitation":"&lt;sup&gt;81,101,114,118,120,123,126,138,145,147,156,162,171&lt;/sup&gt;","plainTextFormattedCitation":"81,101,114,118,120,123,126,138,145,147,156,162,171","previouslyFormattedCitation":"&lt;sup&gt;81,101,114,118,120,123,126,138,145,147,156,162,171&lt;/sup&gt;"},"properties":{"noteIndex":0},"schema":"https://github.com/citation-style-language/schema/raw/master/csl-citation.json"}</w:instrText>
      </w:r>
      <w:r w:rsidRPr="00F64CB3">
        <w:rPr>
          <w:szCs w:val="24"/>
        </w:rPr>
        <w:fldChar w:fldCharType="separate"/>
      </w:r>
      <w:r w:rsidRPr="009B39FA">
        <w:rPr>
          <w:noProof/>
          <w:szCs w:val="24"/>
          <w:vertAlign w:val="superscript"/>
        </w:rPr>
        <w:t>81,101,114,118,120,123,126,138,145,147,156,162,171</w:t>
      </w:r>
      <w:r w:rsidRPr="00F64CB3">
        <w:rPr>
          <w:szCs w:val="24"/>
        </w:rPr>
        <w:fldChar w:fldCharType="end"/>
      </w:r>
      <w:r>
        <w:rPr>
          <w:szCs w:val="24"/>
        </w:rPr>
        <w:t xml:space="preserve"> Some work used Bayesian methods to conduct meta-analyses of relative risks for temperature and mortality.</w:t>
      </w:r>
      <w:r w:rsidRPr="00F64CB3">
        <w:rPr>
          <w:color w:val="000000" w:themeColor="text1"/>
          <w:szCs w:val="24"/>
        </w:rPr>
        <w:fldChar w:fldCharType="begin" w:fldLock="1"/>
      </w:r>
      <w:r>
        <w:rPr>
          <w:color w:val="000000" w:themeColor="text1"/>
          <w:szCs w:val="24"/>
        </w:rPr>
        <w:instrText>ADDIN CSL_CITATION {"citationItems":[{"id":"ITEM-1","itemData":{"DOI":"10.1136/jech.2008.085639","ISBN":"1470-2738 (Electronic)\\n0143-005X (Linking)","ISSN":"0143-005X","PMID":"19858539","abstract":"Background High ambient summer temperatures have been shown to influence daily mortality in cities across Europe. Quantification of the population mortality burden attributable to heat is crucial to the development of adaptive approaches. The impact of summer heat on mortality for 15 European cities during the 1990s was evaluated, under hypothetical temperature scenarios warmer and cooler than the mean and under future scenarios derived from the Intergovernmental Panel on Climate Change Special Report on Emission Scenarios (SRES). Methods A Monte Carlo approach was used to estimate the number of deaths attributable to heat for each city. These estimates rely on the results of a Bayesian random-effects meta-analysis that combines city-specific heat-mortality functions. Results The number of heat-attributable deaths per summer ranged from 0 in Dublin to 423 in Paris. The mean attributable fraction of deaths was around 2%. The highest impact was in three Mediterranean cities (Barcelona, Rome and Valencia) and in two continental cities (Paris and Budapest). The largest impact was on persons over 75 years; however, in some cities, important proportions of heat-attributable deaths were also found for younger adults. Heat-attributable deaths markedly increased under warming scenarios. The impact under SRES scenarios was slightly lower or comparable to the impact during the observed hottest year. Conclusions Current high summer ambient temperatures have an important impact on European population health. This impact is expected to increase in the future, according to the projected increase of mean ambient temperatures and frequency, intensity and duration of heat waves.","author":[{"dropping-particle":"","family":"Baccini","given":"M.","non-dropping-particle":"","parse-names":false,"suffix":""},{"dropping-particle":"","family":"Kosatsky","given":"T.","non-dropping-particle":"","parse-names":false,"suffix":""},{"dropping-particle":"","family":"Analitis","given":"A.","non-dropping-particle":"","parse-names":false,"suffix":""},{"dropping-particle":"","family":"Anderson","given":"H. R.","non-dropping-particle":"","parse-names":false,"suffix":""},{"dropping-particle":"","family":"D'Ovidio","given":"M.","non-dropping-particle":"","parse-names":false,"suffix":""},{"dropping-particle":"","family":"Menne","given":"B.","non-dropping-particle":"","parse-names":false,"suffix":""},{"dropping-particle":"","family":"Michelozzi","given":"P.","non-dropping-particle":"","parse-names":false,"suffix":""},{"dropping-particle":"","family":"Biggeri","given":"A.","non-dropping-particle":"","parse-names":false,"suffix":""}],"container-title":"Journal of Epidemiology &amp; Community Health","id":"ITEM-1","issue":"1","issued":{"date-parts":[["2011"]]},"page":"64-70","title":"Impact of heat on mortality in 15 European cities: attributable deaths under different weather scenarios","type":"article-journal","volume":"65"},"uris":["http://www.mendeley.com/documents/?uuid=c81dc42c-167a-4449-ae7f-c0bf42788d6e"]},{"id":"ITEM-2","itemData":{"DOI":"10.1007/s00484-011-0497-3","ISSN":"00207128","abstract":"The impact of climate change on the health of vulnerable groups such as the elderly has been of increasing concern. However, to date there has been no meta-analysis of current literature relating to the effects of temperature fluctuations upon mortality amongst the elderly. We synthesised risk estimates of the overall impact of daily mean temperature on elderly mortality across different continents. A comprehensive literature search was conducted using MEDLINE and PubMed to identify papers published up to December 2010. Selection criteria including suitable temperature indicators, endpoints, study-designs and identification of threshold were used. A two-stage Bayesian hierarchical model was performed to summarise the percent increase in mortality with a 1°C temperature increase (or decrease) with 95% confidence intervals in hot (or cold) days, with lagged effects also measured. Fifteen studies met the eligibility criteria and almost 13 million elderly deaths were included in this meta-analysis. In total, there was a 2-5% increase for a 1°C increment during hot temperature intervals, and a 1-2 % increase in all-cause mortality for a 1°C decrease during cold temperature intervals. Lags of up to 9 days in exposure to cold temperature intervals were substantially associated with all-cause mortality, but no substantial lagged effects were observed for hot intervals. Thus, both hot and cold temperatures substantially increased mortality among the elderly, but the magnitude of heat-related effects seemed to be larger than that of cold effects within a global context. © 2011 ISB.","author":[{"dropping-particle":"","family":"Yu","given":"Weiwei","non-dropping-particle":"","parse-names":false,"suffix":""},{"dropping-particle":"","family":"Mengersen","given":"Kerrie","non-dropping-particle":"","parse-names":false,"suffix":""},{"dropping-particle":"","family":"Wang","given":"Xiaoyu","non-dropping-particle":"","parse-names":false,"suffix":""},{"dropping-particle":"","family":"Ye","given":"Xiaofang","non-dropping-particle":"","parse-names":false,"suffix":""},{"dropping-particle":"","family":"Guo","given":"Yuming","non-dropping-particle":"","parse-names":false,"suffix":""},{"dropping-particle":"","family":"Pan","given":"Xiaochuan","non-dropping-particle":"","parse-names":false,"suffix":""},{"dropping-particle":"","family":"Tong","given":"Shilu","non-dropping-particle":"","parse-names":false,"suffix":""}],"container-title":"International Journal of Biometeorology","id":"ITEM-2","issued":{"date-parts":[["2012"]]},"title":"Daily average temperature and mortality among the elderly: a meta-analysis and systematic review of epidemiological evidence","type":"article-journal"},"uris":["http://www.mendeley.com/documents/?uuid=01ed8173-2f6e-45eb-ba02-ad794b9a2f5e"]}],"mendeley":{"formattedCitation":"&lt;sup&gt;173,174&lt;/sup&gt;","plainTextFormattedCitation":"173,174","previouslyFormattedCitation":"&lt;sup&gt;173,174&lt;/sup&gt;"},"properties":{"noteIndex":0},"schema":"https://github.com/citation-style-language/schema/raw/master/csl-citation.json"}</w:instrText>
      </w:r>
      <w:r w:rsidRPr="00F64CB3">
        <w:rPr>
          <w:color w:val="000000" w:themeColor="text1"/>
          <w:szCs w:val="24"/>
        </w:rPr>
        <w:fldChar w:fldCharType="separate"/>
      </w:r>
      <w:r w:rsidRPr="00A12037">
        <w:rPr>
          <w:noProof/>
          <w:color w:val="000000" w:themeColor="text1"/>
          <w:szCs w:val="24"/>
          <w:vertAlign w:val="superscript"/>
        </w:rPr>
        <w:t>173,174</w:t>
      </w:r>
      <w:r w:rsidRPr="00F64CB3">
        <w:rPr>
          <w:color w:val="000000" w:themeColor="text1"/>
          <w:szCs w:val="24"/>
        </w:rPr>
        <w:fldChar w:fldCharType="end"/>
      </w:r>
    </w:p>
    <w:p w14:paraId="0B256299" w14:textId="3FFE2687" w:rsidR="00E96832" w:rsidRDefault="0064174F" w:rsidP="00E96832">
      <w:r>
        <w:t>To my knowledge, n</w:t>
      </w:r>
      <w:r w:rsidR="00E96832">
        <w:t xml:space="preserve">o previous study made an analysis of </w:t>
      </w:r>
      <w:r w:rsidR="00E96832" w:rsidRPr="00F64CB3">
        <w:rPr>
          <w:rFonts w:cs="Calibri"/>
          <w:szCs w:val="24"/>
        </w:rPr>
        <w:t>how temperature deviations from long-term norm in each month are associated with mortality</w:t>
      </w:r>
      <w:r w:rsidR="00E96832">
        <w:rPr>
          <w:rFonts w:cs="Calibri"/>
          <w:szCs w:val="24"/>
        </w:rPr>
        <w:t xml:space="preserve"> by cause of death, sex and age group.</w:t>
      </w:r>
      <w:r w:rsidR="00E96832">
        <w:t xml:space="preserve"> In my work on anomalous temperature and mortality in Chapters </w:t>
      </w:r>
      <w:r w:rsidR="00E96832">
        <w:fldChar w:fldCharType="begin"/>
      </w:r>
      <w:r w:rsidR="00E96832">
        <w:instrText xml:space="preserve"> REF _Ref11424842 \r \h </w:instrText>
      </w:r>
      <w:r w:rsidR="00E96832">
        <w:fldChar w:fldCharType="separate"/>
      </w:r>
      <w:r w:rsidR="00E96832">
        <w:t>6</w:t>
      </w:r>
      <w:r w:rsidR="00E96832">
        <w:fldChar w:fldCharType="end"/>
      </w:r>
      <w:r w:rsidR="00E96832">
        <w:t xml:space="preserve"> and </w:t>
      </w:r>
      <w:r w:rsidR="00E96832">
        <w:fldChar w:fldCharType="begin"/>
      </w:r>
      <w:r w:rsidR="00E96832">
        <w:instrText xml:space="preserve"> REF _Ref10375439 \r \h </w:instrText>
      </w:r>
      <w:r w:rsidR="00E96832">
        <w:fldChar w:fldCharType="separate"/>
      </w:r>
      <w:r w:rsidR="00E96832">
        <w:t>7</w:t>
      </w:r>
      <w:r w:rsidR="00E96832">
        <w:fldChar w:fldCharType="end"/>
      </w:r>
      <w:r w:rsidR="00E96832">
        <w:t xml:space="preserve">, I examined deviations from long-term norms to analyse relationships using a Bayesian spatio-temporal model by cause of death, month, sex, age group and in the case of cardiorespiratory disease deaths (Chapter </w:t>
      </w:r>
      <w:r w:rsidR="00E96832">
        <w:fldChar w:fldCharType="begin"/>
      </w:r>
      <w:r w:rsidR="00E96832">
        <w:instrText xml:space="preserve"> REF _Ref10375439 \r \h </w:instrText>
      </w:r>
      <w:r w:rsidR="00E96832">
        <w:fldChar w:fldCharType="separate"/>
      </w:r>
      <w:r w:rsidR="00E96832">
        <w:t>7</w:t>
      </w:r>
      <w:r w:rsidR="00E96832">
        <w:fldChar w:fldCharType="end"/>
      </w:r>
      <w:r w:rsidR="00E96832">
        <w:t>), by state.</w:t>
      </w:r>
    </w:p>
    <w:p w14:paraId="344446BF" w14:textId="1418CFDA" w:rsidR="00E96832" w:rsidRDefault="00E96832" w:rsidP="00E96832">
      <w:r>
        <w:t>Though previous studies did not examine anomalous temperature, some of my results can be compared</w:t>
      </w:r>
      <w:r w:rsidR="0064174F">
        <w:t xml:space="preserve"> with other studies of temperature</w:t>
      </w:r>
      <w:r>
        <w:t xml:space="preserve">. For example, my results for injury deaths, described in Chapter </w:t>
      </w:r>
      <w:r>
        <w:fldChar w:fldCharType="begin"/>
      </w:r>
      <w:r>
        <w:instrText xml:space="preserve"> REF _Ref11424842 \r \h </w:instrText>
      </w:r>
      <w:r>
        <w:fldChar w:fldCharType="separate"/>
      </w:r>
      <w:r>
        <w:t>6</w:t>
      </w:r>
      <w:r>
        <w:fldChar w:fldCharType="end"/>
      </w:r>
      <w:r>
        <w:t>, align well with a previous study of the association between suicides and temperature in the entire contiguous United States and Mexico.</w:t>
      </w:r>
      <w:r w:rsidRPr="00F64CB3">
        <w:rPr>
          <w:rFonts w:cs="Calibri"/>
          <w:bCs/>
          <w:color w:val="000000" w:themeColor="text1"/>
          <w:szCs w:val="24"/>
        </w:rPr>
        <w:fldChar w:fldCharType="begin" w:fldLock="1"/>
      </w:r>
      <w:r>
        <w:rPr>
          <w:rFonts w:cs="Calibri"/>
          <w:bCs/>
          <w:color w:val="000000" w:themeColor="text1"/>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108&lt;/sup&gt;","plainTextFormattedCitation":"108","previouslyFormattedCitation":"&lt;sup&gt;108&lt;/sup&gt;"},"properties":{"noteIndex":0},"schema":"https://github.com/citation-style-language/schema/raw/master/csl-citation.json"}</w:instrText>
      </w:r>
      <w:r w:rsidRPr="00F64CB3">
        <w:rPr>
          <w:rFonts w:cs="Calibri"/>
          <w:bCs/>
          <w:color w:val="000000" w:themeColor="text1"/>
          <w:szCs w:val="24"/>
        </w:rPr>
        <w:fldChar w:fldCharType="separate"/>
      </w:r>
      <w:r w:rsidRPr="00801618">
        <w:rPr>
          <w:rFonts w:cs="Calibri"/>
          <w:bCs/>
          <w:noProof/>
          <w:color w:val="000000" w:themeColor="text1"/>
          <w:szCs w:val="24"/>
          <w:vertAlign w:val="superscript"/>
        </w:rPr>
        <w:t>108</w:t>
      </w:r>
      <w:r w:rsidRPr="00F64CB3">
        <w:rPr>
          <w:rFonts w:cs="Calibri"/>
          <w:bCs/>
          <w:color w:val="000000" w:themeColor="text1"/>
          <w:szCs w:val="24"/>
        </w:rPr>
        <w:fldChar w:fldCharType="end"/>
      </w:r>
      <w:r>
        <w:t xml:space="preserve"> However, my work went further in demonstrating that while suicides are predicted to increase with rising anomalous temperature, the greatest absolute impact would be on younger men. With cardiorespiratory disease deaths, described in Chapter </w:t>
      </w:r>
      <w:r>
        <w:fldChar w:fldCharType="begin"/>
      </w:r>
      <w:r>
        <w:instrText xml:space="preserve"> REF _Ref10375439 \r \h </w:instrText>
      </w:r>
      <w:r>
        <w:fldChar w:fldCharType="separate"/>
      </w:r>
      <w:r>
        <w:t>7</w:t>
      </w:r>
      <w:r>
        <w:fldChar w:fldCharType="end"/>
      </w:r>
      <w:r>
        <w:t xml:space="preserve">, I showed that there would be a net decrease expected with mild positive deviations from long-term norm temperatures. This </w:t>
      </w:r>
      <w:r>
        <w:lastRenderedPageBreak/>
        <w:t>would be concentrated in the oldest age groups and would be shared almost evenly between males and females. My results agreed with previous studies which predicted a decrease in absolute number of deaths for cardiorespiratory disease deaths.</w:t>
      </w:r>
      <w:r w:rsidRPr="00F64CB3">
        <w:rPr>
          <w:szCs w:val="24"/>
        </w:rPr>
        <w:fldChar w:fldCharType="begin" w:fldLock="1"/>
      </w:r>
      <w:r>
        <w:rPr>
          <w:szCs w:val="24"/>
        </w:rPr>
        <w:instrText>ADDIN CSL_CITATION {"citationItems":[{"id":"ITEM-1","itemData":{"DOI":"10.1088/1748-9326/10/6/064016","ISSN":"17489326","PMID":"26495037","abstract":"Extreme heat events are associated with spikes in mortality, yet death rates are on average highest\\r during the coldest months of the year. Under the assumption that most winter excess mortality is due\\r to cold temperature, many previous studies have concluded that winter mortality will substantially\\r decline in a warming climate. We analyzed whether and to what extent cold temperatures are\\r associated with excess winter mortality across multiple cities and over multiple years within\\r individual cities, using daily temperature and mortality data from 36 US cities (1985?2006) and 3\\r French cities (1971?2007). Comparing across cities, we found that excess winter mortality did not\\r depend on seasonal temperature range, and was no lower in warmer vs. colder cities, suggesting that\\r temperature is not a key driver of winter excess mortality. Using regression models within monthly\\r strata, we found that variability in daily mortality within cities was not strongly influenced by\\r winter temperature. Finally we found that inadequate control for seasonality in analyses of the\\r effects of cold temperatures led to spuriously large assumed cold effects, and erroneous attribution\\r of winter mortality to cold temperatures. Our findings suggest that reductions in cold-related\\r mortality under warming climate may be much smaller than some have assumed. This should be of\\r interest to researchers and policy makers concerned with projecting future health effects of climate\\r change and developing relevant adaptation strategies.","author":[{"dropping-particle":"","family":"Kinney","given":"Patrick L.","non-dropping-particle":"","parse-names":false,"suffix":""},{"dropping-particle":"","family":"Schwartz","given":"Joel","non-dropping-particle":"","parse-names":false,"suffix":""},{"dropping-particle":"","family":"Pascal","given":"Mathilde","non-dropping-particle":"","parse-names":false,"suffix":""},{"dropping-particle":"","family":"Petkova","given":"Elisaveta","non-dropping-particle":"","parse-names":false,"suffix":""},{"dropping-particle":"Le","family":"Tertre","given":"Alain","non-dropping-particle":"","parse-names":false,"suffix":""},{"dropping-particle":"","family":"Medina","given":"Sylvia","non-dropping-particle":"","parse-names":false,"suffix":""},{"dropping-particle":"","family":"Vautard","given":"Robert","non-dropping-particle":"","parse-names":false,"suffix":""}],"container-title":"Environmental Research Letters","id":"ITEM-1","issue":"6","issued":{"date-parts":[["2015"]]},"title":"Winter season mortality: will climate warming bring benefits?","type":"article-journal","volume":"10"},"uris":["http://www.mendeley.com/documents/?uuid=d2c6b903-6bd0-4558-b3ce-eb7f3fbf3539"]},{"id":"ITEM-2","itemData":{"DOI":"10.1097/EDE.0000000000000479","ISSN":"15315487","abstract":"BACKGROUND:: Excess winter deaths, the ratio between average daily deaths in December–March versus other months, is a measure commonly used by public health practitioners and analysts to assess health burdens associated with wintertime weather. We seek to demonstrate that this measure is fundamentally biased and can lead to misleading conclusions about health impacts associated with current and future winter climate. METHODS:: Time series regression analysis of 779,372 deaths from natural causes in London over 15 years (1 August 1997–31 July 2012),collapsed by day of death and linked to daily temperature values. The outcome measures were the excess winter deaths index, and daily and annual deaths attributable specifically to cold. RESULTS:: Most of the excess winter deaths are driven by cold: The excess winter deaths index decreased from 1.19 to 1.07 after excluding deaths attributable to low temperatures. Over 40% of cold-attributable deaths occurred outside of the December–March period, leading to bias in the excess winter deaths measure. Although there was no relationship between winter severity and annual excess winter deaths, there was a clear correlation with annual cold-attributable deaths. CONCLUSIONS:: Excess winter deaths is not an appropriate indicator of cold-related health impacts, and its use should be discontinued. We advocate alternative measures. The findings we present bring into doubt previous claims that cold-related deaths in the UK will not reduce in future as a result of climate change.","author":[{"dropping-particle":"","family":"Hajat","given":"Shakoor","non-dropping-particle":"","parse-names":false,"suffix":""},{"dropping-particle":"","family":"Gasparrini","given":"Antonio","non-dropping-particle":"","parse-names":false,"suffix":""}],"container-title":"Epidemiology","id":"ITEM-2","issued":{"date-parts":[["2016"]]},"title":"The excess winter deaths measure: why its use is misleading for public health understanding of cold-related health impacts","type":"article-journal"},"uris":["http://www.mendeley.com/documents/?uuid=2ad8b26c-a411-4bea-b846-b9719ae216af"]},{"id":"ITEM-3","itemData":{"DOI":"10.1038/nclimate2704","ISBN":"0000000000000","ISSN":"1758-678X","PMID":"26640524","abstract":"Rapid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Change","id":"ITEM-3","issue":"11","issued":{"date-parts":[["2015"]]},"page":"988-991","title":"Impacts of temperature and its variability on mortality in New England","type":"article-journal","volume":"5"},"uris":["http://www.mendeley.com/documents/?uuid=15df2a8d-32ac-4706-acb3-82c8adbbec5d"]},{"id":"ITEM-4","itemData":{"DOI":"10.1038/NCLIMATE3070","author":[{"dropping-particle":"","family":"Ballester","given":"Joan","non-dropping-particle":"","parse-names":false,"suffix":""},{"dropping-particle":"","family":"Rodó","given":"Xavier","non-dropping-particle":"","parse-names":false,"suffix":""},{"dropping-particle":"","family":"Robine","given":"Jean-marie","non-dropping-particle":"","parse-names":false,"suffix":""},{"dropping-particle":"","family":"Herrmann","given":"François Richard","non-dropping-particle":"","parse-names":false,"suffix":""}],"container-title":"Nature Climate Change","id":"ITEM-4","issue":"October","issued":{"date-parts":[["2016"]]},"page":"6-10","title":"European seasonal mortality and influenza incidence due to winter temperature variability","type":"article-journal","volume":"6"},"uris":["http://www.mendeley.com/documents/?uuid=baf9065a-c8ed-4ac9-8d98-7cbd378fa54f"]}],"mendeley":{"formattedCitation":"&lt;sup&gt;59,80,81,109&lt;/sup&gt;","plainTextFormattedCitation":"59,80,81,109","previouslyFormattedCitation":"&lt;sup&gt;59,80,81,109&lt;/sup&gt;"},"properties":{"noteIndex":0},"schema":"https://github.com/citation-style-language/schema/raw/master/csl-citation.json"}</w:instrText>
      </w:r>
      <w:r w:rsidRPr="00F64CB3">
        <w:rPr>
          <w:szCs w:val="24"/>
        </w:rPr>
        <w:fldChar w:fldCharType="separate"/>
      </w:r>
      <w:r w:rsidRPr="00A12037">
        <w:rPr>
          <w:noProof/>
          <w:szCs w:val="24"/>
          <w:vertAlign w:val="superscript"/>
        </w:rPr>
        <w:t>59,80,81,109</w:t>
      </w:r>
      <w:r w:rsidRPr="00F64CB3">
        <w:rPr>
          <w:szCs w:val="24"/>
        </w:rPr>
        <w:fldChar w:fldCharType="end"/>
      </w:r>
      <w:r w:rsidRPr="00F64CB3">
        <w:rPr>
          <w:szCs w:val="24"/>
        </w:rPr>
        <w:t xml:space="preserve"> </w:t>
      </w:r>
      <w:r>
        <w:t xml:space="preserve">My study went further by showing that this would be concentrated in older age groups, and percentage change in cardiorespiratory disease deaths would be nearly homogeneous across space in the warmest and coldest months (Chapter </w:t>
      </w:r>
      <w:r>
        <w:fldChar w:fldCharType="begin"/>
      </w:r>
      <w:r>
        <w:instrText xml:space="preserve"> REF _Ref10375439 \r \h </w:instrText>
      </w:r>
      <w:r>
        <w:fldChar w:fldCharType="separate"/>
      </w:r>
      <w:r>
        <w:t>7</w:t>
      </w:r>
      <w:r>
        <w:fldChar w:fldCharType="end"/>
      </w:r>
      <w:r>
        <w:t xml:space="preserve">). I also showed in Chapter </w:t>
      </w:r>
      <w:r>
        <w:fldChar w:fldCharType="begin"/>
      </w:r>
      <w:r>
        <w:instrText xml:space="preserve"> REF _Ref10375439 \r \h </w:instrText>
      </w:r>
      <w:r>
        <w:fldChar w:fldCharType="separate"/>
      </w:r>
      <w:r>
        <w:t>7</w:t>
      </w:r>
      <w:r>
        <w:fldChar w:fldCharType="end"/>
      </w:r>
      <w:r>
        <w:t xml:space="preserve"> that there was no association with cancer and anomalous temperature across any month, sex and age group combination.</w:t>
      </w:r>
    </w:p>
    <w:p w14:paraId="3A5AEBF2" w14:textId="77777777" w:rsidR="00E96832" w:rsidRDefault="00E96832" w:rsidP="00E96832">
      <w:pPr>
        <w:pStyle w:val="Heading2"/>
      </w:pPr>
      <w:bookmarkStart w:id="4" w:name="_Toc12964043"/>
      <w:r>
        <w:t>Strengths and limitations</w:t>
      </w:r>
      <w:bookmarkEnd w:id="4"/>
    </w:p>
    <w:p w14:paraId="4D1A8598" w14:textId="77777777" w:rsidR="00E96832" w:rsidRDefault="00E96832" w:rsidP="00E96832">
      <w:r>
        <w:t xml:space="preserve">In my thesis, I processed two large datasets on death rates from VR records and monthly anomalous temperature from ERA-Interim weather reanalysis, described in Chapter </w:t>
      </w:r>
      <w:r w:rsidRPr="00F64CB3">
        <w:rPr>
          <w:rStyle w:val="apple-style-span"/>
          <w:szCs w:val="24"/>
        </w:rPr>
        <w:fldChar w:fldCharType="begin"/>
      </w:r>
      <w:r w:rsidRPr="00F64CB3">
        <w:rPr>
          <w:rStyle w:val="apple-style-span"/>
          <w:szCs w:val="24"/>
        </w:rPr>
        <w:instrText xml:space="preserve"> REF _Ref9515864 \r \h </w:instrText>
      </w:r>
      <w:r w:rsidRPr="00F64CB3">
        <w:rPr>
          <w:rStyle w:val="apple-style-span"/>
          <w:szCs w:val="24"/>
        </w:rPr>
      </w:r>
      <w:r w:rsidRPr="00F64CB3">
        <w:rPr>
          <w:rStyle w:val="apple-style-span"/>
          <w:szCs w:val="24"/>
        </w:rPr>
        <w:fldChar w:fldCharType="separate"/>
      </w:r>
      <w:r>
        <w:rPr>
          <w:rStyle w:val="apple-style-span"/>
          <w:szCs w:val="24"/>
        </w:rPr>
        <w:t>3</w:t>
      </w:r>
      <w:r w:rsidRPr="00F64CB3">
        <w:rPr>
          <w:rStyle w:val="apple-style-span"/>
          <w:szCs w:val="24"/>
        </w:rPr>
        <w:fldChar w:fldCharType="end"/>
      </w:r>
      <w:r>
        <w:t xml:space="preserve">. My work here is the first comprehensive study of the United States to use a mutually exclusive and collectively exhaustive set of causes of death for both examining dynamics of seasonality of mortality, described in Chapter </w:t>
      </w:r>
      <w:r>
        <w:fldChar w:fldCharType="begin"/>
      </w:r>
      <w:r>
        <w:instrText xml:space="preserve"> REF _Ref11428888 \r \h </w:instrText>
      </w:r>
      <w:r>
        <w:fldChar w:fldCharType="separate"/>
      </w:r>
      <w:r>
        <w:t>4</w:t>
      </w:r>
      <w:r>
        <w:fldChar w:fldCharType="end"/>
      </w:r>
      <w:r>
        <w:t xml:space="preserve">, as well as association between anomalous temperature and mortality, described in Chapters </w:t>
      </w:r>
      <w:r>
        <w:fldChar w:fldCharType="begin"/>
      </w:r>
      <w:r>
        <w:instrText xml:space="preserve"> REF _Ref11424842 \r \h </w:instrText>
      </w:r>
      <w:r>
        <w:fldChar w:fldCharType="separate"/>
      </w:r>
      <w:r>
        <w:t>6</w:t>
      </w:r>
      <w:r>
        <w:fldChar w:fldCharType="end"/>
      </w:r>
      <w:r>
        <w:t xml:space="preserve"> and </w:t>
      </w:r>
      <w:r>
        <w:fldChar w:fldCharType="begin"/>
      </w:r>
      <w:r>
        <w:instrText xml:space="preserve"> REF _Ref10375439 \r \h </w:instrText>
      </w:r>
      <w:r>
        <w:fldChar w:fldCharType="separate"/>
      </w:r>
      <w:r>
        <w:t>7</w:t>
      </w:r>
      <w:r>
        <w:fldChar w:fldCharType="end"/>
      </w:r>
      <w:r>
        <w:t>.</w:t>
      </w:r>
    </w:p>
    <w:p w14:paraId="0D83FA87" w14:textId="3F800194" w:rsidR="00E96832" w:rsidRDefault="00E96832" w:rsidP="00E96832">
      <w:r w:rsidRPr="00583BC0">
        <w:rPr>
          <w:szCs w:val="24"/>
        </w:rPr>
        <w:t xml:space="preserve">The strengths of my </w:t>
      </w:r>
      <w:r>
        <w:rPr>
          <w:szCs w:val="24"/>
        </w:rPr>
        <w:t xml:space="preserve">dynamics of seasonality </w:t>
      </w:r>
      <w:r w:rsidRPr="00583BC0">
        <w:rPr>
          <w:szCs w:val="24"/>
        </w:rPr>
        <w:t>study</w:t>
      </w:r>
      <w:r>
        <w:rPr>
          <w:szCs w:val="24"/>
        </w:rPr>
        <w:t xml:space="preserve">, described in Chapter </w:t>
      </w:r>
      <w:r>
        <w:rPr>
          <w:szCs w:val="24"/>
        </w:rPr>
        <w:fldChar w:fldCharType="begin"/>
      </w:r>
      <w:r>
        <w:rPr>
          <w:szCs w:val="24"/>
        </w:rPr>
        <w:instrText xml:space="preserve"> REF _Ref11428888 \r \h </w:instrText>
      </w:r>
      <w:r>
        <w:rPr>
          <w:szCs w:val="24"/>
        </w:rPr>
      </w:r>
      <w:r>
        <w:rPr>
          <w:szCs w:val="24"/>
        </w:rPr>
        <w:fldChar w:fldCharType="separate"/>
      </w:r>
      <w:r>
        <w:rPr>
          <w:szCs w:val="24"/>
        </w:rPr>
        <w:t>4</w:t>
      </w:r>
      <w:r>
        <w:rPr>
          <w:szCs w:val="24"/>
        </w:rPr>
        <w:fldChar w:fldCharType="end"/>
      </w:r>
      <w:r>
        <w:rPr>
          <w:szCs w:val="24"/>
        </w:rPr>
        <w:t>, were</w:t>
      </w:r>
      <w:r w:rsidRPr="00583BC0">
        <w:rPr>
          <w:szCs w:val="24"/>
        </w:rPr>
        <w:t xml:space="preserve"> its innovative methods of characterizing seasonality of mortality dynamically over space and time, by cause of death</w:t>
      </w:r>
      <w:r>
        <w:rPr>
          <w:szCs w:val="24"/>
        </w:rPr>
        <w:t xml:space="preserve">, sex and </w:t>
      </w:r>
      <w:r w:rsidRPr="00583BC0">
        <w:rPr>
          <w:szCs w:val="24"/>
        </w:rPr>
        <w:t xml:space="preserve">age group and; using wavelet and centre of gravity analyses; </w:t>
      </w:r>
      <w:r>
        <w:rPr>
          <w:szCs w:val="24"/>
        </w:rPr>
        <w:t xml:space="preserve">and </w:t>
      </w:r>
      <w:r w:rsidRPr="00583BC0">
        <w:rPr>
          <w:szCs w:val="24"/>
        </w:rPr>
        <w:t xml:space="preserve">using ERA-Interim data </w:t>
      </w:r>
      <w:bookmarkStart w:id="5" w:name="_GoBack"/>
      <w:del w:id="6" w:author="Ezzati, Majid" w:date="2019-07-02T21:12:00Z">
        <w:r w:rsidRPr="00583BC0" w:rsidDel="009137D9">
          <w:rPr>
            <w:szCs w:val="24"/>
          </w:rPr>
          <w:delText xml:space="preserve">output </w:delText>
        </w:r>
      </w:del>
      <w:bookmarkEnd w:id="5"/>
      <w:r w:rsidRPr="00583BC0">
        <w:rPr>
          <w:szCs w:val="24"/>
        </w:rPr>
        <w:t xml:space="preserve">to compare the association between seasonality of death rates and regional temperature. </w:t>
      </w:r>
    </w:p>
    <w:p w14:paraId="1B2ECC83" w14:textId="595DA055" w:rsidR="00E96832" w:rsidRDefault="00E96832" w:rsidP="00E96832">
      <w:r>
        <w:t xml:space="preserve">I developed a Bayesian spatio-temporal model, described in Chapter </w:t>
      </w:r>
      <w:r w:rsidRPr="00F64CB3">
        <w:rPr>
          <w:szCs w:val="24"/>
        </w:rPr>
        <w:fldChar w:fldCharType="begin"/>
      </w:r>
      <w:r w:rsidRPr="00F64CB3">
        <w:rPr>
          <w:szCs w:val="24"/>
        </w:rPr>
        <w:instrText xml:space="preserve"> REF _Ref9523747 \r \h </w:instrText>
      </w:r>
      <w:r w:rsidRPr="00F64CB3">
        <w:rPr>
          <w:szCs w:val="24"/>
        </w:rPr>
      </w:r>
      <w:r w:rsidRPr="00F64CB3">
        <w:rPr>
          <w:szCs w:val="24"/>
        </w:rPr>
        <w:fldChar w:fldCharType="separate"/>
      </w:r>
      <w:r>
        <w:rPr>
          <w:szCs w:val="24"/>
        </w:rPr>
        <w:t>5</w:t>
      </w:r>
      <w:r w:rsidRPr="00F64CB3">
        <w:rPr>
          <w:szCs w:val="24"/>
        </w:rPr>
        <w:fldChar w:fldCharType="end"/>
      </w:r>
      <w:r>
        <w:t xml:space="preserve">, to borrow strength across spatial and temporal units. </w:t>
      </w:r>
      <w:del w:id="7" w:author="Ezzati, Majid" w:date="2019-07-02T21:20:00Z">
        <w:r w:rsidDel="0058524B">
          <w:delText>This enabled me to make</w:delText>
        </w:r>
      </w:del>
      <w:ins w:id="8" w:author="Ezzati, Majid" w:date="2019-07-02T21:20:00Z">
        <w:r w:rsidR="0058524B">
          <w:t>Using this model, I</w:t>
        </w:r>
      </w:ins>
      <w:r>
        <w:t xml:space="preserve"> estimate</w:t>
      </w:r>
      <w:ins w:id="9" w:author="Ezzati, Majid" w:date="2019-07-02T21:20:00Z">
        <w:r w:rsidR="0058524B">
          <w:t>d</w:t>
        </w:r>
      </w:ins>
      <w:del w:id="10" w:author="Ezzati, Majid" w:date="2019-07-02T21:21:00Z">
        <w:r w:rsidDel="0058524B">
          <w:delText>s of</w:delText>
        </w:r>
      </w:del>
      <w:r>
        <w:t xml:space="preserve"> excess risk of mortality for injuries, described in Chapter </w:t>
      </w:r>
      <w:r>
        <w:fldChar w:fldCharType="begin"/>
      </w:r>
      <w:r>
        <w:instrText xml:space="preserve"> REF _Ref11424842 \r \h </w:instrText>
      </w:r>
      <w:r>
        <w:fldChar w:fldCharType="separate"/>
      </w:r>
      <w:r>
        <w:t>6</w:t>
      </w:r>
      <w:r>
        <w:fldChar w:fldCharType="end"/>
      </w:r>
      <w:r>
        <w:t>, and cardiorespiratory disease and cancer</w:t>
      </w:r>
      <w:r w:rsidRPr="00D133E4">
        <w:t xml:space="preserve"> </w:t>
      </w:r>
      <w:r>
        <w:t xml:space="preserve">deaths, described in </w:t>
      </w:r>
      <w:r>
        <w:lastRenderedPageBreak/>
        <w:t xml:space="preserve">Chapter </w:t>
      </w:r>
      <w:r>
        <w:fldChar w:fldCharType="begin"/>
      </w:r>
      <w:r>
        <w:instrText xml:space="preserve"> REF _Ref10375439 \r \h </w:instrText>
      </w:r>
      <w:r>
        <w:fldChar w:fldCharType="separate"/>
      </w:r>
      <w:r>
        <w:t>7</w:t>
      </w:r>
      <w:r>
        <w:fldChar w:fldCharType="end"/>
      </w:r>
      <w:r>
        <w:t xml:space="preserve">. I was able to go further than previous studies by examining changes in deaths due to anomalous temperature by cause of death, sex and age group. </w:t>
      </w:r>
    </w:p>
    <w:p w14:paraId="6D686B4B" w14:textId="77777777" w:rsidR="00E96832" w:rsidRPr="0080271C" w:rsidRDefault="00E96832" w:rsidP="00E96832">
      <w:r w:rsidRPr="00FF270A">
        <w:rPr>
          <w:szCs w:val="24"/>
        </w:rPr>
        <w:t xml:space="preserve">A limitation of my results in Chapters </w:t>
      </w:r>
      <w:r w:rsidRPr="00FF270A">
        <w:rPr>
          <w:szCs w:val="24"/>
        </w:rPr>
        <w:fldChar w:fldCharType="begin"/>
      </w:r>
      <w:r w:rsidRPr="00FF270A">
        <w:rPr>
          <w:szCs w:val="24"/>
        </w:rPr>
        <w:instrText xml:space="preserve"> REF _Ref11428888 \r \h  \* MERGEFORMAT </w:instrText>
      </w:r>
      <w:r w:rsidRPr="00FF270A">
        <w:rPr>
          <w:szCs w:val="24"/>
        </w:rPr>
      </w:r>
      <w:r w:rsidRPr="00FF270A">
        <w:rPr>
          <w:szCs w:val="24"/>
        </w:rPr>
        <w:fldChar w:fldCharType="separate"/>
      </w:r>
      <w:r>
        <w:rPr>
          <w:szCs w:val="24"/>
        </w:rPr>
        <w:t>4</w:t>
      </w:r>
      <w:r w:rsidRPr="00FF270A">
        <w:rPr>
          <w:szCs w:val="24"/>
        </w:rPr>
        <w:fldChar w:fldCharType="end"/>
      </w:r>
      <w:r w:rsidRPr="00FF270A">
        <w:rPr>
          <w:szCs w:val="24"/>
        </w:rPr>
        <w:t xml:space="preserve"> ,</w:t>
      </w:r>
      <w:r w:rsidRPr="00FF270A">
        <w:rPr>
          <w:szCs w:val="24"/>
        </w:rPr>
        <w:fldChar w:fldCharType="begin"/>
      </w:r>
      <w:r w:rsidRPr="00FF270A">
        <w:rPr>
          <w:szCs w:val="24"/>
        </w:rPr>
        <w:instrText xml:space="preserve"> REF _Ref11424842 \r \h  \* MERGEFORMAT </w:instrText>
      </w:r>
      <w:r w:rsidRPr="00FF270A">
        <w:rPr>
          <w:szCs w:val="24"/>
        </w:rPr>
      </w:r>
      <w:r w:rsidRPr="00FF270A">
        <w:rPr>
          <w:szCs w:val="24"/>
        </w:rPr>
        <w:fldChar w:fldCharType="separate"/>
      </w:r>
      <w:r>
        <w:rPr>
          <w:szCs w:val="24"/>
        </w:rPr>
        <w:t>6</w:t>
      </w:r>
      <w:r w:rsidRPr="00FF270A">
        <w:rPr>
          <w:szCs w:val="24"/>
        </w:rPr>
        <w:fldChar w:fldCharType="end"/>
      </w:r>
      <w:r w:rsidRPr="00FF270A">
        <w:rPr>
          <w:szCs w:val="24"/>
        </w:rPr>
        <w:t xml:space="preserve"> and </w:t>
      </w:r>
      <w:r w:rsidRPr="00FF270A">
        <w:rPr>
          <w:szCs w:val="24"/>
        </w:rPr>
        <w:fldChar w:fldCharType="begin"/>
      </w:r>
      <w:r w:rsidRPr="00FF270A">
        <w:rPr>
          <w:szCs w:val="24"/>
        </w:rPr>
        <w:instrText xml:space="preserve"> REF _Ref10375439 \r \h  \* MERGEFORMAT </w:instrText>
      </w:r>
      <w:r w:rsidRPr="00FF270A">
        <w:rPr>
          <w:szCs w:val="24"/>
        </w:rPr>
      </w:r>
      <w:r w:rsidRPr="00FF270A">
        <w:rPr>
          <w:szCs w:val="24"/>
        </w:rPr>
        <w:fldChar w:fldCharType="separate"/>
      </w:r>
      <w:r>
        <w:rPr>
          <w:szCs w:val="24"/>
        </w:rPr>
        <w:t>7</w:t>
      </w:r>
      <w:r w:rsidRPr="00FF270A">
        <w:rPr>
          <w:szCs w:val="24"/>
        </w:rPr>
        <w:fldChar w:fldCharType="end"/>
      </w:r>
      <w:r w:rsidRPr="00FF270A">
        <w:rPr>
          <w:szCs w:val="24"/>
        </w:rPr>
        <w:t xml:space="preserve"> is that I did not investigate seasonality of mortality by socioeconomic characteristics which may help with understanding its determinants and planning responses.</w:t>
      </w:r>
      <w:r>
        <w:rPr>
          <w:szCs w:val="24"/>
        </w:rPr>
        <w:t xml:space="preserve"> Whether temperature anomaly within a month is spread or concentrated, as described in Chapters </w:t>
      </w:r>
      <w:r>
        <w:rPr>
          <w:szCs w:val="24"/>
        </w:rPr>
        <w:fldChar w:fldCharType="begin"/>
      </w:r>
      <w:r>
        <w:rPr>
          <w:szCs w:val="24"/>
        </w:rPr>
        <w:instrText xml:space="preserve"> REF _Ref11424842 \r \h </w:instrText>
      </w:r>
      <w:r>
        <w:rPr>
          <w:szCs w:val="24"/>
        </w:rPr>
      </w:r>
      <w:r>
        <w:rPr>
          <w:szCs w:val="24"/>
        </w:rPr>
        <w:fldChar w:fldCharType="separate"/>
      </w:r>
      <w:r>
        <w:rPr>
          <w:szCs w:val="24"/>
        </w:rPr>
        <w:t>6</w:t>
      </w:r>
      <w:r>
        <w:rPr>
          <w:szCs w:val="24"/>
        </w:rPr>
        <w:fldChar w:fldCharType="end"/>
      </w:r>
      <w:r>
        <w:rPr>
          <w:szCs w:val="24"/>
        </w:rPr>
        <w:t xml:space="preserve"> and </w:t>
      </w:r>
      <w:r>
        <w:rPr>
          <w:szCs w:val="24"/>
        </w:rPr>
        <w:fldChar w:fldCharType="begin"/>
      </w:r>
      <w:r>
        <w:rPr>
          <w:szCs w:val="24"/>
        </w:rPr>
        <w:instrText xml:space="preserve"> REF _Ref10375439 \r \h </w:instrText>
      </w:r>
      <w:r>
        <w:rPr>
          <w:szCs w:val="24"/>
        </w:rPr>
      </w:r>
      <w:r>
        <w:rPr>
          <w:szCs w:val="24"/>
        </w:rPr>
        <w:fldChar w:fldCharType="separate"/>
      </w:r>
      <w:r>
        <w:rPr>
          <w:szCs w:val="24"/>
        </w:rPr>
        <w:t>7</w:t>
      </w:r>
      <w:r>
        <w:rPr>
          <w:szCs w:val="24"/>
        </w:rPr>
        <w:fldChar w:fldCharType="end"/>
      </w:r>
      <w:r>
        <w:rPr>
          <w:szCs w:val="24"/>
        </w:rPr>
        <w:t xml:space="preserve">, may also have different implications to health as </w:t>
      </w:r>
      <w:r>
        <w:t>single</w:t>
      </w:r>
      <w:r w:rsidRPr="00F64CB3">
        <w:t>-day or multi-day hea</w:t>
      </w:r>
      <w:r>
        <w:t xml:space="preserve">t and cold </w:t>
      </w:r>
      <w:r w:rsidRPr="00F64CB3">
        <w:t>events</w:t>
      </w:r>
      <w:r>
        <w:t xml:space="preserve"> are known to be a threat</w:t>
      </w:r>
      <w:r w:rsidRPr="00F64CB3">
        <w:t xml:space="preserve"> to human lives.</w:t>
      </w:r>
      <w:r>
        <w:t xml:space="preserve"> However, additional extreme temperature measures, which I described in Section </w:t>
      </w:r>
      <w:r>
        <w:fldChar w:fldCharType="begin"/>
      </w:r>
      <w:r>
        <w:instrText xml:space="preserve"> REF _Ref11506514 \r \h </w:instrText>
      </w:r>
      <w:r>
        <w:fldChar w:fldCharType="separate"/>
      </w:r>
      <w:r>
        <w:t>5.4.11</w:t>
      </w:r>
      <w:r>
        <w:fldChar w:fldCharType="end"/>
      </w:r>
      <w:r>
        <w:t>, did not add any further insight to my analysis. Like all observation studies, confounding from other factors cannot be ruled out. However, it is unlikely that such factors will have the same anomalies as temperature, even if their average space and time patterns are the same. Future climate change may also produce different types and patterns of anomalies from the ones we can study historically.</w:t>
      </w:r>
    </w:p>
    <w:p w14:paraId="59E914CE" w14:textId="77777777" w:rsidR="00E96832" w:rsidRDefault="00E96832" w:rsidP="00E96832">
      <w:pPr>
        <w:pStyle w:val="Heading2"/>
      </w:pPr>
      <w:bookmarkStart w:id="11" w:name="_Toc11167253"/>
      <w:bookmarkStart w:id="12" w:name="_Toc11245033"/>
      <w:bookmarkStart w:id="13" w:name="_Toc11245153"/>
      <w:bookmarkStart w:id="14" w:name="_Toc11255337"/>
      <w:bookmarkStart w:id="15" w:name="_Toc11261907"/>
      <w:bookmarkStart w:id="16" w:name="_Toc11262027"/>
      <w:bookmarkStart w:id="17" w:name="_Toc11263874"/>
      <w:bookmarkStart w:id="18" w:name="_Toc11263994"/>
      <w:bookmarkStart w:id="19" w:name="_Toc11325991"/>
      <w:bookmarkStart w:id="20" w:name="_Toc11326109"/>
      <w:bookmarkStart w:id="21" w:name="_Toc11329850"/>
      <w:bookmarkStart w:id="22" w:name="_Toc11330140"/>
      <w:bookmarkStart w:id="23" w:name="_Toc11330260"/>
      <w:bookmarkStart w:id="24" w:name="_Toc11413270"/>
      <w:bookmarkStart w:id="25" w:name="_Toc11418298"/>
      <w:bookmarkStart w:id="26" w:name="_Toc11454795"/>
      <w:bookmarkStart w:id="27" w:name="_Toc11495446"/>
      <w:bookmarkStart w:id="28" w:name="_Toc11496731"/>
      <w:bookmarkStart w:id="29" w:name="_Toc11667836"/>
      <w:bookmarkStart w:id="30" w:name="_Toc11668130"/>
      <w:bookmarkStart w:id="31" w:name="_Toc12964044"/>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r>
        <w:t>Public health and policy implications</w:t>
      </w:r>
      <w:bookmarkEnd w:id="31"/>
    </w:p>
    <w:p w14:paraId="5DD006B7" w14:textId="77777777" w:rsidR="00E96832" w:rsidRDefault="00E96832" w:rsidP="00E96832">
      <w:commentRangeStart w:id="32"/>
      <w:r>
        <w:t xml:space="preserve">Seasonal difference </w:t>
      </w:r>
      <w:commentRangeEnd w:id="32"/>
      <w:r w:rsidR="0051754D">
        <w:rPr>
          <w:rStyle w:val="CommentReference"/>
          <w:rFonts w:asciiTheme="minorHAnsi" w:hAnsiTheme="minorHAnsi"/>
        </w:rPr>
        <w:commentReference w:id="32"/>
      </w:r>
      <w:r>
        <w:t xml:space="preserve">in cardiorespiratory disease deaths in older age groups, shown in Chapter </w:t>
      </w:r>
      <w:r>
        <w:fldChar w:fldCharType="begin"/>
      </w:r>
      <w:r>
        <w:instrText xml:space="preserve"> REF _Ref11428888 \r \h </w:instrText>
      </w:r>
      <w:r>
        <w:fldChar w:fldCharType="separate"/>
      </w:r>
      <w:r>
        <w:t>4</w:t>
      </w:r>
      <w:r>
        <w:fldChar w:fldCharType="end"/>
      </w:r>
      <w:r>
        <w:t>, indicate that</w:t>
      </w:r>
      <w:commentRangeStart w:id="33"/>
      <w:r>
        <w:t xml:space="preserve"> interventions will remain a priority </w:t>
      </w:r>
      <w:commentRangeEnd w:id="33"/>
      <w:r w:rsidR="0051754D">
        <w:rPr>
          <w:rStyle w:val="CommentReference"/>
          <w:rFonts w:asciiTheme="minorHAnsi" w:hAnsiTheme="minorHAnsi"/>
        </w:rPr>
        <w:commentReference w:id="33"/>
      </w:r>
      <w:r>
        <w:t xml:space="preserve">during the winter. These may include better insulation of homes, winter heat provision and influenza vaccinations. Social interventions will remain important in improving and maintaining health in older age, such as regular visits to older people or keeping them connected over the internet to other people with newer technologies. This effort is necessary irrespective of the geography and local climate in the United States, since I also showed in Chapter </w:t>
      </w:r>
      <w:r>
        <w:fldChar w:fldCharType="begin"/>
      </w:r>
      <w:r>
        <w:instrText xml:space="preserve"> REF _Ref11428888 \r \h </w:instrText>
      </w:r>
      <w:r>
        <w:fldChar w:fldCharType="separate"/>
      </w:r>
      <w:r>
        <w:t>4</w:t>
      </w:r>
      <w:r>
        <w:fldChar w:fldCharType="end"/>
      </w:r>
      <w:r>
        <w:t xml:space="preserve"> that seasonality is present and similarly timed throughout the country. The relative difference in seasonality of mortality has decreased for children under five, which may help to demonstrate the effectiveness of efforts to reduce peaks of cardiorespiratory diseases in the winter. </w:t>
      </w:r>
      <w:commentRangeStart w:id="34"/>
      <w:r>
        <w:t xml:space="preserve">The continued presence of cancer </w:t>
      </w:r>
      <w:r>
        <w:lastRenderedPageBreak/>
        <w:t>death seasonality in older groups may be due to co-morbidity in winter months, causing already frail sufferers to die.</w:t>
      </w:r>
      <w:commentRangeEnd w:id="34"/>
      <w:r w:rsidR="0051754D">
        <w:rPr>
          <w:rStyle w:val="CommentReference"/>
          <w:rFonts w:asciiTheme="minorHAnsi" w:hAnsiTheme="minorHAnsi"/>
        </w:rPr>
        <w:commentReference w:id="34"/>
      </w:r>
    </w:p>
    <w:p w14:paraId="109E7931" w14:textId="53088175" w:rsidR="00E96832" w:rsidRDefault="00E96832" w:rsidP="00E96832">
      <w:r>
        <w:t xml:space="preserve">There would be increases in deaths from injuries (transport, drownings, assault, suicides) in younger males, during periods of elevated anomalous temperature, as shown in Chapter </w:t>
      </w:r>
      <w:r>
        <w:fldChar w:fldCharType="begin"/>
      </w:r>
      <w:r>
        <w:instrText xml:space="preserve"> REF _Ref11424842 \r \h </w:instrText>
      </w:r>
      <w:r>
        <w:fldChar w:fldCharType="separate"/>
      </w:r>
      <w:r>
        <w:t>6</w:t>
      </w:r>
      <w:r>
        <w:fldChar w:fldCharType="end"/>
      </w:r>
      <w:r>
        <w:t xml:space="preserve">. My analysis demonstrated that a </w:t>
      </w:r>
      <w:r w:rsidRPr="00F64CB3">
        <w:rPr>
          <w:rFonts w:cs="Calibri"/>
          <w:szCs w:val="24"/>
        </w:rPr>
        <w:t>1°C anomalously warm year</w:t>
      </w:r>
      <w:r>
        <w:rPr>
          <w:rFonts w:cs="Calibri"/>
          <w:szCs w:val="24"/>
        </w:rPr>
        <w:t xml:space="preserve"> would result in </w:t>
      </w:r>
      <w:r>
        <w:t>0.5% overall increase in injury deaths</w:t>
      </w:r>
      <w:ins w:id="35" w:author="Ezzati, Majid" w:date="2019-07-02T21:24:00Z">
        <w:r w:rsidR="0051754D">
          <w:t>, [[[</w:t>
        </w:r>
        <w:proofErr w:type="spellStart"/>
        <w:r w:rsidR="0051754D">
          <w:t>concentreated</w:t>
        </w:r>
        <w:proofErr w:type="spellEnd"/>
        <w:r w:rsidR="0051754D">
          <w:t xml:space="preserve"> in younger men etc to motivate next sentence]]]</w:t>
        </w:r>
      </w:ins>
      <w:r>
        <w:t xml:space="preserve">. This may have implications on interventions targeted at younger age groups during periods of elevated temperature. These could include targeted messaging for younger males on the dangers of driving and swimming triggered when higher-than-normal temperatures are forecast. </w:t>
      </w:r>
      <w:del w:id="36" w:author="Ezzati, Majid" w:date="2019-07-02T21:26:00Z">
        <w:r w:rsidDel="0051754D">
          <w:delText>Since these injury deaths would be expected to be</w:delText>
        </w:r>
      </w:del>
      <w:ins w:id="37" w:author="Ezzati, Majid" w:date="2019-07-02T21:26:00Z">
        <w:r w:rsidR="0051754D">
          <w:t>The</w:t>
        </w:r>
      </w:ins>
      <w:r>
        <w:t xml:space="preserve"> concentrat</w:t>
      </w:r>
      <w:ins w:id="38" w:author="Ezzati, Majid" w:date="2019-07-02T21:26:00Z">
        <w:r w:rsidR="0051754D">
          <w:t>ion of these deaths</w:t>
        </w:r>
      </w:ins>
      <w:del w:id="39" w:author="Ezzati, Majid" w:date="2019-07-02T21:26:00Z">
        <w:r w:rsidDel="0051754D">
          <w:delText>ed</w:delText>
        </w:r>
      </w:del>
      <w:r>
        <w:t xml:space="preserve"> in younger age groups, particularly younger men, </w:t>
      </w:r>
      <w:ins w:id="40" w:author="Ezzati, Majid" w:date="2019-07-02T21:26:00Z">
        <w:r w:rsidR="0051754D">
          <w:t xml:space="preserve">also means that </w:t>
        </w:r>
      </w:ins>
      <w:r>
        <w:t xml:space="preserve">additional injury deaths from anomalous temperatures could result in loss to the economy through loss of otherwise healthy working years. The estimated reduction in cardiorespiratory disease deaths (0.4% overall decrease in a </w:t>
      </w:r>
      <w:r w:rsidRPr="00F64CB3">
        <w:rPr>
          <w:rFonts w:cs="Calibri"/>
          <w:szCs w:val="24"/>
        </w:rPr>
        <w:t>1°C anomalously warm year</w:t>
      </w:r>
      <w:r>
        <w:t>), concentrated in older age groups, demonstrate that cardiorespiratory disease deaths would remain an ongoing concern under climate change, since climate change would not reduce cardiorespiratory disease deaths by a significant amount. Policy makers should continue to aim for further reductions in such chronic diseases which, along with cancers, remain the deadliest threat to most people in the United States.</w:t>
      </w:r>
    </w:p>
    <w:p w14:paraId="2A9C170E" w14:textId="77777777" w:rsidR="00E96832" w:rsidRDefault="00E96832" w:rsidP="00E96832">
      <w:pPr>
        <w:pStyle w:val="Heading2"/>
      </w:pPr>
      <w:bookmarkStart w:id="41" w:name="_Toc12964045"/>
      <w:commentRangeStart w:id="42"/>
      <w:r>
        <w:t xml:space="preserve">Further </w:t>
      </w:r>
      <w:commentRangeEnd w:id="42"/>
      <w:r w:rsidR="009A657E">
        <w:rPr>
          <w:rStyle w:val="CommentReference"/>
          <w:rFonts w:asciiTheme="minorHAnsi" w:eastAsiaTheme="minorEastAsia" w:hAnsiTheme="minorHAnsi" w:cstheme="minorBidi"/>
        </w:rPr>
        <w:commentReference w:id="42"/>
      </w:r>
      <w:r>
        <w:t>work</w:t>
      </w:r>
      <w:bookmarkEnd w:id="41"/>
    </w:p>
    <w:p w14:paraId="412D4E26" w14:textId="21390F72" w:rsidR="00E96832" w:rsidRDefault="00E96832" w:rsidP="00E96832">
      <w:r>
        <w:t>My work in this thesis is translatable to other countries</w:t>
      </w:r>
      <w:ins w:id="43" w:author="Ezzati, Majid" w:date="2019-07-02T21:28:00Z">
        <w:r w:rsidR="009A657E">
          <w:t xml:space="preserve"> with reliable vital registration data</w:t>
        </w:r>
      </w:ins>
      <w:r>
        <w:t>. Though many countries are still lacking appropriate high quality mortality data,</w:t>
      </w:r>
      <w:r w:rsidRPr="00F64CB3">
        <w:rPr>
          <w:szCs w:val="24"/>
        </w:rPr>
        <w:fldChar w:fldCharType="begin" w:fldLock="1"/>
      </w:r>
      <w:r>
        <w:rPr>
          <w:szCs w:val="24"/>
        </w:rPr>
        <w:instrText>ADDIN CSL_CITATION {"citationItems":[{"id":"ITEM-1","itemData":{"DOI":"ISBN 9789241564854","ISBN":"978 92 4 156485 4","ISSN":"1475-5785","PMID":"16904354","abstract":"Description of the global burden of NCDs, their risk factors and determinants","author":[{"dropping-particle":"","family":"WHO","given":"","non-dropping-particle":"","parse-names":false,"suffix":""}],"id":"ITEM-1","issue":"March","issued":{"date-parts":[["2018"]]},"number-of-pages":"1-51","title":"WHO methods and data sources for country-level cause of death 2000-2016","type":"report"},"uris":["http://www.mendeley.com/documents/?uuid=698f09a5-e737-4459-97a4-bea31f801641"]}],"mendeley":{"formattedCitation":"&lt;sup&gt;14&lt;/sup&gt;","plainTextFormattedCitation":"14","previouslyFormattedCitation":"&lt;sup&gt;14&lt;/sup&gt;"},"properties":{"noteIndex":0},"schema":"https://github.com/citation-style-language/schema/raw/master/csl-citation.json"}</w:instrText>
      </w:r>
      <w:r w:rsidRPr="00F64CB3">
        <w:rPr>
          <w:szCs w:val="24"/>
        </w:rPr>
        <w:fldChar w:fldCharType="separate"/>
      </w:r>
      <w:r w:rsidRPr="009846C7">
        <w:rPr>
          <w:noProof/>
          <w:szCs w:val="24"/>
          <w:vertAlign w:val="superscript"/>
        </w:rPr>
        <w:t>14</w:t>
      </w:r>
      <w:r w:rsidRPr="00F64CB3">
        <w:rPr>
          <w:szCs w:val="24"/>
        </w:rPr>
        <w:fldChar w:fldCharType="end"/>
      </w:r>
      <w:r>
        <w:t xml:space="preserve"> the analyses in Chapters </w:t>
      </w:r>
      <w:r>
        <w:fldChar w:fldCharType="begin"/>
      </w:r>
      <w:r>
        <w:instrText xml:space="preserve"> REF _Ref11428888 \r \h </w:instrText>
      </w:r>
      <w:r>
        <w:fldChar w:fldCharType="separate"/>
      </w:r>
      <w:r>
        <w:t>4</w:t>
      </w:r>
      <w:r>
        <w:fldChar w:fldCharType="end"/>
      </w:r>
      <w:r>
        <w:t xml:space="preserve">, </w:t>
      </w:r>
      <w:r>
        <w:fldChar w:fldCharType="begin"/>
      </w:r>
      <w:r>
        <w:instrText xml:space="preserve"> REF _Ref11424842 \r \h </w:instrText>
      </w:r>
      <w:r>
        <w:fldChar w:fldCharType="separate"/>
      </w:r>
      <w:r>
        <w:t>6</w:t>
      </w:r>
      <w:r>
        <w:fldChar w:fldCharType="end"/>
      </w:r>
      <w:r>
        <w:t xml:space="preserve"> and </w:t>
      </w:r>
      <w:r>
        <w:fldChar w:fldCharType="begin"/>
      </w:r>
      <w:r>
        <w:instrText xml:space="preserve"> REF _Ref10375439 \r \h </w:instrText>
      </w:r>
      <w:r>
        <w:fldChar w:fldCharType="separate"/>
      </w:r>
      <w:r>
        <w:t>7</w:t>
      </w:r>
      <w:r>
        <w:fldChar w:fldCharType="end"/>
      </w:r>
      <w:r>
        <w:t xml:space="preserve"> could be replicated as data becomes available. </w:t>
      </w:r>
      <w:del w:id="44" w:author="Ezzati, Majid" w:date="2019-07-02T21:28:00Z">
        <w:r w:rsidDel="009A657E">
          <w:delText xml:space="preserve">This would provide comparable estimates across countries. </w:delText>
        </w:r>
      </w:del>
      <w:r>
        <w:t xml:space="preserve">The algorithm I developed for gridded weather data, described in Chapter </w:t>
      </w:r>
      <w:r w:rsidRPr="00F64CB3">
        <w:rPr>
          <w:rStyle w:val="apple-style-span"/>
          <w:szCs w:val="24"/>
        </w:rPr>
        <w:fldChar w:fldCharType="begin"/>
      </w:r>
      <w:r w:rsidRPr="00F64CB3">
        <w:rPr>
          <w:rStyle w:val="apple-style-span"/>
          <w:szCs w:val="24"/>
        </w:rPr>
        <w:instrText xml:space="preserve"> REF _Ref9515864 \r \h </w:instrText>
      </w:r>
      <w:r w:rsidRPr="00F64CB3">
        <w:rPr>
          <w:rStyle w:val="apple-style-span"/>
          <w:szCs w:val="24"/>
        </w:rPr>
      </w:r>
      <w:r w:rsidRPr="00F64CB3">
        <w:rPr>
          <w:rStyle w:val="apple-style-span"/>
          <w:szCs w:val="24"/>
        </w:rPr>
        <w:fldChar w:fldCharType="separate"/>
      </w:r>
      <w:r>
        <w:rPr>
          <w:rStyle w:val="apple-style-span"/>
          <w:szCs w:val="24"/>
        </w:rPr>
        <w:t>3</w:t>
      </w:r>
      <w:r w:rsidRPr="00F64CB3">
        <w:rPr>
          <w:rStyle w:val="apple-style-span"/>
          <w:szCs w:val="24"/>
        </w:rPr>
        <w:fldChar w:fldCharType="end"/>
      </w:r>
      <w:r>
        <w:t xml:space="preserve">, could be used anywhere in the world. Comparing differences between communities in different countries could serve as </w:t>
      </w:r>
      <w:r>
        <w:lastRenderedPageBreak/>
        <w:t>evidence to measure success of potential adaption measures enacted in one country but not another.</w:t>
      </w:r>
    </w:p>
    <w:p w14:paraId="021BEE63" w14:textId="77777777" w:rsidR="00E96832" w:rsidRDefault="00E96832" w:rsidP="00E96832">
      <w:r>
        <w:t>In the United States itself, other research on anomalous temperature and mortality could examine urban and rural differences. Similar work has been carried out in the United Kingdom.</w:t>
      </w:r>
      <w:r w:rsidRPr="00F64CB3">
        <w:rPr>
          <w:szCs w:val="24"/>
        </w:rPr>
        <w:fldChar w:fldCharType="begin" w:fldLock="1"/>
      </w:r>
      <w:r>
        <w:rPr>
          <w:szCs w:val="24"/>
        </w:rPr>
        <w:instrText>ADDIN CSL_CITATION {"citationItems":[{"id":"ITEM-1","itemData":{"DOI":"10.1136/oem.2006.029017","ISBN":"1470-7926 (Electronic)","ISSN":"13510711","PMID":"16990293","abstract":"BACKGROUND: Despite the high burden from exposure to both hot and cold weather each year in England and Wales, there has been relatively little investigation on who is most at risk, resulting in uncertainties in informing government interventions. OBJECTIVE: To determine the subgroups of the population that are most vulnerable to heat-related and cold-related mortality. METHODS: Ecological time-series study of daily mortality in all regions of England and Wales between 1993 and 2003, with postcode linkage of individual deaths to a UK database of all care and nursing homes, and 2001 UK census small-area indicators. RESULTS: A risk of mortality was observed for both heat and cold exposure in all regions, with the strongest heat effects in London and strongest cold effects in the Eastern region. For all regions, a mean relative risk of 1.03 (95% confidence interval (CI) 1.02 to 1.03) was estimated per degree increase above the heat threshold, defined as the 95th centile of the temperature distribution in each region, and 1.06 (95% CI 1.05 to 1.06) per degree decrease below the cold threshold (set at the 5th centile). Elderly people, particularly those in nursing and care homes, were most vulnerable. The greatest risk of heat mortality was observed for respiratory and external causes, and in women, which remained after control for age. Vulnerability to either heat or cold was not modified by deprivation, except in rural populations where cold effects were slightly stronger in more deprived areas. CONCLUSIONS: Interventions to reduce vulnerability to both hot and cold weather should target all elderly people. Specific interventions should also be developed for people in nursing and care homes as heat illness is easily preventable.","author":[{"dropping-particle":"","family":"Hajat","given":"S.","non-dropping-particle":"","parse-names":false,"suffix":""},{"dropping-particle":"","family":"Kovats","given":"R. S.","non-dropping-particle":"","parse-names":false,"suffix":""},{"dropping-particle":"","family":"Lachowycz","given":"K.","non-dropping-particle":"","parse-names":false,"suffix":""}],"container-title":"Occupational and Environmental Medicine","id":"ITEM-1","issued":{"date-parts":[["2007"]]},"title":"Heat-related and cold-related deaths in England and Wales: who is at risk?","type":"article-journal"},"uris":["http://www.mendeley.com/documents/?uuid=cd4ba3e5-4917-4cde-ae13-5ca2e8f991dd"]},{"id":"ITEM-2","itemData":{"DOI":"10.1038/nclimate2123","ISBN":"1758-678X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Change","id":"ITEM-2","issue":"4","issued":{"date-parts":[["2014"]]},"page":"269-273","title":"Vulnerability to the mortality effects of warm temperature in the districts of England and Wales","type":"article-journal","volume":"4"},"uris":["http://www.mendeley.com/documents/?uuid=5f34f7af-83b0-4896-a914-0daa32211ebb"]}],"mendeley":{"formattedCitation":"&lt;sup&gt;127,144&lt;/sup&gt;","plainTextFormattedCitation":"127,144","previouslyFormattedCitation":"&lt;sup&gt;127,144&lt;/sup&gt;"},"properties":{"noteIndex":0},"schema":"https://github.com/citation-style-language/schema/raw/master/csl-citation.json"}</w:instrText>
      </w:r>
      <w:r w:rsidRPr="00F64CB3">
        <w:rPr>
          <w:szCs w:val="24"/>
        </w:rPr>
        <w:fldChar w:fldCharType="separate"/>
      </w:r>
      <w:r w:rsidRPr="009B39FA">
        <w:rPr>
          <w:noProof/>
          <w:szCs w:val="24"/>
          <w:vertAlign w:val="superscript"/>
        </w:rPr>
        <w:t>127,144</w:t>
      </w:r>
      <w:r w:rsidRPr="00F64CB3">
        <w:rPr>
          <w:szCs w:val="24"/>
        </w:rPr>
        <w:fldChar w:fldCharType="end"/>
      </w:r>
      <w:r>
        <w:rPr>
          <w:szCs w:val="24"/>
        </w:rPr>
        <w:t xml:space="preserve"> Further work could examine how socioeconomic factors explain differences by state in excess risk per </w:t>
      </w:r>
      <w:r w:rsidRPr="00F64CB3">
        <w:rPr>
          <w:rFonts w:cs="Calibri"/>
          <w:szCs w:val="24"/>
        </w:rPr>
        <w:t xml:space="preserve">1°C </w:t>
      </w:r>
      <w:r>
        <w:rPr>
          <w:rFonts w:cs="Calibri"/>
          <w:szCs w:val="24"/>
        </w:rPr>
        <w:t>temperature anomaly</w:t>
      </w:r>
      <w:r>
        <w:rPr>
          <w:szCs w:val="24"/>
        </w:rPr>
        <w:t xml:space="preserve"> by state, such as in my analysis of cardiorespiratory disease deaths in Chapter </w:t>
      </w:r>
      <w:r>
        <w:fldChar w:fldCharType="begin"/>
      </w:r>
      <w:r>
        <w:instrText xml:space="preserve"> REF _Ref10375439 \r \h </w:instrText>
      </w:r>
      <w:r>
        <w:fldChar w:fldCharType="separate"/>
      </w:r>
      <w:r>
        <w:t>7</w:t>
      </w:r>
      <w:r>
        <w:fldChar w:fldCharType="end"/>
      </w:r>
      <w:r>
        <w:t>. By combining with climate model projections of future deviations of temperature from current long-term norms, my work here could be used to help further understand the implications of climate change on mortality by cause of death, sex and age group. A recent study on all-cause mortality for several cities in the United States highlighted the differences in attributable heat mortality between meeting the Paris Agreement’s temperature goals and current trajectory of about 3°C increase above preindustrial levels.</w:t>
      </w:r>
      <w:r>
        <w:fldChar w:fldCharType="begin" w:fldLock="1"/>
      </w:r>
      <w:r>
        <w:instrText>ADDIN CSL_CITATION {"citationItems":[{"id":"ITEM-1","itemData":{"author":[{"dropping-particle":"","family":"Eunice Lo","given":"YT","non-dropping-particle":"","parse-names":false,"suffix":""},{"dropping-particle":"","family":"Mitchell","given":"DM","non-dropping-particle":"","parse-names":false,"suffix":""},{"dropping-particle":"","family":"Gasparrini","given":"A","non-dropping-particle":"","parse-names":false,"suffix":""},{"dropping-particle":"","family":"Vicedo-Cabrera","given":"AM","non-dropping-particle":"","parse-names":false,"suffix":""},{"dropping-particle":"","family":"Ebi","given":"Kristie","non-dropping-particle":"","parse-names":false,"suffix":""},{"dropping-particle":"","family":"Frumhoff","given":"PC","non-dropping-particle":"","parse-names":false,"suffix":""},{"dropping-particle":"","family":"Millar","given":"RJ","non-dropping-particle":"","parse-names":false,"suffix":""},{"dropping-particle":"","family":"Roberts","given":"W","non-dropping-particle":"","parse-names":false,"suffix":""},{"dropping-particle":"","family":"Sera","given":"F","non-dropping-particle":"","parse-names":false,"suffix":""},{"dropping-particle":"","family":"Sparrow","given":"S","non-dropping-particle":"","parse-names":false,"suffix":""},{"dropping-particle":"","family":"Uhe","given":"P","non-dropping-particle":"","parse-names":false,"suffix":""},{"dropping-particle":"","family":"Williams","given":"G","non-dropping-particle":"","parse-names":false,"suffix":""}],"container-title":"Science Advances","id":"ITEM-1","issued":{"date-parts":[["2019"]]},"title":"Increasing mitigation ambition to meet the Paris Agreement’s temperature goal avoids substantial heat-related mortality in U.S. cities","type":"article-journal"},"uris":["http://www.mendeley.com/documents/?uuid=414da10c-4b88-4de2-91c5-d0f50b8fc376"]}],"mendeley":{"formattedCitation":"&lt;sup&gt;119&lt;/sup&gt;","plainTextFormattedCitation":"119","previouslyFormattedCitation":"&lt;sup&gt;119&lt;/sup&gt;"},"properties":{"noteIndex":0},"schema":"https://github.com/citation-style-language/schema/raw/master/csl-citation.json"}</w:instrText>
      </w:r>
      <w:r>
        <w:fldChar w:fldCharType="separate"/>
      </w:r>
      <w:r w:rsidRPr="00A12037">
        <w:rPr>
          <w:noProof/>
          <w:vertAlign w:val="superscript"/>
        </w:rPr>
        <w:t>119</w:t>
      </w:r>
      <w:r>
        <w:fldChar w:fldCharType="end"/>
      </w:r>
      <w:r>
        <w:t xml:space="preserve"> Further work based on my thesis could expand this tranche of work on climate change and human mortality to multiple causes of death, by sex and age group and across the entire contiguous United States, using the benefits of Bayesian spatio-temporal modelling, such as the ‘borrowing of strength’ across different spatial and temporal subunits.</w:t>
      </w:r>
    </w:p>
    <w:p w14:paraId="0494F2A2" w14:textId="77777777" w:rsidR="00E96832" w:rsidRDefault="00E96832" w:rsidP="00E96832">
      <w:pPr>
        <w:pStyle w:val="Heading2"/>
      </w:pPr>
      <w:bookmarkStart w:id="45" w:name="_Toc12964046"/>
      <w:r>
        <w:t>Conclusions</w:t>
      </w:r>
      <w:bookmarkEnd w:id="45"/>
    </w:p>
    <w:p w14:paraId="0998F666" w14:textId="2E172DD4" w:rsidR="00C16BDD" w:rsidRDefault="00E96832" w:rsidP="00E96832">
      <w:r>
        <w:t xml:space="preserve">Seasonality of mortality persists for deaths in older age groups in the United States, though the timing and degree to which this occurs varies by cause of death, sex and age group. Seasonal differences in deaths among children and young adults have largely disappeared. There are impacts, though slight, in how </w:t>
      </w:r>
      <w:del w:id="46" w:author="Ezzati, Majid" w:date="2019-07-02T21:29:00Z">
        <w:r w:rsidDel="00EC4476">
          <w:delText xml:space="preserve">proportional change in </w:delText>
        </w:r>
      </w:del>
      <w:r>
        <w:t xml:space="preserve">injury and cardiorespiratory disease death rates would change under anomalous temperature. Injury deaths in young men, particularly for transport, drowning, assault and suicide, are positively associated with anomalous warm temperature. In contrast, deaths from falls in older age groups were negatively associated </w:t>
      </w:r>
      <w:r>
        <w:lastRenderedPageBreak/>
        <w:t>with anomalous warm temperature. Anomalous warm temperature is also associated with decreases in cardiorespiratory disease deaths. This</w:t>
      </w:r>
      <w:ins w:id="47" w:author="Ezzati, Majid" w:date="2019-07-02T21:29:00Z">
        <w:r w:rsidR="00EC4476">
          <w:t xml:space="preserve"> decrease</w:t>
        </w:r>
      </w:ins>
      <w:r>
        <w:t xml:space="preserve"> would be concentrated in older age groups and shared almost equally between males and females. There is no association between cancer deaths and anomalous temperatures. My research shows that in the United States, continued efforts are required to further reduce peaks in mortality in older age groups through targeted interventions. Under climate change, while estimated modest increases in injury mortality in younger males is concerning, the burden of cardiorespiratory disease and cancer deaths will remain a high public health priority due to the respective small and no reduction in deaths.</w:t>
      </w:r>
    </w:p>
    <w:sectPr w:rsidR="00C16BDD" w:rsidSect="00063068">
      <w:pgSz w:w="11900" w:h="16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32" w:author="Ezzati, Majid" w:date="2019-07-02T21:23:00Z" w:initials="EM">
    <w:p w14:paraId="1E91C88E" w14:textId="3DDC6933" w:rsidR="0051754D" w:rsidRDefault="0051754D">
      <w:pPr>
        <w:pStyle w:val="CommentText"/>
      </w:pPr>
      <w:r>
        <w:rPr>
          <w:rStyle w:val="CommentReference"/>
        </w:rPr>
        <w:annotationRef/>
      </w:r>
      <w:r>
        <w:t xml:space="preserve">It is not seasonal </w:t>
      </w:r>
      <w:proofErr w:type="spellStart"/>
      <w:r>
        <w:t>difeerence</w:t>
      </w:r>
      <w:proofErr w:type="spellEnd"/>
      <w:r>
        <w:t xml:space="preserve"> that indicates but the specifics</w:t>
      </w:r>
    </w:p>
  </w:comment>
  <w:comment w:id="33" w:author="Ezzati, Majid" w:date="2019-07-02T21:21:00Z" w:initials="EM">
    <w:p w14:paraId="0E9092DA" w14:textId="171F15BE" w:rsidR="0051754D" w:rsidRDefault="0051754D">
      <w:pPr>
        <w:pStyle w:val="CommentText"/>
      </w:pPr>
      <w:r>
        <w:rPr>
          <w:rStyle w:val="CommentReference"/>
        </w:rPr>
        <w:annotationRef/>
      </w:r>
      <w:r>
        <w:t>??? vague. What interventions? Remain when?</w:t>
      </w:r>
    </w:p>
  </w:comment>
  <w:comment w:id="34" w:author="Ezzati, Majid" w:date="2019-07-02T21:24:00Z" w:initials="EM">
    <w:p w14:paraId="4BBC95F4" w14:textId="75D0C861" w:rsidR="0051754D" w:rsidRDefault="0051754D">
      <w:pPr>
        <w:pStyle w:val="CommentText"/>
      </w:pPr>
      <w:r>
        <w:rPr>
          <w:rStyle w:val="CommentReference"/>
        </w:rPr>
        <w:annotationRef/>
      </w:r>
      <w:r>
        <w:t>Does this belong here or to explanations of this observation in the relevant chapter? Seems like the latter</w:t>
      </w:r>
    </w:p>
  </w:comment>
  <w:comment w:id="42" w:author="Ezzati, Majid" w:date="2019-07-02T21:27:00Z" w:initials="EM">
    <w:p w14:paraId="5CD4C75D" w14:textId="66D41202" w:rsidR="009A657E" w:rsidRDefault="009A657E">
      <w:pPr>
        <w:pStyle w:val="CommentText"/>
      </w:pPr>
      <w:r>
        <w:rPr>
          <w:rStyle w:val="CommentReference"/>
        </w:rPr>
        <w:annotationRef/>
      </w:r>
      <w:r>
        <w:t>Future?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1E91C88E" w15:done="0"/>
  <w15:commentEx w15:paraId="0E9092DA" w15:done="0"/>
  <w15:commentEx w15:paraId="4BBC95F4" w15:done="0"/>
  <w15:commentEx w15:paraId="5CD4C75D"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1E91C88E" w16cid:durableId="20C64FAD"/>
  <w16cid:commentId w16cid:paraId="0E9092DA" w16cid:durableId="20C64FAE"/>
  <w16cid:commentId w16cid:paraId="4BBC95F4" w16cid:durableId="20C64FAF"/>
  <w16cid:commentId w16cid:paraId="5CD4C75D" w16cid:durableId="20C64FB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Microsoft YaHei UI">
    <w:panose1 w:val="020B0503020204020204"/>
    <w:charset w:val="86"/>
    <w:family w:val="swiss"/>
    <w:pitch w:val="variable"/>
    <w:sig w:usb0="80000287" w:usb1="2ACF3C50" w:usb2="00000016" w:usb3="00000000" w:csb0="0004001F" w:csb1="00000000"/>
  </w:font>
  <w:font w:name="Times">
    <w:panose1 w:val="00000500000000020000"/>
    <w:charset w:val="00"/>
    <w:family w:val="auto"/>
    <w:pitch w:val="variable"/>
    <w:sig w:usb0="E00002FF" w:usb1="5000205A" w:usb2="00000000" w:usb3="00000000" w:csb0="0000019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B51330"/>
    <w:multiLevelType w:val="hybridMultilevel"/>
    <w:tmpl w:val="E0D4B306"/>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B11CA5"/>
    <w:multiLevelType w:val="hybridMultilevel"/>
    <w:tmpl w:val="1D30260E"/>
    <w:lvl w:ilvl="0" w:tplc="08090019">
      <w:start w:val="1"/>
      <w:numFmt w:val="lowerLetter"/>
      <w:pStyle w:val="SMHeading"/>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15:restartNumberingAfterBreak="0">
    <w:nsid w:val="1A126090"/>
    <w:multiLevelType w:val="hybridMultilevel"/>
    <w:tmpl w:val="1D4A1BD2"/>
    <w:lvl w:ilvl="0" w:tplc="5B66C74A">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A137E2B"/>
    <w:multiLevelType w:val="hybridMultilevel"/>
    <w:tmpl w:val="F342EA66"/>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B955AF"/>
    <w:multiLevelType w:val="hybridMultilevel"/>
    <w:tmpl w:val="E788E0C8"/>
    <w:lvl w:ilvl="0" w:tplc="AC6C369A">
      <w:start w:val="32"/>
      <w:numFmt w:val="bullet"/>
      <w:lvlText w:val="-"/>
      <w:lvlJc w:val="left"/>
      <w:pPr>
        <w:ind w:left="720" w:hanging="360"/>
      </w:pPr>
      <w:rPr>
        <w:rFonts w:ascii="Times New Roman" w:eastAsiaTheme="min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EA77024"/>
    <w:multiLevelType w:val="hybridMultilevel"/>
    <w:tmpl w:val="DE2E1DEA"/>
    <w:lvl w:ilvl="0" w:tplc="4F8058EC">
      <w:start w:val="3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7533BA3"/>
    <w:multiLevelType w:val="hybridMultilevel"/>
    <w:tmpl w:val="3DB25D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A226380"/>
    <w:multiLevelType w:val="hybridMultilevel"/>
    <w:tmpl w:val="DFB48DD8"/>
    <w:lvl w:ilvl="0" w:tplc="08090011">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 w15:restartNumberingAfterBreak="0">
    <w:nsid w:val="3BF452C5"/>
    <w:multiLevelType w:val="hybridMultilevel"/>
    <w:tmpl w:val="439050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86A4B73"/>
    <w:multiLevelType w:val="hybridMultilevel"/>
    <w:tmpl w:val="A31297F8"/>
    <w:lvl w:ilvl="0" w:tplc="AC6C369A">
      <w:start w:val="32"/>
      <w:numFmt w:val="bullet"/>
      <w:lvlText w:val="-"/>
      <w:lvlJc w:val="left"/>
      <w:pPr>
        <w:ind w:left="720" w:hanging="360"/>
      </w:pPr>
      <w:rPr>
        <w:rFonts w:ascii="Times New Roman" w:eastAsiaTheme="min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6DE59CC"/>
    <w:multiLevelType w:val="multilevel"/>
    <w:tmpl w:val="DA22F50C"/>
    <w:lvl w:ilvl="0">
      <w:start w:val="1"/>
      <w:numFmt w:val="decimal"/>
      <w:pStyle w:val="Heading1"/>
      <w:lvlText w:val="%1"/>
      <w:lvlJc w:val="left"/>
      <w:pPr>
        <w:ind w:left="3403" w:hanging="567"/>
      </w:pPr>
      <w:rPr>
        <w:rFonts w:hint="default"/>
      </w:rPr>
    </w:lvl>
    <w:lvl w:ilvl="1">
      <w:start w:val="1"/>
      <w:numFmt w:val="decimal"/>
      <w:pStyle w:val="Heading2"/>
      <w:lvlText w:val="%1.%2"/>
      <w:lvlJc w:val="left"/>
      <w:pPr>
        <w:ind w:left="708" w:hanging="567"/>
      </w:pPr>
      <w:rPr>
        <w:rFonts w:ascii="Times New Roman" w:hAnsi="Times New Roman" w:cs="Times New Roman" w:hint="default"/>
      </w:rPr>
    </w:lvl>
    <w:lvl w:ilvl="2">
      <w:start w:val="1"/>
      <w:numFmt w:val="decimal"/>
      <w:pStyle w:val="Heading3"/>
      <w:lvlText w:val="%1.%2.%3"/>
      <w:lvlJc w:val="left"/>
      <w:pPr>
        <w:ind w:left="567" w:hanging="567"/>
      </w:pPr>
      <w:rPr>
        <w:rFonts w:hint="default"/>
      </w:rPr>
    </w:lvl>
    <w:lvl w:ilvl="3">
      <w:start w:val="1"/>
      <w:numFmt w:val="decimal"/>
      <w:pStyle w:val="Heading4"/>
      <w:lvlText w:val="%1.%2.%3.%4"/>
      <w:lvlJc w:val="left"/>
      <w:pPr>
        <w:ind w:left="567" w:hanging="567"/>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60EC787E"/>
    <w:multiLevelType w:val="hybridMultilevel"/>
    <w:tmpl w:val="506CB9EC"/>
    <w:lvl w:ilvl="0" w:tplc="2DE2C17E">
      <w:start w:val="11"/>
      <w:numFmt w:val="bullet"/>
      <w:lvlText w:val="-"/>
      <w:lvlJc w:val="left"/>
      <w:pPr>
        <w:ind w:left="1440" w:hanging="360"/>
      </w:pPr>
      <w:rPr>
        <w:rFonts w:ascii="Calibri" w:eastAsia="Calibri" w:hAnsi="Calibri"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6B4748E0"/>
    <w:multiLevelType w:val="hybridMultilevel"/>
    <w:tmpl w:val="E15E91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8"/>
  </w:num>
  <w:num w:numId="3">
    <w:abstractNumId w:val="1"/>
  </w:num>
  <w:num w:numId="4">
    <w:abstractNumId w:val="3"/>
  </w:num>
  <w:num w:numId="5">
    <w:abstractNumId w:val="6"/>
  </w:num>
  <w:num w:numId="6">
    <w:abstractNumId w:val="12"/>
  </w:num>
  <w:num w:numId="7">
    <w:abstractNumId w:val="5"/>
  </w:num>
  <w:num w:numId="8">
    <w:abstractNumId w:val="10"/>
  </w:num>
  <w:num w:numId="9">
    <w:abstractNumId w:val="4"/>
  </w:num>
  <w:num w:numId="10">
    <w:abstractNumId w:val="13"/>
  </w:num>
  <w:num w:numId="11">
    <w:abstractNumId w:val="2"/>
  </w:num>
  <w:num w:numId="12">
    <w:abstractNumId w:val="0"/>
  </w:num>
  <w:num w:numId="13">
    <w:abstractNumId w:val="7"/>
  </w:num>
  <w:num w:numId="14">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Ezzati, Majid">
    <w15:presenceInfo w15:providerId="None" w15:userId="Ezzati, Maj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8"/>
  <w:proofState w:spelling="clean" w:grammar="clean"/>
  <w:trackRevision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96832"/>
    <w:rsid w:val="00056D02"/>
    <w:rsid w:val="00063068"/>
    <w:rsid w:val="0051754D"/>
    <w:rsid w:val="0058524B"/>
    <w:rsid w:val="0064174F"/>
    <w:rsid w:val="006C495B"/>
    <w:rsid w:val="00903A05"/>
    <w:rsid w:val="009137D9"/>
    <w:rsid w:val="009A657E"/>
    <w:rsid w:val="009B223E"/>
    <w:rsid w:val="00C16BDD"/>
    <w:rsid w:val="00E96832"/>
    <w:rsid w:val="00EC4476"/>
    <w:rsid w:val="00F204C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39B042"/>
  <w15:docId w15:val="{F6E54504-574A-41A5-AB7C-FE08936A45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6832"/>
    <w:pPr>
      <w:spacing w:after="360" w:line="480" w:lineRule="auto"/>
      <w:jc w:val="both"/>
    </w:pPr>
    <w:rPr>
      <w:rFonts w:ascii="Times New Roman" w:eastAsiaTheme="minorEastAsia" w:hAnsi="Times New Roman"/>
      <w:szCs w:val="22"/>
      <w:lang w:eastAsia="zh-CN"/>
    </w:rPr>
  </w:style>
  <w:style w:type="paragraph" w:styleId="Heading1">
    <w:name w:val="heading 1"/>
    <w:basedOn w:val="Normal"/>
    <w:next w:val="Normal"/>
    <w:link w:val="Heading1Char"/>
    <w:uiPriority w:val="9"/>
    <w:qFormat/>
    <w:rsid w:val="00E96832"/>
    <w:pPr>
      <w:keepNext/>
      <w:keepLines/>
      <w:numPr>
        <w:numId w:val="1"/>
      </w:numPr>
      <w:spacing w:before="320" w:after="480" w:line="240" w:lineRule="auto"/>
      <w:ind w:left="567"/>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E96832"/>
    <w:pPr>
      <w:keepNext/>
      <w:keepLines/>
      <w:numPr>
        <w:ilvl w:val="1"/>
        <w:numId w:val="1"/>
      </w:numPr>
      <w:spacing w:before="240" w:after="120"/>
      <w:ind w:left="567"/>
      <w:outlineLvl w:val="1"/>
    </w:pPr>
    <w:rPr>
      <w:rFonts w:eastAsiaTheme="majorEastAsia" w:cstheme="majorBidi"/>
      <w:szCs w:val="26"/>
    </w:rPr>
  </w:style>
  <w:style w:type="paragraph" w:styleId="Heading3">
    <w:name w:val="heading 3"/>
    <w:basedOn w:val="Normal"/>
    <w:next w:val="Normal"/>
    <w:link w:val="Heading3Char"/>
    <w:uiPriority w:val="9"/>
    <w:unhideWhenUsed/>
    <w:qFormat/>
    <w:rsid w:val="00E96832"/>
    <w:pPr>
      <w:keepNext/>
      <w:keepLines/>
      <w:numPr>
        <w:ilvl w:val="2"/>
        <w:numId w:val="1"/>
      </w:numPr>
      <w:spacing w:before="120" w:after="400" w:line="240" w:lineRule="auto"/>
      <w:outlineLvl w:val="2"/>
    </w:pPr>
    <w:rPr>
      <w:rFonts w:eastAsiaTheme="majorEastAsia" w:cstheme="majorBidi"/>
      <w:i/>
      <w:szCs w:val="24"/>
    </w:rPr>
  </w:style>
  <w:style w:type="paragraph" w:styleId="Heading4">
    <w:name w:val="heading 4"/>
    <w:basedOn w:val="Normal"/>
    <w:next w:val="Normal"/>
    <w:link w:val="Heading4Char"/>
    <w:uiPriority w:val="9"/>
    <w:unhideWhenUsed/>
    <w:qFormat/>
    <w:rsid w:val="00E96832"/>
    <w:pPr>
      <w:keepNext/>
      <w:keepLines/>
      <w:numPr>
        <w:ilvl w:val="3"/>
        <w:numId w:val="1"/>
      </w:numPr>
      <w:spacing w:before="120" w:after="120"/>
      <w:outlineLvl w:val="3"/>
    </w:pPr>
    <w:rPr>
      <w:rFonts w:eastAsiaTheme="majorEastAsia" w:cstheme="majorBidi"/>
      <w:i/>
      <w:iCs/>
    </w:rPr>
  </w:style>
  <w:style w:type="paragraph" w:styleId="Heading5">
    <w:name w:val="heading 5"/>
    <w:basedOn w:val="Normal"/>
    <w:next w:val="Normal"/>
    <w:link w:val="Heading5Char"/>
    <w:uiPriority w:val="9"/>
    <w:unhideWhenUsed/>
    <w:qFormat/>
    <w:rsid w:val="00E96832"/>
    <w:pPr>
      <w:keepNext/>
      <w:keepLines/>
      <w:spacing w:before="120" w:after="120"/>
      <w:outlineLvl w:val="4"/>
    </w:pPr>
    <w:rPr>
      <w:rFonts w:eastAsiaTheme="majorEastAsia" w:cstheme="majorBidi"/>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6832"/>
    <w:rPr>
      <w:rFonts w:ascii="Times New Roman" w:eastAsiaTheme="majorEastAsia" w:hAnsi="Times New Roman" w:cstheme="majorBidi"/>
      <w:b/>
      <w:sz w:val="32"/>
      <w:szCs w:val="32"/>
      <w:lang w:eastAsia="zh-CN"/>
    </w:rPr>
  </w:style>
  <w:style w:type="character" w:customStyle="1" w:styleId="Heading2Char">
    <w:name w:val="Heading 2 Char"/>
    <w:basedOn w:val="DefaultParagraphFont"/>
    <w:link w:val="Heading2"/>
    <w:uiPriority w:val="9"/>
    <w:rsid w:val="00E96832"/>
    <w:rPr>
      <w:rFonts w:ascii="Times New Roman" w:eastAsiaTheme="majorEastAsia" w:hAnsi="Times New Roman" w:cstheme="majorBidi"/>
      <w:szCs w:val="26"/>
      <w:lang w:eastAsia="zh-CN"/>
    </w:rPr>
  </w:style>
  <w:style w:type="character" w:customStyle="1" w:styleId="Heading3Char">
    <w:name w:val="Heading 3 Char"/>
    <w:basedOn w:val="DefaultParagraphFont"/>
    <w:link w:val="Heading3"/>
    <w:uiPriority w:val="9"/>
    <w:rsid w:val="00E96832"/>
    <w:rPr>
      <w:rFonts w:ascii="Times New Roman" w:eastAsiaTheme="majorEastAsia" w:hAnsi="Times New Roman" w:cstheme="majorBidi"/>
      <w:i/>
      <w:lang w:eastAsia="zh-CN"/>
    </w:rPr>
  </w:style>
  <w:style w:type="character" w:customStyle="1" w:styleId="Heading4Char">
    <w:name w:val="Heading 4 Char"/>
    <w:basedOn w:val="DefaultParagraphFont"/>
    <w:link w:val="Heading4"/>
    <w:uiPriority w:val="9"/>
    <w:rsid w:val="00E96832"/>
    <w:rPr>
      <w:rFonts w:ascii="Times New Roman" w:eastAsiaTheme="majorEastAsia" w:hAnsi="Times New Roman" w:cstheme="majorBidi"/>
      <w:i/>
      <w:iCs/>
      <w:szCs w:val="22"/>
      <w:lang w:eastAsia="zh-CN"/>
    </w:rPr>
  </w:style>
  <w:style w:type="character" w:customStyle="1" w:styleId="Heading5Char">
    <w:name w:val="Heading 5 Char"/>
    <w:basedOn w:val="DefaultParagraphFont"/>
    <w:link w:val="Heading5"/>
    <w:uiPriority w:val="9"/>
    <w:rsid w:val="00E96832"/>
    <w:rPr>
      <w:rFonts w:ascii="Times New Roman" w:eastAsiaTheme="majorEastAsia" w:hAnsi="Times New Roman" w:cstheme="majorBidi"/>
      <w:i/>
      <w:szCs w:val="22"/>
      <w:lang w:eastAsia="zh-CN"/>
    </w:rPr>
  </w:style>
  <w:style w:type="paragraph" w:styleId="ListParagraph">
    <w:name w:val="List Paragraph"/>
    <w:basedOn w:val="Normal"/>
    <w:uiPriority w:val="34"/>
    <w:qFormat/>
    <w:rsid w:val="00E96832"/>
    <w:pPr>
      <w:ind w:left="720"/>
      <w:contextualSpacing/>
    </w:pPr>
  </w:style>
  <w:style w:type="paragraph" w:styleId="Title">
    <w:name w:val="Title"/>
    <w:basedOn w:val="Normal"/>
    <w:next w:val="Normal"/>
    <w:link w:val="TitleChar"/>
    <w:uiPriority w:val="10"/>
    <w:qFormat/>
    <w:rsid w:val="00E96832"/>
    <w:pPr>
      <w:spacing w:line="240" w:lineRule="auto"/>
      <w:contextualSpacing/>
    </w:pPr>
    <w:rPr>
      <w:rFonts w:eastAsiaTheme="majorEastAsia" w:cstheme="majorBidi"/>
      <w:b/>
      <w:spacing w:val="-10"/>
      <w:kern w:val="28"/>
      <w:sz w:val="40"/>
      <w:szCs w:val="56"/>
    </w:rPr>
  </w:style>
  <w:style w:type="character" w:customStyle="1" w:styleId="TitleChar">
    <w:name w:val="Title Char"/>
    <w:basedOn w:val="DefaultParagraphFont"/>
    <w:link w:val="Title"/>
    <w:uiPriority w:val="10"/>
    <w:rsid w:val="00E96832"/>
    <w:rPr>
      <w:rFonts w:ascii="Times New Roman" w:eastAsiaTheme="majorEastAsia" w:hAnsi="Times New Roman" w:cstheme="majorBidi"/>
      <w:b/>
      <w:spacing w:val="-10"/>
      <w:kern w:val="28"/>
      <w:sz w:val="40"/>
      <w:szCs w:val="56"/>
      <w:lang w:eastAsia="zh-CN"/>
    </w:rPr>
  </w:style>
  <w:style w:type="paragraph" w:styleId="NoSpacing">
    <w:name w:val="No Spacing"/>
    <w:uiPriority w:val="1"/>
    <w:qFormat/>
    <w:rsid w:val="00E96832"/>
    <w:rPr>
      <w:rFonts w:eastAsiaTheme="minorEastAsia"/>
      <w:sz w:val="22"/>
      <w:szCs w:val="22"/>
      <w:lang w:eastAsia="zh-CN"/>
    </w:rPr>
  </w:style>
  <w:style w:type="table" w:styleId="TableGrid">
    <w:name w:val="Table Grid"/>
    <w:basedOn w:val="TableNormal"/>
    <w:uiPriority w:val="39"/>
    <w:rsid w:val="00E96832"/>
    <w:rPr>
      <w:rFonts w:eastAsiaTheme="minorEastAsia"/>
      <w:sz w:val="22"/>
      <w:szCs w:val="22"/>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rsid w:val="00E96832"/>
    <w:pPr>
      <w:numPr>
        <w:ilvl w:val="1"/>
      </w:numPr>
      <w:spacing w:line="240" w:lineRule="auto"/>
      <w:jc w:val="center"/>
    </w:pPr>
    <w:rPr>
      <w:sz w:val="32"/>
    </w:rPr>
  </w:style>
  <w:style w:type="character" w:customStyle="1" w:styleId="SubtitleChar">
    <w:name w:val="Subtitle Char"/>
    <w:basedOn w:val="DefaultParagraphFont"/>
    <w:link w:val="Subtitle"/>
    <w:uiPriority w:val="11"/>
    <w:rsid w:val="00E96832"/>
    <w:rPr>
      <w:rFonts w:ascii="Times New Roman" w:eastAsiaTheme="minorEastAsia" w:hAnsi="Times New Roman"/>
      <w:sz w:val="32"/>
      <w:szCs w:val="22"/>
      <w:lang w:eastAsia="zh-CN"/>
    </w:rPr>
  </w:style>
  <w:style w:type="paragraph" w:styleId="Header">
    <w:name w:val="header"/>
    <w:basedOn w:val="Normal"/>
    <w:link w:val="HeaderChar"/>
    <w:uiPriority w:val="99"/>
    <w:unhideWhenUsed/>
    <w:rsid w:val="00E96832"/>
    <w:pPr>
      <w:tabs>
        <w:tab w:val="center" w:pos="4680"/>
        <w:tab w:val="right" w:pos="9360"/>
      </w:tabs>
      <w:spacing w:line="240" w:lineRule="auto"/>
    </w:pPr>
  </w:style>
  <w:style w:type="character" w:customStyle="1" w:styleId="HeaderChar">
    <w:name w:val="Header Char"/>
    <w:basedOn w:val="DefaultParagraphFont"/>
    <w:link w:val="Header"/>
    <w:uiPriority w:val="99"/>
    <w:rsid w:val="00E96832"/>
    <w:rPr>
      <w:rFonts w:ascii="Times New Roman" w:eastAsiaTheme="minorEastAsia" w:hAnsi="Times New Roman"/>
      <w:szCs w:val="22"/>
      <w:lang w:eastAsia="zh-CN"/>
    </w:rPr>
  </w:style>
  <w:style w:type="paragraph" w:styleId="Footer">
    <w:name w:val="footer"/>
    <w:basedOn w:val="Normal"/>
    <w:link w:val="FooterChar"/>
    <w:uiPriority w:val="99"/>
    <w:unhideWhenUsed/>
    <w:rsid w:val="00E96832"/>
    <w:pPr>
      <w:tabs>
        <w:tab w:val="center" w:pos="4680"/>
        <w:tab w:val="right" w:pos="9360"/>
      </w:tabs>
      <w:spacing w:line="240" w:lineRule="auto"/>
    </w:pPr>
  </w:style>
  <w:style w:type="character" w:customStyle="1" w:styleId="FooterChar">
    <w:name w:val="Footer Char"/>
    <w:basedOn w:val="DefaultParagraphFont"/>
    <w:link w:val="Footer"/>
    <w:uiPriority w:val="99"/>
    <w:rsid w:val="00E96832"/>
    <w:rPr>
      <w:rFonts w:ascii="Times New Roman" w:eastAsiaTheme="minorEastAsia" w:hAnsi="Times New Roman"/>
      <w:szCs w:val="22"/>
      <w:lang w:eastAsia="zh-CN"/>
    </w:rPr>
  </w:style>
  <w:style w:type="paragraph" w:styleId="TOCHeading">
    <w:name w:val="TOC Heading"/>
    <w:basedOn w:val="Heading1"/>
    <w:next w:val="Normal"/>
    <w:uiPriority w:val="39"/>
    <w:unhideWhenUsed/>
    <w:qFormat/>
    <w:rsid w:val="00E96832"/>
    <w:pPr>
      <w:numPr>
        <w:numId w:val="0"/>
      </w:numPr>
      <w:spacing w:before="240" w:after="0" w:line="259" w:lineRule="auto"/>
      <w:jc w:val="left"/>
      <w:outlineLvl w:val="9"/>
    </w:pPr>
    <w:rPr>
      <w:rFonts w:asciiTheme="majorHAnsi" w:hAnsiTheme="majorHAnsi"/>
      <w:b w:val="0"/>
      <w:color w:val="2F5496" w:themeColor="accent1" w:themeShade="BF"/>
      <w:lang w:val="en-US" w:eastAsia="en-US"/>
    </w:rPr>
  </w:style>
  <w:style w:type="paragraph" w:styleId="TOC1">
    <w:name w:val="toc 1"/>
    <w:basedOn w:val="TOC2"/>
    <w:next w:val="Normal"/>
    <w:autoRedefine/>
    <w:uiPriority w:val="39"/>
    <w:unhideWhenUsed/>
    <w:rsid w:val="00E96832"/>
    <w:pPr>
      <w:tabs>
        <w:tab w:val="right" w:leader="dot" w:pos="9010"/>
      </w:tabs>
      <w:spacing w:before="120" w:after="120"/>
      <w:ind w:left="0"/>
    </w:pPr>
    <w:rPr>
      <w:b/>
      <w:bCs/>
    </w:rPr>
  </w:style>
  <w:style w:type="paragraph" w:styleId="TOC2">
    <w:name w:val="toc 2"/>
    <w:basedOn w:val="Normal"/>
    <w:next w:val="Normal"/>
    <w:autoRedefine/>
    <w:uiPriority w:val="39"/>
    <w:unhideWhenUsed/>
    <w:rsid w:val="00E96832"/>
    <w:pPr>
      <w:spacing w:after="0"/>
      <w:ind w:left="240"/>
      <w:jc w:val="left"/>
    </w:pPr>
    <w:rPr>
      <w:rFonts w:cs="Times New Roman (Body CS)"/>
      <w:szCs w:val="20"/>
    </w:rPr>
  </w:style>
  <w:style w:type="paragraph" w:styleId="TOC3">
    <w:name w:val="toc 3"/>
    <w:basedOn w:val="Normal"/>
    <w:next w:val="Normal"/>
    <w:autoRedefine/>
    <w:uiPriority w:val="39"/>
    <w:unhideWhenUsed/>
    <w:rsid w:val="00E96832"/>
    <w:pPr>
      <w:spacing w:after="0"/>
      <w:ind w:left="480"/>
      <w:jc w:val="left"/>
    </w:pPr>
    <w:rPr>
      <w:iCs/>
      <w:szCs w:val="20"/>
    </w:rPr>
  </w:style>
  <w:style w:type="paragraph" w:styleId="TOC4">
    <w:name w:val="toc 4"/>
    <w:basedOn w:val="Normal"/>
    <w:next w:val="Normal"/>
    <w:autoRedefine/>
    <w:uiPriority w:val="39"/>
    <w:unhideWhenUsed/>
    <w:rsid w:val="00E96832"/>
    <w:pPr>
      <w:spacing w:after="0"/>
      <w:ind w:left="720"/>
      <w:jc w:val="left"/>
    </w:pPr>
    <w:rPr>
      <w:szCs w:val="18"/>
    </w:rPr>
  </w:style>
  <w:style w:type="paragraph" w:styleId="TOC5">
    <w:name w:val="toc 5"/>
    <w:basedOn w:val="Normal"/>
    <w:next w:val="Normal"/>
    <w:autoRedefine/>
    <w:uiPriority w:val="39"/>
    <w:unhideWhenUsed/>
    <w:rsid w:val="00E96832"/>
    <w:pPr>
      <w:spacing w:after="0"/>
      <w:ind w:left="960"/>
      <w:jc w:val="left"/>
    </w:pPr>
    <w:rPr>
      <w:szCs w:val="18"/>
    </w:rPr>
  </w:style>
  <w:style w:type="paragraph" w:styleId="TOC6">
    <w:name w:val="toc 6"/>
    <w:basedOn w:val="Normal"/>
    <w:next w:val="Normal"/>
    <w:autoRedefine/>
    <w:uiPriority w:val="39"/>
    <w:unhideWhenUsed/>
    <w:rsid w:val="00E96832"/>
    <w:pPr>
      <w:spacing w:after="0"/>
      <w:ind w:left="1200"/>
      <w:jc w:val="left"/>
    </w:pPr>
    <w:rPr>
      <w:rFonts w:asciiTheme="minorHAnsi" w:hAnsiTheme="minorHAnsi"/>
      <w:sz w:val="18"/>
      <w:szCs w:val="18"/>
    </w:rPr>
  </w:style>
  <w:style w:type="paragraph" w:styleId="TOC7">
    <w:name w:val="toc 7"/>
    <w:basedOn w:val="Normal"/>
    <w:next w:val="Normal"/>
    <w:autoRedefine/>
    <w:uiPriority w:val="39"/>
    <w:unhideWhenUsed/>
    <w:rsid w:val="00E96832"/>
    <w:pPr>
      <w:spacing w:after="0"/>
      <w:ind w:left="1440"/>
      <w:jc w:val="left"/>
    </w:pPr>
    <w:rPr>
      <w:rFonts w:asciiTheme="minorHAnsi" w:hAnsiTheme="minorHAnsi"/>
      <w:sz w:val="18"/>
      <w:szCs w:val="18"/>
    </w:rPr>
  </w:style>
  <w:style w:type="paragraph" w:styleId="TOC8">
    <w:name w:val="toc 8"/>
    <w:basedOn w:val="Normal"/>
    <w:next w:val="Normal"/>
    <w:autoRedefine/>
    <w:uiPriority w:val="39"/>
    <w:unhideWhenUsed/>
    <w:rsid w:val="00E96832"/>
    <w:pPr>
      <w:spacing w:after="0"/>
      <w:ind w:left="1680"/>
      <w:jc w:val="left"/>
    </w:pPr>
    <w:rPr>
      <w:rFonts w:asciiTheme="minorHAnsi" w:hAnsiTheme="minorHAnsi"/>
      <w:sz w:val="18"/>
      <w:szCs w:val="18"/>
    </w:rPr>
  </w:style>
  <w:style w:type="paragraph" w:styleId="TOC9">
    <w:name w:val="toc 9"/>
    <w:basedOn w:val="Normal"/>
    <w:next w:val="Normal"/>
    <w:autoRedefine/>
    <w:uiPriority w:val="39"/>
    <w:unhideWhenUsed/>
    <w:rsid w:val="00E96832"/>
    <w:pPr>
      <w:spacing w:after="0"/>
      <w:ind w:left="1920"/>
      <w:jc w:val="left"/>
    </w:pPr>
    <w:rPr>
      <w:rFonts w:asciiTheme="minorHAnsi" w:hAnsiTheme="minorHAnsi"/>
      <w:sz w:val="18"/>
      <w:szCs w:val="18"/>
    </w:rPr>
  </w:style>
  <w:style w:type="character" w:styleId="Hyperlink">
    <w:name w:val="Hyperlink"/>
    <w:basedOn w:val="DefaultParagraphFont"/>
    <w:uiPriority w:val="99"/>
    <w:unhideWhenUsed/>
    <w:rsid w:val="00E96832"/>
    <w:rPr>
      <w:color w:val="0563C1" w:themeColor="hyperlink"/>
      <w:u w:val="single"/>
    </w:rPr>
  </w:style>
  <w:style w:type="paragraph" w:styleId="BalloonText">
    <w:name w:val="Balloon Text"/>
    <w:basedOn w:val="Normal"/>
    <w:link w:val="BalloonTextChar"/>
    <w:uiPriority w:val="99"/>
    <w:semiHidden/>
    <w:unhideWhenUsed/>
    <w:rsid w:val="00E96832"/>
    <w:pPr>
      <w:spacing w:line="240" w:lineRule="auto"/>
    </w:pPr>
    <w:rPr>
      <w:rFonts w:ascii="Microsoft YaHei UI" w:eastAsia="Microsoft YaHei UI"/>
      <w:sz w:val="18"/>
      <w:szCs w:val="18"/>
    </w:rPr>
  </w:style>
  <w:style w:type="character" w:customStyle="1" w:styleId="BalloonTextChar">
    <w:name w:val="Balloon Text Char"/>
    <w:basedOn w:val="DefaultParagraphFont"/>
    <w:link w:val="BalloonText"/>
    <w:uiPriority w:val="99"/>
    <w:semiHidden/>
    <w:rsid w:val="00E96832"/>
    <w:rPr>
      <w:rFonts w:ascii="Microsoft YaHei UI" w:eastAsia="Microsoft YaHei UI" w:hAnsi="Times New Roman"/>
      <w:sz w:val="18"/>
      <w:szCs w:val="18"/>
      <w:lang w:eastAsia="zh-CN"/>
    </w:rPr>
  </w:style>
  <w:style w:type="paragraph" w:customStyle="1" w:styleId="EndNoteBibliographyTitle">
    <w:name w:val="EndNote Bibliography Title"/>
    <w:basedOn w:val="Normal"/>
    <w:rsid w:val="00E96832"/>
    <w:pPr>
      <w:jc w:val="center"/>
    </w:pPr>
    <w:rPr>
      <w:rFonts w:cs="Times New Roman"/>
    </w:rPr>
  </w:style>
  <w:style w:type="paragraph" w:customStyle="1" w:styleId="EndNoteBibliography">
    <w:name w:val="EndNote Bibliography"/>
    <w:basedOn w:val="Normal"/>
    <w:rsid w:val="00E96832"/>
    <w:pPr>
      <w:spacing w:line="240" w:lineRule="auto"/>
    </w:pPr>
    <w:rPr>
      <w:rFonts w:cs="Times New Roman"/>
    </w:rPr>
  </w:style>
  <w:style w:type="character" w:styleId="PlaceholderText">
    <w:name w:val="Placeholder Text"/>
    <w:basedOn w:val="DefaultParagraphFont"/>
    <w:uiPriority w:val="99"/>
    <w:semiHidden/>
    <w:rsid w:val="00E96832"/>
    <w:rPr>
      <w:color w:val="808080"/>
    </w:rPr>
  </w:style>
  <w:style w:type="character" w:customStyle="1" w:styleId="Mention1">
    <w:name w:val="Mention1"/>
    <w:basedOn w:val="DefaultParagraphFont"/>
    <w:uiPriority w:val="99"/>
    <w:semiHidden/>
    <w:unhideWhenUsed/>
    <w:rsid w:val="00E96832"/>
    <w:rPr>
      <w:color w:val="2B579A"/>
      <w:shd w:val="clear" w:color="auto" w:fill="E6E6E6"/>
    </w:rPr>
  </w:style>
  <w:style w:type="paragraph" w:customStyle="1" w:styleId="a">
    <w:name w:val="公式"/>
    <w:basedOn w:val="Normal"/>
    <w:link w:val="Char"/>
    <w:qFormat/>
    <w:rsid w:val="00E96832"/>
    <w:pPr>
      <w:widowControl w:val="0"/>
      <w:spacing w:beforeLines="50" w:afterLines="50" w:after="0" w:line="360" w:lineRule="auto"/>
      <w:jc w:val="center"/>
    </w:pPr>
    <w:rPr>
      <w:kern w:val="2"/>
    </w:rPr>
  </w:style>
  <w:style w:type="character" w:customStyle="1" w:styleId="Char">
    <w:name w:val="公式 Char"/>
    <w:basedOn w:val="DefaultParagraphFont"/>
    <w:link w:val="a"/>
    <w:rsid w:val="00E96832"/>
    <w:rPr>
      <w:rFonts w:ascii="Times New Roman" w:eastAsiaTheme="minorEastAsia" w:hAnsi="Times New Roman"/>
      <w:kern w:val="2"/>
      <w:szCs w:val="22"/>
      <w:lang w:eastAsia="zh-CN"/>
    </w:rPr>
  </w:style>
  <w:style w:type="character" w:styleId="CommentReference">
    <w:name w:val="annotation reference"/>
    <w:basedOn w:val="DefaultParagraphFont"/>
    <w:uiPriority w:val="99"/>
    <w:semiHidden/>
    <w:unhideWhenUsed/>
    <w:rsid w:val="00E96832"/>
    <w:rPr>
      <w:sz w:val="16"/>
      <w:szCs w:val="16"/>
    </w:rPr>
  </w:style>
  <w:style w:type="paragraph" w:styleId="CommentText">
    <w:name w:val="annotation text"/>
    <w:basedOn w:val="Normal"/>
    <w:link w:val="CommentTextChar"/>
    <w:uiPriority w:val="99"/>
    <w:unhideWhenUsed/>
    <w:rsid w:val="00E96832"/>
    <w:pPr>
      <w:spacing w:after="160" w:line="240" w:lineRule="auto"/>
      <w:jc w:val="left"/>
    </w:pPr>
    <w:rPr>
      <w:rFonts w:asciiTheme="minorHAnsi" w:hAnsiTheme="minorHAnsi"/>
      <w:sz w:val="20"/>
      <w:szCs w:val="20"/>
    </w:rPr>
  </w:style>
  <w:style w:type="character" w:customStyle="1" w:styleId="CommentTextChar">
    <w:name w:val="Comment Text Char"/>
    <w:basedOn w:val="DefaultParagraphFont"/>
    <w:link w:val="CommentText"/>
    <w:uiPriority w:val="99"/>
    <w:rsid w:val="00E96832"/>
    <w:rPr>
      <w:rFonts w:eastAsiaTheme="minorEastAsia"/>
      <w:sz w:val="20"/>
      <w:szCs w:val="20"/>
      <w:lang w:eastAsia="zh-CN"/>
    </w:rPr>
  </w:style>
  <w:style w:type="table" w:customStyle="1" w:styleId="TableGrid1">
    <w:name w:val="Table Grid1"/>
    <w:basedOn w:val="TableNormal"/>
    <w:next w:val="TableGrid"/>
    <w:uiPriority w:val="59"/>
    <w:rsid w:val="00E96832"/>
    <w:rPr>
      <w:rFonts w:eastAsia="Calibr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uiPriority w:val="59"/>
    <w:rsid w:val="00E96832"/>
    <w:rPr>
      <w:rFonts w:eastAsiaTheme="minorEastAsia"/>
      <w:sz w:val="22"/>
      <w:szCs w:val="22"/>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E96832"/>
    <w:rPr>
      <w:rFonts w:eastAsiaTheme="minorEastAsia"/>
      <w:sz w:val="22"/>
      <w:szCs w:val="22"/>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1">
    <w:name w:val="Style1"/>
    <w:basedOn w:val="Normal"/>
    <w:next w:val="Normal"/>
    <w:link w:val="Style1Char"/>
    <w:qFormat/>
    <w:rsid w:val="00E96832"/>
    <w:pPr>
      <w:spacing w:after="0"/>
      <w:outlineLvl w:val="0"/>
    </w:pPr>
    <w:rPr>
      <w:rFonts w:cs="Times New Roman"/>
      <w:szCs w:val="24"/>
      <w:lang w:eastAsia="en-US"/>
    </w:rPr>
  </w:style>
  <w:style w:type="character" w:customStyle="1" w:styleId="Style1Char">
    <w:name w:val="Style1 Char"/>
    <w:basedOn w:val="DefaultParagraphFont"/>
    <w:link w:val="Style1"/>
    <w:rsid w:val="00E96832"/>
    <w:rPr>
      <w:rFonts w:ascii="Times New Roman" w:eastAsiaTheme="minorEastAsia" w:hAnsi="Times New Roman" w:cs="Times New Roman"/>
    </w:rPr>
  </w:style>
  <w:style w:type="paragraph" w:styleId="DocumentMap">
    <w:name w:val="Document Map"/>
    <w:basedOn w:val="Normal"/>
    <w:link w:val="DocumentMapChar"/>
    <w:uiPriority w:val="99"/>
    <w:semiHidden/>
    <w:unhideWhenUsed/>
    <w:rsid w:val="00E96832"/>
    <w:pPr>
      <w:spacing w:after="0" w:line="240" w:lineRule="auto"/>
    </w:pPr>
    <w:rPr>
      <w:rFonts w:cs="Times New Roman"/>
      <w:szCs w:val="24"/>
    </w:rPr>
  </w:style>
  <w:style w:type="character" w:customStyle="1" w:styleId="DocumentMapChar">
    <w:name w:val="Document Map Char"/>
    <w:basedOn w:val="DefaultParagraphFont"/>
    <w:link w:val="DocumentMap"/>
    <w:uiPriority w:val="99"/>
    <w:semiHidden/>
    <w:rsid w:val="00E96832"/>
    <w:rPr>
      <w:rFonts w:ascii="Times New Roman" w:eastAsiaTheme="minorEastAsia" w:hAnsi="Times New Roman" w:cs="Times New Roman"/>
      <w:lang w:eastAsia="zh-CN"/>
    </w:rPr>
  </w:style>
  <w:style w:type="paragraph" w:styleId="CommentSubject">
    <w:name w:val="annotation subject"/>
    <w:basedOn w:val="CommentText"/>
    <w:next w:val="CommentText"/>
    <w:link w:val="CommentSubjectChar"/>
    <w:uiPriority w:val="99"/>
    <w:semiHidden/>
    <w:unhideWhenUsed/>
    <w:rsid w:val="00E96832"/>
    <w:pPr>
      <w:spacing w:after="360"/>
      <w:jc w:val="both"/>
    </w:pPr>
    <w:rPr>
      <w:rFonts w:ascii="Times New Roman" w:hAnsi="Times New Roman"/>
      <w:b/>
      <w:bCs/>
    </w:rPr>
  </w:style>
  <w:style w:type="character" w:customStyle="1" w:styleId="CommentSubjectChar">
    <w:name w:val="Comment Subject Char"/>
    <w:basedOn w:val="CommentTextChar"/>
    <w:link w:val="CommentSubject"/>
    <w:uiPriority w:val="99"/>
    <w:semiHidden/>
    <w:rsid w:val="00E96832"/>
    <w:rPr>
      <w:rFonts w:ascii="Times New Roman" w:eastAsiaTheme="minorEastAsia" w:hAnsi="Times New Roman"/>
      <w:b/>
      <w:bCs/>
      <w:sz w:val="20"/>
      <w:szCs w:val="20"/>
      <w:lang w:eastAsia="zh-CN"/>
    </w:rPr>
  </w:style>
  <w:style w:type="paragraph" w:styleId="Caption">
    <w:name w:val="caption"/>
    <w:basedOn w:val="Normal"/>
    <w:next w:val="Normal"/>
    <w:uiPriority w:val="35"/>
    <w:unhideWhenUsed/>
    <w:qFormat/>
    <w:rsid w:val="00E96832"/>
    <w:pPr>
      <w:spacing w:after="0" w:line="240" w:lineRule="auto"/>
    </w:pPr>
    <w:rPr>
      <w:iCs/>
      <w:szCs w:val="18"/>
    </w:rPr>
  </w:style>
  <w:style w:type="paragraph" w:styleId="TableofFigures">
    <w:name w:val="table of figures"/>
    <w:basedOn w:val="Normal"/>
    <w:next w:val="Normal"/>
    <w:uiPriority w:val="99"/>
    <w:unhideWhenUsed/>
    <w:rsid w:val="00E96832"/>
    <w:pPr>
      <w:spacing w:after="0"/>
    </w:pPr>
  </w:style>
  <w:style w:type="paragraph" w:styleId="EndnoteText">
    <w:name w:val="endnote text"/>
    <w:basedOn w:val="Normal"/>
    <w:link w:val="EndnoteTextChar"/>
    <w:uiPriority w:val="99"/>
    <w:semiHidden/>
    <w:unhideWhenUsed/>
    <w:rsid w:val="00E96832"/>
    <w:pPr>
      <w:spacing w:after="0" w:line="240" w:lineRule="auto"/>
    </w:pPr>
    <w:rPr>
      <w:sz w:val="20"/>
      <w:szCs w:val="20"/>
    </w:rPr>
  </w:style>
  <w:style w:type="character" w:customStyle="1" w:styleId="EndnoteTextChar">
    <w:name w:val="Endnote Text Char"/>
    <w:basedOn w:val="DefaultParagraphFont"/>
    <w:link w:val="EndnoteText"/>
    <w:uiPriority w:val="99"/>
    <w:semiHidden/>
    <w:rsid w:val="00E96832"/>
    <w:rPr>
      <w:rFonts w:ascii="Times New Roman" w:eastAsiaTheme="minorEastAsia" w:hAnsi="Times New Roman"/>
      <w:sz w:val="20"/>
      <w:szCs w:val="20"/>
      <w:lang w:eastAsia="zh-CN"/>
    </w:rPr>
  </w:style>
  <w:style w:type="character" w:styleId="EndnoteReference">
    <w:name w:val="endnote reference"/>
    <w:basedOn w:val="DefaultParagraphFont"/>
    <w:uiPriority w:val="99"/>
    <w:semiHidden/>
    <w:unhideWhenUsed/>
    <w:rsid w:val="00E96832"/>
    <w:rPr>
      <w:vertAlign w:val="superscript"/>
    </w:rPr>
  </w:style>
  <w:style w:type="paragraph" w:styleId="FootnoteText">
    <w:name w:val="footnote text"/>
    <w:basedOn w:val="Normal"/>
    <w:link w:val="FootnoteTextChar"/>
    <w:uiPriority w:val="99"/>
    <w:semiHidden/>
    <w:unhideWhenUsed/>
    <w:rsid w:val="00E9683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96832"/>
    <w:rPr>
      <w:rFonts w:ascii="Times New Roman" w:eastAsiaTheme="minorEastAsia" w:hAnsi="Times New Roman"/>
      <w:sz w:val="20"/>
      <w:szCs w:val="20"/>
      <w:lang w:eastAsia="zh-CN"/>
    </w:rPr>
  </w:style>
  <w:style w:type="character" w:styleId="FootnoteReference">
    <w:name w:val="footnote reference"/>
    <w:basedOn w:val="DefaultParagraphFont"/>
    <w:uiPriority w:val="99"/>
    <w:semiHidden/>
    <w:unhideWhenUsed/>
    <w:rsid w:val="00E96832"/>
    <w:rPr>
      <w:vertAlign w:val="superscript"/>
    </w:rPr>
  </w:style>
  <w:style w:type="character" w:customStyle="1" w:styleId="Mention2">
    <w:name w:val="Mention2"/>
    <w:basedOn w:val="DefaultParagraphFont"/>
    <w:uiPriority w:val="99"/>
    <w:semiHidden/>
    <w:unhideWhenUsed/>
    <w:rsid w:val="00E96832"/>
    <w:rPr>
      <w:color w:val="2B579A"/>
      <w:shd w:val="clear" w:color="auto" w:fill="E6E6E6"/>
    </w:rPr>
  </w:style>
  <w:style w:type="table" w:customStyle="1" w:styleId="PlainTable31">
    <w:name w:val="Plain Table 31"/>
    <w:basedOn w:val="TableNormal"/>
    <w:uiPriority w:val="43"/>
    <w:rsid w:val="00E96832"/>
    <w:rPr>
      <w:rFonts w:eastAsiaTheme="minorEastAsia"/>
      <w:sz w:val="22"/>
      <w:szCs w:val="22"/>
      <w:lang w:eastAsia="zh-CN"/>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NormalWeb">
    <w:name w:val="Normal (Web)"/>
    <w:basedOn w:val="Normal"/>
    <w:uiPriority w:val="99"/>
    <w:unhideWhenUsed/>
    <w:rsid w:val="00E96832"/>
    <w:pPr>
      <w:spacing w:before="100" w:beforeAutospacing="1" w:after="100" w:afterAutospacing="1" w:line="240" w:lineRule="auto"/>
      <w:jc w:val="left"/>
    </w:pPr>
    <w:rPr>
      <w:rFonts w:cs="Times New Roman"/>
      <w:szCs w:val="24"/>
    </w:rPr>
  </w:style>
  <w:style w:type="character" w:customStyle="1" w:styleId="apple-style-span">
    <w:name w:val="apple-style-span"/>
    <w:basedOn w:val="DefaultParagraphFont"/>
    <w:uiPriority w:val="99"/>
    <w:rsid w:val="00E96832"/>
    <w:rPr>
      <w:rFonts w:cs="Times New Roman"/>
    </w:rPr>
  </w:style>
  <w:style w:type="character" w:styleId="PageNumber">
    <w:name w:val="page number"/>
    <w:basedOn w:val="DefaultParagraphFont"/>
    <w:uiPriority w:val="99"/>
    <w:semiHidden/>
    <w:unhideWhenUsed/>
    <w:rsid w:val="00E96832"/>
  </w:style>
  <w:style w:type="paragraph" w:customStyle="1" w:styleId="p1">
    <w:name w:val="p1"/>
    <w:basedOn w:val="Normal"/>
    <w:rsid w:val="00E96832"/>
    <w:pPr>
      <w:spacing w:after="0" w:line="240" w:lineRule="auto"/>
    </w:pPr>
    <w:rPr>
      <w:rFonts w:ascii="Times" w:eastAsiaTheme="minorHAnsi" w:hAnsi="Times"/>
      <w:color w:val="181A18"/>
      <w:sz w:val="26"/>
      <w:szCs w:val="26"/>
      <w:lang w:eastAsia="en-GB"/>
    </w:rPr>
  </w:style>
  <w:style w:type="character" w:styleId="FollowedHyperlink">
    <w:name w:val="FollowedHyperlink"/>
    <w:basedOn w:val="DefaultParagraphFont"/>
    <w:uiPriority w:val="99"/>
    <w:semiHidden/>
    <w:unhideWhenUsed/>
    <w:rsid w:val="00E96832"/>
    <w:rPr>
      <w:color w:val="954F72" w:themeColor="followedHyperlink"/>
      <w:u w:val="single"/>
    </w:rPr>
  </w:style>
  <w:style w:type="character" w:styleId="LineNumber">
    <w:name w:val="line number"/>
    <w:basedOn w:val="DefaultParagraphFont"/>
    <w:uiPriority w:val="99"/>
    <w:semiHidden/>
    <w:unhideWhenUsed/>
    <w:rsid w:val="00E96832"/>
  </w:style>
  <w:style w:type="character" w:customStyle="1" w:styleId="apple-converted-space">
    <w:name w:val="apple-converted-space"/>
    <w:basedOn w:val="DefaultParagraphFont"/>
    <w:rsid w:val="00E96832"/>
  </w:style>
  <w:style w:type="paragraph" w:customStyle="1" w:styleId="SMSubheading">
    <w:name w:val="SM Subheading"/>
    <w:basedOn w:val="Normal"/>
    <w:link w:val="SMSubheadingChar"/>
    <w:qFormat/>
    <w:rsid w:val="00E96832"/>
    <w:pPr>
      <w:spacing w:after="0" w:line="240" w:lineRule="auto"/>
    </w:pPr>
    <w:rPr>
      <w:rFonts w:eastAsia="Times New Roman"/>
      <w:szCs w:val="20"/>
      <w:u w:val="words"/>
      <w:lang w:val="en-US"/>
    </w:rPr>
  </w:style>
  <w:style w:type="character" w:customStyle="1" w:styleId="SMSubheadingChar">
    <w:name w:val="SM Subheading Char"/>
    <w:basedOn w:val="DefaultParagraphFont"/>
    <w:link w:val="SMSubheading"/>
    <w:rsid w:val="00E96832"/>
    <w:rPr>
      <w:rFonts w:ascii="Times New Roman" w:eastAsia="Times New Roman" w:hAnsi="Times New Roman"/>
      <w:szCs w:val="20"/>
      <w:u w:val="words"/>
      <w:lang w:val="en-US" w:eastAsia="zh-CN"/>
    </w:rPr>
  </w:style>
  <w:style w:type="paragraph" w:styleId="Revision">
    <w:name w:val="Revision"/>
    <w:hidden/>
    <w:uiPriority w:val="99"/>
    <w:semiHidden/>
    <w:rsid w:val="00E96832"/>
    <w:rPr>
      <w:rFonts w:ascii="Calibri" w:eastAsia="Calibri" w:hAnsi="Calibri" w:cs="Times New Roman"/>
      <w:sz w:val="22"/>
      <w:szCs w:val="22"/>
    </w:rPr>
  </w:style>
  <w:style w:type="paragraph" w:customStyle="1" w:styleId="SMHeading">
    <w:name w:val="SM Heading"/>
    <w:basedOn w:val="Heading1"/>
    <w:qFormat/>
    <w:rsid w:val="00E96832"/>
    <w:pPr>
      <w:keepLines w:val="0"/>
      <w:numPr>
        <w:numId w:val="3"/>
      </w:numPr>
      <w:ind w:left="567"/>
    </w:pPr>
    <w:rPr>
      <w:rFonts w:eastAsia="Times New Roman" w:cs="Times New Roman"/>
      <w:b w:val="0"/>
      <w:bCs/>
      <w:kern w:val="32"/>
      <w:sz w:val="24"/>
      <w:szCs w:val="24"/>
      <w:lang w:val="en-US"/>
    </w:rPr>
  </w:style>
  <w:style w:type="paragraph" w:styleId="BodyText">
    <w:name w:val="Body Text"/>
    <w:basedOn w:val="Normal"/>
    <w:link w:val="BodyTextChar"/>
    <w:rsid w:val="00E96832"/>
    <w:pPr>
      <w:spacing w:after="240" w:line="240" w:lineRule="atLeast"/>
      <w:ind w:firstLine="720"/>
    </w:pPr>
    <w:rPr>
      <w:rFonts w:ascii="Arial" w:eastAsia="MS Mincho" w:hAnsi="Arial"/>
      <w:color w:val="000000" w:themeColor="text1"/>
      <w:kern w:val="18"/>
      <w:szCs w:val="20"/>
    </w:rPr>
  </w:style>
  <w:style w:type="character" w:customStyle="1" w:styleId="BodyTextChar">
    <w:name w:val="Body Text Char"/>
    <w:basedOn w:val="DefaultParagraphFont"/>
    <w:link w:val="BodyText"/>
    <w:rsid w:val="00E96832"/>
    <w:rPr>
      <w:rFonts w:ascii="Arial" w:eastAsia="MS Mincho" w:hAnsi="Arial"/>
      <w:color w:val="000000" w:themeColor="text1"/>
      <w:kern w:val="18"/>
      <w:szCs w:val="20"/>
      <w:lang w:eastAsia="zh-CN"/>
    </w:rPr>
  </w:style>
  <w:style w:type="character" w:customStyle="1" w:styleId="UnresolvedMention1">
    <w:name w:val="Unresolved Mention1"/>
    <w:basedOn w:val="DefaultParagraphFont"/>
    <w:uiPriority w:val="99"/>
    <w:rsid w:val="00E96832"/>
    <w:rPr>
      <w:color w:val="605E5C"/>
      <w:shd w:val="clear" w:color="auto" w:fill="E1DFDD"/>
    </w:rPr>
  </w:style>
  <w:style w:type="character" w:customStyle="1" w:styleId="UnresolvedMention2">
    <w:name w:val="Unresolved Mention2"/>
    <w:basedOn w:val="DefaultParagraphFont"/>
    <w:uiPriority w:val="99"/>
    <w:rsid w:val="00E96832"/>
    <w:rPr>
      <w:color w:val="605E5C"/>
      <w:shd w:val="clear" w:color="auto" w:fill="E1DFDD"/>
    </w:rPr>
  </w:style>
  <w:style w:type="table" w:customStyle="1" w:styleId="GridTable1Light1">
    <w:name w:val="Grid Table 1 Light1"/>
    <w:basedOn w:val="TableNormal"/>
    <w:uiPriority w:val="46"/>
    <w:rsid w:val="00E96832"/>
    <w:rPr>
      <w:lang w:val="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UnresolvedMention3">
    <w:name w:val="Unresolved Mention3"/>
    <w:basedOn w:val="DefaultParagraphFont"/>
    <w:uiPriority w:val="99"/>
    <w:semiHidden/>
    <w:unhideWhenUsed/>
    <w:rsid w:val="00E968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5" Type="http://schemas.openxmlformats.org/officeDocument/2006/relationships/comments" Target="comments.xml"/><Relationship Id="rId10" Type="http://schemas.openxmlformats.org/officeDocument/2006/relationships/theme" Target="theme/theme1.xml"/><Relationship Id="rId4" Type="http://schemas.openxmlformats.org/officeDocument/2006/relationships/webSettings" Target="webSetting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34080</Words>
  <Characters>194262</Characters>
  <Application>Microsoft Office Word</Application>
  <DocSecurity>0</DocSecurity>
  <Lines>1618</Lines>
  <Paragraphs>455</Paragraphs>
  <ScaleCrop>false</ScaleCrop>
  <Company/>
  <LinksUpToDate>false</LinksUpToDate>
  <CharactersWithSpaces>227887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Parks</dc:creator>
  <cp:keywords/>
  <dc:description/>
  <cp:lastModifiedBy>Robbie Parks</cp:lastModifiedBy>
  <cp:revision>10</cp:revision>
  <dcterms:created xsi:type="dcterms:W3CDTF">2019-07-02T13:43:00Z</dcterms:created>
  <dcterms:modified xsi:type="dcterms:W3CDTF">2019-07-02T20:49:00Z</dcterms:modified>
</cp:coreProperties>
</file>