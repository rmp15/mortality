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2317673" w14:textId="77777777" w:rsidR="00854DE0" w:rsidRPr="00F64CB3" w:rsidRDefault="00854DE0" w:rsidP="00854DE0">
      <w:pPr>
        <w:pStyle w:val="Heading1"/>
        <w:numPr>
          <w:ilvl w:val="0"/>
          <w:numId w:val="0"/>
        </w:numPr>
        <w:ind w:left="567" w:hanging="567"/>
      </w:pPr>
      <w:bookmarkStart w:id="0" w:name="_Toc9507067"/>
      <w:bookmarkStart w:id="1" w:name="_Toc12303242"/>
      <w:r w:rsidRPr="00F64CB3">
        <w:t>Abstrac</w:t>
      </w:r>
      <w:bookmarkEnd w:id="0"/>
      <w:bookmarkEnd w:id="1"/>
      <w:r>
        <w:t>t</w:t>
      </w:r>
    </w:p>
    <w:p w14:paraId="455EC6FC" w14:textId="64FED0E1" w:rsidR="00C16BDD" w:rsidRDefault="00854DE0" w:rsidP="00854DE0">
      <w:bookmarkStart w:id="2" w:name="_GoBack"/>
      <w:r>
        <w:t xml:space="preserve">Measuring and </w:t>
      </w:r>
      <w:r w:rsidRPr="00351340">
        <w:t>identifying drivers</w:t>
      </w:r>
      <w:r>
        <w:t xml:space="preserve"> of </w:t>
      </w:r>
      <w:r w:rsidRPr="00351340">
        <w:t>mortality</w:t>
      </w:r>
      <w:r>
        <w:t xml:space="preserve"> are</w:t>
      </w:r>
      <w:r w:rsidRPr="00351340">
        <w:t xml:space="preserve"> key function</w:t>
      </w:r>
      <w:r>
        <w:t>s</w:t>
      </w:r>
      <w:r w:rsidRPr="00351340">
        <w:t xml:space="preserve"> of public health research.</w:t>
      </w:r>
      <w:r>
        <w:t xml:space="preserve"> Information on seasonal mortality enables </w:t>
      </w:r>
      <w:del w:id="3" w:author="Majid" w:date="2019-07-02T16:08:00Z">
        <w:r w:rsidDel="00600A22">
          <w:delText>evaluation of the effectiveness of</w:delText>
        </w:r>
      </w:del>
      <w:ins w:id="4" w:author="Majid" w:date="2019-07-02T16:08:00Z">
        <w:r w:rsidR="00600A22">
          <w:t>prioritising and evaluating</w:t>
        </w:r>
      </w:ins>
      <w:r>
        <w:t xml:space="preserve"> interventions during particular times of the year. It also provides the basis to study the association of death rates with seasonal temperature. My thesis aimed to characterise seasonality of death rates by cause of death, month, sex and age group, and to understand the role of temperature</w:t>
      </w:r>
      <w:ins w:id="5" w:author="Majid" w:date="2019-07-02T16:09:00Z">
        <w:r w:rsidR="00600A22">
          <w:t xml:space="preserve"> in the observed patterns</w:t>
        </w:r>
      </w:ins>
      <w:r>
        <w:t>. I generated death rates from geo-coded vital registration data on all 85.5 million deaths in the entire contiguous United States over a 37-year period (1980-2016). I grouped the underlying causes of death into mutually exclusive and collectively exhaustive broad causes (cardiorespiratory diseases, cancers, injuries, other) along with further sub-causes for cardiorespiratory diseases and injuries. I processed ERA-Interim reanalysis weather data to create population-weighted monthly temperature statistics. I applied wavelet, centre of gravity and circular statistics methods to analyse seasonal dynamics of mortality. I found that overall death rates for those 45 years and older were highest in the winter, mostly due to cardiorespiratory disease deaths. In contrast, death rates in adolescents and young adults peaked in the summer, mostly due to injury deaths. Seasonal differences in older age groups have changed little over time, whereas in young children they have largely disappeared. I then formulated a Bayesian spatio-temporal model to estimate how anomalous temperature</w:t>
      </w:r>
      <w:ins w:id="6" w:author="Majid" w:date="2019-07-02T16:10:00Z">
        <w:r w:rsidR="008526D8">
          <w:t xml:space="preserve"> – defined as XXXX </w:t>
        </w:r>
      </w:ins>
      <w:ins w:id="7" w:author="Majid" w:date="2019-07-02T16:11:00Z">
        <w:r w:rsidR="008526D8">
          <w:t>–</w:t>
        </w:r>
      </w:ins>
      <w:r>
        <w:t xml:space="preserve"> affects deaths from different causes. A</w:t>
      </w:r>
      <w:r w:rsidRPr="009B22A4">
        <w:t xml:space="preserve"> 1°C anomalously warm year </w:t>
      </w:r>
      <w:r>
        <w:t>in the contiguous United States would be</w:t>
      </w:r>
      <w:r w:rsidRPr="009B22A4">
        <w:t xml:space="preserve"> associated with an estimated 941 (95% credible interval</w:t>
      </w:r>
      <w:r>
        <w:t xml:space="preserve"> (</w:t>
      </w:r>
      <w:proofErr w:type="spellStart"/>
      <w:r>
        <w:t>CrI</w:t>
      </w:r>
      <w:proofErr w:type="spellEnd"/>
      <w:r>
        <w:t>)</w:t>
      </w:r>
      <w:r w:rsidRPr="009B22A4">
        <w:t xml:space="preserve"> 831</w:t>
      </w:r>
      <w:r>
        <w:t xml:space="preserve">, </w:t>
      </w:r>
      <w:r w:rsidRPr="009B22A4">
        <w:t>1,053) additional injury deaths</w:t>
      </w:r>
      <w:r>
        <w:t xml:space="preserve"> (</w:t>
      </w:r>
      <w:r w:rsidRPr="009B22A4">
        <w:t xml:space="preserve">0.5% of total </w:t>
      </w:r>
      <w:r>
        <w:t xml:space="preserve">injury </w:t>
      </w:r>
      <w:r w:rsidRPr="009B22A4">
        <w:t>deaths in 2016</w:t>
      </w:r>
      <w:r>
        <w:t>), concentrated in adolescent to middle-aged males. There would be an estimated 4,369 (</w:t>
      </w:r>
      <w:r w:rsidRPr="00F64CB3">
        <w:rPr>
          <w:rFonts w:cs="Calibri"/>
          <w:szCs w:val="24"/>
        </w:rPr>
        <w:t>4</w:t>
      </w:r>
      <w:r>
        <w:rPr>
          <w:rFonts w:cs="Calibri"/>
          <w:szCs w:val="24"/>
        </w:rPr>
        <w:t>,</w:t>
      </w:r>
      <w:r w:rsidRPr="00F64CB3">
        <w:rPr>
          <w:rFonts w:cs="Calibri"/>
          <w:szCs w:val="24"/>
        </w:rPr>
        <w:t>024</w:t>
      </w:r>
      <w:r>
        <w:rPr>
          <w:rFonts w:cs="Calibri"/>
          <w:szCs w:val="24"/>
        </w:rPr>
        <w:t xml:space="preserve">, </w:t>
      </w:r>
      <w:r w:rsidRPr="00F64CB3">
        <w:rPr>
          <w:rFonts w:cs="Calibri"/>
          <w:szCs w:val="24"/>
        </w:rPr>
        <w:t>4</w:t>
      </w:r>
      <w:r>
        <w:rPr>
          <w:rFonts w:cs="Calibri"/>
          <w:szCs w:val="24"/>
        </w:rPr>
        <w:t>,</w:t>
      </w:r>
      <w:r w:rsidRPr="00F64CB3">
        <w:rPr>
          <w:rFonts w:cs="Calibri"/>
          <w:szCs w:val="24"/>
        </w:rPr>
        <w:t>706)</w:t>
      </w:r>
      <w:r>
        <w:rPr>
          <w:rFonts w:cs="Calibri"/>
          <w:szCs w:val="24"/>
        </w:rPr>
        <w:t xml:space="preserve"> fewer cardiorespiratory disease deaths </w:t>
      </w:r>
      <w:r>
        <w:t>(</w:t>
      </w:r>
      <w:r w:rsidRPr="009B22A4">
        <w:t>0.</w:t>
      </w:r>
      <w:r>
        <w:t>4</w:t>
      </w:r>
      <w:r w:rsidRPr="009B22A4">
        <w:t xml:space="preserve">% of total </w:t>
      </w:r>
      <w:r>
        <w:t xml:space="preserve">cardiorespiratory disease </w:t>
      </w:r>
      <w:r w:rsidRPr="009B22A4">
        <w:t>deaths in 2016</w:t>
      </w:r>
      <w:r>
        <w:t xml:space="preserve">), </w:t>
      </w:r>
      <w:r w:rsidRPr="00F64CB3">
        <w:rPr>
          <w:rFonts w:cs="Calibri"/>
          <w:szCs w:val="24"/>
        </w:rPr>
        <w:t xml:space="preserve">concentrated in </w:t>
      </w:r>
      <w:r>
        <w:rPr>
          <w:rFonts w:cs="Calibri"/>
          <w:szCs w:val="24"/>
        </w:rPr>
        <w:t xml:space="preserve">those </w:t>
      </w:r>
      <w:r w:rsidRPr="00F64CB3">
        <w:rPr>
          <w:rFonts w:cs="Calibri"/>
          <w:szCs w:val="24"/>
        </w:rPr>
        <w:t xml:space="preserve">55 years and </w:t>
      </w:r>
      <w:r>
        <w:rPr>
          <w:rFonts w:cs="Calibri"/>
          <w:szCs w:val="24"/>
        </w:rPr>
        <w:t xml:space="preserve">older. There would be a decrease of </w:t>
      </w:r>
      <w:r>
        <w:rPr>
          <w:rFonts w:cs="Calibri"/>
          <w:szCs w:val="24"/>
        </w:rPr>
        <w:lastRenderedPageBreak/>
        <w:t>cardiorespiratory disease deaths in all but summer months</w:t>
      </w:r>
      <w:r>
        <w:t xml:space="preserve">. I found no association between anomalous </w:t>
      </w:r>
      <w:ins w:id="8" w:author="Majid" w:date="2019-07-02T16:12:00Z">
        <w:r w:rsidR="001B4F40">
          <w:t xml:space="preserve">monthly </w:t>
        </w:r>
      </w:ins>
      <w:r>
        <w:t xml:space="preserve">temperature and cancer deaths. Continued efforts are necessary to </w:t>
      </w:r>
      <w:del w:id="9" w:author="Majid" w:date="2019-07-02T16:12:00Z">
        <w:r w:rsidDel="001B4F40">
          <w:delText xml:space="preserve">minimise </w:delText>
        </w:r>
      </w:del>
      <w:ins w:id="10" w:author="Majid" w:date="2019-07-02T16:12:00Z">
        <w:r w:rsidR="001B4F40">
          <w:t xml:space="preserve">address </w:t>
        </w:r>
      </w:ins>
      <w:r>
        <w:t>seasonal peaks in mortality</w:t>
      </w:r>
      <w:ins w:id="11" w:author="Majid" w:date="2019-07-02T16:12:00Z">
        <w:r w:rsidR="001B4F40">
          <w:t>, especially</w:t>
        </w:r>
      </w:ins>
      <w:r>
        <w:t xml:space="preserve"> in older age groups</w:t>
      </w:r>
      <w:ins w:id="12" w:author="Majid" w:date="2019-07-02T16:12:00Z">
        <w:r w:rsidR="001B4F40">
          <w:t>,</w:t>
        </w:r>
      </w:ins>
      <w:r>
        <w:t xml:space="preserve"> across the United States</w:t>
      </w:r>
      <w:del w:id="13" w:author="Majid" w:date="2019-07-02T16:13:00Z">
        <w:r w:rsidDel="008B5765">
          <w:delText>. In</w:delText>
        </w:r>
      </w:del>
      <w:ins w:id="14" w:author="Majid" w:date="2019-07-02T16:13:00Z">
        <w:r w:rsidR="008B5765">
          <w:t>, especially in</w:t>
        </w:r>
      </w:ins>
      <w:r>
        <w:t xml:space="preserve"> a changing climate</w:t>
      </w:r>
      <w:del w:id="15" w:author="Majid" w:date="2019-07-02T16:13:00Z">
        <w:r w:rsidDel="008B5765">
          <w:delText xml:space="preserve">, </w:delText>
        </w:r>
        <w:r w:rsidDel="001B4F40">
          <w:delText xml:space="preserve">while </w:delText>
        </w:r>
        <w:r w:rsidDel="008B5765">
          <w:delText>estimated modest increases in injury mortality in younger males is concerning</w:delText>
        </w:r>
        <w:r w:rsidDel="001B4F40">
          <w:delText>, the burden of cardiorespiratory disease and cancer deaths will remain a high public health priority</w:delText>
        </w:r>
      </w:del>
      <w:ins w:id="16" w:author="Majid" w:date="2019-07-02T16:13:00Z">
        <w:r w:rsidR="001B4F40">
          <w:t>.</w:t>
        </w:r>
      </w:ins>
      <w:bookmarkEnd w:id="2"/>
    </w:p>
    <w:sectPr w:rsidR="00C16BDD" w:rsidSect="00063068">
      <w:footerReference w:type="even" r:id="rId7"/>
      <w:footerReference w:type="default" r:id="rId8"/>
      <w:pgSz w:w="11900" w:h="16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1217A02" w14:textId="77777777" w:rsidR="00307FAF" w:rsidRDefault="00307FAF">
      <w:pPr>
        <w:spacing w:after="0" w:line="240" w:lineRule="auto"/>
      </w:pPr>
      <w:r>
        <w:separator/>
      </w:r>
    </w:p>
  </w:endnote>
  <w:endnote w:type="continuationSeparator" w:id="0">
    <w:p w14:paraId="3116794D" w14:textId="77777777" w:rsidR="00307FAF" w:rsidRDefault="00307F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F948F11" w14:textId="77777777" w:rsidR="00823A13" w:rsidRDefault="00854DE0" w:rsidP="009225B1">
    <w:pPr>
      <w:pStyle w:val="Footer"/>
      <w:framePr w:wrap="none" w:vAnchor="text" w:hAnchor="margin" w:xAlign="outside" w:y="1"/>
      <w:rPr>
        <w:rStyle w:val="PageNumber"/>
      </w:rPr>
    </w:pPr>
    <w:r>
      <w:rPr>
        <w:rStyle w:val="PageNumber"/>
      </w:rPr>
      <w:fldChar w:fldCharType="begin"/>
    </w:r>
    <w:r>
      <w:rPr>
        <w:rStyle w:val="PageNumber"/>
      </w:rPr>
      <w:instrText xml:space="preserve">PAGE  </w:instrText>
    </w:r>
    <w:r>
      <w:rPr>
        <w:rStyle w:val="PageNumber"/>
      </w:rPr>
      <w:fldChar w:fldCharType="end"/>
    </w:r>
  </w:p>
  <w:p w14:paraId="61415A96" w14:textId="77777777" w:rsidR="00823A13" w:rsidRDefault="00307FAF" w:rsidP="009225B1">
    <w:pPr>
      <w:pStyle w:val="Footer"/>
      <w:ind w:right="360" w:firstLine="360"/>
    </w:pPr>
  </w:p>
  <w:p w14:paraId="233D1D69" w14:textId="77777777" w:rsidR="00823A13" w:rsidRDefault="00307FAF"/>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D8DACF0" w14:textId="77777777" w:rsidR="00823A13" w:rsidRDefault="00854DE0" w:rsidP="009225B1">
    <w:pPr>
      <w:pStyle w:val="Footer"/>
      <w:framePr w:wrap="none" w:vAnchor="text" w:hAnchor="margin" w:xAlign="outside" w:y="1"/>
      <w:rPr>
        <w:rStyle w:val="PageNumber"/>
      </w:rPr>
    </w:pPr>
    <w:r>
      <w:rPr>
        <w:rStyle w:val="PageNumber"/>
      </w:rPr>
      <w:fldChar w:fldCharType="begin"/>
    </w:r>
    <w:r>
      <w:rPr>
        <w:rStyle w:val="PageNumber"/>
      </w:rPr>
      <w:instrText xml:space="preserve">PAGE  </w:instrText>
    </w:r>
    <w:r>
      <w:rPr>
        <w:rStyle w:val="PageNumber"/>
      </w:rPr>
      <w:fldChar w:fldCharType="separate"/>
    </w:r>
    <w:r w:rsidR="006631AC">
      <w:rPr>
        <w:rStyle w:val="PageNumber"/>
        <w:noProof/>
      </w:rPr>
      <w:t>1</w:t>
    </w:r>
    <w:r>
      <w:rPr>
        <w:rStyle w:val="PageNumber"/>
      </w:rPr>
      <w:fldChar w:fldCharType="end"/>
    </w:r>
  </w:p>
  <w:p w14:paraId="5F3041C9" w14:textId="77777777" w:rsidR="00823A13" w:rsidRDefault="00307FA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271EF45" w14:textId="77777777" w:rsidR="00307FAF" w:rsidRDefault="00307FAF">
      <w:pPr>
        <w:spacing w:after="0" w:line="240" w:lineRule="auto"/>
      </w:pPr>
      <w:r>
        <w:separator/>
      </w:r>
    </w:p>
  </w:footnote>
  <w:footnote w:type="continuationSeparator" w:id="0">
    <w:p w14:paraId="6AB28ED6" w14:textId="77777777" w:rsidR="00307FAF" w:rsidRDefault="00307FA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6DE59CC"/>
    <w:multiLevelType w:val="multilevel"/>
    <w:tmpl w:val="DA22F50C"/>
    <w:lvl w:ilvl="0">
      <w:start w:val="1"/>
      <w:numFmt w:val="decimal"/>
      <w:pStyle w:val="Heading1"/>
      <w:lvlText w:val="%1"/>
      <w:lvlJc w:val="left"/>
      <w:pPr>
        <w:ind w:left="3403" w:hanging="567"/>
      </w:pPr>
      <w:rPr>
        <w:rFonts w:hint="default"/>
      </w:rPr>
    </w:lvl>
    <w:lvl w:ilvl="1">
      <w:start w:val="1"/>
      <w:numFmt w:val="decimal"/>
      <w:pStyle w:val="Heading2"/>
      <w:lvlText w:val="%1.%2"/>
      <w:lvlJc w:val="left"/>
      <w:pPr>
        <w:ind w:left="708" w:hanging="567"/>
      </w:pPr>
      <w:rPr>
        <w:rFonts w:ascii="Times New Roman" w:hAnsi="Times New Roman" w:cs="Times New Roman" w:hint="default"/>
      </w:rPr>
    </w:lvl>
    <w:lvl w:ilvl="2">
      <w:start w:val="1"/>
      <w:numFmt w:val="decimal"/>
      <w:pStyle w:val="Heading3"/>
      <w:lvlText w:val="%1.%2.%3"/>
      <w:lvlJc w:val="left"/>
      <w:pPr>
        <w:ind w:left="567" w:hanging="567"/>
      </w:pPr>
      <w:rPr>
        <w:rFonts w:hint="default"/>
      </w:rPr>
    </w:lvl>
    <w:lvl w:ilvl="3">
      <w:start w:val="1"/>
      <w:numFmt w:val="decimal"/>
      <w:pStyle w:val="Heading4"/>
      <w:lvlText w:val="%1.%2.%3.%4"/>
      <w:lvlJc w:val="left"/>
      <w:pPr>
        <w:ind w:left="567" w:hanging="567"/>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3"/>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4DE0"/>
    <w:rsid w:val="00063068"/>
    <w:rsid w:val="001B4F40"/>
    <w:rsid w:val="002271CA"/>
    <w:rsid w:val="00307FAF"/>
    <w:rsid w:val="00600A22"/>
    <w:rsid w:val="006631AC"/>
    <w:rsid w:val="006C495B"/>
    <w:rsid w:val="008526D8"/>
    <w:rsid w:val="00854DE0"/>
    <w:rsid w:val="008B5765"/>
    <w:rsid w:val="009B223E"/>
    <w:rsid w:val="00C16BD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E580D2"/>
  <w15:docId w15:val="{B8DE0744-01C9-074C-BF12-A8BCCEA20A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4DE0"/>
    <w:pPr>
      <w:spacing w:after="360" w:line="480" w:lineRule="auto"/>
      <w:jc w:val="both"/>
    </w:pPr>
    <w:rPr>
      <w:rFonts w:ascii="Times New Roman" w:eastAsiaTheme="minorEastAsia" w:hAnsi="Times New Roman"/>
      <w:szCs w:val="22"/>
      <w:lang w:eastAsia="zh-CN"/>
    </w:rPr>
  </w:style>
  <w:style w:type="paragraph" w:styleId="Heading1">
    <w:name w:val="heading 1"/>
    <w:basedOn w:val="Normal"/>
    <w:next w:val="Normal"/>
    <w:link w:val="Heading1Char"/>
    <w:uiPriority w:val="9"/>
    <w:qFormat/>
    <w:rsid w:val="00854DE0"/>
    <w:pPr>
      <w:keepNext/>
      <w:keepLines/>
      <w:numPr>
        <w:numId w:val="1"/>
      </w:numPr>
      <w:spacing w:before="320" w:after="480" w:line="240" w:lineRule="auto"/>
      <w:ind w:left="567"/>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854DE0"/>
    <w:pPr>
      <w:keepNext/>
      <w:keepLines/>
      <w:numPr>
        <w:ilvl w:val="1"/>
        <w:numId w:val="1"/>
      </w:numPr>
      <w:spacing w:before="240" w:after="120"/>
      <w:ind w:left="567"/>
      <w:outlineLvl w:val="1"/>
    </w:pPr>
    <w:rPr>
      <w:rFonts w:eastAsiaTheme="majorEastAsia" w:cstheme="majorBidi"/>
      <w:szCs w:val="26"/>
    </w:rPr>
  </w:style>
  <w:style w:type="paragraph" w:styleId="Heading3">
    <w:name w:val="heading 3"/>
    <w:basedOn w:val="Normal"/>
    <w:next w:val="Normal"/>
    <w:link w:val="Heading3Char"/>
    <w:uiPriority w:val="9"/>
    <w:unhideWhenUsed/>
    <w:qFormat/>
    <w:rsid w:val="00854DE0"/>
    <w:pPr>
      <w:keepNext/>
      <w:keepLines/>
      <w:numPr>
        <w:ilvl w:val="2"/>
        <w:numId w:val="1"/>
      </w:numPr>
      <w:spacing w:before="120" w:after="400" w:line="240" w:lineRule="auto"/>
      <w:outlineLvl w:val="2"/>
    </w:pPr>
    <w:rPr>
      <w:rFonts w:eastAsiaTheme="majorEastAsia" w:cstheme="majorBidi"/>
      <w:i/>
      <w:szCs w:val="24"/>
    </w:rPr>
  </w:style>
  <w:style w:type="paragraph" w:styleId="Heading4">
    <w:name w:val="heading 4"/>
    <w:basedOn w:val="Normal"/>
    <w:next w:val="Normal"/>
    <w:link w:val="Heading4Char"/>
    <w:uiPriority w:val="9"/>
    <w:unhideWhenUsed/>
    <w:qFormat/>
    <w:rsid w:val="00854DE0"/>
    <w:pPr>
      <w:keepNext/>
      <w:keepLines/>
      <w:numPr>
        <w:ilvl w:val="3"/>
        <w:numId w:val="1"/>
      </w:numPr>
      <w:spacing w:before="120" w:after="120"/>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4DE0"/>
    <w:rPr>
      <w:rFonts w:ascii="Times New Roman" w:eastAsiaTheme="majorEastAsia" w:hAnsi="Times New Roman" w:cstheme="majorBidi"/>
      <w:b/>
      <w:sz w:val="32"/>
      <w:szCs w:val="32"/>
      <w:lang w:eastAsia="zh-CN"/>
    </w:rPr>
  </w:style>
  <w:style w:type="character" w:customStyle="1" w:styleId="Heading2Char">
    <w:name w:val="Heading 2 Char"/>
    <w:basedOn w:val="DefaultParagraphFont"/>
    <w:link w:val="Heading2"/>
    <w:uiPriority w:val="9"/>
    <w:rsid w:val="00854DE0"/>
    <w:rPr>
      <w:rFonts w:ascii="Times New Roman" w:eastAsiaTheme="majorEastAsia" w:hAnsi="Times New Roman" w:cstheme="majorBidi"/>
      <w:szCs w:val="26"/>
      <w:lang w:eastAsia="zh-CN"/>
    </w:rPr>
  </w:style>
  <w:style w:type="character" w:customStyle="1" w:styleId="Heading3Char">
    <w:name w:val="Heading 3 Char"/>
    <w:basedOn w:val="DefaultParagraphFont"/>
    <w:link w:val="Heading3"/>
    <w:uiPriority w:val="9"/>
    <w:rsid w:val="00854DE0"/>
    <w:rPr>
      <w:rFonts w:ascii="Times New Roman" w:eastAsiaTheme="majorEastAsia" w:hAnsi="Times New Roman" w:cstheme="majorBidi"/>
      <w:i/>
      <w:lang w:eastAsia="zh-CN"/>
    </w:rPr>
  </w:style>
  <w:style w:type="character" w:customStyle="1" w:styleId="Heading4Char">
    <w:name w:val="Heading 4 Char"/>
    <w:basedOn w:val="DefaultParagraphFont"/>
    <w:link w:val="Heading4"/>
    <w:uiPriority w:val="9"/>
    <w:rsid w:val="00854DE0"/>
    <w:rPr>
      <w:rFonts w:ascii="Times New Roman" w:eastAsiaTheme="majorEastAsia" w:hAnsi="Times New Roman" w:cstheme="majorBidi"/>
      <w:i/>
      <w:iCs/>
      <w:szCs w:val="22"/>
      <w:lang w:eastAsia="zh-CN"/>
    </w:rPr>
  </w:style>
  <w:style w:type="paragraph" w:styleId="Footer">
    <w:name w:val="footer"/>
    <w:basedOn w:val="Normal"/>
    <w:link w:val="FooterChar"/>
    <w:uiPriority w:val="99"/>
    <w:unhideWhenUsed/>
    <w:rsid w:val="00854DE0"/>
    <w:pPr>
      <w:tabs>
        <w:tab w:val="center" w:pos="4680"/>
        <w:tab w:val="right" w:pos="9360"/>
      </w:tabs>
      <w:spacing w:line="240" w:lineRule="auto"/>
    </w:pPr>
  </w:style>
  <w:style w:type="character" w:customStyle="1" w:styleId="FooterChar">
    <w:name w:val="Footer Char"/>
    <w:basedOn w:val="DefaultParagraphFont"/>
    <w:link w:val="Footer"/>
    <w:uiPriority w:val="99"/>
    <w:rsid w:val="00854DE0"/>
    <w:rPr>
      <w:rFonts w:ascii="Times New Roman" w:eastAsiaTheme="minorEastAsia" w:hAnsi="Times New Roman"/>
      <w:szCs w:val="22"/>
      <w:lang w:eastAsia="zh-CN"/>
    </w:rPr>
  </w:style>
  <w:style w:type="character" w:styleId="PageNumber">
    <w:name w:val="page number"/>
    <w:basedOn w:val="DefaultParagraphFont"/>
    <w:uiPriority w:val="99"/>
    <w:semiHidden/>
    <w:unhideWhenUsed/>
    <w:rsid w:val="00854DE0"/>
  </w:style>
  <w:style w:type="paragraph" w:styleId="BalloonText">
    <w:name w:val="Balloon Text"/>
    <w:basedOn w:val="Normal"/>
    <w:link w:val="BalloonTextChar"/>
    <w:uiPriority w:val="99"/>
    <w:semiHidden/>
    <w:unhideWhenUsed/>
    <w:rsid w:val="002271CA"/>
    <w:pPr>
      <w:spacing w:after="0" w:line="240" w:lineRule="auto"/>
    </w:pPr>
    <w:rPr>
      <w:rFonts w:cs="Times New Roman"/>
      <w:sz w:val="18"/>
      <w:szCs w:val="18"/>
    </w:rPr>
  </w:style>
  <w:style w:type="character" w:customStyle="1" w:styleId="BalloonTextChar">
    <w:name w:val="Balloon Text Char"/>
    <w:basedOn w:val="DefaultParagraphFont"/>
    <w:link w:val="BalloonText"/>
    <w:uiPriority w:val="99"/>
    <w:semiHidden/>
    <w:rsid w:val="002271CA"/>
    <w:rPr>
      <w:rFonts w:ascii="Times New Roman" w:eastAsiaTheme="minorEastAsia" w:hAnsi="Times New Roman" w:cs="Times New Roman"/>
      <w:sz w:val="18"/>
      <w:szCs w:val="18"/>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394</Words>
  <Characters>2247</Characters>
  <Application>Microsoft Office Word</Application>
  <DocSecurity>0</DocSecurity>
  <Lines>18</Lines>
  <Paragraphs>5</Paragraphs>
  <ScaleCrop>false</ScaleCrop>
  <Company/>
  <LinksUpToDate>false</LinksUpToDate>
  <CharactersWithSpaces>2636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Robbie Parks</dc:creator>
  <cp:keywords/>
  <dc:description/>
  <cp:lastModifiedBy>Robbie Parks</cp:lastModifiedBy>
  <cp:revision>2</cp:revision>
  <dcterms:created xsi:type="dcterms:W3CDTF">2019-07-02T15:16:00Z</dcterms:created>
  <dcterms:modified xsi:type="dcterms:W3CDTF">2019-07-02T15:16:00Z</dcterms:modified>
</cp:coreProperties>
</file>