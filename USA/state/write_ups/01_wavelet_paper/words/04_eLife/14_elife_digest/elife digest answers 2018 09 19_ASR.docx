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DEBC89" w14:textId="77777777" w:rsidR="00584EA1" w:rsidRDefault="00584EA1" w:rsidP="00B8337E">
      <w:pPr>
        <w:shd w:val="clear" w:color="auto" w:fill="FFFFFF"/>
        <w:spacing w:before="100" w:beforeAutospacing="1" w:after="100" w:afterAutospacing="1"/>
        <w:jc w:val="both"/>
        <w:rPr>
          <w:rFonts w:ascii="Arial Hebrew Scholar" w:hAnsi="Arial Hebrew Scholar" w:cs="Arial Hebrew Scholar"/>
          <w:b/>
          <w:bCs/>
          <w:color w:val="212121"/>
          <w:lang w:eastAsia="en-GB"/>
        </w:rPr>
      </w:pPr>
      <w:r w:rsidRPr="00584EA1">
        <w:rPr>
          <w:rFonts w:ascii="Arial Hebrew Scholar" w:hAnsi="Arial Hebrew Scholar" w:cs="Arial Hebrew Scholar" w:hint="cs"/>
          <w:b/>
          <w:bCs/>
          <w:color w:val="212121"/>
          <w:lang w:eastAsia="en-GB"/>
        </w:rPr>
        <w:br/>
      </w:r>
      <w:r w:rsidRPr="00B8337E">
        <w:rPr>
          <w:rFonts w:ascii="Arial Hebrew Scholar" w:hAnsi="Arial Hebrew Scholar" w:cs="Arial Hebrew Scholar" w:hint="cs"/>
          <w:b/>
          <w:bCs/>
          <w:color w:val="212121"/>
          <w:lang w:eastAsia="en-GB"/>
        </w:rPr>
        <w:t xml:space="preserve">1. </w:t>
      </w:r>
      <w:r w:rsidRPr="00B8337E">
        <w:rPr>
          <w:rFonts w:ascii="Calibri" w:eastAsia="Calibri" w:hAnsi="Calibri" w:cs="Calibri"/>
          <w:b/>
          <w:bCs/>
          <w:color w:val="212121"/>
          <w:lang w:eastAsia="en-GB"/>
        </w:rPr>
        <w:t>What</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background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information</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would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someone</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who</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is</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completely</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unfamiliar</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with</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your</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field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need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to</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know</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to</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understand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the</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findings</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in</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your</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paper</w:t>
      </w:r>
      <w:r w:rsidRPr="00B8337E">
        <w:rPr>
          <w:rFonts w:ascii="Arial Hebrew Scholar" w:hAnsi="Arial Hebrew Scholar" w:cs="Arial Hebrew Scholar" w:hint="cs"/>
          <w:b/>
          <w:bCs/>
          <w:color w:val="212121"/>
          <w:lang w:eastAsia="en-GB"/>
        </w:rPr>
        <w:t>? (</w:t>
      </w:r>
      <w:r w:rsidRPr="00B8337E">
        <w:rPr>
          <w:rFonts w:ascii="Calibri" w:eastAsia="Calibri" w:hAnsi="Calibri" w:cs="Calibri"/>
          <w:b/>
          <w:bCs/>
          <w:color w:val="212121"/>
          <w:lang w:eastAsia="en-GB"/>
        </w:rPr>
        <w:t>Suggested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word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limit</w:t>
      </w:r>
      <w:r w:rsidRPr="00B8337E">
        <w:rPr>
          <w:rFonts w:ascii="Arial Hebrew Scholar" w:hAnsi="Arial Hebrew Scholar" w:cs="Arial Hebrew Scholar" w:hint="cs"/>
          <w:b/>
          <w:bCs/>
          <w:color w:val="212121"/>
          <w:lang w:eastAsia="en-GB"/>
        </w:rPr>
        <w:t xml:space="preserve">: 150 </w:t>
      </w:r>
      <w:r w:rsidRPr="00B8337E">
        <w:rPr>
          <w:rFonts w:ascii="Calibri" w:eastAsia="Calibri" w:hAnsi="Calibri" w:cs="Calibri"/>
          <w:b/>
          <w:bCs/>
          <w:color w:val="212121"/>
          <w:lang w:eastAsia="en-GB"/>
        </w:rPr>
        <w:t>words</w:t>
      </w:r>
      <w:r w:rsidRPr="00B8337E">
        <w:rPr>
          <w:rFonts w:ascii="Arial Hebrew Scholar" w:hAnsi="Arial Hebrew Scholar" w:cs="Arial Hebrew Scholar" w:hint="cs"/>
          <w:b/>
          <w:bCs/>
          <w:color w:val="212121"/>
          <w:lang w:eastAsia="en-GB"/>
        </w:rPr>
        <w:t>)</w:t>
      </w:r>
    </w:p>
    <w:p w14:paraId="6617897F" w14:textId="5A156A5C" w:rsidR="00FF6590" w:rsidRDefault="00ED0ECD" w:rsidP="00B8337E">
      <w:pPr>
        <w:shd w:val="clear" w:color="auto" w:fill="FFFFFF"/>
        <w:spacing w:before="100" w:beforeAutospacing="1" w:after="100" w:afterAutospacing="1"/>
        <w:jc w:val="both"/>
        <w:rPr>
          <w:rFonts w:ascii="Calibri" w:hAnsi="Calibri" w:cs="Calibri"/>
          <w:color w:val="212121"/>
          <w:lang w:eastAsia="en-GB"/>
        </w:rPr>
      </w:pPr>
      <w:r>
        <w:rPr>
          <w:rFonts w:ascii="Calibri" w:hAnsi="Calibri" w:cs="Calibri"/>
          <w:color w:val="212121"/>
          <w:lang w:eastAsia="en-GB"/>
        </w:rPr>
        <w:t>I</w:t>
      </w:r>
      <w:r w:rsidR="0010038C">
        <w:rPr>
          <w:rFonts w:ascii="Calibri" w:hAnsi="Calibri" w:cs="Calibri"/>
          <w:color w:val="212121"/>
          <w:lang w:eastAsia="en-GB"/>
        </w:rPr>
        <w:t>n a country like the USA</w:t>
      </w:r>
      <w:r w:rsidR="00473FE3">
        <w:rPr>
          <w:rFonts w:ascii="Calibri" w:hAnsi="Calibri" w:cs="Calibri"/>
          <w:color w:val="212121"/>
          <w:lang w:eastAsia="en-GB"/>
        </w:rPr>
        <w:t xml:space="preserve">, total </w:t>
      </w:r>
      <w:r w:rsidR="00097832">
        <w:rPr>
          <w:rFonts w:ascii="Calibri" w:hAnsi="Calibri" w:cs="Calibri"/>
          <w:color w:val="212121"/>
          <w:lang w:eastAsia="en-GB"/>
        </w:rPr>
        <w:t xml:space="preserve">number of </w:t>
      </w:r>
      <w:r w:rsidR="00473FE3">
        <w:rPr>
          <w:rFonts w:ascii="Calibri" w:hAnsi="Calibri" w:cs="Calibri"/>
          <w:color w:val="212121"/>
          <w:lang w:eastAsia="en-GB"/>
        </w:rPr>
        <w:t xml:space="preserve">deaths </w:t>
      </w:r>
      <w:r w:rsidR="00383AF4">
        <w:rPr>
          <w:rFonts w:ascii="Calibri" w:hAnsi="Calibri" w:cs="Calibri"/>
          <w:color w:val="212121"/>
          <w:lang w:eastAsia="en-GB"/>
        </w:rPr>
        <w:t xml:space="preserve">from all causes </w:t>
      </w:r>
      <w:r>
        <w:rPr>
          <w:rFonts w:ascii="Calibri" w:hAnsi="Calibri" w:cs="Calibri"/>
          <w:color w:val="212121"/>
          <w:lang w:eastAsia="en-GB"/>
        </w:rPr>
        <w:t>nationally are</w:t>
      </w:r>
      <w:r w:rsidR="00580AC3">
        <w:rPr>
          <w:rFonts w:ascii="Calibri" w:hAnsi="Calibri" w:cs="Calibri"/>
          <w:color w:val="212121"/>
          <w:lang w:eastAsia="en-GB"/>
        </w:rPr>
        <w:t xml:space="preserve"> </w:t>
      </w:r>
      <w:r w:rsidR="00473FE3">
        <w:rPr>
          <w:rFonts w:ascii="Calibri" w:hAnsi="Calibri" w:cs="Calibri"/>
          <w:color w:val="212121"/>
          <w:lang w:eastAsia="en-GB"/>
        </w:rPr>
        <w:t xml:space="preserve">greater in winter </w:t>
      </w:r>
      <w:r w:rsidR="0067020B">
        <w:rPr>
          <w:rFonts w:ascii="Calibri" w:hAnsi="Calibri" w:cs="Calibri"/>
          <w:color w:val="212121"/>
          <w:lang w:eastAsia="en-GB"/>
        </w:rPr>
        <w:t xml:space="preserve">months </w:t>
      </w:r>
      <w:r w:rsidR="00580AC3">
        <w:rPr>
          <w:rFonts w:ascii="Calibri" w:hAnsi="Calibri" w:cs="Calibri"/>
          <w:color w:val="212121"/>
          <w:lang w:eastAsia="en-GB"/>
        </w:rPr>
        <w:t xml:space="preserve">than </w:t>
      </w:r>
      <w:r w:rsidR="0067020B">
        <w:rPr>
          <w:rFonts w:ascii="Calibri" w:hAnsi="Calibri" w:cs="Calibri"/>
          <w:color w:val="212121"/>
          <w:lang w:eastAsia="en-GB"/>
        </w:rPr>
        <w:t xml:space="preserve">those </w:t>
      </w:r>
      <w:r w:rsidR="00580AC3">
        <w:rPr>
          <w:rFonts w:ascii="Calibri" w:hAnsi="Calibri" w:cs="Calibri"/>
          <w:color w:val="212121"/>
          <w:lang w:eastAsia="en-GB"/>
        </w:rPr>
        <w:t>in</w:t>
      </w:r>
      <w:r w:rsidR="00473FE3">
        <w:rPr>
          <w:rFonts w:ascii="Calibri" w:hAnsi="Calibri" w:cs="Calibri"/>
          <w:color w:val="212121"/>
          <w:lang w:eastAsia="en-GB"/>
        </w:rPr>
        <w:t xml:space="preserve"> the summer. However,</w:t>
      </w:r>
      <w:r w:rsidR="0010038C">
        <w:rPr>
          <w:rFonts w:ascii="Calibri" w:hAnsi="Calibri" w:cs="Calibri"/>
          <w:color w:val="212121"/>
          <w:lang w:eastAsia="en-GB"/>
        </w:rPr>
        <w:t xml:space="preserve"> </w:t>
      </w:r>
      <w:r w:rsidR="00097832">
        <w:rPr>
          <w:rFonts w:ascii="Calibri" w:hAnsi="Calibri" w:cs="Calibri"/>
          <w:color w:val="212121"/>
          <w:lang w:eastAsia="en-GB"/>
        </w:rPr>
        <w:t xml:space="preserve">the timing of maximum and minimum </w:t>
      </w:r>
      <w:r w:rsidR="00383AF4">
        <w:rPr>
          <w:rFonts w:ascii="Calibri" w:hAnsi="Calibri" w:cs="Calibri"/>
          <w:color w:val="212121"/>
          <w:lang w:eastAsia="en-GB"/>
        </w:rPr>
        <w:t xml:space="preserve">number of </w:t>
      </w:r>
      <w:r w:rsidR="00097832">
        <w:rPr>
          <w:rFonts w:ascii="Calibri" w:hAnsi="Calibri" w:cs="Calibri"/>
          <w:color w:val="212121"/>
          <w:lang w:eastAsia="en-GB"/>
        </w:rPr>
        <w:t xml:space="preserve">deaths in a year </w:t>
      </w:r>
      <w:r w:rsidR="00383AF4">
        <w:rPr>
          <w:rFonts w:ascii="Calibri" w:hAnsi="Calibri" w:cs="Calibri"/>
          <w:color w:val="212121"/>
          <w:lang w:eastAsia="en-GB"/>
        </w:rPr>
        <w:t>(</w:t>
      </w:r>
      <w:r w:rsidR="00097832">
        <w:rPr>
          <w:rFonts w:ascii="Calibri" w:hAnsi="Calibri" w:cs="Calibri"/>
          <w:color w:val="212121"/>
          <w:lang w:eastAsia="en-GB"/>
        </w:rPr>
        <w:t>and degree to which they differ</w:t>
      </w:r>
      <w:r w:rsidR="00383AF4">
        <w:rPr>
          <w:rFonts w:ascii="Calibri" w:hAnsi="Calibri" w:cs="Calibri"/>
          <w:color w:val="212121"/>
          <w:lang w:eastAsia="en-GB"/>
        </w:rPr>
        <w:t>)</w:t>
      </w:r>
      <w:r w:rsidR="00097832">
        <w:rPr>
          <w:rFonts w:ascii="Calibri" w:hAnsi="Calibri" w:cs="Calibri"/>
          <w:color w:val="212121"/>
          <w:lang w:eastAsia="en-GB"/>
        </w:rPr>
        <w:t xml:space="preserve"> </w:t>
      </w:r>
      <w:r>
        <w:rPr>
          <w:rFonts w:ascii="Calibri" w:hAnsi="Calibri" w:cs="Calibri"/>
          <w:color w:val="212121"/>
          <w:lang w:eastAsia="en-GB"/>
        </w:rPr>
        <w:t xml:space="preserve">varies substantially when grouping deaths by </w:t>
      </w:r>
      <w:r w:rsidR="00393759">
        <w:rPr>
          <w:rFonts w:ascii="Calibri" w:hAnsi="Calibri" w:cs="Calibri"/>
          <w:color w:val="212121"/>
          <w:lang w:eastAsia="en-GB"/>
        </w:rPr>
        <w:t>sex</w:t>
      </w:r>
      <w:r>
        <w:rPr>
          <w:rFonts w:ascii="Calibri" w:hAnsi="Calibri" w:cs="Calibri"/>
          <w:color w:val="212121"/>
          <w:lang w:eastAsia="en-GB"/>
        </w:rPr>
        <w:t xml:space="preserve">, cause of death, age, and region within the USA. </w:t>
      </w:r>
      <w:r w:rsidR="0067020B">
        <w:rPr>
          <w:rFonts w:ascii="Calibri" w:hAnsi="Calibri" w:cs="Calibri"/>
          <w:color w:val="212121"/>
          <w:lang w:eastAsia="en-GB"/>
        </w:rPr>
        <w:t xml:space="preserve">This variation is due to several different reasons, with natural, </w:t>
      </w:r>
      <w:r w:rsidR="00097832">
        <w:rPr>
          <w:rFonts w:ascii="Calibri" w:hAnsi="Calibri" w:cs="Calibri"/>
          <w:color w:val="212121"/>
          <w:lang w:eastAsia="en-GB"/>
        </w:rPr>
        <w:t xml:space="preserve">environmental and </w:t>
      </w:r>
      <w:r w:rsidR="0067020B">
        <w:rPr>
          <w:rFonts w:ascii="Calibri" w:hAnsi="Calibri" w:cs="Calibri"/>
          <w:color w:val="212121"/>
          <w:lang w:eastAsia="en-GB"/>
        </w:rPr>
        <w:t>social factors playing a role.</w:t>
      </w:r>
      <w:r w:rsidR="001C6F04">
        <w:rPr>
          <w:rFonts w:ascii="Calibri" w:hAnsi="Calibri" w:cs="Calibri"/>
          <w:color w:val="212121"/>
          <w:lang w:eastAsia="en-GB"/>
        </w:rPr>
        <w:t xml:space="preserve"> </w:t>
      </w:r>
      <w:r w:rsidR="004C359E">
        <w:rPr>
          <w:rFonts w:ascii="Calibri" w:hAnsi="Calibri" w:cs="Calibri"/>
          <w:color w:val="212121"/>
          <w:lang w:eastAsia="en-GB"/>
        </w:rPr>
        <w:t>The</w:t>
      </w:r>
      <w:r w:rsidR="001C6F04">
        <w:rPr>
          <w:rFonts w:ascii="Calibri" w:hAnsi="Calibri" w:cs="Calibri"/>
          <w:color w:val="212121"/>
          <w:lang w:eastAsia="en-GB"/>
        </w:rPr>
        <w:t xml:space="preserve"> variation of numbers of deaths throughout a year is known as the seasonality of mortality</w:t>
      </w:r>
      <w:r w:rsidR="00FF6590">
        <w:rPr>
          <w:rFonts w:ascii="Calibri" w:hAnsi="Calibri" w:cs="Calibri"/>
          <w:color w:val="212121"/>
          <w:lang w:eastAsia="en-GB"/>
        </w:rPr>
        <w:t xml:space="preserve">. </w:t>
      </w:r>
      <w:r w:rsidR="004C359E">
        <w:rPr>
          <w:rFonts w:ascii="Calibri" w:hAnsi="Calibri" w:cs="Calibri"/>
          <w:color w:val="212121"/>
          <w:lang w:eastAsia="en-GB"/>
        </w:rPr>
        <w:t>S</w:t>
      </w:r>
      <w:r w:rsidR="00540B2C">
        <w:rPr>
          <w:rFonts w:ascii="Calibri" w:hAnsi="Calibri" w:cs="Calibri"/>
          <w:color w:val="212121"/>
          <w:lang w:eastAsia="en-GB"/>
        </w:rPr>
        <w:t>easonality can</w:t>
      </w:r>
      <w:r w:rsidR="009D53D9">
        <w:rPr>
          <w:rFonts w:ascii="Calibri" w:hAnsi="Calibri" w:cs="Calibri"/>
          <w:color w:val="212121"/>
          <w:lang w:eastAsia="en-GB"/>
        </w:rPr>
        <w:t xml:space="preserve"> also change over time</w:t>
      </w:r>
      <w:r>
        <w:rPr>
          <w:rFonts w:ascii="Calibri" w:hAnsi="Calibri" w:cs="Calibri"/>
          <w:color w:val="212121"/>
          <w:lang w:eastAsia="en-GB"/>
        </w:rPr>
        <w:t>.</w:t>
      </w:r>
      <w:r w:rsidR="00FF6590">
        <w:rPr>
          <w:rFonts w:ascii="Calibri" w:hAnsi="Calibri" w:cs="Calibri"/>
          <w:color w:val="212121"/>
          <w:lang w:eastAsia="en-GB"/>
        </w:rPr>
        <w:t xml:space="preserve"> </w:t>
      </w:r>
    </w:p>
    <w:p w14:paraId="67493320" w14:textId="1C4F26D7" w:rsidR="004C359E" w:rsidRDefault="00FF6590" w:rsidP="004C359E">
      <w:pPr>
        <w:shd w:val="clear" w:color="auto" w:fill="FFFFFF"/>
        <w:spacing w:before="100" w:beforeAutospacing="1" w:after="100" w:afterAutospacing="1"/>
        <w:jc w:val="both"/>
        <w:rPr>
          <w:rFonts w:ascii="Calibri" w:hAnsi="Calibri" w:cs="Calibri"/>
          <w:color w:val="212121"/>
          <w:lang w:eastAsia="en-GB"/>
        </w:rPr>
      </w:pPr>
      <w:r>
        <w:rPr>
          <w:rFonts w:ascii="Calibri" w:hAnsi="Calibri" w:cs="Calibri"/>
          <w:color w:val="212121"/>
          <w:lang w:eastAsia="en-GB"/>
        </w:rPr>
        <w:t xml:space="preserve">Knowledge of how this seasonality </w:t>
      </w:r>
      <w:r w:rsidR="004C359E">
        <w:rPr>
          <w:rFonts w:ascii="Calibri" w:hAnsi="Calibri" w:cs="Calibri"/>
          <w:color w:val="212121"/>
          <w:lang w:eastAsia="en-GB"/>
        </w:rPr>
        <w:t xml:space="preserve">behaves, how it changes over time and the reasons behind the seasonality are interesting to the scientific community as well as decision makers. Analysing the seasonality </w:t>
      </w:r>
      <w:r w:rsidR="0052766E">
        <w:rPr>
          <w:rFonts w:ascii="Calibri" w:hAnsi="Calibri" w:cs="Calibri"/>
          <w:color w:val="212121"/>
          <w:lang w:eastAsia="en-GB"/>
        </w:rPr>
        <w:t xml:space="preserve">can tell us, for example, </w:t>
      </w:r>
      <w:r w:rsidR="00654875">
        <w:rPr>
          <w:rFonts w:ascii="Calibri" w:hAnsi="Calibri" w:cs="Calibri"/>
          <w:color w:val="212121"/>
          <w:lang w:eastAsia="en-GB"/>
        </w:rPr>
        <w:t>whether interventions designed to minimise deaths in a certain time of year are working.</w:t>
      </w:r>
      <w:r w:rsidR="00CE1AD3">
        <w:rPr>
          <w:rFonts w:ascii="Calibri" w:hAnsi="Calibri" w:cs="Calibri"/>
          <w:color w:val="212121"/>
          <w:lang w:eastAsia="en-GB"/>
        </w:rPr>
        <w:t xml:space="preserve"> The analysis may also inform us whether large-scale changes in weather and climate </w:t>
      </w:r>
      <w:r w:rsidR="006C1E31">
        <w:rPr>
          <w:rFonts w:ascii="Calibri" w:hAnsi="Calibri" w:cs="Calibri"/>
          <w:color w:val="212121"/>
          <w:lang w:eastAsia="en-GB"/>
        </w:rPr>
        <w:t>might be influencing seasonality</w:t>
      </w:r>
      <w:r w:rsidR="00CE1AD3">
        <w:rPr>
          <w:rFonts w:ascii="Calibri" w:hAnsi="Calibri" w:cs="Calibri"/>
          <w:color w:val="212121"/>
          <w:lang w:eastAsia="en-GB"/>
        </w:rPr>
        <w:t>.</w:t>
      </w:r>
    </w:p>
    <w:p w14:paraId="6CF3ACEF" w14:textId="31F25A98" w:rsidR="00584EA1" w:rsidRPr="00584EA1" w:rsidRDefault="00584EA1" w:rsidP="004C359E">
      <w:pPr>
        <w:shd w:val="clear" w:color="auto" w:fill="FFFFFF"/>
        <w:spacing w:before="100" w:beforeAutospacing="1" w:after="100" w:afterAutospacing="1"/>
        <w:jc w:val="both"/>
        <w:rPr>
          <w:rFonts w:ascii="Arial Hebrew Scholar" w:eastAsia="Times New Roman" w:hAnsi="Arial Hebrew Scholar" w:cs="Arial Hebrew Scholar"/>
          <w:i/>
          <w:color w:val="212121"/>
          <w:lang w:eastAsia="en-GB"/>
        </w:rPr>
      </w:pPr>
      <w:r w:rsidRPr="00584EA1">
        <w:rPr>
          <w:rFonts w:ascii="Calibri" w:eastAsia="Calibri" w:hAnsi="Calibri" w:cs="Calibri"/>
          <w:i/>
          <w:color w:val="212121"/>
          <w:lang w:eastAsia="en-GB"/>
        </w:rPr>
        <w:t>Include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something</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that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most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readers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will</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be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able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relate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first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sentence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Get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gradually</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more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specific</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following</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sentences</w:t>
      </w:r>
      <w:r w:rsidRPr="00584EA1">
        <w:rPr>
          <w:rFonts w:ascii="Arial Hebrew Scholar" w:eastAsia="Times New Roman" w:hAnsi="Arial Hebrew Scholar" w:cs="Arial Hebrew Scholar" w:hint="cs"/>
          <w:i/>
          <w:color w:val="212121"/>
          <w:lang w:eastAsia="en-GB"/>
        </w:rPr>
        <w:t>.</w:t>
      </w:r>
    </w:p>
    <w:p w14:paraId="5B3E2C82" w14:textId="77777777" w:rsidR="00584EA1" w:rsidRPr="00584EA1" w:rsidRDefault="00584EA1" w:rsidP="00B8337E">
      <w:pPr>
        <w:numPr>
          <w:ilvl w:val="0"/>
          <w:numId w:val="1"/>
        </w:numPr>
        <w:shd w:val="clear" w:color="auto" w:fill="FFFFFF"/>
        <w:spacing w:before="100" w:beforeAutospacing="1" w:after="100" w:afterAutospacing="1"/>
        <w:jc w:val="both"/>
        <w:rPr>
          <w:rFonts w:ascii="Arial Hebrew Scholar" w:eastAsia="Times New Roman" w:hAnsi="Arial Hebrew Scholar" w:cs="Arial Hebrew Scholar"/>
          <w:i/>
          <w:color w:val="212121"/>
          <w:lang w:eastAsia="en-GB"/>
        </w:rPr>
      </w:pPr>
      <w:r w:rsidRPr="00584EA1">
        <w:rPr>
          <w:rFonts w:ascii="Calibri" w:eastAsia="Calibri" w:hAnsi="Calibri" w:cs="Calibri"/>
          <w:i/>
          <w:color w:val="212121"/>
          <w:lang w:eastAsia="en-GB"/>
        </w:rPr>
        <w:t>Don</w:t>
      </w:r>
      <w:r w:rsidRPr="00584EA1">
        <w:rPr>
          <w:rFonts w:ascii="Arial Hebrew Scholar" w:eastAsia="Times New Roman" w:hAnsi="Arial Hebrew Scholar" w:cs="Arial Hebrew Scholar" w:hint="cs"/>
          <w:i/>
          <w:color w:val="212121"/>
          <w:lang w:eastAsia="en-GB"/>
        </w:rPr>
        <w:t>’</w:t>
      </w:r>
      <w:r w:rsidRPr="00584EA1">
        <w:rPr>
          <w:rFonts w:ascii="Calibri" w:eastAsia="Calibri" w:hAnsi="Calibri" w:cs="Calibri"/>
          <w:i/>
          <w:color w:val="212121"/>
          <w:lang w:eastAsia="en-GB"/>
        </w:rPr>
        <w:t>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try</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explain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background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your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entire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field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instead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consider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which</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details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reader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would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need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know</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understand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new</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findings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and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then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explain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these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facts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clearly</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and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concisely</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you</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can</w:t>
      </w:r>
      <w:r w:rsidRPr="00584EA1">
        <w:rPr>
          <w:rFonts w:ascii="Arial Hebrew Scholar" w:eastAsia="Times New Roman" w:hAnsi="Arial Hebrew Scholar" w:cs="Arial Hebrew Scholar" w:hint="cs"/>
          <w:i/>
          <w:color w:val="212121"/>
          <w:lang w:eastAsia="en-GB"/>
        </w:rPr>
        <w:t>.</w:t>
      </w:r>
    </w:p>
    <w:p w14:paraId="7B3E4F6A" w14:textId="77777777" w:rsidR="00584EA1" w:rsidRPr="00584EA1" w:rsidRDefault="00584EA1" w:rsidP="00B8337E">
      <w:pPr>
        <w:numPr>
          <w:ilvl w:val="0"/>
          <w:numId w:val="1"/>
        </w:numPr>
        <w:shd w:val="clear" w:color="auto" w:fill="FFFFFF"/>
        <w:spacing w:before="100" w:beforeAutospacing="1" w:after="100" w:afterAutospacing="1"/>
        <w:jc w:val="both"/>
        <w:rPr>
          <w:rFonts w:ascii="Arial Hebrew Scholar" w:eastAsia="Times New Roman" w:hAnsi="Arial Hebrew Scholar" w:cs="Arial Hebrew Scholar"/>
          <w:i/>
          <w:color w:val="212121"/>
          <w:lang w:eastAsia="en-GB"/>
        </w:rPr>
      </w:pPr>
      <w:r w:rsidRPr="00584EA1">
        <w:rPr>
          <w:rFonts w:ascii="Calibri" w:eastAsia="Calibri" w:hAnsi="Calibri" w:cs="Calibri"/>
          <w:i/>
          <w:color w:val="212121"/>
          <w:lang w:eastAsia="en-GB"/>
        </w:rPr>
        <w:t>Make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sure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provide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simple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definitions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or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explanations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for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all</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technical</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terms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and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acronyms</w:t>
      </w:r>
      <w:r w:rsidRPr="00584EA1">
        <w:rPr>
          <w:rFonts w:ascii="Arial Hebrew Scholar" w:eastAsia="Times New Roman" w:hAnsi="Arial Hebrew Scholar" w:cs="Arial Hebrew Scholar" w:hint="cs"/>
          <w:i/>
          <w:color w:val="212121"/>
          <w:lang w:eastAsia="en-GB"/>
        </w:rPr>
        <w:t>.</w:t>
      </w:r>
    </w:p>
    <w:p w14:paraId="20798DB2" w14:textId="77777777" w:rsidR="00584EA1" w:rsidRDefault="00584EA1" w:rsidP="00B8337E">
      <w:pPr>
        <w:shd w:val="clear" w:color="auto" w:fill="FFFFFF"/>
        <w:spacing w:before="100" w:beforeAutospacing="1" w:after="100" w:afterAutospacing="1"/>
        <w:jc w:val="both"/>
        <w:rPr>
          <w:rFonts w:ascii="Arial Hebrew Scholar" w:hAnsi="Arial Hebrew Scholar" w:cs="Arial Hebrew Scholar"/>
          <w:b/>
          <w:bCs/>
          <w:color w:val="212121"/>
          <w:lang w:eastAsia="en-GB"/>
        </w:rPr>
      </w:pPr>
      <w:r w:rsidRPr="00B8337E">
        <w:rPr>
          <w:rFonts w:ascii="Arial Hebrew Scholar" w:hAnsi="Arial Hebrew Scholar" w:cs="Arial Hebrew Scholar" w:hint="cs"/>
          <w:b/>
          <w:bCs/>
          <w:color w:val="212121"/>
          <w:lang w:eastAsia="en-GB"/>
        </w:rPr>
        <w:t xml:space="preserve">2. </w:t>
      </w:r>
      <w:r w:rsidRPr="00B8337E">
        <w:rPr>
          <w:rFonts w:ascii="Calibri" w:eastAsia="Calibri" w:hAnsi="Calibri" w:cs="Calibri"/>
          <w:b/>
          <w:bCs/>
          <w:color w:val="212121"/>
          <w:lang w:eastAsia="en-GB"/>
        </w:rPr>
        <w:t>What</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exact</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research</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question</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did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you</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set</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out</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to</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answer</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and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why</w:t>
      </w:r>
      <w:r w:rsidRPr="00B8337E">
        <w:rPr>
          <w:rFonts w:ascii="Arial Hebrew Scholar" w:hAnsi="Arial Hebrew Scholar" w:cs="Arial Hebrew Scholar" w:hint="cs"/>
          <w:b/>
          <w:bCs/>
          <w:color w:val="212121"/>
          <w:lang w:eastAsia="en-GB"/>
        </w:rPr>
        <w:t>? (</w:t>
      </w:r>
      <w:r w:rsidRPr="00B8337E">
        <w:rPr>
          <w:rFonts w:ascii="Calibri" w:eastAsia="Calibri" w:hAnsi="Calibri" w:cs="Calibri"/>
          <w:b/>
          <w:bCs/>
          <w:color w:val="212121"/>
          <w:lang w:eastAsia="en-GB"/>
        </w:rPr>
        <w:t>Suggested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word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limit</w:t>
      </w:r>
      <w:r w:rsidRPr="00B8337E">
        <w:rPr>
          <w:rFonts w:ascii="Arial Hebrew Scholar" w:hAnsi="Arial Hebrew Scholar" w:cs="Arial Hebrew Scholar" w:hint="cs"/>
          <w:b/>
          <w:bCs/>
          <w:color w:val="212121"/>
          <w:lang w:eastAsia="en-GB"/>
        </w:rPr>
        <w:t xml:space="preserve">: 75 </w:t>
      </w:r>
      <w:r w:rsidRPr="00B8337E">
        <w:rPr>
          <w:rFonts w:ascii="Calibri" w:eastAsia="Calibri" w:hAnsi="Calibri" w:cs="Calibri"/>
          <w:b/>
          <w:bCs/>
          <w:color w:val="212121"/>
          <w:lang w:eastAsia="en-GB"/>
        </w:rPr>
        <w:t>words</w:t>
      </w:r>
      <w:r w:rsidRPr="00B8337E">
        <w:rPr>
          <w:rFonts w:ascii="Arial Hebrew Scholar" w:hAnsi="Arial Hebrew Scholar" w:cs="Arial Hebrew Scholar" w:hint="cs"/>
          <w:b/>
          <w:bCs/>
          <w:color w:val="212121"/>
          <w:lang w:eastAsia="en-GB"/>
        </w:rPr>
        <w:t>)</w:t>
      </w:r>
    </w:p>
    <w:p w14:paraId="7EEF1B0A" w14:textId="0EA3CF2A" w:rsidR="00393759" w:rsidRPr="00584EA1" w:rsidRDefault="00393759" w:rsidP="00B8337E">
      <w:pPr>
        <w:shd w:val="clear" w:color="auto" w:fill="FFFFFF"/>
        <w:spacing w:before="100" w:beforeAutospacing="1" w:after="100" w:afterAutospacing="1"/>
        <w:jc w:val="both"/>
        <w:rPr>
          <w:rFonts w:ascii="Calibri" w:hAnsi="Calibri" w:cs="Calibri"/>
          <w:color w:val="212121"/>
          <w:lang w:eastAsia="en-GB"/>
        </w:rPr>
      </w:pPr>
      <w:r>
        <w:rPr>
          <w:rFonts w:ascii="Calibri" w:hAnsi="Calibri" w:cs="Calibri"/>
          <w:bCs/>
          <w:color w:val="212121"/>
          <w:lang w:eastAsia="en-GB"/>
        </w:rPr>
        <w:t xml:space="preserve">We wanted to understand how seasonality of mortality </w:t>
      </w:r>
      <w:r w:rsidR="004F021C">
        <w:rPr>
          <w:rFonts w:ascii="Calibri" w:hAnsi="Calibri" w:cs="Calibri"/>
          <w:bCs/>
          <w:color w:val="212121"/>
          <w:lang w:eastAsia="en-GB"/>
        </w:rPr>
        <w:t xml:space="preserve">in the USA </w:t>
      </w:r>
      <w:r>
        <w:rPr>
          <w:rFonts w:ascii="Calibri" w:hAnsi="Calibri" w:cs="Calibri"/>
          <w:bCs/>
          <w:color w:val="212121"/>
          <w:lang w:eastAsia="en-GB"/>
        </w:rPr>
        <w:t xml:space="preserve">varies by age, sex, </w:t>
      </w:r>
      <w:r w:rsidR="00110417">
        <w:rPr>
          <w:rFonts w:ascii="Calibri" w:hAnsi="Calibri" w:cs="Calibri"/>
          <w:bCs/>
          <w:color w:val="212121"/>
          <w:lang w:eastAsia="en-GB"/>
        </w:rPr>
        <w:t>cause of death and region</w:t>
      </w:r>
      <w:r>
        <w:rPr>
          <w:rFonts w:ascii="Calibri" w:hAnsi="Calibri" w:cs="Calibri"/>
          <w:bCs/>
          <w:color w:val="212121"/>
          <w:lang w:eastAsia="en-GB"/>
        </w:rPr>
        <w:t xml:space="preserve">. </w:t>
      </w:r>
      <w:commentRangeStart w:id="0"/>
      <w:del w:id="1" w:author="Rommel, Anna" w:date="2018-09-19T16:10:00Z">
        <w:r w:rsidDel="0013723F">
          <w:rPr>
            <w:rFonts w:ascii="Calibri" w:hAnsi="Calibri" w:cs="Calibri"/>
            <w:bCs/>
            <w:color w:val="212121"/>
            <w:lang w:eastAsia="en-GB"/>
          </w:rPr>
          <w:delText xml:space="preserve">We </w:delText>
        </w:r>
        <w:r w:rsidR="000E735E" w:rsidDel="0013723F">
          <w:rPr>
            <w:rFonts w:ascii="Calibri" w:hAnsi="Calibri" w:cs="Calibri"/>
            <w:bCs/>
            <w:color w:val="212121"/>
            <w:lang w:eastAsia="en-GB"/>
          </w:rPr>
          <w:delText xml:space="preserve">also wanted to </w:delText>
        </w:r>
      </w:del>
      <w:commentRangeEnd w:id="0"/>
      <w:r w:rsidR="0013723F">
        <w:rPr>
          <w:rStyle w:val="CommentReference"/>
        </w:rPr>
        <w:commentReference w:id="0"/>
      </w:r>
      <w:ins w:id="2" w:author="Rommel, Anna" w:date="2018-09-19T16:10:00Z">
        <w:r w:rsidR="0013723F">
          <w:rPr>
            <w:rFonts w:ascii="Calibri" w:hAnsi="Calibri" w:cs="Calibri"/>
            <w:bCs/>
            <w:color w:val="212121"/>
            <w:lang w:eastAsia="en-GB"/>
          </w:rPr>
          <w:t xml:space="preserve">Moreover, we aimed to examine </w:t>
        </w:r>
      </w:ins>
      <w:del w:id="3" w:author="Rommel, Anna" w:date="2018-09-19T16:10:00Z">
        <w:r w:rsidR="000E735E" w:rsidDel="0013723F">
          <w:rPr>
            <w:rFonts w:ascii="Calibri" w:hAnsi="Calibri" w:cs="Calibri"/>
            <w:bCs/>
            <w:color w:val="212121"/>
            <w:lang w:eastAsia="en-GB"/>
          </w:rPr>
          <w:delText xml:space="preserve">understand </w:delText>
        </w:r>
      </w:del>
      <w:r w:rsidR="000E735E">
        <w:rPr>
          <w:rFonts w:ascii="Calibri" w:hAnsi="Calibri" w:cs="Calibri"/>
          <w:bCs/>
          <w:color w:val="212121"/>
          <w:lang w:eastAsia="en-GB"/>
        </w:rPr>
        <w:t>how seasonality of mortality</w:t>
      </w:r>
      <w:r>
        <w:rPr>
          <w:rFonts w:ascii="Calibri" w:hAnsi="Calibri" w:cs="Calibri"/>
          <w:bCs/>
          <w:color w:val="212121"/>
          <w:lang w:eastAsia="en-GB"/>
        </w:rPr>
        <w:t xml:space="preserve"> had been changing through time.</w:t>
      </w:r>
      <w:r w:rsidR="00B10ABF">
        <w:rPr>
          <w:rFonts w:ascii="Calibri" w:hAnsi="Calibri" w:cs="Calibri"/>
          <w:bCs/>
          <w:color w:val="212121"/>
          <w:lang w:eastAsia="en-GB"/>
        </w:rPr>
        <w:t xml:space="preserve"> </w:t>
      </w:r>
      <w:r w:rsidR="00346FCE">
        <w:rPr>
          <w:rFonts w:ascii="Calibri" w:hAnsi="Calibri" w:cs="Calibri"/>
          <w:bCs/>
          <w:color w:val="212121"/>
          <w:lang w:eastAsia="en-GB"/>
        </w:rPr>
        <w:t>Knowing</w:t>
      </w:r>
      <w:r w:rsidR="004358E7">
        <w:rPr>
          <w:rFonts w:ascii="Calibri" w:hAnsi="Calibri" w:cs="Calibri"/>
          <w:bCs/>
          <w:color w:val="212121"/>
          <w:lang w:eastAsia="en-GB"/>
        </w:rPr>
        <w:t xml:space="preserve"> the differences in behaviour of the regions in the USA would give us an insight into how climate change may impact how deaths vary throughout the year. </w:t>
      </w:r>
      <w:r w:rsidR="00477900">
        <w:rPr>
          <w:rFonts w:ascii="Calibri" w:hAnsi="Calibri" w:cs="Calibri"/>
          <w:bCs/>
          <w:color w:val="212121"/>
          <w:lang w:eastAsia="en-GB"/>
        </w:rPr>
        <w:t xml:space="preserve">This is important as it could help society prepare for </w:t>
      </w:r>
      <w:r w:rsidR="00FE0747">
        <w:rPr>
          <w:rFonts w:ascii="Calibri" w:hAnsi="Calibri" w:cs="Calibri"/>
          <w:bCs/>
          <w:color w:val="212121"/>
          <w:lang w:eastAsia="en-GB"/>
        </w:rPr>
        <w:t xml:space="preserve">changes in how </w:t>
      </w:r>
      <w:r w:rsidR="006B1A17">
        <w:rPr>
          <w:rFonts w:ascii="Calibri" w:hAnsi="Calibri" w:cs="Calibri"/>
          <w:bCs/>
          <w:color w:val="212121"/>
          <w:lang w:eastAsia="en-GB"/>
        </w:rPr>
        <w:t>death</w:t>
      </w:r>
      <w:r w:rsidR="00FE0747">
        <w:rPr>
          <w:rFonts w:ascii="Calibri" w:hAnsi="Calibri" w:cs="Calibri"/>
          <w:bCs/>
          <w:color w:val="212121"/>
          <w:lang w:eastAsia="en-GB"/>
        </w:rPr>
        <w:t xml:space="preserve"> </w:t>
      </w:r>
      <w:r w:rsidR="006B1A17">
        <w:rPr>
          <w:rFonts w:ascii="Calibri" w:hAnsi="Calibri" w:cs="Calibri"/>
          <w:bCs/>
          <w:color w:val="212121"/>
          <w:lang w:eastAsia="en-GB"/>
        </w:rPr>
        <w:t xml:space="preserve">is </w:t>
      </w:r>
      <w:r w:rsidR="00FE0747">
        <w:rPr>
          <w:rFonts w:ascii="Calibri" w:hAnsi="Calibri" w:cs="Calibri"/>
          <w:bCs/>
          <w:color w:val="212121"/>
          <w:lang w:eastAsia="en-GB"/>
        </w:rPr>
        <w:t xml:space="preserve">affected by </w:t>
      </w:r>
      <w:r w:rsidR="00477900">
        <w:rPr>
          <w:rFonts w:ascii="Calibri" w:hAnsi="Calibri" w:cs="Calibri"/>
          <w:bCs/>
          <w:color w:val="212121"/>
          <w:lang w:eastAsia="en-GB"/>
        </w:rPr>
        <w:t>climate change, as well as understand who may be most at risk.</w:t>
      </w:r>
    </w:p>
    <w:p w14:paraId="723DA6A0" w14:textId="77777777" w:rsidR="00584EA1" w:rsidRPr="00584EA1" w:rsidRDefault="00584EA1" w:rsidP="00B8337E">
      <w:pPr>
        <w:numPr>
          <w:ilvl w:val="0"/>
          <w:numId w:val="2"/>
        </w:numPr>
        <w:shd w:val="clear" w:color="auto" w:fill="FFFFFF"/>
        <w:spacing w:before="100" w:beforeAutospacing="1" w:after="100" w:afterAutospacing="1"/>
        <w:jc w:val="both"/>
        <w:rPr>
          <w:rFonts w:ascii="Arial Hebrew Scholar" w:eastAsia="Times New Roman" w:hAnsi="Arial Hebrew Scholar" w:cs="Arial Hebrew Scholar"/>
          <w:i/>
          <w:color w:val="212121"/>
          <w:lang w:eastAsia="en-GB"/>
        </w:rPr>
      </w:pPr>
      <w:r w:rsidRPr="00584EA1">
        <w:rPr>
          <w:rFonts w:ascii="Calibri" w:eastAsia="Calibri" w:hAnsi="Calibri" w:cs="Calibri"/>
          <w:i/>
          <w:color w:val="212121"/>
          <w:lang w:eastAsia="en-GB"/>
        </w:rPr>
        <w:t>Provide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context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by</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making</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clear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if</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this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question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was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asking</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something</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completely</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new</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or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if</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you</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wanted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test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or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build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upon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previous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findings</w:t>
      </w:r>
      <w:r w:rsidRPr="00584EA1">
        <w:rPr>
          <w:rFonts w:ascii="Arial Hebrew Scholar" w:eastAsia="Times New Roman" w:hAnsi="Arial Hebrew Scholar" w:cs="Arial Hebrew Scholar" w:hint="cs"/>
          <w:i/>
          <w:color w:val="212121"/>
          <w:lang w:eastAsia="en-GB"/>
        </w:rPr>
        <w:t>.</w:t>
      </w:r>
    </w:p>
    <w:p w14:paraId="22CFA513" w14:textId="38DFAE52" w:rsidR="00393759" w:rsidRPr="00584EA1" w:rsidRDefault="00584EA1" w:rsidP="00393759">
      <w:pPr>
        <w:numPr>
          <w:ilvl w:val="0"/>
          <w:numId w:val="2"/>
        </w:numPr>
        <w:shd w:val="clear" w:color="auto" w:fill="FFFFFF"/>
        <w:spacing w:before="100" w:beforeAutospacing="1" w:after="100" w:afterAutospacing="1"/>
        <w:jc w:val="both"/>
        <w:rPr>
          <w:rFonts w:ascii="Arial Hebrew Scholar" w:eastAsia="Times New Roman" w:hAnsi="Arial Hebrew Scholar" w:cs="Arial Hebrew Scholar"/>
          <w:i/>
          <w:color w:val="212121"/>
          <w:lang w:eastAsia="en-GB"/>
        </w:rPr>
      </w:pPr>
      <w:r w:rsidRPr="00584EA1">
        <w:rPr>
          <w:rFonts w:ascii="Calibri" w:eastAsia="Calibri" w:hAnsi="Calibri" w:cs="Calibri"/>
          <w:i/>
          <w:color w:val="212121"/>
          <w:lang w:eastAsia="en-GB"/>
        </w:rPr>
        <w:t>Make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sure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that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you</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explain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why</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was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important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find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answer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this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question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why</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should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people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care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whether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you</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can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answer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this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question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or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not</w:t>
      </w:r>
      <w:r w:rsidRPr="00584EA1">
        <w:rPr>
          <w:rFonts w:ascii="Arial Hebrew Scholar" w:eastAsia="Times New Roman" w:hAnsi="Arial Hebrew Scholar" w:cs="Arial Hebrew Scholar" w:hint="cs"/>
          <w:i/>
          <w:color w:val="212121"/>
          <w:lang w:eastAsia="en-GB"/>
        </w:rPr>
        <w:t>?).</w:t>
      </w:r>
    </w:p>
    <w:p w14:paraId="019FD29D" w14:textId="77777777" w:rsidR="00584EA1" w:rsidRDefault="00584EA1" w:rsidP="00B8337E">
      <w:pPr>
        <w:shd w:val="clear" w:color="auto" w:fill="FFFFFF"/>
        <w:spacing w:before="100" w:beforeAutospacing="1" w:after="100" w:afterAutospacing="1"/>
        <w:jc w:val="both"/>
        <w:rPr>
          <w:rFonts w:ascii="Arial Hebrew Scholar" w:hAnsi="Arial Hebrew Scholar" w:cs="Arial Hebrew Scholar"/>
          <w:b/>
          <w:bCs/>
          <w:color w:val="212121"/>
          <w:lang w:eastAsia="en-GB"/>
        </w:rPr>
      </w:pPr>
      <w:r w:rsidRPr="00B8337E">
        <w:rPr>
          <w:rFonts w:ascii="Arial Hebrew Scholar" w:hAnsi="Arial Hebrew Scholar" w:cs="Arial Hebrew Scholar" w:hint="cs"/>
          <w:b/>
          <w:bCs/>
          <w:color w:val="212121"/>
          <w:lang w:eastAsia="en-GB"/>
        </w:rPr>
        <w:t xml:space="preserve">3. </w:t>
      </w:r>
      <w:r w:rsidRPr="00B8337E">
        <w:rPr>
          <w:rFonts w:ascii="Calibri" w:eastAsia="Calibri" w:hAnsi="Calibri" w:cs="Calibri"/>
          <w:b/>
          <w:bCs/>
          <w:color w:val="212121"/>
          <w:lang w:eastAsia="en-GB"/>
        </w:rPr>
        <w:t>What</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are</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the</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most</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important</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findings</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of</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your</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paper</w:t>
      </w:r>
      <w:r w:rsidRPr="00B8337E">
        <w:rPr>
          <w:rFonts w:ascii="Arial Hebrew Scholar" w:hAnsi="Arial Hebrew Scholar" w:cs="Arial Hebrew Scholar" w:hint="cs"/>
          <w:b/>
          <w:bCs/>
          <w:color w:val="212121"/>
          <w:lang w:eastAsia="en-GB"/>
        </w:rPr>
        <w:t>? (</w:t>
      </w:r>
      <w:r w:rsidRPr="00B8337E">
        <w:rPr>
          <w:rFonts w:ascii="Calibri" w:eastAsia="Calibri" w:hAnsi="Calibri" w:cs="Calibri"/>
          <w:b/>
          <w:bCs/>
          <w:color w:val="212121"/>
          <w:lang w:eastAsia="en-GB"/>
        </w:rPr>
        <w:t>Suggested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word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limit</w:t>
      </w:r>
      <w:r w:rsidRPr="00B8337E">
        <w:rPr>
          <w:rFonts w:ascii="Arial Hebrew Scholar" w:hAnsi="Arial Hebrew Scholar" w:cs="Arial Hebrew Scholar" w:hint="cs"/>
          <w:b/>
          <w:bCs/>
          <w:color w:val="212121"/>
          <w:lang w:eastAsia="en-GB"/>
        </w:rPr>
        <w:t xml:space="preserve">: 100 </w:t>
      </w:r>
      <w:r w:rsidRPr="00B8337E">
        <w:rPr>
          <w:rFonts w:ascii="Calibri" w:eastAsia="Calibri" w:hAnsi="Calibri" w:cs="Calibri"/>
          <w:b/>
          <w:bCs/>
          <w:color w:val="212121"/>
          <w:lang w:eastAsia="en-GB"/>
        </w:rPr>
        <w:t>words</w:t>
      </w:r>
      <w:r w:rsidRPr="00B8337E">
        <w:rPr>
          <w:rFonts w:ascii="Arial Hebrew Scholar" w:hAnsi="Arial Hebrew Scholar" w:cs="Arial Hebrew Scholar" w:hint="cs"/>
          <w:b/>
          <w:bCs/>
          <w:color w:val="212121"/>
          <w:lang w:eastAsia="en-GB"/>
        </w:rPr>
        <w:t>)</w:t>
      </w:r>
    </w:p>
    <w:p w14:paraId="24597F77" w14:textId="059C88C2" w:rsidR="006B1A17" w:rsidRPr="00584EA1" w:rsidRDefault="006B1A17" w:rsidP="00B8337E">
      <w:pPr>
        <w:shd w:val="clear" w:color="auto" w:fill="FFFFFF"/>
        <w:spacing w:before="100" w:beforeAutospacing="1" w:after="100" w:afterAutospacing="1"/>
        <w:jc w:val="both"/>
        <w:rPr>
          <w:rFonts w:ascii="Calibri" w:hAnsi="Calibri" w:cs="Calibri"/>
          <w:color w:val="212121"/>
          <w:lang w:eastAsia="en-GB"/>
        </w:rPr>
      </w:pPr>
      <w:r>
        <w:rPr>
          <w:rFonts w:ascii="Calibri" w:hAnsi="Calibri" w:cs="Calibri"/>
          <w:bCs/>
          <w:color w:val="212121"/>
          <w:lang w:eastAsia="en-GB"/>
        </w:rPr>
        <w:t xml:space="preserve">We find that there are distinct differences in the way that </w:t>
      </w:r>
      <w:r w:rsidR="001F21EA">
        <w:rPr>
          <w:rFonts w:ascii="Calibri" w:hAnsi="Calibri" w:cs="Calibri"/>
          <w:bCs/>
          <w:color w:val="212121"/>
          <w:lang w:eastAsia="en-GB"/>
        </w:rPr>
        <w:t xml:space="preserve">deaths are distributed in the year when isolating particular ages and sexes. For example, while overall deaths in a year are </w:t>
      </w:r>
      <w:r w:rsidR="001F21EA">
        <w:rPr>
          <w:rFonts w:ascii="Calibri" w:hAnsi="Calibri" w:cs="Calibri"/>
          <w:bCs/>
          <w:color w:val="212121"/>
          <w:lang w:eastAsia="en-GB"/>
        </w:rPr>
        <w:lastRenderedPageBreak/>
        <w:t xml:space="preserve">highest in winter and lowest in the summer, </w:t>
      </w:r>
      <w:r w:rsidR="00E11460">
        <w:rPr>
          <w:rFonts w:ascii="Calibri" w:hAnsi="Calibri" w:cs="Calibri"/>
          <w:bCs/>
          <w:color w:val="212121"/>
          <w:lang w:eastAsia="en-GB"/>
        </w:rPr>
        <w:t xml:space="preserve">young men died by a greater amount in the summer over the winter. This behaviour was not evident in women. </w:t>
      </w:r>
      <w:r w:rsidR="000337E7">
        <w:rPr>
          <w:rFonts w:ascii="Calibri" w:hAnsi="Calibri" w:cs="Calibri"/>
          <w:bCs/>
          <w:color w:val="212121"/>
          <w:lang w:eastAsia="en-GB"/>
        </w:rPr>
        <w:t>When comparing regions, the difference between maximum and mi</w:t>
      </w:r>
      <w:r w:rsidR="0020168A">
        <w:rPr>
          <w:rFonts w:ascii="Calibri" w:hAnsi="Calibri" w:cs="Calibri"/>
          <w:bCs/>
          <w:color w:val="212121"/>
          <w:lang w:eastAsia="en-GB"/>
        </w:rPr>
        <w:t xml:space="preserve">nimum deaths, as well as the timing in the year, </w:t>
      </w:r>
      <w:r w:rsidR="000337E7">
        <w:rPr>
          <w:rFonts w:ascii="Calibri" w:hAnsi="Calibri" w:cs="Calibri"/>
          <w:bCs/>
          <w:color w:val="212121"/>
          <w:lang w:eastAsia="en-GB"/>
        </w:rPr>
        <w:t>was generally the same,</w:t>
      </w:r>
      <w:r w:rsidR="0020168A">
        <w:rPr>
          <w:rFonts w:ascii="Calibri" w:hAnsi="Calibri" w:cs="Calibri"/>
          <w:bCs/>
          <w:color w:val="212121"/>
          <w:lang w:eastAsia="en-GB"/>
        </w:rPr>
        <w:t xml:space="preserve"> and was not changing over time</w:t>
      </w:r>
      <w:r w:rsidR="00B910B8">
        <w:rPr>
          <w:rFonts w:ascii="Calibri" w:hAnsi="Calibri" w:cs="Calibri"/>
          <w:bCs/>
          <w:color w:val="212121"/>
          <w:lang w:eastAsia="en-GB"/>
        </w:rPr>
        <w:t xml:space="preserve">. The lack of </w:t>
      </w:r>
      <w:r w:rsidR="00282A2A">
        <w:rPr>
          <w:rFonts w:ascii="Calibri" w:hAnsi="Calibri" w:cs="Calibri"/>
          <w:bCs/>
          <w:color w:val="212121"/>
          <w:lang w:eastAsia="en-GB"/>
        </w:rPr>
        <w:t xml:space="preserve">variation by region, combined with the </w:t>
      </w:r>
      <w:r w:rsidR="00047058">
        <w:rPr>
          <w:rFonts w:ascii="Calibri" w:hAnsi="Calibri" w:cs="Calibri"/>
          <w:bCs/>
          <w:color w:val="212121"/>
          <w:lang w:eastAsia="en-GB"/>
        </w:rPr>
        <w:t xml:space="preserve">fact that the USA varies in weather a great deal by region, suggests that the climate may not be driving these changes. </w:t>
      </w:r>
      <w:commentRangeStart w:id="4"/>
      <w:r w:rsidR="00047058">
        <w:rPr>
          <w:rFonts w:ascii="Calibri" w:hAnsi="Calibri" w:cs="Calibri"/>
          <w:bCs/>
          <w:color w:val="212121"/>
          <w:lang w:eastAsia="en-GB"/>
        </w:rPr>
        <w:t>This could suggest that those in the USA are similarly or maximally adapted to weather, so that climate change may not impact the behaviour</w:t>
      </w:r>
      <w:commentRangeEnd w:id="4"/>
      <w:r w:rsidR="0013723F">
        <w:rPr>
          <w:rStyle w:val="CommentReference"/>
        </w:rPr>
        <w:commentReference w:id="4"/>
      </w:r>
      <w:r w:rsidR="00047058">
        <w:rPr>
          <w:rFonts w:ascii="Calibri" w:hAnsi="Calibri" w:cs="Calibri"/>
          <w:bCs/>
          <w:color w:val="212121"/>
          <w:lang w:eastAsia="en-GB"/>
        </w:rPr>
        <w:t>.</w:t>
      </w:r>
    </w:p>
    <w:p w14:paraId="6B5F7D8A" w14:textId="77777777" w:rsidR="00584EA1" w:rsidRPr="00584EA1" w:rsidRDefault="00584EA1" w:rsidP="00B8337E">
      <w:pPr>
        <w:numPr>
          <w:ilvl w:val="0"/>
          <w:numId w:val="3"/>
        </w:numPr>
        <w:shd w:val="clear" w:color="auto" w:fill="FFFFFF"/>
        <w:spacing w:before="100" w:beforeAutospacing="1" w:after="100" w:afterAutospacing="1"/>
        <w:jc w:val="both"/>
        <w:rPr>
          <w:rFonts w:ascii="Arial Hebrew Scholar" w:eastAsia="Times New Roman" w:hAnsi="Arial Hebrew Scholar" w:cs="Arial Hebrew Scholar"/>
          <w:color w:val="212121"/>
          <w:lang w:eastAsia="en-GB"/>
        </w:rPr>
      </w:pPr>
      <w:r w:rsidRPr="00584EA1">
        <w:rPr>
          <w:rFonts w:ascii="Calibri" w:eastAsia="Calibri" w:hAnsi="Calibri" w:cs="Calibri"/>
          <w:color w:val="212121"/>
          <w:lang w:eastAsia="en-GB"/>
        </w:rPr>
        <w:t>Focus</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on</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findings</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highlighted</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in</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the</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title</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or</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abstract</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of</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your</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paper</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and</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explain</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them</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clearly</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and</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completely</w:t>
      </w:r>
      <w:r w:rsidRPr="00584EA1">
        <w:rPr>
          <w:rFonts w:ascii="Arial Hebrew Scholar" w:eastAsia="Times New Roman" w:hAnsi="Arial Hebrew Scholar" w:cs="Arial Hebrew Scholar" w:hint="cs"/>
          <w:color w:val="212121"/>
          <w:lang w:eastAsia="en-GB"/>
        </w:rPr>
        <w:t>.</w:t>
      </w:r>
    </w:p>
    <w:p w14:paraId="4960134A" w14:textId="77777777" w:rsidR="00584EA1" w:rsidRPr="00584EA1" w:rsidRDefault="00584EA1" w:rsidP="00B8337E">
      <w:pPr>
        <w:numPr>
          <w:ilvl w:val="0"/>
          <w:numId w:val="3"/>
        </w:numPr>
        <w:shd w:val="clear" w:color="auto" w:fill="FFFFFF"/>
        <w:spacing w:before="100" w:beforeAutospacing="1" w:after="100" w:afterAutospacing="1"/>
        <w:jc w:val="both"/>
        <w:rPr>
          <w:rFonts w:ascii="Arial Hebrew Scholar" w:eastAsia="Times New Roman" w:hAnsi="Arial Hebrew Scholar" w:cs="Arial Hebrew Scholar"/>
          <w:color w:val="212121"/>
          <w:lang w:eastAsia="en-GB"/>
        </w:rPr>
      </w:pPr>
      <w:r w:rsidRPr="00584EA1">
        <w:rPr>
          <w:rFonts w:ascii="Calibri" w:eastAsia="Calibri" w:hAnsi="Calibri" w:cs="Calibri"/>
          <w:color w:val="212121"/>
          <w:lang w:eastAsia="en-GB"/>
        </w:rPr>
        <w:t>If</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possible</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describe</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your</w:t>
      </w:r>
      <w:r w:rsidRPr="00584EA1">
        <w:rPr>
          <w:rFonts w:ascii="Arial Hebrew Scholar" w:eastAsia="Times New Roman" w:hAnsi="Arial Hebrew Scholar" w:cs="Arial Hebrew Scholar" w:hint="cs"/>
          <w:color w:val="212121"/>
          <w:lang w:eastAsia="en-GB"/>
        </w:rPr>
        <w:t xml:space="preserve"> </w:t>
      </w:r>
      <w:commentRangeStart w:id="6"/>
      <w:r w:rsidRPr="00584EA1">
        <w:rPr>
          <w:rFonts w:ascii="Calibri" w:eastAsia="Calibri" w:hAnsi="Calibri" w:cs="Calibri"/>
          <w:color w:val="212121"/>
          <w:lang w:eastAsia="en-GB"/>
        </w:rPr>
        <w:t>methodology</w:t>
      </w:r>
      <w:commentRangeEnd w:id="6"/>
      <w:r w:rsidR="0013723F">
        <w:rPr>
          <w:rStyle w:val="CommentReference"/>
        </w:rPr>
        <w:commentReference w:id="6"/>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with</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a</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sentence</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or</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two</w:t>
      </w:r>
      <w:r w:rsidRPr="00584EA1">
        <w:rPr>
          <w:rFonts w:ascii="Arial Hebrew Scholar" w:eastAsia="Times New Roman" w:hAnsi="Arial Hebrew Scholar" w:cs="Arial Hebrew Scholar" w:hint="cs"/>
          <w:color w:val="212121"/>
          <w:lang w:eastAsia="en-GB"/>
        </w:rPr>
        <w:t>.</w:t>
      </w:r>
    </w:p>
    <w:p w14:paraId="05D0E284" w14:textId="77777777" w:rsidR="00584EA1" w:rsidRPr="00584EA1" w:rsidRDefault="00584EA1" w:rsidP="00B8337E">
      <w:pPr>
        <w:numPr>
          <w:ilvl w:val="0"/>
          <w:numId w:val="3"/>
        </w:numPr>
        <w:shd w:val="clear" w:color="auto" w:fill="FFFFFF"/>
        <w:spacing w:before="100" w:beforeAutospacing="1" w:after="100" w:afterAutospacing="1"/>
        <w:jc w:val="both"/>
        <w:rPr>
          <w:rFonts w:ascii="Arial Hebrew Scholar" w:eastAsia="Times New Roman" w:hAnsi="Arial Hebrew Scholar" w:cs="Arial Hebrew Scholar"/>
          <w:color w:val="212121"/>
          <w:lang w:eastAsia="en-GB"/>
        </w:rPr>
      </w:pPr>
      <w:r w:rsidRPr="00584EA1">
        <w:rPr>
          <w:rFonts w:ascii="Calibri" w:eastAsia="Calibri" w:hAnsi="Calibri" w:cs="Calibri"/>
          <w:color w:val="212121"/>
          <w:lang w:eastAsia="en-GB"/>
        </w:rPr>
        <w:t>Always</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mention</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which</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species</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type</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of</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organism</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or</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cells</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you</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have</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studied</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for</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example</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mutant</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mice</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fruit</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flies</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human</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kidney</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cells</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or</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cancer</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cells</w:t>
      </w:r>
      <w:r w:rsidRPr="00584EA1">
        <w:rPr>
          <w:rFonts w:ascii="Arial Hebrew Scholar" w:eastAsia="Times New Roman" w:hAnsi="Arial Hebrew Scholar" w:cs="Arial Hebrew Scholar" w:hint="cs"/>
          <w:color w:val="212121"/>
          <w:lang w:eastAsia="en-GB"/>
        </w:rPr>
        <w:t>).</w:t>
      </w:r>
    </w:p>
    <w:p w14:paraId="160434C6" w14:textId="23753F7C" w:rsidR="008A711E" w:rsidRDefault="00584EA1" w:rsidP="008A711E">
      <w:pPr>
        <w:shd w:val="clear" w:color="auto" w:fill="FFFFFF"/>
        <w:spacing w:before="100" w:beforeAutospacing="1" w:after="100" w:afterAutospacing="1"/>
        <w:jc w:val="both"/>
        <w:rPr>
          <w:rFonts w:ascii="Arial Hebrew Scholar" w:hAnsi="Arial Hebrew Scholar" w:cs="Arial Hebrew Scholar"/>
          <w:b/>
          <w:bCs/>
          <w:color w:val="212121"/>
          <w:lang w:eastAsia="en-GB"/>
        </w:rPr>
      </w:pPr>
      <w:r w:rsidRPr="00B8337E">
        <w:rPr>
          <w:rFonts w:ascii="Arial Hebrew Scholar" w:hAnsi="Arial Hebrew Scholar" w:cs="Arial Hebrew Scholar" w:hint="cs"/>
          <w:b/>
          <w:bCs/>
          <w:color w:val="212121"/>
          <w:lang w:eastAsia="en-GB"/>
        </w:rPr>
        <w:t xml:space="preserve">4. </w:t>
      </w:r>
      <w:r w:rsidRPr="00B8337E">
        <w:rPr>
          <w:rFonts w:ascii="Calibri" w:eastAsia="Calibri" w:hAnsi="Calibri" w:cs="Calibri"/>
          <w:b/>
          <w:bCs/>
          <w:color w:val="212121"/>
          <w:lang w:eastAsia="en-GB"/>
        </w:rPr>
        <w:t>Who</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might</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eventually</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benefit</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from</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the</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findings</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of</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your</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study</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and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what</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would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need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to</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be</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done</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before</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we</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could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achieve</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these</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benefits</w:t>
      </w:r>
      <w:r w:rsidRPr="00B8337E">
        <w:rPr>
          <w:rFonts w:ascii="Arial Hebrew Scholar" w:hAnsi="Arial Hebrew Scholar" w:cs="Arial Hebrew Scholar" w:hint="cs"/>
          <w:b/>
          <w:bCs/>
          <w:color w:val="212121"/>
          <w:lang w:eastAsia="en-GB"/>
        </w:rPr>
        <w:t>? (</w:t>
      </w:r>
      <w:r w:rsidRPr="00B8337E">
        <w:rPr>
          <w:rFonts w:ascii="Calibri" w:eastAsia="Calibri" w:hAnsi="Calibri" w:cs="Calibri"/>
          <w:b/>
          <w:bCs/>
          <w:color w:val="212121"/>
          <w:lang w:eastAsia="en-GB"/>
        </w:rPr>
        <w:t>Suggested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word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limit</w:t>
      </w:r>
      <w:r w:rsidRPr="00B8337E">
        <w:rPr>
          <w:rFonts w:ascii="Arial Hebrew Scholar" w:hAnsi="Arial Hebrew Scholar" w:cs="Arial Hebrew Scholar" w:hint="cs"/>
          <w:b/>
          <w:bCs/>
          <w:color w:val="212121"/>
          <w:lang w:eastAsia="en-GB"/>
        </w:rPr>
        <w:t xml:space="preserve">: 75 </w:t>
      </w:r>
      <w:r w:rsidRPr="00B8337E">
        <w:rPr>
          <w:rFonts w:ascii="Calibri" w:eastAsia="Calibri" w:hAnsi="Calibri" w:cs="Calibri"/>
          <w:b/>
          <w:bCs/>
          <w:color w:val="212121"/>
          <w:lang w:eastAsia="en-GB"/>
        </w:rPr>
        <w:t>words</w:t>
      </w:r>
      <w:r w:rsidRPr="00B8337E">
        <w:rPr>
          <w:rFonts w:ascii="Arial Hebrew Scholar" w:hAnsi="Arial Hebrew Scholar" w:cs="Arial Hebrew Scholar" w:hint="cs"/>
          <w:b/>
          <w:bCs/>
          <w:color w:val="212121"/>
          <w:lang w:eastAsia="en-GB"/>
        </w:rPr>
        <w:t>)</w:t>
      </w:r>
    </w:p>
    <w:p w14:paraId="38B915E5" w14:textId="5790C375" w:rsidR="00745039" w:rsidRPr="00745039" w:rsidRDefault="00F60439" w:rsidP="008A711E">
      <w:pPr>
        <w:shd w:val="clear" w:color="auto" w:fill="FFFFFF"/>
        <w:spacing w:before="100" w:beforeAutospacing="1" w:after="100" w:afterAutospacing="1"/>
        <w:jc w:val="both"/>
        <w:rPr>
          <w:rFonts w:ascii="Calibri" w:hAnsi="Calibri" w:cs="Calibri"/>
          <w:color w:val="212121"/>
          <w:lang w:eastAsia="en-GB"/>
        </w:rPr>
      </w:pPr>
      <w:r>
        <w:rPr>
          <w:rFonts w:ascii="Calibri" w:hAnsi="Calibri" w:cs="Calibri"/>
          <w:bCs/>
          <w:color w:val="212121"/>
          <w:lang w:eastAsia="en-GB"/>
        </w:rPr>
        <w:t>Making clear the nuances in seasonality of death counts in different age groups, sexes, locations, and</w:t>
      </w:r>
      <w:r w:rsidR="00FE0747">
        <w:rPr>
          <w:rFonts w:ascii="Calibri" w:hAnsi="Calibri" w:cs="Calibri"/>
          <w:bCs/>
          <w:color w:val="212121"/>
          <w:lang w:eastAsia="en-GB"/>
        </w:rPr>
        <w:t xml:space="preserve"> </w:t>
      </w:r>
      <w:r>
        <w:rPr>
          <w:rFonts w:ascii="Calibri" w:hAnsi="Calibri" w:cs="Calibri"/>
          <w:bCs/>
          <w:color w:val="212121"/>
          <w:lang w:eastAsia="en-GB"/>
        </w:rPr>
        <w:t xml:space="preserve">causes of death helps highlight those with greatest variation in deaths throughout the year. This may help decision makers, for example, to understand whether targeted interventions, like the flu vaccine, is working to alleviate winter deaths. Ultimately, we can build on the study to generate policy on who should be targeted for </w:t>
      </w:r>
      <w:r w:rsidR="002030EB">
        <w:rPr>
          <w:rFonts w:ascii="Calibri" w:hAnsi="Calibri" w:cs="Calibri"/>
          <w:bCs/>
          <w:color w:val="212121"/>
          <w:lang w:eastAsia="en-GB"/>
        </w:rPr>
        <w:t>specialist treatment at particular times of the year</w:t>
      </w:r>
    </w:p>
    <w:p w14:paraId="2DB41262" w14:textId="77777777" w:rsidR="00584EA1" w:rsidRPr="00584EA1" w:rsidRDefault="00584EA1" w:rsidP="00B8337E">
      <w:pPr>
        <w:numPr>
          <w:ilvl w:val="0"/>
          <w:numId w:val="4"/>
        </w:numPr>
        <w:shd w:val="clear" w:color="auto" w:fill="FFFFFF"/>
        <w:spacing w:before="100" w:beforeAutospacing="1" w:after="100" w:afterAutospacing="1"/>
        <w:jc w:val="both"/>
        <w:rPr>
          <w:rFonts w:ascii="Arial Hebrew Scholar" w:eastAsia="Times New Roman" w:hAnsi="Arial Hebrew Scholar" w:cs="Arial Hebrew Scholar"/>
          <w:i/>
          <w:color w:val="212121"/>
          <w:lang w:eastAsia="en-GB"/>
        </w:rPr>
      </w:pPr>
      <w:r w:rsidRPr="00584EA1">
        <w:rPr>
          <w:rFonts w:ascii="Calibri" w:eastAsia="Calibri" w:hAnsi="Calibri" w:cs="Calibri"/>
          <w:i/>
          <w:color w:val="212121"/>
          <w:lang w:eastAsia="en-GB"/>
        </w:rPr>
        <w:t>Think</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beyond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your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immediate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field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of</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research</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and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explain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how</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your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findings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could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lead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benefit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for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wider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society</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patients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environment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and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on</w:t>
      </w:r>
      <w:r w:rsidRPr="00584EA1">
        <w:rPr>
          <w:rFonts w:ascii="Arial Hebrew Scholar" w:eastAsia="Times New Roman" w:hAnsi="Arial Hebrew Scholar" w:cs="Arial Hebrew Scholar" w:hint="cs"/>
          <w:i/>
          <w:color w:val="212121"/>
          <w:lang w:eastAsia="en-GB"/>
        </w:rPr>
        <w:t>).</w:t>
      </w:r>
    </w:p>
    <w:p w14:paraId="70321769" w14:textId="77777777" w:rsidR="00584EA1" w:rsidRPr="00584EA1" w:rsidRDefault="00584EA1" w:rsidP="00B8337E">
      <w:pPr>
        <w:numPr>
          <w:ilvl w:val="0"/>
          <w:numId w:val="4"/>
        </w:numPr>
        <w:shd w:val="clear" w:color="auto" w:fill="FFFFFF"/>
        <w:spacing w:before="100" w:beforeAutospacing="1" w:after="100" w:afterAutospacing="1"/>
        <w:jc w:val="both"/>
        <w:rPr>
          <w:rFonts w:ascii="Arial Hebrew Scholar" w:eastAsia="Times New Roman" w:hAnsi="Arial Hebrew Scholar" w:cs="Arial Hebrew Scholar"/>
          <w:i/>
          <w:color w:val="212121"/>
          <w:lang w:eastAsia="en-GB"/>
        </w:rPr>
      </w:pPr>
      <w:r w:rsidRPr="00584EA1">
        <w:rPr>
          <w:rFonts w:ascii="Calibri" w:eastAsia="Calibri" w:hAnsi="Calibri" w:cs="Calibri"/>
          <w:i/>
          <w:color w:val="212121"/>
          <w:lang w:eastAsia="en-GB"/>
        </w:rPr>
        <w:t>Avoid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hype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or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exaggeration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For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example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if</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your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findings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are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about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fundamental</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process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living</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cells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that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could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be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relevant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understanding</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cancer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you</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should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mention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link</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but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be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careful</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not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imply</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that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findings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will</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imminently</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lead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new</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treatments</w:t>
      </w:r>
      <w:r w:rsidRPr="00584EA1">
        <w:rPr>
          <w:rFonts w:ascii="Arial Hebrew Scholar" w:eastAsia="Times New Roman" w:hAnsi="Arial Hebrew Scholar" w:cs="Arial Hebrew Scholar" w:hint="cs"/>
          <w:i/>
          <w:color w:val="212121"/>
          <w:lang w:eastAsia="en-GB"/>
        </w:rPr>
        <w:t>.</w:t>
      </w:r>
    </w:p>
    <w:p w14:paraId="4CB900DE" w14:textId="77777777" w:rsidR="00584EA1" w:rsidRPr="00584EA1" w:rsidRDefault="00584EA1" w:rsidP="00B8337E">
      <w:pPr>
        <w:shd w:val="clear" w:color="auto" w:fill="FFFFFF"/>
        <w:spacing w:before="100" w:beforeAutospacing="1" w:after="100" w:afterAutospacing="1"/>
        <w:jc w:val="both"/>
        <w:rPr>
          <w:rFonts w:ascii="Arial Hebrew Scholar" w:hAnsi="Arial Hebrew Scholar" w:cs="Arial Hebrew Scholar"/>
          <w:color w:val="212121"/>
          <w:lang w:eastAsia="en-GB"/>
        </w:rPr>
      </w:pPr>
      <w:r w:rsidRPr="00584EA1">
        <w:rPr>
          <w:rFonts w:ascii="Calibri" w:eastAsia="Calibri" w:hAnsi="Calibri" w:cs="Calibri"/>
          <w:color w:val="212121"/>
          <w:lang w:eastAsia="en-GB"/>
        </w:rPr>
        <w:t>After</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you</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have</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answered</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the</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questions</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re</w:t>
      </w:r>
      <w:r w:rsidRPr="00584EA1">
        <w:rPr>
          <w:rFonts w:ascii="Arial Hebrew Scholar" w:hAnsi="Arial Hebrew Scholar" w:cs="Arial Hebrew Scholar" w:hint="cs"/>
          <w:color w:val="212121"/>
          <w:lang w:eastAsia="en-GB"/>
        </w:rPr>
        <w:t>-</w:t>
      </w:r>
      <w:r w:rsidRPr="00584EA1">
        <w:rPr>
          <w:rFonts w:ascii="Calibri" w:eastAsia="Calibri" w:hAnsi="Calibri" w:cs="Calibri"/>
          <w:color w:val="212121"/>
          <w:lang w:eastAsia="en-GB"/>
        </w:rPr>
        <w:t>read</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the</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general</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instructions</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and</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specific</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tips</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under</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each</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question</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and</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then</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edit</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your</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answers</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If</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possible</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ask</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someone</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from</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outside</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your</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field</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such</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as</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friend</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with</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non</w:t>
      </w:r>
      <w:r w:rsidRPr="00584EA1">
        <w:rPr>
          <w:rFonts w:ascii="Arial Hebrew Scholar" w:hAnsi="Arial Hebrew Scholar" w:cs="Arial Hebrew Scholar" w:hint="cs"/>
          <w:color w:val="212121"/>
          <w:lang w:eastAsia="en-GB"/>
        </w:rPr>
        <w:t>-</w:t>
      </w:r>
      <w:r w:rsidRPr="00584EA1">
        <w:rPr>
          <w:rFonts w:ascii="Calibri" w:eastAsia="Calibri" w:hAnsi="Calibri" w:cs="Calibri"/>
          <w:color w:val="212121"/>
          <w:lang w:eastAsia="en-GB"/>
        </w:rPr>
        <w:t>scientific</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background</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to</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read</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your</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answers</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and</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help</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you</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identify</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any</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answers</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that</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are</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unclear</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or</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lacking</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in</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detail</w:t>
      </w:r>
      <w:r w:rsidRPr="00584EA1">
        <w:rPr>
          <w:rFonts w:ascii="Arial Hebrew Scholar" w:hAnsi="Arial Hebrew Scholar" w:cs="Arial Hebrew Scholar" w:hint="cs"/>
          <w:color w:val="212121"/>
          <w:lang w:eastAsia="en-GB"/>
        </w:rPr>
        <w:t>.</w:t>
      </w:r>
    </w:p>
    <w:p w14:paraId="706329E0" w14:textId="77777777" w:rsidR="00433EDB" w:rsidRPr="00B8337E" w:rsidRDefault="00433EDB" w:rsidP="00B8337E">
      <w:pPr>
        <w:jc w:val="both"/>
        <w:rPr>
          <w:rFonts w:ascii="Arial Hebrew Scholar" w:hAnsi="Arial Hebrew Scholar" w:cs="Arial Hebrew Scholar"/>
        </w:rPr>
      </w:pPr>
    </w:p>
    <w:sectPr w:rsidR="00433EDB" w:rsidRPr="00B8337E"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Rommel, Anna" w:date="2018-09-19T16:11:00Z" w:initials="RA">
    <w:p w14:paraId="6B2B0207" w14:textId="0BFE40E3" w:rsidR="0013723F" w:rsidRDefault="0013723F">
      <w:pPr>
        <w:pStyle w:val="CommentText"/>
      </w:pPr>
      <w:r>
        <w:rPr>
          <w:rStyle w:val="CommentReference"/>
        </w:rPr>
        <w:annotationRef/>
      </w:r>
      <w:r>
        <w:t xml:space="preserve">Bit </w:t>
      </w:r>
      <w:proofErr w:type="spellStart"/>
      <w:r>
        <w:t>repeticitve</w:t>
      </w:r>
      <w:proofErr w:type="spellEnd"/>
    </w:p>
  </w:comment>
  <w:comment w:id="4" w:author="Rommel, Anna" w:date="2018-09-19T16:12:00Z" w:initials="RA">
    <w:p w14:paraId="340C086D" w14:textId="04030DCC" w:rsidR="0013723F" w:rsidRDefault="0013723F">
      <w:pPr>
        <w:pStyle w:val="CommentText"/>
      </w:pPr>
      <w:r>
        <w:rPr>
          <w:rStyle w:val="CommentReference"/>
        </w:rPr>
        <w:annotationRef/>
      </w:r>
      <w:r>
        <w:t xml:space="preserve">This sounds like climate change won’t have an impact on policy. </w:t>
      </w:r>
      <w:bookmarkStart w:id="5" w:name="_GoBack"/>
      <w:bookmarkEnd w:id="5"/>
    </w:p>
  </w:comment>
  <w:comment w:id="6" w:author="Rommel, Anna" w:date="2018-09-19T16:11:00Z" w:initials="RA">
    <w:p w14:paraId="2358FDC8" w14:textId="3EB2C48C" w:rsidR="0013723F" w:rsidRDefault="0013723F">
      <w:pPr>
        <w:pStyle w:val="CommentText"/>
      </w:pPr>
      <w:r>
        <w:rPr>
          <w:rStyle w:val="CommentReference"/>
        </w:rPr>
        <w:annotationRef/>
      </w:r>
      <w:r>
        <w:t>You don’t mention this at all. I know it says if possible so just highlighting this here</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B2B0207" w15:done="0"/>
  <w15:commentEx w15:paraId="340C086D" w15:done="0"/>
  <w15:commentEx w15:paraId="2358FDC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Hebrew Scholar">
    <w:altName w:val="Times New Roman"/>
    <w:charset w:val="B1"/>
    <w:family w:val="auto"/>
    <w:pitch w:val="variable"/>
    <w:sig w:usb0="00000000" w:usb1="40002002" w:usb2="00000000" w:usb3="00000000" w:csb0="0000002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034473"/>
    <w:multiLevelType w:val="multilevel"/>
    <w:tmpl w:val="6E0E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B9299D"/>
    <w:multiLevelType w:val="multilevel"/>
    <w:tmpl w:val="50F4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9696AA8"/>
    <w:multiLevelType w:val="multilevel"/>
    <w:tmpl w:val="F520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29D4CFF"/>
    <w:multiLevelType w:val="multilevel"/>
    <w:tmpl w:val="401A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3"/>
  </w:num>
  <w:num w:numId="4">
    <w:abstractNumId w:val="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ommel, Anna">
    <w15:presenceInfo w15:providerId="AD" w15:userId="S-1-5-21-1343289809-3328226397-1219879547-10865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EA1"/>
    <w:rsid w:val="0000461D"/>
    <w:rsid w:val="000337E7"/>
    <w:rsid w:val="0003657E"/>
    <w:rsid w:val="00036FFA"/>
    <w:rsid w:val="00043B19"/>
    <w:rsid w:val="000450BD"/>
    <w:rsid w:val="0004691D"/>
    <w:rsid w:val="00047058"/>
    <w:rsid w:val="000544A3"/>
    <w:rsid w:val="0006422D"/>
    <w:rsid w:val="00065EAB"/>
    <w:rsid w:val="00066C53"/>
    <w:rsid w:val="00074902"/>
    <w:rsid w:val="0008003B"/>
    <w:rsid w:val="0008315C"/>
    <w:rsid w:val="00083B1A"/>
    <w:rsid w:val="000870BD"/>
    <w:rsid w:val="00094337"/>
    <w:rsid w:val="00097832"/>
    <w:rsid w:val="000A0552"/>
    <w:rsid w:val="000A248F"/>
    <w:rsid w:val="000A67D2"/>
    <w:rsid w:val="000B0D4A"/>
    <w:rsid w:val="000B6495"/>
    <w:rsid w:val="000B68BB"/>
    <w:rsid w:val="000B7625"/>
    <w:rsid w:val="000C7277"/>
    <w:rsid w:val="000D3BBB"/>
    <w:rsid w:val="000E45ED"/>
    <w:rsid w:val="000E735E"/>
    <w:rsid w:val="0010038C"/>
    <w:rsid w:val="001075D5"/>
    <w:rsid w:val="00110417"/>
    <w:rsid w:val="00132C6C"/>
    <w:rsid w:val="0013723F"/>
    <w:rsid w:val="001463B4"/>
    <w:rsid w:val="00156FC7"/>
    <w:rsid w:val="00161E98"/>
    <w:rsid w:val="001630CE"/>
    <w:rsid w:val="001667BC"/>
    <w:rsid w:val="00166F8C"/>
    <w:rsid w:val="001672B6"/>
    <w:rsid w:val="00167BD7"/>
    <w:rsid w:val="001767A0"/>
    <w:rsid w:val="00176AB2"/>
    <w:rsid w:val="00183ED4"/>
    <w:rsid w:val="001928EC"/>
    <w:rsid w:val="00196473"/>
    <w:rsid w:val="001A1F00"/>
    <w:rsid w:val="001A39E7"/>
    <w:rsid w:val="001B0EFF"/>
    <w:rsid w:val="001B23D1"/>
    <w:rsid w:val="001B3A23"/>
    <w:rsid w:val="001B55EF"/>
    <w:rsid w:val="001C3326"/>
    <w:rsid w:val="001C613C"/>
    <w:rsid w:val="001C6F04"/>
    <w:rsid w:val="001C7628"/>
    <w:rsid w:val="001D547C"/>
    <w:rsid w:val="001E163F"/>
    <w:rsid w:val="001E4959"/>
    <w:rsid w:val="001F0FFF"/>
    <w:rsid w:val="001F21EA"/>
    <w:rsid w:val="001F7D80"/>
    <w:rsid w:val="002006A8"/>
    <w:rsid w:val="0020168A"/>
    <w:rsid w:val="002030EB"/>
    <w:rsid w:val="00211495"/>
    <w:rsid w:val="00220346"/>
    <w:rsid w:val="00220897"/>
    <w:rsid w:val="00220C4B"/>
    <w:rsid w:val="00221B31"/>
    <w:rsid w:val="00222996"/>
    <w:rsid w:val="002231AC"/>
    <w:rsid w:val="00242A2D"/>
    <w:rsid w:val="002500AE"/>
    <w:rsid w:val="00255519"/>
    <w:rsid w:val="002558E8"/>
    <w:rsid w:val="0026033D"/>
    <w:rsid w:val="00260B02"/>
    <w:rsid w:val="00262880"/>
    <w:rsid w:val="002718D5"/>
    <w:rsid w:val="00276AEC"/>
    <w:rsid w:val="00282A2A"/>
    <w:rsid w:val="0029006F"/>
    <w:rsid w:val="00296A5E"/>
    <w:rsid w:val="00296CA9"/>
    <w:rsid w:val="00297AC0"/>
    <w:rsid w:val="002A3BB4"/>
    <w:rsid w:val="002A587E"/>
    <w:rsid w:val="002A7107"/>
    <w:rsid w:val="002B1609"/>
    <w:rsid w:val="002C47B0"/>
    <w:rsid w:val="002C725D"/>
    <w:rsid w:val="002D7E35"/>
    <w:rsid w:val="002E05E6"/>
    <w:rsid w:val="002E5CE9"/>
    <w:rsid w:val="002F489D"/>
    <w:rsid w:val="002F4DC5"/>
    <w:rsid w:val="00303AC5"/>
    <w:rsid w:val="00303C84"/>
    <w:rsid w:val="00306685"/>
    <w:rsid w:val="0031127E"/>
    <w:rsid w:val="00315E15"/>
    <w:rsid w:val="00334B66"/>
    <w:rsid w:val="00346FCE"/>
    <w:rsid w:val="00351F3A"/>
    <w:rsid w:val="00361DD6"/>
    <w:rsid w:val="003664AF"/>
    <w:rsid w:val="003673C8"/>
    <w:rsid w:val="00367F0A"/>
    <w:rsid w:val="00376B34"/>
    <w:rsid w:val="00380602"/>
    <w:rsid w:val="00383AF4"/>
    <w:rsid w:val="00393759"/>
    <w:rsid w:val="0039751B"/>
    <w:rsid w:val="003A3A3F"/>
    <w:rsid w:val="003C153C"/>
    <w:rsid w:val="003D5A57"/>
    <w:rsid w:val="003E207C"/>
    <w:rsid w:val="003F22B3"/>
    <w:rsid w:val="003F4C4D"/>
    <w:rsid w:val="004018CB"/>
    <w:rsid w:val="004022B7"/>
    <w:rsid w:val="00402D6F"/>
    <w:rsid w:val="004060EF"/>
    <w:rsid w:val="00430B59"/>
    <w:rsid w:val="0043246A"/>
    <w:rsid w:val="00433EDB"/>
    <w:rsid w:val="004358E7"/>
    <w:rsid w:val="00437E72"/>
    <w:rsid w:val="00445E5A"/>
    <w:rsid w:val="00466460"/>
    <w:rsid w:val="00473FE3"/>
    <w:rsid w:val="00477900"/>
    <w:rsid w:val="00484E1E"/>
    <w:rsid w:val="004900CC"/>
    <w:rsid w:val="004933FA"/>
    <w:rsid w:val="00497BA7"/>
    <w:rsid w:val="004A5369"/>
    <w:rsid w:val="004B2C9E"/>
    <w:rsid w:val="004B5A7D"/>
    <w:rsid w:val="004B660A"/>
    <w:rsid w:val="004C140E"/>
    <w:rsid w:val="004C3449"/>
    <w:rsid w:val="004C359E"/>
    <w:rsid w:val="004C3E42"/>
    <w:rsid w:val="004D77E6"/>
    <w:rsid w:val="004E36B5"/>
    <w:rsid w:val="004E3F16"/>
    <w:rsid w:val="004E7B07"/>
    <w:rsid w:val="004F021C"/>
    <w:rsid w:val="004F1615"/>
    <w:rsid w:val="004F404D"/>
    <w:rsid w:val="004F60F9"/>
    <w:rsid w:val="004F7FD8"/>
    <w:rsid w:val="005028B3"/>
    <w:rsid w:val="005041A9"/>
    <w:rsid w:val="00506AF4"/>
    <w:rsid w:val="00512B93"/>
    <w:rsid w:val="005130C5"/>
    <w:rsid w:val="0052766E"/>
    <w:rsid w:val="00540B2C"/>
    <w:rsid w:val="00545AD3"/>
    <w:rsid w:val="005546F4"/>
    <w:rsid w:val="0055527C"/>
    <w:rsid w:val="005556EB"/>
    <w:rsid w:val="00561F2E"/>
    <w:rsid w:val="00565475"/>
    <w:rsid w:val="00565B41"/>
    <w:rsid w:val="005758C0"/>
    <w:rsid w:val="00577AC5"/>
    <w:rsid w:val="00580AC3"/>
    <w:rsid w:val="005841AF"/>
    <w:rsid w:val="00584EA1"/>
    <w:rsid w:val="00585742"/>
    <w:rsid w:val="0059276B"/>
    <w:rsid w:val="0059357D"/>
    <w:rsid w:val="00594F9B"/>
    <w:rsid w:val="005A09B0"/>
    <w:rsid w:val="005A6FBD"/>
    <w:rsid w:val="005B1ED4"/>
    <w:rsid w:val="005B3E87"/>
    <w:rsid w:val="005B3F95"/>
    <w:rsid w:val="005B5156"/>
    <w:rsid w:val="005B6ADA"/>
    <w:rsid w:val="005D61B1"/>
    <w:rsid w:val="005D7DA3"/>
    <w:rsid w:val="005E1EC7"/>
    <w:rsid w:val="005E4D7D"/>
    <w:rsid w:val="005E57C1"/>
    <w:rsid w:val="005F34A4"/>
    <w:rsid w:val="005F3963"/>
    <w:rsid w:val="005F5217"/>
    <w:rsid w:val="005F6088"/>
    <w:rsid w:val="00601F4E"/>
    <w:rsid w:val="0061042C"/>
    <w:rsid w:val="0061190A"/>
    <w:rsid w:val="006124E6"/>
    <w:rsid w:val="00615C18"/>
    <w:rsid w:val="00626D2D"/>
    <w:rsid w:val="00631DE6"/>
    <w:rsid w:val="00634114"/>
    <w:rsid w:val="00641AF0"/>
    <w:rsid w:val="00654679"/>
    <w:rsid w:val="00654875"/>
    <w:rsid w:val="006633AD"/>
    <w:rsid w:val="0067020B"/>
    <w:rsid w:val="00677304"/>
    <w:rsid w:val="0069323B"/>
    <w:rsid w:val="006934E5"/>
    <w:rsid w:val="006A5B04"/>
    <w:rsid w:val="006B1A17"/>
    <w:rsid w:val="006B2844"/>
    <w:rsid w:val="006C0D41"/>
    <w:rsid w:val="006C1E31"/>
    <w:rsid w:val="006C492D"/>
    <w:rsid w:val="006C50E6"/>
    <w:rsid w:val="006C685C"/>
    <w:rsid w:val="006D2FCA"/>
    <w:rsid w:val="006E460B"/>
    <w:rsid w:val="006E7FE1"/>
    <w:rsid w:val="006F219C"/>
    <w:rsid w:val="006F382C"/>
    <w:rsid w:val="006F61EA"/>
    <w:rsid w:val="00701132"/>
    <w:rsid w:val="00712E39"/>
    <w:rsid w:val="00717E62"/>
    <w:rsid w:val="00722C79"/>
    <w:rsid w:val="007259F2"/>
    <w:rsid w:val="00731D0E"/>
    <w:rsid w:val="00745039"/>
    <w:rsid w:val="00756500"/>
    <w:rsid w:val="00756799"/>
    <w:rsid w:val="00762106"/>
    <w:rsid w:val="007651B7"/>
    <w:rsid w:val="007657EB"/>
    <w:rsid w:val="00795E96"/>
    <w:rsid w:val="007960FE"/>
    <w:rsid w:val="007A11B2"/>
    <w:rsid w:val="007A50AF"/>
    <w:rsid w:val="007B3072"/>
    <w:rsid w:val="007B4B89"/>
    <w:rsid w:val="007B545A"/>
    <w:rsid w:val="007D6952"/>
    <w:rsid w:val="007E13E7"/>
    <w:rsid w:val="007E7DB0"/>
    <w:rsid w:val="007F2E1E"/>
    <w:rsid w:val="007F43D6"/>
    <w:rsid w:val="00800663"/>
    <w:rsid w:val="008069E6"/>
    <w:rsid w:val="00811049"/>
    <w:rsid w:val="0081132E"/>
    <w:rsid w:val="00856214"/>
    <w:rsid w:val="00861FC5"/>
    <w:rsid w:val="00863A6B"/>
    <w:rsid w:val="00865497"/>
    <w:rsid w:val="00866C44"/>
    <w:rsid w:val="0089552E"/>
    <w:rsid w:val="008A6465"/>
    <w:rsid w:val="008A711E"/>
    <w:rsid w:val="008B7DDD"/>
    <w:rsid w:val="008C16F9"/>
    <w:rsid w:val="008C284F"/>
    <w:rsid w:val="008C4931"/>
    <w:rsid w:val="008C4B74"/>
    <w:rsid w:val="008D151B"/>
    <w:rsid w:val="008D3715"/>
    <w:rsid w:val="008E4AA7"/>
    <w:rsid w:val="008E6C2E"/>
    <w:rsid w:val="008F16FF"/>
    <w:rsid w:val="0090205E"/>
    <w:rsid w:val="00905806"/>
    <w:rsid w:val="00911EE8"/>
    <w:rsid w:val="009147E4"/>
    <w:rsid w:val="00932BD5"/>
    <w:rsid w:val="00937AF1"/>
    <w:rsid w:val="009451FC"/>
    <w:rsid w:val="00963B38"/>
    <w:rsid w:val="00973231"/>
    <w:rsid w:val="00974800"/>
    <w:rsid w:val="0098603C"/>
    <w:rsid w:val="00986376"/>
    <w:rsid w:val="00986803"/>
    <w:rsid w:val="00990641"/>
    <w:rsid w:val="0099086F"/>
    <w:rsid w:val="009925C1"/>
    <w:rsid w:val="009A2083"/>
    <w:rsid w:val="009A475F"/>
    <w:rsid w:val="009A4D56"/>
    <w:rsid w:val="009A6386"/>
    <w:rsid w:val="009B275D"/>
    <w:rsid w:val="009B6AE3"/>
    <w:rsid w:val="009C4DBD"/>
    <w:rsid w:val="009C5745"/>
    <w:rsid w:val="009D53D9"/>
    <w:rsid w:val="009D5647"/>
    <w:rsid w:val="009E25B4"/>
    <w:rsid w:val="009E450A"/>
    <w:rsid w:val="00A10491"/>
    <w:rsid w:val="00A20375"/>
    <w:rsid w:val="00A24643"/>
    <w:rsid w:val="00A25BFD"/>
    <w:rsid w:val="00A25C6B"/>
    <w:rsid w:val="00A359A3"/>
    <w:rsid w:val="00A4013D"/>
    <w:rsid w:val="00A414CE"/>
    <w:rsid w:val="00A55A47"/>
    <w:rsid w:val="00A718C6"/>
    <w:rsid w:val="00A928CC"/>
    <w:rsid w:val="00AA0869"/>
    <w:rsid w:val="00AA1780"/>
    <w:rsid w:val="00AC6A7C"/>
    <w:rsid w:val="00AD2DD2"/>
    <w:rsid w:val="00AE50E2"/>
    <w:rsid w:val="00AF59A5"/>
    <w:rsid w:val="00AF69F6"/>
    <w:rsid w:val="00AF70EF"/>
    <w:rsid w:val="00B00C64"/>
    <w:rsid w:val="00B10ABF"/>
    <w:rsid w:val="00B25B8D"/>
    <w:rsid w:val="00B26927"/>
    <w:rsid w:val="00B33909"/>
    <w:rsid w:val="00B46F3D"/>
    <w:rsid w:val="00B526C6"/>
    <w:rsid w:val="00B65BA0"/>
    <w:rsid w:val="00B67B3E"/>
    <w:rsid w:val="00B70782"/>
    <w:rsid w:val="00B8337E"/>
    <w:rsid w:val="00B86D68"/>
    <w:rsid w:val="00B90CA4"/>
    <w:rsid w:val="00B910B8"/>
    <w:rsid w:val="00B91584"/>
    <w:rsid w:val="00BA7D21"/>
    <w:rsid w:val="00BB1084"/>
    <w:rsid w:val="00BC4C68"/>
    <w:rsid w:val="00BD0801"/>
    <w:rsid w:val="00BE5840"/>
    <w:rsid w:val="00BE69DF"/>
    <w:rsid w:val="00BE7C5B"/>
    <w:rsid w:val="00C02149"/>
    <w:rsid w:val="00C25541"/>
    <w:rsid w:val="00C4447B"/>
    <w:rsid w:val="00C64ECC"/>
    <w:rsid w:val="00C77FA7"/>
    <w:rsid w:val="00C95BF9"/>
    <w:rsid w:val="00CA18D9"/>
    <w:rsid w:val="00CB55DA"/>
    <w:rsid w:val="00CB62F6"/>
    <w:rsid w:val="00CC0C91"/>
    <w:rsid w:val="00CE1AD3"/>
    <w:rsid w:val="00CE1DCB"/>
    <w:rsid w:val="00CE3E2E"/>
    <w:rsid w:val="00CF318B"/>
    <w:rsid w:val="00CF4741"/>
    <w:rsid w:val="00CF6DFE"/>
    <w:rsid w:val="00D00531"/>
    <w:rsid w:val="00D019A2"/>
    <w:rsid w:val="00D02580"/>
    <w:rsid w:val="00D117B9"/>
    <w:rsid w:val="00D20DC2"/>
    <w:rsid w:val="00D24809"/>
    <w:rsid w:val="00D24DC4"/>
    <w:rsid w:val="00D27415"/>
    <w:rsid w:val="00D3479E"/>
    <w:rsid w:val="00D349E0"/>
    <w:rsid w:val="00D435B3"/>
    <w:rsid w:val="00D4389D"/>
    <w:rsid w:val="00D5045D"/>
    <w:rsid w:val="00D52C94"/>
    <w:rsid w:val="00D56CDF"/>
    <w:rsid w:val="00D64CF4"/>
    <w:rsid w:val="00D7364D"/>
    <w:rsid w:val="00D75325"/>
    <w:rsid w:val="00D91503"/>
    <w:rsid w:val="00D92672"/>
    <w:rsid w:val="00D92A88"/>
    <w:rsid w:val="00DA0FD4"/>
    <w:rsid w:val="00DC1680"/>
    <w:rsid w:val="00DC6355"/>
    <w:rsid w:val="00DC6422"/>
    <w:rsid w:val="00E04AA7"/>
    <w:rsid w:val="00E11460"/>
    <w:rsid w:val="00E32857"/>
    <w:rsid w:val="00E42E99"/>
    <w:rsid w:val="00E46E80"/>
    <w:rsid w:val="00E47F81"/>
    <w:rsid w:val="00E629C4"/>
    <w:rsid w:val="00E63B39"/>
    <w:rsid w:val="00E827DA"/>
    <w:rsid w:val="00E85B65"/>
    <w:rsid w:val="00E97E6E"/>
    <w:rsid w:val="00EB7434"/>
    <w:rsid w:val="00EC2845"/>
    <w:rsid w:val="00EC6CD0"/>
    <w:rsid w:val="00ED0ECD"/>
    <w:rsid w:val="00ED3EB5"/>
    <w:rsid w:val="00ED59BA"/>
    <w:rsid w:val="00EE34B8"/>
    <w:rsid w:val="00EF0DEC"/>
    <w:rsid w:val="00F01B41"/>
    <w:rsid w:val="00F04E4E"/>
    <w:rsid w:val="00F074B7"/>
    <w:rsid w:val="00F147B2"/>
    <w:rsid w:val="00F164AD"/>
    <w:rsid w:val="00F16BE0"/>
    <w:rsid w:val="00F20796"/>
    <w:rsid w:val="00F22901"/>
    <w:rsid w:val="00F33D35"/>
    <w:rsid w:val="00F40035"/>
    <w:rsid w:val="00F43484"/>
    <w:rsid w:val="00F60439"/>
    <w:rsid w:val="00F60899"/>
    <w:rsid w:val="00F636D9"/>
    <w:rsid w:val="00F73CE1"/>
    <w:rsid w:val="00F92CFA"/>
    <w:rsid w:val="00FA31DA"/>
    <w:rsid w:val="00FA51BD"/>
    <w:rsid w:val="00FA5FA5"/>
    <w:rsid w:val="00FB1037"/>
    <w:rsid w:val="00FB162A"/>
    <w:rsid w:val="00FB3A54"/>
    <w:rsid w:val="00FB6151"/>
    <w:rsid w:val="00FC0A20"/>
    <w:rsid w:val="00FC0D6A"/>
    <w:rsid w:val="00FD3A8B"/>
    <w:rsid w:val="00FE0747"/>
    <w:rsid w:val="00FE5FE6"/>
    <w:rsid w:val="00FF35B1"/>
    <w:rsid w:val="00FF6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470C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584EA1"/>
    <w:pPr>
      <w:spacing w:before="100" w:beforeAutospacing="1" w:after="100" w:afterAutospacing="1"/>
    </w:pPr>
    <w:rPr>
      <w:rFonts w:ascii="Times New Roman" w:hAnsi="Times New Roman" w:cs="Times New Roman"/>
      <w:lang w:eastAsia="en-GB"/>
    </w:rPr>
  </w:style>
  <w:style w:type="character" w:styleId="Strong">
    <w:name w:val="Strong"/>
    <w:basedOn w:val="DefaultParagraphFont"/>
    <w:uiPriority w:val="22"/>
    <w:qFormat/>
    <w:rsid w:val="00584EA1"/>
    <w:rPr>
      <w:b/>
      <w:bCs/>
    </w:rPr>
  </w:style>
  <w:style w:type="character" w:styleId="CommentReference">
    <w:name w:val="annotation reference"/>
    <w:basedOn w:val="DefaultParagraphFont"/>
    <w:uiPriority w:val="99"/>
    <w:semiHidden/>
    <w:unhideWhenUsed/>
    <w:rsid w:val="0013723F"/>
    <w:rPr>
      <w:sz w:val="16"/>
      <w:szCs w:val="16"/>
    </w:rPr>
  </w:style>
  <w:style w:type="paragraph" w:styleId="CommentText">
    <w:name w:val="annotation text"/>
    <w:basedOn w:val="Normal"/>
    <w:link w:val="CommentTextChar"/>
    <w:uiPriority w:val="99"/>
    <w:semiHidden/>
    <w:unhideWhenUsed/>
    <w:rsid w:val="0013723F"/>
    <w:rPr>
      <w:sz w:val="20"/>
      <w:szCs w:val="20"/>
    </w:rPr>
  </w:style>
  <w:style w:type="character" w:customStyle="1" w:styleId="CommentTextChar">
    <w:name w:val="Comment Text Char"/>
    <w:basedOn w:val="DefaultParagraphFont"/>
    <w:link w:val="CommentText"/>
    <w:uiPriority w:val="99"/>
    <w:semiHidden/>
    <w:rsid w:val="0013723F"/>
    <w:rPr>
      <w:sz w:val="20"/>
      <w:szCs w:val="20"/>
      <w:lang w:val="en-GB"/>
    </w:rPr>
  </w:style>
  <w:style w:type="paragraph" w:styleId="CommentSubject">
    <w:name w:val="annotation subject"/>
    <w:basedOn w:val="CommentText"/>
    <w:next w:val="CommentText"/>
    <w:link w:val="CommentSubjectChar"/>
    <w:uiPriority w:val="99"/>
    <w:semiHidden/>
    <w:unhideWhenUsed/>
    <w:rsid w:val="0013723F"/>
    <w:rPr>
      <w:b/>
      <w:bCs/>
    </w:rPr>
  </w:style>
  <w:style w:type="character" w:customStyle="1" w:styleId="CommentSubjectChar">
    <w:name w:val="Comment Subject Char"/>
    <w:basedOn w:val="CommentTextChar"/>
    <w:link w:val="CommentSubject"/>
    <w:uiPriority w:val="99"/>
    <w:semiHidden/>
    <w:rsid w:val="0013723F"/>
    <w:rPr>
      <w:b/>
      <w:bCs/>
      <w:sz w:val="20"/>
      <w:szCs w:val="20"/>
      <w:lang w:val="en-GB"/>
    </w:rPr>
  </w:style>
  <w:style w:type="paragraph" w:styleId="BalloonText">
    <w:name w:val="Balloon Text"/>
    <w:basedOn w:val="Normal"/>
    <w:link w:val="BalloonTextChar"/>
    <w:uiPriority w:val="99"/>
    <w:semiHidden/>
    <w:unhideWhenUsed/>
    <w:rsid w:val="0013723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723F"/>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79577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A8F84B-0055-44DA-811F-F2BE180C4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782</Words>
  <Characters>4459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Rommel, Anna</cp:lastModifiedBy>
  <cp:revision>2</cp:revision>
  <dcterms:created xsi:type="dcterms:W3CDTF">2018-09-19T20:13:00Z</dcterms:created>
  <dcterms:modified xsi:type="dcterms:W3CDTF">2018-09-19T20:13:00Z</dcterms:modified>
</cp:coreProperties>
</file>