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EBC89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584EA1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br/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1.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background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information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someone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completely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unfamiliar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with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field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know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understand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150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617897F" w14:textId="5A156A5C" w:rsidR="00FF6590" w:rsidRDefault="00ED0ECD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color w:val="212121"/>
          <w:lang w:eastAsia="en-GB"/>
        </w:rPr>
        <w:t>I</w:t>
      </w:r>
      <w:r w:rsidR="0010038C">
        <w:rPr>
          <w:rFonts w:ascii="Calibri" w:hAnsi="Calibri" w:cs="Calibri"/>
          <w:color w:val="212121"/>
          <w:lang w:eastAsia="en-GB"/>
        </w:rPr>
        <w:t>n a country like the USA</w:t>
      </w:r>
      <w:r w:rsidR="00473FE3">
        <w:rPr>
          <w:rFonts w:ascii="Calibri" w:hAnsi="Calibri" w:cs="Calibri"/>
          <w:color w:val="212121"/>
          <w:lang w:eastAsia="en-GB"/>
        </w:rPr>
        <w:t xml:space="preserve">, total </w:t>
      </w:r>
      <w:r w:rsidR="00097832">
        <w:rPr>
          <w:rFonts w:ascii="Calibri" w:hAnsi="Calibri" w:cs="Calibri"/>
          <w:color w:val="212121"/>
          <w:lang w:eastAsia="en-GB"/>
        </w:rPr>
        <w:t xml:space="preserve">number of </w:t>
      </w:r>
      <w:r w:rsidR="00473FE3">
        <w:rPr>
          <w:rFonts w:ascii="Calibri" w:hAnsi="Calibri" w:cs="Calibri"/>
          <w:color w:val="212121"/>
          <w:lang w:eastAsia="en-GB"/>
        </w:rPr>
        <w:t xml:space="preserve">deaths </w:t>
      </w:r>
      <w:r w:rsidR="00383AF4">
        <w:rPr>
          <w:rFonts w:ascii="Calibri" w:hAnsi="Calibri" w:cs="Calibri"/>
          <w:color w:val="212121"/>
          <w:lang w:eastAsia="en-GB"/>
        </w:rPr>
        <w:t xml:space="preserve">from all causes </w:t>
      </w:r>
      <w:r>
        <w:rPr>
          <w:rFonts w:ascii="Calibri" w:hAnsi="Calibri" w:cs="Calibri"/>
          <w:color w:val="212121"/>
          <w:lang w:eastAsia="en-GB"/>
        </w:rPr>
        <w:t>nationally are</w:t>
      </w:r>
      <w:r w:rsidR="00580AC3">
        <w:rPr>
          <w:rFonts w:ascii="Calibri" w:hAnsi="Calibri" w:cs="Calibri"/>
          <w:color w:val="212121"/>
          <w:lang w:eastAsia="en-GB"/>
        </w:rPr>
        <w:t xml:space="preserve"> </w:t>
      </w:r>
      <w:r w:rsidR="00473FE3">
        <w:rPr>
          <w:rFonts w:ascii="Calibri" w:hAnsi="Calibri" w:cs="Calibri"/>
          <w:color w:val="212121"/>
          <w:lang w:eastAsia="en-GB"/>
        </w:rPr>
        <w:t xml:space="preserve">greater in winter </w:t>
      </w:r>
      <w:r w:rsidR="0067020B">
        <w:rPr>
          <w:rFonts w:ascii="Calibri" w:hAnsi="Calibri" w:cs="Calibri"/>
          <w:color w:val="212121"/>
          <w:lang w:eastAsia="en-GB"/>
        </w:rPr>
        <w:t xml:space="preserve">months </w:t>
      </w:r>
      <w:r w:rsidR="00580AC3">
        <w:rPr>
          <w:rFonts w:ascii="Calibri" w:hAnsi="Calibri" w:cs="Calibri"/>
          <w:color w:val="212121"/>
          <w:lang w:eastAsia="en-GB"/>
        </w:rPr>
        <w:t xml:space="preserve">than </w:t>
      </w:r>
      <w:r w:rsidR="0067020B">
        <w:rPr>
          <w:rFonts w:ascii="Calibri" w:hAnsi="Calibri" w:cs="Calibri"/>
          <w:color w:val="212121"/>
          <w:lang w:eastAsia="en-GB"/>
        </w:rPr>
        <w:t xml:space="preserve">those </w:t>
      </w:r>
      <w:r w:rsidR="00580AC3">
        <w:rPr>
          <w:rFonts w:ascii="Calibri" w:hAnsi="Calibri" w:cs="Calibri"/>
          <w:color w:val="212121"/>
          <w:lang w:eastAsia="en-GB"/>
        </w:rPr>
        <w:t>in</w:t>
      </w:r>
      <w:r w:rsidR="00473FE3">
        <w:rPr>
          <w:rFonts w:ascii="Calibri" w:hAnsi="Calibri" w:cs="Calibri"/>
          <w:color w:val="212121"/>
          <w:lang w:eastAsia="en-GB"/>
        </w:rPr>
        <w:t xml:space="preserve"> the summer. However,</w:t>
      </w:r>
      <w:r w:rsidR="0010038C">
        <w:rPr>
          <w:rFonts w:ascii="Calibri" w:hAnsi="Calibri" w:cs="Calibri"/>
          <w:color w:val="212121"/>
          <w:lang w:eastAsia="en-GB"/>
        </w:rPr>
        <w:t xml:space="preserve"> </w:t>
      </w:r>
      <w:r w:rsidR="00097832">
        <w:rPr>
          <w:rFonts w:ascii="Calibri" w:hAnsi="Calibri" w:cs="Calibri"/>
          <w:color w:val="212121"/>
          <w:lang w:eastAsia="en-GB"/>
        </w:rPr>
        <w:t xml:space="preserve">the timing of maximum and minimum </w:t>
      </w:r>
      <w:r w:rsidR="00383AF4">
        <w:rPr>
          <w:rFonts w:ascii="Calibri" w:hAnsi="Calibri" w:cs="Calibri"/>
          <w:color w:val="212121"/>
          <w:lang w:eastAsia="en-GB"/>
        </w:rPr>
        <w:t xml:space="preserve">number of </w:t>
      </w:r>
      <w:r w:rsidR="00097832">
        <w:rPr>
          <w:rFonts w:ascii="Calibri" w:hAnsi="Calibri" w:cs="Calibri"/>
          <w:color w:val="212121"/>
          <w:lang w:eastAsia="en-GB"/>
        </w:rPr>
        <w:t xml:space="preserve">deaths in a year </w:t>
      </w:r>
      <w:r w:rsidR="00383AF4">
        <w:rPr>
          <w:rFonts w:ascii="Calibri" w:hAnsi="Calibri" w:cs="Calibri"/>
          <w:color w:val="212121"/>
          <w:lang w:eastAsia="en-GB"/>
        </w:rPr>
        <w:t>(</w:t>
      </w:r>
      <w:r w:rsidR="00097832">
        <w:rPr>
          <w:rFonts w:ascii="Calibri" w:hAnsi="Calibri" w:cs="Calibri"/>
          <w:color w:val="212121"/>
          <w:lang w:eastAsia="en-GB"/>
        </w:rPr>
        <w:t>and degree to which they differ</w:t>
      </w:r>
      <w:r w:rsidR="00383AF4">
        <w:rPr>
          <w:rFonts w:ascii="Calibri" w:hAnsi="Calibri" w:cs="Calibri"/>
          <w:color w:val="212121"/>
          <w:lang w:eastAsia="en-GB"/>
        </w:rPr>
        <w:t>)</w:t>
      </w:r>
      <w:r w:rsidR="00097832">
        <w:rPr>
          <w:rFonts w:ascii="Calibri" w:hAnsi="Calibri" w:cs="Calibri"/>
          <w:color w:val="212121"/>
          <w:lang w:eastAsia="en-GB"/>
        </w:rPr>
        <w:t xml:space="preserve"> </w:t>
      </w:r>
      <w:r>
        <w:rPr>
          <w:rFonts w:ascii="Calibri" w:hAnsi="Calibri" w:cs="Calibri"/>
          <w:color w:val="212121"/>
          <w:lang w:eastAsia="en-GB"/>
        </w:rPr>
        <w:t xml:space="preserve">varies substantially when grouping deaths by </w:t>
      </w:r>
      <w:r w:rsidR="00393759">
        <w:rPr>
          <w:rFonts w:ascii="Calibri" w:hAnsi="Calibri" w:cs="Calibri"/>
          <w:color w:val="212121"/>
          <w:lang w:eastAsia="en-GB"/>
        </w:rPr>
        <w:t>sex</w:t>
      </w:r>
      <w:r>
        <w:rPr>
          <w:rFonts w:ascii="Calibri" w:hAnsi="Calibri" w:cs="Calibri"/>
          <w:color w:val="212121"/>
          <w:lang w:eastAsia="en-GB"/>
        </w:rPr>
        <w:t xml:space="preserve">, cause of death, age, and region within the USA. </w:t>
      </w:r>
      <w:r w:rsidR="0067020B">
        <w:rPr>
          <w:rFonts w:ascii="Calibri" w:hAnsi="Calibri" w:cs="Calibri"/>
          <w:color w:val="212121"/>
          <w:lang w:eastAsia="en-GB"/>
        </w:rPr>
        <w:t xml:space="preserve">This variation is due to several different reasons, with natural, </w:t>
      </w:r>
      <w:r w:rsidR="00097832">
        <w:rPr>
          <w:rFonts w:ascii="Calibri" w:hAnsi="Calibri" w:cs="Calibri"/>
          <w:color w:val="212121"/>
          <w:lang w:eastAsia="en-GB"/>
        </w:rPr>
        <w:t xml:space="preserve">environmental and </w:t>
      </w:r>
      <w:r w:rsidR="0067020B">
        <w:rPr>
          <w:rFonts w:ascii="Calibri" w:hAnsi="Calibri" w:cs="Calibri"/>
          <w:color w:val="212121"/>
          <w:lang w:eastAsia="en-GB"/>
        </w:rPr>
        <w:t>social factors playing a role.</w:t>
      </w:r>
      <w:r w:rsidR="001C6F04">
        <w:rPr>
          <w:rFonts w:ascii="Calibri" w:hAnsi="Calibri" w:cs="Calibri"/>
          <w:color w:val="212121"/>
          <w:lang w:eastAsia="en-GB"/>
        </w:rPr>
        <w:t xml:space="preserve"> </w:t>
      </w:r>
      <w:r w:rsidR="004C359E">
        <w:rPr>
          <w:rFonts w:ascii="Calibri" w:hAnsi="Calibri" w:cs="Calibri"/>
          <w:color w:val="212121"/>
          <w:lang w:eastAsia="en-GB"/>
        </w:rPr>
        <w:t>The</w:t>
      </w:r>
      <w:r w:rsidR="001C6F04">
        <w:rPr>
          <w:rFonts w:ascii="Calibri" w:hAnsi="Calibri" w:cs="Calibri"/>
          <w:color w:val="212121"/>
          <w:lang w:eastAsia="en-GB"/>
        </w:rPr>
        <w:t xml:space="preserve"> variation of numbers of deaths throughout a year is known as the seasonality of mortality</w:t>
      </w:r>
      <w:r w:rsidR="00FF6590">
        <w:rPr>
          <w:rFonts w:ascii="Calibri" w:hAnsi="Calibri" w:cs="Calibri"/>
          <w:color w:val="212121"/>
          <w:lang w:eastAsia="en-GB"/>
        </w:rPr>
        <w:t xml:space="preserve">. </w:t>
      </w:r>
      <w:r w:rsidR="004C359E">
        <w:rPr>
          <w:rFonts w:ascii="Calibri" w:hAnsi="Calibri" w:cs="Calibri"/>
          <w:color w:val="212121"/>
          <w:lang w:eastAsia="en-GB"/>
        </w:rPr>
        <w:t>S</w:t>
      </w:r>
      <w:r w:rsidR="00540B2C">
        <w:rPr>
          <w:rFonts w:ascii="Calibri" w:hAnsi="Calibri" w:cs="Calibri"/>
          <w:color w:val="212121"/>
          <w:lang w:eastAsia="en-GB"/>
        </w:rPr>
        <w:t>easonality can</w:t>
      </w:r>
      <w:r w:rsidR="009D53D9">
        <w:rPr>
          <w:rFonts w:ascii="Calibri" w:hAnsi="Calibri" w:cs="Calibri"/>
          <w:color w:val="212121"/>
          <w:lang w:eastAsia="en-GB"/>
        </w:rPr>
        <w:t xml:space="preserve"> also change over time</w:t>
      </w:r>
      <w:r>
        <w:rPr>
          <w:rFonts w:ascii="Calibri" w:hAnsi="Calibri" w:cs="Calibri"/>
          <w:color w:val="212121"/>
          <w:lang w:eastAsia="en-GB"/>
        </w:rPr>
        <w:t>.</w:t>
      </w:r>
      <w:r w:rsidR="00FF6590">
        <w:rPr>
          <w:rFonts w:ascii="Calibri" w:hAnsi="Calibri" w:cs="Calibri"/>
          <w:color w:val="212121"/>
          <w:lang w:eastAsia="en-GB"/>
        </w:rPr>
        <w:t xml:space="preserve"> </w:t>
      </w:r>
    </w:p>
    <w:p w14:paraId="67493320" w14:textId="1C4F26D7" w:rsidR="004C359E" w:rsidRDefault="00FF6590" w:rsidP="004C359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color w:val="212121"/>
          <w:lang w:eastAsia="en-GB"/>
        </w:rPr>
        <w:t xml:space="preserve">Knowledge of how this seasonality </w:t>
      </w:r>
      <w:r w:rsidR="004C359E">
        <w:rPr>
          <w:rFonts w:ascii="Calibri" w:hAnsi="Calibri" w:cs="Calibri"/>
          <w:color w:val="212121"/>
          <w:lang w:eastAsia="en-GB"/>
        </w:rPr>
        <w:t xml:space="preserve">behaves, how it changes over time and the reasons behind the seasonality are interesting to the scientific community as well as decision makers. Analysing the seasonality </w:t>
      </w:r>
      <w:r w:rsidR="0052766E">
        <w:rPr>
          <w:rFonts w:ascii="Calibri" w:hAnsi="Calibri" w:cs="Calibri"/>
          <w:color w:val="212121"/>
          <w:lang w:eastAsia="en-GB"/>
        </w:rPr>
        <w:t xml:space="preserve">can tell us, for example, </w:t>
      </w:r>
      <w:r w:rsidR="00654875">
        <w:rPr>
          <w:rFonts w:ascii="Calibri" w:hAnsi="Calibri" w:cs="Calibri"/>
          <w:color w:val="212121"/>
          <w:lang w:eastAsia="en-GB"/>
        </w:rPr>
        <w:t>whether interventions designed to minimise deaths in a certain time of year are working.</w:t>
      </w:r>
      <w:r w:rsidR="00CE1AD3">
        <w:rPr>
          <w:rFonts w:ascii="Calibri" w:hAnsi="Calibri" w:cs="Calibri"/>
          <w:color w:val="212121"/>
          <w:lang w:eastAsia="en-GB"/>
        </w:rPr>
        <w:t xml:space="preserve"> </w:t>
      </w:r>
      <w:commentRangeStart w:id="0"/>
      <w:r w:rsidR="00CE1AD3">
        <w:rPr>
          <w:rFonts w:ascii="Calibri" w:hAnsi="Calibri" w:cs="Calibri"/>
          <w:color w:val="212121"/>
          <w:lang w:eastAsia="en-GB"/>
        </w:rPr>
        <w:t xml:space="preserve">The analysis may also inform us whether large-scale changes in weather and climate </w:t>
      </w:r>
      <w:r w:rsidR="006C1E31">
        <w:rPr>
          <w:rFonts w:ascii="Calibri" w:hAnsi="Calibri" w:cs="Calibri"/>
          <w:color w:val="212121"/>
          <w:lang w:eastAsia="en-GB"/>
        </w:rPr>
        <w:t>might be influencing seasonality</w:t>
      </w:r>
      <w:r w:rsidR="00CE1AD3">
        <w:rPr>
          <w:rFonts w:ascii="Calibri" w:hAnsi="Calibri" w:cs="Calibri"/>
          <w:color w:val="212121"/>
          <w:lang w:eastAsia="en-GB"/>
        </w:rPr>
        <w:t>.</w:t>
      </w:r>
      <w:commentRangeEnd w:id="0"/>
      <w:r w:rsidR="005B3BA8">
        <w:rPr>
          <w:rStyle w:val="CommentReference"/>
        </w:rPr>
        <w:commentReference w:id="0"/>
      </w:r>
    </w:p>
    <w:p w14:paraId="6CF3ACEF" w14:textId="31F25A98" w:rsidR="00584EA1" w:rsidRPr="00584EA1" w:rsidRDefault="00584EA1" w:rsidP="004C359E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Include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first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Get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gradually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following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5B3E2C82" w14:textId="77777777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Don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’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entire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;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instead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consider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details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know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these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facts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concisely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7B3E4F6A" w14:textId="77777777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simple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definitions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explanations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technical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terms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acronyms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0798DB2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2.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exact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research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question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did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set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out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answer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7EEF1B0A" w14:textId="179FF235" w:rsidR="00393759" w:rsidRPr="00584EA1" w:rsidRDefault="00393759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We wanted to understand how seasonality of mortality </w:t>
      </w:r>
      <w:r w:rsidR="004F021C">
        <w:rPr>
          <w:rFonts w:ascii="Calibri" w:hAnsi="Calibri" w:cs="Calibri"/>
          <w:bCs/>
          <w:color w:val="212121"/>
          <w:lang w:eastAsia="en-GB"/>
        </w:rPr>
        <w:t xml:space="preserve">in the USA </w:t>
      </w:r>
      <w:r>
        <w:rPr>
          <w:rFonts w:ascii="Calibri" w:hAnsi="Calibri" w:cs="Calibri"/>
          <w:bCs/>
          <w:color w:val="212121"/>
          <w:lang w:eastAsia="en-GB"/>
        </w:rPr>
        <w:t xml:space="preserve">varies by age, sex, </w:t>
      </w:r>
      <w:r w:rsidR="00110417">
        <w:rPr>
          <w:rFonts w:ascii="Calibri" w:hAnsi="Calibri" w:cs="Calibri"/>
          <w:bCs/>
          <w:color w:val="212121"/>
          <w:lang w:eastAsia="en-GB"/>
        </w:rPr>
        <w:t>cause of death and region</w:t>
      </w:r>
      <w:r>
        <w:rPr>
          <w:rFonts w:ascii="Calibri" w:hAnsi="Calibri" w:cs="Calibri"/>
          <w:bCs/>
          <w:color w:val="212121"/>
          <w:lang w:eastAsia="en-GB"/>
        </w:rPr>
        <w:t xml:space="preserve">. </w:t>
      </w:r>
      <w:r w:rsidR="0013723F">
        <w:rPr>
          <w:rFonts w:ascii="Calibri" w:hAnsi="Calibri" w:cs="Calibri"/>
          <w:bCs/>
          <w:color w:val="212121"/>
          <w:lang w:eastAsia="en-GB"/>
        </w:rPr>
        <w:t xml:space="preserve">Moreover, we aimed to examine </w:t>
      </w:r>
      <w:r w:rsidR="000E735E">
        <w:rPr>
          <w:rFonts w:ascii="Calibri" w:hAnsi="Calibri" w:cs="Calibri"/>
          <w:bCs/>
          <w:color w:val="212121"/>
          <w:lang w:eastAsia="en-GB"/>
        </w:rPr>
        <w:t>how seasonality of mortality</w:t>
      </w:r>
      <w:r>
        <w:rPr>
          <w:rFonts w:ascii="Calibri" w:hAnsi="Calibri" w:cs="Calibri"/>
          <w:bCs/>
          <w:color w:val="212121"/>
          <w:lang w:eastAsia="en-GB"/>
        </w:rPr>
        <w:t xml:space="preserve"> had been changing through time.</w:t>
      </w:r>
      <w:r w:rsidR="00B10ABF">
        <w:rPr>
          <w:rFonts w:ascii="Calibri" w:hAnsi="Calibri" w:cs="Calibri"/>
          <w:bCs/>
          <w:color w:val="212121"/>
          <w:lang w:eastAsia="en-GB"/>
        </w:rPr>
        <w:t xml:space="preserve"> </w:t>
      </w:r>
      <w:r w:rsidR="00346FCE">
        <w:rPr>
          <w:rFonts w:ascii="Calibri" w:hAnsi="Calibri" w:cs="Calibri"/>
          <w:bCs/>
          <w:color w:val="212121"/>
          <w:lang w:eastAsia="en-GB"/>
        </w:rPr>
        <w:t>Knowing</w:t>
      </w:r>
      <w:r w:rsidR="004358E7">
        <w:rPr>
          <w:rFonts w:ascii="Calibri" w:hAnsi="Calibri" w:cs="Calibri"/>
          <w:bCs/>
          <w:color w:val="212121"/>
          <w:lang w:eastAsia="en-GB"/>
        </w:rPr>
        <w:t xml:space="preserve"> the differences in behaviour of the regions in the USA would give us an insight into how climate change may impact how deaths vary throughout the year. </w:t>
      </w:r>
      <w:r w:rsidR="00477900">
        <w:rPr>
          <w:rFonts w:ascii="Calibri" w:hAnsi="Calibri" w:cs="Calibri"/>
          <w:bCs/>
          <w:color w:val="212121"/>
          <w:lang w:eastAsia="en-GB"/>
        </w:rPr>
        <w:t>This is important as it could help society</w:t>
      </w:r>
      <w:ins w:id="1" w:author="umahx99" w:date="2018-09-24T14:30:00Z">
        <w:r w:rsidR="00373464">
          <w:rPr>
            <w:rFonts w:ascii="Calibri" w:hAnsi="Calibri" w:cs="Calibri"/>
            <w:bCs/>
            <w:color w:val="212121"/>
            <w:lang w:eastAsia="en-GB"/>
          </w:rPr>
          <w:t xml:space="preserve"> to </w:t>
        </w:r>
      </w:ins>
      <w:ins w:id="2" w:author="umahx99" w:date="2018-09-24T14:25:00Z">
        <w:r w:rsidR="00373464">
          <w:rPr>
            <w:rFonts w:ascii="Calibri" w:hAnsi="Calibri" w:cs="Calibri"/>
            <w:bCs/>
            <w:color w:val="212121"/>
            <w:lang w:eastAsia="en-GB"/>
          </w:rPr>
          <w:t>understand who may be at risk and whe</w:t>
        </w:r>
      </w:ins>
      <w:ins w:id="3" w:author="umahx99" w:date="2018-09-24T14:29:00Z">
        <w:r w:rsidR="00373464">
          <w:rPr>
            <w:rFonts w:ascii="Calibri" w:hAnsi="Calibri" w:cs="Calibri"/>
            <w:bCs/>
            <w:color w:val="212121"/>
            <w:lang w:eastAsia="en-GB"/>
          </w:rPr>
          <w:t>n</w:t>
        </w:r>
      </w:ins>
      <w:del w:id="4" w:author="umahx99" w:date="2018-09-24T14:25:00Z">
        <w:r w:rsidR="00477900" w:rsidDel="00373464">
          <w:rPr>
            <w:rFonts w:ascii="Calibri" w:hAnsi="Calibri" w:cs="Calibri"/>
            <w:bCs/>
            <w:color w:val="212121"/>
            <w:lang w:eastAsia="en-GB"/>
          </w:rPr>
          <w:delText xml:space="preserve"> </w:delText>
        </w:r>
        <w:commentRangeStart w:id="5"/>
        <w:r w:rsidR="00477900" w:rsidDel="00373464">
          <w:rPr>
            <w:rFonts w:ascii="Calibri" w:hAnsi="Calibri" w:cs="Calibri"/>
            <w:bCs/>
            <w:color w:val="212121"/>
            <w:lang w:eastAsia="en-GB"/>
          </w:rPr>
          <w:delText xml:space="preserve">prepare for </w:delText>
        </w:r>
        <w:r w:rsidR="00FE0747" w:rsidDel="00373464">
          <w:rPr>
            <w:rFonts w:ascii="Calibri" w:hAnsi="Calibri" w:cs="Calibri"/>
            <w:bCs/>
            <w:color w:val="212121"/>
            <w:lang w:eastAsia="en-GB"/>
          </w:rPr>
          <w:delText xml:space="preserve">changes in how </w:delText>
        </w:r>
        <w:r w:rsidR="006B1A17" w:rsidDel="00373464">
          <w:rPr>
            <w:rFonts w:ascii="Calibri" w:hAnsi="Calibri" w:cs="Calibri"/>
            <w:bCs/>
            <w:color w:val="212121"/>
            <w:lang w:eastAsia="en-GB"/>
          </w:rPr>
          <w:delText>death</w:delText>
        </w:r>
        <w:r w:rsidR="00FE0747" w:rsidDel="00373464">
          <w:rPr>
            <w:rFonts w:ascii="Calibri" w:hAnsi="Calibri" w:cs="Calibri"/>
            <w:bCs/>
            <w:color w:val="212121"/>
            <w:lang w:eastAsia="en-GB"/>
          </w:rPr>
          <w:delText xml:space="preserve"> </w:delText>
        </w:r>
        <w:r w:rsidR="006B1A17" w:rsidDel="00373464">
          <w:rPr>
            <w:rFonts w:ascii="Calibri" w:hAnsi="Calibri" w:cs="Calibri"/>
            <w:bCs/>
            <w:color w:val="212121"/>
            <w:lang w:eastAsia="en-GB"/>
          </w:rPr>
          <w:delText xml:space="preserve">is </w:delText>
        </w:r>
        <w:r w:rsidR="00FE0747" w:rsidDel="00373464">
          <w:rPr>
            <w:rFonts w:ascii="Calibri" w:hAnsi="Calibri" w:cs="Calibri"/>
            <w:bCs/>
            <w:color w:val="212121"/>
            <w:lang w:eastAsia="en-GB"/>
          </w:rPr>
          <w:delText xml:space="preserve">affected by </w:delText>
        </w:r>
        <w:r w:rsidR="00477900" w:rsidDel="00373464">
          <w:rPr>
            <w:rFonts w:ascii="Calibri" w:hAnsi="Calibri" w:cs="Calibri"/>
            <w:bCs/>
            <w:color w:val="212121"/>
            <w:lang w:eastAsia="en-GB"/>
          </w:rPr>
          <w:delText>climate change, as well as understand who may be most at risk</w:delText>
        </w:r>
      </w:del>
      <w:commentRangeEnd w:id="5"/>
      <w:r w:rsidR="00373464">
        <w:rPr>
          <w:rStyle w:val="CommentReference"/>
        </w:rPr>
        <w:commentReference w:id="5"/>
      </w:r>
      <w:r w:rsidR="00477900">
        <w:rPr>
          <w:rFonts w:ascii="Calibri" w:hAnsi="Calibri" w:cs="Calibri"/>
          <w:bCs/>
          <w:color w:val="212121"/>
          <w:lang w:eastAsia="en-GB"/>
        </w:rPr>
        <w:t>.</w:t>
      </w:r>
    </w:p>
    <w:p w14:paraId="723DA6A0" w14:textId="77777777" w:rsidR="00584EA1" w:rsidRPr="00584EA1" w:rsidRDefault="00584EA1" w:rsidP="00B8337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context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making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wanted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build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upon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previous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2CFA513" w14:textId="38DFAE52" w:rsidR="00393759" w:rsidRPr="00584EA1" w:rsidRDefault="00584EA1" w:rsidP="0039375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important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people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whether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?).</w:t>
      </w:r>
    </w:p>
    <w:p w14:paraId="019FD29D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3.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most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important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100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0F9B076" w14:textId="2D1B23AF" w:rsidR="0073435F" w:rsidRPr="00271A08" w:rsidRDefault="008B62FB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bCs/>
          <w:color w:val="212121"/>
          <w:lang w:eastAsia="en-GB"/>
        </w:rPr>
      </w:pPr>
      <w:del w:id="6" w:author="umahx99" w:date="2018-09-24T14:37:00Z">
        <w:r w:rsidDel="008A4EC3">
          <w:rPr>
            <w:rFonts w:ascii="Calibri" w:hAnsi="Calibri" w:cs="Calibri"/>
            <w:bCs/>
            <w:color w:val="212121"/>
            <w:lang w:eastAsia="en-GB"/>
          </w:rPr>
          <w:lastRenderedPageBreak/>
          <w:delText>Our paper uses methodology which</w:delText>
        </w:r>
      </w:del>
      <w:ins w:id="7" w:author="umahx99" w:date="2018-09-24T14:37:00Z">
        <w:r w:rsidR="008A4EC3">
          <w:rPr>
            <w:rFonts w:ascii="Calibri" w:hAnsi="Calibri" w:cs="Calibri"/>
            <w:bCs/>
            <w:color w:val="212121"/>
            <w:lang w:eastAsia="en-GB"/>
          </w:rPr>
          <w:t>We</w:t>
        </w:r>
      </w:ins>
      <w:r>
        <w:rPr>
          <w:rFonts w:ascii="Calibri" w:hAnsi="Calibri" w:cs="Calibri"/>
          <w:bCs/>
          <w:color w:val="212121"/>
          <w:lang w:eastAsia="en-GB"/>
        </w:rPr>
        <w:t xml:space="preserve"> established whether seasonality of deaths exists, where the maximum and minimum lay within a year, and how much it has ch</w:t>
      </w:r>
      <w:bookmarkStart w:id="8" w:name="_GoBack"/>
      <w:bookmarkEnd w:id="8"/>
      <w:r>
        <w:rPr>
          <w:rFonts w:ascii="Calibri" w:hAnsi="Calibri" w:cs="Calibri"/>
          <w:bCs/>
          <w:color w:val="212121"/>
          <w:lang w:eastAsia="en-GB"/>
        </w:rPr>
        <w:t xml:space="preserve">anged over time. </w:t>
      </w:r>
      <w:r w:rsidR="006B1A17">
        <w:rPr>
          <w:rFonts w:ascii="Calibri" w:hAnsi="Calibri" w:cs="Calibri"/>
          <w:bCs/>
          <w:color w:val="212121"/>
          <w:lang w:eastAsia="en-GB"/>
        </w:rPr>
        <w:t xml:space="preserve">We find that there are distinct differences in the way that 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deaths are distributed in the year </w:t>
      </w:r>
      <w:del w:id="9" w:author="umahx99" w:date="2018-09-24T14:38:00Z">
        <w:r w:rsidR="001F21EA" w:rsidDel="008A4EC3">
          <w:rPr>
            <w:rFonts w:ascii="Calibri" w:hAnsi="Calibri" w:cs="Calibri"/>
            <w:bCs/>
            <w:color w:val="212121"/>
            <w:lang w:eastAsia="en-GB"/>
          </w:rPr>
          <w:delText>when isolating</w:delText>
        </w:r>
      </w:del>
      <w:ins w:id="10" w:author="umahx99" w:date="2018-09-24T14:38:00Z">
        <w:r w:rsidR="008A4EC3">
          <w:rPr>
            <w:rFonts w:ascii="Calibri" w:hAnsi="Calibri" w:cs="Calibri"/>
            <w:bCs/>
            <w:color w:val="212121"/>
            <w:lang w:eastAsia="en-GB"/>
          </w:rPr>
          <w:t>by</w:t>
        </w:r>
      </w:ins>
      <w:r w:rsidR="001F21EA">
        <w:rPr>
          <w:rFonts w:ascii="Calibri" w:hAnsi="Calibri" w:cs="Calibri"/>
          <w:bCs/>
          <w:color w:val="212121"/>
          <w:lang w:eastAsia="en-GB"/>
        </w:rPr>
        <w:t xml:space="preserve"> ages and sexes. For example, while overall deaths in a year are highest in winter and lowest in the summer, 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young men died by a greater amount in the summer over the winter. This behaviour was not evident in women. </w:t>
      </w:r>
      <w:r w:rsidR="000337E7">
        <w:rPr>
          <w:rFonts w:ascii="Calibri" w:hAnsi="Calibri" w:cs="Calibri"/>
          <w:bCs/>
          <w:color w:val="212121"/>
          <w:lang w:eastAsia="en-GB"/>
        </w:rPr>
        <w:t>When comparing regions, the difference between maximum and mi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nimum deaths, as well as the timing in the year, </w:t>
      </w:r>
      <w:r w:rsidR="000337E7">
        <w:rPr>
          <w:rFonts w:ascii="Calibri" w:hAnsi="Calibri" w:cs="Calibri"/>
          <w:bCs/>
          <w:color w:val="212121"/>
          <w:lang w:eastAsia="en-GB"/>
        </w:rPr>
        <w:t>was generally the same,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 and was not changing over time</w:t>
      </w:r>
      <w:r w:rsidR="00B910B8">
        <w:rPr>
          <w:rFonts w:ascii="Calibri" w:hAnsi="Calibri" w:cs="Calibri"/>
          <w:bCs/>
          <w:color w:val="212121"/>
          <w:lang w:eastAsia="en-GB"/>
        </w:rPr>
        <w:t xml:space="preserve">. The lack of </w:t>
      </w:r>
      <w:r w:rsidR="00282A2A">
        <w:rPr>
          <w:rFonts w:ascii="Calibri" w:hAnsi="Calibri" w:cs="Calibri"/>
          <w:bCs/>
          <w:color w:val="212121"/>
          <w:lang w:eastAsia="en-GB"/>
        </w:rPr>
        <w:t xml:space="preserve">variation by region, combined with the </w:t>
      </w:r>
      <w:r w:rsidR="00047058">
        <w:rPr>
          <w:rFonts w:ascii="Calibri" w:hAnsi="Calibri" w:cs="Calibri"/>
          <w:bCs/>
          <w:color w:val="212121"/>
          <w:lang w:eastAsia="en-GB"/>
        </w:rPr>
        <w:t xml:space="preserve">fact that the USA varies in </w:t>
      </w:r>
      <w:commentRangeStart w:id="11"/>
      <w:r w:rsidR="00047058">
        <w:rPr>
          <w:rFonts w:ascii="Calibri" w:hAnsi="Calibri" w:cs="Calibri"/>
          <w:bCs/>
          <w:color w:val="212121"/>
          <w:lang w:eastAsia="en-GB"/>
        </w:rPr>
        <w:t xml:space="preserve">weather </w:t>
      </w:r>
      <w:commentRangeEnd w:id="11"/>
      <w:r w:rsidR="00A26FA8">
        <w:rPr>
          <w:rStyle w:val="CommentReference"/>
        </w:rPr>
        <w:commentReference w:id="11"/>
      </w:r>
      <w:r w:rsidR="00047058">
        <w:rPr>
          <w:rFonts w:ascii="Calibri" w:hAnsi="Calibri" w:cs="Calibri"/>
          <w:bCs/>
          <w:color w:val="212121"/>
          <w:lang w:eastAsia="en-GB"/>
        </w:rPr>
        <w:t xml:space="preserve">a great deal by region, suggests that the climate may not be driving these changes. This could suggest that those in the USA are similarly </w:t>
      </w:r>
      <w:del w:id="12" w:author="umahx99" w:date="2018-09-24T14:31:00Z">
        <w:r w:rsidR="00047058" w:rsidDel="00A26FA8">
          <w:rPr>
            <w:rFonts w:ascii="Calibri" w:hAnsi="Calibri" w:cs="Calibri"/>
            <w:bCs/>
            <w:color w:val="212121"/>
            <w:lang w:eastAsia="en-GB"/>
          </w:rPr>
          <w:delText xml:space="preserve">or maximally </w:delText>
        </w:r>
      </w:del>
      <w:r w:rsidR="00047058">
        <w:rPr>
          <w:rFonts w:ascii="Calibri" w:hAnsi="Calibri" w:cs="Calibri"/>
          <w:bCs/>
          <w:color w:val="212121"/>
          <w:lang w:eastAsia="en-GB"/>
        </w:rPr>
        <w:t xml:space="preserve">adapted to </w:t>
      </w:r>
      <w:ins w:id="13" w:author="umahx99" w:date="2018-09-24T14:31:00Z">
        <w:r w:rsidR="00A26FA8">
          <w:rPr>
            <w:rFonts w:ascii="Calibri" w:hAnsi="Calibri" w:cs="Calibri"/>
            <w:bCs/>
            <w:color w:val="212121"/>
            <w:lang w:eastAsia="en-GB"/>
          </w:rPr>
          <w:t xml:space="preserve">local </w:t>
        </w:r>
      </w:ins>
      <w:r w:rsidR="00047058">
        <w:rPr>
          <w:rFonts w:ascii="Calibri" w:hAnsi="Calibri" w:cs="Calibri"/>
          <w:bCs/>
          <w:color w:val="212121"/>
          <w:lang w:eastAsia="en-GB"/>
        </w:rPr>
        <w:t xml:space="preserve">weather, so that </w:t>
      </w:r>
      <w:commentRangeStart w:id="14"/>
      <w:r w:rsidR="00047058">
        <w:rPr>
          <w:rFonts w:ascii="Calibri" w:hAnsi="Calibri" w:cs="Calibri"/>
          <w:bCs/>
          <w:color w:val="212121"/>
          <w:lang w:eastAsia="en-GB"/>
        </w:rPr>
        <w:t>climate</w:t>
      </w:r>
      <w:commentRangeEnd w:id="14"/>
      <w:r w:rsidR="00A26FA8">
        <w:rPr>
          <w:rStyle w:val="CommentReference"/>
        </w:rPr>
        <w:commentReference w:id="14"/>
      </w:r>
      <w:r w:rsidR="00047058">
        <w:rPr>
          <w:rFonts w:ascii="Calibri" w:hAnsi="Calibri" w:cs="Calibri"/>
          <w:bCs/>
          <w:color w:val="212121"/>
          <w:lang w:eastAsia="en-GB"/>
        </w:rPr>
        <w:t xml:space="preserve"> change may not impact the behaviour.</w:t>
      </w:r>
    </w:p>
    <w:p w14:paraId="6B5F7D8A" w14:textId="77777777" w:rsidR="00584EA1" w:rsidRPr="00584EA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color w:val="212121"/>
          <w:lang w:eastAsia="en-GB"/>
        </w:rPr>
      </w:pPr>
      <w:r w:rsidRPr="00584EA1">
        <w:rPr>
          <w:rFonts w:ascii="Calibri" w:eastAsia="Calibri" w:hAnsi="Calibri" w:cs="Calibri"/>
          <w:color w:val="212121"/>
          <w:lang w:eastAsia="en-GB"/>
        </w:rPr>
        <w:t>Focus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on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highlighted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title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abstract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of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paper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them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clearly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completely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>.</w:t>
      </w:r>
    </w:p>
    <w:p w14:paraId="4960134A" w14:textId="77777777" w:rsidR="00584EA1" w:rsidRPr="00584EA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color w:val="212121"/>
          <w:lang w:eastAsia="en-GB"/>
        </w:rPr>
      </w:pPr>
      <w:r w:rsidRPr="00584EA1">
        <w:rPr>
          <w:rFonts w:ascii="Calibri" w:eastAsia="Calibri" w:hAnsi="Calibri" w:cs="Calibri"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possible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describe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methodology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with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sentence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two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>.</w:t>
      </w:r>
    </w:p>
    <w:p w14:paraId="05D0E284" w14:textId="77777777" w:rsidR="00584EA1" w:rsidRPr="00584EA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color w:val="212121"/>
          <w:lang w:eastAsia="en-GB"/>
        </w:rPr>
      </w:pPr>
      <w:r w:rsidRPr="00584EA1">
        <w:rPr>
          <w:rFonts w:ascii="Calibri" w:eastAsia="Calibri" w:hAnsi="Calibri" w:cs="Calibri"/>
          <w:color w:val="212121"/>
          <w:lang w:eastAsia="en-GB"/>
        </w:rPr>
        <w:t>Always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mention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which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species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type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of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organism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cells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have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studied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example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mutant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mice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fruit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flies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human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kidney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cells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cancer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cells</w:t>
      </w:r>
      <w:r w:rsidRPr="00584EA1">
        <w:rPr>
          <w:rFonts w:ascii="Arial Hebrew Scholar" w:eastAsia="Times New Roman" w:hAnsi="Arial Hebrew Scholar" w:cs="Arial Hebrew Scholar" w:hint="cs"/>
          <w:color w:val="212121"/>
          <w:lang w:eastAsia="en-GB"/>
        </w:rPr>
        <w:t>).</w:t>
      </w:r>
    </w:p>
    <w:p w14:paraId="160434C6" w14:textId="23753F7C" w:rsidR="008A711E" w:rsidRDefault="00584EA1" w:rsidP="008A711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4.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might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eventually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from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study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,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before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achieve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these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38B915E5" w14:textId="0534B79C" w:rsidR="00745039" w:rsidRPr="00745039" w:rsidRDefault="00F60439" w:rsidP="008A711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>Making clear the nuances in seasonality of death counts in different age groups, sexes, locations, and</w:t>
      </w:r>
      <w:r w:rsidR="00FE0747"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 xml:space="preserve">causes of death helps highlight those with greatest variation in deaths throughout the year. This may help decision makers, for example, to understand whether targeted interventions, </w:t>
      </w:r>
      <w:del w:id="15" w:author="umahx99" w:date="2018-09-24T14:33:00Z">
        <w:r w:rsidDel="00A26FA8">
          <w:rPr>
            <w:rFonts w:ascii="Calibri" w:hAnsi="Calibri" w:cs="Calibri"/>
            <w:bCs/>
            <w:color w:val="212121"/>
            <w:lang w:eastAsia="en-GB"/>
          </w:rPr>
          <w:delText xml:space="preserve">like </w:delText>
        </w:r>
      </w:del>
      <w:ins w:id="16" w:author="umahx99" w:date="2018-09-24T14:33:00Z">
        <w:r w:rsidR="00A26FA8">
          <w:rPr>
            <w:rFonts w:ascii="Calibri" w:hAnsi="Calibri" w:cs="Calibri"/>
            <w:bCs/>
            <w:color w:val="212121"/>
            <w:lang w:eastAsia="en-GB"/>
          </w:rPr>
          <w:t xml:space="preserve">such as </w:t>
        </w:r>
      </w:ins>
      <w:r>
        <w:rPr>
          <w:rFonts w:ascii="Calibri" w:hAnsi="Calibri" w:cs="Calibri"/>
          <w:bCs/>
          <w:color w:val="212121"/>
          <w:lang w:eastAsia="en-GB"/>
        </w:rPr>
        <w:t>the flu vaccine</w:t>
      </w:r>
      <w:ins w:id="17" w:author="umahx99" w:date="2018-09-24T14:34:00Z">
        <w:r w:rsidR="00A26FA8">
          <w:rPr>
            <w:rFonts w:ascii="Calibri" w:hAnsi="Calibri" w:cs="Calibri"/>
            <w:bCs/>
            <w:color w:val="212121"/>
            <w:lang w:eastAsia="en-GB"/>
          </w:rPr>
          <w:t xml:space="preserve"> or public health weather warnings</w:t>
        </w:r>
      </w:ins>
      <w:r>
        <w:rPr>
          <w:rFonts w:ascii="Calibri" w:hAnsi="Calibri" w:cs="Calibri"/>
          <w:bCs/>
          <w:color w:val="212121"/>
          <w:lang w:eastAsia="en-GB"/>
        </w:rPr>
        <w:t xml:space="preserve">, </w:t>
      </w:r>
      <w:del w:id="18" w:author="umahx99" w:date="2018-09-24T14:33:00Z">
        <w:r w:rsidDel="00A26FA8">
          <w:rPr>
            <w:rFonts w:ascii="Calibri" w:hAnsi="Calibri" w:cs="Calibri"/>
            <w:bCs/>
            <w:color w:val="212121"/>
            <w:lang w:eastAsia="en-GB"/>
          </w:rPr>
          <w:delText xml:space="preserve">is </w:delText>
        </w:r>
      </w:del>
      <w:ins w:id="19" w:author="umahx99" w:date="2018-09-24T14:33:00Z">
        <w:r w:rsidR="00A26FA8">
          <w:rPr>
            <w:rFonts w:ascii="Calibri" w:hAnsi="Calibri" w:cs="Calibri"/>
            <w:bCs/>
            <w:color w:val="212121"/>
            <w:lang w:eastAsia="en-GB"/>
          </w:rPr>
          <w:t xml:space="preserve">are </w:t>
        </w:r>
      </w:ins>
      <w:r>
        <w:rPr>
          <w:rFonts w:ascii="Calibri" w:hAnsi="Calibri" w:cs="Calibri"/>
          <w:bCs/>
          <w:color w:val="212121"/>
          <w:lang w:eastAsia="en-GB"/>
        </w:rPr>
        <w:t xml:space="preserve">working to alleviate </w:t>
      </w:r>
      <w:ins w:id="20" w:author="umahx99" w:date="2018-09-24T14:35:00Z">
        <w:r w:rsidR="00A26FA8">
          <w:rPr>
            <w:rFonts w:ascii="Calibri" w:hAnsi="Calibri" w:cs="Calibri"/>
            <w:bCs/>
            <w:color w:val="212121"/>
            <w:lang w:eastAsia="en-GB"/>
          </w:rPr>
          <w:t>climate related</w:t>
        </w:r>
      </w:ins>
      <w:del w:id="21" w:author="umahx99" w:date="2018-09-24T14:35:00Z">
        <w:r w:rsidDel="00A26FA8">
          <w:rPr>
            <w:rFonts w:ascii="Calibri" w:hAnsi="Calibri" w:cs="Calibri"/>
            <w:bCs/>
            <w:color w:val="212121"/>
            <w:lang w:eastAsia="en-GB"/>
          </w:rPr>
          <w:delText>winter</w:delText>
        </w:r>
      </w:del>
      <w:r>
        <w:rPr>
          <w:rFonts w:ascii="Calibri" w:hAnsi="Calibri" w:cs="Calibri"/>
          <w:bCs/>
          <w:color w:val="212121"/>
          <w:lang w:eastAsia="en-GB"/>
        </w:rPr>
        <w:t xml:space="preserve"> deaths. Ultimately, we can build on the study to generate policy on who should be targeted for </w:t>
      </w:r>
      <w:r w:rsidR="002030EB">
        <w:rPr>
          <w:rFonts w:ascii="Calibri" w:hAnsi="Calibri" w:cs="Calibri"/>
          <w:bCs/>
          <w:color w:val="212121"/>
          <w:lang w:eastAsia="en-GB"/>
        </w:rPr>
        <w:t>specialist treatment at particular times of the year</w:t>
      </w:r>
      <w:ins w:id="22" w:author="umahx99" w:date="2018-09-24T14:39:00Z">
        <w:r w:rsidR="008A4EC3">
          <w:rPr>
            <w:rFonts w:ascii="Calibri" w:hAnsi="Calibri" w:cs="Calibri"/>
            <w:bCs/>
            <w:color w:val="212121"/>
            <w:lang w:eastAsia="en-GB"/>
          </w:rPr>
          <w:t>.</w:t>
        </w:r>
      </w:ins>
    </w:p>
    <w:p w14:paraId="2DB41262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Think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beyond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immediate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research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benefit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society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patients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environment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70321769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Avoid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hype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exaggeration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about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fundamental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process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living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relevant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careful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imminently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treatments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CB900DE" w14:textId="77777777" w:rsidR="00584EA1" w:rsidRP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color w:val="212121"/>
          <w:lang w:eastAsia="en-GB"/>
        </w:rPr>
      </w:pPr>
      <w:r w:rsidRPr="00584EA1">
        <w:rPr>
          <w:rFonts w:ascii="Calibri" w:eastAsia="Calibri" w:hAnsi="Calibri" w:cs="Calibri"/>
          <w:color w:val="212121"/>
          <w:lang w:eastAsia="en-GB"/>
        </w:rPr>
        <w:t>After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you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have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answered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the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questions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re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>-</w:t>
      </w:r>
      <w:r w:rsidRPr="00584EA1">
        <w:rPr>
          <w:rFonts w:ascii="Calibri" w:eastAsia="Calibri" w:hAnsi="Calibri" w:cs="Calibri"/>
          <w:color w:val="212121"/>
          <w:lang w:eastAsia="en-GB"/>
        </w:rPr>
        <w:t>read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the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general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instructions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and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specific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tips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under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each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question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and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then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edit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your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answers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color w:val="212121"/>
          <w:lang w:eastAsia="en-GB"/>
        </w:rPr>
        <w:t>If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possible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ask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someone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from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outside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your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field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such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as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friend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with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non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>-</w:t>
      </w:r>
      <w:r w:rsidRPr="00584EA1">
        <w:rPr>
          <w:rFonts w:ascii="Calibri" w:eastAsia="Calibri" w:hAnsi="Calibri" w:cs="Calibri"/>
          <w:color w:val="212121"/>
          <w:lang w:eastAsia="en-GB"/>
        </w:rPr>
        <w:t>scientific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background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color w:val="212121"/>
          <w:lang w:eastAsia="en-GB"/>
        </w:rPr>
        <w:t>to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read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your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answers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and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help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you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identify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any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answers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that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are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unclear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or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lacking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in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color w:val="212121"/>
          <w:lang w:eastAsia="en-GB"/>
        </w:rPr>
        <w:t>detail</w:t>
      </w:r>
      <w:r w:rsidRPr="00584EA1">
        <w:rPr>
          <w:rFonts w:ascii="Arial Hebrew Scholar" w:hAnsi="Arial Hebrew Scholar" w:cs="Arial Hebrew Scholar" w:hint="cs"/>
          <w:color w:val="212121"/>
          <w:lang w:eastAsia="en-GB"/>
        </w:rPr>
        <w:t>.</w:t>
      </w:r>
    </w:p>
    <w:p w14:paraId="706329E0" w14:textId="77777777" w:rsidR="00433EDB" w:rsidRPr="00B8337E" w:rsidRDefault="00433EDB" w:rsidP="00B8337E">
      <w:pPr>
        <w:jc w:val="both"/>
        <w:rPr>
          <w:rFonts w:ascii="Arial Hebrew Scholar" w:hAnsi="Arial Hebrew Scholar" w:cs="Arial Hebrew Scholar"/>
        </w:rPr>
      </w:pPr>
    </w:p>
    <w:sectPr w:rsidR="00433EDB" w:rsidRPr="00B8337E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umahx99" w:date="2018-09-24T14:22:00Z" w:initials="u">
    <w:p w14:paraId="7BDE8EA8" w14:textId="77777777" w:rsidR="005B3BA8" w:rsidRDefault="005B3BA8">
      <w:pPr>
        <w:pStyle w:val="CommentText"/>
      </w:pPr>
      <w:r>
        <w:rPr>
          <w:rStyle w:val="CommentReference"/>
        </w:rPr>
        <w:annotationRef/>
      </w:r>
      <w:r>
        <w:t>Is this from the paper?</w:t>
      </w:r>
    </w:p>
    <w:p w14:paraId="1E0CA19E" w14:textId="202F9A26" w:rsidR="005B3BA8" w:rsidRDefault="00BD7F1D">
      <w:pPr>
        <w:pStyle w:val="CommentText"/>
      </w:pPr>
      <w:r>
        <w:t>There isn’t any climate data in the paper so seems odd.</w:t>
      </w:r>
      <w:r w:rsidR="00373464">
        <w:t xml:space="preserve"> If you do want to change it maybe</w:t>
      </w:r>
      <w:proofErr w:type="gramStart"/>
      <w:r w:rsidR="00373464">
        <w:t xml:space="preserve"> ..</w:t>
      </w:r>
      <w:proofErr w:type="gramEnd"/>
      <w:r w:rsidR="00373464">
        <w:t>inform us whether seasonality has changed over time.</w:t>
      </w:r>
    </w:p>
  </w:comment>
  <w:comment w:id="5" w:author="umahx99" w:date="2018-09-24T14:29:00Z" w:initials="u">
    <w:p w14:paraId="5CAB2CC6" w14:textId="0DBE88C2" w:rsidR="00373464" w:rsidRDefault="00373464">
      <w:pPr>
        <w:pStyle w:val="CommentText"/>
      </w:pPr>
      <w:r>
        <w:rPr>
          <w:rStyle w:val="CommentReference"/>
        </w:rPr>
        <w:annotationRef/>
      </w:r>
      <w:r>
        <w:t>Similar comment to above.</w:t>
      </w:r>
    </w:p>
  </w:comment>
  <w:comment w:id="11" w:author="umahx99" w:date="2018-09-24T14:32:00Z" w:initials="u">
    <w:p w14:paraId="7D5B5FE6" w14:textId="10B14224" w:rsidR="00A26FA8" w:rsidRDefault="00A26FA8">
      <w:pPr>
        <w:pStyle w:val="CommentText"/>
      </w:pPr>
      <w:r>
        <w:rPr>
          <w:rStyle w:val="CommentReference"/>
        </w:rPr>
        <w:annotationRef/>
      </w:r>
      <w:r>
        <w:t>Climate?</w:t>
      </w:r>
    </w:p>
  </w:comment>
  <w:comment w:id="14" w:author="umahx99" w:date="2018-09-24T14:36:00Z" w:initials="u">
    <w:p w14:paraId="7B431386" w14:textId="78EFBFC6" w:rsidR="00A26FA8" w:rsidRDefault="00A26FA8">
      <w:pPr>
        <w:pStyle w:val="CommentText"/>
      </w:pPr>
      <w:r>
        <w:rPr>
          <w:rStyle w:val="CommentReference"/>
        </w:rPr>
        <w:annotationRef/>
      </w:r>
      <w:r>
        <w:t xml:space="preserve">Do you need to put in “gradual” before climate change to make this </w:t>
      </w:r>
      <w:r w:rsidR="004B0C13">
        <w:t xml:space="preserve">logic </w:t>
      </w:r>
      <w:r>
        <w:t>work?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E0CA19E" w15:done="0"/>
  <w15:commentEx w15:paraId="5CAB2CC6" w15:done="0"/>
  <w15:commentEx w15:paraId="7D5B5FE6" w15:done="0"/>
  <w15:commentEx w15:paraId="7B43138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Arial Hebrew Scholar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34473"/>
    <w:multiLevelType w:val="multilevel"/>
    <w:tmpl w:val="6E0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B9299D"/>
    <w:multiLevelType w:val="multilevel"/>
    <w:tmpl w:val="50F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9696AA8"/>
    <w:multiLevelType w:val="multilevel"/>
    <w:tmpl w:val="F52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29D4CFF"/>
    <w:multiLevelType w:val="multilevel"/>
    <w:tmpl w:val="40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A1"/>
    <w:rsid w:val="0000461D"/>
    <w:rsid w:val="000337E7"/>
    <w:rsid w:val="0003657E"/>
    <w:rsid w:val="00036FFA"/>
    <w:rsid w:val="00043B19"/>
    <w:rsid w:val="000450BD"/>
    <w:rsid w:val="0004691D"/>
    <w:rsid w:val="00047058"/>
    <w:rsid w:val="000544A3"/>
    <w:rsid w:val="00054AE8"/>
    <w:rsid w:val="0006422D"/>
    <w:rsid w:val="00065EAB"/>
    <w:rsid w:val="00066C53"/>
    <w:rsid w:val="00074902"/>
    <w:rsid w:val="0008003B"/>
    <w:rsid w:val="0008315C"/>
    <w:rsid w:val="00083B1A"/>
    <w:rsid w:val="000870BD"/>
    <w:rsid w:val="00094337"/>
    <w:rsid w:val="00097832"/>
    <w:rsid w:val="000A0552"/>
    <w:rsid w:val="000A248F"/>
    <w:rsid w:val="000A67D2"/>
    <w:rsid w:val="000B0D4A"/>
    <w:rsid w:val="000B6495"/>
    <w:rsid w:val="000B68BB"/>
    <w:rsid w:val="000B7625"/>
    <w:rsid w:val="000C7277"/>
    <w:rsid w:val="000D3BBB"/>
    <w:rsid w:val="000E45ED"/>
    <w:rsid w:val="000E735E"/>
    <w:rsid w:val="0010038C"/>
    <w:rsid w:val="001075D5"/>
    <w:rsid w:val="00110417"/>
    <w:rsid w:val="00132C6C"/>
    <w:rsid w:val="0013723F"/>
    <w:rsid w:val="001463B4"/>
    <w:rsid w:val="00156FC7"/>
    <w:rsid w:val="00161E98"/>
    <w:rsid w:val="001630CE"/>
    <w:rsid w:val="001667BC"/>
    <w:rsid w:val="00166F8C"/>
    <w:rsid w:val="001672B6"/>
    <w:rsid w:val="00167BD7"/>
    <w:rsid w:val="001767A0"/>
    <w:rsid w:val="00176AB2"/>
    <w:rsid w:val="00183ED4"/>
    <w:rsid w:val="001928EC"/>
    <w:rsid w:val="00196473"/>
    <w:rsid w:val="001A1F00"/>
    <w:rsid w:val="001A39E7"/>
    <w:rsid w:val="001B0EFF"/>
    <w:rsid w:val="001B23D1"/>
    <w:rsid w:val="001B3A23"/>
    <w:rsid w:val="001B55EF"/>
    <w:rsid w:val="001C3326"/>
    <w:rsid w:val="001C613C"/>
    <w:rsid w:val="001C6F04"/>
    <w:rsid w:val="001C7628"/>
    <w:rsid w:val="001D547C"/>
    <w:rsid w:val="001E163F"/>
    <w:rsid w:val="001E4959"/>
    <w:rsid w:val="001F0FFF"/>
    <w:rsid w:val="001F21EA"/>
    <w:rsid w:val="001F7D80"/>
    <w:rsid w:val="002006A8"/>
    <w:rsid w:val="0020168A"/>
    <w:rsid w:val="002030EB"/>
    <w:rsid w:val="00211495"/>
    <w:rsid w:val="00220346"/>
    <w:rsid w:val="00220897"/>
    <w:rsid w:val="00220C4B"/>
    <w:rsid w:val="00221B31"/>
    <w:rsid w:val="00222996"/>
    <w:rsid w:val="002231AC"/>
    <w:rsid w:val="00242A2D"/>
    <w:rsid w:val="002500AE"/>
    <w:rsid w:val="00255519"/>
    <w:rsid w:val="002558E8"/>
    <w:rsid w:val="0026033D"/>
    <w:rsid w:val="00260B02"/>
    <w:rsid w:val="00262880"/>
    <w:rsid w:val="002718D5"/>
    <w:rsid w:val="00271A08"/>
    <w:rsid w:val="00276AEC"/>
    <w:rsid w:val="00282A2A"/>
    <w:rsid w:val="0029006F"/>
    <w:rsid w:val="00296A5E"/>
    <w:rsid w:val="00296CA9"/>
    <w:rsid w:val="00297AC0"/>
    <w:rsid w:val="002A3BB4"/>
    <w:rsid w:val="002A587E"/>
    <w:rsid w:val="002A7107"/>
    <w:rsid w:val="002B1609"/>
    <w:rsid w:val="002C47B0"/>
    <w:rsid w:val="002C725D"/>
    <w:rsid w:val="002D7E35"/>
    <w:rsid w:val="002E05E6"/>
    <w:rsid w:val="002E5CE9"/>
    <w:rsid w:val="002F489D"/>
    <w:rsid w:val="002F4DC5"/>
    <w:rsid w:val="00303AC5"/>
    <w:rsid w:val="00303C84"/>
    <w:rsid w:val="00306685"/>
    <w:rsid w:val="0031127E"/>
    <w:rsid w:val="00315E15"/>
    <w:rsid w:val="00334B66"/>
    <w:rsid w:val="00346FCE"/>
    <w:rsid w:val="00351F3A"/>
    <w:rsid w:val="00361DD6"/>
    <w:rsid w:val="003664AF"/>
    <w:rsid w:val="00366CF7"/>
    <w:rsid w:val="003673C8"/>
    <w:rsid w:val="00367F0A"/>
    <w:rsid w:val="00373464"/>
    <w:rsid w:val="00376B34"/>
    <w:rsid w:val="00380602"/>
    <w:rsid w:val="00383AF4"/>
    <w:rsid w:val="00393759"/>
    <w:rsid w:val="0039751B"/>
    <w:rsid w:val="003A3A3F"/>
    <w:rsid w:val="003C153C"/>
    <w:rsid w:val="003D5A57"/>
    <w:rsid w:val="003E207C"/>
    <w:rsid w:val="003F22B3"/>
    <w:rsid w:val="003F4C4D"/>
    <w:rsid w:val="004018CB"/>
    <w:rsid w:val="004022B7"/>
    <w:rsid w:val="00402D6F"/>
    <w:rsid w:val="004060EF"/>
    <w:rsid w:val="00430B59"/>
    <w:rsid w:val="0043246A"/>
    <w:rsid w:val="00433EDB"/>
    <w:rsid w:val="004358E7"/>
    <w:rsid w:val="00437E72"/>
    <w:rsid w:val="00445E5A"/>
    <w:rsid w:val="00466460"/>
    <w:rsid w:val="00473FE3"/>
    <w:rsid w:val="00477900"/>
    <w:rsid w:val="00484E1E"/>
    <w:rsid w:val="004900CC"/>
    <w:rsid w:val="004933FA"/>
    <w:rsid w:val="00497BA7"/>
    <w:rsid w:val="004A5369"/>
    <w:rsid w:val="004B0C13"/>
    <w:rsid w:val="004B2C9E"/>
    <w:rsid w:val="004B5A7D"/>
    <w:rsid w:val="004B660A"/>
    <w:rsid w:val="004C140E"/>
    <w:rsid w:val="004C3449"/>
    <w:rsid w:val="004C359E"/>
    <w:rsid w:val="004C3E42"/>
    <w:rsid w:val="004D77E6"/>
    <w:rsid w:val="004E36B5"/>
    <w:rsid w:val="004E3F16"/>
    <w:rsid w:val="004E7B07"/>
    <w:rsid w:val="004F021C"/>
    <w:rsid w:val="004F1615"/>
    <w:rsid w:val="004F404D"/>
    <w:rsid w:val="004F60F9"/>
    <w:rsid w:val="004F7FD8"/>
    <w:rsid w:val="005028B3"/>
    <w:rsid w:val="005041A9"/>
    <w:rsid w:val="00506AF4"/>
    <w:rsid w:val="00512B93"/>
    <w:rsid w:val="005130C5"/>
    <w:rsid w:val="0052766E"/>
    <w:rsid w:val="00540B2C"/>
    <w:rsid w:val="00545AD3"/>
    <w:rsid w:val="005546F4"/>
    <w:rsid w:val="0055527C"/>
    <w:rsid w:val="005556EB"/>
    <w:rsid w:val="00561F2E"/>
    <w:rsid w:val="00565475"/>
    <w:rsid w:val="00565B41"/>
    <w:rsid w:val="005758C0"/>
    <w:rsid w:val="00577AC5"/>
    <w:rsid w:val="00580AC3"/>
    <w:rsid w:val="005841AF"/>
    <w:rsid w:val="00584EA1"/>
    <w:rsid w:val="00585742"/>
    <w:rsid w:val="0059276B"/>
    <w:rsid w:val="0059357D"/>
    <w:rsid w:val="00594F9B"/>
    <w:rsid w:val="005A09B0"/>
    <w:rsid w:val="005A6FBD"/>
    <w:rsid w:val="005B1ED4"/>
    <w:rsid w:val="005B3BA8"/>
    <w:rsid w:val="005B3E87"/>
    <w:rsid w:val="005B3F95"/>
    <w:rsid w:val="005B5156"/>
    <w:rsid w:val="005B6ADA"/>
    <w:rsid w:val="005D61B1"/>
    <w:rsid w:val="005D7DA3"/>
    <w:rsid w:val="005E1EC7"/>
    <w:rsid w:val="005E4D7D"/>
    <w:rsid w:val="005E57C1"/>
    <w:rsid w:val="005F34A4"/>
    <w:rsid w:val="005F3963"/>
    <w:rsid w:val="005F5217"/>
    <w:rsid w:val="005F6088"/>
    <w:rsid w:val="00601F4E"/>
    <w:rsid w:val="0061042C"/>
    <w:rsid w:val="0061190A"/>
    <w:rsid w:val="006124E6"/>
    <w:rsid w:val="00615C18"/>
    <w:rsid w:val="00626D2D"/>
    <w:rsid w:val="00631DE6"/>
    <w:rsid w:val="00634114"/>
    <w:rsid w:val="00641AF0"/>
    <w:rsid w:val="00654679"/>
    <w:rsid w:val="00654875"/>
    <w:rsid w:val="006633AD"/>
    <w:rsid w:val="0067020B"/>
    <w:rsid w:val="00677304"/>
    <w:rsid w:val="0069323B"/>
    <w:rsid w:val="006934E5"/>
    <w:rsid w:val="006A5B04"/>
    <w:rsid w:val="006B1A17"/>
    <w:rsid w:val="006B2844"/>
    <w:rsid w:val="006C0D41"/>
    <w:rsid w:val="006C1E31"/>
    <w:rsid w:val="006C492D"/>
    <w:rsid w:val="006C50E6"/>
    <w:rsid w:val="006C685C"/>
    <w:rsid w:val="006D2FCA"/>
    <w:rsid w:val="006E460B"/>
    <w:rsid w:val="006E7FE1"/>
    <w:rsid w:val="006F219C"/>
    <w:rsid w:val="006F382C"/>
    <w:rsid w:val="006F61EA"/>
    <w:rsid w:val="00701132"/>
    <w:rsid w:val="00712E39"/>
    <w:rsid w:val="00717E62"/>
    <w:rsid w:val="00722C79"/>
    <w:rsid w:val="007259F2"/>
    <w:rsid w:val="00731D0E"/>
    <w:rsid w:val="0073435F"/>
    <w:rsid w:val="00745039"/>
    <w:rsid w:val="00756500"/>
    <w:rsid w:val="00756799"/>
    <w:rsid w:val="00762106"/>
    <w:rsid w:val="007651B7"/>
    <w:rsid w:val="007657EB"/>
    <w:rsid w:val="00795E96"/>
    <w:rsid w:val="007960FE"/>
    <w:rsid w:val="007A11B2"/>
    <w:rsid w:val="007A50AF"/>
    <w:rsid w:val="007B3072"/>
    <w:rsid w:val="007B4B89"/>
    <w:rsid w:val="007B545A"/>
    <w:rsid w:val="007D6952"/>
    <w:rsid w:val="007E13E7"/>
    <w:rsid w:val="007E7DB0"/>
    <w:rsid w:val="007F2E1E"/>
    <w:rsid w:val="007F43D6"/>
    <w:rsid w:val="00800663"/>
    <w:rsid w:val="008069E6"/>
    <w:rsid w:val="00811049"/>
    <w:rsid w:val="0081132E"/>
    <w:rsid w:val="00856214"/>
    <w:rsid w:val="00861FC5"/>
    <w:rsid w:val="00863A6B"/>
    <w:rsid w:val="00865497"/>
    <w:rsid w:val="00866C44"/>
    <w:rsid w:val="0089552E"/>
    <w:rsid w:val="008A4EC3"/>
    <w:rsid w:val="008A6465"/>
    <w:rsid w:val="008A711E"/>
    <w:rsid w:val="008B62FB"/>
    <w:rsid w:val="008B7DDD"/>
    <w:rsid w:val="008C16F9"/>
    <w:rsid w:val="008C284F"/>
    <w:rsid w:val="008C4931"/>
    <w:rsid w:val="008C4B74"/>
    <w:rsid w:val="008D151B"/>
    <w:rsid w:val="008D3715"/>
    <w:rsid w:val="008E4AA7"/>
    <w:rsid w:val="008E6C2E"/>
    <w:rsid w:val="008F16FF"/>
    <w:rsid w:val="0090205E"/>
    <w:rsid w:val="00905806"/>
    <w:rsid w:val="00911EE8"/>
    <w:rsid w:val="009147E4"/>
    <w:rsid w:val="0093256D"/>
    <w:rsid w:val="00932BD5"/>
    <w:rsid w:val="00937AF1"/>
    <w:rsid w:val="009451FC"/>
    <w:rsid w:val="00963B38"/>
    <w:rsid w:val="00973231"/>
    <w:rsid w:val="00974800"/>
    <w:rsid w:val="0098603C"/>
    <w:rsid w:val="00986376"/>
    <w:rsid w:val="00986803"/>
    <w:rsid w:val="00990641"/>
    <w:rsid w:val="0099086F"/>
    <w:rsid w:val="009925C1"/>
    <w:rsid w:val="009A2083"/>
    <w:rsid w:val="009A475F"/>
    <w:rsid w:val="009A4D56"/>
    <w:rsid w:val="009A6386"/>
    <w:rsid w:val="009B275D"/>
    <w:rsid w:val="009B6AE3"/>
    <w:rsid w:val="009C4DBD"/>
    <w:rsid w:val="009C5745"/>
    <w:rsid w:val="009D53D9"/>
    <w:rsid w:val="009D5647"/>
    <w:rsid w:val="009E25B4"/>
    <w:rsid w:val="009E450A"/>
    <w:rsid w:val="00A0121A"/>
    <w:rsid w:val="00A10491"/>
    <w:rsid w:val="00A20375"/>
    <w:rsid w:val="00A24643"/>
    <w:rsid w:val="00A25BFD"/>
    <w:rsid w:val="00A25C6B"/>
    <w:rsid w:val="00A26FA8"/>
    <w:rsid w:val="00A359A3"/>
    <w:rsid w:val="00A4013D"/>
    <w:rsid w:val="00A414CE"/>
    <w:rsid w:val="00A55A47"/>
    <w:rsid w:val="00A718C6"/>
    <w:rsid w:val="00A928CC"/>
    <w:rsid w:val="00AA0869"/>
    <w:rsid w:val="00AA1780"/>
    <w:rsid w:val="00AC6A7C"/>
    <w:rsid w:val="00AD2DD2"/>
    <w:rsid w:val="00AE50E2"/>
    <w:rsid w:val="00AF59A5"/>
    <w:rsid w:val="00AF69F6"/>
    <w:rsid w:val="00AF70EF"/>
    <w:rsid w:val="00B00C64"/>
    <w:rsid w:val="00B10ABF"/>
    <w:rsid w:val="00B25B8D"/>
    <w:rsid w:val="00B26927"/>
    <w:rsid w:val="00B33909"/>
    <w:rsid w:val="00B46F3D"/>
    <w:rsid w:val="00B526C6"/>
    <w:rsid w:val="00B65BA0"/>
    <w:rsid w:val="00B67B3E"/>
    <w:rsid w:val="00B70782"/>
    <w:rsid w:val="00B8337E"/>
    <w:rsid w:val="00B86D68"/>
    <w:rsid w:val="00B90CA4"/>
    <w:rsid w:val="00B910B8"/>
    <w:rsid w:val="00B91584"/>
    <w:rsid w:val="00BA7D21"/>
    <w:rsid w:val="00BB1084"/>
    <w:rsid w:val="00BC4C68"/>
    <w:rsid w:val="00BD0801"/>
    <w:rsid w:val="00BD7F1D"/>
    <w:rsid w:val="00BE5840"/>
    <w:rsid w:val="00BE69DF"/>
    <w:rsid w:val="00BE7C5B"/>
    <w:rsid w:val="00C0038E"/>
    <w:rsid w:val="00C02149"/>
    <w:rsid w:val="00C25541"/>
    <w:rsid w:val="00C4447B"/>
    <w:rsid w:val="00C64ECC"/>
    <w:rsid w:val="00C77FA7"/>
    <w:rsid w:val="00C95BF9"/>
    <w:rsid w:val="00CA18D9"/>
    <w:rsid w:val="00CB55DA"/>
    <w:rsid w:val="00CB62F6"/>
    <w:rsid w:val="00CC0C91"/>
    <w:rsid w:val="00CE1AD3"/>
    <w:rsid w:val="00CE1DCB"/>
    <w:rsid w:val="00CE3E2E"/>
    <w:rsid w:val="00CF318B"/>
    <w:rsid w:val="00CF4741"/>
    <w:rsid w:val="00CF6DFE"/>
    <w:rsid w:val="00D00531"/>
    <w:rsid w:val="00D019A2"/>
    <w:rsid w:val="00D02580"/>
    <w:rsid w:val="00D117B9"/>
    <w:rsid w:val="00D20DC2"/>
    <w:rsid w:val="00D24809"/>
    <w:rsid w:val="00D24DC4"/>
    <w:rsid w:val="00D27415"/>
    <w:rsid w:val="00D3479E"/>
    <w:rsid w:val="00D349E0"/>
    <w:rsid w:val="00D435B3"/>
    <w:rsid w:val="00D4389D"/>
    <w:rsid w:val="00D5045D"/>
    <w:rsid w:val="00D52C94"/>
    <w:rsid w:val="00D56CDF"/>
    <w:rsid w:val="00D64CF4"/>
    <w:rsid w:val="00D7364D"/>
    <w:rsid w:val="00D75325"/>
    <w:rsid w:val="00D91503"/>
    <w:rsid w:val="00D92672"/>
    <w:rsid w:val="00D92A88"/>
    <w:rsid w:val="00DA0FD4"/>
    <w:rsid w:val="00DC1680"/>
    <w:rsid w:val="00DC6355"/>
    <w:rsid w:val="00DC6422"/>
    <w:rsid w:val="00E04AA7"/>
    <w:rsid w:val="00E11460"/>
    <w:rsid w:val="00E32857"/>
    <w:rsid w:val="00E42E99"/>
    <w:rsid w:val="00E46E80"/>
    <w:rsid w:val="00E47F81"/>
    <w:rsid w:val="00E629C4"/>
    <w:rsid w:val="00E63B39"/>
    <w:rsid w:val="00E65E81"/>
    <w:rsid w:val="00E827DA"/>
    <w:rsid w:val="00E85B65"/>
    <w:rsid w:val="00E97E6E"/>
    <w:rsid w:val="00EB7434"/>
    <w:rsid w:val="00EC2845"/>
    <w:rsid w:val="00EC6CD0"/>
    <w:rsid w:val="00ED0ECD"/>
    <w:rsid w:val="00ED3EB5"/>
    <w:rsid w:val="00ED59BA"/>
    <w:rsid w:val="00EE34B8"/>
    <w:rsid w:val="00EF05CA"/>
    <w:rsid w:val="00EF0DEC"/>
    <w:rsid w:val="00F01B41"/>
    <w:rsid w:val="00F04E4E"/>
    <w:rsid w:val="00F074B7"/>
    <w:rsid w:val="00F147B2"/>
    <w:rsid w:val="00F164AD"/>
    <w:rsid w:val="00F16BE0"/>
    <w:rsid w:val="00F20796"/>
    <w:rsid w:val="00F22901"/>
    <w:rsid w:val="00F33D35"/>
    <w:rsid w:val="00F40035"/>
    <w:rsid w:val="00F43484"/>
    <w:rsid w:val="00F60439"/>
    <w:rsid w:val="00F60899"/>
    <w:rsid w:val="00F636D9"/>
    <w:rsid w:val="00F73CE1"/>
    <w:rsid w:val="00F92CFA"/>
    <w:rsid w:val="00FA31DA"/>
    <w:rsid w:val="00FA51BD"/>
    <w:rsid w:val="00FA5FA5"/>
    <w:rsid w:val="00FB1037"/>
    <w:rsid w:val="00FB162A"/>
    <w:rsid w:val="00FB3A54"/>
    <w:rsid w:val="00FB6151"/>
    <w:rsid w:val="00FC0A20"/>
    <w:rsid w:val="00FC0D6A"/>
    <w:rsid w:val="00FD3A8B"/>
    <w:rsid w:val="00FE0747"/>
    <w:rsid w:val="00FE5FE6"/>
    <w:rsid w:val="00FF35B1"/>
    <w:rsid w:val="00FF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70C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EA1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84EA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37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2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23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23F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2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23F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26508-76B8-FF45-AC40-A2138BC78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818</Words>
  <Characters>4669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2</cp:revision>
  <cp:lastPrinted>2018-09-20T15:12:00Z</cp:lastPrinted>
  <dcterms:created xsi:type="dcterms:W3CDTF">2018-09-24T13:47:00Z</dcterms:created>
  <dcterms:modified xsi:type="dcterms:W3CDTF">2018-09-24T13:47:00Z</dcterms:modified>
</cp:coreProperties>
</file>