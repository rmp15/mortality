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A74950" w14:textId="77777777" w:rsidR="00472A4C" w:rsidRPr="00690798" w:rsidRDefault="00472A4C" w:rsidP="005A35AA">
      <w:pPr>
        <w:spacing w:line="360" w:lineRule="auto"/>
        <w:rPr>
          <w:rFonts w:ascii="Arial" w:eastAsia="Times New Roman" w:hAnsi="Arial" w:cs="Arial"/>
          <w:b/>
          <w:color w:val="000000"/>
          <w:shd w:val="clear" w:color="auto" w:fill="FFFFFF"/>
          <w:lang w:val="en-GB"/>
        </w:rPr>
      </w:pP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AUTHOR</w:t>
      </w:r>
      <w:r w:rsidR="004C294E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br/>
      </w:r>
      <w:r w:rsidR="00BA7014" w:rsidRPr="00690798">
        <w:rPr>
          <w:rFonts w:ascii="Arial" w:hAnsi="Arial" w:cs="Arial"/>
          <w:color w:val="000000"/>
        </w:rPr>
        <w:t xml:space="preserve">Ezzati </w:t>
      </w:r>
    </w:p>
    <w:p w14:paraId="7FB482F0" w14:textId="14865F04" w:rsidR="005A35AA" w:rsidRPr="005A35AA" w:rsidRDefault="00F45070" w:rsidP="005A35AA">
      <w:pPr>
        <w:spacing w:line="360" w:lineRule="auto"/>
        <w:rPr>
          <w:rFonts w:ascii="Arial" w:hAnsi="Arial" w:cs="Arial"/>
          <w:bCs/>
          <w:color w:val="000000"/>
          <w:szCs w:val="20"/>
          <w:lang w:val="en-GB"/>
        </w:rPr>
      </w:pP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DIGEST</w:t>
      </w:r>
      <w:r w:rsidR="00407872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 xml:space="preserve"> </w:t>
      </w:r>
      <w:r w:rsidR="00EC36C4" w:rsidRPr="000C0752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TITLE</w:t>
      </w: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br/>
      </w:r>
      <w:r w:rsidR="00BF1D10">
        <w:rPr>
          <w:rFonts w:ascii="Arial" w:hAnsi="Arial" w:cs="Arial"/>
          <w:bCs/>
          <w:color w:val="000000"/>
          <w:szCs w:val="20"/>
          <w:lang w:val="en-GB"/>
        </w:rPr>
        <w:t xml:space="preserve">Winter months </w:t>
      </w:r>
      <w:ins w:id="0" w:author="Parks, Robbie M" w:date="2018-10-10T13:38:00Z">
        <w:r w:rsidR="0022652A">
          <w:rPr>
            <w:rFonts w:ascii="Arial" w:hAnsi="Arial" w:cs="Arial"/>
            <w:bCs/>
            <w:color w:val="000000"/>
            <w:szCs w:val="20"/>
            <w:lang w:val="en-GB"/>
          </w:rPr>
          <w:t xml:space="preserve">remain </w:t>
        </w:r>
      </w:ins>
      <w:r w:rsidR="00690798">
        <w:rPr>
          <w:rFonts w:ascii="Arial" w:hAnsi="Arial" w:cs="Arial"/>
          <w:bCs/>
          <w:color w:val="000000"/>
          <w:szCs w:val="20"/>
          <w:lang w:val="en-GB"/>
        </w:rPr>
        <w:t>deadl</w:t>
      </w:r>
      <w:ins w:id="1" w:author="Parks, Robbie M" w:date="2018-10-10T13:38:00Z">
        <w:r w:rsidR="0022652A">
          <w:rPr>
            <w:rFonts w:ascii="Arial" w:hAnsi="Arial" w:cs="Arial"/>
            <w:bCs/>
            <w:color w:val="000000"/>
            <w:szCs w:val="20"/>
            <w:lang w:val="en-GB"/>
          </w:rPr>
          <w:t>y</w:t>
        </w:r>
      </w:ins>
      <w:del w:id="2" w:author="Parks, Robbie M" w:date="2018-10-10T13:38:00Z">
        <w:r w:rsidR="00690798" w:rsidDel="0022652A">
          <w:rPr>
            <w:rFonts w:ascii="Arial" w:hAnsi="Arial" w:cs="Arial"/>
            <w:bCs/>
            <w:color w:val="000000"/>
            <w:szCs w:val="20"/>
            <w:lang w:val="en-GB"/>
          </w:rPr>
          <w:delText>ier</w:delText>
        </w:r>
      </w:del>
      <w:r w:rsidR="00BF1D10">
        <w:rPr>
          <w:rFonts w:ascii="Arial" w:hAnsi="Arial" w:cs="Arial"/>
          <w:bCs/>
          <w:color w:val="000000"/>
          <w:szCs w:val="20"/>
          <w:lang w:val="en-GB"/>
        </w:rPr>
        <w:t xml:space="preserve"> for older US adults</w:t>
      </w:r>
    </w:p>
    <w:p w14:paraId="4B101B36" w14:textId="77777777" w:rsidR="00BF1D10" w:rsidRPr="00A22EC3" w:rsidRDefault="00F45070" w:rsidP="005A35AA">
      <w:pPr>
        <w:spacing w:line="360" w:lineRule="auto"/>
        <w:rPr>
          <w:rFonts w:ascii="Arial" w:hAnsi="Arial" w:cs="Arial"/>
        </w:rPr>
      </w:pPr>
      <w:r>
        <w:rPr>
          <w:rFonts w:ascii="Arial" w:hAnsi="Arial"/>
          <w:b/>
          <w:lang w:val="en-GB"/>
        </w:rPr>
        <w:t>DIGEST ONE-SENTENCE SUMMARY</w:t>
      </w:r>
      <w:r>
        <w:rPr>
          <w:rFonts w:ascii="Arial" w:hAnsi="Arial"/>
          <w:b/>
          <w:lang w:val="en-GB"/>
        </w:rPr>
        <w:br/>
      </w:r>
      <w:r w:rsidR="00A22EC3">
        <w:rPr>
          <w:rFonts w:ascii="Arial" w:hAnsi="Arial" w:cs="Arial"/>
        </w:rPr>
        <w:t xml:space="preserve">Older US adults still die at higher rates in the winter, while seasonal differences in death rates have disappeared or declined for other age groups.  </w:t>
      </w:r>
    </w:p>
    <w:p w14:paraId="43F0C15B" w14:textId="77777777" w:rsidR="00F45070" w:rsidRPr="00AE4C5C" w:rsidRDefault="00F45070" w:rsidP="005A35AA">
      <w:pPr>
        <w:spacing w:line="360" w:lineRule="auto"/>
        <w:rPr>
          <w:rFonts w:ascii="Arial" w:hAnsi="Arial" w:cs="Arial"/>
          <w:szCs w:val="20"/>
          <w:lang w:val="en-GB"/>
        </w:rPr>
      </w:pPr>
      <w:r w:rsidRPr="00F45070">
        <w:rPr>
          <w:rFonts w:ascii="Arial" w:hAnsi="Arial" w:cs="Arial"/>
          <w:b/>
          <w:szCs w:val="20"/>
          <w:lang w:val="en-GB"/>
        </w:rPr>
        <w:t>KEYWORDS</w:t>
      </w:r>
      <w:r>
        <w:rPr>
          <w:rFonts w:ascii="Arial" w:hAnsi="Arial" w:cs="Arial"/>
          <w:b/>
          <w:szCs w:val="20"/>
          <w:lang w:val="en-GB"/>
        </w:rPr>
        <w:br/>
      </w:r>
      <w:r w:rsidR="004C294E">
        <w:rPr>
          <w:rFonts w:ascii="Arial" w:hAnsi="Arial" w:cs="Arial"/>
          <w:szCs w:val="20"/>
          <w:lang w:val="en-GB"/>
        </w:rPr>
        <w:t>To be added by editor</w:t>
      </w:r>
    </w:p>
    <w:p w14:paraId="063698A1" w14:textId="77777777" w:rsidR="00F45070" w:rsidRPr="00690798" w:rsidRDefault="006330F7" w:rsidP="00F45070">
      <w:pPr>
        <w:spacing w:after="240" w:line="360" w:lineRule="auto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szCs w:val="20"/>
          <w:lang w:val="en-GB"/>
        </w:rPr>
        <w:t>MANUSCRIPT NUMBER</w:t>
      </w:r>
      <w:r>
        <w:rPr>
          <w:rFonts w:ascii="Arial" w:hAnsi="Arial" w:cs="Arial"/>
          <w:b/>
          <w:szCs w:val="20"/>
          <w:lang w:val="en-GB"/>
        </w:rPr>
        <w:br/>
      </w:r>
      <w:r w:rsidR="00BA7014" w:rsidRPr="00690798">
        <w:rPr>
          <w:rFonts w:ascii="Arial" w:hAnsi="Arial" w:cs="Arial"/>
          <w:color w:val="000000"/>
        </w:rPr>
        <w:t>35500</w:t>
      </w:r>
    </w:p>
    <w:p w14:paraId="778A006C" w14:textId="77777777" w:rsidR="00E76C3C" w:rsidRDefault="00EC36C4" w:rsidP="006330F7">
      <w:pPr>
        <w:spacing w:line="360" w:lineRule="auto"/>
        <w:rPr>
          <w:rFonts w:ascii="Arial" w:hAnsi="Arial"/>
          <w:b/>
          <w:lang w:val="en-GB"/>
        </w:rPr>
      </w:pPr>
      <w:r w:rsidRPr="000C0752">
        <w:rPr>
          <w:rFonts w:ascii="Arial" w:hAnsi="Arial"/>
          <w:b/>
          <w:lang w:val="en-GB"/>
        </w:rPr>
        <w:t>DIGEST</w:t>
      </w:r>
      <w:r w:rsidR="00F45070">
        <w:rPr>
          <w:rFonts w:ascii="Arial" w:hAnsi="Arial"/>
          <w:b/>
          <w:lang w:val="en-GB"/>
        </w:rPr>
        <w:t xml:space="preserve"> TEXT</w:t>
      </w:r>
    </w:p>
    <w:p w14:paraId="043F2853" w14:textId="21B1C157" w:rsidR="009D5EEE" w:rsidRPr="00690798" w:rsidRDefault="00E76C3C" w:rsidP="00E76C3C">
      <w:pPr>
        <w:widowControl w:val="0"/>
        <w:autoSpaceDE w:val="0"/>
        <w:autoSpaceDN w:val="0"/>
        <w:adjustRightInd w:val="0"/>
        <w:spacing w:after="240" w:line="380" w:lineRule="atLeast"/>
        <w:rPr>
          <w:rFonts w:ascii="Arial" w:hAnsi="Arial" w:cs="Arial"/>
          <w:color w:val="191919"/>
        </w:rPr>
      </w:pPr>
      <w:r w:rsidRPr="00690798">
        <w:rPr>
          <w:rFonts w:ascii="Arial" w:hAnsi="Arial" w:cs="Arial"/>
          <w:color w:val="191919"/>
        </w:rPr>
        <w:t xml:space="preserve">In the United States, more deaths </w:t>
      </w:r>
      <w:r w:rsidR="00690798">
        <w:rPr>
          <w:rFonts w:ascii="Arial" w:hAnsi="Arial" w:cs="Arial"/>
          <w:color w:val="191919"/>
        </w:rPr>
        <w:t xml:space="preserve">happen </w:t>
      </w:r>
      <w:r w:rsidRPr="00690798">
        <w:rPr>
          <w:rFonts w:ascii="Arial" w:hAnsi="Arial" w:cs="Arial"/>
          <w:color w:val="191919"/>
        </w:rPr>
        <w:t xml:space="preserve">in the winter than the summer. But when deaths occur varies greatly </w:t>
      </w:r>
      <w:r w:rsidR="00254049" w:rsidRPr="00690798">
        <w:rPr>
          <w:rFonts w:ascii="Arial" w:hAnsi="Arial" w:cs="Arial"/>
          <w:color w:val="191919"/>
        </w:rPr>
        <w:t xml:space="preserve">by sex, age, cause of death, and </w:t>
      </w:r>
      <w:ins w:id="3" w:author="Parks, Robbie M" w:date="2018-10-10T13:39:00Z">
        <w:r w:rsidR="00821906">
          <w:rPr>
            <w:rFonts w:ascii="Arial" w:hAnsi="Arial" w:cs="Arial"/>
            <w:color w:val="191919"/>
          </w:rPr>
          <w:t xml:space="preserve">potentially </w:t>
        </w:r>
      </w:ins>
      <w:bookmarkStart w:id="4" w:name="_GoBack"/>
      <w:bookmarkEnd w:id="4"/>
      <w:r w:rsidR="00254049" w:rsidRPr="00690798">
        <w:rPr>
          <w:rFonts w:ascii="Arial" w:hAnsi="Arial" w:cs="Arial"/>
          <w:color w:val="191919"/>
        </w:rPr>
        <w:t xml:space="preserve">region. Seasonal differences in death rates, also called seasonality, can </w:t>
      </w:r>
      <w:r w:rsidRPr="00690798">
        <w:rPr>
          <w:rFonts w:ascii="Arial" w:hAnsi="Arial" w:cs="Arial"/>
          <w:color w:val="191919"/>
        </w:rPr>
        <w:t xml:space="preserve">change over time due to changes in factors that cause disease or </w:t>
      </w:r>
      <w:r w:rsidR="00061A87" w:rsidRPr="00690798">
        <w:rPr>
          <w:rFonts w:ascii="Arial" w:hAnsi="Arial" w:cs="Arial"/>
          <w:color w:val="191919"/>
        </w:rPr>
        <w:t xml:space="preserve">affect </w:t>
      </w:r>
      <w:r w:rsidRPr="00690798">
        <w:rPr>
          <w:rFonts w:ascii="Arial" w:hAnsi="Arial" w:cs="Arial"/>
          <w:color w:val="191919"/>
        </w:rPr>
        <w:t xml:space="preserve">treatment. </w:t>
      </w:r>
    </w:p>
    <w:p w14:paraId="05FA99A6" w14:textId="77777777" w:rsidR="00254049" w:rsidRPr="00690798" w:rsidRDefault="00E76C3C" w:rsidP="00E76C3C">
      <w:pPr>
        <w:widowControl w:val="0"/>
        <w:autoSpaceDE w:val="0"/>
        <w:autoSpaceDN w:val="0"/>
        <w:adjustRightInd w:val="0"/>
        <w:spacing w:after="240" w:line="380" w:lineRule="atLeast"/>
        <w:rPr>
          <w:rFonts w:ascii="Arial" w:hAnsi="Arial" w:cs="Arial"/>
          <w:color w:val="191919"/>
        </w:rPr>
      </w:pPr>
      <w:r w:rsidRPr="00690798">
        <w:rPr>
          <w:rFonts w:ascii="Arial" w:hAnsi="Arial" w:cs="Arial"/>
          <w:color w:val="191919"/>
        </w:rPr>
        <w:t>An</w:t>
      </w:r>
      <w:r w:rsidR="00254049" w:rsidRPr="00690798">
        <w:rPr>
          <w:rFonts w:ascii="Arial" w:hAnsi="Arial" w:cs="Arial"/>
          <w:color w:val="191919"/>
        </w:rPr>
        <w:t>alyz</w:t>
      </w:r>
      <w:r w:rsidRPr="00690798">
        <w:rPr>
          <w:rFonts w:ascii="Arial" w:hAnsi="Arial" w:cs="Arial"/>
          <w:color w:val="191919"/>
        </w:rPr>
        <w:t xml:space="preserve">ing the seasonality </w:t>
      </w:r>
      <w:r w:rsidR="00254049" w:rsidRPr="00690798">
        <w:rPr>
          <w:rFonts w:ascii="Arial" w:hAnsi="Arial" w:cs="Arial"/>
          <w:color w:val="191919"/>
        </w:rPr>
        <w:t xml:space="preserve">of deaths </w:t>
      </w:r>
      <w:r w:rsidRPr="00690798">
        <w:rPr>
          <w:rFonts w:ascii="Arial" w:hAnsi="Arial" w:cs="Arial"/>
          <w:color w:val="191919"/>
        </w:rPr>
        <w:t xml:space="preserve">can </w:t>
      </w:r>
      <w:r w:rsidR="00254049" w:rsidRPr="00690798">
        <w:rPr>
          <w:rFonts w:ascii="Arial" w:hAnsi="Arial" w:cs="Arial"/>
          <w:color w:val="191919"/>
        </w:rPr>
        <w:t xml:space="preserve">help scientists determine whether </w:t>
      </w:r>
      <w:r w:rsidRPr="00690798">
        <w:rPr>
          <w:rFonts w:ascii="Arial" w:hAnsi="Arial" w:cs="Arial"/>
          <w:color w:val="191919"/>
        </w:rPr>
        <w:t xml:space="preserve">interventions to </w:t>
      </w:r>
      <w:r w:rsidR="00254049" w:rsidRPr="00690798">
        <w:rPr>
          <w:rFonts w:ascii="Arial" w:hAnsi="Arial" w:cs="Arial"/>
          <w:color w:val="191919"/>
        </w:rPr>
        <w:t>minimize</w:t>
      </w:r>
      <w:r w:rsidRPr="00690798">
        <w:rPr>
          <w:rFonts w:ascii="Arial" w:hAnsi="Arial" w:cs="Arial"/>
          <w:color w:val="191919"/>
        </w:rPr>
        <w:t xml:space="preserve"> deaths </w:t>
      </w:r>
      <w:r w:rsidR="00254049" w:rsidRPr="00690798">
        <w:rPr>
          <w:rFonts w:ascii="Arial" w:hAnsi="Arial" w:cs="Arial"/>
          <w:color w:val="191919"/>
        </w:rPr>
        <w:t>during</w:t>
      </w:r>
      <w:r w:rsidRPr="00690798">
        <w:rPr>
          <w:rFonts w:ascii="Arial" w:hAnsi="Arial" w:cs="Arial"/>
          <w:color w:val="191919"/>
        </w:rPr>
        <w:t xml:space="preserve"> a certain time of year </w:t>
      </w:r>
      <w:r w:rsidR="00254049" w:rsidRPr="00690798">
        <w:rPr>
          <w:rFonts w:ascii="Arial" w:hAnsi="Arial" w:cs="Arial"/>
          <w:color w:val="191919"/>
        </w:rPr>
        <w:t>are needed</w:t>
      </w:r>
      <w:r w:rsidRPr="00690798">
        <w:rPr>
          <w:rFonts w:ascii="Arial" w:hAnsi="Arial" w:cs="Arial"/>
          <w:color w:val="191919"/>
        </w:rPr>
        <w:t xml:space="preserve">, or whether existing ones are effective. </w:t>
      </w:r>
      <w:r w:rsidR="00254049" w:rsidRPr="00690798">
        <w:rPr>
          <w:rFonts w:ascii="Arial" w:hAnsi="Arial" w:cs="Arial"/>
          <w:color w:val="191919"/>
        </w:rPr>
        <w:t>Scrutinizing patterns in death over time can also help scientists determine whether large-scale weather or climate changes are affecting</w:t>
      </w:r>
      <w:r w:rsidR="009D5EEE" w:rsidRPr="00690798">
        <w:rPr>
          <w:rFonts w:ascii="Arial" w:hAnsi="Arial" w:cs="Arial"/>
          <w:color w:val="191919"/>
        </w:rPr>
        <w:t xml:space="preserve"> the</w:t>
      </w:r>
      <w:r w:rsidR="00254049" w:rsidRPr="00690798">
        <w:rPr>
          <w:rFonts w:ascii="Arial" w:hAnsi="Arial" w:cs="Arial"/>
          <w:color w:val="191919"/>
        </w:rPr>
        <w:t xml:space="preserve"> seasonality</w:t>
      </w:r>
      <w:r w:rsidR="009D5EEE" w:rsidRPr="00690798">
        <w:rPr>
          <w:rFonts w:ascii="Arial" w:hAnsi="Arial" w:cs="Arial"/>
          <w:color w:val="191919"/>
        </w:rPr>
        <w:t xml:space="preserve"> of death</w:t>
      </w:r>
      <w:r w:rsidR="00254049" w:rsidRPr="00690798">
        <w:rPr>
          <w:rFonts w:ascii="Arial" w:hAnsi="Arial" w:cs="Arial"/>
          <w:color w:val="191919"/>
        </w:rPr>
        <w:t xml:space="preserve">. </w:t>
      </w:r>
    </w:p>
    <w:p w14:paraId="79E53032" w14:textId="39A8BA80" w:rsidR="00E6212C" w:rsidRPr="00690798" w:rsidRDefault="009D5EEE" w:rsidP="00CA266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 w:rsidRPr="00690798">
        <w:rPr>
          <w:rFonts w:ascii="Arial" w:hAnsi="Arial" w:cs="Arial"/>
          <w:color w:val="191919"/>
        </w:rPr>
        <w:t>Now, Parks et al. show that there</w:t>
      </w:r>
      <w:r w:rsidR="005452DE" w:rsidRPr="00690798">
        <w:rPr>
          <w:rFonts w:ascii="Arial" w:hAnsi="Arial" w:cs="Arial"/>
          <w:color w:val="191919"/>
        </w:rPr>
        <w:t xml:space="preserve"> are age and sex differences in </w:t>
      </w:r>
      <w:r w:rsidRPr="00690798">
        <w:rPr>
          <w:rFonts w:ascii="Arial" w:hAnsi="Arial" w:cs="Arial"/>
          <w:color w:val="191919"/>
        </w:rPr>
        <w:t>which times of year most deaths occur. Parks et al</w:t>
      </w:r>
      <w:r w:rsidR="00061A87" w:rsidRPr="00690798">
        <w:rPr>
          <w:rFonts w:ascii="Arial" w:hAnsi="Arial" w:cs="Arial"/>
          <w:color w:val="191919"/>
        </w:rPr>
        <w:t>.</w:t>
      </w:r>
      <w:r w:rsidRPr="00690798">
        <w:rPr>
          <w:rFonts w:ascii="Arial" w:hAnsi="Arial" w:cs="Arial"/>
          <w:color w:val="191919"/>
        </w:rPr>
        <w:t xml:space="preserve"> analyzed data on US deaths between 1980 and 2016. W</w:t>
      </w:r>
      <w:r w:rsidR="00E76C3C" w:rsidRPr="00690798">
        <w:rPr>
          <w:rFonts w:ascii="Arial" w:hAnsi="Arial" w:cs="Arial"/>
          <w:color w:val="191919"/>
        </w:rPr>
        <w:t xml:space="preserve">hile overall deaths in a year </w:t>
      </w:r>
      <w:r w:rsidRPr="00690798">
        <w:rPr>
          <w:rFonts w:ascii="Arial" w:hAnsi="Arial" w:cs="Arial"/>
          <w:color w:val="191919"/>
        </w:rPr>
        <w:t>were</w:t>
      </w:r>
      <w:r w:rsidR="00E76C3C" w:rsidRPr="00690798">
        <w:rPr>
          <w:rFonts w:ascii="Arial" w:hAnsi="Arial" w:cs="Arial"/>
          <w:color w:val="191919"/>
        </w:rPr>
        <w:t xml:space="preserve"> highest in winter and lowest in summer, </w:t>
      </w:r>
      <w:r w:rsidRPr="00690798">
        <w:rPr>
          <w:rFonts w:ascii="Arial" w:hAnsi="Arial" w:cs="Arial"/>
          <w:color w:val="191919"/>
        </w:rPr>
        <w:t xml:space="preserve">a greater number of </w:t>
      </w:r>
      <w:r w:rsidR="00E76C3C" w:rsidRPr="00690798">
        <w:rPr>
          <w:rFonts w:ascii="Arial" w:hAnsi="Arial" w:cs="Arial"/>
          <w:color w:val="191919"/>
        </w:rPr>
        <w:t xml:space="preserve">young men died </w:t>
      </w:r>
      <w:r w:rsidRPr="00690798">
        <w:rPr>
          <w:rFonts w:ascii="Arial" w:hAnsi="Arial" w:cs="Arial"/>
          <w:color w:val="191919"/>
        </w:rPr>
        <w:t xml:space="preserve">during </w:t>
      </w:r>
      <w:r w:rsidR="00E76C3C" w:rsidRPr="00690798">
        <w:rPr>
          <w:rFonts w:ascii="Arial" w:hAnsi="Arial" w:cs="Arial"/>
          <w:color w:val="191919"/>
        </w:rPr>
        <w:t>summer</w:t>
      </w:r>
      <w:r w:rsidR="00690798">
        <w:rPr>
          <w:rFonts w:ascii="Arial" w:hAnsi="Arial" w:cs="Arial"/>
          <w:color w:val="191919"/>
        </w:rPr>
        <w:t xml:space="preserve"> – mainly</w:t>
      </w:r>
      <w:r w:rsidR="00BF1D10" w:rsidRPr="00690798">
        <w:rPr>
          <w:rFonts w:ascii="Arial" w:hAnsi="Arial" w:cs="Arial"/>
          <w:color w:val="191919"/>
        </w:rPr>
        <w:t xml:space="preserve"> due to injuries</w:t>
      </w:r>
      <w:r w:rsidR="00690798">
        <w:rPr>
          <w:rFonts w:ascii="Arial" w:hAnsi="Arial" w:cs="Arial"/>
          <w:color w:val="191919"/>
        </w:rPr>
        <w:t xml:space="preserve"> – </w:t>
      </w:r>
      <w:r w:rsidRPr="00690798">
        <w:rPr>
          <w:rFonts w:ascii="Arial" w:hAnsi="Arial" w:cs="Arial"/>
          <w:color w:val="191919"/>
        </w:rPr>
        <w:t>than during</w:t>
      </w:r>
      <w:r w:rsidR="00E76C3C" w:rsidRPr="00690798">
        <w:rPr>
          <w:rFonts w:ascii="Arial" w:hAnsi="Arial" w:cs="Arial"/>
          <w:color w:val="191919"/>
        </w:rPr>
        <w:t xml:space="preserve"> winter</w:t>
      </w:r>
      <w:r w:rsidRPr="00690798">
        <w:rPr>
          <w:rFonts w:ascii="Arial" w:hAnsi="Arial" w:cs="Arial"/>
          <w:color w:val="191919"/>
        </w:rPr>
        <w:t>.</w:t>
      </w:r>
      <w:r w:rsidR="000A3A84" w:rsidRPr="00690798">
        <w:rPr>
          <w:rFonts w:ascii="Arial" w:hAnsi="Arial" w:cs="Arial"/>
          <w:color w:val="000000"/>
        </w:rPr>
        <w:t xml:space="preserve"> </w:t>
      </w:r>
      <w:r w:rsidR="005452DE" w:rsidRPr="00690798">
        <w:rPr>
          <w:rFonts w:ascii="Arial" w:hAnsi="Arial" w:cs="Arial"/>
          <w:color w:val="000000"/>
        </w:rPr>
        <w:t xml:space="preserve">Seasonal differences in deaths among young children have largely disappeared and seasonal differences in the deaths of older children and young adults have become smaller. </w:t>
      </w:r>
      <w:r w:rsidR="000A3A84" w:rsidRPr="00690798">
        <w:rPr>
          <w:rFonts w:ascii="Arial" w:hAnsi="Arial" w:cs="Arial"/>
          <w:color w:val="000000"/>
        </w:rPr>
        <w:t xml:space="preserve">Deaths among women and men age 45 or older peaked between December </w:t>
      </w:r>
      <w:r w:rsidR="005452DE" w:rsidRPr="00690798">
        <w:rPr>
          <w:rFonts w:ascii="Arial" w:hAnsi="Arial" w:cs="Arial"/>
          <w:color w:val="000000"/>
        </w:rPr>
        <w:t>and</w:t>
      </w:r>
      <w:r w:rsidR="000A3A84" w:rsidRPr="00690798">
        <w:rPr>
          <w:rFonts w:ascii="Arial" w:hAnsi="Arial" w:cs="Arial"/>
          <w:color w:val="000000"/>
        </w:rPr>
        <w:t xml:space="preserve"> February</w:t>
      </w:r>
      <w:r w:rsidR="00CA2661" w:rsidRPr="00690798">
        <w:rPr>
          <w:rFonts w:ascii="Arial" w:hAnsi="Arial" w:cs="Arial"/>
          <w:color w:val="000000"/>
        </w:rPr>
        <w:t>—largely caused by</w:t>
      </w:r>
      <w:r w:rsidR="00E6212C" w:rsidRPr="00690798">
        <w:rPr>
          <w:rFonts w:ascii="Arial" w:hAnsi="Arial" w:cs="Arial"/>
          <w:color w:val="000000"/>
        </w:rPr>
        <w:t xml:space="preserve"> injuries,</w:t>
      </w:r>
      <w:r w:rsidR="00CA2661" w:rsidRPr="00690798">
        <w:rPr>
          <w:rFonts w:ascii="Arial" w:hAnsi="Arial" w:cs="Arial"/>
          <w:color w:val="000000"/>
        </w:rPr>
        <w:t xml:space="preserve"> respiratory </w:t>
      </w:r>
      <w:r w:rsidR="00E6212C" w:rsidRPr="00690798">
        <w:rPr>
          <w:rFonts w:ascii="Arial" w:hAnsi="Arial" w:cs="Arial"/>
          <w:color w:val="000000"/>
        </w:rPr>
        <w:t>or</w:t>
      </w:r>
      <w:r w:rsidR="00CA2661" w:rsidRPr="00690798">
        <w:rPr>
          <w:rFonts w:ascii="Arial" w:hAnsi="Arial" w:cs="Arial"/>
          <w:color w:val="000000"/>
        </w:rPr>
        <w:t xml:space="preserve"> heart disease</w:t>
      </w:r>
      <w:r w:rsidR="00E6212C" w:rsidRPr="00690798">
        <w:rPr>
          <w:rFonts w:ascii="Arial" w:hAnsi="Arial" w:cs="Arial"/>
          <w:color w:val="000000"/>
        </w:rPr>
        <w:t>s. Deaths in this older age group</w:t>
      </w:r>
      <w:r w:rsidR="000A3A84" w:rsidRPr="00690798">
        <w:rPr>
          <w:rFonts w:ascii="Arial" w:hAnsi="Arial" w:cs="Arial"/>
          <w:color w:val="000000"/>
        </w:rPr>
        <w:t xml:space="preserve"> were lowest during the summer months</w:t>
      </w:r>
      <w:r w:rsidR="00690798">
        <w:rPr>
          <w:rFonts w:ascii="Arial" w:hAnsi="Arial" w:cs="Arial"/>
          <w:color w:val="000000"/>
        </w:rPr>
        <w:t>.</w:t>
      </w:r>
      <w:r w:rsidR="005452DE" w:rsidRPr="00690798">
        <w:rPr>
          <w:rFonts w:ascii="Arial" w:hAnsi="Arial" w:cs="Arial"/>
          <w:color w:val="000000"/>
        </w:rPr>
        <w:t xml:space="preserve"> </w:t>
      </w:r>
      <w:r w:rsidR="00E6212C" w:rsidRPr="00690798">
        <w:rPr>
          <w:rFonts w:ascii="Arial" w:hAnsi="Arial" w:cs="Arial"/>
          <w:color w:val="000000"/>
        </w:rPr>
        <w:t xml:space="preserve">Death </w:t>
      </w:r>
      <w:r w:rsidR="005452DE" w:rsidRPr="00690798">
        <w:rPr>
          <w:rFonts w:ascii="Arial" w:hAnsi="Arial" w:cs="Arial"/>
          <w:color w:val="000000"/>
        </w:rPr>
        <w:t>pattern</w:t>
      </w:r>
      <w:r w:rsidR="00E6212C" w:rsidRPr="00690798">
        <w:rPr>
          <w:rFonts w:ascii="Arial" w:hAnsi="Arial" w:cs="Arial"/>
          <w:color w:val="000000"/>
        </w:rPr>
        <w:t>s in older people</w:t>
      </w:r>
      <w:r w:rsidR="005452DE" w:rsidRPr="00690798">
        <w:rPr>
          <w:rFonts w:ascii="Arial" w:hAnsi="Arial" w:cs="Arial"/>
          <w:color w:val="000000"/>
        </w:rPr>
        <w:t xml:space="preserve"> changed little over time</w:t>
      </w:r>
      <w:r w:rsidR="000A3A84" w:rsidRPr="00690798">
        <w:rPr>
          <w:rFonts w:ascii="Arial" w:hAnsi="Arial" w:cs="Arial"/>
          <w:color w:val="000000"/>
        </w:rPr>
        <w:t xml:space="preserve">. </w:t>
      </w:r>
      <w:r w:rsidR="00690798">
        <w:rPr>
          <w:rFonts w:ascii="Arial" w:hAnsi="Arial" w:cs="Arial"/>
          <w:color w:val="000000"/>
        </w:rPr>
        <w:t>N</w:t>
      </w:r>
      <w:r w:rsidR="000A3A84" w:rsidRPr="00690798">
        <w:rPr>
          <w:rFonts w:ascii="Arial" w:hAnsi="Arial" w:cs="Arial"/>
          <w:color w:val="000000"/>
        </w:rPr>
        <w:t>o regional differences seen in seasonal death patterns d</w:t>
      </w:r>
      <w:r w:rsidR="005452DE" w:rsidRPr="00690798">
        <w:rPr>
          <w:rFonts w:ascii="Arial" w:hAnsi="Arial" w:cs="Arial"/>
          <w:color w:val="000000"/>
        </w:rPr>
        <w:t xml:space="preserve">espite large climate </w:t>
      </w:r>
      <w:r w:rsidR="005452DE" w:rsidRPr="00690798">
        <w:rPr>
          <w:rFonts w:ascii="Arial" w:hAnsi="Arial" w:cs="Arial"/>
          <w:color w:val="000000"/>
        </w:rPr>
        <w:lastRenderedPageBreak/>
        <w:t>variation across the United States</w:t>
      </w:r>
      <w:r w:rsidR="00690798">
        <w:rPr>
          <w:rFonts w:ascii="Arial" w:hAnsi="Arial" w:cs="Arial"/>
          <w:color w:val="000000"/>
        </w:rPr>
        <w:t xml:space="preserve"> were found</w:t>
      </w:r>
      <w:r w:rsidR="000A3A84" w:rsidRPr="00690798">
        <w:rPr>
          <w:rFonts w:ascii="Arial" w:hAnsi="Arial" w:cs="Arial"/>
          <w:color w:val="000000"/>
        </w:rPr>
        <w:t xml:space="preserve">. </w:t>
      </w:r>
    </w:p>
    <w:p w14:paraId="6876E586" w14:textId="77777777" w:rsidR="004C294E" w:rsidRPr="00BF1D10" w:rsidRDefault="00E6212C" w:rsidP="00BF1D1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  <w:sz w:val="32"/>
          <w:szCs w:val="32"/>
        </w:rPr>
      </w:pPr>
      <w:r w:rsidRPr="00690798">
        <w:rPr>
          <w:rFonts w:ascii="Arial" w:hAnsi="Arial" w:cs="Arial"/>
          <w:color w:val="000000"/>
        </w:rPr>
        <w:t>The analysis by Parks et al. suggests</w:t>
      </w:r>
      <w:r w:rsidR="00BF1D10" w:rsidRPr="00690798">
        <w:rPr>
          <w:rFonts w:ascii="Arial" w:hAnsi="Arial" w:cs="Arial"/>
          <w:color w:val="000000"/>
        </w:rPr>
        <w:t xml:space="preserve"> public health officials have been successful in reducing seasonal deaths among many groups. But</w:t>
      </w:r>
      <w:r w:rsidRPr="00690798">
        <w:rPr>
          <w:rFonts w:ascii="Arial" w:hAnsi="Arial" w:cs="Arial"/>
          <w:color w:val="000000"/>
        </w:rPr>
        <w:t xml:space="preserve"> p</w:t>
      </w:r>
      <w:r w:rsidR="00CA2661" w:rsidRPr="00690798">
        <w:rPr>
          <w:rFonts w:ascii="Arial" w:hAnsi="Arial" w:cs="Arial"/>
          <w:color w:val="000000"/>
        </w:rPr>
        <w:t xml:space="preserve">ublic health officials may need to do more to address seasonal differences in deaths among older adults. </w:t>
      </w:r>
      <w:r w:rsidRPr="00690798">
        <w:rPr>
          <w:rFonts w:ascii="Arial" w:hAnsi="Arial" w:cs="Arial"/>
          <w:color w:val="000000"/>
        </w:rPr>
        <w:t>For example, by boosting flu vaccination rates, providing warnings about severe weather and better insulation for homes. Using technology like hands-free communication devices</w:t>
      </w:r>
      <w:r w:rsidR="00C25F24" w:rsidRPr="00690798">
        <w:rPr>
          <w:rFonts w:ascii="Arial" w:hAnsi="Arial" w:cs="Arial"/>
          <w:color w:val="000000"/>
        </w:rPr>
        <w:t xml:space="preserve"> or home visits</w:t>
      </w:r>
      <w:r w:rsidRPr="00690798">
        <w:rPr>
          <w:rFonts w:ascii="Arial" w:hAnsi="Arial" w:cs="Arial"/>
          <w:color w:val="000000"/>
        </w:rPr>
        <w:t xml:space="preserve"> to help keep vulnerable elderly people connected </w:t>
      </w:r>
      <w:r w:rsidR="00BF1D10" w:rsidRPr="00690798">
        <w:rPr>
          <w:rFonts w:ascii="Arial" w:hAnsi="Arial" w:cs="Arial"/>
          <w:color w:val="000000"/>
        </w:rPr>
        <w:t xml:space="preserve">during the winter months may also help. </w:t>
      </w:r>
      <w:r w:rsidR="00407872" w:rsidRPr="00690798">
        <w:rPr>
          <w:rFonts w:ascii="Arial" w:hAnsi="Arial"/>
          <w:b/>
          <w:lang w:val="en-GB"/>
        </w:rPr>
        <w:br/>
      </w:r>
    </w:p>
    <w:p w14:paraId="34502D28" w14:textId="0D4FA38C" w:rsidR="009B787A" w:rsidRPr="004C294E" w:rsidRDefault="009B787A" w:rsidP="009B787A">
      <w:pPr>
        <w:spacing w:after="240" w:line="360" w:lineRule="auto"/>
        <w:rPr>
          <w:rFonts w:ascii="Arial" w:hAnsi="Arial"/>
          <w:b/>
          <w:lang w:val="en-GB"/>
        </w:rPr>
      </w:pPr>
      <w:r>
        <w:rPr>
          <w:rFonts w:ascii="Arial" w:hAnsi="Arial"/>
          <w:b/>
          <w:lang w:val="en-GB"/>
        </w:rPr>
        <w:t>IMAGE CREDIT</w:t>
      </w:r>
      <w:r w:rsidR="004C294E">
        <w:rPr>
          <w:rFonts w:ascii="Arial" w:hAnsi="Arial"/>
          <w:lang w:val="en-GB"/>
        </w:rPr>
        <w:br/>
      </w:r>
      <w:r w:rsidR="00690798">
        <w:rPr>
          <w:rFonts w:ascii="Arial" w:hAnsi="Arial" w:cs="Arial"/>
          <w:lang w:val="en-GB"/>
        </w:rPr>
        <w:t>tbc</w:t>
      </w:r>
    </w:p>
    <w:p w14:paraId="02E12B74" w14:textId="77777777" w:rsidR="009B787A" w:rsidRPr="005A35AA" w:rsidRDefault="009B787A" w:rsidP="009B787A">
      <w:pPr>
        <w:spacing w:line="360" w:lineRule="auto"/>
        <w:rPr>
          <w:rFonts w:ascii="Arial" w:hAnsi="Arial" w:cs="Arial"/>
          <w:szCs w:val="20"/>
          <w:lang w:val="en-GB"/>
        </w:rPr>
      </w:pPr>
    </w:p>
    <w:sectPr w:rsidR="009B787A" w:rsidRPr="005A35AA" w:rsidSect="002F01EB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C9C3BE" w14:textId="77777777" w:rsidR="003C7F89" w:rsidRDefault="003C7F89">
      <w:pPr>
        <w:spacing w:after="0" w:line="240" w:lineRule="auto"/>
      </w:pPr>
      <w:r>
        <w:separator/>
      </w:r>
    </w:p>
  </w:endnote>
  <w:endnote w:type="continuationSeparator" w:id="0">
    <w:p w14:paraId="353A48F2" w14:textId="77777777" w:rsidR="003C7F89" w:rsidRDefault="003C7F89">
      <w:pPr>
        <w:spacing w:after="0" w:line="240" w:lineRule="auto"/>
      </w:pPr>
      <w:r>
        <w:continuationSeparator/>
      </w:r>
    </w:p>
  </w:endnote>
  <w:endnote w:type="continuationNotice" w:id="1">
    <w:p w14:paraId="5136C367" w14:textId="77777777" w:rsidR="003C7F89" w:rsidRDefault="003C7F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8BF19D" w14:textId="77777777" w:rsidR="00A22EC3" w:rsidRDefault="00A22EC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1906">
      <w:rPr>
        <w:noProof/>
      </w:rPr>
      <w:t>1</w:t>
    </w:r>
    <w:r>
      <w:rPr>
        <w:noProof/>
      </w:rPr>
      <w:fldChar w:fldCharType="end"/>
    </w:r>
  </w:p>
  <w:p w14:paraId="0BC0E87C" w14:textId="77777777" w:rsidR="00A22EC3" w:rsidRDefault="00A22EC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BDFABB" w14:textId="77777777" w:rsidR="003C7F89" w:rsidRDefault="003C7F89">
      <w:pPr>
        <w:spacing w:after="0" w:line="240" w:lineRule="auto"/>
      </w:pPr>
      <w:r>
        <w:separator/>
      </w:r>
    </w:p>
  </w:footnote>
  <w:footnote w:type="continuationSeparator" w:id="0">
    <w:p w14:paraId="4FB6FA31" w14:textId="77777777" w:rsidR="003C7F89" w:rsidRDefault="003C7F89">
      <w:pPr>
        <w:spacing w:after="0" w:line="240" w:lineRule="auto"/>
      </w:pPr>
      <w:r>
        <w:continuationSeparator/>
      </w:r>
    </w:p>
  </w:footnote>
  <w:footnote w:type="continuationNotice" w:id="1">
    <w:p w14:paraId="26FA19DA" w14:textId="77777777" w:rsidR="003C7F89" w:rsidRDefault="003C7F8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7"/>
    <w:multiLevelType w:val="singleLevel"/>
    <w:tmpl w:val="00000000"/>
    <w:lvl w:ilvl="0">
      <w:start w:val="1"/>
      <w:numFmt w:val="decimal"/>
      <w:lvlText w:val="%1."/>
      <w:legacy w:legacy="1" w:legacySpace="170" w:legacyIndent="360"/>
      <w:lvlJc w:val="left"/>
    </w:lvl>
  </w:abstractNum>
  <w:abstractNum w:abstractNumId="2">
    <w:nsid w:val="028F45FD"/>
    <w:multiLevelType w:val="hybridMultilevel"/>
    <w:tmpl w:val="36B89F44"/>
    <w:lvl w:ilvl="0" w:tplc="FC9EF9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34978"/>
    <w:multiLevelType w:val="hybridMultilevel"/>
    <w:tmpl w:val="770ED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D3063B"/>
    <w:multiLevelType w:val="hybridMultilevel"/>
    <w:tmpl w:val="DC46F10C"/>
    <w:lvl w:ilvl="0" w:tplc="D6923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1D61B1"/>
    <w:multiLevelType w:val="hybridMultilevel"/>
    <w:tmpl w:val="E558DE96"/>
    <w:lvl w:ilvl="0" w:tplc="1F3E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26C5C"/>
    <w:multiLevelType w:val="hybridMultilevel"/>
    <w:tmpl w:val="C4C68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1E434A"/>
    <w:multiLevelType w:val="hybridMultilevel"/>
    <w:tmpl w:val="3E26C1EE"/>
    <w:lvl w:ilvl="0" w:tplc="CFC678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316E1C"/>
    <w:multiLevelType w:val="hybridMultilevel"/>
    <w:tmpl w:val="E44CD5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8"/>
  </w:num>
  <w:num w:numId="7">
    <w:abstractNumId w:val="3"/>
  </w:num>
  <w:num w:numId="8">
    <w:abstractNumId w:val="1"/>
    <w:lvlOverride w:ilvl="0">
      <w:lvl w:ilvl="0">
        <w:start w:val="1"/>
        <w:numFmt w:val="decimal"/>
        <w:lvlText w:val="%1."/>
        <w:legacy w:legacy="1" w:legacySpace="170" w:legacyIndent="360"/>
        <w:lvlJc w:val="left"/>
      </w:lvl>
    </w:lvlOverride>
  </w:num>
  <w:num w:numId="9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131078" w:nlCheck="1" w:checkStyle="0"/>
  <w:attachedTemplate r:id="rId1"/>
  <w:trackRevision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</w:docVars>
  <w:rsids>
    <w:rsidRoot w:val="00DA0BB6"/>
    <w:rsid w:val="000007EB"/>
    <w:rsid w:val="0000455B"/>
    <w:rsid w:val="00022841"/>
    <w:rsid w:val="00023ACC"/>
    <w:rsid w:val="000259B7"/>
    <w:rsid w:val="000302E7"/>
    <w:rsid w:val="00030E5C"/>
    <w:rsid w:val="00032C91"/>
    <w:rsid w:val="00040DD8"/>
    <w:rsid w:val="000459B5"/>
    <w:rsid w:val="00045E53"/>
    <w:rsid w:val="00051402"/>
    <w:rsid w:val="00055E88"/>
    <w:rsid w:val="00057D34"/>
    <w:rsid w:val="00061A87"/>
    <w:rsid w:val="00063E13"/>
    <w:rsid w:val="00073655"/>
    <w:rsid w:val="00077B78"/>
    <w:rsid w:val="00080BD1"/>
    <w:rsid w:val="00092849"/>
    <w:rsid w:val="000959BB"/>
    <w:rsid w:val="000A04D7"/>
    <w:rsid w:val="000A2160"/>
    <w:rsid w:val="000A3A84"/>
    <w:rsid w:val="000A580B"/>
    <w:rsid w:val="000A5FA3"/>
    <w:rsid w:val="000C0752"/>
    <w:rsid w:val="000C5A70"/>
    <w:rsid w:val="000D67B1"/>
    <w:rsid w:val="000D7608"/>
    <w:rsid w:val="000E37EE"/>
    <w:rsid w:val="000E63AB"/>
    <w:rsid w:val="000F2AA9"/>
    <w:rsid w:val="000F3861"/>
    <w:rsid w:val="000F6487"/>
    <w:rsid w:val="000F7575"/>
    <w:rsid w:val="00101F6E"/>
    <w:rsid w:val="00106822"/>
    <w:rsid w:val="0011228D"/>
    <w:rsid w:val="001230F5"/>
    <w:rsid w:val="00132579"/>
    <w:rsid w:val="00145060"/>
    <w:rsid w:val="0015131E"/>
    <w:rsid w:val="00151F34"/>
    <w:rsid w:val="00160174"/>
    <w:rsid w:val="001709C3"/>
    <w:rsid w:val="00171DC8"/>
    <w:rsid w:val="001738F2"/>
    <w:rsid w:val="0017401F"/>
    <w:rsid w:val="00176A13"/>
    <w:rsid w:val="00186B9F"/>
    <w:rsid w:val="00192367"/>
    <w:rsid w:val="001A14FD"/>
    <w:rsid w:val="001A5460"/>
    <w:rsid w:val="001B1E1E"/>
    <w:rsid w:val="001B5221"/>
    <w:rsid w:val="001C0CC9"/>
    <w:rsid w:val="001C44F0"/>
    <w:rsid w:val="001C7F9F"/>
    <w:rsid w:val="001D0AC8"/>
    <w:rsid w:val="001E3D03"/>
    <w:rsid w:val="001E5E7D"/>
    <w:rsid w:val="001F3483"/>
    <w:rsid w:val="002016F4"/>
    <w:rsid w:val="0020204D"/>
    <w:rsid w:val="0022091E"/>
    <w:rsid w:val="00221E76"/>
    <w:rsid w:val="0022652A"/>
    <w:rsid w:val="0022718E"/>
    <w:rsid w:val="00233F85"/>
    <w:rsid w:val="0023484A"/>
    <w:rsid w:val="002364C0"/>
    <w:rsid w:val="002377F0"/>
    <w:rsid w:val="00237B02"/>
    <w:rsid w:val="00244AAF"/>
    <w:rsid w:val="00250DC1"/>
    <w:rsid w:val="00251DD7"/>
    <w:rsid w:val="00253174"/>
    <w:rsid w:val="00254049"/>
    <w:rsid w:val="0025473E"/>
    <w:rsid w:val="00256F90"/>
    <w:rsid w:val="00263D85"/>
    <w:rsid w:val="00265549"/>
    <w:rsid w:val="00265923"/>
    <w:rsid w:val="0026764C"/>
    <w:rsid w:val="00270440"/>
    <w:rsid w:val="002710D6"/>
    <w:rsid w:val="00272C69"/>
    <w:rsid w:val="00276855"/>
    <w:rsid w:val="002778D4"/>
    <w:rsid w:val="00286757"/>
    <w:rsid w:val="00292FF8"/>
    <w:rsid w:val="0029413B"/>
    <w:rsid w:val="002A4A19"/>
    <w:rsid w:val="002B14B1"/>
    <w:rsid w:val="002B5393"/>
    <w:rsid w:val="002B6CF4"/>
    <w:rsid w:val="002E3A97"/>
    <w:rsid w:val="002E6428"/>
    <w:rsid w:val="002E6DCC"/>
    <w:rsid w:val="002F01EB"/>
    <w:rsid w:val="002F5019"/>
    <w:rsid w:val="002F544F"/>
    <w:rsid w:val="003006A5"/>
    <w:rsid w:val="003009EE"/>
    <w:rsid w:val="003023CE"/>
    <w:rsid w:val="00302AF8"/>
    <w:rsid w:val="0030705E"/>
    <w:rsid w:val="00310A72"/>
    <w:rsid w:val="00314334"/>
    <w:rsid w:val="00334330"/>
    <w:rsid w:val="003345F5"/>
    <w:rsid w:val="00342198"/>
    <w:rsid w:val="00345016"/>
    <w:rsid w:val="0035587E"/>
    <w:rsid w:val="00355AD7"/>
    <w:rsid w:val="00361EEE"/>
    <w:rsid w:val="00366AA2"/>
    <w:rsid w:val="00370D3D"/>
    <w:rsid w:val="00375EB9"/>
    <w:rsid w:val="00376576"/>
    <w:rsid w:val="00390F67"/>
    <w:rsid w:val="0039188B"/>
    <w:rsid w:val="00397BD7"/>
    <w:rsid w:val="003B0C6B"/>
    <w:rsid w:val="003B597E"/>
    <w:rsid w:val="003B6345"/>
    <w:rsid w:val="003B66B5"/>
    <w:rsid w:val="003C7F89"/>
    <w:rsid w:val="003D7FED"/>
    <w:rsid w:val="003E18F9"/>
    <w:rsid w:val="003E5BC0"/>
    <w:rsid w:val="003E727C"/>
    <w:rsid w:val="00400863"/>
    <w:rsid w:val="00407872"/>
    <w:rsid w:val="00413BF5"/>
    <w:rsid w:val="00421C86"/>
    <w:rsid w:val="0042215E"/>
    <w:rsid w:val="004273A4"/>
    <w:rsid w:val="00442D66"/>
    <w:rsid w:val="004456DC"/>
    <w:rsid w:val="00445CF7"/>
    <w:rsid w:val="00455288"/>
    <w:rsid w:val="00457F87"/>
    <w:rsid w:val="00460DFE"/>
    <w:rsid w:val="004652A7"/>
    <w:rsid w:val="00467726"/>
    <w:rsid w:val="00471D8C"/>
    <w:rsid w:val="00472A4C"/>
    <w:rsid w:val="00475A1D"/>
    <w:rsid w:val="00487412"/>
    <w:rsid w:val="00491036"/>
    <w:rsid w:val="004918F8"/>
    <w:rsid w:val="00497C65"/>
    <w:rsid w:val="004A26C4"/>
    <w:rsid w:val="004A4402"/>
    <w:rsid w:val="004B00BE"/>
    <w:rsid w:val="004B1057"/>
    <w:rsid w:val="004B7263"/>
    <w:rsid w:val="004C294E"/>
    <w:rsid w:val="004C41D8"/>
    <w:rsid w:val="004C6798"/>
    <w:rsid w:val="004D0A5B"/>
    <w:rsid w:val="004D1A10"/>
    <w:rsid w:val="004D344A"/>
    <w:rsid w:val="004D78BA"/>
    <w:rsid w:val="004E2BDC"/>
    <w:rsid w:val="004E6F09"/>
    <w:rsid w:val="004E7D32"/>
    <w:rsid w:val="004F478D"/>
    <w:rsid w:val="00502062"/>
    <w:rsid w:val="00504779"/>
    <w:rsid w:val="00505FB4"/>
    <w:rsid w:val="00516FE3"/>
    <w:rsid w:val="00526F11"/>
    <w:rsid w:val="00532319"/>
    <w:rsid w:val="00541A3A"/>
    <w:rsid w:val="005451E8"/>
    <w:rsid w:val="005452DE"/>
    <w:rsid w:val="005455AE"/>
    <w:rsid w:val="005475CB"/>
    <w:rsid w:val="005520A4"/>
    <w:rsid w:val="005546FC"/>
    <w:rsid w:val="00554987"/>
    <w:rsid w:val="00556B27"/>
    <w:rsid w:val="00557AD8"/>
    <w:rsid w:val="005639EA"/>
    <w:rsid w:val="00564384"/>
    <w:rsid w:val="00577537"/>
    <w:rsid w:val="00580FB1"/>
    <w:rsid w:val="005923B5"/>
    <w:rsid w:val="005A35AA"/>
    <w:rsid w:val="005A65C5"/>
    <w:rsid w:val="005B0FF6"/>
    <w:rsid w:val="005B2B26"/>
    <w:rsid w:val="005C1C84"/>
    <w:rsid w:val="005C5550"/>
    <w:rsid w:val="005C57C4"/>
    <w:rsid w:val="005C5CA4"/>
    <w:rsid w:val="005E3FA3"/>
    <w:rsid w:val="005E509B"/>
    <w:rsid w:val="005E5272"/>
    <w:rsid w:val="005E6AA0"/>
    <w:rsid w:val="005F312F"/>
    <w:rsid w:val="00600851"/>
    <w:rsid w:val="0061361C"/>
    <w:rsid w:val="00614372"/>
    <w:rsid w:val="0062632B"/>
    <w:rsid w:val="0063123D"/>
    <w:rsid w:val="006330F7"/>
    <w:rsid w:val="00642FEF"/>
    <w:rsid w:val="006450C4"/>
    <w:rsid w:val="0064520A"/>
    <w:rsid w:val="00653925"/>
    <w:rsid w:val="0066560D"/>
    <w:rsid w:val="00674BC1"/>
    <w:rsid w:val="00675618"/>
    <w:rsid w:val="00680860"/>
    <w:rsid w:val="00682AB6"/>
    <w:rsid w:val="00682F11"/>
    <w:rsid w:val="0068460C"/>
    <w:rsid w:val="00685F1F"/>
    <w:rsid w:val="00690709"/>
    <w:rsid w:val="00690798"/>
    <w:rsid w:val="00692819"/>
    <w:rsid w:val="00695C6F"/>
    <w:rsid w:val="006A404B"/>
    <w:rsid w:val="006A7CC1"/>
    <w:rsid w:val="006C3085"/>
    <w:rsid w:val="006C427E"/>
    <w:rsid w:val="006C6F3F"/>
    <w:rsid w:val="006C71CB"/>
    <w:rsid w:val="006D1222"/>
    <w:rsid w:val="006D4081"/>
    <w:rsid w:val="006D5858"/>
    <w:rsid w:val="006D745C"/>
    <w:rsid w:val="006E1E68"/>
    <w:rsid w:val="006E6C54"/>
    <w:rsid w:val="006F0E9C"/>
    <w:rsid w:val="006F74C5"/>
    <w:rsid w:val="00710628"/>
    <w:rsid w:val="00713C2D"/>
    <w:rsid w:val="0072096B"/>
    <w:rsid w:val="007230BB"/>
    <w:rsid w:val="00723E53"/>
    <w:rsid w:val="00744961"/>
    <w:rsid w:val="00747B56"/>
    <w:rsid w:val="007553C9"/>
    <w:rsid w:val="00763161"/>
    <w:rsid w:val="00763C58"/>
    <w:rsid w:val="007834E0"/>
    <w:rsid w:val="007925C7"/>
    <w:rsid w:val="00797A39"/>
    <w:rsid w:val="007A3D6C"/>
    <w:rsid w:val="007B39C3"/>
    <w:rsid w:val="007B5313"/>
    <w:rsid w:val="007C3DDC"/>
    <w:rsid w:val="007D113D"/>
    <w:rsid w:val="007D39B2"/>
    <w:rsid w:val="007E7BE0"/>
    <w:rsid w:val="007F1020"/>
    <w:rsid w:val="007F5DB8"/>
    <w:rsid w:val="0080059A"/>
    <w:rsid w:val="008038B6"/>
    <w:rsid w:val="00811D31"/>
    <w:rsid w:val="008202BD"/>
    <w:rsid w:val="00821906"/>
    <w:rsid w:val="00826791"/>
    <w:rsid w:val="00832E25"/>
    <w:rsid w:val="00834C6C"/>
    <w:rsid w:val="00841439"/>
    <w:rsid w:val="00842015"/>
    <w:rsid w:val="00843FE3"/>
    <w:rsid w:val="00845A53"/>
    <w:rsid w:val="00853B10"/>
    <w:rsid w:val="00856ED8"/>
    <w:rsid w:val="00856F72"/>
    <w:rsid w:val="0086714D"/>
    <w:rsid w:val="00871CDC"/>
    <w:rsid w:val="0087537A"/>
    <w:rsid w:val="008767C2"/>
    <w:rsid w:val="0089579D"/>
    <w:rsid w:val="008A140B"/>
    <w:rsid w:val="008A2AB0"/>
    <w:rsid w:val="008A701D"/>
    <w:rsid w:val="008B366A"/>
    <w:rsid w:val="008C1998"/>
    <w:rsid w:val="008C5E48"/>
    <w:rsid w:val="008D2E4D"/>
    <w:rsid w:val="008D7148"/>
    <w:rsid w:val="008E4170"/>
    <w:rsid w:val="008E4EE9"/>
    <w:rsid w:val="00901F35"/>
    <w:rsid w:val="00904D22"/>
    <w:rsid w:val="00906274"/>
    <w:rsid w:val="00906424"/>
    <w:rsid w:val="0091143F"/>
    <w:rsid w:val="00912E27"/>
    <w:rsid w:val="00920B8D"/>
    <w:rsid w:val="00923275"/>
    <w:rsid w:val="009327CF"/>
    <w:rsid w:val="00936262"/>
    <w:rsid w:val="00936926"/>
    <w:rsid w:val="0094746E"/>
    <w:rsid w:val="00951F27"/>
    <w:rsid w:val="0095393B"/>
    <w:rsid w:val="0095569C"/>
    <w:rsid w:val="0095595A"/>
    <w:rsid w:val="009563BA"/>
    <w:rsid w:val="0096014F"/>
    <w:rsid w:val="009666A4"/>
    <w:rsid w:val="009678CF"/>
    <w:rsid w:val="0097054C"/>
    <w:rsid w:val="009735AA"/>
    <w:rsid w:val="00977122"/>
    <w:rsid w:val="00980AE2"/>
    <w:rsid w:val="0098266A"/>
    <w:rsid w:val="0098717A"/>
    <w:rsid w:val="00996121"/>
    <w:rsid w:val="009A4070"/>
    <w:rsid w:val="009A7B9B"/>
    <w:rsid w:val="009B14F3"/>
    <w:rsid w:val="009B56C4"/>
    <w:rsid w:val="009B787A"/>
    <w:rsid w:val="009C0F12"/>
    <w:rsid w:val="009C48B0"/>
    <w:rsid w:val="009C4CBB"/>
    <w:rsid w:val="009C5935"/>
    <w:rsid w:val="009D4982"/>
    <w:rsid w:val="009D5EEE"/>
    <w:rsid w:val="009D5F70"/>
    <w:rsid w:val="009E0EA7"/>
    <w:rsid w:val="009E2C23"/>
    <w:rsid w:val="009E3611"/>
    <w:rsid w:val="009F39D5"/>
    <w:rsid w:val="009F500F"/>
    <w:rsid w:val="009F5368"/>
    <w:rsid w:val="00A01978"/>
    <w:rsid w:val="00A0794E"/>
    <w:rsid w:val="00A131BF"/>
    <w:rsid w:val="00A16613"/>
    <w:rsid w:val="00A17003"/>
    <w:rsid w:val="00A21195"/>
    <w:rsid w:val="00A221B5"/>
    <w:rsid w:val="00A22EC3"/>
    <w:rsid w:val="00A23D03"/>
    <w:rsid w:val="00A24D89"/>
    <w:rsid w:val="00A31D58"/>
    <w:rsid w:val="00A35C68"/>
    <w:rsid w:val="00A365B7"/>
    <w:rsid w:val="00A539ED"/>
    <w:rsid w:val="00A56C55"/>
    <w:rsid w:val="00A56E5E"/>
    <w:rsid w:val="00A64566"/>
    <w:rsid w:val="00A6464F"/>
    <w:rsid w:val="00A67FA7"/>
    <w:rsid w:val="00A701E3"/>
    <w:rsid w:val="00A82984"/>
    <w:rsid w:val="00A956B6"/>
    <w:rsid w:val="00AA1A09"/>
    <w:rsid w:val="00AA1DB8"/>
    <w:rsid w:val="00AA477A"/>
    <w:rsid w:val="00AC191D"/>
    <w:rsid w:val="00AC503B"/>
    <w:rsid w:val="00AD160A"/>
    <w:rsid w:val="00AD58DB"/>
    <w:rsid w:val="00AD7F12"/>
    <w:rsid w:val="00AE03F5"/>
    <w:rsid w:val="00AE088F"/>
    <w:rsid w:val="00AE2C21"/>
    <w:rsid w:val="00AE4C5C"/>
    <w:rsid w:val="00AE5A4C"/>
    <w:rsid w:val="00AF1938"/>
    <w:rsid w:val="00AF35AE"/>
    <w:rsid w:val="00AF37A5"/>
    <w:rsid w:val="00AF55FC"/>
    <w:rsid w:val="00B00E7D"/>
    <w:rsid w:val="00B02749"/>
    <w:rsid w:val="00B12133"/>
    <w:rsid w:val="00B12438"/>
    <w:rsid w:val="00B127EB"/>
    <w:rsid w:val="00B20EBE"/>
    <w:rsid w:val="00B24FCC"/>
    <w:rsid w:val="00B34830"/>
    <w:rsid w:val="00B4027D"/>
    <w:rsid w:val="00B42BF7"/>
    <w:rsid w:val="00B539A4"/>
    <w:rsid w:val="00B63F24"/>
    <w:rsid w:val="00B64976"/>
    <w:rsid w:val="00B65F93"/>
    <w:rsid w:val="00B66559"/>
    <w:rsid w:val="00B6690B"/>
    <w:rsid w:val="00B669A9"/>
    <w:rsid w:val="00B713F8"/>
    <w:rsid w:val="00B76421"/>
    <w:rsid w:val="00B771A4"/>
    <w:rsid w:val="00B77307"/>
    <w:rsid w:val="00B779A3"/>
    <w:rsid w:val="00B871AF"/>
    <w:rsid w:val="00B879FB"/>
    <w:rsid w:val="00B963C4"/>
    <w:rsid w:val="00BA7014"/>
    <w:rsid w:val="00BB33C8"/>
    <w:rsid w:val="00BB4014"/>
    <w:rsid w:val="00BB6ADA"/>
    <w:rsid w:val="00BC3201"/>
    <w:rsid w:val="00BC481E"/>
    <w:rsid w:val="00BD0301"/>
    <w:rsid w:val="00BD38B5"/>
    <w:rsid w:val="00BE0879"/>
    <w:rsid w:val="00BE27CB"/>
    <w:rsid w:val="00BE5935"/>
    <w:rsid w:val="00BE6A7B"/>
    <w:rsid w:val="00BF1D10"/>
    <w:rsid w:val="00BF3B66"/>
    <w:rsid w:val="00BF448A"/>
    <w:rsid w:val="00C02BB6"/>
    <w:rsid w:val="00C049EB"/>
    <w:rsid w:val="00C06065"/>
    <w:rsid w:val="00C074E2"/>
    <w:rsid w:val="00C12385"/>
    <w:rsid w:val="00C14E6C"/>
    <w:rsid w:val="00C17B07"/>
    <w:rsid w:val="00C206B8"/>
    <w:rsid w:val="00C25F24"/>
    <w:rsid w:val="00C2697D"/>
    <w:rsid w:val="00C26F8B"/>
    <w:rsid w:val="00C33D52"/>
    <w:rsid w:val="00C34508"/>
    <w:rsid w:val="00C36B76"/>
    <w:rsid w:val="00C36D1C"/>
    <w:rsid w:val="00C36E15"/>
    <w:rsid w:val="00C42C15"/>
    <w:rsid w:val="00C434E8"/>
    <w:rsid w:val="00C46002"/>
    <w:rsid w:val="00C50275"/>
    <w:rsid w:val="00C551CF"/>
    <w:rsid w:val="00C552A8"/>
    <w:rsid w:val="00C63DE9"/>
    <w:rsid w:val="00C74E01"/>
    <w:rsid w:val="00C842F3"/>
    <w:rsid w:val="00C91555"/>
    <w:rsid w:val="00C91FCD"/>
    <w:rsid w:val="00C94598"/>
    <w:rsid w:val="00C953E8"/>
    <w:rsid w:val="00C97057"/>
    <w:rsid w:val="00CA2661"/>
    <w:rsid w:val="00CB4B4E"/>
    <w:rsid w:val="00CB7309"/>
    <w:rsid w:val="00CB7375"/>
    <w:rsid w:val="00CC7E8B"/>
    <w:rsid w:val="00CD63D8"/>
    <w:rsid w:val="00CD6C39"/>
    <w:rsid w:val="00CE02CC"/>
    <w:rsid w:val="00CE52AE"/>
    <w:rsid w:val="00CE5566"/>
    <w:rsid w:val="00CE628F"/>
    <w:rsid w:val="00CF3B1C"/>
    <w:rsid w:val="00D07F9A"/>
    <w:rsid w:val="00D16E59"/>
    <w:rsid w:val="00D27049"/>
    <w:rsid w:val="00D31261"/>
    <w:rsid w:val="00D50EB4"/>
    <w:rsid w:val="00D52AC0"/>
    <w:rsid w:val="00D53107"/>
    <w:rsid w:val="00D56D68"/>
    <w:rsid w:val="00D57DFA"/>
    <w:rsid w:val="00D62B7B"/>
    <w:rsid w:val="00D657A2"/>
    <w:rsid w:val="00D809D7"/>
    <w:rsid w:val="00D92E91"/>
    <w:rsid w:val="00D9352B"/>
    <w:rsid w:val="00D946CA"/>
    <w:rsid w:val="00D95DDB"/>
    <w:rsid w:val="00D966B9"/>
    <w:rsid w:val="00D979BB"/>
    <w:rsid w:val="00DA0BB6"/>
    <w:rsid w:val="00DA1C2A"/>
    <w:rsid w:val="00DA5BD7"/>
    <w:rsid w:val="00DB6775"/>
    <w:rsid w:val="00DC5D2A"/>
    <w:rsid w:val="00DD60C5"/>
    <w:rsid w:val="00DE00F8"/>
    <w:rsid w:val="00DE7ABD"/>
    <w:rsid w:val="00DF1F74"/>
    <w:rsid w:val="00DF4D75"/>
    <w:rsid w:val="00DF5728"/>
    <w:rsid w:val="00E02A01"/>
    <w:rsid w:val="00E04C98"/>
    <w:rsid w:val="00E05FF9"/>
    <w:rsid w:val="00E06A42"/>
    <w:rsid w:val="00E075A7"/>
    <w:rsid w:val="00E1241C"/>
    <w:rsid w:val="00E130C9"/>
    <w:rsid w:val="00E14021"/>
    <w:rsid w:val="00E1490C"/>
    <w:rsid w:val="00E14F28"/>
    <w:rsid w:val="00E16273"/>
    <w:rsid w:val="00E23464"/>
    <w:rsid w:val="00E30BD5"/>
    <w:rsid w:val="00E454FD"/>
    <w:rsid w:val="00E5390A"/>
    <w:rsid w:val="00E563EB"/>
    <w:rsid w:val="00E566CD"/>
    <w:rsid w:val="00E6212C"/>
    <w:rsid w:val="00E62FFC"/>
    <w:rsid w:val="00E634F9"/>
    <w:rsid w:val="00E67CD5"/>
    <w:rsid w:val="00E7280B"/>
    <w:rsid w:val="00E74729"/>
    <w:rsid w:val="00E76B72"/>
    <w:rsid w:val="00E76C3C"/>
    <w:rsid w:val="00E7750C"/>
    <w:rsid w:val="00E83637"/>
    <w:rsid w:val="00E83D63"/>
    <w:rsid w:val="00E85476"/>
    <w:rsid w:val="00E85E85"/>
    <w:rsid w:val="00E9445D"/>
    <w:rsid w:val="00EA1331"/>
    <w:rsid w:val="00EA14A1"/>
    <w:rsid w:val="00EA7251"/>
    <w:rsid w:val="00EB652C"/>
    <w:rsid w:val="00EC1B99"/>
    <w:rsid w:val="00EC27D9"/>
    <w:rsid w:val="00EC36C4"/>
    <w:rsid w:val="00EC4B1C"/>
    <w:rsid w:val="00ED0809"/>
    <w:rsid w:val="00ED155D"/>
    <w:rsid w:val="00ED1D41"/>
    <w:rsid w:val="00EE226B"/>
    <w:rsid w:val="00EE3D49"/>
    <w:rsid w:val="00EF53B3"/>
    <w:rsid w:val="00EF7B69"/>
    <w:rsid w:val="00F06164"/>
    <w:rsid w:val="00F13562"/>
    <w:rsid w:val="00F274B4"/>
    <w:rsid w:val="00F34141"/>
    <w:rsid w:val="00F3462E"/>
    <w:rsid w:val="00F35342"/>
    <w:rsid w:val="00F357A6"/>
    <w:rsid w:val="00F45070"/>
    <w:rsid w:val="00F46061"/>
    <w:rsid w:val="00F534E5"/>
    <w:rsid w:val="00F64BF1"/>
    <w:rsid w:val="00F6653D"/>
    <w:rsid w:val="00F6714E"/>
    <w:rsid w:val="00F7052A"/>
    <w:rsid w:val="00F76BE1"/>
    <w:rsid w:val="00F80AB9"/>
    <w:rsid w:val="00F85428"/>
    <w:rsid w:val="00F857D5"/>
    <w:rsid w:val="00F95174"/>
    <w:rsid w:val="00F96561"/>
    <w:rsid w:val="00FA4D5E"/>
    <w:rsid w:val="00FB3D70"/>
    <w:rsid w:val="00FB5D96"/>
    <w:rsid w:val="00FC2FAE"/>
    <w:rsid w:val="00FC5113"/>
    <w:rsid w:val="00FC5B0D"/>
    <w:rsid w:val="00FE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F2703"/>
  <w15:docId w15:val="{2D587F91-7AB5-4041-B0EE-07472711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64566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07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4566"/>
    <w:pPr>
      <w:keepNext/>
      <w:spacing w:after="0" w:line="480" w:lineRule="exact"/>
      <w:outlineLvl w:val="1"/>
    </w:pPr>
    <w:rPr>
      <w:rFonts w:ascii="Times New Roman" w:eastAsia="Times" w:hAnsi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64566"/>
    <w:rPr>
      <w:rFonts w:ascii="Times New Roman" w:eastAsia="Times" w:hAnsi="Times New Roman" w:cs="Times New Roman"/>
      <w:b/>
      <w:i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566"/>
    <w:pPr>
      <w:spacing w:after="0" w:line="240" w:lineRule="auto"/>
    </w:pPr>
    <w:rPr>
      <w:rFonts w:ascii="Tahoma" w:eastAsia="Arial" w:hAnsi="Tahoma" w:cs="Tahoma"/>
      <w:color w:val="000000"/>
      <w:sz w:val="16"/>
      <w:szCs w:val="16"/>
      <w:lang w:val="pt-PT" w:eastAsia="pt-PT"/>
    </w:rPr>
  </w:style>
  <w:style w:type="character" w:customStyle="1" w:styleId="BalloonTextChar">
    <w:name w:val="Balloon Text Char"/>
    <w:link w:val="BalloonText"/>
    <w:uiPriority w:val="99"/>
    <w:semiHidden/>
    <w:rsid w:val="00A64566"/>
    <w:rPr>
      <w:rFonts w:ascii="Tahoma" w:eastAsia="Arial" w:hAnsi="Tahoma" w:cs="Tahoma"/>
      <w:color w:val="000000"/>
      <w:sz w:val="16"/>
      <w:szCs w:val="16"/>
      <w:lang w:val="pt-PT" w:eastAsia="pt-PT"/>
    </w:rPr>
  </w:style>
  <w:style w:type="paragraph" w:styleId="Caption">
    <w:name w:val="caption"/>
    <w:basedOn w:val="Normal"/>
    <w:next w:val="Normal"/>
    <w:uiPriority w:val="35"/>
    <w:unhideWhenUsed/>
    <w:qFormat/>
    <w:rsid w:val="00A64566"/>
    <w:pPr>
      <w:spacing w:line="240" w:lineRule="auto"/>
    </w:pPr>
    <w:rPr>
      <w:rFonts w:ascii="Arial" w:eastAsia="Arial" w:hAnsi="Arial" w:cs="Arial"/>
      <w:b/>
      <w:bCs/>
      <w:color w:val="4F81BD"/>
      <w:sz w:val="18"/>
      <w:szCs w:val="18"/>
      <w:lang w:val="pt-PT" w:eastAsia="pt-PT"/>
    </w:rPr>
  </w:style>
  <w:style w:type="paragraph" w:styleId="Header">
    <w:name w:val="header"/>
    <w:basedOn w:val="Normal"/>
    <w:link w:val="HeaderChar"/>
    <w:unhideWhenUsed/>
    <w:rsid w:val="00A64566"/>
    <w:pPr>
      <w:tabs>
        <w:tab w:val="center" w:pos="4419"/>
        <w:tab w:val="right" w:pos="8838"/>
      </w:tabs>
      <w:spacing w:after="0" w:line="240" w:lineRule="auto"/>
    </w:pPr>
    <w:rPr>
      <w:rFonts w:ascii="Arial" w:eastAsia="Arial" w:hAnsi="Arial" w:cs="Arial"/>
      <w:color w:val="000000"/>
      <w:lang w:val="pt-PT" w:eastAsia="pt-PT"/>
    </w:rPr>
  </w:style>
  <w:style w:type="character" w:customStyle="1" w:styleId="HeaderChar">
    <w:name w:val="Header Char"/>
    <w:link w:val="Header"/>
    <w:rsid w:val="00A64566"/>
    <w:rPr>
      <w:rFonts w:ascii="Arial" w:eastAsia="Arial" w:hAnsi="Arial" w:cs="Arial"/>
      <w:color w:val="000000"/>
      <w:lang w:val="pt-PT" w:eastAsia="pt-PT"/>
    </w:rPr>
  </w:style>
  <w:style w:type="paragraph" w:styleId="Footer">
    <w:name w:val="footer"/>
    <w:basedOn w:val="Normal"/>
    <w:link w:val="FooterChar"/>
    <w:uiPriority w:val="99"/>
    <w:unhideWhenUsed/>
    <w:rsid w:val="00A64566"/>
    <w:pPr>
      <w:tabs>
        <w:tab w:val="center" w:pos="4419"/>
        <w:tab w:val="right" w:pos="8838"/>
      </w:tabs>
      <w:spacing w:after="0" w:line="240" w:lineRule="auto"/>
    </w:pPr>
    <w:rPr>
      <w:rFonts w:ascii="Arial" w:eastAsia="Arial" w:hAnsi="Arial" w:cs="Arial"/>
      <w:color w:val="000000"/>
      <w:lang w:val="pt-PT" w:eastAsia="pt-PT"/>
    </w:rPr>
  </w:style>
  <w:style w:type="character" w:customStyle="1" w:styleId="FooterChar">
    <w:name w:val="Footer Char"/>
    <w:link w:val="Footer"/>
    <w:uiPriority w:val="99"/>
    <w:rsid w:val="00A64566"/>
    <w:rPr>
      <w:rFonts w:ascii="Arial" w:eastAsia="Arial" w:hAnsi="Arial" w:cs="Arial"/>
      <w:color w:val="000000"/>
      <w:lang w:val="pt-PT" w:eastAsia="pt-PT"/>
    </w:rPr>
  </w:style>
  <w:style w:type="character" w:styleId="Hyperlink">
    <w:name w:val="Hyperlink"/>
    <w:uiPriority w:val="99"/>
    <w:unhideWhenUsed/>
    <w:rsid w:val="00A6456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645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64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45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645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456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64566"/>
    <w:rPr>
      <w:b/>
      <w:bCs/>
      <w:sz w:val="20"/>
      <w:szCs w:val="20"/>
    </w:rPr>
  </w:style>
  <w:style w:type="character" w:customStyle="1" w:styleId="st">
    <w:name w:val="st"/>
    <w:basedOn w:val="DefaultParagraphFont"/>
    <w:rsid w:val="00A64566"/>
  </w:style>
  <w:style w:type="character" w:styleId="Emphasis">
    <w:name w:val="Emphasis"/>
    <w:uiPriority w:val="20"/>
    <w:qFormat/>
    <w:rsid w:val="00A64566"/>
    <w:rPr>
      <w:i/>
      <w:iCs/>
    </w:rPr>
  </w:style>
  <w:style w:type="paragraph" w:styleId="PlainText">
    <w:name w:val="Plain Text"/>
    <w:basedOn w:val="Normal"/>
    <w:link w:val="PlainTextChar"/>
    <w:semiHidden/>
    <w:rsid w:val="00A6456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645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64566"/>
    <w:pPr>
      <w:ind w:left="720"/>
      <w:contextualSpacing/>
    </w:pPr>
  </w:style>
  <w:style w:type="character" w:styleId="PlaceholderText">
    <w:name w:val="Placeholder Text"/>
    <w:uiPriority w:val="99"/>
    <w:semiHidden/>
    <w:rsid w:val="00A64566"/>
    <w:rPr>
      <w:color w:val="808080"/>
    </w:rPr>
  </w:style>
  <w:style w:type="paragraph" w:styleId="Revision">
    <w:name w:val="Revision"/>
    <w:hidden/>
    <w:uiPriority w:val="99"/>
    <w:semiHidden/>
    <w:rsid w:val="00A64566"/>
    <w:rPr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A64566"/>
  </w:style>
  <w:style w:type="table" w:styleId="TableGrid">
    <w:name w:val="Table Grid"/>
    <w:basedOn w:val="TableNormal"/>
    <w:uiPriority w:val="59"/>
    <w:rsid w:val="002B6C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45070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B78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7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microsoft.com/office/2011/relationships/people" Target="peop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bridgetjakubiak:Library:Containers:com.apple.mail:Data:Library:Mail%20Downloads:45F3D779-AB2D-4960-B297-2D89E314E3BF:ELIFE%20DIGES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60C0A-57C5-C64F-9434-170730726C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FB7DCF-F32A-774E-AE70-73CC1F4B99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694256-2136-F242-819C-22226B324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HD:Users:bridgetjakubiak:Library:Containers:com.apple.mail:Data:Library:Mail Downloads:45F3D779-AB2D-4960-B297-2D89E314E3BF:ELIFE DIGEST TEMPLATE.dotx</Template>
  <TotalTime>3</TotalTime>
  <Pages>2</Pages>
  <Words>363</Words>
  <Characters>2070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Bridget Jakubiak</dc:creator>
  <cp:keywords/>
  <dc:description/>
  <cp:lastModifiedBy>Parks, Robbie M</cp:lastModifiedBy>
  <cp:revision>5</cp:revision>
  <cp:lastPrinted>2013-09-21T16:03:00Z</cp:lastPrinted>
  <dcterms:created xsi:type="dcterms:W3CDTF">2018-10-10T12:35:00Z</dcterms:created>
  <dcterms:modified xsi:type="dcterms:W3CDTF">2018-10-10T12:39:00Z</dcterms:modified>
  <cp:category/>
</cp:coreProperties>
</file>