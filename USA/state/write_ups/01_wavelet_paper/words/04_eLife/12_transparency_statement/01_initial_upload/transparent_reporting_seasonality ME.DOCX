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709B1F" w14:textId="06D90AF0" w:rsidR="00550F13" w:rsidRPr="00FF5ED7" w:rsidRDefault="00550F13" w:rsidP="00550F13">
      <w:pPr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FF5ED7">
        <w:rPr>
          <w:rFonts w:asciiTheme="minorHAnsi" w:hAnsiTheme="minorHAnsi"/>
          <w:b/>
          <w:bCs/>
          <w:i/>
          <w:sz w:val="28"/>
          <w:szCs w:val="28"/>
        </w:rPr>
        <w:t>eLife</w:t>
      </w:r>
      <w:r w:rsidR="00370080">
        <w:rPr>
          <w:rFonts w:asciiTheme="minorHAnsi" w:hAnsiTheme="minorHAnsi"/>
          <w:b/>
          <w:bCs/>
          <w:i/>
          <w:sz w:val="28"/>
          <w:szCs w:val="28"/>
        </w:rPr>
        <w:t>’s</w:t>
      </w:r>
      <w:proofErr w:type="spellEnd"/>
      <w:r w:rsidR="00A5368C" w:rsidRPr="00FF5ED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70080">
        <w:rPr>
          <w:rFonts w:asciiTheme="minorHAnsi" w:hAnsiTheme="minorHAnsi"/>
          <w:b/>
          <w:bCs/>
          <w:sz w:val="28"/>
          <w:szCs w:val="28"/>
        </w:rPr>
        <w:t>transparent reporting</w:t>
      </w:r>
      <w:r w:rsidR="00877644">
        <w:rPr>
          <w:rFonts w:asciiTheme="minorHAnsi" w:hAnsiTheme="minorHAnsi"/>
          <w:b/>
          <w:bCs/>
          <w:sz w:val="28"/>
          <w:szCs w:val="28"/>
        </w:rPr>
        <w:t xml:space="preserve"> form</w:t>
      </w:r>
    </w:p>
    <w:p w14:paraId="6CB056A9" w14:textId="77777777" w:rsidR="00762B36" w:rsidRDefault="00762B36" w:rsidP="00AF5736">
      <w:pPr>
        <w:rPr>
          <w:rFonts w:asciiTheme="minorHAnsi" w:hAnsiTheme="minorHAnsi"/>
          <w:bCs/>
          <w:sz w:val="22"/>
          <w:szCs w:val="22"/>
        </w:rPr>
      </w:pPr>
    </w:p>
    <w:p w14:paraId="30CA8809" w14:textId="77F68820" w:rsidR="00605A12" w:rsidRDefault="00D93937" w:rsidP="00AF5736">
      <w:pPr>
        <w:rPr>
          <w:rFonts w:asciiTheme="minorHAnsi" w:hAnsiTheme="minorHAnsi"/>
          <w:bCs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We encourage authors to provide detailed information </w:t>
      </w:r>
      <w:r w:rsidRPr="00505C51">
        <w:rPr>
          <w:rFonts w:asciiTheme="minorHAnsi" w:hAnsiTheme="minorHAnsi"/>
          <w:bCs/>
          <w:i/>
          <w:sz w:val="22"/>
          <w:szCs w:val="22"/>
        </w:rPr>
        <w:t>within their submission</w:t>
      </w:r>
      <w:r w:rsidRPr="00505C51">
        <w:rPr>
          <w:rFonts w:asciiTheme="minorHAnsi" w:hAnsiTheme="minorHAnsi"/>
          <w:bCs/>
          <w:sz w:val="22"/>
          <w:szCs w:val="22"/>
        </w:rPr>
        <w:t xml:space="preserve"> to facilitate the interpretation and replication of experiments.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E41364">
        <w:rPr>
          <w:rFonts w:asciiTheme="minorHAnsi" w:hAnsiTheme="minorHAnsi"/>
          <w:bCs/>
          <w:sz w:val="22"/>
          <w:szCs w:val="22"/>
          <w:lang w:val="en-GB"/>
        </w:rPr>
        <w:t>A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 xml:space="preserve">uthors </w:t>
      </w:r>
      <w:r w:rsidR="008A22A7">
        <w:rPr>
          <w:rFonts w:asciiTheme="minorHAnsi" w:hAnsiTheme="minorHAnsi"/>
          <w:bCs/>
          <w:sz w:val="22"/>
          <w:szCs w:val="22"/>
          <w:lang w:val="en-GB"/>
        </w:rPr>
        <w:t xml:space="preserve">can 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upload supporting documentation to indicate the use of appropriate reporting guidelines for health-related research (see </w:t>
      </w:r>
      <w:hyperlink r:id="rId8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EQUATOR Network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life science research (see the </w:t>
      </w:r>
      <w:hyperlink r:id="rId9" w:tgtFrame="_blank" w:history="1">
        <w:proofErr w:type="spellStart"/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BioSharing</w:t>
        </w:r>
        <w:proofErr w:type="spellEnd"/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 xml:space="preserve"> Information Resource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or the </w:t>
      </w:r>
      <w:hyperlink r:id="rId10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ARRIVE guidelines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 for reporting work involving animal research.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963CEF" w:rsidRPr="00505C51">
        <w:rPr>
          <w:rFonts w:asciiTheme="minorHAnsi" w:hAnsiTheme="minorHAnsi"/>
          <w:bCs/>
          <w:sz w:val="22"/>
          <w:szCs w:val="22"/>
        </w:rPr>
        <w:t>Whe</w:t>
      </w:r>
      <w:r w:rsidR="007B7AF0" w:rsidRPr="00505C51">
        <w:rPr>
          <w:rFonts w:asciiTheme="minorHAnsi" w:hAnsiTheme="minorHAnsi"/>
          <w:bCs/>
          <w:sz w:val="22"/>
          <w:szCs w:val="22"/>
        </w:rPr>
        <w:t>re</w:t>
      </w:r>
      <w:r w:rsidR="00963CEF" w:rsidRPr="00505C51">
        <w:rPr>
          <w:rFonts w:asciiTheme="minorHAnsi" w:hAnsiTheme="minorHAnsi"/>
          <w:bCs/>
          <w:sz w:val="22"/>
          <w:szCs w:val="22"/>
        </w:rPr>
        <w:t xml:space="preserve"> applicable, a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uthors </w:t>
      </w:r>
      <w:r w:rsidR="004505C5" w:rsidRPr="00505C51">
        <w:rPr>
          <w:rFonts w:asciiTheme="minorHAnsi" w:hAnsiTheme="minorHAnsi"/>
          <w:bCs/>
          <w:sz w:val="22"/>
          <w:szCs w:val="22"/>
        </w:rPr>
        <w:t>should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refer to </w:t>
      </w:r>
      <w:r w:rsidR="007B7AF0" w:rsidRPr="00505C51">
        <w:rPr>
          <w:rFonts w:asciiTheme="minorHAnsi" w:hAnsiTheme="minorHAnsi"/>
          <w:bCs/>
          <w:sz w:val="22"/>
          <w:szCs w:val="22"/>
        </w:rPr>
        <w:t>any relevant reporting standards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documents in </w:t>
      </w:r>
      <w:r w:rsidR="00963CEF" w:rsidRPr="00505C51">
        <w:rPr>
          <w:rFonts w:asciiTheme="minorHAnsi" w:hAnsiTheme="minorHAnsi"/>
          <w:bCs/>
          <w:sz w:val="22"/>
          <w:szCs w:val="22"/>
        </w:rPr>
        <w:t>th</w:t>
      </w:r>
      <w:r w:rsidR="007B7AF0" w:rsidRPr="00505C51">
        <w:rPr>
          <w:rFonts w:asciiTheme="minorHAnsi" w:hAnsiTheme="minorHAnsi"/>
          <w:bCs/>
          <w:sz w:val="22"/>
          <w:szCs w:val="22"/>
        </w:rPr>
        <w:t>is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form.</w:t>
      </w:r>
    </w:p>
    <w:p w14:paraId="57C27825" w14:textId="77777777" w:rsidR="00605A12" w:rsidRDefault="00605A12" w:rsidP="00AF5736">
      <w:pPr>
        <w:rPr>
          <w:rFonts w:asciiTheme="minorHAnsi" w:hAnsiTheme="minorHAnsi"/>
          <w:bCs/>
        </w:rPr>
      </w:pPr>
    </w:p>
    <w:p w14:paraId="094E1034" w14:textId="7DE9C48C" w:rsidR="00C1184B" w:rsidRPr="00505C51" w:rsidRDefault="00D93937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If you have any questions, please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consult our </w:t>
      </w:r>
      <w:r w:rsidR="00100F97" w:rsidRPr="00AC49AA">
        <w:rPr>
          <w:rFonts w:asciiTheme="minorHAnsi" w:hAnsiTheme="minorHAnsi"/>
          <w:bCs/>
          <w:sz w:val="22"/>
          <w:szCs w:val="22"/>
        </w:rPr>
        <w:t>Journal Policies</w:t>
      </w:r>
      <w:r w:rsidR="00100F97">
        <w:rPr>
          <w:rFonts w:asciiTheme="minorHAnsi" w:hAnsiTheme="minorHAnsi"/>
          <w:bCs/>
          <w:sz w:val="22"/>
          <w:szCs w:val="22"/>
        </w:rPr>
        <w:t xml:space="preserve">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and/or </w:t>
      </w:r>
      <w:r w:rsidRPr="00505C51">
        <w:rPr>
          <w:rFonts w:asciiTheme="minorHAnsi" w:hAnsiTheme="minorHAnsi"/>
          <w:bCs/>
          <w:sz w:val="22"/>
          <w:szCs w:val="22"/>
        </w:rPr>
        <w:t>contact us:</w:t>
      </w:r>
      <w:r w:rsidRPr="00505C51">
        <w:rPr>
          <w:rFonts w:asciiTheme="minorHAnsi" w:hAnsiTheme="minorHAnsi"/>
          <w:bCs/>
          <w:color w:val="FF0000"/>
          <w:sz w:val="22"/>
          <w:szCs w:val="22"/>
        </w:rPr>
        <w:t xml:space="preserve"> </w:t>
      </w:r>
      <w:hyperlink r:id="rId11" w:history="1">
        <w:r w:rsidRPr="00505C51">
          <w:rPr>
            <w:rStyle w:val="Hyperlink"/>
            <w:rFonts w:asciiTheme="minorHAnsi" w:hAnsiTheme="minorHAnsi"/>
            <w:bCs/>
            <w:sz w:val="22"/>
            <w:szCs w:val="22"/>
          </w:rPr>
          <w:t>editorial@elifesciences.org</w:t>
        </w:r>
      </w:hyperlink>
      <w:r w:rsidRPr="00505C51">
        <w:rPr>
          <w:rFonts w:asciiTheme="minorHAnsi" w:hAnsiTheme="minorHAnsi"/>
          <w:bCs/>
          <w:sz w:val="22"/>
          <w:szCs w:val="22"/>
        </w:rPr>
        <w:t>.</w:t>
      </w:r>
    </w:p>
    <w:p w14:paraId="506CC8B1" w14:textId="77777777" w:rsidR="00605A12" w:rsidRPr="00505C51" w:rsidRDefault="00605A12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</w:p>
    <w:p w14:paraId="12D04514" w14:textId="77777777" w:rsidR="00AF5736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Sample-size estimation</w:t>
      </w:r>
    </w:p>
    <w:p w14:paraId="318427B9" w14:textId="284DAC72" w:rsidR="00877644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</w:t>
      </w:r>
      <w:r w:rsidR="00AF5736" w:rsidRPr="00505C51">
        <w:rPr>
          <w:rFonts w:asciiTheme="minorHAnsi" w:hAnsiTheme="minorHAnsi"/>
          <w:sz w:val="22"/>
          <w:szCs w:val="22"/>
        </w:rPr>
        <w:t xml:space="preserve">ou </w:t>
      </w:r>
      <w:r w:rsidRPr="00505C51">
        <w:rPr>
          <w:rFonts w:asciiTheme="minorHAnsi" w:hAnsiTheme="minorHAnsi"/>
          <w:sz w:val="22"/>
          <w:szCs w:val="22"/>
        </w:rPr>
        <w:t>should state</w:t>
      </w:r>
      <w:r w:rsidR="00AF5736" w:rsidRPr="00505C51">
        <w:rPr>
          <w:rFonts w:asciiTheme="minorHAnsi" w:hAnsiTheme="minorHAnsi"/>
          <w:sz w:val="22"/>
          <w:szCs w:val="22"/>
        </w:rPr>
        <w:t xml:space="preserve"> whether an appropriate sample size was computed when the study was being designed </w:t>
      </w:r>
    </w:p>
    <w:p w14:paraId="5AF6CDDB" w14:textId="27D431D0" w:rsidR="00AF5736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</w:t>
      </w:r>
      <w:r w:rsidR="00AF5736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state</w:t>
      </w:r>
      <w:r w:rsidR="00AF5736" w:rsidRPr="00505C51">
        <w:rPr>
          <w:rFonts w:asciiTheme="minorHAnsi" w:hAnsiTheme="minorHAnsi"/>
          <w:sz w:val="22"/>
          <w:szCs w:val="22"/>
        </w:rPr>
        <w:t xml:space="preserve"> the sta</w:t>
      </w:r>
      <w:r w:rsidRPr="00505C51">
        <w:rPr>
          <w:rFonts w:asciiTheme="minorHAnsi" w:hAnsiTheme="minorHAnsi"/>
          <w:sz w:val="22"/>
          <w:szCs w:val="22"/>
        </w:rPr>
        <w:t xml:space="preserve">tistical method of </w:t>
      </w:r>
      <w:r w:rsidR="009205E9" w:rsidRPr="00505C51">
        <w:rPr>
          <w:rFonts w:asciiTheme="minorHAnsi" w:hAnsiTheme="minorHAnsi"/>
          <w:sz w:val="22"/>
          <w:szCs w:val="22"/>
        </w:rPr>
        <w:t xml:space="preserve">sample size </w:t>
      </w:r>
      <w:r w:rsidRPr="00505C51">
        <w:rPr>
          <w:rFonts w:asciiTheme="minorHAnsi" w:hAnsiTheme="minorHAnsi"/>
          <w:sz w:val="22"/>
          <w:szCs w:val="22"/>
        </w:rPr>
        <w:t>computation</w:t>
      </w:r>
      <w:r w:rsidR="009205E9" w:rsidRPr="00505C51">
        <w:rPr>
          <w:rFonts w:asciiTheme="minorHAnsi" w:hAnsiTheme="minorHAnsi"/>
          <w:sz w:val="22"/>
          <w:szCs w:val="22"/>
        </w:rPr>
        <w:t xml:space="preserve"> and any required assumptions</w:t>
      </w:r>
    </w:p>
    <w:p w14:paraId="1EB6E52F" w14:textId="224B80E0" w:rsidR="00402ADD" w:rsidRPr="00505C51" w:rsidDel="008669DA" w:rsidRDefault="00AF5736" w:rsidP="007B7AF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If no</w:t>
      </w:r>
      <w:r w:rsidR="00B57E8A" w:rsidRPr="00505C51">
        <w:rPr>
          <w:rFonts w:asciiTheme="minorHAnsi" w:hAnsiTheme="minorHAnsi"/>
          <w:sz w:val="22"/>
          <w:szCs w:val="22"/>
        </w:rPr>
        <w:t xml:space="preserve"> explicit</w:t>
      </w:r>
      <w:r w:rsidRPr="00505C51">
        <w:rPr>
          <w:rFonts w:asciiTheme="minorHAnsi" w:hAnsiTheme="minorHAnsi"/>
          <w:sz w:val="22"/>
          <w:szCs w:val="22"/>
        </w:rPr>
        <w:t xml:space="preserve"> power analysis was used, you </w:t>
      </w:r>
      <w:r w:rsidR="00877644" w:rsidRPr="00505C51">
        <w:rPr>
          <w:rFonts w:asciiTheme="minorHAnsi" w:hAnsiTheme="minorHAnsi"/>
          <w:sz w:val="22"/>
          <w:szCs w:val="22"/>
        </w:rPr>
        <w:t xml:space="preserve">should describe how you </w:t>
      </w:r>
      <w:r w:rsidR="00FE4F10" w:rsidRPr="00505C51">
        <w:rPr>
          <w:rFonts w:asciiTheme="minorHAnsi" w:hAnsiTheme="minorHAnsi"/>
          <w:sz w:val="22"/>
          <w:szCs w:val="22"/>
        </w:rPr>
        <w:t>decide</w:t>
      </w:r>
      <w:r w:rsidR="00877644" w:rsidRPr="00505C51">
        <w:rPr>
          <w:rFonts w:asciiTheme="minorHAnsi" w:hAnsiTheme="minorHAnsi"/>
          <w:sz w:val="22"/>
          <w:szCs w:val="22"/>
        </w:rPr>
        <w:t>d</w:t>
      </w:r>
      <w:r w:rsidR="00FE4F10" w:rsidRPr="00505C51">
        <w:rPr>
          <w:rFonts w:asciiTheme="minorHAnsi" w:hAnsiTheme="minorHAnsi"/>
          <w:sz w:val="22"/>
          <w:szCs w:val="22"/>
        </w:rPr>
        <w:t xml:space="preserve"> </w:t>
      </w:r>
      <w:r w:rsidR="00B57E8A" w:rsidRPr="00505C51">
        <w:rPr>
          <w:rFonts w:asciiTheme="minorHAnsi" w:hAnsiTheme="minorHAnsi"/>
          <w:sz w:val="22"/>
          <w:szCs w:val="22"/>
        </w:rPr>
        <w:t xml:space="preserve">what </w:t>
      </w:r>
      <w:r w:rsidRPr="00505C51">
        <w:rPr>
          <w:rFonts w:asciiTheme="minorHAnsi" w:hAnsiTheme="minorHAnsi"/>
          <w:sz w:val="22"/>
          <w:szCs w:val="22"/>
        </w:rPr>
        <w:t xml:space="preserve">sample </w:t>
      </w:r>
      <w:r w:rsidR="00FE4F10" w:rsidRPr="00505C51">
        <w:rPr>
          <w:rFonts w:asciiTheme="minorHAnsi" w:hAnsiTheme="minorHAnsi"/>
          <w:sz w:val="22"/>
          <w:szCs w:val="22"/>
        </w:rPr>
        <w:t xml:space="preserve">(replicate) </w:t>
      </w:r>
      <w:r w:rsidRPr="00505C51">
        <w:rPr>
          <w:rFonts w:asciiTheme="minorHAnsi" w:hAnsiTheme="minorHAnsi"/>
          <w:sz w:val="22"/>
          <w:szCs w:val="22"/>
        </w:rPr>
        <w:t>size</w:t>
      </w:r>
      <w:r w:rsidR="00FE4F10" w:rsidRPr="00505C51">
        <w:rPr>
          <w:rFonts w:asciiTheme="minorHAnsi" w:hAnsiTheme="minorHAnsi"/>
          <w:sz w:val="22"/>
          <w:szCs w:val="22"/>
        </w:rPr>
        <w:t xml:space="preserve"> (number) to use</w:t>
      </w:r>
    </w:p>
    <w:p w14:paraId="3456DD34" w14:textId="77777777" w:rsidR="00877644" w:rsidRPr="00A62B52" w:rsidRDefault="00877644" w:rsidP="00FF5ED7">
      <w:pPr>
        <w:rPr>
          <w:rFonts w:asciiTheme="minorHAnsi" w:hAnsiTheme="minorHAnsi"/>
          <w:sz w:val="16"/>
          <w:szCs w:val="16"/>
          <w:lang w:val="en-GB"/>
        </w:rPr>
      </w:pPr>
    </w:p>
    <w:p w14:paraId="71461225" w14:textId="5E717B8A" w:rsidR="00877644" w:rsidRPr="00505C51" w:rsidRDefault="00877644" w:rsidP="00877644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 xml:space="preserve">sections </w:t>
      </w:r>
      <w:r w:rsidRPr="00505C51">
        <w:rPr>
          <w:rFonts w:asciiTheme="minorHAnsi" w:hAnsiTheme="minorHAnsi"/>
          <w:sz w:val="22"/>
          <w:szCs w:val="22"/>
          <w:lang w:val="en-GB"/>
        </w:rPr>
        <w:t>or figure legends), or explain why this information doesn’t apply to your submission:</w:t>
      </w:r>
    </w:p>
    <w:p w14:paraId="283305D7" w14:textId="30E24858" w:rsidR="00877644" w:rsidRPr="00125190" w:rsidRDefault="00EF1E9B" w:rsidP="00877644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del w:id="0" w:author="Ezzati, Majid" w:date="2018-02-05T20:59:00Z">
        <w:r w:rsidDel="000F6375">
          <w:rPr>
            <w:rFonts w:asciiTheme="minorHAnsi" w:hAnsiTheme="minorHAnsi"/>
          </w:rPr>
          <w:delText xml:space="preserve">We performed analysis </w:delText>
        </w:r>
        <w:r w:rsidR="004B3EA9" w:rsidDel="000F6375">
          <w:rPr>
            <w:rFonts w:asciiTheme="minorHAnsi" w:hAnsiTheme="minorHAnsi"/>
          </w:rPr>
          <w:delText>on the population,</w:delText>
        </w:r>
      </w:del>
      <w:ins w:id="1" w:author="Ezzati, Majid" w:date="2018-02-05T20:59:00Z">
        <w:r w:rsidR="000F6375">
          <w:rPr>
            <w:rFonts w:asciiTheme="minorHAnsi" w:hAnsiTheme="minorHAnsi"/>
          </w:rPr>
          <w:t>Our analysis covered all deaths in the USA</w:t>
        </w:r>
      </w:ins>
      <w:r w:rsidR="004B3EA9">
        <w:rPr>
          <w:rFonts w:asciiTheme="minorHAnsi" w:hAnsiTheme="minorHAnsi"/>
        </w:rPr>
        <w:t xml:space="preserve"> and did not take samples</w:t>
      </w:r>
      <w:r w:rsidR="00E17A51">
        <w:rPr>
          <w:rFonts w:asciiTheme="minorHAnsi" w:hAnsiTheme="minorHAnsi"/>
        </w:rPr>
        <w:t>, so this information does not apply to our submission.</w:t>
      </w:r>
    </w:p>
    <w:p w14:paraId="7FF843C9" w14:textId="77777777" w:rsidR="0015519A" w:rsidRPr="00505C51" w:rsidRDefault="0015519A" w:rsidP="00FF5ED7">
      <w:pPr>
        <w:rPr>
          <w:rFonts w:asciiTheme="minorHAnsi" w:hAnsiTheme="minorHAnsi"/>
          <w:sz w:val="22"/>
          <w:szCs w:val="22"/>
          <w:lang w:val="en-GB"/>
        </w:rPr>
      </w:pPr>
    </w:p>
    <w:p w14:paraId="6207056E" w14:textId="77777777" w:rsidR="00C1184B" w:rsidRPr="00505C51" w:rsidRDefault="00C1184B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Replicates</w:t>
      </w:r>
    </w:p>
    <w:p w14:paraId="5CED969F" w14:textId="462AE1E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You should </w:t>
      </w:r>
      <w:r w:rsidR="00C1184B" w:rsidRPr="00505C51">
        <w:rPr>
          <w:rFonts w:asciiTheme="minorHAnsi" w:hAnsiTheme="minorHAnsi"/>
          <w:sz w:val="22"/>
          <w:szCs w:val="22"/>
        </w:rPr>
        <w:t>report how often each experiment was performed</w:t>
      </w:r>
    </w:p>
    <w:p w14:paraId="7399E5AD" w14:textId="515D9DD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 include</w:t>
      </w:r>
      <w:r w:rsidR="00C1184B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a</w:t>
      </w:r>
      <w:r w:rsidR="00FE4F10" w:rsidRPr="00505C51">
        <w:rPr>
          <w:rFonts w:asciiTheme="minorHAnsi" w:hAnsiTheme="minorHAnsi"/>
          <w:sz w:val="22"/>
          <w:szCs w:val="22"/>
        </w:rPr>
        <w:t xml:space="preserve"> definition of biological versus technical replicat</w:t>
      </w:r>
      <w:r w:rsidR="00CF4BBE" w:rsidRPr="00505C51">
        <w:rPr>
          <w:rFonts w:asciiTheme="minorHAnsi" w:hAnsiTheme="minorHAnsi"/>
          <w:sz w:val="22"/>
          <w:szCs w:val="22"/>
        </w:rPr>
        <w:t>ion</w:t>
      </w:r>
    </w:p>
    <w:p w14:paraId="6CF07DFF" w14:textId="289376EB" w:rsidR="00C52A77" w:rsidRPr="00505C51" w:rsidRDefault="00C52A77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The data obtained should be provided and sufficient information should be provided to indicate the number of independent biological and/or technical replicates</w:t>
      </w:r>
    </w:p>
    <w:p w14:paraId="329981A5" w14:textId="043977C7" w:rsidR="00C1184B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If you</w:t>
      </w:r>
      <w:r w:rsidR="00767B26" w:rsidRPr="00505C51">
        <w:rPr>
          <w:rFonts w:asciiTheme="minorHAnsi" w:hAnsiTheme="minorHAnsi"/>
          <w:sz w:val="22"/>
          <w:szCs w:val="22"/>
        </w:rPr>
        <w:t xml:space="preserve"> encountered any outliers</w:t>
      </w:r>
      <w:r w:rsidRPr="00505C51">
        <w:rPr>
          <w:rFonts w:asciiTheme="minorHAnsi" w:hAnsiTheme="minorHAnsi"/>
          <w:sz w:val="22"/>
          <w:szCs w:val="22"/>
        </w:rPr>
        <w:t xml:space="preserve">, you should describe </w:t>
      </w:r>
      <w:r w:rsidR="00767B26" w:rsidRPr="00505C51">
        <w:rPr>
          <w:rFonts w:asciiTheme="minorHAnsi" w:hAnsiTheme="minorHAnsi"/>
          <w:sz w:val="22"/>
          <w:szCs w:val="22"/>
        </w:rPr>
        <w:t xml:space="preserve">how </w:t>
      </w:r>
      <w:r w:rsidRPr="00505C51">
        <w:rPr>
          <w:rFonts w:asciiTheme="minorHAnsi" w:hAnsiTheme="minorHAnsi"/>
          <w:sz w:val="22"/>
          <w:szCs w:val="22"/>
        </w:rPr>
        <w:t xml:space="preserve">these </w:t>
      </w:r>
      <w:r w:rsidR="00767B26" w:rsidRPr="00505C51">
        <w:rPr>
          <w:rFonts w:asciiTheme="minorHAnsi" w:hAnsiTheme="minorHAnsi"/>
          <w:sz w:val="22"/>
          <w:szCs w:val="22"/>
        </w:rPr>
        <w:t xml:space="preserve">were </w:t>
      </w:r>
      <w:r w:rsidRPr="00505C51">
        <w:rPr>
          <w:rFonts w:asciiTheme="minorHAnsi" w:hAnsiTheme="minorHAnsi"/>
          <w:sz w:val="22"/>
          <w:szCs w:val="22"/>
        </w:rPr>
        <w:t>handled</w:t>
      </w:r>
    </w:p>
    <w:p w14:paraId="31F578D8" w14:textId="2F0F7573" w:rsidR="006E6B2A" w:rsidRPr="00505C51" w:rsidRDefault="006E6B2A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Criteria for exclusion/inclusion of data should be clearly stated</w:t>
      </w:r>
    </w:p>
    <w:p w14:paraId="07B9827A" w14:textId="2F513DAE" w:rsidR="002A0ED1" w:rsidRPr="00505C51" w:rsidRDefault="002A0ED1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High-throughput sequence data</w:t>
      </w:r>
      <w:r w:rsidR="00BA5BB7" w:rsidRPr="00505C51">
        <w:rPr>
          <w:rFonts w:asciiTheme="minorHAnsi" w:hAnsiTheme="minorHAnsi"/>
          <w:sz w:val="22"/>
          <w:szCs w:val="22"/>
        </w:rPr>
        <w:t xml:space="preserve"> should be</w:t>
      </w:r>
      <w:r w:rsidRPr="00505C51">
        <w:rPr>
          <w:rFonts w:asciiTheme="minorHAnsi" w:hAnsiTheme="minorHAnsi"/>
          <w:sz w:val="22"/>
          <w:szCs w:val="22"/>
        </w:rPr>
        <w:t xml:space="preserve"> upload</w:t>
      </w:r>
      <w:r w:rsidR="00BA5BB7" w:rsidRPr="00505C51">
        <w:rPr>
          <w:rFonts w:asciiTheme="minorHAnsi" w:hAnsiTheme="minorHAnsi"/>
          <w:sz w:val="22"/>
          <w:szCs w:val="22"/>
        </w:rPr>
        <w:t>ed</w:t>
      </w:r>
      <w:r w:rsidRPr="00505C51">
        <w:rPr>
          <w:rFonts w:asciiTheme="minorHAnsi" w:hAnsiTheme="minorHAnsi"/>
          <w:sz w:val="22"/>
          <w:szCs w:val="22"/>
        </w:rPr>
        <w:t xml:space="preserve"> before submission, </w:t>
      </w:r>
      <w:r w:rsidR="00BA5BB7" w:rsidRPr="00505C51">
        <w:rPr>
          <w:rFonts w:asciiTheme="minorHAnsi" w:hAnsiTheme="minorHAnsi"/>
          <w:sz w:val="22"/>
          <w:szCs w:val="22"/>
        </w:rPr>
        <w:t>with a private</w:t>
      </w:r>
      <w:r w:rsidRPr="00505C51">
        <w:rPr>
          <w:rFonts w:asciiTheme="minorHAnsi" w:hAnsiTheme="minorHAnsi"/>
          <w:sz w:val="22"/>
          <w:szCs w:val="22"/>
        </w:rPr>
        <w:t xml:space="preserve"> link </w:t>
      </w:r>
      <w:r w:rsidR="00BA5BB7" w:rsidRPr="00505C51">
        <w:rPr>
          <w:rFonts w:asciiTheme="minorHAnsi" w:hAnsiTheme="minorHAnsi"/>
          <w:sz w:val="22"/>
          <w:szCs w:val="22"/>
        </w:rPr>
        <w:t xml:space="preserve">for </w:t>
      </w:r>
      <w:r w:rsidRPr="00505C51">
        <w:rPr>
          <w:rFonts w:asciiTheme="minorHAnsi" w:hAnsiTheme="minorHAnsi"/>
          <w:sz w:val="22"/>
          <w:szCs w:val="22"/>
        </w:rPr>
        <w:t>reviewer</w:t>
      </w:r>
      <w:r w:rsidR="00BA5BB7" w:rsidRPr="00505C51">
        <w:rPr>
          <w:rFonts w:asciiTheme="minorHAnsi" w:hAnsiTheme="minorHAnsi"/>
          <w:sz w:val="22"/>
          <w:szCs w:val="22"/>
        </w:rPr>
        <w:t>s provided</w:t>
      </w:r>
      <w:r w:rsidRPr="00505C51">
        <w:rPr>
          <w:rFonts w:asciiTheme="minorHAnsi" w:hAnsiTheme="minorHAnsi"/>
          <w:sz w:val="22"/>
          <w:szCs w:val="22"/>
        </w:rPr>
        <w:t xml:space="preserve"> (</w:t>
      </w:r>
      <w:r w:rsidR="00BA5BB7" w:rsidRPr="00505C51">
        <w:rPr>
          <w:rFonts w:asciiTheme="minorHAnsi" w:hAnsiTheme="minorHAnsi"/>
          <w:sz w:val="22"/>
          <w:szCs w:val="22"/>
        </w:rPr>
        <w:t xml:space="preserve">these are available from both GEO and </w:t>
      </w:r>
      <w:proofErr w:type="spellStart"/>
      <w:r w:rsidR="00BA5BB7" w:rsidRPr="00505C51">
        <w:rPr>
          <w:rFonts w:asciiTheme="minorHAnsi" w:hAnsiTheme="minorHAnsi"/>
          <w:sz w:val="22"/>
          <w:szCs w:val="22"/>
        </w:rPr>
        <w:t>ArrayExpress</w:t>
      </w:r>
      <w:proofErr w:type="spellEnd"/>
      <w:r w:rsidRPr="00505C51">
        <w:rPr>
          <w:rFonts w:asciiTheme="minorHAnsi" w:hAnsiTheme="minorHAnsi"/>
          <w:sz w:val="22"/>
          <w:szCs w:val="22"/>
        </w:rPr>
        <w:t>)</w:t>
      </w:r>
    </w:p>
    <w:p w14:paraId="309C27EB" w14:textId="77777777" w:rsidR="00C1184B" w:rsidRPr="00A62B52" w:rsidRDefault="00C1184B" w:rsidP="00C1184B">
      <w:pPr>
        <w:rPr>
          <w:rFonts w:asciiTheme="minorHAnsi" w:hAnsiTheme="minorHAnsi"/>
          <w:sz w:val="16"/>
          <w:szCs w:val="16"/>
        </w:rPr>
      </w:pPr>
    </w:p>
    <w:p w14:paraId="617C492D" w14:textId="259A7163" w:rsidR="00B330BD" w:rsidRPr="00505C51" w:rsidRDefault="00B330BD" w:rsidP="00B330BD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78102952" w14:textId="2FD61F38" w:rsidR="00B330BD" w:rsidRPr="00125190" w:rsidRDefault="00EF1E9B" w:rsidP="00B330BD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analysis used </w:t>
      </w:r>
      <w:del w:id="2" w:author="Ezzati, Majid" w:date="2018-02-05T21:00:00Z">
        <w:r w:rsidDel="000F6375">
          <w:rPr>
            <w:rFonts w:asciiTheme="minorHAnsi" w:hAnsiTheme="minorHAnsi"/>
          </w:rPr>
          <w:delText>existing datasets which are records of</w:delText>
        </w:r>
      </w:del>
      <w:ins w:id="3" w:author="Ezzati, Majid" w:date="2018-02-05T21:00:00Z">
        <w:r w:rsidR="000F6375">
          <w:rPr>
            <w:rFonts w:asciiTheme="minorHAnsi" w:hAnsiTheme="minorHAnsi"/>
          </w:rPr>
          <w:t>administrative data on</w:t>
        </w:r>
      </w:ins>
      <w:r>
        <w:rPr>
          <w:rFonts w:asciiTheme="minorHAnsi" w:hAnsiTheme="minorHAnsi"/>
        </w:rPr>
        <w:t xml:space="preserve"> mortality</w:t>
      </w:r>
      <w:ins w:id="4" w:author="Ezzati, Majid" w:date="2018-02-05T21:00:00Z">
        <w:r w:rsidR="000F6375">
          <w:rPr>
            <w:rFonts w:asciiTheme="minorHAnsi" w:hAnsiTheme="minorHAnsi"/>
          </w:rPr>
          <w:t xml:space="preserve"> and population,</w:t>
        </w:r>
      </w:ins>
      <w:r>
        <w:rPr>
          <w:rFonts w:asciiTheme="minorHAnsi" w:hAnsiTheme="minorHAnsi"/>
        </w:rPr>
        <w:t xml:space="preserve"> and </w:t>
      </w:r>
      <w:ins w:id="5" w:author="Ezzati, Majid" w:date="2018-02-05T22:11:00Z">
        <w:r w:rsidR="00A56B17">
          <w:rPr>
            <w:rFonts w:asciiTheme="minorHAnsi" w:hAnsiTheme="minorHAnsi"/>
          </w:rPr>
          <w:t xml:space="preserve">existing gridded data </w:t>
        </w:r>
      </w:ins>
      <w:del w:id="6" w:author="Ezzati, Majid" w:date="2018-02-05T21:00:00Z">
        <w:r w:rsidDel="000F6375">
          <w:rPr>
            <w:rFonts w:asciiTheme="minorHAnsi" w:hAnsiTheme="minorHAnsi"/>
          </w:rPr>
          <w:delText>of historical</w:delText>
        </w:r>
      </w:del>
      <w:ins w:id="7" w:author="Ezzati, Majid" w:date="2018-02-05T21:00:00Z">
        <w:r w:rsidR="000F6375">
          <w:rPr>
            <w:rFonts w:asciiTheme="minorHAnsi" w:hAnsiTheme="minorHAnsi"/>
          </w:rPr>
          <w:t>on</w:t>
        </w:r>
      </w:ins>
      <w:r>
        <w:rPr>
          <w:rFonts w:asciiTheme="minorHAnsi" w:hAnsiTheme="minorHAnsi"/>
        </w:rPr>
        <w:t xml:space="preserve"> temperature</w:t>
      </w:r>
      <w:ins w:id="8" w:author="Ezzati, Majid" w:date="2018-02-05T22:12:00Z">
        <w:r w:rsidR="00A56B17">
          <w:rPr>
            <w:rFonts w:asciiTheme="minorHAnsi" w:hAnsiTheme="minorHAnsi"/>
          </w:rPr>
          <w:t xml:space="preserve"> covering the entire USA. None of these </w:t>
        </w:r>
      </w:ins>
      <w:del w:id="9" w:author="Ezzati, Majid" w:date="2018-02-05T22:12:00Z">
        <w:r w:rsidR="00E17A51" w:rsidDel="00A56B17">
          <w:rPr>
            <w:rFonts w:asciiTheme="minorHAnsi" w:hAnsiTheme="minorHAnsi"/>
          </w:rPr>
          <w:delText xml:space="preserve">, which did not </w:delText>
        </w:r>
      </w:del>
      <w:del w:id="10" w:author="Ezzati, Majid" w:date="2018-02-05T21:00:00Z">
        <w:r w:rsidR="00E17A51" w:rsidDel="000F6375">
          <w:rPr>
            <w:rFonts w:asciiTheme="minorHAnsi" w:hAnsiTheme="minorHAnsi"/>
          </w:rPr>
          <w:delText>require replication of data from experiment</w:delText>
        </w:r>
      </w:del>
      <w:ins w:id="11" w:author="Ezzati, Majid" w:date="2018-02-05T21:00:00Z">
        <w:r w:rsidR="000F6375">
          <w:rPr>
            <w:rFonts w:asciiTheme="minorHAnsi" w:hAnsiTheme="minorHAnsi"/>
          </w:rPr>
          <w:t>involve</w:t>
        </w:r>
      </w:ins>
      <w:ins w:id="12" w:author="Ezzati, Majid" w:date="2018-02-05T22:12:00Z">
        <w:r w:rsidR="00A56B17">
          <w:rPr>
            <w:rFonts w:asciiTheme="minorHAnsi" w:hAnsiTheme="minorHAnsi"/>
          </w:rPr>
          <w:t>d</w:t>
        </w:r>
      </w:ins>
      <w:ins w:id="13" w:author="Ezzati, Majid" w:date="2018-02-05T21:00:00Z">
        <w:r w:rsidR="000F6375">
          <w:rPr>
            <w:rFonts w:asciiTheme="minorHAnsi" w:hAnsiTheme="minorHAnsi"/>
          </w:rPr>
          <w:t xml:space="preserve"> an experiment</w:t>
        </w:r>
      </w:ins>
      <w:r w:rsidR="00E17A51">
        <w:rPr>
          <w:rFonts w:asciiTheme="minorHAnsi" w:hAnsiTheme="minorHAnsi"/>
        </w:rPr>
        <w:t>, so this information does not apply to our submission.</w:t>
      </w:r>
    </w:p>
    <w:p w14:paraId="203989C1" w14:textId="77777777" w:rsidR="00FF5ED7" w:rsidRDefault="00FF5ED7" w:rsidP="00FF5ED7">
      <w:pPr>
        <w:rPr>
          <w:rFonts w:asciiTheme="minorHAnsi" w:hAnsiTheme="minorHAnsi"/>
          <w:b/>
          <w:bCs/>
        </w:rPr>
      </w:pPr>
    </w:p>
    <w:p w14:paraId="3E1A6B61" w14:textId="09281821" w:rsidR="0015519A" w:rsidRDefault="0015519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423DA177" w14:textId="459C0507" w:rsidR="00B124CC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lastRenderedPageBreak/>
        <w:t>Statistical reporting</w:t>
      </w:r>
    </w:p>
    <w:p w14:paraId="2F152ECE" w14:textId="0D85D10D" w:rsidR="00125190" w:rsidRPr="00505C51" w:rsidRDefault="00125190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>tatistic</w:t>
      </w:r>
      <w:r w:rsidR="00441726" w:rsidRPr="00505C51">
        <w:rPr>
          <w:rFonts w:asciiTheme="minorHAnsi" w:hAnsiTheme="minorHAnsi"/>
          <w:sz w:val="22"/>
          <w:szCs w:val="22"/>
        </w:rPr>
        <w:t xml:space="preserve">al analysis methods </w:t>
      </w:r>
      <w:r w:rsidRPr="00505C51">
        <w:rPr>
          <w:rFonts w:asciiTheme="minorHAnsi" w:hAnsiTheme="minorHAnsi"/>
          <w:sz w:val="22"/>
          <w:szCs w:val="22"/>
        </w:rPr>
        <w:t>should be descr</w:t>
      </w:r>
      <w:r w:rsidR="00877644" w:rsidRPr="00505C51">
        <w:rPr>
          <w:rFonts w:asciiTheme="minorHAnsi" w:hAnsiTheme="minorHAnsi"/>
          <w:sz w:val="22"/>
          <w:szCs w:val="22"/>
        </w:rPr>
        <w:t>ibed and justified</w:t>
      </w:r>
    </w:p>
    <w:p w14:paraId="5F80479A" w14:textId="759C6F5C" w:rsidR="00125190" w:rsidRPr="00505C51" w:rsidRDefault="00441726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Raw data should be presented in figures whenever informative to do so (typicall</w:t>
      </w:r>
      <w:r w:rsidR="00B64119" w:rsidRPr="00505C51">
        <w:rPr>
          <w:rFonts w:asciiTheme="minorHAnsi" w:hAnsiTheme="minorHAnsi"/>
          <w:sz w:val="22"/>
          <w:szCs w:val="22"/>
        </w:rPr>
        <w:t xml:space="preserve">y when N per group </w:t>
      </w:r>
      <w:r w:rsidR="00877644" w:rsidRPr="00505C51">
        <w:rPr>
          <w:rFonts w:asciiTheme="minorHAnsi" w:hAnsiTheme="minorHAnsi"/>
          <w:sz w:val="22"/>
          <w:szCs w:val="22"/>
        </w:rPr>
        <w:t xml:space="preserve">is </w:t>
      </w:r>
      <w:r w:rsidR="00B64119" w:rsidRPr="00505C51">
        <w:rPr>
          <w:rFonts w:asciiTheme="minorHAnsi" w:hAnsiTheme="minorHAnsi"/>
          <w:sz w:val="22"/>
          <w:szCs w:val="22"/>
        </w:rPr>
        <w:t>less than 10)</w:t>
      </w:r>
    </w:p>
    <w:p w14:paraId="3B2528B7" w14:textId="0D690939" w:rsidR="00AF5736" w:rsidRPr="00505C51" w:rsidRDefault="00B64119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F</w:t>
      </w:r>
      <w:r w:rsidR="00FF5ED7" w:rsidRPr="00505C51">
        <w:rPr>
          <w:rFonts w:asciiTheme="minorHAnsi" w:hAnsiTheme="minorHAnsi"/>
          <w:sz w:val="22"/>
          <w:szCs w:val="22"/>
        </w:rPr>
        <w:t>or each experiment</w:t>
      </w:r>
      <w:r w:rsidR="00125190" w:rsidRPr="00505C51">
        <w:rPr>
          <w:rFonts w:asciiTheme="minorHAnsi" w:hAnsiTheme="minorHAnsi"/>
          <w:sz w:val="22"/>
          <w:szCs w:val="22"/>
        </w:rPr>
        <w:t>,</w:t>
      </w:r>
      <w:r w:rsidR="00FF5ED7" w:rsidRPr="00505C51">
        <w:rPr>
          <w:rFonts w:asciiTheme="minorHAnsi" w:hAnsiTheme="minorHAnsi"/>
          <w:sz w:val="22"/>
          <w:szCs w:val="22"/>
        </w:rPr>
        <w:t xml:space="preserve"> </w:t>
      </w:r>
      <w:r w:rsidR="00877644" w:rsidRPr="00505C51">
        <w:rPr>
          <w:rFonts w:asciiTheme="minorHAnsi" w:hAnsiTheme="minorHAnsi"/>
          <w:sz w:val="22"/>
          <w:szCs w:val="22"/>
        </w:rPr>
        <w:t xml:space="preserve">you should </w:t>
      </w:r>
      <w:r w:rsidR="00FF5ED7" w:rsidRPr="00505C51">
        <w:rPr>
          <w:rFonts w:asciiTheme="minorHAnsi" w:hAnsiTheme="minorHAnsi"/>
          <w:sz w:val="22"/>
          <w:szCs w:val="22"/>
        </w:rPr>
        <w:t xml:space="preserve">identify </w:t>
      </w:r>
      <w:r w:rsidR="00AF5736" w:rsidRPr="00505C51">
        <w:rPr>
          <w:rFonts w:asciiTheme="minorHAnsi" w:hAnsiTheme="minorHAnsi"/>
          <w:sz w:val="22"/>
          <w:szCs w:val="22"/>
        </w:rPr>
        <w:t>the statistical test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used, exact value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N, definition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center, method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multiple test correction, and dispersion and precision measures (e.g., mean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median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SD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SEM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confidence intervals</w:t>
      </w:r>
      <w:r w:rsidR="00A32E20" w:rsidRPr="00505C51">
        <w:rPr>
          <w:rFonts w:asciiTheme="minorHAnsi" w:hAnsiTheme="minorHAnsi"/>
          <w:sz w:val="22"/>
          <w:szCs w:val="22"/>
        </w:rPr>
        <w:t xml:space="preserve">; </w:t>
      </w:r>
      <w:r w:rsidR="00A32E20" w:rsidRPr="00505C51">
        <w:rPr>
          <w:rFonts w:asciiTheme="minorHAnsi" w:hAnsiTheme="minorHAnsi"/>
          <w:bCs/>
          <w:sz w:val="22"/>
          <w:szCs w:val="22"/>
          <w:lang w:val="en-GB"/>
        </w:rPr>
        <w:t>and, for the major substantive results, a measure of effect size (e.g., Pearson's r, Cohen's d</w:t>
      </w:r>
      <w:r w:rsidR="00AF5736" w:rsidRPr="00505C51">
        <w:rPr>
          <w:rFonts w:asciiTheme="minorHAnsi" w:hAnsiTheme="minorHAnsi"/>
          <w:sz w:val="22"/>
          <w:szCs w:val="22"/>
        </w:rPr>
        <w:t>)</w:t>
      </w:r>
    </w:p>
    <w:p w14:paraId="46ABDE6E" w14:textId="7F198B99" w:rsidR="00C21D14" w:rsidRPr="00505C51" w:rsidRDefault="00C21D14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Report exact p-values wherever possible alongside the summary statistics and 95% confidence intervals. These should be reported for all key questions and not </w:t>
      </w:r>
      <w:r w:rsidR="006E6B2A" w:rsidRPr="00505C51">
        <w:rPr>
          <w:rFonts w:asciiTheme="minorHAnsi" w:hAnsiTheme="minorHAnsi"/>
          <w:sz w:val="22"/>
          <w:szCs w:val="22"/>
        </w:rPr>
        <w:t xml:space="preserve">only </w:t>
      </w:r>
      <w:r w:rsidRPr="00505C51">
        <w:rPr>
          <w:rFonts w:asciiTheme="minorHAnsi" w:hAnsiTheme="minorHAnsi"/>
          <w:sz w:val="22"/>
          <w:szCs w:val="22"/>
        </w:rPr>
        <w:t>when the p-value is less than 0.05.</w:t>
      </w:r>
    </w:p>
    <w:p w14:paraId="2D323921" w14:textId="77777777" w:rsidR="00877644" w:rsidRPr="00A62B52" w:rsidRDefault="00877644" w:rsidP="00125190">
      <w:pPr>
        <w:rPr>
          <w:rFonts w:asciiTheme="minorHAnsi" w:hAnsiTheme="minorHAnsi"/>
          <w:sz w:val="16"/>
          <w:szCs w:val="16"/>
          <w:lang w:val="en-GB"/>
        </w:rPr>
      </w:pPr>
    </w:p>
    <w:p w14:paraId="15C02DC0" w14:textId="69688D94" w:rsidR="00FF6CD1" w:rsidRPr="00505C51" w:rsidRDefault="00125190" w:rsidP="00125190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, or explain why this information doesn’t apply to your submission</w:t>
      </w:r>
      <w:r w:rsidRPr="00505C51">
        <w:rPr>
          <w:rFonts w:asciiTheme="minorHAnsi" w:hAnsiTheme="minorHAnsi"/>
          <w:sz w:val="22"/>
          <w:szCs w:val="22"/>
          <w:lang w:val="en-GB"/>
        </w:rPr>
        <w:t>:</w:t>
      </w:r>
    </w:p>
    <w:p w14:paraId="614D6089" w14:textId="2B9C6BBE" w:rsidR="0015519A" w:rsidRPr="00505C51" w:rsidRDefault="00D177EF" w:rsidP="00AE7C75">
      <w:pPr>
        <w:framePr w:w="7817" w:h="1088" w:hSpace="180" w:wrap="around" w:vAnchor="text" w:hAnchor="page" w:x="1904" w:y="2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details on statistical methods are available </w:t>
      </w:r>
      <w:ins w:id="14" w:author="Ezzati, Majid" w:date="2018-02-05T22:13:00Z">
        <w:r w:rsidR="00A56B17">
          <w:rPr>
            <w:rFonts w:asciiTheme="minorHAnsi" w:hAnsiTheme="minorHAnsi"/>
            <w:sz w:val="22"/>
            <w:szCs w:val="22"/>
          </w:rPr>
          <w:t xml:space="preserve">in the section titled Materials and methods, </w:t>
        </w:r>
      </w:ins>
      <w:del w:id="15" w:author="Ezzati, Majid" w:date="2018-02-05T22:12:00Z">
        <w:r w:rsidDel="00A56B17">
          <w:rPr>
            <w:rFonts w:asciiTheme="minorHAnsi" w:hAnsiTheme="minorHAnsi"/>
            <w:sz w:val="22"/>
            <w:szCs w:val="22"/>
          </w:rPr>
          <w:delText xml:space="preserve">from </w:delText>
        </w:r>
      </w:del>
      <w:ins w:id="16" w:author="Ezzati, Majid" w:date="2018-02-05T22:12:00Z">
        <w:r w:rsidR="00A56B17">
          <w:rPr>
            <w:rFonts w:asciiTheme="minorHAnsi" w:hAnsiTheme="minorHAnsi"/>
            <w:sz w:val="22"/>
            <w:szCs w:val="22"/>
          </w:rPr>
          <w:t xml:space="preserve">on </w:t>
        </w:r>
      </w:ins>
      <w:r>
        <w:rPr>
          <w:rFonts w:asciiTheme="minorHAnsi" w:hAnsiTheme="minorHAnsi"/>
          <w:sz w:val="22"/>
          <w:szCs w:val="22"/>
        </w:rPr>
        <w:t>lines 230-264 in the main article</w:t>
      </w:r>
      <w:del w:id="17" w:author="Ezzati, Majid" w:date="2018-02-05T22:12:00Z">
        <w:r w:rsidDel="00A56B17">
          <w:rPr>
            <w:rFonts w:asciiTheme="minorHAnsi" w:hAnsiTheme="minorHAnsi"/>
            <w:sz w:val="22"/>
            <w:szCs w:val="22"/>
          </w:rPr>
          <w:delText xml:space="preserve"> manuscript</w:delText>
        </w:r>
      </w:del>
      <w:bookmarkStart w:id="18" w:name="_GoBack"/>
      <w:bookmarkEnd w:id="18"/>
      <w:del w:id="19" w:author="Robbie Parks" w:date="2018-02-05T23:28:00Z">
        <w:r w:rsidDel="00C51A1C">
          <w:rPr>
            <w:rFonts w:asciiTheme="minorHAnsi" w:hAnsiTheme="minorHAnsi"/>
            <w:sz w:val="22"/>
            <w:szCs w:val="22"/>
          </w:rPr>
          <w:delText>,</w:delText>
        </w:r>
      </w:del>
      <w:del w:id="20" w:author="Ezzati, Majid" w:date="2018-02-05T22:13:00Z">
        <w:r w:rsidDel="00A56B17">
          <w:rPr>
            <w:rFonts w:asciiTheme="minorHAnsi" w:hAnsiTheme="minorHAnsi"/>
            <w:sz w:val="22"/>
            <w:szCs w:val="22"/>
          </w:rPr>
          <w:delText xml:space="preserve"> in the section titled </w:delText>
        </w:r>
      </w:del>
      <w:del w:id="21" w:author="Ezzati, Majid" w:date="2018-02-05T22:12:00Z">
        <w:r w:rsidDel="00A56B17">
          <w:rPr>
            <w:rFonts w:asciiTheme="minorHAnsi" w:hAnsiTheme="minorHAnsi"/>
            <w:sz w:val="22"/>
            <w:szCs w:val="22"/>
          </w:rPr>
          <w:delText>‘</w:delText>
        </w:r>
      </w:del>
      <w:del w:id="22" w:author="Ezzati, Majid" w:date="2018-02-05T22:13:00Z">
        <w:r w:rsidDel="00A56B17">
          <w:rPr>
            <w:rFonts w:asciiTheme="minorHAnsi" w:hAnsiTheme="minorHAnsi"/>
            <w:sz w:val="22"/>
            <w:szCs w:val="22"/>
          </w:rPr>
          <w:delText>Materials and methods</w:delText>
        </w:r>
      </w:del>
      <w:ins w:id="23" w:author="Robbie Parks" w:date="2018-02-05T23:28:00Z">
        <w:r w:rsidR="00C51A1C">
          <w:rPr>
            <w:rFonts w:asciiTheme="minorHAnsi" w:hAnsiTheme="minorHAnsi"/>
            <w:sz w:val="22"/>
            <w:szCs w:val="22"/>
          </w:rPr>
          <w:t>.</w:t>
        </w:r>
      </w:ins>
      <w:del w:id="24" w:author="Ezzati, Majid" w:date="2018-02-05T22:12:00Z">
        <w:r w:rsidDel="00A56B17">
          <w:rPr>
            <w:rFonts w:asciiTheme="minorHAnsi" w:hAnsiTheme="minorHAnsi"/>
            <w:sz w:val="22"/>
            <w:szCs w:val="22"/>
          </w:rPr>
          <w:delText>’</w:delText>
        </w:r>
      </w:del>
      <w:del w:id="25" w:author="Robbie Parks" w:date="2018-02-05T23:28:00Z">
        <w:r w:rsidDel="00C51A1C">
          <w:rPr>
            <w:rFonts w:asciiTheme="minorHAnsi" w:hAnsiTheme="minorHAnsi"/>
            <w:sz w:val="22"/>
            <w:szCs w:val="22"/>
          </w:rPr>
          <w:delText>.</w:delText>
        </w:r>
      </w:del>
    </w:p>
    <w:p w14:paraId="707D4C05" w14:textId="77777777" w:rsidR="0015519A" w:rsidRDefault="0015519A" w:rsidP="00550F13">
      <w:pPr>
        <w:rPr>
          <w:rFonts w:asciiTheme="minorHAnsi" w:hAnsiTheme="minorHAnsi"/>
          <w:bCs/>
          <w:sz w:val="22"/>
          <w:szCs w:val="22"/>
        </w:rPr>
      </w:pPr>
    </w:p>
    <w:p w14:paraId="19A3CE04" w14:textId="510E80DC" w:rsidR="00AD7A8F" w:rsidRDefault="00FF5ED7" w:rsidP="00FF5ED7">
      <w:pPr>
        <w:rPr>
          <w:rFonts w:asciiTheme="minorHAnsi" w:hAnsiTheme="minorHAnsi"/>
          <w:b/>
        </w:rPr>
      </w:pPr>
      <w:r w:rsidRPr="00505C51">
        <w:rPr>
          <w:rFonts w:asciiTheme="minorHAnsi" w:hAnsiTheme="minorHAnsi"/>
          <w:bCs/>
          <w:sz w:val="22"/>
          <w:szCs w:val="22"/>
        </w:rPr>
        <w:t>(F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or large datasets, or papers with a very large number of statistical tests, you </w:t>
      </w:r>
      <w:r w:rsidR="00A131BD" w:rsidRPr="00505C51">
        <w:rPr>
          <w:rFonts w:asciiTheme="minorHAnsi" w:hAnsiTheme="minorHAnsi"/>
          <w:bCs/>
          <w:sz w:val="22"/>
          <w:szCs w:val="22"/>
        </w:rPr>
        <w:t>may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upload a single table file with tests, Ns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etc.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C52A77" w:rsidRPr="00505C51">
        <w:rPr>
          <w:rFonts w:asciiTheme="minorHAnsi" w:hAnsiTheme="minorHAnsi"/>
          <w:bCs/>
          <w:sz w:val="22"/>
          <w:szCs w:val="22"/>
        </w:rPr>
        <w:t xml:space="preserve"> </w:t>
      </w:r>
      <w:proofErr w:type="gramStart"/>
      <w:r w:rsidR="00C52A77" w:rsidRPr="00505C51">
        <w:rPr>
          <w:rFonts w:asciiTheme="minorHAnsi" w:hAnsiTheme="minorHAnsi"/>
          <w:bCs/>
          <w:sz w:val="22"/>
          <w:szCs w:val="22"/>
        </w:rPr>
        <w:t>with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reference to</w:t>
      </w:r>
      <w:proofErr w:type="gramEnd"/>
      <w:r w:rsidR="000C4C4F" w:rsidRPr="00505C51">
        <w:rPr>
          <w:rFonts w:asciiTheme="minorHAnsi" w:hAnsiTheme="minorHAnsi"/>
          <w:bCs/>
          <w:sz w:val="22"/>
          <w:szCs w:val="22"/>
        </w:rPr>
        <w:t xml:space="preserve"> s</w:t>
      </w:r>
      <w:r w:rsidR="00E70517">
        <w:rPr>
          <w:rFonts w:asciiTheme="minorHAnsi" w:hAnsiTheme="minorHAnsi"/>
          <w:bCs/>
          <w:sz w:val="22"/>
          <w:szCs w:val="22"/>
        </w:rPr>
        <w:t>ections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in </w:t>
      </w:r>
      <w:r w:rsidRPr="00505C51">
        <w:rPr>
          <w:rFonts w:asciiTheme="minorHAnsi" w:hAnsiTheme="minorHAnsi"/>
          <w:bCs/>
          <w:sz w:val="22"/>
          <w:szCs w:val="22"/>
        </w:rPr>
        <w:t xml:space="preserve">the </w:t>
      </w:r>
      <w:r w:rsidR="000C4C4F" w:rsidRPr="00505C51">
        <w:rPr>
          <w:rFonts w:asciiTheme="minorHAnsi" w:hAnsiTheme="minorHAnsi"/>
          <w:bCs/>
          <w:sz w:val="22"/>
          <w:szCs w:val="22"/>
        </w:rPr>
        <w:t>manuscript</w:t>
      </w:r>
      <w:r w:rsidRPr="00505C51">
        <w:rPr>
          <w:rFonts w:asciiTheme="minorHAnsi" w:hAnsiTheme="minorHAnsi"/>
          <w:bCs/>
          <w:sz w:val="22"/>
          <w:szCs w:val="22"/>
        </w:rPr>
        <w:t>.</w:t>
      </w:r>
      <w:r w:rsidR="000C4C4F" w:rsidRPr="00505C51">
        <w:rPr>
          <w:rFonts w:asciiTheme="minorHAnsi" w:hAnsiTheme="minorHAnsi"/>
          <w:bCs/>
          <w:sz w:val="22"/>
          <w:szCs w:val="22"/>
        </w:rPr>
        <w:t>)</w:t>
      </w:r>
    </w:p>
    <w:p w14:paraId="55276FE7" w14:textId="77777777" w:rsidR="00BC3CCE" w:rsidRDefault="00BC3CCE" w:rsidP="00FF5ED7">
      <w:pPr>
        <w:rPr>
          <w:rFonts w:asciiTheme="minorHAnsi" w:hAnsiTheme="minorHAnsi"/>
          <w:b/>
        </w:rPr>
      </w:pPr>
    </w:p>
    <w:p w14:paraId="5E6492F0" w14:textId="325BE113" w:rsidR="008669DA" w:rsidRPr="00505C51" w:rsidRDefault="008669DA" w:rsidP="00FF5ED7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Group allocation</w:t>
      </w:r>
    </w:p>
    <w:p w14:paraId="43E7E57E" w14:textId="7A19B25A" w:rsidR="008669DA" w:rsidRPr="00505C51" w:rsidRDefault="008669DA" w:rsidP="008669DA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Indicate how samples were allocated into experimental groups (in </w:t>
      </w:r>
      <w:r w:rsidR="00FF6CD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>case of clinical studies, please specify allocation to treatment method)</w:t>
      </w:r>
      <w:r w:rsidR="00FF6CD1">
        <w:rPr>
          <w:rFonts w:asciiTheme="minorHAnsi" w:hAnsiTheme="minorHAnsi"/>
          <w:sz w:val="22"/>
          <w:szCs w:val="22"/>
        </w:rPr>
        <w:t>;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FF6CD1">
        <w:rPr>
          <w:rFonts w:asciiTheme="minorHAnsi" w:hAnsiTheme="minorHAnsi"/>
          <w:sz w:val="22"/>
          <w:szCs w:val="22"/>
        </w:rPr>
        <w:t>i</w:t>
      </w:r>
      <w:r w:rsidRPr="00505C51">
        <w:rPr>
          <w:rFonts w:asciiTheme="minorHAnsi" w:hAnsiTheme="minorHAnsi"/>
          <w:sz w:val="22"/>
          <w:szCs w:val="22"/>
        </w:rPr>
        <w:t xml:space="preserve">f randomization was used, please also </w:t>
      </w:r>
      <w:r w:rsidR="00BB55EC" w:rsidRPr="00505C51">
        <w:rPr>
          <w:rFonts w:asciiTheme="minorHAnsi" w:hAnsiTheme="minorHAnsi"/>
          <w:sz w:val="22"/>
          <w:szCs w:val="22"/>
        </w:rPr>
        <w:t xml:space="preserve">state if restricted randomization was </w:t>
      </w:r>
      <w:r w:rsidR="00605A12" w:rsidRPr="00505C51">
        <w:rPr>
          <w:rFonts w:asciiTheme="minorHAnsi" w:hAnsiTheme="minorHAnsi"/>
          <w:sz w:val="22"/>
          <w:szCs w:val="22"/>
        </w:rPr>
        <w:t>applied</w:t>
      </w:r>
    </w:p>
    <w:p w14:paraId="6A3BED74" w14:textId="39ABB244" w:rsidR="008669DA" w:rsidRPr="00505C51" w:rsidRDefault="008669DA" w:rsidP="00FE48C0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>Indicate if masking was used during group allocation, data collection and/or data analysis</w:t>
      </w:r>
    </w:p>
    <w:p w14:paraId="417158F6" w14:textId="77777777" w:rsidR="00941D04" w:rsidRPr="00A62B52" w:rsidRDefault="00941D04" w:rsidP="00941D04">
      <w:pPr>
        <w:rPr>
          <w:rFonts w:asciiTheme="minorHAnsi" w:hAnsiTheme="minorHAnsi"/>
          <w:b/>
          <w:sz w:val="16"/>
          <w:szCs w:val="16"/>
        </w:rPr>
      </w:pPr>
    </w:p>
    <w:p w14:paraId="12E89712" w14:textId="1CB3A6F4" w:rsidR="0015519A" w:rsidRDefault="008669DA" w:rsidP="00FF5ED7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 or figure legends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1BE90311" w14:textId="7780F320" w:rsidR="00BC3CCE" w:rsidRPr="00505C51" w:rsidRDefault="0010593E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t>This information does not apply to our submission.</w:t>
      </w:r>
    </w:p>
    <w:p w14:paraId="2D71AF25" w14:textId="77777777" w:rsidR="00BB55EC" w:rsidRPr="00FF5ED7" w:rsidRDefault="00BB55EC" w:rsidP="00FF5ED7">
      <w:pPr>
        <w:rPr>
          <w:rFonts w:asciiTheme="minorHAnsi" w:hAnsiTheme="minorHAnsi"/>
          <w:b/>
        </w:rPr>
      </w:pPr>
    </w:p>
    <w:p w14:paraId="0D4BB61E" w14:textId="77777777" w:rsidR="00877644" w:rsidRPr="00505C51" w:rsidRDefault="00FF5ED7" w:rsidP="00877644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A</w:t>
      </w:r>
      <w:r w:rsidR="00661DCC" w:rsidRPr="00505C51">
        <w:rPr>
          <w:rFonts w:asciiTheme="minorHAnsi" w:hAnsiTheme="minorHAnsi"/>
          <w:b/>
          <w:sz w:val="22"/>
          <w:szCs w:val="22"/>
        </w:rPr>
        <w:t>dditional data files (</w:t>
      </w:r>
      <w:r w:rsidR="00C1184B" w:rsidRPr="00505C51">
        <w:rPr>
          <w:rFonts w:asciiTheme="minorHAnsi" w:hAnsiTheme="minorHAnsi"/>
          <w:b/>
          <w:sz w:val="22"/>
          <w:szCs w:val="22"/>
        </w:rPr>
        <w:t>“source data”</w:t>
      </w:r>
      <w:r w:rsidR="00661DCC" w:rsidRPr="00505C51">
        <w:rPr>
          <w:rFonts w:asciiTheme="minorHAnsi" w:hAnsiTheme="minorHAnsi"/>
          <w:b/>
          <w:sz w:val="22"/>
          <w:szCs w:val="22"/>
        </w:rPr>
        <w:t>)</w:t>
      </w:r>
    </w:p>
    <w:p w14:paraId="0DC3E05C" w14:textId="2B454BFD" w:rsidR="00661DCC" w:rsidRPr="00505C51" w:rsidRDefault="00877644" w:rsidP="00877644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We encourage you to upload</w:t>
      </w:r>
      <w:r w:rsidR="00661DCC" w:rsidRPr="00505C51">
        <w:rPr>
          <w:rFonts w:asciiTheme="minorHAnsi" w:hAnsiTheme="minorHAnsi"/>
          <w:sz w:val="22"/>
          <w:szCs w:val="22"/>
        </w:rPr>
        <w:t xml:space="preserve"> relevant additional data files</w:t>
      </w:r>
      <w:r w:rsidRPr="00505C51">
        <w:rPr>
          <w:rFonts w:asciiTheme="minorHAnsi" w:hAnsiTheme="minorHAnsi"/>
          <w:sz w:val="22"/>
          <w:szCs w:val="22"/>
        </w:rPr>
        <w:t>, such as</w:t>
      </w:r>
      <w:r w:rsidR="00661DCC" w:rsidRPr="00505C51">
        <w:rPr>
          <w:rFonts w:asciiTheme="minorHAnsi" w:hAnsiTheme="minorHAnsi"/>
          <w:sz w:val="22"/>
          <w:szCs w:val="22"/>
        </w:rPr>
        <w:t xml:space="preserve"> </w:t>
      </w:r>
      <w:r w:rsidR="00F3344F" w:rsidRPr="00505C51">
        <w:rPr>
          <w:rFonts w:asciiTheme="minorHAnsi" w:hAnsiTheme="minorHAnsi"/>
          <w:sz w:val="22"/>
          <w:szCs w:val="22"/>
        </w:rPr>
        <w:t xml:space="preserve">numerical </w:t>
      </w:r>
      <w:r w:rsidR="00661DCC" w:rsidRPr="00505C51">
        <w:rPr>
          <w:rFonts w:asciiTheme="minorHAnsi" w:hAnsiTheme="minorHAnsi"/>
          <w:sz w:val="22"/>
          <w:szCs w:val="22"/>
        </w:rPr>
        <w:t xml:space="preserve">data that </w:t>
      </w:r>
      <w:r w:rsidR="00F3344F" w:rsidRPr="00505C51">
        <w:rPr>
          <w:rFonts w:asciiTheme="minorHAnsi" w:hAnsiTheme="minorHAnsi"/>
          <w:sz w:val="22"/>
          <w:szCs w:val="22"/>
        </w:rPr>
        <w:t>are represented as a</w:t>
      </w:r>
      <w:r w:rsidR="00BB00D0" w:rsidRPr="00505C51">
        <w:rPr>
          <w:rFonts w:asciiTheme="minorHAnsi" w:hAnsiTheme="minorHAnsi"/>
          <w:sz w:val="22"/>
          <w:szCs w:val="22"/>
        </w:rPr>
        <w:t xml:space="preserve"> graph</w:t>
      </w:r>
      <w:r w:rsidR="00F3344F" w:rsidRPr="00505C51">
        <w:rPr>
          <w:rFonts w:asciiTheme="minorHAnsi" w:hAnsiTheme="minorHAnsi"/>
          <w:sz w:val="22"/>
          <w:szCs w:val="22"/>
        </w:rPr>
        <w:t xml:space="preserve"> in a figure,</w:t>
      </w:r>
      <w:r w:rsidR="00BB00D0" w:rsidRPr="00505C51">
        <w:rPr>
          <w:rFonts w:asciiTheme="minorHAnsi" w:hAnsiTheme="minorHAnsi"/>
          <w:sz w:val="22"/>
          <w:szCs w:val="22"/>
        </w:rPr>
        <w:t xml:space="preserve"> or </w:t>
      </w:r>
      <w:r w:rsidR="00F3344F" w:rsidRPr="00505C51">
        <w:rPr>
          <w:rFonts w:asciiTheme="minorHAnsi" w:hAnsiTheme="minorHAnsi"/>
          <w:sz w:val="22"/>
          <w:szCs w:val="22"/>
        </w:rPr>
        <w:t xml:space="preserve">as a </w:t>
      </w:r>
      <w:r w:rsidR="00BB00D0" w:rsidRPr="00505C51">
        <w:rPr>
          <w:rFonts w:asciiTheme="minorHAnsi" w:hAnsiTheme="minorHAnsi"/>
          <w:sz w:val="22"/>
          <w:szCs w:val="22"/>
        </w:rPr>
        <w:t>summary table</w:t>
      </w:r>
    </w:p>
    <w:p w14:paraId="1AE2240C" w14:textId="1C80EA06" w:rsidR="00877644" w:rsidRPr="00505C51" w:rsidRDefault="00877644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Where provided, these should be in the most useful format, and they can be uploaded as “Source data” files linked to </w:t>
      </w:r>
      <w:r w:rsidR="00BA5BB7" w:rsidRPr="00505C51">
        <w:rPr>
          <w:rFonts w:asciiTheme="minorHAnsi" w:hAnsiTheme="minorHAnsi"/>
          <w:sz w:val="22"/>
          <w:szCs w:val="22"/>
        </w:rPr>
        <w:t>a main figure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BA5BB7" w:rsidRPr="00505C51">
        <w:rPr>
          <w:rFonts w:asciiTheme="minorHAnsi" w:hAnsiTheme="minorHAnsi"/>
          <w:sz w:val="22"/>
          <w:szCs w:val="22"/>
        </w:rPr>
        <w:t>or table</w:t>
      </w:r>
    </w:p>
    <w:p w14:paraId="120D7016" w14:textId="32B8E670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model definition files including </w:t>
      </w:r>
      <w:r w:rsidR="00BA5BB7" w:rsidRPr="00505C5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 xml:space="preserve">full list of </w:t>
      </w:r>
      <w:r w:rsidR="00BA5BB7" w:rsidRPr="00505C51">
        <w:rPr>
          <w:rFonts w:asciiTheme="minorHAnsi" w:hAnsiTheme="minorHAnsi"/>
          <w:sz w:val="22"/>
          <w:szCs w:val="22"/>
        </w:rPr>
        <w:t>parameters used</w:t>
      </w:r>
    </w:p>
    <w:p w14:paraId="742EE9DD" w14:textId="189EBC1A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</w:t>
      </w:r>
      <w:r w:rsidR="00BA5BB7" w:rsidRPr="00505C51">
        <w:rPr>
          <w:rFonts w:asciiTheme="minorHAnsi" w:hAnsiTheme="minorHAnsi"/>
          <w:sz w:val="22"/>
          <w:szCs w:val="22"/>
        </w:rPr>
        <w:t xml:space="preserve">code </w:t>
      </w:r>
      <w:r w:rsidRPr="00505C51">
        <w:rPr>
          <w:rFonts w:asciiTheme="minorHAnsi" w:hAnsiTheme="minorHAnsi"/>
          <w:sz w:val="22"/>
          <w:szCs w:val="22"/>
        </w:rPr>
        <w:t>used for data analysis</w:t>
      </w:r>
      <w:r w:rsidR="00BA5BB7" w:rsidRPr="00505C51">
        <w:rPr>
          <w:rFonts w:asciiTheme="minorHAnsi" w:hAnsiTheme="minorHAnsi"/>
          <w:sz w:val="22"/>
          <w:szCs w:val="22"/>
        </w:rPr>
        <w:t xml:space="preserve"> (e.g., R, </w:t>
      </w:r>
      <w:proofErr w:type="spellStart"/>
      <w:r w:rsidR="00BA5BB7" w:rsidRPr="00505C51">
        <w:rPr>
          <w:rFonts w:asciiTheme="minorHAnsi" w:hAnsiTheme="minorHAnsi"/>
          <w:sz w:val="22"/>
          <w:szCs w:val="22"/>
        </w:rPr>
        <w:t>MatLab</w:t>
      </w:r>
      <w:proofErr w:type="spellEnd"/>
      <w:r w:rsidR="00BA5BB7" w:rsidRPr="00505C51">
        <w:rPr>
          <w:rFonts w:asciiTheme="minorHAnsi" w:hAnsiTheme="minorHAnsi"/>
          <w:sz w:val="22"/>
          <w:szCs w:val="22"/>
        </w:rPr>
        <w:t>)</w:t>
      </w:r>
    </w:p>
    <w:p w14:paraId="04223723" w14:textId="497E41A1" w:rsidR="006E6B2A" w:rsidRDefault="00BA5BB7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Avoid</w:t>
      </w:r>
      <w:r w:rsidR="006E6B2A" w:rsidRPr="00505C51">
        <w:rPr>
          <w:rFonts w:asciiTheme="minorHAnsi" w:hAnsiTheme="minorHAnsi"/>
          <w:sz w:val="22"/>
          <w:szCs w:val="22"/>
        </w:rPr>
        <w:t xml:space="preserve"> stat</w:t>
      </w:r>
      <w:r w:rsidRPr="00505C51">
        <w:rPr>
          <w:rFonts w:asciiTheme="minorHAnsi" w:hAnsiTheme="minorHAnsi"/>
          <w:sz w:val="22"/>
          <w:szCs w:val="22"/>
        </w:rPr>
        <w:t>ing</w:t>
      </w:r>
      <w:r w:rsidR="006E6B2A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 xml:space="preserve">that data files are </w:t>
      </w:r>
      <w:r w:rsidR="006E6B2A" w:rsidRPr="00505C51">
        <w:rPr>
          <w:rFonts w:asciiTheme="minorHAnsi" w:hAnsiTheme="minorHAnsi"/>
          <w:sz w:val="22"/>
          <w:szCs w:val="22"/>
        </w:rPr>
        <w:t xml:space="preserve">“available </w:t>
      </w:r>
      <w:r w:rsidRPr="00505C51">
        <w:rPr>
          <w:rFonts w:asciiTheme="minorHAnsi" w:hAnsiTheme="minorHAnsi"/>
          <w:sz w:val="22"/>
          <w:szCs w:val="22"/>
        </w:rPr>
        <w:t>upon request”</w:t>
      </w:r>
    </w:p>
    <w:p w14:paraId="69E6B924" w14:textId="77777777" w:rsidR="00A62B52" w:rsidRPr="00A62B52" w:rsidRDefault="00A62B52" w:rsidP="00A62B52">
      <w:pPr>
        <w:rPr>
          <w:rFonts w:asciiTheme="minorHAnsi" w:hAnsiTheme="minorHAnsi"/>
          <w:sz w:val="16"/>
          <w:szCs w:val="16"/>
        </w:rPr>
      </w:pPr>
    </w:p>
    <w:p w14:paraId="105DBE65" w14:textId="29BC72E1" w:rsidR="00A62B52" w:rsidRDefault="00A62B52" w:rsidP="00A62B52">
      <w:pPr>
        <w:rPr>
          <w:rFonts w:asciiTheme="minorHAnsi" w:hAnsiTheme="minorHAnsi"/>
          <w:sz w:val="22"/>
          <w:szCs w:val="22"/>
        </w:rPr>
      </w:pPr>
      <w:r w:rsidRPr="00A62B52">
        <w:rPr>
          <w:rFonts w:asciiTheme="minorHAnsi" w:hAnsiTheme="minorHAnsi"/>
          <w:sz w:val="22"/>
          <w:szCs w:val="22"/>
        </w:rPr>
        <w:t>Please indicate the figures or tables for which source data files have been provided:</w:t>
      </w:r>
    </w:p>
    <w:p w14:paraId="3B6E60A6" w14:textId="77777777" w:rsidR="00BC3CCE" w:rsidRPr="00505C51" w:rsidRDefault="00BC3CCE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</w:p>
    <w:p w14:paraId="08C9EF2F" w14:textId="77777777" w:rsidR="00A62B52" w:rsidRPr="00406FF4" w:rsidRDefault="00A62B52" w:rsidP="00A62B52">
      <w:pPr>
        <w:rPr>
          <w:rFonts w:asciiTheme="minorHAnsi" w:hAnsiTheme="minorHAnsi"/>
          <w:sz w:val="22"/>
          <w:szCs w:val="22"/>
        </w:rPr>
      </w:pPr>
    </w:p>
    <w:sectPr w:rsidR="00A62B52" w:rsidRPr="00406FF4" w:rsidSect="00A62B52">
      <w:headerReference w:type="default" r:id="rId12"/>
      <w:footerReference w:type="even" r:id="rId13"/>
      <w:footerReference w:type="default" r:id="rId14"/>
      <w:type w:val="continuous"/>
      <w:pgSz w:w="11900" w:h="16840"/>
      <w:pgMar w:top="1440" w:right="1797" w:bottom="993" w:left="1843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EA0244" w14:textId="77777777" w:rsidR="001B22AF" w:rsidRDefault="001B22AF" w:rsidP="004215FE">
      <w:r>
        <w:separator/>
      </w:r>
    </w:p>
  </w:endnote>
  <w:endnote w:type="continuationSeparator" w:id="0">
    <w:p w14:paraId="05ADF724" w14:textId="77777777" w:rsidR="001B22AF" w:rsidRDefault="001B22AF" w:rsidP="0042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D9A8E" w14:textId="77777777" w:rsidR="00BC3CCE" w:rsidRDefault="00BC3CCE" w:rsidP="000952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EEFD2C" w14:textId="77777777" w:rsidR="00BC3CCE" w:rsidRDefault="00BC3CCE" w:rsidP="0009520A">
    <w:pPr>
      <w:pStyle w:val="Footer"/>
      <w:framePr w:wrap="around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354AE" w14:textId="77777777" w:rsidR="00BC3CCE" w:rsidRDefault="00BC3CC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3B882" w14:textId="6DA7AC8F" w:rsidR="00BC3CCE" w:rsidRPr="0009520A" w:rsidRDefault="00BC3CCE" w:rsidP="0009520A">
    <w:pPr>
      <w:pStyle w:val="Footer"/>
      <w:framePr w:wrap="around" w:vAnchor="text" w:hAnchor="page" w:x="9943" w:y="195"/>
      <w:rPr>
        <w:rStyle w:val="PageNumber"/>
      </w:rPr>
    </w:pPr>
    <w:r w:rsidRPr="0009520A">
      <w:rPr>
        <w:rStyle w:val="PageNumber"/>
        <w:rFonts w:asciiTheme="minorHAnsi" w:hAnsiTheme="minorHAnsi"/>
        <w:sz w:val="20"/>
        <w:szCs w:val="20"/>
      </w:rPr>
      <w:fldChar w:fldCharType="begin"/>
    </w:r>
    <w:r w:rsidRPr="0009520A">
      <w:rPr>
        <w:rStyle w:val="PageNumber"/>
        <w:rFonts w:asciiTheme="minorHAnsi" w:hAnsiTheme="minorHAnsi"/>
        <w:sz w:val="20"/>
        <w:szCs w:val="20"/>
      </w:rPr>
      <w:instrText xml:space="preserve">PAGE  </w:instrText>
    </w:r>
    <w:r w:rsidRPr="0009520A">
      <w:rPr>
        <w:rStyle w:val="PageNumber"/>
        <w:rFonts w:asciiTheme="minorHAnsi" w:hAnsiTheme="minorHAnsi"/>
        <w:sz w:val="20"/>
        <w:szCs w:val="20"/>
      </w:rPr>
      <w:fldChar w:fldCharType="separate"/>
    </w:r>
    <w:r w:rsidR="00C51A1C">
      <w:rPr>
        <w:rStyle w:val="PageNumber"/>
        <w:rFonts w:asciiTheme="minorHAnsi" w:hAnsiTheme="minorHAnsi"/>
        <w:noProof/>
        <w:sz w:val="20"/>
        <w:szCs w:val="20"/>
      </w:rPr>
      <w:t>1</w:t>
    </w:r>
    <w:r w:rsidRPr="0009520A">
      <w:rPr>
        <w:rStyle w:val="PageNumber"/>
        <w:rFonts w:asciiTheme="minorHAnsi" w:hAnsiTheme="minorHAnsi"/>
        <w:sz w:val="20"/>
        <w:szCs w:val="20"/>
      </w:rPr>
      <w:fldChar w:fldCharType="end"/>
    </w:r>
  </w:p>
  <w:p w14:paraId="43DA2918" w14:textId="77777777" w:rsidR="00BC3CCE" w:rsidRPr="00062DBF" w:rsidRDefault="00BC3CCE" w:rsidP="0009520A">
    <w:pPr>
      <w:pStyle w:val="Footer"/>
      <w:tabs>
        <w:tab w:val="clear" w:pos="8640"/>
        <w:tab w:val="right" w:pos="9214"/>
      </w:tabs>
      <w:ind w:left="-709" w:right="360"/>
      <w:rPr>
        <w:rFonts w:ascii="Arial" w:hAnsi="Arial"/>
        <w:sz w:val="16"/>
        <w:szCs w:val="16"/>
      </w:rPr>
    </w:pPr>
    <w:proofErr w:type="spellStart"/>
    <w:r w:rsidRPr="00062DBF">
      <w:rPr>
        <w:rFonts w:ascii="Arial" w:hAnsi="Arial"/>
        <w:sz w:val="16"/>
        <w:szCs w:val="16"/>
      </w:rPr>
      <w:t>eLife</w:t>
    </w:r>
    <w:proofErr w:type="spellEnd"/>
    <w:r w:rsidRPr="00062DBF">
      <w:rPr>
        <w:rFonts w:ascii="Arial" w:hAnsi="Arial"/>
        <w:sz w:val="16"/>
        <w:szCs w:val="16"/>
      </w:rPr>
      <w:t xml:space="preserve"> Sciences Publications, Ltd is a limited liability non-profit non-stock corporation incorporated in the State of Delaware, USA, with company number 5030732, and is registered in the UK with company number FC030576 and branch number BR015634 at the address</w:t>
    </w:r>
    <w:r>
      <w:rPr>
        <w:rFonts w:ascii="Arial" w:hAnsi="Arial"/>
        <w:sz w:val="16"/>
        <w:szCs w:val="16"/>
      </w:rPr>
      <w:t xml:space="preserve"> 1st Floor, 24 Hills Road, Cambridge CB2 1JP | August 2014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977F11" w14:textId="77777777" w:rsidR="001B22AF" w:rsidRDefault="001B22AF" w:rsidP="004215FE">
      <w:r>
        <w:separator/>
      </w:r>
    </w:p>
  </w:footnote>
  <w:footnote w:type="continuationSeparator" w:id="0">
    <w:p w14:paraId="1BAF8B66" w14:textId="77777777" w:rsidR="001B22AF" w:rsidRDefault="001B22AF" w:rsidP="004215F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767A8" w14:textId="77777777" w:rsidR="00BC3CCE" w:rsidRDefault="00BC3CCE" w:rsidP="004215FE">
    <w:pPr>
      <w:pStyle w:val="Header"/>
      <w:ind w:left="-1134"/>
    </w:pPr>
    <w:r>
      <w:rPr>
        <w:noProof/>
        <w:lang w:val="en-GB" w:eastAsia="en-GB"/>
      </w:rPr>
      <w:drawing>
        <wp:inline distT="0" distB="0" distL="0" distR="0" wp14:anchorId="5CD24FB3" wp14:editId="0B4876B9">
          <wp:extent cx="4325620" cy="803275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5620" cy="803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4482"/>
    <w:multiLevelType w:val="hybridMultilevel"/>
    <w:tmpl w:val="C1E8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2261A"/>
    <w:multiLevelType w:val="hybridMultilevel"/>
    <w:tmpl w:val="E736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97CE7"/>
    <w:multiLevelType w:val="hybridMultilevel"/>
    <w:tmpl w:val="D6A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22242C"/>
    <w:multiLevelType w:val="hybridMultilevel"/>
    <w:tmpl w:val="C96C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F015B3"/>
    <w:multiLevelType w:val="hybridMultilevel"/>
    <w:tmpl w:val="6B92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C0602"/>
    <w:multiLevelType w:val="hybridMultilevel"/>
    <w:tmpl w:val="3F14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A54CD2"/>
    <w:multiLevelType w:val="hybridMultilevel"/>
    <w:tmpl w:val="1E1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zzati, Majid">
    <w15:presenceInfo w15:providerId="None" w15:userId="Ezzati, Majid"/>
  </w15:person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trackRevisions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5FE"/>
    <w:rsid w:val="00004579"/>
    <w:rsid w:val="00022DC0"/>
    <w:rsid w:val="00062DBF"/>
    <w:rsid w:val="00083FE8"/>
    <w:rsid w:val="0009444E"/>
    <w:rsid w:val="0009520A"/>
    <w:rsid w:val="000A32A6"/>
    <w:rsid w:val="000A38BC"/>
    <w:rsid w:val="000B2AEA"/>
    <w:rsid w:val="000C4C4F"/>
    <w:rsid w:val="000C773F"/>
    <w:rsid w:val="000D14EE"/>
    <w:rsid w:val="000D62F9"/>
    <w:rsid w:val="000E7216"/>
    <w:rsid w:val="000F6375"/>
    <w:rsid w:val="000F64EE"/>
    <w:rsid w:val="00100F97"/>
    <w:rsid w:val="001019CD"/>
    <w:rsid w:val="0010593E"/>
    <w:rsid w:val="00125190"/>
    <w:rsid w:val="00133662"/>
    <w:rsid w:val="00133907"/>
    <w:rsid w:val="00146DE9"/>
    <w:rsid w:val="0015519A"/>
    <w:rsid w:val="001618D5"/>
    <w:rsid w:val="00175192"/>
    <w:rsid w:val="001B22AF"/>
    <w:rsid w:val="001E1D59"/>
    <w:rsid w:val="00212F30"/>
    <w:rsid w:val="00217B9E"/>
    <w:rsid w:val="002336C6"/>
    <w:rsid w:val="00241081"/>
    <w:rsid w:val="00266462"/>
    <w:rsid w:val="002A068D"/>
    <w:rsid w:val="002A0ED1"/>
    <w:rsid w:val="002A7487"/>
    <w:rsid w:val="00307F5D"/>
    <w:rsid w:val="003248ED"/>
    <w:rsid w:val="00370080"/>
    <w:rsid w:val="003F19A6"/>
    <w:rsid w:val="00402ADD"/>
    <w:rsid w:val="00406FF4"/>
    <w:rsid w:val="0041682E"/>
    <w:rsid w:val="004215FE"/>
    <w:rsid w:val="004242DB"/>
    <w:rsid w:val="00426FD0"/>
    <w:rsid w:val="00441726"/>
    <w:rsid w:val="004505C5"/>
    <w:rsid w:val="00451B01"/>
    <w:rsid w:val="00455849"/>
    <w:rsid w:val="00471732"/>
    <w:rsid w:val="00477734"/>
    <w:rsid w:val="004A5C32"/>
    <w:rsid w:val="004B3EA9"/>
    <w:rsid w:val="004B41D4"/>
    <w:rsid w:val="004D5E59"/>
    <w:rsid w:val="004D602A"/>
    <w:rsid w:val="004D73CF"/>
    <w:rsid w:val="004E4945"/>
    <w:rsid w:val="004F451D"/>
    <w:rsid w:val="00505C51"/>
    <w:rsid w:val="00516A01"/>
    <w:rsid w:val="0053000A"/>
    <w:rsid w:val="00550F13"/>
    <w:rsid w:val="005530AE"/>
    <w:rsid w:val="00555F44"/>
    <w:rsid w:val="00566103"/>
    <w:rsid w:val="005B0A15"/>
    <w:rsid w:val="00605A12"/>
    <w:rsid w:val="00634AC7"/>
    <w:rsid w:val="00657587"/>
    <w:rsid w:val="00661DCC"/>
    <w:rsid w:val="00672545"/>
    <w:rsid w:val="00685CCF"/>
    <w:rsid w:val="006A632B"/>
    <w:rsid w:val="006C06F5"/>
    <w:rsid w:val="006C7BC3"/>
    <w:rsid w:val="006E4A6C"/>
    <w:rsid w:val="006E6B2A"/>
    <w:rsid w:val="00700103"/>
    <w:rsid w:val="007137E1"/>
    <w:rsid w:val="00762B36"/>
    <w:rsid w:val="00763BA5"/>
    <w:rsid w:val="0076524F"/>
    <w:rsid w:val="00767B26"/>
    <w:rsid w:val="00795CED"/>
    <w:rsid w:val="007B6567"/>
    <w:rsid w:val="007B6D8A"/>
    <w:rsid w:val="007B7AF0"/>
    <w:rsid w:val="007C1A97"/>
    <w:rsid w:val="007D18C3"/>
    <w:rsid w:val="007E54D8"/>
    <w:rsid w:val="007E5880"/>
    <w:rsid w:val="00800860"/>
    <w:rsid w:val="008071DA"/>
    <w:rsid w:val="0082410E"/>
    <w:rsid w:val="008531D3"/>
    <w:rsid w:val="00860995"/>
    <w:rsid w:val="00865914"/>
    <w:rsid w:val="008669DA"/>
    <w:rsid w:val="0087056D"/>
    <w:rsid w:val="00876F8F"/>
    <w:rsid w:val="00877644"/>
    <w:rsid w:val="00877729"/>
    <w:rsid w:val="008A22A7"/>
    <w:rsid w:val="008C73C0"/>
    <w:rsid w:val="008D7885"/>
    <w:rsid w:val="00905022"/>
    <w:rsid w:val="00912B0B"/>
    <w:rsid w:val="009205E9"/>
    <w:rsid w:val="0092438C"/>
    <w:rsid w:val="00941D04"/>
    <w:rsid w:val="00963CEF"/>
    <w:rsid w:val="00993065"/>
    <w:rsid w:val="009A0661"/>
    <w:rsid w:val="009D0D28"/>
    <w:rsid w:val="009E6ACE"/>
    <w:rsid w:val="009E7B13"/>
    <w:rsid w:val="00A11EC6"/>
    <w:rsid w:val="00A131BD"/>
    <w:rsid w:val="00A32E20"/>
    <w:rsid w:val="00A5368C"/>
    <w:rsid w:val="00A56B17"/>
    <w:rsid w:val="00A62B52"/>
    <w:rsid w:val="00A84B3E"/>
    <w:rsid w:val="00AB5612"/>
    <w:rsid w:val="00AC49AA"/>
    <w:rsid w:val="00AD7A8F"/>
    <w:rsid w:val="00AE7C75"/>
    <w:rsid w:val="00AF5736"/>
    <w:rsid w:val="00B124CC"/>
    <w:rsid w:val="00B17836"/>
    <w:rsid w:val="00B24C80"/>
    <w:rsid w:val="00B25462"/>
    <w:rsid w:val="00B330BD"/>
    <w:rsid w:val="00B4292F"/>
    <w:rsid w:val="00B57E8A"/>
    <w:rsid w:val="00B64119"/>
    <w:rsid w:val="00B94C5D"/>
    <w:rsid w:val="00BA4D1B"/>
    <w:rsid w:val="00BA5BB7"/>
    <w:rsid w:val="00BB00D0"/>
    <w:rsid w:val="00BB55EC"/>
    <w:rsid w:val="00BC3CCE"/>
    <w:rsid w:val="00C1184B"/>
    <w:rsid w:val="00C21D14"/>
    <w:rsid w:val="00C24CF7"/>
    <w:rsid w:val="00C42ECB"/>
    <w:rsid w:val="00C51A1C"/>
    <w:rsid w:val="00C52A77"/>
    <w:rsid w:val="00C820B0"/>
    <w:rsid w:val="00CC6EF3"/>
    <w:rsid w:val="00CD6AEC"/>
    <w:rsid w:val="00CE6849"/>
    <w:rsid w:val="00CF4BBE"/>
    <w:rsid w:val="00CF6CB5"/>
    <w:rsid w:val="00D10224"/>
    <w:rsid w:val="00D177EF"/>
    <w:rsid w:val="00D44612"/>
    <w:rsid w:val="00D50299"/>
    <w:rsid w:val="00D74320"/>
    <w:rsid w:val="00D779BF"/>
    <w:rsid w:val="00D83D45"/>
    <w:rsid w:val="00D93937"/>
    <w:rsid w:val="00DE207A"/>
    <w:rsid w:val="00DE2719"/>
    <w:rsid w:val="00DF1913"/>
    <w:rsid w:val="00E007B4"/>
    <w:rsid w:val="00E17A51"/>
    <w:rsid w:val="00E234CA"/>
    <w:rsid w:val="00E41364"/>
    <w:rsid w:val="00E61AB4"/>
    <w:rsid w:val="00E70517"/>
    <w:rsid w:val="00E870D1"/>
    <w:rsid w:val="00ED346E"/>
    <w:rsid w:val="00EF1E9B"/>
    <w:rsid w:val="00EF7423"/>
    <w:rsid w:val="00F27DEC"/>
    <w:rsid w:val="00F3344F"/>
    <w:rsid w:val="00F60CF4"/>
    <w:rsid w:val="00FC1F40"/>
    <w:rsid w:val="00FD0F2C"/>
    <w:rsid w:val="00FE362B"/>
    <w:rsid w:val="00FE48C0"/>
    <w:rsid w:val="00FE4F10"/>
    <w:rsid w:val="00FF5ED7"/>
    <w:rsid w:val="00FF6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F4E0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ngs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D0F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4215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215F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215FE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215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9520A"/>
  </w:style>
  <w:style w:type="character" w:styleId="CommentReference">
    <w:name w:val="annotation reference"/>
    <w:basedOn w:val="DefaultParagraphFont"/>
    <w:uiPriority w:val="99"/>
    <w:semiHidden/>
    <w:unhideWhenUsed/>
    <w:rsid w:val="00FE36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6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62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62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6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D8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E5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editorial@elifesciences.org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microsoft.com/office/2011/relationships/people" Target="peop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equator-network.org/%20" TargetMode="External"/><Relationship Id="rId9" Type="http://schemas.openxmlformats.org/officeDocument/2006/relationships/hyperlink" Target="https://biosharing.org/" TargetMode="External"/><Relationship Id="rId10" Type="http://schemas.openxmlformats.org/officeDocument/2006/relationships/hyperlink" Target="http://www.plosbiology.org/article/info:doi/10.1371/journal.pbio.100041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C741E-B8A5-BE4C-8F48-B120B857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776</Words>
  <Characters>4428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Brandeis University</Company>
  <LinksUpToDate>false</LinksUpToDate>
  <CharactersWithSpaces>5194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Collings</dc:creator>
  <cp:lastModifiedBy>Robbie Parks</cp:lastModifiedBy>
  <cp:revision>4</cp:revision>
  <dcterms:created xsi:type="dcterms:W3CDTF">2018-02-05T17:41:00Z</dcterms:created>
  <dcterms:modified xsi:type="dcterms:W3CDTF">2018-02-05T23:28:00Z</dcterms:modified>
</cp:coreProperties>
</file>