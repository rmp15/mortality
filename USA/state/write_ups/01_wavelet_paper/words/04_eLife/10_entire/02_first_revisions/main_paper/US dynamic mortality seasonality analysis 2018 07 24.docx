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79D61FE9"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ins w:id="0" w:author="Parks, Robbie M" w:date="2018-07-23T12:20:00Z">
        <w:r w:rsidR="00276EAE">
          <w:rPr>
            <w:color w:val="000000" w:themeColor="text1"/>
          </w:rPr>
          <w:t xml:space="preserve">December to </w:t>
        </w:r>
      </w:ins>
      <w:r w:rsidR="00773692" w:rsidRPr="00AC73A1">
        <w:rPr>
          <w:color w:val="000000" w:themeColor="text1"/>
        </w:rPr>
        <w:t>February and minimum in June</w:t>
      </w:r>
      <w:ins w:id="1" w:author="Parks, Robbie M" w:date="2018-07-23T12:20:00Z">
        <w:r w:rsidR="00276EAE">
          <w:rPr>
            <w:color w:val="000000" w:themeColor="text1"/>
          </w:rPr>
          <w:t xml:space="preserve"> to August</w:t>
        </w:r>
      </w:ins>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ins w:id="2"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2C01912"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ins w:id="3" w:author="Parks, Robbie M" w:date="2018-07-24T13:56:00Z">
        <w:r w:rsidR="00E819F1">
          <w:t xml:space="preserve">, </w:t>
        </w:r>
      </w:ins>
      <w:ins w:id="4" w:author="Parks, Robbie M" w:date="2018-07-24T14:01:00Z">
        <w:r w:rsidR="00E819F1">
          <w:t xml:space="preserve">all </w:t>
        </w:r>
      </w:ins>
      <w:ins w:id="5" w:author="Parks, Robbie M" w:date="2018-07-24T13:56:00Z">
        <w:r w:rsidR="00E819F1">
          <w:t xml:space="preserve">p </w:t>
        </w:r>
        <w:r w:rsidR="006277F6">
          <w:t>values&lt;</w:t>
        </w:r>
        <w:r w:rsidR="00BC4DF1">
          <w:t>XX</w:t>
        </w:r>
      </w:ins>
      <w:r w:rsidR="0072097F">
        <w:t>)</w:t>
      </w:r>
      <w:r w:rsidR="0072097F" w:rsidRPr="00AC73A1">
        <w:t xml:space="preserve"> </w:t>
      </w:r>
      <w:r w:rsidRPr="00AC73A1">
        <w:t>(Figure 2</w:t>
      </w:r>
      <w:ins w:id="6" w:author="Parks, Robbie M" w:date="2018-07-24T13:17:00Z">
        <w:r w:rsidR="00404DA8">
          <w:t xml:space="preserve"> and Supplementary Figure XX</w:t>
        </w:r>
      </w:ins>
      <w:r w:rsidRPr="00AC73A1">
        <w:t>)</w:t>
      </w:r>
      <w:r w:rsidR="00F84E39">
        <w:t xml:space="preserve">, </w:t>
      </w:r>
      <w:r w:rsidR="00A137B9">
        <w:t>except for</w:t>
      </w:r>
      <w:r w:rsidR="00F91740">
        <w:t xml:space="preserve"> intentional injuries</w:t>
      </w:r>
      <w:r w:rsidR="0008287A">
        <w:t xml:space="preserve"> and substance use disorders</w:t>
      </w:r>
      <w:ins w:id="7" w:author="Parks, Robbie M" w:date="2018-07-24T13:18:00Z">
        <w:r w:rsidR="00404DA8">
          <w:t xml:space="preserve">. </w:t>
        </w:r>
      </w:ins>
      <w:r w:rsidR="005861BC">
        <w:t>D</w:t>
      </w:r>
      <w:r w:rsidR="00B91368" w:rsidRPr="00AC73A1">
        <w:t>eaths from cardio</w:t>
      </w:r>
      <w:r w:rsidR="0029208D" w:rsidRPr="00AC73A1">
        <w:t>respiratory</w:t>
      </w:r>
      <w:r w:rsidR="00B91368" w:rsidRPr="00AC73A1">
        <w:t xml:space="preserve"> causes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ins w:id="8" w:author="Parks, Robbie M" w:date="2018-07-25T16:25:00Z">
        <w:r w:rsidR="00BC4DF1">
          <w:t xml:space="preserve"> (all p-values&lt;XX)</w:t>
        </w:r>
      </w:ins>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ins w:id="9" w:author="Parks, Robbie M" w:date="2018-07-25T16:25:00Z">
        <w:r w:rsidR="00ED7523">
          <w:t xml:space="preserve"> (p-values</w:t>
        </w:r>
        <w:r w:rsidR="00006DCD">
          <w:t xml:space="preserve"> from XX to XX)</w:t>
        </w:r>
      </w:ins>
      <w:r w:rsidRPr="00AC73A1">
        <w:t>.</w:t>
      </w:r>
      <w:r w:rsidR="00E228F7">
        <w:t xml:space="preserve"> </w:t>
      </w:r>
      <w:moveFromRangeStart w:id="10" w:author="Parks, Robbie M" w:date="2018-07-24T13:23:00Z" w:name="move520201930"/>
      <w:moveFrom w:id="11" w:author="Parks, Robbie M" w:date="2018-07-24T13:23:00Z">
        <w:r w:rsidR="00E228F7" w:rsidRPr="00AC73A1" w:rsidDel="000B4037">
          <w:t>Seasonality in cancer deaths only appeared after 55 years of age</w:t>
        </w:r>
        <w:r w:rsidR="00E228F7" w:rsidDel="000B4037">
          <w:t>.</w:t>
        </w:r>
        <w:ins w:id="12" w:author="Ezzati, Majid" w:date="2018-07-20T06:51:00Z">
          <w:r w:rsidR="00AB2FE3" w:rsidDel="000B4037">
            <w:t xml:space="preserve"> </w:t>
          </w:r>
        </w:ins>
      </w:moveFrom>
      <w:moveFromRangeEnd w:id="10"/>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moveToRangeStart w:id="13" w:author="Parks, Robbie M" w:date="2018-07-24T13:23:00Z" w:name="move520201930"/>
      <w:moveTo w:id="14" w:author="Parks, Robbie M" w:date="2018-07-24T13:23:00Z">
        <w:r w:rsidR="00906223" w:rsidRPr="00AC73A1">
          <w:t>Seasonality in cancer deaths only appeared after 55 years of age</w:t>
        </w:r>
        <w:r w:rsidR="00906223">
          <w:t xml:space="preserve">. </w:t>
        </w:r>
      </w:moveTo>
      <w:moveToRangeEnd w:id="13"/>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242C8ADC" w14:textId="38F6B738" w:rsidR="008D5D97" w:rsidRDefault="00FD6D1A" w:rsidP="008D5D97">
      <w:pPr>
        <w:spacing w:line="480" w:lineRule="auto"/>
        <w:jc w:val="both"/>
      </w:pPr>
      <w:ins w:id="15" w:author="Parks, Robbie M" w:date="2018-07-23T11:45:00Z">
        <w:r>
          <w:t>D</w:t>
        </w:r>
      </w:ins>
      <w:r w:rsidR="008166AA" w:rsidRPr="00AC73A1">
        <w:t xml:space="preserve">eath rates in men and women aged ≥35 years peaked in </w:t>
      </w:r>
      <w:ins w:id="16" w:author="Parks, Robbie M" w:date="2018-07-23T11:42:00Z">
        <w:r w:rsidR="00280DF1">
          <w:t xml:space="preserve">December, </w:t>
        </w:r>
      </w:ins>
      <w:r w:rsidR="008166AA" w:rsidRPr="00AC73A1">
        <w:t xml:space="preserve">January </w:t>
      </w:r>
      <w:ins w:id="17" w:author="Parks, Robbie M" w:date="2018-07-23T11:42:00Z">
        <w:r w:rsidR="00280DF1">
          <w:t>or</w:t>
        </w:r>
        <w:r w:rsidR="00280DF1" w:rsidRPr="00AC73A1">
          <w:t xml:space="preserve"> </w:t>
        </w:r>
      </w:ins>
      <w:r w:rsidR="008166AA" w:rsidRPr="00AC73A1">
        <w:t>February and were lowest in June</w:t>
      </w:r>
      <w:ins w:id="18" w:author="Parks, Robbie M" w:date="2018-07-23T11:42:00Z">
        <w:r w:rsidR="00E20480">
          <w:t xml:space="preserve"> to </w:t>
        </w:r>
      </w:ins>
      <w:r w:rsidR="008166AA" w:rsidRPr="00AC73A1">
        <w:t>August, for all-cause mortality</w:t>
      </w:r>
      <w:ins w:id="19" w:author="Parks, Robbie M" w:date="2018-07-23T11:44:00Z">
        <w:r>
          <w:t xml:space="preserve"> (except men aged 35-44)</w:t>
        </w:r>
      </w:ins>
      <w:r w:rsidR="008166AA" w:rsidRPr="00AC73A1">
        <w:t xml:space="preserve"> as well as for</w:t>
      </w:r>
      <w:r w:rsidR="008166AA">
        <w:t xml:space="preserve"> all non-injury causes</w:t>
      </w:r>
      <w:r w:rsidR="008166AA" w:rsidRPr="00AC73A1">
        <w:t xml:space="preserve"> of death</w:t>
      </w:r>
      <w:r w:rsidR="008166AA">
        <w:t xml:space="preserve"> (except for maternal conditions, which bore no clear pattern) (Supplementary Figure XX).</w:t>
      </w:r>
      <w:ins w:id="20" w:author="Parks, Robbie M" w:date="2018-07-23T12:09:00Z">
        <w:r w:rsidR="00AD28C9">
          <w:t xml:space="preserve"> </w:t>
        </w:r>
      </w:ins>
      <w:ins w:id="21" w:author="Parks, Robbie M" w:date="2018-07-23T12:10:00Z">
        <w:r w:rsidR="00AD28C9">
          <w:t xml:space="preserve">Death rates in </w:t>
        </w:r>
      </w:ins>
      <w:ins w:id="22" w:author="Parks, Robbie M" w:date="2018-07-23T12:09:00Z">
        <w:r w:rsidR="00AD28C9">
          <w:t xml:space="preserve">men and women </w:t>
        </w:r>
      </w:ins>
      <w:ins w:id="23" w:author="Parks, Robbie M" w:date="2018-07-23T12:10:00Z">
        <w:r w:rsidR="00AD28C9" w:rsidRPr="00AC73A1">
          <w:t>≥</w:t>
        </w:r>
        <w:r w:rsidR="00AD28C9">
          <w:t xml:space="preserve"> 75 years also peaked in the same months for non-intentional injuries  </w:t>
        </w:r>
      </w:ins>
      <w:ins w:id="24" w:author="Parks, Robbie M" w:date="2018-07-23T12:09:00Z">
        <w:r w:rsidR="00C71ED7">
          <w:t xml:space="preserve">(Figure 3 and </w:t>
        </w:r>
      </w:ins>
      <w:ins w:id="25" w:author="Parks, Robbie M" w:date="2018-07-23T12:21:00Z">
        <w:r w:rsidR="00CA1E5A">
          <w:t>Supplementary</w:t>
        </w:r>
      </w:ins>
      <w:ins w:id="26" w:author="Parks, Robbie M" w:date="2018-07-23T12:09:00Z">
        <w:r w:rsidR="00C71ED7">
          <w:t xml:space="preserve"> Figure XX)</w:t>
        </w:r>
      </w:ins>
      <w:ins w:id="27" w:author="Ezzati, Majid" w:date="2018-07-20T07:03:00Z">
        <w:r w:rsidR="008166AA">
          <w:t xml:space="preserve"> </w:t>
        </w:r>
      </w:ins>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 xml:space="preserve">age </w:t>
      </w:r>
      <w:r w:rsidR="008F4745">
        <w:t>5-24 years</w:t>
      </w:r>
      <w:r w:rsidR="00C36F42">
        <w:t xml:space="preserve"> where there are few deaths from this cause leading to unstable estimates (p-value for seasonality </w:t>
      </w:r>
      <w:ins w:id="28" w:author="Parks, Robbie M" w:date="2018-07-25T16:06:00Z">
        <w:r w:rsidR="000008D7">
          <w:t xml:space="preserve">from wavelet analysis </w:t>
        </w:r>
      </w:ins>
      <w:r w:rsidR="00C36F42">
        <w:t>was only XX)</w:t>
      </w:r>
      <w:r w:rsidR="008F4745">
        <w:t xml:space="preserve"> </w:t>
      </w:r>
      <w:r w:rsidR="008D5D97">
        <w:t>(</w:t>
      </w:r>
      <w:r w:rsidR="006704B7">
        <w:t xml:space="preserve">Figure 3 and </w:t>
      </w:r>
      <w:r w:rsidR="008D5D97">
        <w:t xml:space="preserve">Supplementary Figure XX). </w:t>
      </w:r>
    </w:p>
    <w:p w14:paraId="5FABCF65" w14:textId="77777777" w:rsidR="008D5D97" w:rsidRDefault="008D5D97" w:rsidP="00C33FFB">
      <w:pPr>
        <w:spacing w:line="480" w:lineRule="auto"/>
        <w:jc w:val="both"/>
      </w:pPr>
    </w:p>
    <w:p w14:paraId="6D4B4E34" w14:textId="77777777" w:rsidR="00D211A0" w:rsidRDefault="00D211A0" w:rsidP="00C33FFB">
      <w:pPr>
        <w:spacing w:line="480" w:lineRule="auto"/>
        <w:jc w:val="both"/>
        <w:rPr>
          <w:ins w:id="29" w:author="Parks, Robbie M" w:date="2018-07-18T08:57:00Z"/>
        </w:rPr>
      </w:pPr>
    </w:p>
    <w:p w14:paraId="3B88980A" w14:textId="130ECDEC" w:rsidR="007846F4" w:rsidRDefault="000210D1" w:rsidP="00C33FFB">
      <w:pPr>
        <w:spacing w:line="480" w:lineRule="auto"/>
        <w:jc w:val="both"/>
      </w:pPr>
      <w:r w:rsidRPr="00AC73A1">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Injury deaths also had a summer peak in</w:t>
      </w:r>
      <w:r w:rsidR="007846F4">
        <w:t xml:space="preserve"> most other age groups for </w:t>
      </w:r>
      <w:r w:rsidR="000A68FE">
        <w:t>below</w:t>
      </w:r>
      <w:r w:rsidR="007846F4">
        <w:t xml:space="preserve"> 44 years </w:t>
      </w:r>
      <w:r w:rsidR="000A68FE">
        <w:t>of age</w:t>
      </w:r>
      <w:r w:rsidR="007846F4">
        <w:t>.</w:t>
      </w:r>
    </w:p>
    <w:p w14:paraId="7C840BD3" w14:textId="77777777" w:rsidR="00BE6B38" w:rsidRPr="00AC73A1" w:rsidRDefault="00BE6B38" w:rsidP="00C33FFB">
      <w:pPr>
        <w:spacing w:line="480" w:lineRule="auto"/>
        <w:jc w:val="both"/>
      </w:pPr>
    </w:p>
    <w:p w14:paraId="13C55760" w14:textId="703CC654"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ins w:id="30" w:author="Parks, Robbie M" w:date="2018-07-25T15:54:00Z">
        <w:r w:rsidR="00D905B6">
          <w:t xml:space="preserve">all </w:t>
        </w:r>
      </w:ins>
      <w:del w:id="31" w:author="Parks, Robbie M" w:date="2018-07-25T15:54:00Z">
        <w:r w:rsidR="00E40247" w:rsidRPr="00AC73A1" w:rsidDel="00D905B6">
          <w:delText xml:space="preserve">non-significantly and </w:delText>
        </w:r>
      </w:del>
      <w:ins w:id="32" w:author="Parks, Robbie M" w:date="2018-07-25T15:54:00Z">
        <w:r w:rsidR="00D905B6">
          <w:t>wi</w:t>
        </w:r>
        <w:r w:rsidR="0089325A">
          <w:t>th p values&gt;</w:t>
        </w:r>
      </w:ins>
      <w:ins w:id="33" w:author="Parks, Robbie M" w:date="2018-07-25T16:31:00Z">
        <w:r w:rsidR="00DD7599">
          <w:t>0.1</w:t>
        </w:r>
      </w:ins>
      <w:ins w:id="34" w:author="Parks, Robbie M" w:date="2018-07-25T15:54:00Z">
        <w:r w:rsidR="00D905B6">
          <w:t xml:space="preserve"> and </w:t>
        </w:r>
      </w:ins>
      <w:r w:rsidR="00E40247" w:rsidRPr="00AC73A1">
        <w:t>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r w:rsidR="001446B6">
        <w:t xml:space="preserve">percent </w:t>
      </w:r>
      <w:r w:rsidR="000210D1" w:rsidRPr="00AC73A1">
        <w:t xml:space="preserve">difference between peak (summer) and minimum (winter) </w:t>
      </w:r>
      <w:r w:rsidR="005866BD" w:rsidRPr="00AC73A1">
        <w:t xml:space="preserve">death rates </w:t>
      </w:r>
      <w:r w:rsidR="000210D1" w:rsidRPr="00AC73A1">
        <w:t xml:space="preserve">declined </w:t>
      </w:r>
      <w:del w:id="35" w:author="Parks, Robbie M" w:date="2018-07-25T15:55:00Z">
        <w:r w:rsidR="000210D1" w:rsidRPr="00AC73A1" w:rsidDel="00E0772F">
          <w:delText xml:space="preserve">significantly </w:delText>
        </w:r>
      </w:del>
      <w:r w:rsidR="000210D1" w:rsidRPr="00AC73A1">
        <w:t xml:space="preserve">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ins w:id="36" w:author="Parks, Robbie M" w:date="2018-07-25T15:55:00Z">
        <w:r w:rsidR="00386C88">
          <w:t xml:space="preserve"> (p value for both&lt;0.01</w:t>
        </w:r>
        <w:r w:rsidR="00E0772F">
          <w:t>)</w:t>
        </w:r>
      </w:ins>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w:t>
      </w:r>
      <w:del w:id="37" w:author="Parks, Robbie M" w:date="2018-07-25T16:32:00Z">
        <w:r w:rsidR="000210D1" w:rsidRPr="00AC73A1" w:rsidDel="007A3C23">
          <w:delText xml:space="preserve">a </w:delText>
        </w:r>
      </w:del>
      <w:del w:id="38" w:author="Parks, Robbie M" w:date="2018-07-25T15:55:00Z">
        <w:r w:rsidR="000210D1" w:rsidRPr="00AC73A1" w:rsidDel="00E0772F">
          <w:delText xml:space="preserve">statistically-significant </w:delText>
        </w:r>
      </w:del>
      <w:r w:rsidR="000210D1" w:rsidRPr="00AC73A1">
        <w:t>13 percentage points (</w:t>
      </w:r>
      <w:ins w:id="39" w:author="Parks, Robbie M" w:date="2018-07-25T15:55:00Z">
        <w:r w:rsidR="00E0772F">
          <w:t>p valu</w:t>
        </w:r>
      </w:ins>
      <w:ins w:id="40" w:author="Parks, Robbie M" w:date="2018-07-25T15:56:00Z">
        <w:r w:rsidR="00E0772F">
          <w:t>e</w:t>
        </w:r>
      </w:ins>
      <w:ins w:id="41" w:author="Parks, Robbie M" w:date="2018-07-25T15:55:00Z">
        <w:r w:rsidR="00A3089D">
          <w:t>&lt;0.01</w:t>
        </w:r>
      </w:ins>
      <w:ins w:id="42" w:author="Parks, Robbie M" w:date="2018-07-25T15:56:00Z">
        <w:r w:rsidR="00E0772F">
          <w:t>,</w:t>
        </w:r>
      </w:ins>
      <w:ins w:id="43" w:author="Parks, Robbie M" w:date="2018-07-25T15:55:00Z">
        <w:r w:rsidR="00E0772F">
          <w:t xml:space="preserve"> </w:t>
        </w:r>
      </w:ins>
      <w:r w:rsidR="000210D1" w:rsidRPr="00AC73A1">
        <w:t>95% CI 8 to 18) for boys but only</w:t>
      </w:r>
      <w:del w:id="44" w:author="Parks, Robbie M" w:date="2018-07-25T15:56:00Z">
        <w:r w:rsidR="000210D1" w:rsidRPr="00AC73A1" w:rsidDel="00E0772F">
          <w:delText xml:space="preserve"> a statistically</w:delText>
        </w:r>
        <w:r w:rsidR="00E40247" w:rsidRPr="00AC73A1" w:rsidDel="00E0772F">
          <w:delText>-non-</w:delText>
        </w:r>
        <w:r w:rsidR="000210D1" w:rsidRPr="00AC73A1" w:rsidDel="00E0772F">
          <w:delText>significant</w:delText>
        </w:r>
      </w:del>
      <w:r w:rsidR="000210D1" w:rsidRPr="00AC73A1">
        <w:t xml:space="preserve"> 5 percentage points (</w:t>
      </w:r>
      <w:ins w:id="45" w:author="Parks, Robbie M" w:date="2018-07-25T15:56:00Z">
        <w:r w:rsidR="008939CE">
          <w:t>p value=0.12</w:t>
        </w:r>
        <w:r w:rsidR="00E0772F">
          <w:t>,</w:t>
        </w:r>
        <w:r w:rsidR="00E0772F" w:rsidRPr="00E0772F">
          <w:t xml:space="preserve"> </w:t>
        </w:r>
        <w:r w:rsidR="00E0772F">
          <w:t xml:space="preserve">95% </w:t>
        </w:r>
      </w:ins>
      <w:r w:rsidR="000210D1" w:rsidRPr="00AC73A1">
        <w:t>-12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driven by increasing difference in non-intentional injuries </w:t>
      </w:r>
      <w:r w:rsidR="00576EFD">
        <w:t>(Supplementary Figure XX</w:t>
      </w:r>
      <w:r w:rsidR="00B34D22">
        <w:t>).</w:t>
      </w:r>
      <w:r w:rsidR="00A833D2">
        <w:t xml:space="preserve"> </w:t>
      </w:r>
      <w:ins w:id="46" w:author="Ezzati, Majid" w:date="2018-07-20T07:21:00Z">
        <w:r w:rsidR="005C3CBC">
          <w:t xml:space="preserve">Within the cardiorespiratory cluster in under-five children, percent </w:t>
        </w:r>
      </w:ins>
      <w:ins w:id="47" w:author="Ezzati, Majid" w:date="2018-07-20T07:22:00Z">
        <w:r w:rsidR="005C3CBC">
          <w:t xml:space="preserve">difference declined for cardiorespiratory, cardiovascular diseases, and chronic respiratory diseases </w:t>
        </w:r>
      </w:ins>
      <w:ins w:id="48" w:author="Parks, Robbie M" w:date="2018-07-23T13:28:00Z">
        <w:r w:rsidR="00BC5573">
          <w:t>while</w:t>
        </w:r>
      </w:ins>
      <w:ins w:id="49" w:author="Ezzati, Majid" w:date="2018-07-20T07:22:00Z">
        <w:r w:rsidR="005C3CBC">
          <w:t xml:space="preserve"> increas</w:t>
        </w:r>
      </w:ins>
      <w:ins w:id="50" w:author="Parks, Robbie M" w:date="2018-07-23T13:28:00Z">
        <w:r w:rsidR="00BC5573">
          <w:t>ing</w:t>
        </w:r>
      </w:ins>
      <w:ins w:id="51" w:author="Ezzati, Majid" w:date="2018-07-20T07:22:00Z">
        <w:r w:rsidR="005C3CBC">
          <w:t xml:space="preserve"> for respiratory infections </w:t>
        </w:r>
      </w:ins>
      <w:r w:rsidR="00706545">
        <w:t>(Supplementary Figure XX)</w:t>
      </w:r>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w:t>
      </w:r>
      <w:r w:rsidR="000210D1" w:rsidRPr="00AC73A1">
        <w:lastRenderedPageBreak/>
        <w:t>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3FC378D7" w14:textId="77777777" w:rsidR="00CA0C4E" w:rsidDel="0000534F" w:rsidRDefault="00CA0C4E" w:rsidP="00C33FFB">
      <w:pPr>
        <w:spacing w:line="480" w:lineRule="auto"/>
        <w:jc w:val="both"/>
        <w:rPr>
          <w:del w:id="52" w:author="Parks, Robbie M" w:date="2018-07-25T15:57:00Z"/>
        </w:rPr>
      </w:pPr>
    </w:p>
    <w:p w14:paraId="602C964B" w14:textId="36FE0C42" w:rsidR="00CA0C4E" w:rsidDel="0000534F" w:rsidRDefault="00CA0C4E" w:rsidP="00C33FFB">
      <w:pPr>
        <w:spacing w:line="480" w:lineRule="auto"/>
        <w:jc w:val="both"/>
        <w:rPr>
          <w:del w:id="53" w:author="Parks, Robbie M" w:date="2018-07-25T15:57:00Z"/>
          <w:i/>
        </w:rPr>
      </w:pPr>
      <w:del w:id="54" w:author="Parks, Robbie M" w:date="2018-07-25T15:57:00Z">
        <w:r w:rsidDel="0000534F">
          <w:rPr>
            <w:i/>
          </w:rPr>
          <w:delText>Alternative statistical approach</w:delText>
        </w:r>
      </w:del>
    </w:p>
    <w:p w14:paraId="23F72C94" w14:textId="11D31DD0" w:rsidR="007E0218" w:rsidRPr="00830B87" w:rsidDel="0000534F" w:rsidRDefault="007E0218" w:rsidP="007E0218">
      <w:pPr>
        <w:spacing w:line="480" w:lineRule="auto"/>
        <w:jc w:val="both"/>
        <w:rPr>
          <w:del w:id="55" w:author="Parks, Robbie M" w:date="2018-07-25T15:57:00Z"/>
          <w:color w:val="000000" w:themeColor="text1"/>
        </w:rPr>
      </w:pPr>
      <w:del w:id="56" w:author="Parks, Robbie M" w:date="2018-07-25T15:57:00Z">
        <w:r w:rsidDel="0000534F">
          <w:rPr>
            <w:color w:val="000000" w:themeColor="text1"/>
          </w:rPr>
          <w:delText xml:space="preserve">The results of using an alternative cosinor function method for examining change in percentage difference between maximum and minimum mortality in the year are given in Supplementary Table </w:delText>
        </w:r>
        <w:r w:rsidR="00C30C5D" w:rsidDel="0000534F">
          <w:rPr>
            <w:color w:val="000000" w:themeColor="text1"/>
          </w:rPr>
          <w:delText>XX</w:delText>
        </w:r>
        <w:r w:rsidDel="0000534F">
          <w:rPr>
            <w:color w:val="000000" w:themeColor="text1"/>
          </w:rPr>
          <w:delText>.</w:delText>
        </w:r>
      </w:del>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73CBD4D"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w:t>
      </w:r>
      <w:ins w:id="57" w:author="Parks, Robbie M" w:date="2018-07-23T12:32:00Z">
        <w:r w:rsidR="0089237F">
          <w:t xml:space="preserve">all-cause </w:t>
        </w:r>
      </w:ins>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del w:id="58" w:author="Parks, Robbie M" w:date="2018-07-23T12:22:00Z">
        <w:r w:rsidR="00765400" w:rsidRPr="00AC73A1" w:rsidDel="00881856">
          <w:delText>, with a notable exception of injuries in older age</w:delText>
        </w:r>
        <w:r w:rsidR="00511306" w:rsidRPr="00AC73A1" w:rsidDel="00881856">
          <w:delText>s</w:delText>
        </w:r>
      </w:del>
      <w:r w:rsidR="00765400" w:rsidRPr="00AC73A1">
        <w:t xml:space="preserve">. </w:t>
      </w:r>
      <w:r w:rsidR="000210D1" w:rsidRPr="00AC73A1">
        <w:lastRenderedPageBreak/>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358D3F33"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 xml:space="preserve">Similarly, our results on seasonality of injury deaths are supported by </w:t>
      </w:r>
      <w:ins w:id="59" w:author="Parks, Robbie M" w:date="2018-07-23T12:05:00Z">
        <w:r w:rsidR="005D5D35">
          <w:t xml:space="preserve">only </w:t>
        </w:r>
      </w:ins>
      <w:r w:rsidR="00A76EC0" w:rsidRPr="00AC73A1">
        <w:t>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ins w:id="60" w:author="Parks, Robbie M" w:date="2018-07-23T12:05:00Z">
        <w:r w:rsidR="005D5D35">
          <w:t>.</w:t>
        </w:r>
      </w:ins>
      <w:del w:id="61" w:author="Parks, Robbie M" w:date="2018-07-23T12:05:00Z">
        <w:r w:rsidR="00C1470A" w:rsidRPr="00AC73A1" w:rsidDel="005D5D35">
          <w:delText>,</w:delText>
        </w:r>
        <w:r w:rsidR="00A76EC0" w:rsidRPr="00AC73A1" w:rsidDel="005D5D35">
          <w:delText xml:space="preserve"> but </w:delText>
        </w:r>
        <w:commentRangeStart w:id="62"/>
        <w:r w:rsidR="00A76EC0" w:rsidRPr="00AC73A1" w:rsidDel="005D5D35">
          <w:delText xml:space="preserve">our subnational analysis over three decades revealed </w:delText>
        </w:r>
        <w:commentRangeStart w:id="63"/>
        <w:commentRangeStart w:id="64"/>
        <w:commentRangeStart w:id="65"/>
        <w:r w:rsidR="00A76EC0" w:rsidRPr="00AC73A1" w:rsidDel="005D5D35">
          <w:delText>variations</w:delText>
        </w:r>
        <w:commentRangeEnd w:id="63"/>
        <w:r w:rsidR="00B96C91" w:rsidDel="005D5D35">
          <w:rPr>
            <w:rStyle w:val="CommentReference"/>
            <w:rFonts w:asciiTheme="minorHAnsi" w:hAnsiTheme="minorHAnsi" w:cstheme="minorBidi"/>
            <w:lang w:eastAsia="en-US"/>
          </w:rPr>
          <w:commentReference w:id="63"/>
        </w:r>
        <w:commentRangeEnd w:id="64"/>
        <w:r w:rsidR="00A95B9E" w:rsidDel="005D5D35">
          <w:rPr>
            <w:rStyle w:val="CommentReference"/>
            <w:rFonts w:asciiTheme="minorHAnsi" w:hAnsiTheme="minorHAnsi" w:cstheme="minorBidi"/>
            <w:lang w:eastAsia="en-US"/>
          </w:rPr>
          <w:commentReference w:id="64"/>
        </w:r>
        <w:commentRangeEnd w:id="65"/>
        <w:r w:rsidR="00175631" w:rsidDel="005D5D35">
          <w:rPr>
            <w:rStyle w:val="CommentReference"/>
            <w:rFonts w:asciiTheme="minorHAnsi" w:hAnsiTheme="minorHAnsi" w:cstheme="minorBidi"/>
            <w:lang w:eastAsia="en-US"/>
          </w:rPr>
          <w:commentReference w:id="65"/>
        </w:r>
        <w:r w:rsidR="00A76EC0" w:rsidRPr="00AC73A1" w:rsidDel="005D5D35">
          <w:delText xml:space="preserve"> in </w:delText>
        </w:r>
        <w:r w:rsidR="002B3737" w:rsidRPr="00AC73A1" w:rsidDel="005D5D35">
          <w:delText xml:space="preserve">when injury deaths peaked and in how seasonal differences in these deaths have changed </w:delText>
        </w:r>
        <w:r w:rsidR="00722AD9" w:rsidRPr="00AC73A1" w:rsidDel="005D5D35">
          <w:delText xml:space="preserve">over time </w:delText>
        </w:r>
        <w:r w:rsidR="002B3737" w:rsidRPr="00AC73A1" w:rsidDel="005D5D35">
          <w:delText xml:space="preserve">which had not been </w:delText>
        </w:r>
        <w:r w:rsidR="00A76EC0" w:rsidRPr="00AC73A1" w:rsidDel="005D5D35">
          <w:delText>reported before.</w:delText>
        </w:r>
        <w:commentRangeEnd w:id="62"/>
        <w:r w:rsidR="00737C06" w:rsidDel="005D5D35">
          <w:rPr>
            <w:rStyle w:val="CommentReference"/>
            <w:rFonts w:asciiTheme="minorHAnsi" w:hAnsiTheme="minorHAnsi" w:cstheme="minorBidi"/>
            <w:lang w:eastAsia="en-US"/>
          </w:rPr>
          <w:commentReference w:id="62"/>
        </w:r>
      </w:del>
    </w:p>
    <w:p w14:paraId="6886C687" w14:textId="77777777" w:rsidR="0042218D" w:rsidRPr="00AC73A1" w:rsidRDefault="0042218D" w:rsidP="0042218D">
      <w:pPr>
        <w:spacing w:line="480" w:lineRule="auto"/>
        <w:jc w:val="both"/>
      </w:pPr>
    </w:p>
    <w:p w14:paraId="2B22717B" w14:textId="697E9765" w:rsidR="00DB2D88" w:rsidRPr="008F7D99" w:rsidRDefault="00391B02" w:rsidP="00391B02">
      <w:pPr>
        <w:spacing w:line="480" w:lineRule="auto"/>
        <w:rPr>
          <w:rFonts w:eastAsia="Times New Roman"/>
        </w:rPr>
      </w:pPr>
      <w:ins w:id="66" w:author="Parks, Robbie M" w:date="2018-07-23T12:14:00Z">
        <w:r>
          <w:t>I</w:t>
        </w:r>
      </w:ins>
      <w:ins w:id="67" w:author="Parks, Robbie M" w:date="2018-07-23T12:15:00Z">
        <w:r>
          <w:t xml:space="preserve">n </w:t>
        </w:r>
      </w:ins>
      <w:commentRangeStart w:id="68"/>
      <w:del w:id="69" w:author="Parks, Robbie M" w:date="2018-07-23T12:14:00Z">
        <w:r w:rsidR="000B49CF" w:rsidDel="00391B02">
          <w:delText>T</w:delText>
        </w:r>
        <w:r w:rsidR="000B343F" w:rsidRPr="00AC73A1" w:rsidDel="00391B02">
          <w:delText xml:space="preserve">he observed geographical </w:delText>
        </w:r>
        <w:r w:rsidR="00EF4585" w:rsidRPr="00AC73A1" w:rsidDel="00391B02">
          <w:delText xml:space="preserve">similarity </w:delText>
        </w:r>
        <w:r w:rsidR="000B343F" w:rsidRPr="00AC73A1" w:rsidDel="00391B02">
          <w:delText>in seasonal mortality variation</w:delText>
        </w:r>
      </w:del>
      <w:del w:id="70" w:author="Parks, Robbie M" w:date="2018-07-23T12:13:00Z">
        <w:r w:rsidR="000B343F" w:rsidRPr="00AC73A1" w:rsidDel="00D41F63">
          <w:delText xml:space="preserve"> </w:delText>
        </w:r>
        <w:commentRangeEnd w:id="68"/>
        <w:r w:rsidR="00175631" w:rsidDel="00D41F63">
          <w:rPr>
            <w:rStyle w:val="CommentReference"/>
            <w:rFonts w:asciiTheme="minorHAnsi" w:hAnsiTheme="minorHAnsi" w:cstheme="minorBidi"/>
            <w:lang w:eastAsia="en-US"/>
          </w:rPr>
          <w:commentReference w:id="68"/>
        </w:r>
        <w:r w:rsidR="000B343F" w:rsidRPr="00AC73A1" w:rsidDel="00D41F63">
          <w:delText>i</w:delText>
        </w:r>
      </w:del>
      <w:del w:id="71" w:author="Parks, Robbie M" w:date="2018-07-23T12:14:00Z">
        <w:r w:rsidR="000B343F" w:rsidRPr="00AC73A1" w:rsidDel="00391B02">
          <w:delText xml:space="preserve">n </w:delText>
        </w:r>
      </w:del>
      <w:r w:rsidR="000B343F" w:rsidRPr="00AC73A1">
        <w:t>the USA</w:t>
      </w:r>
      <w:ins w:id="72" w:author="Parks, Robbie M" w:date="2018-07-23T12:14:00Z">
        <w:r>
          <w:t>,</w:t>
        </w:r>
      </w:ins>
      <w:r w:rsidR="005426EF">
        <w:t xml:space="preserve"> </w:t>
      </w:r>
      <w:del w:id="73" w:author="Parks, Robbie M" w:date="2018-07-23T12:14:00Z">
        <w:r w:rsidR="005426EF" w:rsidDel="00391B02">
          <w:delText>was</w:delText>
        </w:r>
        <w:r w:rsidR="005426EF" w:rsidRPr="00AC73A1" w:rsidDel="00391B02">
          <w:delText xml:space="preserve"> </w:delText>
        </w:r>
        <w:r w:rsidR="000B343F" w:rsidRPr="00AC73A1" w:rsidDel="00391B02">
          <w:delText xml:space="preserve">also seen in </w:delText>
        </w:r>
      </w:del>
      <w:r w:rsidR="000B343F" w:rsidRPr="00AC73A1">
        <w:t>a study of 36 cities aggregated across age groups and over time</w:t>
      </w:r>
      <w:ins w:id="74" w:author="Parks, Robbie M" w:date="2018-07-23T12:14:00Z">
        <w:r>
          <w:t xml:space="preserve"> also found that </w:t>
        </w:r>
        <w:r>
          <w:rPr>
            <w:rFonts w:eastAsia="Times New Roman"/>
          </w:rPr>
          <w:t>excess mortality did not depend on seasonal temperature range</w:t>
        </w:r>
      </w:ins>
      <w:ins w:id="75" w:author="Parks, Robbie M" w:date="2018-07-23T12:15:00Z">
        <w:r>
          <w:rPr>
            <w:rFonts w:eastAsia="Times New Roman"/>
          </w:rPr>
          <w:t>.</w:t>
        </w:r>
      </w:ins>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 xml:space="preserve">effects of </w:t>
      </w:r>
      <w:r w:rsidR="006D3FE2" w:rsidRPr="00AC73A1">
        <w:lastRenderedPageBreak/>
        <w:t>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as a result of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2A310682"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w:t>
      </w:r>
      <w:ins w:id="76" w:author="Parks, Robbie M" w:date="2018-07-23T13:33:00Z">
        <w:r w:rsidR="00424C6B">
          <w:t xml:space="preserve"> (Supplementary Figure XX)</w:t>
        </w:r>
      </w:ins>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w:t>
      </w:r>
      <w:r w:rsidRPr="00AC73A1">
        <w:lastRenderedPageBreak/>
        <w:t>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77"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78" w:author="Parks, Robbie M" w:date="2018-06-19T14:05:00Z"/>
        </w:rPr>
      </w:pPr>
    </w:p>
    <w:p w14:paraId="1F726F12" w14:textId="5CB83010" w:rsidR="00DB02FB" w:rsidRDefault="004055C0" w:rsidP="004055C0">
      <w:pPr>
        <w:spacing w:line="480" w:lineRule="auto"/>
        <w:jc w:val="both"/>
        <w:rPr>
          <w:ins w:id="79" w:author="Parks, Robbie M" w:date="2018-07-23T13:44:00Z"/>
        </w:rPr>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del w:id="80" w:author="Parks, Robbie M" w:date="2018-07-23T14:32:00Z">
        <w:r w:rsidR="00175631" w:rsidDel="008C706E">
          <w:rPr>
            <w:rStyle w:val="CommentReference"/>
            <w:rFonts w:asciiTheme="minorHAnsi" w:hAnsiTheme="minorHAnsi" w:cstheme="minorBidi"/>
            <w:lang w:eastAsia="en-US"/>
          </w:rPr>
          <w:commentReference w:id="81"/>
        </w:r>
        <w:r w:rsidR="00175631" w:rsidDel="008C706E">
          <w:rPr>
            <w:rStyle w:val="CommentReference"/>
            <w:rFonts w:asciiTheme="minorHAnsi" w:hAnsiTheme="minorHAnsi" w:cstheme="minorBidi"/>
            <w:lang w:eastAsia="en-US"/>
          </w:rPr>
          <w:commentReference w:id="82"/>
        </w:r>
      </w:del>
      <w:ins w:id="83" w:author="Parks, Robbie M" w:date="2018-07-23T14:32:00Z">
        <w:r w:rsidR="008C706E">
          <w:t>O</w:t>
        </w:r>
      </w:ins>
      <w:ins w:id="84" w:author="Parks, Robbie M" w:date="2018-07-23T13:38:00Z">
        <w:r w:rsidR="0071370F">
          <w:t xml:space="preserve">n average, the </w:t>
        </w:r>
        <w:r w:rsidR="0071370F" w:rsidRPr="008C706E">
          <w:t>Southeast</w:t>
        </w:r>
      </w:ins>
      <w:ins w:id="85" w:author="Parks, Robbie M" w:date="2018-07-23T14:10:00Z">
        <w:r w:rsidR="008D58FB">
          <w:t xml:space="preserve">, </w:t>
        </w:r>
        <w:r w:rsidR="008D58FB" w:rsidRPr="008C706E">
          <w:t>South</w:t>
        </w:r>
        <w:r w:rsidR="008D58FB">
          <w:t xml:space="preserve"> and </w:t>
        </w:r>
        <w:r w:rsidR="008D58FB" w:rsidRPr="008C706E">
          <w:t>West</w:t>
        </w:r>
      </w:ins>
      <w:ins w:id="86" w:author="Parks, Robbie M" w:date="2018-07-23T13:38:00Z">
        <w:r w:rsidR="0071370F">
          <w:t xml:space="preserve"> </w:t>
        </w:r>
      </w:ins>
      <w:ins w:id="87" w:author="Parks, Robbie M" w:date="2018-07-23T14:09:00Z">
        <w:r w:rsidR="00301AA6">
          <w:t>are</w:t>
        </w:r>
        <w:r w:rsidR="00B56D4E">
          <w:t xml:space="preserve"> top three</w:t>
        </w:r>
      </w:ins>
      <w:ins w:id="88" w:author="Parks, Robbie M" w:date="2018-07-23T13:38:00Z">
        <w:r w:rsidR="0071370F">
          <w:t xml:space="preserve"> ho</w:t>
        </w:r>
        <w:r w:rsidR="001C6574">
          <w:t xml:space="preserve">ttest </w:t>
        </w:r>
        <w:r w:rsidR="00724B83">
          <w:t>climate</w:t>
        </w:r>
        <w:r w:rsidR="0071370F">
          <w:t xml:space="preserve"> regions </w:t>
        </w:r>
      </w:ins>
      <w:ins w:id="89" w:author="Parks, Robbie M" w:date="2018-07-23T14:13:00Z">
        <w:r w:rsidR="00D0607B">
          <w:t xml:space="preserve">with average annual temperatures of </w:t>
        </w:r>
      </w:ins>
      <w:ins w:id="90" w:author="Parks, Robbie M" w:date="2018-07-23T13:38:00Z">
        <w:r w:rsidR="0071370F">
          <w:t>18.4°C</w:t>
        </w:r>
      </w:ins>
      <w:ins w:id="91" w:author="Parks, Robbie M" w:date="2018-07-23T14:09:00Z">
        <w:r w:rsidR="007B651A">
          <w:t xml:space="preserve">, </w:t>
        </w:r>
      </w:ins>
      <w:ins w:id="92" w:author="Parks, Robbie M" w:date="2018-07-23T14:10:00Z">
        <w:r w:rsidR="008D58FB">
          <w:t>18°C</w:t>
        </w:r>
      </w:ins>
      <w:ins w:id="93" w:author="Parks, Robbie M" w:date="2018-07-23T14:09:00Z">
        <w:r w:rsidR="007B651A">
          <w:t xml:space="preserve">, </w:t>
        </w:r>
      </w:ins>
      <w:ins w:id="94" w:author="Parks, Robbie M" w:date="2018-07-23T14:17:00Z">
        <w:r w:rsidR="002641A2">
          <w:t>16.6°C</w:t>
        </w:r>
      </w:ins>
      <w:ins w:id="95" w:author="Parks, Robbie M" w:date="2018-07-23T14:09:00Z">
        <w:r w:rsidR="007B651A">
          <w:t>, respectively</w:t>
        </w:r>
      </w:ins>
      <w:ins w:id="96" w:author="Parks, Robbie M" w:date="2018-07-23T13:51:00Z">
        <w:r w:rsidR="007B651A">
          <w:t>. The Southeast</w:t>
        </w:r>
        <w:r w:rsidR="000261DC">
          <w:t xml:space="preserve"> </w:t>
        </w:r>
      </w:ins>
      <w:ins w:id="97" w:author="Parks, Robbie M" w:date="2018-07-23T14:01:00Z">
        <w:r w:rsidR="00D02922">
          <w:t>al</w:t>
        </w:r>
        <w:r w:rsidR="007B651A">
          <w:t xml:space="preserve">so </w:t>
        </w:r>
      </w:ins>
      <w:ins w:id="98" w:author="Parks, Robbie M" w:date="2018-07-23T14:10:00Z">
        <w:r w:rsidR="008D58FB">
          <w:t>possesses</w:t>
        </w:r>
      </w:ins>
      <w:ins w:id="99" w:author="Parks, Robbie M" w:date="2018-07-23T13:51:00Z">
        <w:r w:rsidR="000261DC">
          <w:t xml:space="preserve"> the lowest variation </w:t>
        </w:r>
        <w:r w:rsidR="00A52486">
          <w:t xml:space="preserve">in temperature </w:t>
        </w:r>
      </w:ins>
      <w:ins w:id="100" w:author="Parks, Robbie M" w:date="2018-07-23T13:52:00Z">
        <w:r w:rsidR="00A52486">
          <w:t xml:space="preserve">throughout the year (an average range of </w:t>
        </w:r>
        <w:r w:rsidR="00A52486">
          <w:lastRenderedPageBreak/>
          <w:t>17.5°C)</w:t>
        </w:r>
      </w:ins>
      <w:ins w:id="101" w:author="Parks, Robbie M" w:date="2018-07-23T13:38:00Z">
        <w:r w:rsidR="0071370F">
          <w:t>.</w:t>
        </w:r>
        <w:r w:rsidR="00653DB5">
          <w:t xml:space="preserve"> Although not the hottest region annually, the South possesses the highest average maximum monthly temperature (27.9</w:t>
        </w:r>
      </w:ins>
      <w:ins w:id="102" w:author="Parks, Robbie M" w:date="2018-07-23T14:42:00Z">
        <w:r w:rsidR="00653DB5">
          <w:t>°C in July)</w:t>
        </w:r>
        <w:r w:rsidR="00203FDC">
          <w:t>.</w:t>
        </w:r>
      </w:ins>
      <w:ins w:id="103" w:author="Parks, Robbie M" w:date="2018-07-23T14:45:00Z">
        <w:r w:rsidR="005651D6">
          <w:t xml:space="preserve"> </w:t>
        </w:r>
      </w:ins>
      <w:ins w:id="104" w:author="Parks, Robbie M" w:date="2018-07-23T14:12:00Z">
        <w:r w:rsidR="00606037">
          <w:t xml:space="preserve">The three coldest climate regions are </w:t>
        </w:r>
        <w:r w:rsidR="00606037" w:rsidRPr="008C706E">
          <w:t>West North Central</w:t>
        </w:r>
        <w:r w:rsidR="00606037">
          <w:t xml:space="preserve">, </w:t>
        </w:r>
      </w:ins>
      <w:ins w:id="105" w:author="Parks, Robbie M" w:date="2018-07-23T14:13:00Z">
        <w:r w:rsidR="00D0607B" w:rsidRPr="008C706E">
          <w:t xml:space="preserve">East </w:t>
        </w:r>
        <w:r w:rsidR="007C13B4" w:rsidRPr="008C706E">
          <w:t>North Central</w:t>
        </w:r>
        <w:r w:rsidR="007C13B4">
          <w:t xml:space="preserve"> and the </w:t>
        </w:r>
        <w:r w:rsidR="007C13B4" w:rsidRPr="008C706E">
          <w:t>Northwest</w:t>
        </w:r>
      </w:ins>
      <w:ins w:id="106" w:author="Parks, Robbie M" w:date="2018-07-23T14:24:00Z">
        <w:r w:rsidR="00F842CB">
          <w:t xml:space="preserve"> (7.8°C, 8.0°C,</w:t>
        </w:r>
        <w:r w:rsidR="00AE1964">
          <w:t xml:space="preserve"> 8.1</w:t>
        </w:r>
        <w:r w:rsidR="00F842CB">
          <w:t>°C respectively)</w:t>
        </w:r>
      </w:ins>
      <w:ins w:id="107" w:author="Parks, Robbie M" w:date="2018-07-23T14:13:00Z">
        <w:r w:rsidR="007C13B4">
          <w:t xml:space="preserve">. Mirroring the </w:t>
        </w:r>
      </w:ins>
      <w:ins w:id="108" w:author="Parks, Robbie M" w:date="2018-07-23T14:15:00Z">
        <w:r w:rsidR="00215559">
          <w:t>characteristic</w:t>
        </w:r>
        <w:r w:rsidR="005C4D6B">
          <w:t>s</w:t>
        </w:r>
        <w:r w:rsidR="00215559">
          <w:t xml:space="preserve"> of the </w:t>
        </w:r>
      </w:ins>
      <w:ins w:id="109" w:author="Parks, Robbie M" w:date="2018-07-23T14:13:00Z">
        <w:r w:rsidR="007C13B4">
          <w:t>hottest</w:t>
        </w:r>
      </w:ins>
      <w:ins w:id="110" w:author="Parks, Robbie M" w:date="2018-07-23T14:14:00Z">
        <w:r w:rsidR="007C13B4">
          <w:t xml:space="preserve"> climate regions, the largest variation in temperature</w:t>
        </w:r>
      </w:ins>
      <w:ins w:id="111" w:author="Parks, Robbie M" w:date="2018-07-24T11:07:00Z">
        <w:r w:rsidR="001710A4">
          <w:t xml:space="preserve"> throughout the year</w:t>
        </w:r>
      </w:ins>
      <w:ins w:id="112" w:author="Parks, Robbie M" w:date="2018-07-23T14:14:00Z">
        <w:r w:rsidR="007C13B4">
          <w:t xml:space="preserve"> is with the coldest region, West North Central (an average range of 30.5</w:t>
        </w:r>
      </w:ins>
      <w:ins w:id="113" w:author="Parks, Robbie M" w:date="2018-07-23T14:15:00Z">
        <w:r w:rsidR="007C13B4">
          <w:t>°C</w:t>
        </w:r>
        <w:r w:rsidR="0046498A">
          <w:t xml:space="preserve">), also </w:t>
        </w:r>
      </w:ins>
      <w:ins w:id="114" w:author="Parks, Robbie M" w:date="2018-07-23T14:21:00Z">
        <w:r w:rsidR="0046498A">
          <w:t xml:space="preserve">the </w:t>
        </w:r>
      </w:ins>
      <w:ins w:id="115" w:author="Parks, Robbie M" w:date="2018-07-23T14:16:00Z">
        <w:r w:rsidR="00DD146F">
          <w:t>least-populated region</w:t>
        </w:r>
      </w:ins>
      <w:ins w:id="116" w:author="Parks, Robbie M" w:date="2018-07-23T14:21:00Z">
        <w:r w:rsidR="0046498A">
          <w:t xml:space="preserve"> in the USA</w:t>
        </w:r>
      </w:ins>
      <w:ins w:id="117" w:author="Parks, Robbie M" w:date="2018-07-23T14:16:00Z">
        <w:r w:rsidR="00DD146F">
          <w:t xml:space="preserve"> </w:t>
        </w:r>
      </w:ins>
      <w:ins w:id="118" w:author="Parks, Robbie M" w:date="2018-07-23T14:17:00Z">
        <w:r w:rsidR="00DD146F">
          <w:t>(with only 1.6% of the total population in 2016)</w:t>
        </w:r>
      </w:ins>
      <w:ins w:id="119" w:author="Parks, Robbie M" w:date="2018-07-23T14:43:00Z">
        <w:r w:rsidR="00F0448C">
          <w:t>, with the lowest average minimum monthly temperature (</w:t>
        </w:r>
      </w:ins>
      <w:ins w:id="120" w:author="Parks, Robbie M" w:date="2018-07-23T14:44:00Z">
        <w:r w:rsidR="00F0448C">
          <w:t>-6.5°C</w:t>
        </w:r>
        <w:r w:rsidR="00E372B0">
          <w:t xml:space="preserve"> in January)</w:t>
        </w:r>
      </w:ins>
      <w:ins w:id="121" w:author="Parks, Robbie M" w:date="2018-07-23T14:17:00Z">
        <w:r w:rsidR="00DD146F">
          <w:t>.</w:t>
        </w:r>
      </w:ins>
      <w:ins w:id="122" w:author="Parks, Robbie M" w:date="2018-07-23T14:45:00Z">
        <w:r w:rsidR="005651D6">
          <w:t xml:space="preserve"> </w:t>
        </w:r>
        <w:r w:rsidR="00A90313">
          <w:t xml:space="preserve">The other climate regions, </w:t>
        </w:r>
      </w:ins>
      <w:ins w:id="123" w:author="Parks, Robbie M" w:date="2018-07-23T14:21:00Z">
        <w:r w:rsidR="009924E9">
          <w:t>No</w:t>
        </w:r>
        <w:r w:rsidR="00A90313">
          <w:t xml:space="preserve">rtheast, Southwest, and Central, </w:t>
        </w:r>
        <w:r w:rsidR="009924E9">
          <w:t xml:space="preserve">possess </w:t>
        </w:r>
      </w:ins>
      <w:ins w:id="124" w:author="Parks, Robbie M" w:date="2018-07-23T14:27:00Z">
        <w:r w:rsidR="00A4651F">
          <w:t xml:space="preserve">similar </w:t>
        </w:r>
      </w:ins>
      <w:ins w:id="125" w:author="Parks, Robbie M" w:date="2018-07-23T14:29:00Z">
        <w:r w:rsidR="00FF2440">
          <w:t>average temperatures</w:t>
        </w:r>
      </w:ins>
      <w:ins w:id="126" w:author="Parks, Robbie M" w:date="2018-07-23T14:30:00Z">
        <w:r w:rsidR="0059499B">
          <w:t xml:space="preserve"> (</w:t>
        </w:r>
        <w:r w:rsidR="00A407FD">
          <w:t xml:space="preserve">11 to </w:t>
        </w:r>
        <w:r w:rsidR="0059499B">
          <w:t>13</w:t>
        </w:r>
      </w:ins>
      <w:ins w:id="127" w:author="Parks, Robbie M" w:date="2018-07-23T14:31:00Z">
        <w:r w:rsidR="0059499B">
          <w:t>°C</w:t>
        </w:r>
      </w:ins>
      <w:ins w:id="128" w:author="Parks, Robbie M" w:date="2018-07-23T14:30:00Z">
        <w:r w:rsidR="0059499B">
          <w:t>)</w:t>
        </w:r>
      </w:ins>
      <w:ins w:id="129" w:author="Parks, Robbie M" w:date="2018-07-23T14:29:00Z">
        <w:r w:rsidR="00FF2440">
          <w:t xml:space="preserve"> and </w:t>
        </w:r>
      </w:ins>
      <w:ins w:id="130" w:author="Parks, Robbie M" w:date="2018-07-23T14:21:00Z">
        <w:r w:rsidR="009924E9">
          <w:t xml:space="preserve">variation within the year of </w:t>
        </w:r>
      </w:ins>
      <w:ins w:id="131" w:author="Parks, Robbie M" w:date="2018-07-23T14:29:00Z">
        <w:r w:rsidR="00FF2440">
          <w:t>(</w:t>
        </w:r>
      </w:ins>
      <w:ins w:id="132" w:author="Parks, Robbie M" w:date="2018-07-23T14:27:00Z">
        <w:r w:rsidR="00A407FD">
          <w:t>23</w:t>
        </w:r>
      </w:ins>
      <w:ins w:id="133" w:author="Parks, Robbie M" w:date="2018-07-23T14:46:00Z">
        <w:r w:rsidR="00A407FD">
          <w:t xml:space="preserve"> </w:t>
        </w:r>
      </w:ins>
      <w:ins w:id="134" w:author="Parks, Robbie M" w:date="2018-07-23T14:27:00Z">
        <w:r w:rsidR="00A407FD">
          <w:t xml:space="preserve">to </w:t>
        </w:r>
        <w:r w:rsidR="00A4651F">
          <w:t>26</w:t>
        </w:r>
      </w:ins>
      <w:ins w:id="135" w:author="Parks, Robbie M" w:date="2018-07-23T14:28:00Z">
        <w:r w:rsidR="00A4651F">
          <w:t>°C</w:t>
        </w:r>
      </w:ins>
      <w:ins w:id="136" w:author="Parks, Robbie M" w:date="2018-07-23T14:29:00Z">
        <w:r w:rsidR="00FF2440">
          <w:t>)</w:t>
        </w:r>
      </w:ins>
      <w:ins w:id="137" w:author="Parks, Robbie M" w:date="2018-07-23T14:28:00Z">
        <w:r w:rsidR="00FF2440">
          <w:t xml:space="preserve">, with the Northeast being the most populous region in the United States </w:t>
        </w:r>
      </w:ins>
      <w:ins w:id="138" w:author="Parks, Robbie M" w:date="2018-07-23T14:29:00Z">
        <w:r w:rsidR="00FF2440">
          <w:t>(</w:t>
        </w:r>
      </w:ins>
      <w:ins w:id="139" w:author="Parks, Robbie M" w:date="2018-07-23T14:46:00Z">
        <w:r w:rsidR="00BF75C7">
          <w:t xml:space="preserve">with </w:t>
        </w:r>
      </w:ins>
      <w:ins w:id="140" w:author="Parks, Robbie M" w:date="2018-07-23T14:29:00Z">
        <w:r w:rsidR="00FF2440">
          <w:t>19.8% total population in 2016)</w:t>
        </w:r>
      </w:ins>
      <w:ins w:id="141" w:author="Parks, Robbie M" w:date="2018-07-23T14:31:00Z">
        <w:r w:rsidR="00612029">
          <w:t>.</w:t>
        </w:r>
      </w:ins>
    </w:p>
    <w:p w14:paraId="12F29E36" w14:textId="77777777" w:rsidR="00C66D47" w:rsidRPr="00AC73A1" w:rsidRDefault="00C66D47" w:rsidP="004055C0">
      <w:pPr>
        <w:spacing w:line="480" w:lineRule="auto"/>
        <w:jc w:val="both"/>
        <w:rPr>
          <w:ins w:id="142" w:author="Parks, Robbie M" w:date="2018-06-19T14:05:00Z"/>
        </w:rPr>
      </w:pPr>
    </w:p>
    <w:p w14:paraId="2396E1FF" w14:textId="4F612136" w:rsidR="0056225E" w:rsidRPr="00AC73A1" w:rsidRDefault="004055C0" w:rsidP="004055C0">
      <w:pPr>
        <w:spacing w:line="480" w:lineRule="auto"/>
        <w:jc w:val="both"/>
        <w:rPr>
          <w:ins w:id="143"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t>
      </w:r>
      <w:r w:rsidR="004055C0" w:rsidRPr="00AC73A1">
        <w:rPr>
          <w:color w:val="000000" w:themeColor="text1"/>
        </w:rPr>
        <w:lastRenderedPageBreak/>
        <w:t xml:space="preserve">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4AEA4077"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ins w:id="144" w:author="Parks, Robbie M" w:date="2018-07-10T21:49:00Z">
        <w:r w:rsidR="00F31E70">
          <w:rPr>
            <w:rFonts w:ascii="Times New Roman" w:hAnsi="Times New Roman" w:cs="Times New Roman"/>
            <w:color w:val="000000" w:themeColor="text1"/>
            <w:sz w:val="24"/>
            <w:szCs w:val="24"/>
          </w:rPr>
          <w:t xml:space="preserve"> </w:t>
        </w:r>
      </w:ins>
      <w:ins w:id="145"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46"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147" w:author="Parks, Robbie M" w:date="2018-07-24T15:15:00Z">
        <w:r w:rsidR="00AE2237">
          <w:rPr>
            <w:rFonts w:ascii="Times New Roman" w:hAnsi="Times New Roman" w:cs="Times New Roman"/>
            <w:color w:val="000000" w:themeColor="text1"/>
            <w:sz w:val="24"/>
            <w:szCs w:val="24"/>
          </w:rPr>
          <w:t>calculate</w:t>
        </w:r>
        <w:r w:rsidR="00B932BE">
          <w:rPr>
            <w:rFonts w:ascii="Times New Roman" w:hAnsi="Times New Roman" w:cs="Times New Roman"/>
            <w:color w:val="000000" w:themeColor="text1"/>
            <w:sz w:val="24"/>
            <w:szCs w:val="24"/>
          </w:rPr>
          <w:t xml:space="preserve"> </w:t>
        </w:r>
      </w:ins>
      <w:r w:rsidR="00DB0E48">
        <w:rPr>
          <w:rFonts w:ascii="Times New Roman" w:hAnsi="Times New Roman" w:cs="Times New Roman"/>
          <w:color w:val="000000" w:themeColor="text1"/>
          <w:sz w:val="24"/>
          <w:szCs w:val="24"/>
        </w:rPr>
        <w:t xml:space="preserve">the p values </w:t>
      </w:r>
      <w:ins w:id="148" w:author="Parks, Robbie M" w:date="2018-07-24T14:03:00Z">
        <w:r w:rsidR="003B4F57">
          <w:rPr>
            <w:rFonts w:ascii="Times New Roman" w:hAnsi="Times New Roman" w:cs="Times New Roman"/>
            <w:color w:val="000000" w:themeColor="text1"/>
            <w:sz w:val="24"/>
            <w:szCs w:val="24"/>
          </w:rPr>
          <w:t>of</w:t>
        </w:r>
      </w:ins>
      <w:ins w:id="149" w:author="Parks, Robbie M" w:date="2018-07-25T16:35:00Z">
        <w:r w:rsidR="004773C9">
          <w:rPr>
            <w:rFonts w:ascii="Times New Roman" w:hAnsi="Times New Roman" w:cs="Times New Roman"/>
            <w:color w:val="000000" w:themeColor="text1"/>
            <w:sz w:val="24"/>
            <w:szCs w:val="24"/>
          </w:rPr>
          <w:t xml:space="preserve"> the presence of</w:t>
        </w:r>
      </w:ins>
      <w:ins w:id="150" w:author="Parks, Robbie M" w:date="2018-07-24T14:03:00Z">
        <w:r w:rsidR="009B1F4E">
          <w:rPr>
            <w:rFonts w:ascii="Times New Roman" w:hAnsi="Times New Roman" w:cs="Times New Roman"/>
            <w:color w:val="000000" w:themeColor="text1"/>
            <w:sz w:val="24"/>
            <w:szCs w:val="24"/>
          </w:rPr>
          <w:t xml:space="preserve"> 12-</w:t>
        </w:r>
      </w:ins>
      <w:ins w:id="151" w:author="Parks, Robbie M" w:date="2018-07-24T15:03:00Z">
        <w:r w:rsidR="00EF0AFA">
          <w:rPr>
            <w:rFonts w:ascii="Times New Roman" w:hAnsi="Times New Roman" w:cs="Times New Roman"/>
            <w:color w:val="000000" w:themeColor="text1"/>
            <w:sz w:val="24"/>
            <w:szCs w:val="24"/>
          </w:rPr>
          <w:t xml:space="preserve">month </w:t>
        </w:r>
      </w:ins>
      <w:ins w:id="152" w:author="Parks, Robbie M" w:date="2018-07-24T14:03:00Z">
        <w:r w:rsidR="009B1F4E">
          <w:rPr>
            <w:rFonts w:ascii="Times New Roman" w:hAnsi="Times New Roman" w:cs="Times New Roman"/>
            <w:color w:val="000000" w:themeColor="text1"/>
            <w:sz w:val="24"/>
            <w:szCs w:val="24"/>
          </w:rPr>
          <w:t xml:space="preserve">seasonality </w:t>
        </w:r>
        <w:r w:rsidR="005025EB">
          <w:rPr>
            <w:rFonts w:ascii="Times New Roman" w:hAnsi="Times New Roman" w:cs="Times New Roman"/>
            <w:color w:val="000000" w:themeColor="text1"/>
            <w:sz w:val="24"/>
            <w:szCs w:val="24"/>
          </w:rPr>
          <w:t xml:space="preserve">after 100 simulations </w:t>
        </w:r>
      </w:ins>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53"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 xml:space="preserve">We used the R package WaveletComp </w:t>
      </w:r>
      <w:r w:rsidR="00DB0E48" w:rsidRPr="004B02D5">
        <w:rPr>
          <w:rFonts w:ascii="Times New Roman" w:hAnsi="Times New Roman" w:cs="Times New Roman"/>
          <w:color w:val="000000" w:themeColor="text1"/>
          <w:sz w:val="24"/>
          <w:szCs w:val="24"/>
        </w:rPr>
        <w:lastRenderedPageBreak/>
        <w:t>(version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ins w:id="154"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EB2CA2"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55479A64" w14:textId="53D788CD" w:rsidR="00F652A9" w:rsidRDefault="001A036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rFonts w:ascii="Times New Roman" w:hAnsi="Times New Roman" w:cs="Times New Roman"/>
          <w:noProof/>
          <w:sz w:val="24"/>
          <w:szCs w:val="24"/>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r w:rsidR="002A4B30">
        <w:rPr>
          <w:rFonts w:ascii="Times New Roman" w:hAnsi="Times New Roman" w:cs="Times New Roman"/>
          <w:noProof/>
          <w:sz w:val="24"/>
          <w:szCs w:val="24"/>
        </w:rPr>
        <w:fldChar w:fldCharType="end"/>
      </w:r>
      <w:r w:rsidR="00EF047D">
        <w:rPr>
          <w:rFonts w:ascii="Times New Roman" w:hAnsi="Times New Roman" w:cs="Times New Roman"/>
          <w:noProof/>
          <w:sz w:val="24"/>
          <w:szCs w:val="24"/>
        </w:rPr>
        <w:t>.</w:t>
      </w:r>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w:t>
      </w:r>
      <w:r w:rsidRPr="004B02D5">
        <w:rPr>
          <w:color w:val="000000" w:themeColor="text1"/>
        </w:rPr>
        <w:lastRenderedPageBreak/>
        <w:t>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3C6894F"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155" w:author="Parks, Robbie M" w:date="2018-07-25T16:03:00Z">
        <w:r w:rsidR="00F9363C">
          <w:rPr>
            <w:color w:val="000000" w:themeColor="text1"/>
          </w:rPr>
          <w:t>P-values for the presence of</w:t>
        </w:r>
      </w:ins>
      <w:ins w:id="156" w:author="Parks, Robbie M" w:date="2018-07-25T16:35:00Z">
        <w:r w:rsidR="0007767F">
          <w:rPr>
            <w:color w:val="000000" w:themeColor="text1"/>
          </w:rPr>
          <w:t xml:space="preserve"> 12-month</w:t>
        </w:r>
      </w:ins>
      <w:bookmarkStart w:id="157" w:name="_GoBack"/>
      <w:bookmarkEnd w:id="157"/>
      <w:ins w:id="158" w:author="Parks, Robbie M" w:date="2018-07-25T16:03:00Z">
        <w:r w:rsidR="00F9363C">
          <w:rPr>
            <w:color w:val="000000" w:themeColor="text1"/>
          </w:rPr>
          <w:t xml:space="preserve"> </w:t>
        </w:r>
        <w:r w:rsidR="00F718EF">
          <w:rPr>
            <w:color w:val="000000" w:themeColor="text1"/>
          </w:rPr>
          <w:t xml:space="preserve">seasonality are to the right of each figure at the 12-month line. </w:t>
        </w:r>
      </w:ins>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Age-sex groups with a </w:t>
      </w:r>
      <w:r w:rsidR="00E23198">
        <w:rPr>
          <w:color w:val="000000" w:themeColor="text1"/>
        </w:rPr>
        <w:t>p-value less than 0.05</w:t>
      </w:r>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59"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60"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61"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7B6AC2">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7B6AC2">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7B6AC2">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7B6AC2">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7.6</w:t>
            </w:r>
          </w:p>
        </w:tc>
      </w:tr>
    </w:tbl>
    <w:p w14:paraId="603E8436" w14:textId="77777777" w:rsidR="000E30F9" w:rsidRPr="00AC73A1" w:rsidDel="000E30F9" w:rsidRDefault="000E30F9" w:rsidP="000E30F9">
      <w:pPr>
        <w:rPr>
          <w:del w:id="162" w:author="Parks, Robbie M" w:date="2018-07-10T22:54:00Z"/>
          <w:b/>
        </w:rPr>
      </w:pPr>
      <w:r w:rsidRPr="00AC73A1">
        <w:rPr>
          <w:b/>
        </w:rPr>
        <w:br w:type="page"/>
      </w:r>
    </w:p>
    <w:p w14:paraId="751E3F10" w14:textId="2A79D978" w:rsidR="000E30F9" w:rsidRDefault="000E30F9">
      <w:pPr>
        <w:rPr>
          <w:color w:val="000000" w:themeColor="text1"/>
        </w:rPr>
      </w:pPr>
      <w:del w:id="163"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16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165" w:author="Parks, Robbie M" w:date="2018-07-03T11:31:00Z"/>
                <w:rFonts w:eastAsia="Times New Roman"/>
                <w:b/>
                <w:bCs/>
                <w:color w:val="000000"/>
              </w:rPr>
            </w:pPr>
            <w:commentRangeStart w:id="166"/>
            <w:del w:id="167"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168" w:author="Parks, Robbie M" w:date="2018-07-03T11:31:00Z"/>
                <w:rFonts w:eastAsia="Times New Roman"/>
                <w:b/>
                <w:bCs/>
                <w:color w:val="000000"/>
              </w:rPr>
            </w:pPr>
            <w:del w:id="169"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170" w:author="Parks, Robbie M" w:date="2018-07-03T11:31:00Z"/>
                <w:rFonts w:eastAsia="Times New Roman"/>
                <w:b/>
                <w:bCs/>
                <w:color w:val="000000"/>
              </w:rPr>
            </w:pPr>
            <w:del w:id="171"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17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173" w:author="Parks, Robbie M" w:date="2018-07-03T11:31:00Z"/>
                <w:rFonts w:eastAsia="Times New Roman"/>
                <w:color w:val="000000"/>
              </w:rPr>
            </w:pPr>
            <w:del w:id="174"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175" w:author="Parks, Robbie M" w:date="2018-07-03T11:31:00Z"/>
                <w:rFonts w:eastAsia="Times New Roman"/>
                <w:color w:val="000000"/>
              </w:rPr>
            </w:pPr>
            <w:del w:id="176"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177" w:author="Parks, Robbie M" w:date="2018-07-03T11:31:00Z"/>
                <w:rFonts w:eastAsia="Times New Roman"/>
                <w:color w:val="000000"/>
              </w:rPr>
            </w:pPr>
            <w:del w:id="178"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17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180" w:author="Parks, Robbie M" w:date="2018-07-03T11:31:00Z"/>
                <w:rFonts w:eastAsia="Times New Roman"/>
                <w:color w:val="000000"/>
              </w:rPr>
            </w:pPr>
            <w:del w:id="181"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182" w:author="Parks, Robbie M" w:date="2018-07-03T11:31:00Z"/>
                <w:rFonts w:eastAsia="Times New Roman"/>
                <w:color w:val="000000"/>
              </w:rPr>
            </w:pPr>
            <w:del w:id="183"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184" w:author="Parks, Robbie M" w:date="2018-07-03T11:31:00Z"/>
                <w:rFonts w:eastAsia="Times New Roman"/>
                <w:color w:val="000000"/>
              </w:rPr>
            </w:pPr>
            <w:del w:id="185"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18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187" w:author="Parks, Robbie M" w:date="2018-07-03T11:31:00Z"/>
                <w:rFonts w:eastAsia="Times New Roman"/>
                <w:color w:val="000000"/>
              </w:rPr>
            </w:pPr>
            <w:del w:id="18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189" w:author="Parks, Robbie M" w:date="2018-07-03T11:31:00Z"/>
                <w:rFonts w:eastAsia="Times New Roman"/>
                <w:color w:val="000000"/>
              </w:rPr>
            </w:pPr>
            <w:del w:id="190"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191" w:author="Parks, Robbie M" w:date="2018-07-03T11:31:00Z"/>
                <w:rFonts w:eastAsia="Times New Roman"/>
                <w:color w:val="000000"/>
              </w:rPr>
            </w:pPr>
            <w:del w:id="192"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193" w:author="Parks, Robbie M" w:date="2018-07-03T11:31:00Z"/>
                <w:rFonts w:eastAsia="Times New Roman"/>
                <w:color w:val="000000"/>
              </w:rPr>
            </w:pPr>
            <w:del w:id="194"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19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196" w:author="Parks, Robbie M" w:date="2018-07-03T11:31:00Z"/>
                <w:rFonts w:eastAsia="Times New Roman"/>
                <w:color w:val="000000"/>
              </w:rPr>
            </w:pPr>
            <w:del w:id="19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198" w:author="Parks, Robbie M" w:date="2018-07-03T11:31:00Z"/>
                <w:rFonts w:eastAsia="Times New Roman"/>
                <w:color w:val="000000"/>
              </w:rPr>
            </w:pPr>
            <w:del w:id="199"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00" w:author="Parks, Robbie M" w:date="2018-07-03T11:31:00Z"/>
                <w:rFonts w:eastAsia="Times New Roman"/>
                <w:color w:val="000000"/>
              </w:rPr>
            </w:pPr>
            <w:del w:id="201"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02" w:author="Parks, Robbie M" w:date="2018-07-03T11:31:00Z"/>
                <w:rFonts w:eastAsia="Times New Roman"/>
                <w:color w:val="000000"/>
              </w:rPr>
            </w:pPr>
            <w:del w:id="203"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0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05" w:author="Parks, Robbie M" w:date="2018-07-03T11:31:00Z"/>
                <w:rFonts w:eastAsia="Times New Roman"/>
                <w:color w:val="000000"/>
              </w:rPr>
            </w:pPr>
            <w:del w:id="20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07" w:author="Parks, Robbie M" w:date="2018-07-03T11:31:00Z"/>
                <w:rFonts w:eastAsia="Times New Roman"/>
                <w:color w:val="000000"/>
              </w:rPr>
            </w:pPr>
            <w:del w:id="208"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09" w:author="Parks, Robbie M" w:date="2018-07-03T11:31:00Z"/>
                <w:rFonts w:eastAsia="Times New Roman"/>
                <w:color w:val="000000"/>
              </w:rPr>
            </w:pPr>
            <w:del w:id="210"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11" w:author="Parks, Robbie M" w:date="2018-07-03T11:31:00Z"/>
                <w:rFonts w:eastAsia="Times New Roman"/>
                <w:color w:val="000000"/>
              </w:rPr>
            </w:pPr>
            <w:del w:id="212"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1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14" w:author="Parks, Robbie M" w:date="2018-07-03T11:31:00Z"/>
                <w:rFonts w:eastAsia="Times New Roman"/>
                <w:color w:val="000000"/>
              </w:rPr>
            </w:pPr>
            <w:del w:id="215"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16" w:author="Parks, Robbie M" w:date="2018-07-03T11:31:00Z"/>
                <w:rFonts w:eastAsia="Times New Roman"/>
                <w:color w:val="000000"/>
              </w:rPr>
            </w:pPr>
            <w:del w:id="217"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18" w:author="Parks, Robbie M" w:date="2018-07-03T11:31:00Z"/>
                <w:rFonts w:eastAsia="Times New Roman"/>
                <w:color w:val="000000"/>
              </w:rPr>
            </w:pPr>
            <w:del w:id="219"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22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221" w:author="Parks, Robbie M" w:date="2018-07-03T11:31:00Z"/>
                <w:rFonts w:eastAsia="Times New Roman"/>
                <w:color w:val="000000"/>
              </w:rPr>
            </w:pPr>
            <w:del w:id="22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223" w:author="Parks, Robbie M" w:date="2018-07-03T11:31:00Z"/>
                <w:rFonts w:eastAsia="Times New Roman"/>
                <w:color w:val="000000"/>
              </w:rPr>
            </w:pPr>
            <w:del w:id="224"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225" w:author="Parks, Robbie M" w:date="2018-07-03T11:31:00Z"/>
                <w:rFonts w:eastAsia="Times New Roman"/>
                <w:color w:val="000000"/>
              </w:rPr>
            </w:pPr>
            <w:del w:id="22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227" w:author="Parks, Robbie M" w:date="2018-07-03T11:31:00Z"/>
                <w:rFonts w:eastAsia="Times New Roman"/>
                <w:color w:val="000000"/>
              </w:rPr>
            </w:pPr>
            <w:del w:id="22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22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230" w:author="Parks, Robbie M" w:date="2018-07-03T11:31:00Z"/>
                <w:rFonts w:eastAsia="Times New Roman"/>
                <w:color w:val="000000"/>
              </w:rPr>
            </w:pPr>
            <w:del w:id="23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232" w:author="Parks, Robbie M" w:date="2018-07-03T11:31:00Z"/>
                <w:rFonts w:eastAsia="Times New Roman"/>
                <w:color w:val="000000"/>
              </w:rPr>
            </w:pPr>
            <w:del w:id="233"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234" w:author="Parks, Robbie M" w:date="2018-07-03T11:31:00Z"/>
                <w:rFonts w:eastAsia="Times New Roman"/>
                <w:color w:val="000000"/>
              </w:rPr>
            </w:pPr>
            <w:del w:id="23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236" w:author="Parks, Robbie M" w:date="2018-07-03T11:31:00Z"/>
                <w:rFonts w:eastAsia="Times New Roman"/>
                <w:color w:val="000000"/>
              </w:rPr>
            </w:pPr>
            <w:del w:id="23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23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239" w:author="Parks, Robbie M" w:date="2018-07-03T11:31:00Z"/>
                <w:rFonts w:eastAsia="Times New Roman"/>
                <w:color w:val="000000"/>
              </w:rPr>
            </w:pPr>
            <w:del w:id="240"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241" w:author="Parks, Robbie M" w:date="2018-07-03T11:31:00Z"/>
                <w:rFonts w:eastAsia="Times New Roman"/>
                <w:color w:val="000000"/>
              </w:rPr>
            </w:pPr>
            <w:del w:id="242"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243" w:author="Parks, Robbie M" w:date="2018-07-03T11:31:00Z"/>
                <w:rFonts w:eastAsia="Times New Roman"/>
                <w:color w:val="000000"/>
              </w:rPr>
            </w:pPr>
            <w:del w:id="244"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24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246" w:author="Parks, Robbie M" w:date="2018-07-03T11:31:00Z"/>
                <w:rFonts w:eastAsia="Times New Roman"/>
                <w:color w:val="000000"/>
              </w:rPr>
            </w:pPr>
            <w:del w:id="24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248" w:author="Parks, Robbie M" w:date="2018-07-03T11:31:00Z"/>
                <w:rFonts w:eastAsia="Times New Roman"/>
                <w:color w:val="000000"/>
              </w:rPr>
            </w:pPr>
            <w:del w:id="249"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250" w:author="Parks, Robbie M" w:date="2018-07-03T11:31:00Z"/>
                <w:rFonts w:eastAsia="Times New Roman"/>
                <w:color w:val="000000"/>
              </w:rPr>
            </w:pPr>
            <w:del w:id="251"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252" w:author="Parks, Robbie M" w:date="2018-07-03T11:31:00Z"/>
                <w:rFonts w:eastAsia="Times New Roman"/>
                <w:color w:val="000000"/>
              </w:rPr>
            </w:pPr>
            <w:del w:id="253"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25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255" w:author="Parks, Robbie M" w:date="2018-07-03T11:31:00Z"/>
                <w:rFonts w:eastAsia="Times New Roman"/>
                <w:color w:val="000000"/>
              </w:rPr>
            </w:pPr>
            <w:del w:id="25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257" w:author="Parks, Robbie M" w:date="2018-07-03T11:31:00Z"/>
                <w:rFonts w:eastAsia="Times New Roman"/>
                <w:color w:val="000000"/>
              </w:rPr>
            </w:pPr>
            <w:del w:id="258"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259" w:author="Parks, Robbie M" w:date="2018-07-03T11:31:00Z"/>
                <w:rFonts w:eastAsia="Times New Roman"/>
                <w:color w:val="000000"/>
              </w:rPr>
            </w:pPr>
            <w:del w:id="260"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261" w:author="Parks, Robbie M" w:date="2018-07-03T11:31:00Z"/>
                <w:rFonts w:eastAsia="Times New Roman"/>
                <w:color w:val="000000"/>
              </w:rPr>
            </w:pPr>
            <w:del w:id="262"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26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264" w:author="Parks, Robbie M" w:date="2018-07-03T11:31:00Z"/>
                <w:rFonts w:eastAsia="Times New Roman"/>
                <w:color w:val="000000"/>
              </w:rPr>
            </w:pPr>
            <w:del w:id="26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266" w:author="Parks, Robbie M" w:date="2018-07-03T11:31:00Z"/>
                <w:rFonts w:eastAsia="Times New Roman"/>
                <w:color w:val="000000"/>
              </w:rPr>
            </w:pPr>
            <w:del w:id="267"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268" w:author="Parks, Robbie M" w:date="2018-07-03T11:31:00Z"/>
                <w:rFonts w:eastAsia="Times New Roman"/>
                <w:color w:val="000000"/>
              </w:rPr>
            </w:pPr>
            <w:del w:id="269"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270" w:author="Parks, Robbie M" w:date="2018-07-03T11:31:00Z"/>
                <w:rFonts w:eastAsia="Times New Roman"/>
                <w:color w:val="000000"/>
              </w:rPr>
            </w:pPr>
            <w:del w:id="271"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27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273" w:author="Parks, Robbie M" w:date="2018-07-03T11:31:00Z"/>
                <w:rFonts w:eastAsia="Times New Roman"/>
                <w:color w:val="000000"/>
              </w:rPr>
            </w:pPr>
            <w:del w:id="27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275" w:author="Parks, Robbie M" w:date="2018-07-03T11:31:00Z"/>
                <w:rFonts w:eastAsia="Times New Roman"/>
                <w:color w:val="000000"/>
              </w:rPr>
            </w:pPr>
            <w:del w:id="276"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277" w:author="Parks, Robbie M" w:date="2018-07-03T11:31:00Z"/>
                <w:rFonts w:eastAsia="Times New Roman"/>
                <w:color w:val="000000"/>
              </w:rPr>
            </w:pPr>
            <w:del w:id="278"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279" w:author="Parks, Robbie M" w:date="2018-07-03T11:31:00Z"/>
                <w:rFonts w:eastAsia="Times New Roman"/>
                <w:color w:val="000000"/>
              </w:rPr>
            </w:pPr>
            <w:del w:id="280"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28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282" w:author="Parks, Robbie M" w:date="2018-07-03T11:31:00Z"/>
                <w:rFonts w:eastAsia="Times New Roman"/>
                <w:color w:val="000000"/>
              </w:rPr>
            </w:pPr>
            <w:del w:id="28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284" w:author="Parks, Robbie M" w:date="2018-07-03T11:31:00Z"/>
                <w:rFonts w:eastAsia="Times New Roman"/>
                <w:color w:val="000000"/>
              </w:rPr>
            </w:pPr>
            <w:del w:id="285"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286" w:author="Parks, Robbie M" w:date="2018-07-03T11:31:00Z"/>
                <w:rFonts w:eastAsia="Times New Roman"/>
                <w:color w:val="000000"/>
              </w:rPr>
            </w:pPr>
            <w:del w:id="287"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288" w:author="Parks, Robbie M" w:date="2018-07-03T11:31:00Z"/>
                <w:rFonts w:eastAsia="Times New Roman"/>
                <w:color w:val="000000"/>
              </w:rPr>
            </w:pPr>
            <w:del w:id="289"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29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291" w:author="Parks, Robbie M" w:date="2018-07-03T11:31:00Z"/>
                <w:rFonts w:eastAsia="Times New Roman"/>
                <w:color w:val="000000"/>
              </w:rPr>
            </w:pPr>
            <w:del w:id="29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293" w:author="Parks, Robbie M" w:date="2018-07-03T11:31:00Z"/>
                <w:rFonts w:eastAsia="Times New Roman"/>
                <w:color w:val="000000"/>
              </w:rPr>
            </w:pPr>
            <w:del w:id="294"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295" w:author="Parks, Robbie M" w:date="2018-07-03T11:31:00Z"/>
                <w:rFonts w:eastAsia="Times New Roman"/>
                <w:color w:val="000000"/>
              </w:rPr>
            </w:pPr>
            <w:del w:id="296"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297" w:author="Parks, Robbie M" w:date="2018-07-03T11:31:00Z"/>
                <w:rFonts w:eastAsia="Times New Roman"/>
                <w:color w:val="000000"/>
              </w:rPr>
            </w:pPr>
            <w:del w:id="298"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29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00" w:author="Parks, Robbie M" w:date="2018-07-03T11:31:00Z"/>
                <w:rFonts w:eastAsia="Times New Roman"/>
                <w:color w:val="000000"/>
              </w:rPr>
            </w:pPr>
            <w:del w:id="30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02" w:author="Parks, Robbie M" w:date="2018-07-03T11:31:00Z"/>
                <w:rFonts w:eastAsia="Times New Roman"/>
                <w:color w:val="000000"/>
              </w:rPr>
            </w:pPr>
            <w:del w:id="303"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04" w:author="Parks, Robbie M" w:date="2018-07-03T11:31:00Z"/>
                <w:rFonts w:eastAsia="Times New Roman"/>
                <w:color w:val="000000"/>
              </w:rPr>
            </w:pPr>
            <w:del w:id="305"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06" w:author="Parks, Robbie M" w:date="2018-07-03T11:31:00Z"/>
                <w:rFonts w:eastAsia="Times New Roman"/>
                <w:color w:val="000000"/>
              </w:rPr>
            </w:pPr>
            <w:del w:id="307"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08" w:author="Parks, Robbie M" w:date="2018-06-19T19:08:00Z"/>
        </w:rPr>
      </w:pPr>
      <w:del w:id="309" w:author="Parks, Robbie M" w:date="2018-07-03T11:31:00Z">
        <w:r w:rsidRPr="00AC73A1" w:rsidDel="00586DA1">
          <w:rPr>
            <w:b/>
          </w:rPr>
          <w:delText xml:space="preserve"> </w:delText>
        </w:r>
      </w:del>
      <w:ins w:id="310" w:author="Parks, Robbie M" w:date="2018-06-19T19:08:00Z">
        <w:r w:rsidR="00EF117B">
          <w:br w:type="page"/>
        </w:r>
      </w:ins>
    </w:p>
    <w:commentRangeEnd w:id="166"/>
    <w:p w14:paraId="62902550" w14:textId="7DD65349" w:rsidR="00002775" w:rsidRPr="00BA38EF" w:rsidRDefault="00473066" w:rsidP="00BE53B4">
      <w:r>
        <w:rPr>
          <w:rStyle w:val="CommentReference"/>
          <w:rFonts w:asciiTheme="minorHAnsi" w:hAnsiTheme="minorHAnsi" w:cstheme="minorBidi"/>
          <w:lang w:eastAsia="en-US"/>
        </w:rPr>
        <w:commentReference w:id="166"/>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3" w:author="Ezzati, Majid" w:date="2018-07-09T05:43:00Z" w:initials="EM">
    <w:p w14:paraId="137EA2F8" w14:textId="20930252" w:rsidR="00EB2CA2" w:rsidRDefault="00EB2CA2">
      <w:pPr>
        <w:pStyle w:val="CommentText"/>
      </w:pPr>
      <w:r>
        <w:rPr>
          <w:rStyle w:val="CommentReference"/>
        </w:rPr>
        <w:annotationRef/>
      </w:r>
      <w:r>
        <w:t>Were there variations? Next sentence says similarity</w:t>
      </w:r>
    </w:p>
  </w:comment>
  <w:comment w:id="64" w:author="Parks, Robbie M" w:date="2018-07-09T10:56:00Z" w:initials="PRM">
    <w:p w14:paraId="448D0CF9" w14:textId="3B320DE6" w:rsidR="00EB2CA2" w:rsidRDefault="00EB2CA2">
      <w:pPr>
        <w:pStyle w:val="CommentText"/>
      </w:pPr>
      <w:r>
        <w:rPr>
          <w:rStyle w:val="CommentReference"/>
        </w:rPr>
        <w:annotationRef/>
      </w:r>
      <w:r>
        <w:t>This is in particular for injury deaths.</w:t>
      </w:r>
    </w:p>
  </w:comment>
  <w:comment w:id="65" w:author="Ezzati, Majid" w:date="2018-07-13T21:21:00Z" w:initials="EM">
    <w:p w14:paraId="29DB7569" w14:textId="4431A722" w:rsidR="00EB2CA2" w:rsidRDefault="00EB2CA2">
      <w:pPr>
        <w:pStyle w:val="CommentText"/>
      </w:pPr>
      <w:r>
        <w:rPr>
          <w:rStyle w:val="CommentReference"/>
        </w:rPr>
        <w:annotationRef/>
      </w:r>
      <w:r>
        <w:t>discuss</w:t>
      </w:r>
    </w:p>
  </w:comment>
  <w:comment w:id="62" w:author="Parks, Robbie M" w:date="2018-07-10T17:45:00Z" w:initials="PRM">
    <w:p w14:paraId="26BD59AD" w14:textId="204A3995" w:rsidR="00EB2CA2" w:rsidRDefault="00EB2CA2">
      <w:pPr>
        <w:pStyle w:val="CommentText"/>
      </w:pPr>
      <w:r>
        <w:rPr>
          <w:rStyle w:val="CommentReference"/>
        </w:rPr>
        <w:annotationRef/>
      </w:r>
      <w:r>
        <w:t>Again, if we do not have supplementary figures with maps of sub-causes, this will not be relevant.</w:t>
      </w:r>
    </w:p>
  </w:comment>
  <w:comment w:id="68" w:author="Ezzati, Majid" w:date="2018-07-13T21:20:00Z" w:initials="EM">
    <w:p w14:paraId="5F8D1780" w14:textId="30CD6BF1" w:rsidR="00EB2CA2" w:rsidRDefault="00EB2CA2">
      <w:pPr>
        <w:pStyle w:val="CommentText"/>
      </w:pPr>
      <w:r>
        <w:rPr>
          <w:rStyle w:val="CommentReference"/>
        </w:rPr>
        <w:annotationRef/>
      </w:r>
      <w:r>
        <w:t>vague</w:t>
      </w:r>
    </w:p>
  </w:comment>
  <w:comment w:id="81" w:author="Ezzati, Majid" w:date="2018-07-13T21:26:00Z" w:initials="EM">
    <w:p w14:paraId="60DCFE6B" w14:textId="1F47DF04" w:rsidR="00EB2CA2" w:rsidRDefault="00EB2CA2">
      <w:pPr>
        <w:pStyle w:val="CommentText"/>
      </w:pPr>
      <w:r>
        <w:rPr>
          <w:rStyle w:val="CommentReference"/>
        </w:rPr>
        <w:annotationRef/>
      </w:r>
      <w:r>
        <w:t>???</w:t>
      </w:r>
    </w:p>
    <w:p w14:paraId="234367AF" w14:textId="2CAA56B9" w:rsidR="00EB2CA2" w:rsidRDefault="00EB2CA2">
      <w:pPr>
        <w:pStyle w:val="CommentText"/>
      </w:pPr>
    </w:p>
    <w:p w14:paraId="1DCDAF1B" w14:textId="6C4FB452" w:rsidR="00EB2CA2" w:rsidRDefault="00EB2CA2">
      <w:pPr>
        <w:pStyle w:val="CommentText"/>
      </w:pPr>
    </w:p>
    <w:p w14:paraId="48C5ACB8" w14:textId="73F9D29B" w:rsidR="00EB2CA2" w:rsidRDefault="00EB2CA2">
      <w:pPr>
        <w:pStyle w:val="CommentText"/>
      </w:pPr>
      <w:r>
        <w:t>Any why are cities relevant in this paper; we don’t touch that</w:t>
      </w:r>
    </w:p>
  </w:comment>
  <w:comment w:id="82" w:author="Ezzati, Majid" w:date="2018-07-13T21:28:00Z" w:initials="EM">
    <w:p w14:paraId="5C14FAA0" w14:textId="3E87E1D3" w:rsidR="00EB2CA2" w:rsidRDefault="00EB2CA2">
      <w:pPr>
        <w:pStyle w:val="CommentText"/>
      </w:pPr>
      <w:r>
        <w:rPr>
          <w:rStyle w:val="CommentReference"/>
        </w:rPr>
        <w:annotationRef/>
      </w:r>
      <w:r>
        <w:t>Take out the stuff on wet/dry etc; not in your paper</w:t>
      </w:r>
    </w:p>
    <w:p w14:paraId="7DEF34D0" w14:textId="75DCB690" w:rsidR="00EB2CA2" w:rsidRDefault="00EB2CA2">
      <w:pPr>
        <w:pStyle w:val="CommentText"/>
      </w:pPr>
    </w:p>
    <w:p w14:paraId="2F54A51B" w14:textId="4484AD62" w:rsidR="00EB2CA2" w:rsidRDefault="00EB2CA2">
      <w:pPr>
        <w:pStyle w:val="CommentText"/>
      </w:pPr>
    </w:p>
    <w:p w14:paraId="30FC6FC7" w14:textId="4A6B8AFB" w:rsidR="00EB2CA2" w:rsidRDefault="00EB2CA2">
      <w:pPr>
        <w:pStyle w:val="CommentText"/>
      </w:pPr>
      <w:r>
        <w:t>You are still describing each region. Set the story around weather not geography</w:t>
      </w:r>
    </w:p>
    <w:p w14:paraId="1ABF8E9C" w14:textId="6E7AC298" w:rsidR="00EB2CA2" w:rsidRDefault="00EB2CA2">
      <w:pPr>
        <w:pStyle w:val="CommentText"/>
      </w:pPr>
    </w:p>
    <w:p w14:paraId="76882DA3" w14:textId="5975CBD0" w:rsidR="00EB2CA2" w:rsidRDefault="00EB2CA2">
      <w:pPr>
        <w:pStyle w:val="CommentText"/>
      </w:pPr>
      <w:r>
        <w:t>Write for yourself (not in this paper) 3-5 key weather stories and discuss</w:t>
      </w:r>
    </w:p>
  </w:comment>
  <w:comment w:id="166" w:author="Ezzati, Majid" w:date="2018-06-26T22:01:00Z" w:initials="EM">
    <w:p w14:paraId="09FFC8D1" w14:textId="5F9EDF1D" w:rsidR="00EB2CA2" w:rsidRDefault="00EB2CA2">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37EA2F8" w15:done="0"/>
  <w15:commentEx w15:paraId="448D0CF9" w15:paraIdParent="137EA2F8" w15:done="0"/>
  <w15:commentEx w15:paraId="29DB7569" w15:paraIdParent="137EA2F8" w15:done="0"/>
  <w15:commentEx w15:paraId="26BD59AD" w15:done="0"/>
  <w15:commentEx w15:paraId="5F8D1780" w15:done="0"/>
  <w15:commentEx w15:paraId="48C5ACB8" w15:done="0"/>
  <w15:commentEx w15:paraId="76882DA3"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E6A682" w14:textId="77777777" w:rsidR="007A20D1" w:rsidRDefault="007A20D1">
      <w:r>
        <w:separator/>
      </w:r>
    </w:p>
  </w:endnote>
  <w:endnote w:type="continuationSeparator" w:id="0">
    <w:p w14:paraId="5A1B08F3" w14:textId="77777777" w:rsidR="007A20D1" w:rsidRDefault="007A2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EB2CA2" w:rsidRDefault="00EB2CA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EB2CA2" w:rsidRDefault="00EB2CA2"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43C2745" w:rsidR="00EB2CA2" w:rsidRDefault="00EB2CA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7767F">
      <w:rPr>
        <w:rStyle w:val="PageNumber"/>
        <w:noProof/>
      </w:rPr>
      <w:t>18</w:t>
    </w:r>
    <w:r>
      <w:rPr>
        <w:rStyle w:val="PageNumber"/>
      </w:rPr>
      <w:fldChar w:fldCharType="end"/>
    </w:r>
  </w:p>
  <w:p w14:paraId="3F8F309C" w14:textId="77777777" w:rsidR="00EB2CA2" w:rsidRDefault="00EB2CA2"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44990C" w14:textId="77777777" w:rsidR="007A20D1" w:rsidRDefault="007A20D1">
      <w:r>
        <w:separator/>
      </w:r>
    </w:p>
  </w:footnote>
  <w:footnote w:type="continuationSeparator" w:id="0">
    <w:p w14:paraId="2AB0F2A7" w14:textId="77777777" w:rsidR="007A20D1" w:rsidRDefault="007A20D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90953"/>
    <w:rsid w:val="0009134D"/>
    <w:rsid w:val="0009224B"/>
    <w:rsid w:val="00093043"/>
    <w:rsid w:val="000940BB"/>
    <w:rsid w:val="000A0AFB"/>
    <w:rsid w:val="000A0CBB"/>
    <w:rsid w:val="000A0E7F"/>
    <w:rsid w:val="000A1B37"/>
    <w:rsid w:val="000A4138"/>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0FB"/>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613C"/>
    <w:rsid w:val="001C6327"/>
    <w:rsid w:val="001C6574"/>
    <w:rsid w:val="001C6F5C"/>
    <w:rsid w:val="001D05D2"/>
    <w:rsid w:val="001D0836"/>
    <w:rsid w:val="001D0F84"/>
    <w:rsid w:val="001D2724"/>
    <w:rsid w:val="001D36DD"/>
    <w:rsid w:val="001D59F0"/>
    <w:rsid w:val="001D5CBD"/>
    <w:rsid w:val="001D78FC"/>
    <w:rsid w:val="001D7BA9"/>
    <w:rsid w:val="001E02CF"/>
    <w:rsid w:val="001E0A6F"/>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4DC5"/>
    <w:rsid w:val="002F6B9A"/>
    <w:rsid w:val="00300F68"/>
    <w:rsid w:val="00301AA6"/>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ECB"/>
    <w:rsid w:val="003664F1"/>
    <w:rsid w:val="003670E4"/>
    <w:rsid w:val="00373FD7"/>
    <w:rsid w:val="00377A68"/>
    <w:rsid w:val="00381A9E"/>
    <w:rsid w:val="0038389B"/>
    <w:rsid w:val="00384D1E"/>
    <w:rsid w:val="00385CAD"/>
    <w:rsid w:val="00386081"/>
    <w:rsid w:val="00386C88"/>
    <w:rsid w:val="00387B37"/>
    <w:rsid w:val="0039132E"/>
    <w:rsid w:val="00391B02"/>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4F57"/>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7354"/>
    <w:rsid w:val="00421068"/>
    <w:rsid w:val="00421105"/>
    <w:rsid w:val="0042218D"/>
    <w:rsid w:val="004243A2"/>
    <w:rsid w:val="00424C6B"/>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494F"/>
    <w:rsid w:val="004960EA"/>
    <w:rsid w:val="004A0060"/>
    <w:rsid w:val="004A1538"/>
    <w:rsid w:val="004A2847"/>
    <w:rsid w:val="004A39AD"/>
    <w:rsid w:val="004A469F"/>
    <w:rsid w:val="004A5074"/>
    <w:rsid w:val="004A5369"/>
    <w:rsid w:val="004A63B9"/>
    <w:rsid w:val="004A6C97"/>
    <w:rsid w:val="004A7EC4"/>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4A6"/>
    <w:rsid w:val="004C4C80"/>
    <w:rsid w:val="004C546E"/>
    <w:rsid w:val="004D0817"/>
    <w:rsid w:val="004D1754"/>
    <w:rsid w:val="004D273F"/>
    <w:rsid w:val="004D2BCA"/>
    <w:rsid w:val="004D3747"/>
    <w:rsid w:val="004D6279"/>
    <w:rsid w:val="004D74DC"/>
    <w:rsid w:val="004E008C"/>
    <w:rsid w:val="004E27A9"/>
    <w:rsid w:val="004E3A74"/>
    <w:rsid w:val="004E461D"/>
    <w:rsid w:val="004E591D"/>
    <w:rsid w:val="004E5CD1"/>
    <w:rsid w:val="004E69CB"/>
    <w:rsid w:val="004E72FD"/>
    <w:rsid w:val="004E75ED"/>
    <w:rsid w:val="004F1CE2"/>
    <w:rsid w:val="004F2FDD"/>
    <w:rsid w:val="004F361B"/>
    <w:rsid w:val="004F3FD7"/>
    <w:rsid w:val="004F404D"/>
    <w:rsid w:val="004F60F9"/>
    <w:rsid w:val="004F7FD8"/>
    <w:rsid w:val="005025EB"/>
    <w:rsid w:val="005028B3"/>
    <w:rsid w:val="00504124"/>
    <w:rsid w:val="00504171"/>
    <w:rsid w:val="00506AF4"/>
    <w:rsid w:val="0051013D"/>
    <w:rsid w:val="00511176"/>
    <w:rsid w:val="00511306"/>
    <w:rsid w:val="00511FC1"/>
    <w:rsid w:val="005130C5"/>
    <w:rsid w:val="005135F3"/>
    <w:rsid w:val="00520468"/>
    <w:rsid w:val="00522A97"/>
    <w:rsid w:val="0052436F"/>
    <w:rsid w:val="0053029A"/>
    <w:rsid w:val="0053237F"/>
    <w:rsid w:val="00532941"/>
    <w:rsid w:val="00534B47"/>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7238"/>
    <w:rsid w:val="006177C5"/>
    <w:rsid w:val="006209EE"/>
    <w:rsid w:val="00620AA6"/>
    <w:rsid w:val="00621BB6"/>
    <w:rsid w:val="00623236"/>
    <w:rsid w:val="00624902"/>
    <w:rsid w:val="00625BF6"/>
    <w:rsid w:val="0062759F"/>
    <w:rsid w:val="006277F6"/>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3DB5"/>
    <w:rsid w:val="00654669"/>
    <w:rsid w:val="00656CF3"/>
    <w:rsid w:val="006630ED"/>
    <w:rsid w:val="006632B6"/>
    <w:rsid w:val="006633AD"/>
    <w:rsid w:val="00665B8F"/>
    <w:rsid w:val="006704B7"/>
    <w:rsid w:val="00673416"/>
    <w:rsid w:val="0067689E"/>
    <w:rsid w:val="0067703F"/>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26C3"/>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0D1"/>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04F"/>
    <w:rsid w:val="007F6689"/>
    <w:rsid w:val="007F765A"/>
    <w:rsid w:val="00800663"/>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DB9"/>
    <w:rsid w:val="009C4D03"/>
    <w:rsid w:val="009C5745"/>
    <w:rsid w:val="009C58E0"/>
    <w:rsid w:val="009C75C8"/>
    <w:rsid w:val="009D16DD"/>
    <w:rsid w:val="009D20AE"/>
    <w:rsid w:val="009D46B7"/>
    <w:rsid w:val="009D529E"/>
    <w:rsid w:val="009D5647"/>
    <w:rsid w:val="009D5B4B"/>
    <w:rsid w:val="009D615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5211"/>
    <w:rsid w:val="00A35647"/>
    <w:rsid w:val="00A407FD"/>
    <w:rsid w:val="00A43C02"/>
    <w:rsid w:val="00A4520B"/>
    <w:rsid w:val="00A4651F"/>
    <w:rsid w:val="00A509B8"/>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28C9"/>
    <w:rsid w:val="00AD2DD2"/>
    <w:rsid w:val="00AD31CC"/>
    <w:rsid w:val="00AD701D"/>
    <w:rsid w:val="00AD7FF9"/>
    <w:rsid w:val="00AE1964"/>
    <w:rsid w:val="00AE2237"/>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6D4E"/>
    <w:rsid w:val="00B57279"/>
    <w:rsid w:val="00B576CF"/>
    <w:rsid w:val="00B60E7C"/>
    <w:rsid w:val="00B62D3F"/>
    <w:rsid w:val="00B6502E"/>
    <w:rsid w:val="00B66775"/>
    <w:rsid w:val="00B66895"/>
    <w:rsid w:val="00B66B49"/>
    <w:rsid w:val="00B6704E"/>
    <w:rsid w:val="00B67B01"/>
    <w:rsid w:val="00B67C7C"/>
    <w:rsid w:val="00B70782"/>
    <w:rsid w:val="00B7166D"/>
    <w:rsid w:val="00B802D5"/>
    <w:rsid w:val="00B84440"/>
    <w:rsid w:val="00B85B28"/>
    <w:rsid w:val="00B861F5"/>
    <w:rsid w:val="00B86970"/>
    <w:rsid w:val="00B86D7A"/>
    <w:rsid w:val="00B86FF0"/>
    <w:rsid w:val="00B9130F"/>
    <w:rsid w:val="00B91368"/>
    <w:rsid w:val="00B91584"/>
    <w:rsid w:val="00B9292A"/>
    <w:rsid w:val="00B932BE"/>
    <w:rsid w:val="00B940C7"/>
    <w:rsid w:val="00B96681"/>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0CAA"/>
    <w:rsid w:val="00C33FFB"/>
    <w:rsid w:val="00C34DB2"/>
    <w:rsid w:val="00C35148"/>
    <w:rsid w:val="00C36F42"/>
    <w:rsid w:val="00C37144"/>
    <w:rsid w:val="00C4447B"/>
    <w:rsid w:val="00C52535"/>
    <w:rsid w:val="00C52698"/>
    <w:rsid w:val="00C53889"/>
    <w:rsid w:val="00C54121"/>
    <w:rsid w:val="00C56688"/>
    <w:rsid w:val="00C57CDC"/>
    <w:rsid w:val="00C60085"/>
    <w:rsid w:val="00C60D59"/>
    <w:rsid w:val="00C62D73"/>
    <w:rsid w:val="00C62D97"/>
    <w:rsid w:val="00C6417B"/>
    <w:rsid w:val="00C641C2"/>
    <w:rsid w:val="00C646B4"/>
    <w:rsid w:val="00C6640B"/>
    <w:rsid w:val="00C66D47"/>
    <w:rsid w:val="00C71065"/>
    <w:rsid w:val="00C7166F"/>
    <w:rsid w:val="00C71ED7"/>
    <w:rsid w:val="00C72519"/>
    <w:rsid w:val="00C72ADA"/>
    <w:rsid w:val="00C76EA7"/>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1E5A"/>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D7599"/>
    <w:rsid w:val="00DE0D8E"/>
    <w:rsid w:val="00DE1EA3"/>
    <w:rsid w:val="00DE21EC"/>
    <w:rsid w:val="00DE2636"/>
    <w:rsid w:val="00DE4035"/>
    <w:rsid w:val="00DF1059"/>
    <w:rsid w:val="00DF1484"/>
    <w:rsid w:val="00DF62BA"/>
    <w:rsid w:val="00DF682F"/>
    <w:rsid w:val="00DF7E18"/>
    <w:rsid w:val="00E002DD"/>
    <w:rsid w:val="00E033FB"/>
    <w:rsid w:val="00E03995"/>
    <w:rsid w:val="00E0405F"/>
    <w:rsid w:val="00E0772F"/>
    <w:rsid w:val="00E10E5A"/>
    <w:rsid w:val="00E110D3"/>
    <w:rsid w:val="00E115D4"/>
    <w:rsid w:val="00E11ABD"/>
    <w:rsid w:val="00E144A3"/>
    <w:rsid w:val="00E1504C"/>
    <w:rsid w:val="00E16C74"/>
    <w:rsid w:val="00E175C5"/>
    <w:rsid w:val="00E17CDC"/>
    <w:rsid w:val="00E202D9"/>
    <w:rsid w:val="00E20480"/>
    <w:rsid w:val="00E22614"/>
    <w:rsid w:val="00E228F7"/>
    <w:rsid w:val="00E23198"/>
    <w:rsid w:val="00E23271"/>
    <w:rsid w:val="00E24970"/>
    <w:rsid w:val="00E26342"/>
    <w:rsid w:val="00E27031"/>
    <w:rsid w:val="00E27B34"/>
    <w:rsid w:val="00E27F2F"/>
    <w:rsid w:val="00E3083C"/>
    <w:rsid w:val="00E30DF9"/>
    <w:rsid w:val="00E310D9"/>
    <w:rsid w:val="00E315FB"/>
    <w:rsid w:val="00E32D18"/>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CA2"/>
    <w:rsid w:val="00EB2ED6"/>
    <w:rsid w:val="00EB2F43"/>
    <w:rsid w:val="00EB3D43"/>
    <w:rsid w:val="00EB3E5C"/>
    <w:rsid w:val="00EB3FE7"/>
    <w:rsid w:val="00EB5045"/>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7E4F"/>
    <w:rsid w:val="00EF047D"/>
    <w:rsid w:val="00EF0AFA"/>
    <w:rsid w:val="00EF0C40"/>
    <w:rsid w:val="00EF0DEC"/>
    <w:rsid w:val="00EF117B"/>
    <w:rsid w:val="00EF1E22"/>
    <w:rsid w:val="00EF4283"/>
    <w:rsid w:val="00EF4585"/>
    <w:rsid w:val="00EF4FB4"/>
    <w:rsid w:val="00EF58F0"/>
    <w:rsid w:val="00EF5D2C"/>
    <w:rsid w:val="00EF6AD5"/>
    <w:rsid w:val="00EF7797"/>
    <w:rsid w:val="00EF7D30"/>
    <w:rsid w:val="00F00A6B"/>
    <w:rsid w:val="00F01757"/>
    <w:rsid w:val="00F01B41"/>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FC50E44-4E3B-0449-B86C-8E24AF332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26</Pages>
  <Words>21171</Words>
  <Characters>120680</Characters>
  <Application>Microsoft Macintosh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43</cp:revision>
  <dcterms:created xsi:type="dcterms:W3CDTF">2018-07-24T12:47:00Z</dcterms:created>
  <dcterms:modified xsi:type="dcterms:W3CDTF">2018-07-25T15:35:00Z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