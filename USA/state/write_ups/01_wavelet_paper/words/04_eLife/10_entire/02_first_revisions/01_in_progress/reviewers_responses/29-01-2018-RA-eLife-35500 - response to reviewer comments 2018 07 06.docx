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E61AB2">
      <w:pPr>
        <w:pStyle w:val="BodyText"/>
        <w:spacing w:after="0" w:line="240" w:lineRule="auto"/>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1E5A3BCC"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B52BFB">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"ITEM-1", "issue" : "1", "issued" : { "date-parts" : [ [ "2009" ] ] }, "page" : "40", "title" : "High ambient temperature and mortality: A review of epidemiologic studies from 2001 to 2008", "type" : "article",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"(Basu, 2009; Basu, Dominici, &amp; Samet, 2005; Basu &amp; Samet, 2002; Bennett, Blangiardo, Fecht, Elliott, &amp; Ezzati, 2014; Braga, Zanobetti, &amp; Schwartz, 2002; Curriero et al., 2002; Dockery et al., 1993; Gasparrini et al., 2015; Hoek et al., 2013; Pope et al., 2002)", "plainTextFormattedCitation" : "(Basu, 2009; Basu, Dominici, &amp; Samet, 2005; Basu &amp; Samet, 2002; Bennett, Blangiardo, Fecht, Elliott, &amp; Ezzati, 2014; Braga, Zanobetti, &amp; Schwartz, 2002; Curriero et al., 2002; Dockery et al., 1993; Gasparrini et al., 2015; Hoek et al., 2013; Pope et al., 2002)", "previouslyFormattedCitation" : "(Basu, 2009; Basu, Dominici, &amp; Samet, 2005;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may use some of these causes interchangeably</w:t>
      </w:r>
      <w:r w:rsidR="00281C42">
        <w:rPr>
          <w:bCs/>
        </w:rPr>
        <w:t>.</w:t>
      </w:r>
      <w:r>
        <w:rPr>
          <w:bCs/>
        </w:rPr>
        <w:t xml:space="preserve"> We now present a third layer of disaggregation </w:t>
      </w:r>
      <w:r w:rsidR="007E0D70">
        <w:rPr>
          <w:bCs/>
        </w:rPr>
        <w:t>following the above suggestions (supplementary Figures XX</w:t>
      </w:r>
      <w:r w:rsidR="00C15D49">
        <w:rPr>
          <w:bCs/>
        </w:rPr>
        <w:t xml:space="preserve"> and</w:t>
      </w:r>
      <w:r w:rsidR="007E0D70">
        <w:rPr>
          <w:bCs/>
        </w:rPr>
        <w:t xml:space="preserve"> XX</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w:t>
      </w:r>
      <w:proofErr w:type="gramStart"/>
      <w:r w:rsidRPr="00B11CF3">
        <w:rPr>
          <w:b/>
          <w:bCs/>
        </w:rPr>
        <w:t>However</w:t>
      </w:r>
      <w:proofErr w:type="gramEnd"/>
      <w:r w:rsidRPr="00B11CF3">
        <w:rPr>
          <w:b/>
          <w:bCs/>
        </w:rPr>
        <w:t xml:space="preserve">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8486422" w:rsidR="00116830" w:rsidRPr="00BD0E87" w:rsidRDefault="00BD0E87" w:rsidP="00E61AB2">
      <w:pPr>
        <w:pStyle w:val="BodyText"/>
        <w:spacing w:after="0" w:line="240" w:lineRule="auto"/>
        <w:rPr>
          <w:bCs/>
        </w:rPr>
      </w:pPr>
      <w:commentRangeStart w:id="0"/>
      <w:commentRangeStart w:id="1"/>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can nonetheless provide qualitative insights into such effects, which we have now discussed with appropriate caveats as suggested</w:t>
      </w:r>
      <w:r w:rsidR="00EA4A0E">
        <w:rPr>
          <w:bCs/>
        </w:rPr>
        <w:t xml:space="preserve"> (PP XX-XX)</w:t>
      </w:r>
      <w:r>
        <w:rPr>
          <w:bCs/>
        </w:rPr>
        <w:t>.</w:t>
      </w:r>
      <w:commentRangeEnd w:id="0"/>
      <w:r w:rsidR="00EA4A0E">
        <w:rPr>
          <w:rStyle w:val="CommentReference"/>
        </w:rPr>
        <w:commentReference w:id="0"/>
      </w:r>
      <w:commentRangeEnd w:id="1"/>
      <w:r w:rsidR="00B636A5">
        <w:rPr>
          <w:rStyle w:val="CommentReference"/>
        </w:rPr>
        <w:commentReference w:id="1"/>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6F83CBE4" w:rsidR="000668FF" w:rsidRDefault="00EA4A0E" w:rsidP="00E61AB2">
      <w:pPr>
        <w:rPr>
          <w:ins w:id="2" w:author="Parks, Robbie M" w:date="2018-07-04T17:30:00Z"/>
          <w:bCs/>
        </w:rPr>
      </w:pPr>
      <w:r>
        <w:rPr>
          <w:bCs/>
        </w:rPr>
        <w:t xml:space="preserve">Wavelet analysis is a formal analytical framework that can </w:t>
      </w:r>
      <w:r w:rsidR="00B06581">
        <w:rPr>
          <w:bCs/>
        </w:rPr>
        <w:t>provide</w:t>
      </w:r>
      <w:r>
        <w:rPr>
          <w:bCs/>
        </w:rPr>
        <w:t xml:space="preserve"> quantitative </w:t>
      </w:r>
      <w:commentRangeStart w:id="3"/>
      <w:r>
        <w:rPr>
          <w:bCs/>
        </w:rPr>
        <w:t>conclusions</w:t>
      </w:r>
      <w:commentRangeEnd w:id="3"/>
      <w:r>
        <w:rPr>
          <w:rStyle w:val="CommentReference"/>
        </w:rPr>
        <w:commentReference w:id="3"/>
      </w:r>
      <w:r>
        <w:rPr>
          <w:bCs/>
        </w:rPr>
        <w:t xml:space="preserve">, and has been applied to </w:t>
      </w:r>
      <w:ins w:id="4" w:author="Parks, Robbie M" w:date="2018-07-04T17:02:00Z">
        <w:r w:rsidR="00C30F67">
          <w:rPr>
            <w:bCs/>
          </w:rPr>
          <w:t>measle</w:t>
        </w:r>
      </w:ins>
      <w:ins w:id="5" w:author="Parks, Robbie M" w:date="2018-07-04T17:03:00Z">
        <w:r w:rsidR="00C30F67">
          <w:rPr>
            <w:bCs/>
          </w:rPr>
          <w:t>s epidemics</w:t>
        </w:r>
      </w:ins>
      <w:commentRangeStart w:id="6"/>
      <w:r>
        <w:rPr>
          <w:bCs/>
        </w:rPr>
        <w:t xml:space="preserve"> and </w:t>
      </w:r>
      <w:del w:id="7" w:author="Parks, Robbie M" w:date="2018-07-04T17:12:00Z">
        <w:r w:rsidDel="00C07823">
          <w:rPr>
            <w:bCs/>
          </w:rPr>
          <w:delText>XX</w:delText>
        </w:r>
        <w:r w:rsidR="00B06581" w:rsidDel="00C07823">
          <w:rPr>
            <w:bCs/>
          </w:rPr>
          <w:delText xml:space="preserve"> </w:delText>
        </w:r>
      </w:del>
      <w:ins w:id="8" w:author="Parks, Robbie M" w:date="2018-07-04T17:12:00Z">
        <w:r w:rsidR="00C07823">
          <w:rPr>
            <w:bCs/>
          </w:rPr>
          <w:t xml:space="preserve">El Niño oscillations </w:t>
        </w:r>
      </w:ins>
      <w:r w:rsidR="00B06581">
        <w:rPr>
          <w:bCs/>
        </w:rPr>
        <w:t xml:space="preserve">to quantitatively characterise their seasonality including in relation to </w:t>
      </w:r>
      <w:ins w:id="9" w:author="Parks, Robbie M" w:date="2018-07-04T17:03:00Z">
        <w:r w:rsidR="00C30F67">
          <w:rPr>
            <w:bCs/>
          </w:rPr>
          <w:t xml:space="preserve">phase of </w:t>
        </w:r>
      </w:ins>
      <w:ins w:id="10" w:author="Parks, Robbie M" w:date="2018-07-04T17:13:00Z">
        <w:r w:rsidR="00EE222A">
          <w:rPr>
            <w:bCs/>
          </w:rPr>
          <w:t xml:space="preserve">measles </w:t>
        </w:r>
      </w:ins>
      <w:ins w:id="11" w:author="Parks, Robbie M" w:date="2018-07-04T17:12:00Z">
        <w:r w:rsidR="00CF0A13">
          <w:rPr>
            <w:bCs/>
          </w:rPr>
          <w:t>outbreaks in the United Kingdom</w:t>
        </w:r>
      </w:ins>
      <w:ins w:id="12" w:author="Parks, Robbie M" w:date="2018-07-04T17:03:00Z">
        <w:r w:rsidR="00C30F67">
          <w:rPr>
            <w:bCs/>
          </w:rPr>
          <w:t xml:space="preserve"> </w:t>
        </w:r>
      </w:ins>
      <w:r w:rsidR="00B06581">
        <w:rPr>
          <w:bCs/>
        </w:rPr>
        <w:t xml:space="preserve">and </w:t>
      </w:r>
      <w:ins w:id="13" w:author="Parks, Robbie M" w:date="2018-07-04T17:13:00Z">
        <w:r w:rsidR="007823C8">
          <w:rPr>
            <w:bCs/>
          </w:rPr>
          <w:t xml:space="preserve">behaviour of </w:t>
        </w:r>
      </w:ins>
      <w:ins w:id="14" w:author="Parks, Robbie M" w:date="2018-07-04T17:14:00Z">
        <w:r w:rsidR="007823C8">
          <w:rPr>
            <w:bCs/>
          </w:rPr>
          <w:t>paleoclimate</w:t>
        </w:r>
      </w:ins>
      <w:del w:id="15" w:author="Parks, Robbie M" w:date="2018-07-04T17:13:00Z">
        <w:r w:rsidR="00B06581" w:rsidDel="007823C8">
          <w:rPr>
            <w:bCs/>
          </w:rPr>
          <w:delText>XX</w:delText>
        </w:r>
      </w:del>
      <w:r>
        <w:rPr>
          <w:bCs/>
        </w:rPr>
        <w:t>.</w:t>
      </w:r>
      <w:commentRangeEnd w:id="6"/>
      <w:r w:rsidR="00B06581">
        <w:rPr>
          <w:rStyle w:val="CommentReference"/>
        </w:rPr>
        <w:commentReference w:id="6"/>
      </w:r>
      <w:ins w:id="16" w:author="Parks, Robbie M" w:date="2018-07-04T17:14:00Z">
        <w:r w:rsidR="00766448">
          <w:rPr>
            <w:bCs/>
          </w:rPr>
          <w:fldChar w:fldCharType="begin" w:fldLock="1"/>
        </w:r>
      </w:ins>
      <w:r w:rsidR="00766448">
        <w:rPr>
          <w:bCs/>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"id" : "ITEM-2",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"ITEM-2",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"(Grenfell, Bj\u00f8rnstad, &amp; Kappey, 2001; Moy, Seltzer, Rodbell, &amp; Anderson, 2002)", "plainTextFormattedCitation" : "(Grenfell, Bj\u00f8rnstad, &amp; Kappey, 2001; Moy, Seltzer, Rodbell, &amp; Anderson, 2002)", "previouslyFormattedCitation" : "(Grenfell, Bj\u00f8rnstad, &amp; Kappey, 2001; Moy, Seltzer, Rodbell, &amp; Anderson, 2002)" }, "properties" : {  }, "schema" : "https://github.com/citation-style-language/schema/raw/master/csl-citation.json" }</w:instrText>
      </w:r>
      <w:r w:rsidR="00766448">
        <w:rPr>
          <w:bCs/>
        </w:rPr>
        <w:fldChar w:fldCharType="separate"/>
      </w:r>
      <w:r w:rsidR="00766448" w:rsidRPr="00766448">
        <w:rPr>
          <w:bCs/>
          <w:noProof/>
        </w:rPr>
        <w:t>(Grenfell, Bjørnstad, &amp; Kappey, 2001; Moy, Seltzer, Rodbell, &amp; Anderson, 2002)</w:t>
      </w:r>
      <w:ins w:id="17" w:author="Parks, Robbie M" w:date="2018-07-04T17:14:00Z">
        <w:r w:rsidR="00766448">
          <w:rPr>
            <w:bCs/>
          </w:rPr>
          <w:fldChar w:fldCharType="end"/>
        </w:r>
      </w:ins>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ins w:id="18" w:author="Parks, Robbie M" w:date="2018-07-04T17:03:00Z">
        <w:r w:rsidR="00B10767">
          <w:rPr>
            <w:bCs/>
          </w:rPr>
          <w:t>assume</w:t>
        </w:r>
      </w:ins>
      <w:ins w:id="19" w:author="Parks, Robbie M" w:date="2018-07-03T12:55:00Z">
        <w:r w:rsidR="00D15548">
          <w:rPr>
            <w:bCs/>
          </w:rPr>
          <w:t xml:space="preserve"> </w:t>
        </w:r>
      </w:ins>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 xml:space="preserve">To our knowledge, the uncertainty of wavelet spectra </w:t>
      </w:r>
      <w:proofErr w:type="gramStart"/>
      <w:r w:rsidR="000668FF">
        <w:rPr>
          <w:bCs/>
        </w:rPr>
        <w:t>are</w:t>
      </w:r>
      <w:proofErr w:type="gramEnd"/>
      <w:r w:rsidR="000668FF">
        <w:rPr>
          <w:bCs/>
        </w:rPr>
        <w:t xml:space="preserve"> also well-characterised </w:t>
      </w:r>
      <w:r w:rsidR="000668FF" w:rsidRPr="000668FF">
        <w:rPr>
          <w:bCs/>
          <w:highlight w:val="yellow"/>
        </w:rPr>
        <w:t>[[[to discuss what else to say e.g. in comparison with random white or red noise + citation]]]</w:t>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0C3E3C16" w14:textId="77777777" w:rsidR="00E00372" w:rsidRDefault="00E00372" w:rsidP="00E61AB2">
      <w:pPr>
        <w:rPr>
          <w:ins w:id="20" w:author="Parks, Robbie M" w:date="2018-07-04T17:30:00Z"/>
          <w:bCs/>
        </w:rPr>
      </w:pPr>
    </w:p>
    <w:p w14:paraId="2D34752E" w14:textId="77777777" w:rsidR="00E00372" w:rsidRDefault="00E00372" w:rsidP="00E0037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E00372">
      <w:pPr>
        <w:pStyle w:val="BodyText"/>
        <w:spacing w:after="0" w:line="240" w:lineRule="auto"/>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E00372">
      <w:pPr>
        <w:pStyle w:val="BodyText"/>
        <w:spacing w:after="0" w:line="240" w:lineRule="auto"/>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7ADD6639" w14:textId="77777777" w:rsidR="00FD2C75" w:rsidRDefault="00FD2C75" w:rsidP="00E61AB2">
      <w:pPr>
        <w:rPr>
          <w:ins w:id="21" w:author="Parks, Robbie M" w:date="2018-07-03T12:51:00Z"/>
          <w:bCs/>
        </w:rPr>
      </w:pPr>
    </w:p>
    <w:p w14:paraId="0C29CB08" w14:textId="1AA7A427" w:rsidR="00BD0E87" w:rsidRDefault="00FD2C75" w:rsidP="00E61AB2">
      <w:pPr>
        <w:rPr>
          <w:ins w:id="22" w:author="Parks, Robbie M" w:date="2018-06-23T15:01:00Z"/>
          <w:bCs/>
        </w:rPr>
      </w:pPr>
      <w:ins w:id="23" w:author="Parks, Robbie M" w:date="2018-07-03T12:51:00Z">
        <w:r>
          <w:rPr>
            <w:bCs/>
          </w:rPr>
          <w:lastRenderedPageBreak/>
          <w:t xml:space="preserve">Wavelets analysis possesses this flexibility, </w:t>
        </w:r>
      </w:ins>
      <w:ins w:id="24" w:author="Parks, Robbie M" w:date="2018-06-19T11:55:00Z">
        <w:r w:rsidR="00322E48">
          <w:rPr>
            <w:bCs/>
          </w:rPr>
          <w:t xml:space="preserve">while avoiding the problems with </w:t>
        </w:r>
      </w:ins>
      <w:ins w:id="25" w:author="Parks, Robbie M" w:date="2018-06-20T10:17:00Z">
        <w:r w:rsidR="001F3A6B">
          <w:rPr>
            <w:bCs/>
          </w:rPr>
          <w:t>traditional</w:t>
        </w:r>
      </w:ins>
      <w:ins w:id="26" w:author="Parks, Robbie M" w:date="2018-06-19T11:55:00Z">
        <w:r w:rsidR="00322E48">
          <w:rPr>
            <w:bCs/>
          </w:rPr>
          <w:t xml:space="preserve"> </w:t>
        </w:r>
        <w:proofErr w:type="spellStart"/>
        <w:r w:rsidR="00322E48">
          <w:rPr>
            <w:bCs/>
          </w:rPr>
          <w:t>cosinor</w:t>
        </w:r>
        <w:proofErr w:type="spellEnd"/>
        <w:r w:rsidR="00322E48">
          <w:rPr>
            <w:bCs/>
          </w:rPr>
          <w:t xml:space="preserve"> functions, which </w:t>
        </w:r>
      </w:ins>
      <w:ins w:id="27" w:author="Parks, Robbie M" w:date="2018-07-03T12:31:00Z">
        <w:r w:rsidR="00FF01FD">
          <w:rPr>
            <w:bCs/>
          </w:rPr>
          <w:t>assume</w:t>
        </w:r>
      </w:ins>
      <w:ins w:id="28" w:author="Parks, Robbie M" w:date="2018-06-19T11:55:00Z">
        <w:r w:rsidR="00322E48">
          <w:rPr>
            <w:bCs/>
          </w:rPr>
          <w:t xml:space="preserve"> stationary</w:t>
        </w:r>
      </w:ins>
      <w:ins w:id="29" w:author="Parks, Robbie M" w:date="2018-07-03T12:43:00Z">
        <w:r w:rsidR="000A3852">
          <w:rPr>
            <w:bCs/>
          </w:rPr>
          <w:t xml:space="preserve"> signals</w:t>
        </w:r>
      </w:ins>
      <w:ins w:id="30" w:author="Parks, Robbie M" w:date="2018-07-03T12:42:00Z">
        <w:r w:rsidR="000A3852">
          <w:rPr>
            <w:bCs/>
          </w:rPr>
          <w:t>, i.e. mortality patterns</w:t>
        </w:r>
      </w:ins>
      <w:ins w:id="31" w:author="Parks, Robbie M" w:date="2018-06-19T11:55:00Z">
        <w:r w:rsidR="000A3852">
          <w:rPr>
            <w:bCs/>
          </w:rPr>
          <w:t xml:space="preserve"> with constant amplitude and period</w:t>
        </w:r>
      </w:ins>
      <w:ins w:id="32" w:author="Parks, Robbie M" w:date="2018-06-20T10:17:00Z">
        <w:r w:rsidR="00D255EB">
          <w:rPr>
            <w:bCs/>
          </w:rPr>
          <w:t>.</w:t>
        </w:r>
      </w:ins>
    </w:p>
    <w:p w14:paraId="34C7CEB3" w14:textId="77777777" w:rsidR="006C6128" w:rsidRDefault="006C6128" w:rsidP="00E61AB2">
      <w:pPr>
        <w:rPr>
          <w:ins w:id="33" w:author="Parks, Robbie M" w:date="2018-06-23T15:01:00Z"/>
          <w:bCs/>
        </w:rPr>
      </w:pPr>
    </w:p>
    <w:p w14:paraId="705185B6" w14:textId="48712F68" w:rsidR="006C6128" w:rsidRDefault="006C6128" w:rsidP="00E61AB2">
      <w:pPr>
        <w:rPr>
          <w:ins w:id="34" w:author="Parks, Robbie M" w:date="2018-06-23T15:01:00Z"/>
          <w:bCs/>
        </w:rPr>
      </w:pPr>
      <w:ins w:id="35" w:author="Parks, Robbie M" w:date="2018-06-23T15:01:00Z">
        <w:r>
          <w:rPr>
            <w:bCs/>
          </w:rPr>
          <w:t>Specifically addressing the model output questions above:</w:t>
        </w:r>
      </w:ins>
    </w:p>
    <w:p w14:paraId="352786F5" w14:textId="77777777" w:rsidR="006C6128" w:rsidRDefault="006C6128" w:rsidP="00E61AB2">
      <w:pPr>
        <w:rPr>
          <w:ins w:id="36" w:author="Parks, Robbie M" w:date="2018-06-23T15:02:00Z"/>
          <w:bCs/>
        </w:rPr>
      </w:pPr>
    </w:p>
    <w:p w14:paraId="7252D390" w14:textId="43F4AC76" w:rsidR="006C6128" w:rsidRPr="00BD7CB1" w:rsidRDefault="006C6128" w:rsidP="006C6128">
      <w:pPr>
        <w:rPr>
          <w:ins w:id="37" w:author="Parks, Robbie M" w:date="2018-06-23T15:02:00Z"/>
          <w:bCs/>
          <w:i/>
        </w:rPr>
      </w:pPr>
      <w:ins w:id="38" w:author="Parks, Robbie M" w:date="2018-06-23T15:02:00Z">
        <w:r w:rsidRPr="00BD7CB1">
          <w:rPr>
            <w:bCs/>
            <w:i/>
          </w:rPr>
          <w:t xml:space="preserve">- Is </w:t>
        </w:r>
        <w:proofErr w:type="spellStart"/>
        <w:r w:rsidRPr="00BD7CB1">
          <w:rPr>
            <w:bCs/>
            <w:i/>
          </w:rPr>
          <w:t>γi</w:t>
        </w:r>
        <w:proofErr w:type="spellEnd"/>
        <w:r w:rsidRPr="00BD7CB1">
          <w:rPr>
            <w:bCs/>
            <w:i/>
          </w:rPr>
          <w:t xml:space="preserve"> negative? If so the seasonal effect is becoming less severe for age group </w:t>
        </w:r>
        <w:proofErr w:type="spellStart"/>
        <w:r w:rsidRPr="00BD7CB1">
          <w:rPr>
            <w:bCs/>
            <w:i/>
          </w:rPr>
          <w:t>i</w:t>
        </w:r>
        <w:proofErr w:type="spellEnd"/>
        <w:r w:rsidRPr="00BD7CB1">
          <w:rPr>
            <w:bCs/>
            <w:i/>
          </w:rPr>
          <w:t>.</w:t>
        </w:r>
      </w:ins>
    </w:p>
    <w:p w14:paraId="6DA25244" w14:textId="77777777" w:rsidR="006C6128" w:rsidRDefault="006C6128" w:rsidP="006C6128">
      <w:pPr>
        <w:rPr>
          <w:ins w:id="39" w:author="Parks, Robbie M" w:date="2018-06-23T15:02:00Z"/>
          <w:bCs/>
        </w:rPr>
      </w:pPr>
    </w:p>
    <w:p w14:paraId="073AFF8E" w14:textId="0D1F20F7" w:rsidR="006C6128" w:rsidRDefault="00216A2B" w:rsidP="006C6128">
      <w:pPr>
        <w:rPr>
          <w:ins w:id="40" w:author="Parks, Robbie M" w:date="2018-06-23T15:02:00Z"/>
          <w:bCs/>
        </w:rPr>
      </w:pPr>
      <w:ins w:id="41" w:author="Parks, Robbie M" w:date="2018-06-23T15:02:00Z">
        <w:r>
          <w:rPr>
            <w:bCs/>
          </w:rPr>
          <w:t>W</w:t>
        </w:r>
        <w:r w:rsidR="000A5021">
          <w:rPr>
            <w:bCs/>
          </w:rPr>
          <w:t>e have report</w:t>
        </w:r>
        <w:r>
          <w:rPr>
            <w:bCs/>
          </w:rPr>
          <w:t xml:space="preserve">ed </w:t>
        </w:r>
        <w:r w:rsidR="000A5021" w:rsidRPr="00830B87">
          <w:rPr>
            <w:bCs/>
          </w:rPr>
          <w:t>γ</w:t>
        </w:r>
        <w:r>
          <w:rPr>
            <w:bCs/>
          </w:rPr>
          <w:t xml:space="preserve"> age,</w:t>
        </w:r>
      </w:ins>
      <w:ins w:id="42" w:author="Parks, Robbie M" w:date="2018-06-24T21:57:00Z">
        <w:r w:rsidR="00864ADD">
          <w:rPr>
            <w:bCs/>
          </w:rPr>
          <w:t xml:space="preserve"> </w:t>
        </w:r>
      </w:ins>
      <w:ins w:id="43" w:author="Parks, Robbie M" w:date="2018-06-23T15:02:00Z">
        <w:r>
          <w:rPr>
            <w:bCs/>
          </w:rPr>
          <w:t>sex, and cause of death</w:t>
        </w:r>
      </w:ins>
      <w:ins w:id="44" w:author="Parks, Robbie M" w:date="2018-06-24T21:57:00Z">
        <w:r w:rsidR="00EF7AB7">
          <w:rPr>
            <w:bCs/>
          </w:rPr>
          <w:t xml:space="preserve"> (Figure XX</w:t>
        </w:r>
        <w:r w:rsidR="00864ADD">
          <w:rPr>
            <w:bCs/>
          </w:rPr>
          <w:t>)</w:t>
        </w:r>
      </w:ins>
    </w:p>
    <w:p w14:paraId="4BF93285" w14:textId="6E8B35F8" w:rsidR="006C6128" w:rsidRPr="00BD7CB1" w:rsidRDefault="006C6128" w:rsidP="006C6128">
      <w:pPr>
        <w:rPr>
          <w:ins w:id="45" w:author="Parks, Robbie M" w:date="2018-06-23T15:02:00Z"/>
          <w:bCs/>
        </w:rPr>
      </w:pPr>
      <w:ins w:id="46" w:author="Parks, Robbie M" w:date="2018-06-23T15:02:00Z">
        <w:r w:rsidRPr="00BD7CB1">
          <w:rPr>
            <w:bCs/>
          </w:rPr>
          <w:t xml:space="preserve"> </w:t>
        </w:r>
      </w:ins>
    </w:p>
    <w:p w14:paraId="3213E498" w14:textId="77777777" w:rsidR="006C6128" w:rsidRDefault="006C6128" w:rsidP="006C6128">
      <w:pPr>
        <w:rPr>
          <w:ins w:id="47" w:author="Parks, Robbie M" w:date="2018-06-23T15:03:00Z"/>
          <w:bCs/>
          <w:i/>
          <w:color w:val="FF0000"/>
        </w:rPr>
      </w:pPr>
      <w:ins w:id="48" w:author="Parks, Robbie M" w:date="2018-06-23T15:02:00Z">
        <w:r w:rsidRPr="00BD7CB1">
          <w:rPr>
            <w:bCs/>
            <w:i/>
            <w:color w:val="FF0000"/>
          </w:rPr>
          <w:t xml:space="preserve">- Does it look like all age groups have the same trend, with </w:t>
        </w:r>
        <w:proofErr w:type="spellStart"/>
        <w:r w:rsidRPr="00BD7CB1">
          <w:rPr>
            <w:bCs/>
            <w:i/>
            <w:color w:val="FF0000"/>
          </w:rPr>
          <w:t>γi</w:t>
        </w:r>
        <w:proofErr w:type="spellEnd"/>
        <w:r w:rsidRPr="00BD7CB1">
          <w:rPr>
            <w:bCs/>
            <w:i/>
            <w:color w:val="FF0000"/>
          </w:rPr>
          <w:t> = γ</w:t>
        </w:r>
        <w:r w:rsidRPr="00BD7CB1">
          <w:rPr>
            <w:rFonts w:ascii="Cambria Math" w:hAnsi="Cambria Math" w:cs="Cambria Math"/>
            <w:bCs/>
            <w:i/>
            <w:color w:val="FF0000"/>
          </w:rPr>
          <w:t>₀</w:t>
        </w:r>
        <w:r w:rsidRPr="00BD7CB1">
          <w:rPr>
            <w:bCs/>
            <w:i/>
            <w:color w:val="FF0000"/>
          </w:rPr>
          <w:t xml:space="preserve"> for all </w:t>
        </w:r>
        <w:proofErr w:type="spellStart"/>
        <w:r w:rsidRPr="00BD7CB1">
          <w:rPr>
            <w:bCs/>
            <w:i/>
            <w:color w:val="FF0000"/>
          </w:rPr>
          <w:t>i</w:t>
        </w:r>
        <w:proofErr w:type="spellEnd"/>
        <w:r w:rsidRPr="00BD7CB1">
          <w:rPr>
            <w:bCs/>
            <w:i/>
            <w:color w:val="FF0000"/>
          </w:rPr>
          <w:t xml:space="preserve">? </w:t>
        </w:r>
      </w:ins>
    </w:p>
    <w:p w14:paraId="3553D72F" w14:textId="77777777" w:rsidR="00A74C38" w:rsidRDefault="00A74C38" w:rsidP="006C6128">
      <w:pPr>
        <w:rPr>
          <w:ins w:id="49" w:author="Parks, Robbie M" w:date="2018-06-23T15:03:00Z"/>
          <w:bCs/>
          <w:i/>
          <w:color w:val="FF0000"/>
        </w:rPr>
      </w:pPr>
    </w:p>
    <w:p w14:paraId="6C73090D" w14:textId="069A8FB4" w:rsidR="00A74C38" w:rsidRPr="00A74C38" w:rsidRDefault="00A74C38" w:rsidP="006C6128">
      <w:pPr>
        <w:rPr>
          <w:ins w:id="50" w:author="Parks, Robbie M" w:date="2018-06-23T15:04:00Z"/>
          <w:bCs/>
          <w:color w:val="FF0000"/>
        </w:rPr>
      </w:pPr>
      <w:ins w:id="51" w:author="Parks, Robbie M" w:date="2018-06-23T15:04:00Z">
        <w:r w:rsidRPr="00BD7CB1">
          <w:rPr>
            <w:bCs/>
          </w:rPr>
          <w:t>γ</w:t>
        </w:r>
        <w:r>
          <w:rPr>
            <w:bCs/>
          </w:rPr>
          <w:t xml:space="preserve"> has distinct tre</w:t>
        </w:r>
        <w:r w:rsidR="00EF7AB7">
          <w:rPr>
            <w:bCs/>
          </w:rPr>
          <w:t>nds for each age group (Figure XX</w:t>
        </w:r>
        <w:r>
          <w:rPr>
            <w:bCs/>
          </w:rPr>
          <w:t>)</w:t>
        </w:r>
      </w:ins>
    </w:p>
    <w:p w14:paraId="20EAD23B" w14:textId="77777777" w:rsidR="00A74C38" w:rsidRPr="00BD7CB1" w:rsidRDefault="00A74C38" w:rsidP="006C6128">
      <w:pPr>
        <w:rPr>
          <w:ins w:id="52" w:author="Parks, Robbie M" w:date="2018-06-23T15:02:00Z"/>
          <w:bCs/>
          <w:color w:val="FF0000"/>
        </w:rPr>
      </w:pPr>
    </w:p>
    <w:p w14:paraId="4035719D" w14:textId="77777777" w:rsidR="006C6128" w:rsidRDefault="006C6128" w:rsidP="006C6128">
      <w:pPr>
        <w:rPr>
          <w:ins w:id="53" w:author="Parks, Robbie M" w:date="2018-06-23T15:04:00Z"/>
          <w:bCs/>
          <w:i/>
          <w:color w:val="FF0000"/>
        </w:rPr>
      </w:pPr>
      <w:ins w:id="54" w:author="Parks, Robbie M" w:date="2018-06-23T15:02:00Z">
        <w:r w:rsidRPr="00BD7CB1">
          <w:rPr>
            <w:bCs/>
            <w:i/>
            <w:color w:val="FF0000"/>
          </w:rPr>
          <w:t xml:space="preserve">- Do all age groups have the same cycle, with αpi = αp0? </w:t>
        </w:r>
      </w:ins>
    </w:p>
    <w:p w14:paraId="785270B6" w14:textId="77777777" w:rsidR="00A74C38" w:rsidRDefault="00A74C38" w:rsidP="006C6128">
      <w:pPr>
        <w:rPr>
          <w:ins w:id="55" w:author="Parks, Robbie M" w:date="2018-06-23T15:04:00Z"/>
          <w:bCs/>
          <w:i/>
          <w:color w:val="FF0000"/>
        </w:rPr>
      </w:pPr>
    </w:p>
    <w:p w14:paraId="57BC4435" w14:textId="5909CDF0" w:rsidR="00A74C38" w:rsidRPr="00BD7CB1" w:rsidRDefault="00EF7AB7" w:rsidP="006C6128">
      <w:pPr>
        <w:rPr>
          <w:ins w:id="56" w:author="Parks, Robbie M" w:date="2018-06-23T15:04:00Z"/>
          <w:bCs/>
          <w:color w:val="FF0000"/>
        </w:rPr>
      </w:pPr>
      <w:ins w:id="57" w:author="Parks, Robbie M" w:date="2018-06-23T15:04:00Z">
        <w:r>
          <w:rPr>
            <w:bCs/>
            <w:color w:val="FF0000"/>
          </w:rPr>
          <w:t>Figure XX</w:t>
        </w:r>
        <w:r w:rsidR="00BD7CB1">
          <w:rPr>
            <w:bCs/>
            <w:color w:val="FF0000"/>
          </w:rPr>
          <w:t xml:space="preserve"> </w:t>
        </w:r>
      </w:ins>
      <w:ins w:id="58" w:author="Parks, Robbie M" w:date="2018-06-24T21:57:00Z">
        <w:r w:rsidR="001F1D6F">
          <w:rPr>
            <w:bCs/>
            <w:color w:val="FF0000"/>
          </w:rPr>
          <w:t>ad</w:t>
        </w:r>
        <w:r w:rsidR="00153D7F">
          <w:rPr>
            <w:bCs/>
            <w:color w:val="FF0000"/>
          </w:rPr>
          <w:t>dresses</w:t>
        </w:r>
      </w:ins>
      <w:ins w:id="59" w:author="Parks, Robbie M" w:date="2018-06-23T15:04:00Z">
        <w:r w:rsidR="00A74C38">
          <w:rPr>
            <w:bCs/>
            <w:color w:val="FF0000"/>
          </w:rPr>
          <w:t xml:space="preserve"> this question, with </w:t>
        </w:r>
      </w:ins>
      <w:ins w:id="60" w:author="Parks, Robbie M" w:date="2018-06-23T15:05:00Z">
        <w:r w:rsidR="00BD7CB1">
          <w:rPr>
            <w:bCs/>
            <w:color w:val="FF0000"/>
          </w:rPr>
          <w:t>distinct timings for causes of death by age-sex group.</w:t>
        </w:r>
      </w:ins>
    </w:p>
    <w:p w14:paraId="2EA7001E" w14:textId="77777777" w:rsidR="00A74C38" w:rsidRPr="00BD7CB1" w:rsidRDefault="00A74C38" w:rsidP="006C6128">
      <w:pPr>
        <w:rPr>
          <w:ins w:id="61" w:author="Parks, Robbie M" w:date="2018-06-23T15:02:00Z"/>
          <w:bCs/>
          <w:i/>
          <w:color w:val="FF0000"/>
        </w:rPr>
      </w:pPr>
    </w:p>
    <w:p w14:paraId="5D545812" w14:textId="67E16912" w:rsidR="006C6128" w:rsidRDefault="006C6128" w:rsidP="006C6128">
      <w:pPr>
        <w:rPr>
          <w:ins w:id="62" w:author="Parks, Robbie M" w:date="2018-06-23T15:05:00Z"/>
          <w:bCs/>
          <w:i/>
          <w:color w:val="FF0000"/>
        </w:rPr>
      </w:pPr>
      <w:ins w:id="63" w:author="Parks, Robbie M" w:date="2018-06-23T15:02:00Z">
        <w:r w:rsidRPr="00BD7CB1">
          <w:rPr>
            <w:bCs/>
            <w:i/>
            <w:color w:val="FF0000"/>
          </w:rPr>
          <w:t>- Does γ vary by region (ne</w:t>
        </w:r>
        <w:r w:rsidR="00B23A5B">
          <w:rPr>
            <w:bCs/>
            <w:i/>
            <w:color w:val="FF0000"/>
          </w:rPr>
          <w:t>gative in cold-climate regions?</w:t>
        </w:r>
        <w:r w:rsidRPr="00BD7CB1">
          <w:rPr>
            <w:bCs/>
            <w:i/>
            <w:color w:val="FF0000"/>
          </w:rPr>
          <w:t xml:space="preserve"> </w:t>
        </w:r>
      </w:ins>
    </w:p>
    <w:p w14:paraId="75E12625" w14:textId="77777777" w:rsidR="00B162ED" w:rsidRDefault="00B162ED" w:rsidP="006C6128">
      <w:pPr>
        <w:rPr>
          <w:ins w:id="64" w:author="Parks, Robbie M" w:date="2018-06-23T15:05:00Z"/>
          <w:bCs/>
          <w:i/>
          <w:color w:val="FF0000"/>
        </w:rPr>
      </w:pPr>
    </w:p>
    <w:p w14:paraId="07B7DE76" w14:textId="28AB1486" w:rsidR="00B162ED" w:rsidRPr="00B162ED" w:rsidRDefault="00B162ED" w:rsidP="006C6128">
      <w:pPr>
        <w:rPr>
          <w:ins w:id="65" w:author="Parks, Robbie M" w:date="2018-06-23T15:05:00Z"/>
          <w:bCs/>
          <w:color w:val="FF0000"/>
        </w:rPr>
      </w:pPr>
      <w:ins w:id="66" w:author="Parks, Robbie M" w:date="2018-06-23T15:06:00Z">
        <w:r>
          <w:rPr>
            <w:bCs/>
            <w:color w:val="FF0000"/>
          </w:rPr>
          <w:t xml:space="preserve">Though not shown here, we have examined </w:t>
        </w:r>
        <w:proofErr w:type="spellStart"/>
        <w:r w:rsidRPr="00957F56">
          <w:rPr>
            <w:bCs/>
          </w:rPr>
          <w:t>γ</w:t>
        </w:r>
        <w:r>
          <w:rPr>
            <w:bCs/>
          </w:rPr>
          <w:t>’s</w:t>
        </w:r>
        <w:proofErr w:type="spellEnd"/>
        <w:r>
          <w:rPr>
            <w:bCs/>
          </w:rPr>
          <w:t xml:space="preserve"> variation by climate region. </w:t>
        </w:r>
      </w:ins>
      <w:ins w:id="67" w:author="Parks, Robbie M" w:date="2018-07-04T17:04:00Z">
        <w:r w:rsidR="002D5E92">
          <w:rPr>
            <w:bCs/>
          </w:rPr>
          <w:t>We have reported cross-section percent difference by reg</w:t>
        </w:r>
        <w:r w:rsidR="00006864">
          <w:rPr>
            <w:bCs/>
          </w:rPr>
          <w:t xml:space="preserve">ion (Figure 6). Including the figure would further make it difficult to provide a coherent story in one paper. Further, dividing </w:t>
        </w:r>
      </w:ins>
      <w:ins w:id="68" w:author="Parks, Robbie M" w:date="2018-07-04T17:08:00Z">
        <w:r w:rsidR="005E42F3">
          <w:rPr>
            <w:bCs/>
          </w:rPr>
          <w:t>the analysis into climate region for age,</w:t>
        </w:r>
      </w:ins>
      <w:ins w:id="69" w:author="Parks, Robbie M" w:date="2018-07-04T17:11:00Z">
        <w:r w:rsidR="00075C5C">
          <w:rPr>
            <w:bCs/>
          </w:rPr>
          <w:t xml:space="preserve"> </w:t>
        </w:r>
      </w:ins>
      <w:ins w:id="70" w:author="Parks, Robbie M" w:date="2018-07-04T17:08:00Z">
        <w:r w:rsidR="005E42F3">
          <w:rPr>
            <w:bCs/>
          </w:rPr>
          <w:t xml:space="preserve">sex, and cause of death creates issues with small </w:t>
        </w:r>
      </w:ins>
      <w:ins w:id="71" w:author="Parks, Robbie M" w:date="2018-07-04T17:11:00Z">
        <w:r w:rsidR="005F4570">
          <w:rPr>
            <w:bCs/>
          </w:rPr>
          <w:t>numbers.</w:t>
        </w:r>
      </w:ins>
    </w:p>
    <w:p w14:paraId="74D3DC6F" w14:textId="77777777" w:rsidR="00B162ED" w:rsidRPr="00BD7CB1" w:rsidRDefault="00B162ED" w:rsidP="006C6128">
      <w:pPr>
        <w:rPr>
          <w:ins w:id="72" w:author="Parks, Robbie M" w:date="2018-06-23T15:02:00Z"/>
          <w:bCs/>
          <w:i/>
          <w:color w:val="FF0000"/>
        </w:rPr>
      </w:pPr>
    </w:p>
    <w:p w14:paraId="07C381AF" w14:textId="77777777" w:rsidR="006C6128" w:rsidRPr="00BD7CB1" w:rsidRDefault="006C6128" w:rsidP="006C6128">
      <w:pPr>
        <w:rPr>
          <w:ins w:id="73" w:author="Parks, Robbie M" w:date="2018-06-23T15:02:00Z"/>
          <w:bCs/>
          <w:i/>
        </w:rPr>
      </w:pPr>
      <w:ins w:id="74" w:author="Parks, Robbie M" w:date="2018-06-23T15:02:00Z">
        <w:r w:rsidRPr="00BD7CB1">
          <w:rPr>
            <w:bCs/>
            <w:i/>
          </w:rPr>
          <w:t xml:space="preserve">- Do the cycles, given by the α, vary by region or is a nation-wide cycle sufficient? </w:t>
        </w:r>
      </w:ins>
    </w:p>
    <w:p w14:paraId="63C77173" w14:textId="77777777" w:rsidR="006C6128" w:rsidRDefault="006C6128" w:rsidP="00E61AB2">
      <w:pPr>
        <w:rPr>
          <w:ins w:id="75" w:author="Parks, Robbie M" w:date="2018-06-23T15:06:00Z"/>
          <w:bCs/>
        </w:rPr>
      </w:pPr>
    </w:p>
    <w:p w14:paraId="107A2F0B" w14:textId="55F41C85" w:rsidR="003E64B5" w:rsidRDefault="00EF7AB7" w:rsidP="00E61AB2">
      <w:pPr>
        <w:rPr>
          <w:ins w:id="76" w:author="Parks, Robbie M" w:date="2018-06-19T11:55:00Z"/>
          <w:bCs/>
        </w:rPr>
      </w:pPr>
      <w:ins w:id="77" w:author="Parks, Robbie M" w:date="2018-06-23T15:07:00Z">
        <w:r>
          <w:rPr>
            <w:bCs/>
          </w:rPr>
          <w:t>Figure XX</w:t>
        </w:r>
        <w:r w:rsidR="00153D7F">
          <w:rPr>
            <w:bCs/>
          </w:rPr>
          <w:t xml:space="preserve"> addre</w:t>
        </w:r>
        <w:r w:rsidR="00B162ED">
          <w:rPr>
            <w:bCs/>
          </w:rPr>
          <w:t>sses this</w:t>
        </w:r>
      </w:ins>
      <w:ins w:id="78" w:author="Parks, Robbie M" w:date="2018-06-24T21:57:00Z">
        <w:r w:rsidR="00153D7F">
          <w:rPr>
            <w:bCs/>
          </w:rPr>
          <w:t xml:space="preserve"> question</w:t>
        </w:r>
      </w:ins>
      <w:ins w:id="79" w:author="Parks, Robbie M" w:date="2018-06-23T15:07:00Z">
        <w:r w:rsidR="00B162ED">
          <w:rPr>
            <w:bCs/>
          </w:rPr>
          <w:t>, showing that independent of region, timing of maximum and minimum mortality remains stable</w:t>
        </w:r>
      </w:ins>
      <w:ins w:id="80" w:author="Parks, Robbie M" w:date="2018-06-24T21:57:00Z">
        <w:r w:rsidR="00153D7F">
          <w:rPr>
            <w:bCs/>
          </w:rPr>
          <w:t xml:space="preserve"> for many causes of death</w:t>
        </w:r>
      </w:ins>
      <w:ins w:id="81" w:author="Parks, Robbie M" w:date="2018-06-23T15:07:00Z">
        <w:r w:rsidR="00B162ED">
          <w:rPr>
            <w:bCs/>
          </w:rPr>
          <w:t>.</w:t>
        </w:r>
      </w:ins>
    </w:p>
    <w:p w14:paraId="089425C7" w14:textId="77777777" w:rsidR="003B6EF6" w:rsidRDefault="003B6EF6" w:rsidP="00E61AB2">
      <w:pPr>
        <w:rPr>
          <w:ins w:id="82" w:author="Parks, Robbie M" w:date="2018-06-19T11:55:00Z"/>
          <w:bCs/>
        </w:rPr>
      </w:pPr>
    </w:p>
    <w:p w14:paraId="3679E756" w14:textId="2DAA2855" w:rsidR="003B6EF6" w:rsidRPr="006C28FF" w:rsidRDefault="003E64B5" w:rsidP="00E61AB2">
      <w:pPr>
        <w:rPr>
          <w:bCs/>
        </w:rPr>
      </w:pPr>
      <w:ins w:id="83" w:author="Parks, Robbie M" w:date="2018-06-23T15:07:00Z">
        <w:r>
          <w:rPr>
            <w:bCs/>
          </w:rPr>
          <w:t>In addition, w</w:t>
        </w:r>
      </w:ins>
      <w:ins w:id="84" w:author="Parks, Robbie M" w:date="2018-06-19T11:55:00Z">
        <w:r w:rsidR="003B6EF6">
          <w:rPr>
            <w:bCs/>
          </w:rPr>
          <w:t xml:space="preserve">e have clarified our </w:t>
        </w:r>
      </w:ins>
      <w:ins w:id="85" w:author="Parks, Robbie M" w:date="2018-06-19T11:58:00Z">
        <w:r w:rsidR="001A0299">
          <w:rPr>
            <w:bCs/>
          </w:rPr>
          <w:t>method</w:t>
        </w:r>
      </w:ins>
      <w:ins w:id="86" w:author="Parks, Robbie M" w:date="2018-06-19T11:55:00Z">
        <w:r w:rsidR="003B6EF6">
          <w:rPr>
            <w:bCs/>
          </w:rPr>
          <w:t xml:space="preserve"> for </w:t>
        </w:r>
      </w:ins>
      <w:ins w:id="87" w:author="Parks, Robbie M" w:date="2018-06-19T11:58:00Z">
        <w:r w:rsidR="00EF7AB7">
          <w:rPr>
            <w:bCs/>
          </w:rPr>
          <w:t>Figure XX</w:t>
        </w:r>
        <w:r w:rsidR="00BD42AC">
          <w:rPr>
            <w:bCs/>
          </w:rPr>
          <w:t xml:space="preserve"> in the revised manuscript</w:t>
        </w:r>
        <w:r w:rsidR="0029551D">
          <w:rPr>
            <w:bCs/>
          </w:rPr>
          <w:t xml:space="preserve">. We have also developed the alternative statistical model above </w:t>
        </w:r>
      </w:ins>
      <w:ins w:id="88" w:author="Parks, Robbie M" w:date="2018-06-19T12:03:00Z">
        <w:r w:rsidR="00064B61">
          <w:rPr>
            <w:bCs/>
          </w:rPr>
          <w:t xml:space="preserve">and include them </w:t>
        </w:r>
        <w:r w:rsidR="00593CF7">
          <w:rPr>
            <w:bCs/>
          </w:rPr>
          <w:t xml:space="preserve">as an alternative </w:t>
        </w:r>
        <w:r w:rsidR="00EE6E63">
          <w:rPr>
            <w:bCs/>
          </w:rPr>
          <w:t>method</w:t>
        </w:r>
        <w:r w:rsidR="00CA5747">
          <w:rPr>
            <w:bCs/>
          </w:rPr>
          <w:t>.</w:t>
        </w:r>
      </w:ins>
      <w:ins w:id="89" w:author="Parks, Robbie M" w:date="2018-06-19T12:44:00Z">
        <w:r w:rsidR="006D5AF5">
          <w:rPr>
            <w:bCs/>
          </w:rPr>
          <w:t xml:space="preserve"> We give the values of </w:t>
        </w:r>
        <w:r w:rsidR="006D5AF5" w:rsidRPr="006D5AF5">
          <w:rPr>
            <w:bCs/>
          </w:rPr>
          <w:t>γ</w:t>
        </w:r>
      </w:ins>
      <w:ins w:id="90" w:author="Parks, Robbie M" w:date="2018-06-19T12:45:00Z">
        <w:r w:rsidR="006D5AF5">
          <w:rPr>
            <w:bCs/>
          </w:rPr>
          <w:t xml:space="preserve"> with p-values</w:t>
        </w:r>
        <w:r w:rsidR="008A67DF">
          <w:rPr>
            <w:bCs/>
          </w:rPr>
          <w:t xml:space="preserve"> by age-sex</w:t>
        </w:r>
      </w:ins>
      <w:ins w:id="91" w:author="Parks, Robbie M" w:date="2018-06-20T00:53:00Z">
        <w:r w:rsidR="003D4EF9">
          <w:rPr>
            <w:bCs/>
          </w:rPr>
          <w:t>, though with our method we have not been able to obtain 95% confidence intervals</w:t>
        </w:r>
      </w:ins>
      <w:ins w:id="92" w:author="Parks, Robbie M" w:date="2018-06-19T12:45:00Z">
        <w:r w:rsidR="007C27B3">
          <w:rPr>
            <w:bCs/>
          </w:rPr>
          <w:t xml:space="preserve">. We have addressed the values of </w:t>
        </w:r>
        <w:r w:rsidR="007C27B3" w:rsidRPr="007C27B3">
          <w:rPr>
            <w:bCs/>
          </w:rPr>
          <w:t>α</w:t>
        </w:r>
      </w:ins>
      <w:ins w:id="93" w:author="Parks, Robbie M" w:date="2018-06-19T12:46:00Z">
        <w:r w:rsidR="007C27B3">
          <w:rPr>
            <w:bCs/>
          </w:rPr>
          <w:t xml:space="preserve"> in our centre of gravity analysis</w:t>
        </w:r>
        <w:r w:rsidR="00062159">
          <w:rPr>
            <w:bCs/>
          </w:rPr>
          <w:t xml:space="preserve">, the results </w:t>
        </w:r>
        <w:r w:rsidR="00EF7AB7">
          <w:rPr>
            <w:bCs/>
          </w:rPr>
          <w:t>of which we display in Figures XX and XX</w:t>
        </w:r>
        <w:r w:rsidR="00062159">
          <w:rPr>
            <w:bCs/>
          </w:rPr>
          <w:t>.</w:t>
        </w:r>
      </w:ins>
      <w:ins w:id="94" w:author="Parks, Robbie M" w:date="2018-06-19T13:57:00Z">
        <w:r w:rsidR="001B4960">
          <w:rPr>
            <w:bCs/>
          </w:rPr>
          <w:t xml:space="preserve"> We also now include how </w:t>
        </w:r>
      </w:ins>
      <w:ins w:id="95" w:author="Parks, Robbie M" w:date="2018-06-19T13:58:00Z">
        <w:r w:rsidR="001B4960" w:rsidRPr="006D5AF5">
          <w:rPr>
            <w:bCs/>
          </w:rPr>
          <w:t>γ</w:t>
        </w:r>
        <w:r w:rsidR="001B4960">
          <w:rPr>
            <w:bCs/>
          </w:rPr>
          <w:t xml:space="preserve"> varies by region</w:t>
        </w:r>
      </w:ins>
      <w:ins w:id="96" w:author="Parks, Robbie M" w:date="2018-06-23T14:58:00Z">
        <w:r w:rsidR="000F1A2A">
          <w:rPr>
            <w:bCs/>
          </w:rPr>
          <w:t>, though there are issues with population size of</w:t>
        </w:r>
        <w:r w:rsidR="009C0FF5">
          <w:rPr>
            <w:bCs/>
          </w:rPr>
          <w:t xml:space="preserve"> the smal</w:t>
        </w:r>
        <w:r w:rsidR="00E15758">
          <w:rPr>
            <w:bCs/>
          </w:rPr>
          <w:t>ler climate regions</w:t>
        </w:r>
      </w:ins>
      <w:ins w:id="97" w:author="Parks, Robbie M" w:date="2018-06-19T13:58:00Z">
        <w:r w:rsidR="002713A8">
          <w:rPr>
            <w:bCs/>
          </w:rPr>
          <w:t>.</w:t>
        </w:r>
      </w:ins>
    </w:p>
    <w:p w14:paraId="0F7E48C1" w14:textId="77777777" w:rsidR="00BD0E87" w:rsidRPr="00D02BB5" w:rsidRDefault="00BD0E87" w:rsidP="00E61AB2">
      <w:pPr>
        <w:rPr>
          <w:bCs/>
        </w:rPr>
      </w:pPr>
    </w:p>
    <w:p w14:paraId="274327B9" w14:textId="77777777" w:rsidR="00D02BB5" w:rsidRDefault="00D02BB5" w:rsidP="00E61AB2">
      <w:pPr>
        <w:rPr>
          <w:ins w:id="98" w:author="Parks, Robbie M" w:date="2018-07-03T12:39:00Z"/>
          <w:b/>
          <w:bCs/>
        </w:rPr>
      </w:pPr>
      <w:r w:rsidRPr="00BD0E87">
        <w:rPr>
          <w:b/>
          <w:bCs/>
        </w:rPr>
        <w:t xml:space="preserve">B) The approach is different to </w:t>
      </w:r>
      <w:proofErr w:type="gramStart"/>
      <w:r w:rsidRPr="00BD0E87">
        <w:rPr>
          <w:b/>
          <w:bCs/>
        </w:rPr>
        <w:t>a number of</w:t>
      </w:r>
      <w:proofErr w:type="gramEnd"/>
      <w:r w:rsidRPr="00BD0E87">
        <w:rPr>
          <w:b/>
          <w:bCs/>
        </w:rPr>
        <w:t xml:space="preserve">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ins w:id="99" w:author="Parks, Robbie M" w:date="2018-07-03T12:39:00Z"/>
          <w:b/>
          <w:bCs/>
        </w:rPr>
      </w:pPr>
    </w:p>
    <w:p w14:paraId="5D900B6A" w14:textId="4E081498" w:rsidR="000A3852" w:rsidRDefault="000A3852" w:rsidP="00E61AB2">
      <w:pPr>
        <w:rPr>
          <w:ins w:id="100" w:author="Parks, Robbie M" w:date="2018-07-03T12:44:00Z"/>
          <w:bCs/>
        </w:rPr>
      </w:pPr>
      <w:ins w:id="101" w:author="Parks, Robbie M" w:date="2018-07-03T12:39:00Z">
        <w:r>
          <w:rPr>
            <w:bCs/>
          </w:rPr>
          <w:t>We avoided the term Excess Winter Deaths (EWDs). Using EWDs necessarily assumes that deaths in th</w:t>
        </w:r>
      </w:ins>
      <w:ins w:id="102" w:author="Parks, Robbie M" w:date="2018-07-03T12:40:00Z">
        <w:r>
          <w:rPr>
            <w:bCs/>
          </w:rPr>
          <w:t>e winter are higher than in the summer. T</w:t>
        </w:r>
      </w:ins>
      <w:ins w:id="103" w:author="Parks, Robbie M" w:date="2018-07-03T12:41:00Z">
        <w:r>
          <w:rPr>
            <w:bCs/>
          </w:rPr>
          <w:t>his</w:t>
        </w:r>
        <w:r w:rsidR="00825700">
          <w:rPr>
            <w:bCs/>
          </w:rPr>
          <w:t xml:space="preserve"> is shown as not to be the case, for example, when looking at peak mortality for intentional injuries of several </w:t>
        </w:r>
      </w:ins>
      <w:ins w:id="104" w:author="Parks, Robbie M" w:date="2018-07-03T12:44:00Z">
        <w:r w:rsidR="00F63ABE">
          <w:rPr>
            <w:bCs/>
          </w:rPr>
          <w:t xml:space="preserve">male </w:t>
        </w:r>
      </w:ins>
      <w:ins w:id="105" w:author="Parks, Robbie M" w:date="2018-07-03T12:41:00Z">
        <w:r w:rsidR="00825700">
          <w:rPr>
            <w:bCs/>
          </w:rPr>
          <w:t>age groups</w:t>
        </w:r>
        <w:r>
          <w:rPr>
            <w:bCs/>
          </w:rPr>
          <w:t xml:space="preserve">. We have </w:t>
        </w:r>
      </w:ins>
      <w:ins w:id="106" w:author="Parks, Robbie M" w:date="2018-07-03T12:44:00Z">
        <w:r w:rsidR="00F63ABE">
          <w:rPr>
            <w:bCs/>
          </w:rPr>
          <w:t>addressed EWDs</w:t>
        </w:r>
      </w:ins>
      <w:ins w:id="107" w:author="Parks, Robbie M" w:date="2018-07-03T12:41:00Z">
        <w:r>
          <w:rPr>
            <w:bCs/>
          </w:rPr>
          <w:t xml:space="preserve"> </w:t>
        </w:r>
        <w:r w:rsidR="0070750E">
          <w:rPr>
            <w:bCs/>
          </w:rPr>
          <w:t xml:space="preserve">in the </w:t>
        </w:r>
      </w:ins>
      <w:ins w:id="108" w:author="Parks, Robbie M" w:date="2018-07-03T12:58:00Z">
        <w:r w:rsidR="006135C4">
          <w:rPr>
            <w:bCs/>
          </w:rPr>
          <w:t xml:space="preserve">methods section of the </w:t>
        </w:r>
      </w:ins>
      <w:ins w:id="109" w:author="Parks, Robbie M" w:date="2018-07-03T12:41:00Z">
        <w:r w:rsidR="0070750E">
          <w:rPr>
            <w:bCs/>
          </w:rPr>
          <w:t>revised manuscript on P</w:t>
        </w:r>
      </w:ins>
      <w:ins w:id="110" w:author="Parks, Robbie M" w:date="2018-07-03T12:47:00Z">
        <w:r w:rsidR="0070750E">
          <w:rPr>
            <w:bCs/>
          </w:rPr>
          <w:t>.</w:t>
        </w:r>
      </w:ins>
      <w:ins w:id="111" w:author="Parks, Robbie M" w:date="2018-07-03T12:44:00Z">
        <w:r w:rsidR="00F63ABE">
          <w:rPr>
            <w:bCs/>
          </w:rPr>
          <w:t xml:space="preserve"> XX.</w:t>
        </w:r>
      </w:ins>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w:t>
      </w:r>
      <w:proofErr w:type="gramStart"/>
      <w:r w:rsidRPr="00C14A58">
        <w:rPr>
          <w:b/>
          <w:bCs/>
        </w:rPr>
        <w:t>However</w:t>
      </w:r>
      <w:proofErr w:type="gramEnd"/>
      <w:r w:rsidRPr="00C14A58">
        <w:rPr>
          <w:b/>
          <w:bCs/>
        </w:rPr>
        <w:t xml:space="preserve"> no description was given of the characteristics of these regional areas other than </w:t>
      </w:r>
      <w:r w:rsidRPr="00C14A58">
        <w:rPr>
          <w:b/>
          <w:bCs/>
        </w:rPr>
        <w:lastRenderedPageBreak/>
        <w:t xml:space="preserve">subsequent information on temperatures. As pointed out there could be </w:t>
      </w:r>
      <w:proofErr w:type="gramStart"/>
      <w:r w:rsidRPr="00C14A58">
        <w:rPr>
          <w:b/>
          <w:bCs/>
        </w:rPr>
        <w:t>a number of</w:t>
      </w:r>
      <w:proofErr w:type="gramEnd"/>
      <w:r w:rsidRPr="00C14A58">
        <w:rPr>
          <w:b/>
          <w:bCs/>
        </w:rPr>
        <w:t xml:space="preserve"> factors that are important. I would expect some reference to their differing characteristics. </w:t>
      </w:r>
    </w:p>
    <w:p w14:paraId="2C5F846A" w14:textId="3FB26C5E" w:rsidR="00D02BB5" w:rsidRDefault="00D02BB5" w:rsidP="00E61AB2">
      <w:pPr>
        <w:rPr>
          <w:bCs/>
        </w:rPr>
      </w:pPr>
    </w:p>
    <w:p w14:paraId="3AF42731" w14:textId="3444264F"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ins w:id="112" w:author="Parks, Robbie M" w:date="2018-07-03T12:47:00Z">
        <w:r w:rsidR="0070750E">
          <w:rPr>
            <w:bCs/>
          </w:rPr>
          <w:t>X</w:t>
        </w:r>
      </w:ins>
      <w:ins w:id="113" w:author="Parks, Robbie M" w:date="2018-06-19T15:02:00Z">
        <w:r w:rsidR="0070750E">
          <w:rPr>
            <w:bCs/>
          </w:rPr>
          <w:t>X</w:t>
        </w:r>
      </w:ins>
      <w:ins w:id="114" w:author="Parks, Robbie M" w:date="2018-06-19T17:05:00Z">
        <w:r w:rsidR="00BA7F9D">
          <w:rPr>
            <w:bCs/>
          </w:rPr>
          <w:t xml:space="preserve"> and Table </w:t>
        </w:r>
        <w:r w:rsidR="0070750E">
          <w:rPr>
            <w:bCs/>
          </w:rPr>
          <w:t>XX</w:t>
        </w:r>
      </w:ins>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w:t>
      </w:r>
      <w:proofErr w:type="spellStart"/>
      <w:r w:rsidRPr="006D1920">
        <w:rPr>
          <w:b/>
          <w:bCs/>
        </w:rPr>
        <w:t>No table</w:t>
      </w:r>
      <w:proofErr w:type="spellEnd"/>
      <w:r w:rsidRPr="006D1920">
        <w:rPr>
          <w:b/>
          <w:bCs/>
        </w:rPr>
        <w:t xml:space="preserve"> is presented with descriptive statistics, i.e. on the sample size of cases that fall into each disease category. </w:t>
      </w:r>
    </w:p>
    <w:p w14:paraId="3D6C8B33" w14:textId="1CBD2DDC" w:rsidR="00D02BB5" w:rsidRDefault="00D02BB5" w:rsidP="00E61AB2">
      <w:pPr>
        <w:rPr>
          <w:bCs/>
        </w:rPr>
      </w:pPr>
    </w:p>
    <w:p w14:paraId="20951A94" w14:textId="3665F102" w:rsidR="006D1920" w:rsidRDefault="006D1920" w:rsidP="00E61AB2">
      <w:pPr>
        <w:rPr>
          <w:bCs/>
        </w:rPr>
      </w:pPr>
      <w:r>
        <w:rPr>
          <w:bCs/>
        </w:rPr>
        <w:t>We have added a table of descriptive statistics to give an overview of the number of deaths from each cause (T</w:t>
      </w:r>
      <w:commentRangeStart w:id="115"/>
      <w:r>
        <w:rPr>
          <w:bCs/>
        </w:rPr>
        <w:t xml:space="preserve">able </w:t>
      </w:r>
      <w:ins w:id="116" w:author="Parks, Robbie M" w:date="2018-06-19T12:03:00Z">
        <w:r w:rsidR="00CD148A">
          <w:rPr>
            <w:bCs/>
          </w:rPr>
          <w:t>XX</w:t>
        </w:r>
      </w:ins>
      <w:r>
        <w:rPr>
          <w:bCs/>
        </w:rPr>
        <w:t>).</w:t>
      </w:r>
      <w:commentRangeEnd w:id="115"/>
      <w:r w:rsidR="00831D8C">
        <w:rPr>
          <w:rStyle w:val="CommentReference"/>
        </w:rPr>
        <w:commentReference w:id="115"/>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w:t>
      </w:r>
      <w:proofErr w:type="gramStart"/>
      <w:r w:rsidRPr="006D1920">
        <w:rPr>
          <w:b/>
          <w:bCs/>
        </w:rPr>
        <w:t>discussion</w:t>
      </w:r>
      <w:proofErr w:type="gramEnd"/>
      <w:r w:rsidRPr="006D1920">
        <w:rPr>
          <w:b/>
          <w:bCs/>
        </w:rPr>
        <w:t xml:space="preserve"> this in contrasted with findings from Europe where countries with a more temperate winter have, paradoxically, higher rates of excess winter mortality. </w:t>
      </w:r>
      <w:proofErr w:type="gramStart"/>
      <w:r w:rsidRPr="006D1920">
        <w:rPr>
          <w:b/>
          <w:bCs/>
        </w:rPr>
        <w:t>However</w:t>
      </w:r>
      <w:proofErr w:type="gramEnd"/>
      <w:r w:rsidRPr="006D1920">
        <w:rPr>
          <w:b/>
          <w:bCs/>
        </w:rPr>
        <w:t xml:space="preserve"> this is not an appropriate direct comparison, </w:t>
      </w:r>
      <w:commentRangeStart w:id="117"/>
      <w:commentRangeStart w:id="118"/>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117"/>
      <w:r w:rsidR="006D1920">
        <w:rPr>
          <w:rStyle w:val="CommentReference"/>
        </w:rPr>
        <w:commentReference w:id="117"/>
      </w:r>
      <w:commentRangeEnd w:id="118"/>
      <w:r w:rsidR="006A34F6">
        <w:rPr>
          <w:rStyle w:val="CommentReference"/>
        </w:rPr>
        <w:commentReference w:id="118"/>
      </w:r>
    </w:p>
    <w:p w14:paraId="0F608215" w14:textId="247FF14B" w:rsidR="00D02BB5" w:rsidRDefault="00D02BB5" w:rsidP="00E61AB2">
      <w:pPr>
        <w:rPr>
          <w:bCs/>
        </w:rPr>
      </w:pPr>
    </w:p>
    <w:p w14:paraId="1D7F736F" w14:textId="77777777" w:rsidR="0002089D" w:rsidRDefault="00BE0B8B" w:rsidP="0003425D">
      <w:pPr>
        <w:rPr>
          <w:ins w:id="119" w:author="Parks, Robbie M" w:date="2018-06-19T12:27:00Z"/>
          <w:bCs/>
        </w:rPr>
      </w:pPr>
      <w:ins w:id="120" w:author="Parks, Robbie M" w:date="2018-06-19T12:25:00Z">
        <w:r>
          <w:rPr>
            <w:bCs/>
          </w:rPr>
          <w:t>A fair comment and address</w:t>
        </w:r>
      </w:ins>
      <w:ins w:id="121" w:author="Parks, Robbie M" w:date="2018-06-19T12:27:00Z">
        <w:r w:rsidR="00554D06">
          <w:rPr>
            <w:bCs/>
          </w:rPr>
          <w:t xml:space="preserve">ed </w:t>
        </w:r>
      </w:ins>
      <w:ins w:id="122" w:author="Parks, Robbie M" w:date="2018-06-19T12:25:00Z">
        <w:r>
          <w:rPr>
            <w:bCs/>
          </w:rPr>
          <w:t xml:space="preserve">in the </w:t>
        </w:r>
      </w:ins>
      <w:ins w:id="123" w:author="Parks, Robbie M" w:date="2018-06-19T12:27:00Z">
        <w:r w:rsidR="00B71F4E">
          <w:rPr>
            <w:bCs/>
          </w:rPr>
          <w:t xml:space="preserve">revised manuscript in the </w:t>
        </w:r>
      </w:ins>
      <w:ins w:id="124" w:author="Parks, Robbie M" w:date="2018-06-19T12:25:00Z">
        <w:r w:rsidR="00B71F4E">
          <w:rPr>
            <w:bCs/>
          </w:rPr>
          <w:t>discussion</w:t>
        </w:r>
        <w:r>
          <w:rPr>
            <w:bCs/>
          </w:rPr>
          <w:t xml:space="preserve">. </w:t>
        </w:r>
      </w:ins>
    </w:p>
    <w:p w14:paraId="62437E46" w14:textId="77777777" w:rsidR="0002089D" w:rsidRDefault="0002089D" w:rsidP="0003425D">
      <w:pPr>
        <w:rPr>
          <w:ins w:id="125" w:author="Parks, Robbie M" w:date="2018-06-19T12:27:00Z"/>
          <w:bCs/>
        </w:rPr>
      </w:pPr>
    </w:p>
    <w:p w14:paraId="2ECC7E62" w14:textId="439ADAE0" w:rsidR="002E2D66" w:rsidRDefault="00BE0B8B" w:rsidP="0003425D">
      <w:pPr>
        <w:rPr>
          <w:ins w:id="126" w:author="Parks, Robbie M" w:date="2018-06-19T12:29:00Z"/>
          <w:bCs/>
        </w:rPr>
      </w:pPr>
      <w:ins w:id="127" w:author="Parks, Robbie M" w:date="2018-06-19T12:25:00Z">
        <w:r>
          <w:rPr>
            <w:bCs/>
          </w:rPr>
          <w:t>It is true that the papers referenced compare</w:t>
        </w:r>
      </w:ins>
      <w:ins w:id="128" w:author="Parks, Robbie M" w:date="2018-06-19T12:27:00Z">
        <w:r w:rsidR="0002089D">
          <w:rPr>
            <w:bCs/>
          </w:rPr>
          <w:t xml:space="preserve"> Excess Winter Death </w:t>
        </w:r>
      </w:ins>
      <w:ins w:id="129" w:author="Parks, Robbie M" w:date="2018-06-19T12:28:00Z">
        <w:r w:rsidR="0002089D">
          <w:rPr>
            <w:bCs/>
          </w:rPr>
          <w:t xml:space="preserve">Index (analogous to our generalised </w:t>
        </w:r>
        <w:r w:rsidR="008F3701">
          <w:rPr>
            <w:bCs/>
          </w:rPr>
          <w:t>percent difference between maximum and minimum mortality within a year)</w:t>
        </w:r>
      </w:ins>
      <w:ins w:id="130" w:author="Parks, Robbie M" w:date="2018-06-19T12:29:00Z">
        <w:r w:rsidR="00BF2BC7">
          <w:rPr>
            <w:bCs/>
          </w:rPr>
          <w:t xml:space="preserve"> to mean temperature rather than </w:t>
        </w:r>
        <w:r w:rsidR="002E2D66">
          <w:rPr>
            <w:bCs/>
          </w:rPr>
          <w:t xml:space="preserve">range of </w:t>
        </w:r>
      </w:ins>
      <w:ins w:id="131" w:author="Parks, Robbie M" w:date="2018-06-19T12:31:00Z">
        <w:r w:rsidR="00D0417B">
          <w:rPr>
            <w:bCs/>
          </w:rPr>
          <w:t>temperature</w:t>
        </w:r>
      </w:ins>
      <w:ins w:id="132" w:author="Parks, Robbie M" w:date="2018-06-19T12:26:00Z">
        <w:r w:rsidR="003A105F">
          <w:rPr>
            <w:bCs/>
          </w:rPr>
          <w:t>.</w:t>
        </w:r>
      </w:ins>
      <w:ins w:id="133" w:author="Parks, Robbie M" w:date="2018-06-19T12:32:00Z">
        <w:r w:rsidR="003A105F">
          <w:rPr>
            <w:bCs/>
          </w:rPr>
          <w:fldChar w:fldCharType="begin" w:fldLock="1"/>
        </w:r>
      </w:ins>
      <w:r w:rsidR="003A105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3A105F">
        <w:rPr>
          <w:bCs/>
        </w:rPr>
        <w:fldChar w:fldCharType="separate"/>
      </w:r>
      <w:r w:rsidR="003A105F" w:rsidRPr="003A105F">
        <w:rPr>
          <w:bCs/>
          <w:noProof/>
        </w:rPr>
        <w:t>(Fowler et al., 2015; Healy, 2003; McKee, 1989)</w:t>
      </w:r>
      <w:ins w:id="134" w:author="Parks, Robbie M" w:date="2018-06-19T12:32:00Z">
        <w:r w:rsidR="003A105F">
          <w:rPr>
            <w:bCs/>
          </w:rPr>
          <w:fldChar w:fldCharType="end"/>
        </w:r>
      </w:ins>
    </w:p>
    <w:p w14:paraId="435A1B9D" w14:textId="77777777" w:rsidR="002E2D66" w:rsidRDefault="002E2D66" w:rsidP="0003425D">
      <w:pPr>
        <w:rPr>
          <w:ins w:id="135" w:author="Parks, Robbie M" w:date="2018-06-19T12:29:00Z"/>
          <w:bCs/>
        </w:rPr>
      </w:pPr>
    </w:p>
    <w:p w14:paraId="7C6556B2" w14:textId="4ECECDFD" w:rsidR="0003425D" w:rsidRDefault="001E650C" w:rsidP="0003425D">
      <w:pPr>
        <w:rPr>
          <w:bCs/>
        </w:rPr>
      </w:pPr>
      <w:ins w:id="136" w:author="Parks, Robbie M" w:date="2018-07-04T15:13:00Z">
        <w:r>
          <w:rPr>
            <w:bCs/>
          </w:rPr>
          <w:t xml:space="preserve">We have also carried out the analysis using mean annual </w:t>
        </w:r>
      </w:ins>
      <w:ins w:id="137" w:author="Parks, Robbie M" w:date="2018-07-04T15:14:00Z">
        <w:r>
          <w:rPr>
            <w:bCs/>
          </w:rPr>
          <w:t>temperature</w:t>
        </w:r>
      </w:ins>
      <w:ins w:id="138" w:author="Parks, Robbie M" w:date="2018-07-04T15:13:00Z">
        <w:r>
          <w:rPr>
            <w:bCs/>
          </w:rPr>
          <w:t>, in addition to temperature range. There is also no clear relationship for the USA, in contrast with European studies</w:t>
        </w:r>
      </w:ins>
      <w:ins w:id="139" w:author="Parks, Robbie M" w:date="2018-06-19T12:30:00Z">
        <w:r w:rsidR="00F37861">
          <w:rPr>
            <w:bCs/>
          </w:rPr>
          <w:t>.</w:t>
        </w:r>
      </w:ins>
      <w:ins w:id="140" w:author="Parks, Robbie M" w:date="2018-07-03T12:58:00Z">
        <w:r w:rsidR="003F2AFA">
          <w:rPr>
            <w:bCs/>
          </w:rPr>
          <w:t xml:space="preserve"> We have made that clear in the manuscript on P. XX</w:t>
        </w:r>
      </w:ins>
      <w:ins w:id="141" w:author="Parks, Robbie M" w:date="2018-07-04T17:15:00Z">
        <w:r w:rsidR="009B31C1">
          <w:rPr>
            <w:bCs/>
          </w:rPr>
          <w:t>, and provi</w:t>
        </w:r>
        <w:r w:rsidR="001501F3">
          <w:rPr>
            <w:bCs/>
          </w:rPr>
          <w:t>de an additional panel with</w:t>
        </w:r>
        <w:r w:rsidR="009B31C1">
          <w:rPr>
            <w:bCs/>
          </w:rPr>
          <w:t xml:space="preserve"> annual </w:t>
        </w:r>
      </w:ins>
      <w:ins w:id="142" w:author="Parks, Robbie M" w:date="2018-07-04T17:16:00Z">
        <w:r w:rsidR="009B31C1">
          <w:rPr>
            <w:bCs/>
          </w:rPr>
          <w:t>temperature for comparison</w:t>
        </w:r>
      </w:ins>
      <w:ins w:id="143" w:author="Parks, Robbie M" w:date="2018-07-03T12:58:00Z">
        <w:r w:rsidR="003F2AFA">
          <w:rPr>
            <w:bCs/>
          </w:rPr>
          <w:t>.</w:t>
        </w:r>
      </w:ins>
    </w:p>
    <w:p w14:paraId="0F878EA6" w14:textId="77777777" w:rsidR="006D1920" w:rsidRPr="00D02BB5" w:rsidRDefault="006D1920" w:rsidP="00E61AB2">
      <w:pPr>
        <w:rPr>
          <w:bCs/>
        </w:rPr>
      </w:pPr>
    </w:p>
    <w:p w14:paraId="7CC183C7" w14:textId="3F8E77AD" w:rsidR="006D1920" w:rsidRDefault="00D02BB5" w:rsidP="00E61AB2">
      <w:pPr>
        <w:rPr>
          <w:ins w:id="144" w:author="Parks, Robbie M" w:date="2018-06-20T10:34:00Z"/>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bookmarkStart w:id="145" w:name="_GoBack"/>
      <w:bookmarkEnd w:id="145"/>
    </w:p>
    <w:p w14:paraId="154E6DC5" w14:textId="77777777" w:rsidR="006933C7" w:rsidRDefault="006933C7" w:rsidP="00E61AB2">
      <w:pPr>
        <w:rPr>
          <w:ins w:id="146" w:author="Parks, Robbie M" w:date="2018-06-20T10:34:00Z"/>
          <w:b/>
          <w:bCs/>
        </w:rPr>
      </w:pPr>
    </w:p>
    <w:p w14:paraId="0EA26DC6" w14:textId="6D24952D" w:rsidR="006933C7" w:rsidRPr="006933C7" w:rsidRDefault="006933C7" w:rsidP="00E61AB2">
      <w:pPr>
        <w:rPr>
          <w:bCs/>
        </w:rPr>
      </w:pPr>
      <w:ins w:id="147" w:author="Parks, Robbie M" w:date="2018-06-20T10:34:00Z">
        <w:r>
          <w:rPr>
            <w:bCs/>
          </w:rPr>
          <w:t>…</w:t>
        </w:r>
      </w:ins>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ins w:id="148" w:author="Parks, Robbie M" w:date="2018-06-20T10:34:00Z"/>
          <w:b/>
          <w:bCs/>
        </w:rPr>
      </w:pPr>
      <w:r w:rsidRPr="006D1920">
        <w:rPr>
          <w:b/>
          <w:bCs/>
        </w:rPr>
        <w:t>There are various grammatical issues in the manuscript, it could benefit from a further proof reading.</w:t>
      </w:r>
    </w:p>
    <w:p w14:paraId="2277DBA5" w14:textId="77777777" w:rsidR="00D779EA" w:rsidRDefault="00D779EA" w:rsidP="00E61AB2">
      <w:pPr>
        <w:rPr>
          <w:ins w:id="149" w:author="Parks, Robbie M" w:date="2018-06-20T10:34:00Z"/>
          <w:b/>
          <w:bCs/>
        </w:rPr>
      </w:pPr>
    </w:p>
    <w:p w14:paraId="5E5FB808" w14:textId="48197884" w:rsidR="00D02BB5" w:rsidRPr="00CD148A" w:rsidRDefault="00161467" w:rsidP="00E61AB2">
      <w:pPr>
        <w:rPr>
          <w:bCs/>
        </w:rPr>
      </w:pPr>
      <w:ins w:id="150" w:author="Parks, Robbie M" w:date="2018-06-20T10:34:00Z">
        <w:r>
          <w:rPr>
            <w:bCs/>
          </w:rPr>
          <w:lastRenderedPageBreak/>
          <w:t>Fair comment and w</w:t>
        </w:r>
        <w:r w:rsidR="00D779EA">
          <w:rPr>
            <w:bCs/>
          </w:rPr>
          <w:t>e have made a further proof reading.</w:t>
        </w:r>
      </w:ins>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w:t>
      </w:r>
      <w:proofErr w:type="gramStart"/>
      <w:r w:rsidRPr="006D1920">
        <w:rPr>
          <w:b/>
          <w:bCs/>
        </w:rPr>
        <w:t>example</w:t>
      </w:r>
      <w:proofErr w:type="gramEnd"/>
      <w:r w:rsidRPr="006D1920">
        <w:rPr>
          <w:b/>
          <w:bCs/>
        </w:rPr>
        <w:t xml:space="preserv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E61AB2">
      <w:pPr>
        <w:rPr>
          <w:bCs/>
        </w:rPr>
      </w:pPr>
      <w:r>
        <w:rPr>
          <w:bCs/>
        </w:rPr>
        <w:t xml:space="preserve">We have reworded for clarity (P. </w:t>
      </w:r>
      <w:ins w:id="151" w:author="Parks, Robbie M" w:date="2018-06-20T10:22:00Z">
        <w:r w:rsidR="007F3884">
          <w:rPr>
            <w:bCs/>
          </w:rPr>
          <w:t>XX</w:t>
        </w:r>
      </w:ins>
      <w:r>
        <w:rPr>
          <w:bCs/>
        </w:rPr>
        <w:t>).</w:t>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E61AB2">
      <w:pPr>
        <w:jc w:val="left"/>
        <w:rPr>
          <w:bCs/>
        </w:rPr>
      </w:pPr>
      <w:r>
        <w:rPr>
          <w:bCs/>
        </w:rPr>
        <w:t xml:space="preserve">We have reworded as suggested (P. </w:t>
      </w:r>
      <w:proofErr w:type="gramStart"/>
      <w:ins w:id="152" w:author="Parks, Robbie M" w:date="2018-06-20T10:32:00Z">
        <w:r w:rsidR="007F3884">
          <w:rPr>
            <w:bCs/>
          </w:rPr>
          <w:t>XX</w:t>
        </w:r>
        <w:r w:rsidR="00D97DDE">
          <w:rPr>
            <w:bCs/>
          </w:rPr>
          <w:t>,</w:t>
        </w:r>
      </w:ins>
      <w:ins w:id="153" w:author="Parks, Robbie M" w:date="2018-07-03T12:48:00Z">
        <w:r w:rsidR="007F3884">
          <w:rPr>
            <w:bCs/>
          </w:rPr>
          <w:t>XX</w:t>
        </w:r>
      </w:ins>
      <w:proofErr w:type="gramEnd"/>
      <w:r>
        <w:rPr>
          <w:bCs/>
        </w:rPr>
        <w:t>).</w:t>
      </w:r>
    </w:p>
    <w:p w14:paraId="70A295BB" w14:textId="77777777" w:rsidR="007E0D70" w:rsidRDefault="007E0D70" w:rsidP="00E61AB2">
      <w:pPr>
        <w:jc w:val="left"/>
        <w:rPr>
          <w:bCs/>
        </w:rPr>
      </w:pPr>
    </w:p>
    <w:p w14:paraId="334BA964" w14:textId="77777777" w:rsidR="007E0D70" w:rsidRPr="00DE63FA" w:rsidRDefault="007E0D70" w:rsidP="00E61AB2">
      <w:pPr>
        <w:jc w:val="left"/>
        <w:rPr>
          <w:b/>
          <w:bCs/>
        </w:rPr>
      </w:pPr>
      <w:r w:rsidRPr="00DE63FA">
        <w:rPr>
          <w:b/>
          <w:bCs/>
        </w:rPr>
        <w:t>Additional revisions</w:t>
      </w:r>
    </w:p>
    <w:p w14:paraId="500987D1" w14:textId="2C25D33A"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for 2014 through </w:t>
      </w:r>
      <w:r>
        <w:rPr>
          <w:bCs/>
        </w:rPr>
        <w:t>2016.</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006210B2" w14:textId="71E7E2C5" w:rsidR="00766448" w:rsidRPr="00766448" w:rsidRDefault="008338F8" w:rsidP="00766448">
      <w:pPr>
        <w:widowControl w:val="0"/>
        <w:autoSpaceDE w:val="0"/>
        <w:autoSpaceDN w:val="0"/>
        <w:adjustRightInd w:val="0"/>
        <w:ind w:left="480" w:hanging="480"/>
        <w:rPr>
          <w:rFonts w:eastAsia="Times New Roman" w:cs="Arial"/>
          <w:noProof/>
        </w:rPr>
      </w:pPr>
      <w:ins w:id="154" w:author="Parks, Robbie M" w:date="2018-06-19T10:09:00Z">
        <w:r>
          <w:rPr>
            <w:bCs/>
          </w:rPr>
          <w:fldChar w:fldCharType="begin" w:fldLock="1"/>
        </w:r>
        <w:r>
          <w:rPr>
            <w:bCs/>
          </w:rPr>
          <w:instrText xml:space="preserve">ADDIN Mendeley Bibliography CSL_BIBLIOGRAPHY </w:instrText>
        </w:r>
      </w:ins>
      <w:r>
        <w:rPr>
          <w:bCs/>
        </w:rPr>
        <w:fldChar w:fldCharType="separate"/>
      </w:r>
      <w:r w:rsidR="00766448" w:rsidRPr="00766448">
        <w:rPr>
          <w:rFonts w:eastAsia="Times New Roman" w:cs="Arial"/>
          <w:noProof/>
        </w:rPr>
        <w:t xml:space="preserve">Basu, R. (2009). High ambient temperature and mortality: A review of epidemiologic studies from 2001 to 2008. </w:t>
      </w:r>
      <w:r w:rsidR="00766448" w:rsidRPr="00766448">
        <w:rPr>
          <w:rFonts w:eastAsia="Times New Roman" w:cs="Arial"/>
          <w:i/>
          <w:iCs/>
          <w:noProof/>
        </w:rPr>
        <w:t>Environmental Health: A Global Access Science Source</w:t>
      </w:r>
      <w:r w:rsidR="00766448" w:rsidRPr="00766448">
        <w:rPr>
          <w:rFonts w:eastAsia="Times New Roman" w:cs="Arial"/>
          <w:noProof/>
        </w:rPr>
        <w:t>. https://doi.org/10.1186/1476-069X-8-40</w:t>
      </w:r>
    </w:p>
    <w:p w14:paraId="4D273E60"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Basu, R., Dominici, F., &amp; Samet, J. M. (2005). Temperature and mortality among the elderly in the United States: a comparison of epidemiologic methods. </w:t>
      </w:r>
      <w:r w:rsidRPr="00766448">
        <w:rPr>
          <w:rFonts w:eastAsia="Times New Roman" w:cs="Arial"/>
          <w:i/>
          <w:iCs/>
          <w:noProof/>
        </w:rPr>
        <w:t>Epidemiology</w:t>
      </w:r>
      <w:r w:rsidRPr="00766448">
        <w:rPr>
          <w:rFonts w:eastAsia="Times New Roman" w:cs="Arial"/>
          <w:noProof/>
        </w:rPr>
        <w:t xml:space="preserve">, </w:t>
      </w:r>
      <w:r w:rsidRPr="00766448">
        <w:rPr>
          <w:rFonts w:eastAsia="Times New Roman" w:cs="Arial"/>
          <w:i/>
          <w:iCs/>
          <w:noProof/>
        </w:rPr>
        <w:t>16</w:t>
      </w:r>
      <w:r w:rsidRPr="00766448">
        <w:rPr>
          <w:rFonts w:eastAsia="Times New Roman" w:cs="Arial"/>
          <w:noProof/>
        </w:rPr>
        <w:t>(1), 58–66. https://doi.org/00001648-200501000-00009 [pii]</w:t>
      </w:r>
    </w:p>
    <w:p w14:paraId="7590CE2D"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Basu, R., &amp; Samet, J. M. (2002). Relation between elevated ambient temperature and mortality: A review of the epidemiologic evidence. </w:t>
      </w:r>
      <w:r w:rsidRPr="00766448">
        <w:rPr>
          <w:rFonts w:eastAsia="Times New Roman" w:cs="Arial"/>
          <w:i/>
          <w:iCs/>
          <w:noProof/>
        </w:rPr>
        <w:t>Epidemiologic Reviews</w:t>
      </w:r>
      <w:r w:rsidRPr="00766448">
        <w:rPr>
          <w:rFonts w:eastAsia="Times New Roman" w:cs="Arial"/>
          <w:noProof/>
        </w:rPr>
        <w:t>. https://doi.org/10.1093/epirev/mxf007</w:t>
      </w:r>
    </w:p>
    <w:p w14:paraId="4F4292C0"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Bennett, J. E., Blangiardo, M., Fecht, D., Elliott, P., &amp; Ezzati, M. (2014). Vulnerability to the mortality effects of warm temperature in the districts of England and Wales. </w:t>
      </w:r>
      <w:r w:rsidRPr="00766448">
        <w:rPr>
          <w:rFonts w:eastAsia="Times New Roman" w:cs="Arial"/>
          <w:i/>
          <w:iCs/>
          <w:noProof/>
        </w:rPr>
        <w:t>Nature Climate Change</w:t>
      </w:r>
      <w:r w:rsidRPr="00766448">
        <w:rPr>
          <w:rFonts w:eastAsia="Times New Roman" w:cs="Arial"/>
          <w:noProof/>
        </w:rPr>
        <w:t xml:space="preserve">, </w:t>
      </w:r>
      <w:r w:rsidRPr="00766448">
        <w:rPr>
          <w:rFonts w:eastAsia="Times New Roman" w:cs="Arial"/>
          <w:i/>
          <w:iCs/>
          <w:noProof/>
        </w:rPr>
        <w:t>4</w:t>
      </w:r>
      <w:r w:rsidRPr="00766448">
        <w:rPr>
          <w:rFonts w:eastAsia="Times New Roman" w:cs="Arial"/>
          <w:noProof/>
        </w:rPr>
        <w:t>(4), 269–273. https://doi.org/10.1038/nclimate2123</w:t>
      </w:r>
    </w:p>
    <w:p w14:paraId="4804BA13"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Braga, A. L. F., Zanobetti, A., &amp; Schwartz, J. (2002). The effect of weather on respiratory and cardiovascular deaths in 12 U.S. cities. </w:t>
      </w:r>
      <w:r w:rsidRPr="00766448">
        <w:rPr>
          <w:rFonts w:eastAsia="Times New Roman" w:cs="Arial"/>
          <w:i/>
          <w:iCs/>
          <w:noProof/>
        </w:rPr>
        <w:t>Environmental Health Perspectives</w:t>
      </w:r>
      <w:r w:rsidRPr="00766448">
        <w:rPr>
          <w:rFonts w:eastAsia="Times New Roman" w:cs="Arial"/>
          <w:noProof/>
        </w:rPr>
        <w:t xml:space="preserve">, </w:t>
      </w:r>
      <w:r w:rsidRPr="00766448">
        <w:rPr>
          <w:rFonts w:eastAsia="Times New Roman" w:cs="Arial"/>
          <w:i/>
          <w:iCs/>
          <w:noProof/>
        </w:rPr>
        <w:t>110</w:t>
      </w:r>
      <w:r w:rsidRPr="00766448">
        <w:rPr>
          <w:rFonts w:eastAsia="Times New Roman" w:cs="Arial"/>
          <w:noProof/>
        </w:rPr>
        <w:t>(9), 859–863. https://doi.org/10.1289/ehp.02110859</w:t>
      </w:r>
    </w:p>
    <w:p w14:paraId="78633B13"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Curriero, F. C., Heiner, K. S., Samet, J. M., Zeger, S. L., Strug, L., &amp; Patz, J. A. (2002). Temperature and mortality in 11 cities of the eastern United States. </w:t>
      </w:r>
      <w:r w:rsidRPr="00766448">
        <w:rPr>
          <w:rFonts w:eastAsia="Times New Roman" w:cs="Arial"/>
          <w:i/>
          <w:iCs/>
          <w:noProof/>
        </w:rPr>
        <w:t>American Journal of Epidemiology</w:t>
      </w:r>
      <w:r w:rsidRPr="00766448">
        <w:rPr>
          <w:rFonts w:eastAsia="Times New Roman" w:cs="Arial"/>
          <w:noProof/>
        </w:rPr>
        <w:t xml:space="preserve">, </w:t>
      </w:r>
      <w:r w:rsidRPr="00766448">
        <w:rPr>
          <w:rFonts w:eastAsia="Times New Roman" w:cs="Arial"/>
          <w:i/>
          <w:iCs/>
          <w:noProof/>
        </w:rPr>
        <w:t>155</w:t>
      </w:r>
      <w:r w:rsidRPr="00766448">
        <w:rPr>
          <w:rFonts w:eastAsia="Times New Roman" w:cs="Arial"/>
          <w:noProof/>
        </w:rPr>
        <w:t>(1), 80–87. https://doi.org/10.1093/aje/155.1.80</w:t>
      </w:r>
    </w:p>
    <w:p w14:paraId="11DE2F62"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Dockery, D. W., Pope, C. A., Xu, X., Spengler, J. D., Ware, J. H., Fay, M. E., … Speizer, F. E. (1993). An association between air pollution and mortality in six U.S. cities. </w:t>
      </w:r>
      <w:r w:rsidRPr="00766448">
        <w:rPr>
          <w:rFonts w:eastAsia="Times New Roman" w:cs="Arial"/>
          <w:i/>
          <w:iCs/>
          <w:noProof/>
        </w:rPr>
        <w:t>The New England Journal of Medicine</w:t>
      </w:r>
      <w:r w:rsidRPr="00766448">
        <w:rPr>
          <w:rFonts w:eastAsia="Times New Roman" w:cs="Arial"/>
          <w:noProof/>
        </w:rPr>
        <w:t xml:space="preserve">, </w:t>
      </w:r>
      <w:r w:rsidRPr="00766448">
        <w:rPr>
          <w:rFonts w:eastAsia="Times New Roman" w:cs="Arial"/>
          <w:i/>
          <w:iCs/>
          <w:noProof/>
        </w:rPr>
        <w:t>329</w:t>
      </w:r>
      <w:r w:rsidRPr="00766448">
        <w:rPr>
          <w:rFonts w:eastAsia="Times New Roman" w:cs="Arial"/>
          <w:noProof/>
        </w:rPr>
        <w:t>(24), 1753–9. https://doi.org/10.1056/NEJM199312093292401</w:t>
      </w:r>
    </w:p>
    <w:p w14:paraId="13CC703C"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Fowler, T., Southgate, R. J., Waite, T., Harrell, R., Kovats, S., Bone, A., … Murray, V. (2015). Excess winter deaths in Europe: A multi-country descriptive analysis. </w:t>
      </w:r>
      <w:r w:rsidRPr="00766448">
        <w:rPr>
          <w:rFonts w:eastAsia="Times New Roman" w:cs="Arial"/>
          <w:i/>
          <w:iCs/>
          <w:noProof/>
        </w:rPr>
        <w:t>European Journal of Public Health</w:t>
      </w:r>
      <w:r w:rsidRPr="00766448">
        <w:rPr>
          <w:rFonts w:eastAsia="Times New Roman" w:cs="Arial"/>
          <w:noProof/>
        </w:rPr>
        <w:t xml:space="preserve">, </w:t>
      </w:r>
      <w:r w:rsidRPr="00766448">
        <w:rPr>
          <w:rFonts w:eastAsia="Times New Roman" w:cs="Arial"/>
          <w:i/>
          <w:iCs/>
          <w:noProof/>
        </w:rPr>
        <w:t>25</w:t>
      </w:r>
      <w:r w:rsidRPr="00766448">
        <w:rPr>
          <w:rFonts w:eastAsia="Times New Roman" w:cs="Arial"/>
          <w:noProof/>
        </w:rPr>
        <w:t>(2), 339–345. https://doi.org/10.1093/eurpub/cku073</w:t>
      </w:r>
    </w:p>
    <w:p w14:paraId="24FA7907"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66448">
        <w:rPr>
          <w:rFonts w:eastAsia="Times New Roman" w:cs="Arial"/>
          <w:i/>
          <w:iCs/>
          <w:noProof/>
        </w:rPr>
        <w:t>The Lancet</w:t>
      </w:r>
      <w:r w:rsidRPr="00766448">
        <w:rPr>
          <w:rFonts w:eastAsia="Times New Roman" w:cs="Arial"/>
          <w:noProof/>
        </w:rPr>
        <w:t xml:space="preserve">, </w:t>
      </w:r>
      <w:r w:rsidRPr="00766448">
        <w:rPr>
          <w:rFonts w:eastAsia="Times New Roman" w:cs="Arial"/>
          <w:i/>
          <w:iCs/>
          <w:noProof/>
        </w:rPr>
        <w:t>386</w:t>
      </w:r>
      <w:r w:rsidRPr="00766448">
        <w:rPr>
          <w:rFonts w:eastAsia="Times New Roman" w:cs="Arial"/>
          <w:noProof/>
        </w:rPr>
        <w:t>(9991), 369–375. https://doi.org/10.1016/S0140-6736(14)62114-0</w:t>
      </w:r>
    </w:p>
    <w:p w14:paraId="3801C31B"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Grenfell, B. T., Bjørnstad, O. N., &amp; Kappey, J. (2001). Travelling waves and spatial hierarchies in measles epidemics. </w:t>
      </w:r>
      <w:r w:rsidRPr="00766448">
        <w:rPr>
          <w:rFonts w:eastAsia="Times New Roman" w:cs="Arial"/>
          <w:i/>
          <w:iCs/>
          <w:noProof/>
        </w:rPr>
        <w:t>Nature</w:t>
      </w:r>
      <w:r w:rsidRPr="00766448">
        <w:rPr>
          <w:rFonts w:eastAsia="Times New Roman" w:cs="Arial"/>
          <w:noProof/>
        </w:rPr>
        <w:t xml:space="preserve">, </w:t>
      </w:r>
      <w:r w:rsidRPr="00766448">
        <w:rPr>
          <w:rFonts w:eastAsia="Times New Roman" w:cs="Arial"/>
          <w:i/>
          <w:iCs/>
          <w:noProof/>
        </w:rPr>
        <w:t>414</w:t>
      </w:r>
      <w:r w:rsidRPr="00766448">
        <w:rPr>
          <w:rFonts w:eastAsia="Times New Roman" w:cs="Arial"/>
          <w:noProof/>
        </w:rPr>
        <w:t>(6865), 716–723. https://doi.org/10.1038/414716a</w:t>
      </w:r>
    </w:p>
    <w:p w14:paraId="36A6BA2D"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Healy, J. D. (2003). Excess winter mortality in Europe: A cross country analysis identifying key risk factors. </w:t>
      </w:r>
      <w:r w:rsidRPr="00766448">
        <w:rPr>
          <w:rFonts w:eastAsia="Times New Roman" w:cs="Arial"/>
          <w:i/>
          <w:iCs/>
          <w:noProof/>
        </w:rPr>
        <w:t>Journal of Epidemiology and Community Health</w:t>
      </w:r>
      <w:r w:rsidRPr="00766448">
        <w:rPr>
          <w:rFonts w:eastAsia="Times New Roman" w:cs="Arial"/>
          <w:noProof/>
        </w:rPr>
        <w:t xml:space="preserve">, </w:t>
      </w:r>
      <w:r w:rsidRPr="00766448">
        <w:rPr>
          <w:rFonts w:eastAsia="Times New Roman" w:cs="Arial"/>
          <w:i/>
          <w:iCs/>
          <w:noProof/>
        </w:rPr>
        <w:t>57</w:t>
      </w:r>
      <w:r w:rsidRPr="00766448">
        <w:rPr>
          <w:rFonts w:eastAsia="Times New Roman" w:cs="Arial"/>
          <w:noProof/>
        </w:rPr>
        <w:t>(10), 784–789. https://doi.org/10.1136/jech.57.10.784</w:t>
      </w:r>
    </w:p>
    <w:p w14:paraId="3541223F"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Hoek, G., Krishnan, R. M., Beelen, R., Peters, A., Ostro, B., Brunekreef, B., &amp; Kaufman, J. D. (2013). Long-term air pollution exposure and cardio- respiratory mortality: a review. </w:t>
      </w:r>
      <w:r w:rsidRPr="00766448">
        <w:rPr>
          <w:rFonts w:eastAsia="Times New Roman" w:cs="Arial"/>
          <w:i/>
          <w:iCs/>
          <w:noProof/>
        </w:rPr>
        <w:t>Environmental Health</w:t>
      </w:r>
      <w:r w:rsidRPr="00766448">
        <w:rPr>
          <w:rFonts w:eastAsia="Times New Roman" w:cs="Arial"/>
          <w:noProof/>
        </w:rPr>
        <w:t xml:space="preserve">, </w:t>
      </w:r>
      <w:r w:rsidRPr="00766448">
        <w:rPr>
          <w:rFonts w:eastAsia="Times New Roman" w:cs="Arial"/>
          <w:i/>
          <w:iCs/>
          <w:noProof/>
        </w:rPr>
        <w:t>12</w:t>
      </w:r>
      <w:r w:rsidRPr="00766448">
        <w:rPr>
          <w:rFonts w:eastAsia="Times New Roman" w:cs="Arial"/>
          <w:noProof/>
        </w:rPr>
        <w:t>(1), 43. https://doi.org/10.1186/1476-069X-12-43</w:t>
      </w:r>
    </w:p>
    <w:p w14:paraId="1ECB92D2"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McKee, C. M. (1989). Deaths in winter: Can Britain learn from Europe? </w:t>
      </w:r>
      <w:r w:rsidRPr="00766448">
        <w:rPr>
          <w:rFonts w:eastAsia="Times New Roman" w:cs="Arial"/>
          <w:i/>
          <w:iCs/>
          <w:noProof/>
        </w:rPr>
        <w:t>European Journal of Epidemiology</w:t>
      </w:r>
      <w:r w:rsidRPr="00766448">
        <w:rPr>
          <w:rFonts w:eastAsia="Times New Roman" w:cs="Arial"/>
          <w:noProof/>
        </w:rPr>
        <w:t xml:space="preserve">, </w:t>
      </w:r>
      <w:r w:rsidRPr="00766448">
        <w:rPr>
          <w:rFonts w:eastAsia="Times New Roman" w:cs="Arial"/>
          <w:i/>
          <w:iCs/>
          <w:noProof/>
        </w:rPr>
        <w:t>5</w:t>
      </w:r>
      <w:r w:rsidRPr="00766448">
        <w:rPr>
          <w:rFonts w:eastAsia="Times New Roman" w:cs="Arial"/>
          <w:noProof/>
        </w:rPr>
        <w:t>(2), 178–182. https://doi.org/10.1007/BF00156826</w:t>
      </w:r>
    </w:p>
    <w:p w14:paraId="02CC4428"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Moy, C. M., Seltzer, G. O., Rodbell, D. T., &amp; Anderson, D. M. (2002). Variability of El Niño/Southern Oscillation activity at millennial timescales during the Holocene epoch. </w:t>
      </w:r>
      <w:r w:rsidRPr="00766448">
        <w:rPr>
          <w:rFonts w:eastAsia="Times New Roman" w:cs="Arial"/>
          <w:i/>
          <w:iCs/>
          <w:noProof/>
        </w:rPr>
        <w:t>Nature</w:t>
      </w:r>
      <w:r w:rsidRPr="00766448">
        <w:rPr>
          <w:rFonts w:eastAsia="Times New Roman" w:cs="Arial"/>
          <w:noProof/>
        </w:rPr>
        <w:t xml:space="preserve">, </w:t>
      </w:r>
      <w:r w:rsidRPr="00766448">
        <w:rPr>
          <w:rFonts w:eastAsia="Times New Roman" w:cs="Arial"/>
          <w:i/>
          <w:iCs/>
          <w:noProof/>
        </w:rPr>
        <w:t>420</w:t>
      </w:r>
      <w:r w:rsidRPr="00766448">
        <w:rPr>
          <w:rFonts w:eastAsia="Times New Roman" w:cs="Arial"/>
          <w:noProof/>
        </w:rPr>
        <w:t>(6912), 162–165. https://doi.org/10.1038/nature01194</w:t>
      </w:r>
    </w:p>
    <w:p w14:paraId="715F590B" w14:textId="77777777" w:rsidR="00766448" w:rsidRPr="00766448" w:rsidRDefault="00766448" w:rsidP="00766448">
      <w:pPr>
        <w:widowControl w:val="0"/>
        <w:autoSpaceDE w:val="0"/>
        <w:autoSpaceDN w:val="0"/>
        <w:adjustRightInd w:val="0"/>
        <w:ind w:left="480" w:hanging="480"/>
        <w:rPr>
          <w:rFonts w:cs="Arial"/>
          <w:noProof/>
        </w:rPr>
      </w:pPr>
      <w:r w:rsidRPr="00766448">
        <w:rPr>
          <w:rFonts w:eastAsia="Times New Roman" w:cs="Arial"/>
          <w:noProof/>
        </w:rPr>
        <w:t xml:space="preserve">Pope, C. A., Burnett, R. T., Thun, M. J., Calle, E. E., Krewski, D., Ito, K., &amp; Thurston, G. D. (2002). Lung cancer, cardiopulmonary mortality, and long-term exposure to fine particulate air pollution. </w:t>
      </w:r>
      <w:r w:rsidRPr="00766448">
        <w:rPr>
          <w:rFonts w:eastAsia="Times New Roman" w:cs="Arial"/>
          <w:i/>
          <w:iCs/>
          <w:noProof/>
        </w:rPr>
        <w:t>JAMA</w:t>
      </w:r>
      <w:r w:rsidRPr="00766448">
        <w:rPr>
          <w:rFonts w:eastAsia="Times New Roman" w:cs="Arial"/>
          <w:noProof/>
        </w:rPr>
        <w:t xml:space="preserve">, </w:t>
      </w:r>
      <w:r w:rsidRPr="00766448">
        <w:rPr>
          <w:rFonts w:eastAsia="Times New Roman" w:cs="Arial"/>
          <w:i/>
          <w:iCs/>
          <w:noProof/>
        </w:rPr>
        <w:t>287</w:t>
      </w:r>
      <w:r w:rsidRPr="00766448">
        <w:rPr>
          <w:rFonts w:eastAsia="Times New Roman" w:cs="Arial"/>
          <w:noProof/>
        </w:rPr>
        <w:t>(9), 1132–1141. https://doi.org/joc11435 [pii]</w:t>
      </w:r>
    </w:p>
    <w:p w14:paraId="094A715E" w14:textId="2E31CA43" w:rsidR="00B11CF3" w:rsidRDefault="008338F8" w:rsidP="00766448">
      <w:pPr>
        <w:widowControl w:val="0"/>
        <w:autoSpaceDE w:val="0"/>
        <w:autoSpaceDN w:val="0"/>
        <w:adjustRightInd w:val="0"/>
        <w:ind w:left="480" w:hanging="480"/>
        <w:rPr>
          <w:bCs/>
        </w:rPr>
      </w:pPr>
      <w:ins w:id="155" w:author="Parks, Robbie M" w:date="2018-06-19T10:09:00Z">
        <w:r>
          <w:rPr>
            <w:bCs/>
          </w:rPr>
          <w:fldChar w:fldCharType="end"/>
        </w:r>
      </w:ins>
    </w:p>
    <w:p w14:paraId="4EAA7E9B" w14:textId="679DB2BE"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jid" w:date="2018-06-26T13:04:00Z" w:initials="M">
    <w:p w14:paraId="4E2912C0" w14:textId="46F7C56C" w:rsidR="00EA4A0E" w:rsidRDefault="00EA4A0E">
      <w:pPr>
        <w:pStyle w:val="CommentText"/>
      </w:pPr>
      <w:r>
        <w:rPr>
          <w:rStyle w:val="CommentReference"/>
        </w:rPr>
        <w:annotationRef/>
      </w:r>
      <w:r>
        <w:t>to do based on our discussion; discuss again as needed (also perhaps discuss with RT)</w:t>
      </w:r>
    </w:p>
  </w:comment>
  <w:comment w:id="1" w:author="Parks, Robbie M" w:date="2018-07-04T17:00:00Z" w:initials="PRM">
    <w:p w14:paraId="778E6F0D" w14:textId="65D64B6A" w:rsidR="00B636A5" w:rsidRDefault="00B636A5">
      <w:pPr>
        <w:pStyle w:val="CommentText"/>
      </w:pPr>
      <w:r>
        <w:rPr>
          <w:rStyle w:val="CommentReference"/>
        </w:rPr>
        <w:annotationRef/>
      </w:r>
      <w:r>
        <w:t>Done currently in manuscript at bottom of page 8.</w:t>
      </w:r>
    </w:p>
  </w:comment>
  <w:comment w:id="3" w:author="Majid" w:date="2018-06-26T13:05:00Z" w:initials="M">
    <w:p w14:paraId="4D2B72BB" w14:textId="5654C4ED" w:rsidR="00EA4A0E" w:rsidRDefault="00EA4A0E">
      <w:pPr>
        <w:pStyle w:val="CommentText"/>
      </w:pPr>
      <w:r>
        <w:rPr>
          <w:rStyle w:val="CommentReference"/>
        </w:rPr>
        <w:annotationRef/>
      </w:r>
      <w:r>
        <w:t xml:space="preserve">let’s discuss citations for this. </w:t>
      </w:r>
    </w:p>
  </w:comment>
  <w:comment w:id="6" w:author="Majid" w:date="2018-06-26T13:10:00Z" w:initials="M">
    <w:p w14:paraId="2CD4E42F" w14:textId="6160934E" w:rsidR="00B06581" w:rsidRDefault="00B06581">
      <w:pPr>
        <w:pStyle w:val="CommentText"/>
      </w:pPr>
      <w:r>
        <w:rPr>
          <w:rStyle w:val="CommentReference"/>
        </w:rPr>
        <w:annotationRef/>
      </w:r>
      <w:r>
        <w:t>discuss how to use stuff like the Grenfell papers and El Nino + citation</w:t>
      </w:r>
    </w:p>
  </w:comment>
  <w:comment w:id="115" w:author="Ezzati, Majid" w:date="2018-06-26T22:09:00Z" w:initials="EM">
    <w:p w14:paraId="0DF4A0BE" w14:textId="248A11C3" w:rsidR="00831D8C" w:rsidRDefault="00831D8C">
      <w:pPr>
        <w:pStyle w:val="CommentText"/>
      </w:pPr>
      <w:r>
        <w:rPr>
          <w:rStyle w:val="CommentReference"/>
        </w:rPr>
        <w:annotationRef/>
      </w:r>
      <w:r>
        <w:t>See above and do throughout</w:t>
      </w:r>
    </w:p>
  </w:comment>
  <w:comment w:id="117" w:author="Ezzati, Majid" w:date="2018-06-10T07:43:00Z" w:initials="EM">
    <w:p w14:paraId="64D73916" w14:textId="3D308233" w:rsidR="006D1920" w:rsidRDefault="006D1920">
      <w:pPr>
        <w:pStyle w:val="CommentText"/>
      </w:pPr>
      <w:r>
        <w:rPr>
          <w:rStyle w:val="CommentReference"/>
        </w:rPr>
        <w:annotationRef/>
      </w:r>
      <w:r>
        <w:t>To discuss</w:t>
      </w:r>
    </w:p>
  </w:comment>
  <w:comment w:id="118" w:author="Parks, Robbie M" w:date="2018-06-20T10:21:00Z" w:initials="PRM">
    <w:p w14:paraId="2600CF00" w14:textId="7113BF47" w:rsidR="006A34F6" w:rsidRDefault="006A34F6">
      <w:pPr>
        <w:pStyle w:val="CommentText"/>
      </w:pPr>
      <w:r>
        <w:rPr>
          <w:rStyle w:val="CommentReference"/>
        </w:rPr>
        <w:annotationRef/>
      </w:r>
      <w:r w:rsidR="00196BFA">
        <w:t>A</w:t>
      </w:r>
      <w:r>
        <w:t>nswered below</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E2912C0" w15:done="0"/>
  <w15:commentEx w15:paraId="778E6F0D" w15:paraIdParent="4E2912C0" w15:done="0"/>
  <w15:commentEx w15:paraId="4D2B72BB" w15:done="0"/>
  <w15:commentEx w15:paraId="2CD4E42F" w15:done="0"/>
  <w15:commentEx w15:paraId="0DF4A0BE" w15:done="0"/>
  <w15:commentEx w15:paraId="64D73916" w15:done="0"/>
  <w15:commentEx w15:paraId="2600CF00" w15:paraIdParent="64D73916"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5A1B63" w14:textId="77777777" w:rsidR="00622139" w:rsidRDefault="00622139">
      <w:r>
        <w:separator/>
      </w:r>
    </w:p>
  </w:endnote>
  <w:endnote w:type="continuationSeparator" w:id="0">
    <w:p w14:paraId="20C8EEB2" w14:textId="77777777" w:rsidR="00622139" w:rsidRDefault="00622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289F736" w:rsidR="005530AF" w:rsidRDefault="005530AF">
    <w:pPr>
      <w:pStyle w:val="Footer"/>
      <w:jc w:val="right"/>
    </w:pPr>
    <w:r>
      <w:fldChar w:fldCharType="begin"/>
    </w:r>
    <w:r>
      <w:instrText xml:space="preserve"> PAGE   \* MERGEFORMAT </w:instrText>
    </w:r>
    <w:r>
      <w:fldChar w:fldCharType="separate"/>
    </w:r>
    <w:r w:rsidR="00272467">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FCE6F46" w:rsidR="005530AF" w:rsidRDefault="005530AF">
    <w:pPr>
      <w:pStyle w:val="Footer"/>
      <w:jc w:val="right"/>
    </w:pPr>
    <w:r>
      <w:fldChar w:fldCharType="begin"/>
    </w:r>
    <w:r>
      <w:instrText xml:space="preserve"> PAGE   \* MERGEFORMAT </w:instrText>
    </w:r>
    <w:r>
      <w:fldChar w:fldCharType="separate"/>
    </w:r>
    <w:r w:rsidR="00272467">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EEDA5F" w14:textId="77777777" w:rsidR="00622139" w:rsidRDefault="00622139">
      <w:r>
        <w:separator/>
      </w:r>
    </w:p>
  </w:footnote>
  <w:footnote w:type="continuationSeparator" w:id="0">
    <w:p w14:paraId="4B5D7123" w14:textId="77777777" w:rsidR="00622139" w:rsidRDefault="0062213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4"/>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6864"/>
    <w:rsid w:val="0000794B"/>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4C94"/>
    <w:rsid w:val="00085041"/>
    <w:rsid w:val="00086E7F"/>
    <w:rsid w:val="00087C9A"/>
    <w:rsid w:val="00090E06"/>
    <w:rsid w:val="0009101C"/>
    <w:rsid w:val="000931A3"/>
    <w:rsid w:val="00093B7C"/>
    <w:rsid w:val="0009647D"/>
    <w:rsid w:val="000A14BA"/>
    <w:rsid w:val="000A1A24"/>
    <w:rsid w:val="000A3852"/>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41E2"/>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01F3"/>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6BFA"/>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953"/>
    <w:rsid w:val="001F798F"/>
    <w:rsid w:val="0020003C"/>
    <w:rsid w:val="002041A9"/>
    <w:rsid w:val="00205AF4"/>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6F8"/>
    <w:rsid w:val="00257C71"/>
    <w:rsid w:val="0026293E"/>
    <w:rsid w:val="00262B01"/>
    <w:rsid w:val="00264445"/>
    <w:rsid w:val="00264D41"/>
    <w:rsid w:val="00266484"/>
    <w:rsid w:val="0026756F"/>
    <w:rsid w:val="002713A8"/>
    <w:rsid w:val="002722C5"/>
    <w:rsid w:val="00272467"/>
    <w:rsid w:val="00272833"/>
    <w:rsid w:val="00274528"/>
    <w:rsid w:val="00274B7A"/>
    <w:rsid w:val="00275B0A"/>
    <w:rsid w:val="00276EC5"/>
    <w:rsid w:val="0028008B"/>
    <w:rsid w:val="0028077B"/>
    <w:rsid w:val="00281C42"/>
    <w:rsid w:val="002869A7"/>
    <w:rsid w:val="00286E37"/>
    <w:rsid w:val="00287195"/>
    <w:rsid w:val="00290094"/>
    <w:rsid w:val="00291A37"/>
    <w:rsid w:val="0029448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252E"/>
    <w:rsid w:val="002D387D"/>
    <w:rsid w:val="002D4A87"/>
    <w:rsid w:val="002D5257"/>
    <w:rsid w:val="002D5C2F"/>
    <w:rsid w:val="002D5E92"/>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75B36"/>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2CE4"/>
    <w:rsid w:val="004C4B7A"/>
    <w:rsid w:val="004C7BB9"/>
    <w:rsid w:val="004D26D5"/>
    <w:rsid w:val="004D3C0A"/>
    <w:rsid w:val="004D4DF2"/>
    <w:rsid w:val="004E0219"/>
    <w:rsid w:val="004E06CF"/>
    <w:rsid w:val="004E1B43"/>
    <w:rsid w:val="004E25DB"/>
    <w:rsid w:val="004E288C"/>
    <w:rsid w:val="004E579A"/>
    <w:rsid w:val="004E6B04"/>
    <w:rsid w:val="004E7EC2"/>
    <w:rsid w:val="004F41BB"/>
    <w:rsid w:val="004F5471"/>
    <w:rsid w:val="0050038B"/>
    <w:rsid w:val="00501010"/>
    <w:rsid w:val="005014D1"/>
    <w:rsid w:val="005033D5"/>
    <w:rsid w:val="0050414B"/>
    <w:rsid w:val="00510DF8"/>
    <w:rsid w:val="00511B1C"/>
    <w:rsid w:val="005123A3"/>
    <w:rsid w:val="005145C7"/>
    <w:rsid w:val="00517058"/>
    <w:rsid w:val="00521001"/>
    <w:rsid w:val="00522DCB"/>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1017"/>
    <w:rsid w:val="005C13E1"/>
    <w:rsid w:val="005C152F"/>
    <w:rsid w:val="005C24B8"/>
    <w:rsid w:val="005C2C56"/>
    <w:rsid w:val="005C5995"/>
    <w:rsid w:val="005C6655"/>
    <w:rsid w:val="005C67E1"/>
    <w:rsid w:val="005C7685"/>
    <w:rsid w:val="005D144A"/>
    <w:rsid w:val="005D2376"/>
    <w:rsid w:val="005D242F"/>
    <w:rsid w:val="005D37C3"/>
    <w:rsid w:val="005D48DC"/>
    <w:rsid w:val="005D524A"/>
    <w:rsid w:val="005E019B"/>
    <w:rsid w:val="005E2376"/>
    <w:rsid w:val="005E3524"/>
    <w:rsid w:val="005E42F3"/>
    <w:rsid w:val="005E4BE2"/>
    <w:rsid w:val="005F05FD"/>
    <w:rsid w:val="005F18B1"/>
    <w:rsid w:val="005F4570"/>
    <w:rsid w:val="005F5659"/>
    <w:rsid w:val="005F5F6B"/>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7C2"/>
    <w:rsid w:val="00661819"/>
    <w:rsid w:val="00661992"/>
    <w:rsid w:val="00661DDB"/>
    <w:rsid w:val="00662BC7"/>
    <w:rsid w:val="00663A5C"/>
    <w:rsid w:val="006665F4"/>
    <w:rsid w:val="006679A0"/>
    <w:rsid w:val="00670657"/>
    <w:rsid w:val="00671197"/>
    <w:rsid w:val="00674742"/>
    <w:rsid w:val="00674991"/>
    <w:rsid w:val="00676A1C"/>
    <w:rsid w:val="00676A30"/>
    <w:rsid w:val="00676AE9"/>
    <w:rsid w:val="006777DB"/>
    <w:rsid w:val="00682048"/>
    <w:rsid w:val="006820F5"/>
    <w:rsid w:val="0068305E"/>
    <w:rsid w:val="006851F7"/>
    <w:rsid w:val="00686531"/>
    <w:rsid w:val="00686EE7"/>
    <w:rsid w:val="006933C7"/>
    <w:rsid w:val="0069429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0750E"/>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66448"/>
    <w:rsid w:val="007702FB"/>
    <w:rsid w:val="00772A7D"/>
    <w:rsid w:val="00772CEB"/>
    <w:rsid w:val="0077655F"/>
    <w:rsid w:val="00776B8B"/>
    <w:rsid w:val="00777B4F"/>
    <w:rsid w:val="007800F5"/>
    <w:rsid w:val="00780A7F"/>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B02"/>
    <w:rsid w:val="007D6D84"/>
    <w:rsid w:val="007E0D70"/>
    <w:rsid w:val="007E42F2"/>
    <w:rsid w:val="007E4B18"/>
    <w:rsid w:val="007E7069"/>
    <w:rsid w:val="007E7617"/>
    <w:rsid w:val="007E7F99"/>
    <w:rsid w:val="007F3884"/>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5C40"/>
    <w:rsid w:val="00851087"/>
    <w:rsid w:val="00851C57"/>
    <w:rsid w:val="00851E40"/>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31C1"/>
    <w:rsid w:val="009B4D43"/>
    <w:rsid w:val="009B5582"/>
    <w:rsid w:val="009B5B44"/>
    <w:rsid w:val="009B7D7D"/>
    <w:rsid w:val="009C0C87"/>
    <w:rsid w:val="009C0FF5"/>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49BF"/>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4C38"/>
    <w:rsid w:val="00A753B3"/>
    <w:rsid w:val="00A75DD9"/>
    <w:rsid w:val="00A77096"/>
    <w:rsid w:val="00A77ACE"/>
    <w:rsid w:val="00A8170C"/>
    <w:rsid w:val="00A81903"/>
    <w:rsid w:val="00A824AC"/>
    <w:rsid w:val="00A838F7"/>
    <w:rsid w:val="00A85CA0"/>
    <w:rsid w:val="00A86CAC"/>
    <w:rsid w:val="00A91694"/>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592F"/>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BFB"/>
    <w:rsid w:val="00B52FC6"/>
    <w:rsid w:val="00B54285"/>
    <w:rsid w:val="00B5646D"/>
    <w:rsid w:val="00B57D7A"/>
    <w:rsid w:val="00B604D4"/>
    <w:rsid w:val="00B60729"/>
    <w:rsid w:val="00B6281A"/>
    <w:rsid w:val="00B636A5"/>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6059"/>
    <w:rsid w:val="00BE7841"/>
    <w:rsid w:val="00BE7C76"/>
    <w:rsid w:val="00BF2BC7"/>
    <w:rsid w:val="00BF5A90"/>
    <w:rsid w:val="00BF65B7"/>
    <w:rsid w:val="00C006FF"/>
    <w:rsid w:val="00C010E4"/>
    <w:rsid w:val="00C01C62"/>
    <w:rsid w:val="00C02C48"/>
    <w:rsid w:val="00C059EF"/>
    <w:rsid w:val="00C06E0D"/>
    <w:rsid w:val="00C073BA"/>
    <w:rsid w:val="00C07823"/>
    <w:rsid w:val="00C10076"/>
    <w:rsid w:val="00C10DCB"/>
    <w:rsid w:val="00C113A8"/>
    <w:rsid w:val="00C1286A"/>
    <w:rsid w:val="00C13CB9"/>
    <w:rsid w:val="00C145DD"/>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ED7"/>
    <w:rsid w:val="00C4388A"/>
    <w:rsid w:val="00C4736B"/>
    <w:rsid w:val="00C47D67"/>
    <w:rsid w:val="00C5191F"/>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48A"/>
    <w:rsid w:val="00CD1932"/>
    <w:rsid w:val="00CD68E2"/>
    <w:rsid w:val="00CD71BB"/>
    <w:rsid w:val="00CE12E5"/>
    <w:rsid w:val="00CE16B3"/>
    <w:rsid w:val="00CE3BE7"/>
    <w:rsid w:val="00CE4EB1"/>
    <w:rsid w:val="00CE555B"/>
    <w:rsid w:val="00CE7344"/>
    <w:rsid w:val="00CF0A13"/>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0C27"/>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7DD9"/>
    <w:rsid w:val="00DE2300"/>
    <w:rsid w:val="00DE2ABF"/>
    <w:rsid w:val="00DE3F64"/>
    <w:rsid w:val="00DE63FA"/>
    <w:rsid w:val="00DF0FB7"/>
    <w:rsid w:val="00DF2102"/>
    <w:rsid w:val="00DF33B8"/>
    <w:rsid w:val="00DF3B42"/>
    <w:rsid w:val="00DF52A1"/>
    <w:rsid w:val="00DF69D0"/>
    <w:rsid w:val="00DF7C29"/>
    <w:rsid w:val="00E00372"/>
    <w:rsid w:val="00E01DB4"/>
    <w:rsid w:val="00E01F96"/>
    <w:rsid w:val="00E0257A"/>
    <w:rsid w:val="00E0369D"/>
    <w:rsid w:val="00E067EE"/>
    <w:rsid w:val="00E078D3"/>
    <w:rsid w:val="00E10B89"/>
    <w:rsid w:val="00E11A80"/>
    <w:rsid w:val="00E11DE5"/>
    <w:rsid w:val="00E12879"/>
    <w:rsid w:val="00E130BC"/>
    <w:rsid w:val="00E15758"/>
    <w:rsid w:val="00E15FDA"/>
    <w:rsid w:val="00E223AE"/>
    <w:rsid w:val="00E234F8"/>
    <w:rsid w:val="00E2404D"/>
    <w:rsid w:val="00E25338"/>
    <w:rsid w:val="00E27B44"/>
    <w:rsid w:val="00E346E2"/>
    <w:rsid w:val="00E34BAF"/>
    <w:rsid w:val="00E3520F"/>
    <w:rsid w:val="00E3759E"/>
    <w:rsid w:val="00E40AC1"/>
    <w:rsid w:val="00E41264"/>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955"/>
    <w:rsid w:val="00E761A6"/>
    <w:rsid w:val="00E76D2A"/>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12D9"/>
    <w:rsid w:val="00EE222A"/>
    <w:rsid w:val="00EE2AAD"/>
    <w:rsid w:val="00EE34D6"/>
    <w:rsid w:val="00EE4200"/>
    <w:rsid w:val="00EE436D"/>
    <w:rsid w:val="00EE612B"/>
    <w:rsid w:val="00EE6E63"/>
    <w:rsid w:val="00EE7860"/>
    <w:rsid w:val="00EF2468"/>
    <w:rsid w:val="00EF43E7"/>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853"/>
    <w:rsid w:val="00F54A2B"/>
    <w:rsid w:val="00F55461"/>
    <w:rsid w:val="00F6178D"/>
    <w:rsid w:val="00F62523"/>
    <w:rsid w:val="00F633DF"/>
    <w:rsid w:val="00F63ABE"/>
    <w:rsid w:val="00F6400E"/>
    <w:rsid w:val="00F650D9"/>
    <w:rsid w:val="00F6520E"/>
    <w:rsid w:val="00F659E3"/>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2C75"/>
    <w:rsid w:val="00FD4946"/>
    <w:rsid w:val="00FD594D"/>
    <w:rsid w:val="00FD5AC1"/>
    <w:rsid w:val="00FE13EF"/>
    <w:rsid w:val="00FE144B"/>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20629BD2-A72A-4BC6-9E10-94BA9E6D9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98B93E-3978-4A45-8BA0-6629108B6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0</TotalTime>
  <Pages>6</Pages>
  <Words>8904</Words>
  <Characters>50759</Characters>
  <Application>Microsoft Macintosh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59544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3</cp:revision>
  <cp:lastPrinted>2016-09-20T09:06:00Z</cp:lastPrinted>
  <dcterms:created xsi:type="dcterms:W3CDTF">2018-07-06T12:21:00Z</dcterms:created>
  <dcterms:modified xsi:type="dcterms:W3CDTF">2018-07-06T12:24:00Z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