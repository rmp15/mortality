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5D28A419" w:rsidR="00C5408C" w:rsidRDefault="00C5408C" w:rsidP="00080FE2">
      <w:pPr>
        <w:rPr>
          <w:ins w:id="0" w:author="Ezzati, Majid" w:date="2018-07-27T12:29:00Z"/>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E154D0">
        <w:rPr>
          <w:bCs/>
        </w:rPr>
        <w:t>,</w:t>
      </w:r>
      <w:r w:rsidR="00F52832">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ins w:id="1" w:author="Parks, Robbie M" w:date="2018-07-26T15:21:00Z"/>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2F53E2D5" w14:textId="44DCE009" w:rsidR="007658CA" w:rsidRDefault="007658CA" w:rsidP="006C6128">
      <w:pPr>
        <w:rPr>
          <w:ins w:id="2" w:author="Ezzati, Majid" w:date="2018-07-27T12:33:00Z"/>
          <w:bCs/>
        </w:rPr>
      </w:pPr>
      <w:commentRangeStart w:id="3"/>
      <w:ins w:id="4" w:author="Ezzati, Majid" w:date="2018-07-27T12:32:00Z">
        <w:r>
          <w:rPr>
            <w:bCs/>
          </w:rPr>
          <w:t>We calculated change in percent difference</w:t>
        </w:r>
      </w:ins>
      <w:ins w:id="5" w:author="Ezzati, Majid" w:date="2018-07-27T12:33:00Z">
        <w:r>
          <w:rPr>
            <w:bCs/>
          </w:rPr>
          <w:t xml:space="preserve"> between XX and YY by [[[one sentence summary]]]</w:t>
        </w:r>
      </w:ins>
    </w:p>
    <w:commentRangeEnd w:id="3"/>
    <w:p w14:paraId="688B8FCF" w14:textId="77777777" w:rsidR="007658CA" w:rsidRDefault="007658CA" w:rsidP="006C6128">
      <w:pPr>
        <w:rPr>
          <w:ins w:id="6" w:author="Ezzati, Majid" w:date="2018-07-27T12:32:00Z"/>
          <w:bCs/>
        </w:rPr>
      </w:pPr>
      <w:ins w:id="7" w:author="Ezzati, Majid" w:date="2018-07-27T12:35:00Z">
        <w:r>
          <w:rPr>
            <w:rStyle w:val="CommentReference"/>
          </w:rPr>
          <w:commentReference w:id="3"/>
        </w:r>
      </w:ins>
    </w:p>
    <w:p w14:paraId="04EF879A" w14:textId="6BD58C50" w:rsidR="00CC5390" w:rsidRDefault="0028467A" w:rsidP="006C6128">
      <w:pPr>
        <w:rPr>
          <w:ins w:id="8" w:author="Parks, Robbie M" w:date="2018-07-26T15:24:00Z"/>
          <w:bCs/>
        </w:rPr>
      </w:pPr>
      <w:r w:rsidRPr="005A69D3">
        <w:rPr>
          <w:bCs/>
        </w:rPr>
        <w:t xml:space="preserve">We have reported </w:t>
      </w:r>
      <w:r w:rsidR="005A69D3">
        <w:rPr>
          <w:bCs/>
        </w:rPr>
        <w:t>th</w:t>
      </w:r>
      <w:ins w:id="9" w:author="Ezzati, Majid" w:date="2018-07-27T12:34:00Z">
        <w:r w:rsidR="007658CA">
          <w:rPr>
            <w:bCs/>
          </w:rPr>
          <w:t>e</w:t>
        </w:r>
      </w:ins>
      <w:r w:rsidR="00423FFF">
        <w:rPr>
          <w:bCs/>
        </w:rPr>
        <w:t xml:space="preserve"> percentage </w:t>
      </w:r>
      <w:commentRangeStart w:id="10"/>
      <w:r w:rsidR="00423FFF">
        <w:rPr>
          <w:bCs/>
        </w:rPr>
        <w:t>point</w:t>
      </w:r>
      <w:r w:rsidR="005A69D3">
        <w:rPr>
          <w:bCs/>
        </w:rPr>
        <w:t xml:space="preserve"> change in seasonalit</w:t>
      </w:r>
      <w:r w:rsidR="00423FFF">
        <w:rPr>
          <w:bCs/>
        </w:rPr>
        <w:t>y</w:t>
      </w:r>
      <w:r w:rsidR="005A69D3">
        <w:rPr>
          <w:bCs/>
        </w:rPr>
        <w:t xml:space="preserve"> </w:t>
      </w:r>
      <w:commentRangeEnd w:id="10"/>
      <w:r w:rsidR="007658CA">
        <w:rPr>
          <w:rStyle w:val="CommentReference"/>
        </w:rPr>
        <w:commentReference w:id="10"/>
      </w:r>
      <w:r w:rsidR="008D39B6">
        <w:rPr>
          <w:bCs/>
        </w:rPr>
        <w:t>from 1980 to 2016</w:t>
      </w:r>
      <w:r w:rsidR="00D80979">
        <w:rPr>
          <w:bCs/>
        </w:rPr>
        <w:t xml:space="preserve"> </w:t>
      </w:r>
      <w:r w:rsidR="00E41781">
        <w:rPr>
          <w:bCs/>
        </w:rPr>
        <w:t>b</w:t>
      </w:r>
      <w:r w:rsidR="00E41781" w:rsidRPr="005A69D3">
        <w:rPr>
          <w:bCs/>
        </w:rPr>
        <w:t>y</w:t>
      </w:r>
      <w:r w:rsidRPr="005A69D3">
        <w:rPr>
          <w:bCs/>
        </w:rPr>
        <w:t xml:space="preserve"> age, sex, and cause of death (Figure </w:t>
      </w:r>
      <w:r w:rsidR="005A69D3">
        <w:rPr>
          <w:bCs/>
        </w:rPr>
        <w:t>4 and Supplementary Figure 3</w:t>
      </w:r>
      <w:r w:rsidRPr="005A69D3">
        <w:rPr>
          <w:bCs/>
        </w:rPr>
        <w:t>)</w:t>
      </w:r>
      <w:r w:rsidR="0085259A">
        <w:rPr>
          <w:bCs/>
        </w:rPr>
        <w:t>.</w:t>
      </w:r>
      <w:r w:rsidR="00B34C53">
        <w:rPr>
          <w:bCs/>
        </w:rPr>
        <w:t xml:space="preserve"> </w:t>
      </w:r>
    </w:p>
    <w:p w14:paraId="20EAD23B" w14:textId="7431DA96" w:rsidR="00A74C38" w:rsidRPr="00677BE9" w:rsidRDefault="00BA1230" w:rsidP="006C6128">
      <w:pPr>
        <w:rPr>
          <w:bCs/>
        </w:rPr>
      </w:pPr>
      <w:ins w:id="11" w:author="Parks, Robbie M" w:date="2018-07-23T16:18:00Z">
        <w:r w:rsidRPr="00677BE9">
          <w:rPr>
            <w:bCs/>
          </w:rPr>
          <w:t xml:space="preserve"> </w:t>
        </w:r>
      </w:ins>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8C10D7" w:rsidRDefault="00A74C38" w:rsidP="006C6128">
      <w:pPr>
        <w:rPr>
          <w:bCs/>
        </w:rPr>
      </w:pPr>
    </w:p>
    <w:p w14:paraId="3619B9CC" w14:textId="6F72F5F2" w:rsidR="007658CA" w:rsidRDefault="007658CA" w:rsidP="006C6128">
      <w:pPr>
        <w:rPr>
          <w:ins w:id="12" w:author="Ezzati, Majid" w:date="2018-07-27T12:35:00Z"/>
          <w:bCs/>
        </w:rPr>
      </w:pPr>
      <w:ins w:id="13" w:author="Ezzati, Majid" w:date="2018-07-27T12:36:00Z">
        <w:r>
          <w:rPr>
            <w:bCs/>
          </w:rPr>
          <w:t xml:space="preserve">[[[as above, sentence on method </w:t>
        </w:r>
      </w:ins>
      <w:ins w:id="14" w:author="Ezzati, Majid" w:date="2018-07-27T12:37:00Z">
        <w:r>
          <w:rPr>
            <w:bCs/>
          </w:rPr>
          <w:t>+ where shown, but not what it is]]]</w:t>
        </w:r>
      </w:ins>
    </w:p>
    <w:p w14:paraId="57BC4435" w14:textId="7741E5CC" w:rsidR="00A74C38" w:rsidRPr="00677BE9" w:rsidRDefault="000D37A2" w:rsidP="006C6128">
      <w:pPr>
        <w:rPr>
          <w:bCs/>
        </w:rPr>
      </w:pPr>
      <w:r>
        <w:rPr>
          <w:bCs/>
        </w:rPr>
        <w:t>Result</w:t>
      </w:r>
      <w:r w:rsidR="00D02031">
        <w:rPr>
          <w:bCs/>
        </w:rPr>
        <w:t>s</w:t>
      </w:r>
      <w:r>
        <w:rPr>
          <w:bCs/>
        </w:rPr>
        <w:t xml:space="preserve"> from </w:t>
      </w:r>
      <w:r w:rsidR="00EF7AB7" w:rsidRPr="00677BE9">
        <w:rPr>
          <w:bCs/>
        </w:rPr>
        <w:t xml:space="preserve">Figure </w:t>
      </w:r>
      <w:r w:rsidR="00244E33">
        <w:rPr>
          <w:bCs/>
        </w:rPr>
        <w:t>3</w:t>
      </w:r>
      <w:r w:rsidR="00FC4143">
        <w:rPr>
          <w:bCs/>
        </w:rPr>
        <w:t xml:space="preserve"> and Supplementary Figure 2</w:t>
      </w:r>
      <w:r w:rsidR="00882278" w:rsidRPr="00677BE9">
        <w:rPr>
          <w:bCs/>
        </w:rPr>
        <w:t>, using centre of gravity methodology,</w:t>
      </w:r>
      <w:r w:rsidR="00BD7CB1" w:rsidRPr="00677BE9">
        <w:rPr>
          <w:bCs/>
        </w:rPr>
        <w:t xml:space="preserve"> </w:t>
      </w:r>
      <w:r w:rsidR="001F1D6F" w:rsidRPr="00677BE9">
        <w:rPr>
          <w:bCs/>
        </w:rPr>
        <w:t>ad</w:t>
      </w:r>
      <w:r w:rsidR="00153D7F" w:rsidRPr="00677BE9">
        <w:rPr>
          <w:bCs/>
        </w:rPr>
        <w:t>dress</w:t>
      </w:r>
      <w:r w:rsidR="00A74C38" w:rsidRPr="00677BE9">
        <w:rPr>
          <w:bCs/>
        </w:rPr>
        <w:t xml:space="preserve"> this question, with </w:t>
      </w:r>
      <w:r w:rsidR="00BD7CB1" w:rsidRPr="00677BE9">
        <w:rPr>
          <w:bCs/>
        </w:rPr>
        <w:t>distinct timings for causes of death by age-sex group.</w:t>
      </w:r>
    </w:p>
    <w:p w14:paraId="2EA7001E" w14:textId="77777777" w:rsidR="00A74C38" w:rsidRPr="00677BE9" w:rsidRDefault="00A74C38" w:rsidP="006C6128">
      <w:pPr>
        <w:rPr>
          <w:bCs/>
          <w:i/>
        </w:rPr>
      </w:pPr>
    </w:p>
    <w:p w14:paraId="5D545812" w14:textId="67E16912" w:rsidR="006C6128" w:rsidRPr="00677BE9" w:rsidRDefault="006C6128" w:rsidP="006C6128">
      <w:pPr>
        <w:rPr>
          <w:bCs/>
          <w:i/>
        </w:rPr>
      </w:pPr>
      <w:commentRangeStart w:id="15"/>
      <w:r w:rsidRPr="00677BE9">
        <w:rPr>
          <w:bCs/>
          <w:i/>
        </w:rPr>
        <w:t>- Does γ vary by region (ne</w:t>
      </w:r>
      <w:r w:rsidR="00B23A5B" w:rsidRPr="00677BE9">
        <w:rPr>
          <w:bCs/>
          <w:i/>
        </w:rPr>
        <w:t>gative in cold-climate regions?</w:t>
      </w:r>
      <w:r w:rsidRPr="00677BE9">
        <w:rPr>
          <w:bCs/>
          <w:i/>
        </w:rPr>
        <w:t xml:space="preserve"> </w:t>
      </w:r>
    </w:p>
    <w:p w14:paraId="75E12625" w14:textId="77777777" w:rsidR="00B162ED" w:rsidRPr="00677BE9" w:rsidRDefault="00B162ED" w:rsidP="006C6128">
      <w:pPr>
        <w:rPr>
          <w:bCs/>
          <w:i/>
        </w:rPr>
      </w:pPr>
    </w:p>
    <w:p w14:paraId="07B7DE76" w14:textId="2AEC031D" w:rsidR="00B162ED" w:rsidRDefault="00EB2DE5" w:rsidP="006C6128">
      <w:pPr>
        <w:rPr>
          <w:bCs/>
        </w:rPr>
      </w:pPr>
      <w:r>
        <w:rPr>
          <w:bCs/>
        </w:rPr>
        <w:t>Shown below</w:t>
      </w:r>
      <w:r w:rsidR="00B162ED" w:rsidRPr="00677BE9">
        <w:rPr>
          <w:bCs/>
        </w:rPr>
        <w:t xml:space="preserve">, we have examined </w:t>
      </w:r>
      <w:proofErr w:type="spellStart"/>
      <w:r w:rsidR="00B162ED" w:rsidRPr="00957F56">
        <w:rPr>
          <w:bCs/>
        </w:rPr>
        <w:t>γ</w:t>
      </w:r>
      <w:r w:rsidR="00B162ED">
        <w:rPr>
          <w:bCs/>
        </w:rPr>
        <w:t>’s</w:t>
      </w:r>
      <w:proofErr w:type="spellEnd"/>
      <w:r w:rsidR="00B162ED">
        <w:rPr>
          <w:bCs/>
        </w:rPr>
        <w:t xml:space="preserve"> variation by climate region. </w:t>
      </w:r>
      <w:r w:rsidR="002D5E92">
        <w:rPr>
          <w:bCs/>
        </w:rPr>
        <w:t>We have reported cross-section percent difference by reg</w:t>
      </w:r>
      <w:r w:rsidR="00006864">
        <w:rPr>
          <w:bCs/>
        </w:rPr>
        <w:t xml:space="preserve">ion </w:t>
      </w:r>
      <w:ins w:id="16" w:author="Parks, Robbie M" w:date="2018-07-26T16:03:00Z">
        <w:r w:rsidR="00A24284">
          <w:rPr>
            <w:bCs/>
          </w:rPr>
          <w:t xml:space="preserve">for all-cause </w:t>
        </w:r>
        <w:proofErr w:type="gramStart"/>
        <w:r w:rsidR="00A24284">
          <w:rPr>
            <w:bCs/>
          </w:rPr>
          <w:t>death</w:t>
        </w:r>
        <w:r w:rsidR="00A0329E">
          <w:rPr>
            <w:bCs/>
          </w:rPr>
          <w:t>s</w:t>
        </w:r>
      </w:ins>
      <w:r w:rsidR="00006864">
        <w:rPr>
          <w:bCs/>
        </w:rPr>
        <w:t>(</w:t>
      </w:r>
      <w:proofErr w:type="gramEnd"/>
      <w:r w:rsidR="00006864">
        <w:rPr>
          <w:bCs/>
        </w:rPr>
        <w:t xml:space="preserve">Figure 6). Including the figure would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r w:rsidR="009F070E">
        <w:rPr>
          <w:bCs/>
        </w:rPr>
        <w:t xml:space="preserve"> of deaths</w:t>
      </w:r>
      <w:r w:rsidR="000B0F02">
        <w:rPr>
          <w:bCs/>
        </w:rPr>
        <w:t>, for example in West North Central for 5-14 year olds</w:t>
      </w:r>
      <w:r w:rsidR="005F4570">
        <w:rPr>
          <w:bCs/>
        </w:rPr>
        <w:t>.</w:t>
      </w:r>
      <w:commentRangeEnd w:id="15"/>
      <w:r w:rsidR="007658CA">
        <w:rPr>
          <w:rStyle w:val="CommentReference"/>
        </w:rPr>
        <w:commentReference w:id="15"/>
      </w:r>
    </w:p>
    <w:p w14:paraId="4096E968" w14:textId="77777777" w:rsidR="00513796" w:rsidRDefault="00513796" w:rsidP="006C6128">
      <w:pPr>
        <w:rPr>
          <w:bCs/>
        </w:rPr>
      </w:pPr>
    </w:p>
    <w:p w14:paraId="57FCA454" w14:textId="679994E1" w:rsidR="00513796" w:rsidRDefault="00BD733B" w:rsidP="006C6128">
      <w:pPr>
        <w:rPr>
          <w:bCs/>
          <w:color w:val="FF0000"/>
        </w:rPr>
      </w:pPr>
      <w:r>
        <w:rPr>
          <w:bCs/>
          <w:noProof/>
          <w:lang w:eastAsia="en-GB"/>
        </w:rPr>
        <w:lastRenderedPageBreak/>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07B9E176" w14:textId="07DD90C5" w:rsidR="00BD733B" w:rsidRDefault="00BD733B" w:rsidP="00BD733B">
      <w:pPr>
        <w:rPr>
          <w:bCs/>
        </w:rPr>
      </w:pPr>
      <w:r w:rsidRPr="001B2A4F">
        <w:rPr>
          <w:b/>
          <w:bCs/>
        </w:rPr>
        <w:t>Figure</w:t>
      </w:r>
      <w:r>
        <w:rPr>
          <w:bCs/>
        </w:rPr>
        <w:t xml:space="preserve">: </w:t>
      </w:r>
      <w:r>
        <w:rPr>
          <w:color w:val="000000" w:themeColor="text1"/>
        </w:rPr>
        <w:t xml:space="preserve">Regional percent point change </w:t>
      </w:r>
      <w:r w:rsidR="009D1677">
        <w:rPr>
          <w:color w:val="000000" w:themeColor="text1"/>
        </w:rPr>
        <w:t xml:space="preserve">per year </w:t>
      </w:r>
      <w:r w:rsidRPr="00AC73A1">
        <w:rPr>
          <w:color w:val="000000" w:themeColor="text1"/>
        </w:rPr>
        <w:t>in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 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3B62D0A8" w:rsidR="003E64B5" w:rsidRDefault="000D37A2" w:rsidP="00E61AB2">
      <w:pPr>
        <w:rPr>
          <w:bCs/>
        </w:rPr>
      </w:pPr>
      <w:r>
        <w:rPr>
          <w:bCs/>
        </w:rPr>
        <w:t>Result</w:t>
      </w:r>
      <w:r w:rsidR="00646668">
        <w:rPr>
          <w:bCs/>
        </w:rPr>
        <w:t xml:space="preserve">s from </w:t>
      </w:r>
      <w:r w:rsidR="00EF7AB7">
        <w:rPr>
          <w:bCs/>
        </w:rPr>
        <w:t xml:space="preserve">Figure </w:t>
      </w:r>
      <w:r w:rsidR="00210527">
        <w:rPr>
          <w:bCs/>
        </w:rPr>
        <w:t>5</w:t>
      </w:r>
      <w:r w:rsidR="00153D7F">
        <w:rPr>
          <w:bCs/>
        </w:rPr>
        <w:t xml:space="preserve"> </w:t>
      </w:r>
      <w:r w:rsidR="00210527">
        <w:rPr>
          <w:bCs/>
        </w:rPr>
        <w:t xml:space="preserve">and Supplementary Figure 4 </w:t>
      </w:r>
      <w:r w:rsidR="00153D7F">
        <w:rPr>
          <w:bCs/>
        </w:rPr>
        <w:t>addre</w:t>
      </w:r>
      <w:r w:rsidR="00B162ED">
        <w:rPr>
          <w:bCs/>
        </w:rPr>
        <w:t>ss this</w:t>
      </w:r>
      <w:r w:rsidR="00153D7F">
        <w:rPr>
          <w:bCs/>
        </w:rPr>
        <w:t xml:space="preserve"> question</w:t>
      </w:r>
      <w:r w:rsidR="00B162ED">
        <w:rPr>
          <w:bCs/>
        </w:rPr>
        <w:t>, showing that independent of region, timing of maximum and minimum mortality remains stable</w:t>
      </w:r>
      <w:r w:rsidR="00153D7F">
        <w:rPr>
          <w:bCs/>
        </w:rPr>
        <w:t xml:space="preserve"> </w:t>
      </w:r>
      <w:r w:rsidR="00AD0A83">
        <w:rPr>
          <w:bCs/>
        </w:rPr>
        <w:t xml:space="preserve">for </w:t>
      </w:r>
      <w:r w:rsidR="00F44E7C">
        <w:rPr>
          <w:bCs/>
        </w:rPr>
        <w:t>al</w:t>
      </w:r>
      <w:r w:rsidR="00AD0A83">
        <w:rPr>
          <w:bCs/>
        </w:rPr>
        <w:t>l-</w:t>
      </w:r>
      <w:r w:rsidR="00F44E7C">
        <w:rPr>
          <w:bCs/>
        </w:rPr>
        <w:t>cause death</w:t>
      </w:r>
      <w:r w:rsidR="00B162ED">
        <w:rPr>
          <w:bCs/>
        </w:rPr>
        <w:t>.</w:t>
      </w:r>
      <w:r w:rsidR="00F44E7C">
        <w:rPr>
          <w:bCs/>
        </w:rPr>
        <w:t xml:space="preserve"> </w:t>
      </w:r>
      <w:r w:rsidR="00C14904">
        <w:rPr>
          <w:bCs/>
        </w:rPr>
        <w:t>We h</w:t>
      </w:r>
      <w:r w:rsidR="00F44E7C">
        <w:rPr>
          <w:bCs/>
        </w:rPr>
        <w:t xml:space="preserve">ave not </w:t>
      </w:r>
      <w:r w:rsidR="007658CA">
        <w:rPr>
          <w:bCs/>
        </w:rPr>
        <w:t xml:space="preserve">presented </w:t>
      </w:r>
      <w:r w:rsidR="00F44E7C">
        <w:rPr>
          <w:bCs/>
        </w:rPr>
        <w:t xml:space="preserve">the equivalent results for </w:t>
      </w:r>
      <w:r w:rsidR="00A0263F">
        <w:rPr>
          <w:bCs/>
        </w:rPr>
        <w:t>causes</w:t>
      </w:r>
      <w:r w:rsidR="00F44E7C">
        <w:rPr>
          <w:bCs/>
        </w:rPr>
        <w:t xml:space="preserve"> of death</w:t>
      </w:r>
      <w:r w:rsidR="007658CA">
        <w:rPr>
          <w:bCs/>
        </w:rPr>
        <w:t>;</w:t>
      </w:r>
      <w:r w:rsidR="00295437">
        <w:rPr>
          <w:bCs/>
        </w:rPr>
        <w:t xml:space="preserve"> they </w:t>
      </w:r>
      <w:r w:rsidR="00F44E7C">
        <w:rPr>
          <w:bCs/>
        </w:rPr>
        <w:t xml:space="preserve">demonstrate a similar </w:t>
      </w:r>
      <w:r w:rsidR="00295437">
        <w:rPr>
          <w:bCs/>
        </w:rPr>
        <w:t>homogeneity of maximum/minimum mortality across geography.</w:t>
      </w:r>
    </w:p>
    <w:p w14:paraId="55EFFA1B" w14:textId="7EF1786D" w:rsidR="007658CA" w:rsidRDefault="007658CA" w:rsidP="00E61AB2">
      <w:pPr>
        <w:rPr>
          <w:ins w:id="17" w:author="Ezzati, Majid" w:date="2018-07-27T12:39:00Z"/>
          <w:bCs/>
        </w:rPr>
      </w:pPr>
    </w:p>
    <w:p w14:paraId="10A5E171" w14:textId="4F8DA5CB" w:rsidR="007658CA" w:rsidRDefault="007658CA" w:rsidP="00E61AB2">
      <w:pPr>
        <w:rPr>
          <w:ins w:id="18" w:author="Ezzati, Majid" w:date="2018-07-27T12:44:00Z"/>
          <w:bCs/>
        </w:rPr>
      </w:pPr>
      <w:ins w:id="19" w:author="Ezzati, Majid" w:date="2018-07-27T12:39:00Z">
        <w:r>
          <w:rPr>
            <w:bCs/>
          </w:rPr>
          <w:t xml:space="preserve">[[[after saying that we answer </w:t>
        </w:r>
        <w:proofErr w:type="gramStart"/>
        <w:r>
          <w:rPr>
            <w:bCs/>
          </w:rPr>
          <w:t>all of these</w:t>
        </w:r>
        <w:proofErr w:type="gramEnd"/>
        <w:r>
          <w:rPr>
            <w:bCs/>
          </w:rPr>
          <w:t xml:space="preserve"> questions, </w:t>
        </w:r>
      </w:ins>
      <w:ins w:id="20" w:author="Ezzati, Majid" w:date="2018-07-27T12:42:00Z">
        <w:r>
          <w:rPr>
            <w:bCs/>
          </w:rPr>
          <w:t xml:space="preserve">then say the advantage of wavelet (text below from early version but </w:t>
        </w:r>
      </w:ins>
      <w:ins w:id="21" w:author="Ezzati, Majid" w:date="2018-07-27T12:44:00Z">
        <w:r>
          <w:rPr>
            <w:bCs/>
          </w:rPr>
          <w:t>need clarity</w:t>
        </w:r>
      </w:ins>
    </w:p>
    <w:p w14:paraId="081E4606" w14:textId="0EE017E0" w:rsidR="007658CA" w:rsidRDefault="007658CA" w:rsidP="00E61AB2">
      <w:pPr>
        <w:rPr>
          <w:ins w:id="22" w:author="Ezzati, Majid" w:date="2018-07-27T12:44:00Z"/>
          <w:bCs/>
        </w:rPr>
      </w:pPr>
    </w:p>
    <w:p w14:paraId="1E919075" w14:textId="77777777" w:rsidR="007658CA" w:rsidRDefault="007658CA" w:rsidP="007658CA">
      <w:pPr>
        <w:rPr>
          <w:ins w:id="23" w:author="Ezzati, Majid" w:date="2018-07-27T12:44:00Z"/>
          <w:bCs/>
        </w:rPr>
      </w:pPr>
      <w:ins w:id="24" w:author="Ezzati, Majid" w:date="2018-07-27T12:44:00Z">
        <w:r>
          <w:rPr>
            <w:bCs/>
          </w:rPr>
          <w:t xml:space="preserve">An advantage of the wavelet approach, compared to the use of cosinor basis functions, is that it does not assume stationary signals, </w:t>
        </w:r>
        <w:commentRangeStart w:id="25"/>
        <w:r>
          <w:rPr>
            <w:bCs/>
          </w:rPr>
          <w:t>i.e., mortality patterns with constant amplitude and periodicity</w:t>
        </w:r>
        <w:commentRangeEnd w:id="25"/>
        <w:r>
          <w:rPr>
            <w:rStyle w:val="CommentReference"/>
          </w:rPr>
          <w:commentReference w:id="25"/>
        </w:r>
        <w:r>
          <w:rPr>
            <w:bCs/>
          </w:rPr>
          <w:t>.</w:t>
        </w:r>
      </w:ins>
    </w:p>
    <w:p w14:paraId="46009343" w14:textId="77777777" w:rsidR="007658CA" w:rsidRDefault="007658CA" w:rsidP="00E61AB2">
      <w:pPr>
        <w:rPr>
          <w:ins w:id="26" w:author="Ezzati, Majid" w:date="2018-07-27T12:39:00Z"/>
          <w:bCs/>
        </w:rPr>
      </w:pPr>
    </w:p>
    <w:p w14:paraId="488E878E" w14:textId="61DE2078" w:rsidR="007658CA" w:rsidRDefault="007658CA" w:rsidP="00E61AB2">
      <w:pPr>
        <w:rPr>
          <w:ins w:id="27" w:author="Ezzati, Majid" w:date="2018-07-27T12:39:00Z"/>
          <w:bCs/>
        </w:rPr>
      </w:pPr>
      <w:ins w:id="28" w:author="Ezzati, Majid" w:date="2018-07-27T12:44:00Z">
        <w:r>
          <w:rPr>
            <w:bCs/>
          </w:rPr>
          <w:t xml:space="preserve">Then say we nonetheless implemented the approach above. State that interaction stuff </w:t>
        </w:r>
        <w:proofErr w:type="gramStart"/>
        <w:r>
          <w:rPr>
            <w:bCs/>
          </w:rPr>
          <w:t>are</w:t>
        </w:r>
        <w:proofErr w:type="gramEnd"/>
        <w:r>
          <w:rPr>
            <w:bCs/>
          </w:rPr>
          <w:t xml:space="preserve"> needed + give sample result etc.  to discuss]]]</w:t>
        </w:r>
      </w:ins>
    </w:p>
    <w:p w14:paraId="437FCA41" w14:textId="404AC98C" w:rsidR="007658CA" w:rsidRDefault="007658CA" w:rsidP="00E61AB2">
      <w:pPr>
        <w:rPr>
          <w:ins w:id="29" w:author="Ezzati, Majid" w:date="2018-07-27T12:44:00Z"/>
          <w:bCs/>
        </w:rPr>
      </w:pPr>
    </w:p>
    <w:p w14:paraId="1022CB62" w14:textId="77777777" w:rsidR="007658CA" w:rsidRDefault="007658CA" w:rsidP="00E61AB2">
      <w:pPr>
        <w:rPr>
          <w:ins w:id="30" w:author="Ezzati, Majid" w:date="2018-07-27T12:39:00Z"/>
          <w:bCs/>
        </w:rPr>
      </w:pPr>
    </w:p>
    <w:p w14:paraId="7AFD118E" w14:textId="77777777" w:rsidR="007658CA" w:rsidRDefault="007658CA"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w:t>
      </w:r>
      <w:r w:rsidRPr="00BD0E87">
        <w:rPr>
          <w:b/>
          <w:bCs/>
        </w:rPr>
        <w:lastRenderedPageBreak/>
        <w:t xml:space="preserve">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FC58DA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We </w:t>
      </w:r>
      <w:r w:rsidR="00F40365">
        <w:rPr>
          <w:bCs/>
        </w:rPr>
        <w:t>quote</w:t>
      </w:r>
      <w:r w:rsidR="00097BC9">
        <w:rPr>
          <w:bCs/>
        </w:rPr>
        <w:t xml:space="preserve"> p-values in results, as opposed to setting a threshold for significance.</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bookmarkStart w:id="31" w:name="_GoBack"/>
      <w:bookmarkEnd w:id="31"/>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32"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33"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Ezzati, Majid" w:date="2018-07-27T12:35:00Z" w:initials="EM">
    <w:p w14:paraId="35658220" w14:textId="7B7383FC" w:rsidR="007658CA" w:rsidRDefault="007658CA">
      <w:pPr>
        <w:pStyle w:val="CommentText"/>
      </w:pPr>
      <w:r>
        <w:rPr>
          <w:rStyle w:val="CommentReference"/>
        </w:rPr>
        <w:annotationRef/>
      </w:r>
      <w:r>
        <w:t>For each, give one sentence on approach and then say where presented in the paper.</w:t>
      </w:r>
    </w:p>
  </w:comment>
  <w:comment w:id="10" w:author="Ezzati, Majid" w:date="2018-07-27T12:33:00Z" w:initials="EM">
    <w:p w14:paraId="323F90C9" w14:textId="414409CB" w:rsidR="007658CA" w:rsidRDefault="007658CA">
      <w:pPr>
        <w:pStyle w:val="CommentText"/>
      </w:pPr>
      <w:r>
        <w:rPr>
          <w:rStyle w:val="CommentReference"/>
        </w:rPr>
        <w:annotationRef/>
      </w:r>
      <w:r>
        <w:t xml:space="preserve">You </w:t>
      </w:r>
      <w:proofErr w:type="gramStart"/>
      <w:r>
        <w:t>have to</w:t>
      </w:r>
      <w:proofErr w:type="gramEnd"/>
      <w:r>
        <w:t xml:space="preserve"> word these very carefully. There is no percent change in </w:t>
      </w:r>
      <w:proofErr w:type="spellStart"/>
      <w:r>
        <w:t>seasonlity</w:t>
      </w:r>
      <w:proofErr w:type="spellEnd"/>
      <w:r>
        <w:t xml:space="preserve">; there is change in percent difference between max and min </w:t>
      </w:r>
      <w:proofErr w:type="spellStart"/>
      <w:r>
        <w:t>etc</w:t>
      </w:r>
      <w:proofErr w:type="spellEnd"/>
    </w:p>
  </w:comment>
  <w:comment w:id="15" w:author="Ezzati, Majid" w:date="2018-07-27T12:37:00Z" w:initials="EM">
    <w:p w14:paraId="34F2630B" w14:textId="214EA5D0" w:rsidR="007658CA" w:rsidRDefault="007658CA">
      <w:pPr>
        <w:pStyle w:val="CommentText"/>
      </w:pPr>
      <w:r>
        <w:rPr>
          <w:rStyle w:val="CommentReference"/>
        </w:rPr>
        <w:annotationRef/>
      </w:r>
      <w:r>
        <w:t>This is now going into new method. Stick with our own paper</w:t>
      </w:r>
    </w:p>
  </w:comment>
  <w:comment w:id="25" w:author="Ezzati, Majid" w:date="2018-07-08T22:05:00Z" w:initials="EM">
    <w:p w14:paraId="515FA6F4" w14:textId="77777777" w:rsidR="007658CA" w:rsidRDefault="007658CA" w:rsidP="007658CA">
      <w:pPr>
        <w:pStyle w:val="CommentText"/>
      </w:pPr>
      <w:r>
        <w:rPr>
          <w:rStyle w:val="CommentReference"/>
        </w:rPr>
        <w:annotationRef/>
      </w:r>
      <w:r>
        <w:t>Discuss if the amplitude is addressed in their specification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658220" w15:done="0"/>
  <w15:commentEx w15:paraId="323F90C9" w15:done="0"/>
  <w15:commentEx w15:paraId="34F2630B" w15:done="0"/>
  <w15:commentEx w15:paraId="515FA6F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E39792" w14:textId="77777777" w:rsidR="00BA05BF" w:rsidRDefault="00BA05BF">
      <w:r>
        <w:separator/>
      </w:r>
    </w:p>
  </w:endnote>
  <w:endnote w:type="continuationSeparator" w:id="0">
    <w:p w14:paraId="66B3F1F7" w14:textId="77777777" w:rsidR="00BA05BF" w:rsidRDefault="00BA0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234DDAA4" w:rsidR="005530AF" w:rsidRDefault="005530AF">
    <w:pPr>
      <w:pStyle w:val="Footer"/>
      <w:jc w:val="right"/>
    </w:pPr>
    <w:r>
      <w:fldChar w:fldCharType="begin"/>
    </w:r>
    <w:r>
      <w:instrText xml:space="preserve"> PAGE   \* MERGEFORMAT </w:instrText>
    </w:r>
    <w:r>
      <w:fldChar w:fldCharType="separate"/>
    </w:r>
    <w:r w:rsidR="00F40365">
      <w:rPr>
        <w:noProof/>
      </w:rPr>
      <w:t>6</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7DCD4FEA" w:rsidR="005530AF" w:rsidRDefault="005530AF">
    <w:pPr>
      <w:pStyle w:val="Footer"/>
      <w:jc w:val="right"/>
    </w:pPr>
    <w:r>
      <w:fldChar w:fldCharType="begin"/>
    </w:r>
    <w:r>
      <w:instrText xml:space="preserve"> PAGE   \* MERGEFORMAT </w:instrText>
    </w:r>
    <w:r>
      <w:fldChar w:fldCharType="separate"/>
    </w:r>
    <w:r w:rsidR="00F4529C">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D5EDFE" w14:textId="77777777" w:rsidR="00BA05BF" w:rsidRDefault="00BA05BF">
      <w:r>
        <w:separator/>
      </w:r>
    </w:p>
  </w:footnote>
  <w:footnote w:type="continuationSeparator" w:id="0">
    <w:p w14:paraId="15D23D04" w14:textId="77777777" w:rsidR="00BA05BF" w:rsidRDefault="00BA05B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97BC9"/>
    <w:rsid w:val="000A14BA"/>
    <w:rsid w:val="000A1A24"/>
    <w:rsid w:val="000A3852"/>
    <w:rsid w:val="000A5021"/>
    <w:rsid w:val="000A59D7"/>
    <w:rsid w:val="000A6CDA"/>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4960"/>
    <w:rsid w:val="001B6921"/>
    <w:rsid w:val="001B78F4"/>
    <w:rsid w:val="001C06BB"/>
    <w:rsid w:val="001C0F4D"/>
    <w:rsid w:val="001C2896"/>
    <w:rsid w:val="001C49A5"/>
    <w:rsid w:val="001C5AA6"/>
    <w:rsid w:val="001C6956"/>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2659D"/>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1411"/>
    <w:rsid w:val="0049167B"/>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067B2"/>
    <w:rsid w:val="00510DF8"/>
    <w:rsid w:val="00511B1C"/>
    <w:rsid w:val="005123A3"/>
    <w:rsid w:val="00513796"/>
    <w:rsid w:val="005145C7"/>
    <w:rsid w:val="00517058"/>
    <w:rsid w:val="0052100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77BE9"/>
    <w:rsid w:val="00682048"/>
    <w:rsid w:val="006820F5"/>
    <w:rsid w:val="0068305E"/>
    <w:rsid w:val="006851F7"/>
    <w:rsid w:val="00686531"/>
    <w:rsid w:val="00686EE7"/>
    <w:rsid w:val="006933C7"/>
    <w:rsid w:val="00694297"/>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2A7D"/>
    <w:rsid w:val="00772CEB"/>
    <w:rsid w:val="0077655F"/>
    <w:rsid w:val="0077687B"/>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5C8"/>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259A"/>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39B6"/>
    <w:rsid w:val="008D5DB7"/>
    <w:rsid w:val="008D61E6"/>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437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05BF"/>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55DC"/>
    <w:rsid w:val="00C97201"/>
    <w:rsid w:val="00CA135E"/>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097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223AE"/>
    <w:rsid w:val="00E234F8"/>
    <w:rsid w:val="00E2404D"/>
    <w:rsid w:val="00E25338"/>
    <w:rsid w:val="00E27B44"/>
    <w:rsid w:val="00E30376"/>
    <w:rsid w:val="00E346E2"/>
    <w:rsid w:val="00E34BAF"/>
    <w:rsid w:val="00E3520F"/>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6178D"/>
    <w:rsid w:val="00F62523"/>
    <w:rsid w:val="00F633DF"/>
    <w:rsid w:val="00F63ABE"/>
    <w:rsid w:val="00F6400E"/>
    <w:rsid w:val="00F650D9"/>
    <w:rsid w:val="00F6520E"/>
    <w:rsid w:val="00F659E3"/>
    <w:rsid w:val="00F667EA"/>
    <w:rsid w:val="00F67767"/>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C80920-38BD-E940-81C2-11673AFE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4</TotalTime>
  <Pages>9</Pages>
  <Words>9446</Words>
  <Characters>53844</Characters>
  <Application>Microsoft Macintosh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97</cp:revision>
  <cp:lastPrinted>2016-09-20T09:06:00Z</cp:lastPrinted>
  <dcterms:created xsi:type="dcterms:W3CDTF">2018-07-26T13:44:00Z</dcterms:created>
  <dcterms:modified xsi:type="dcterms:W3CDTF">2018-08-02T15:01:00Z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