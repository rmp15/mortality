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4E6FE8A4" w:rsidR="00773692" w:rsidRPr="00AC73A1" w:rsidRDefault="004B1D5A" w:rsidP="006D0249">
      <w:pPr>
        <w:spacing w:line="480" w:lineRule="auto"/>
        <w:jc w:val="both"/>
        <w:rPr>
          <w:color w:val="000000" w:themeColor="text1"/>
        </w:rPr>
      </w:pPr>
      <w:r w:rsidRPr="00AC73A1">
        <w:rPr>
          <w:color w:val="000000" w:themeColor="text1"/>
        </w:rPr>
        <w:t>I</w:t>
      </w:r>
      <w:r w:rsidR="00773692" w:rsidRPr="00AC73A1">
        <w:rPr>
          <w:color w:val="000000" w:themeColor="text1"/>
        </w:rPr>
        <w:t xml:space="preserve">t has been </w:t>
      </w:r>
      <w:r w:rsidR="00C0501F" w:rsidRPr="00AC73A1">
        <w:rPr>
          <w:color w:val="000000" w:themeColor="text1"/>
        </w:rPr>
        <w:t>hypothesized</w:t>
      </w:r>
      <w:r w:rsidR="00773692" w:rsidRPr="00AC73A1">
        <w:rPr>
          <w:color w:val="000000" w:themeColor="text1"/>
        </w:rPr>
        <w:t xml:space="preserve"> that a warmer world may lower winter mortality in temperate climates</w:t>
      </w:r>
      <w:r w:rsidRPr="00AC73A1">
        <w:rPr>
          <w:color w:val="000000" w:themeColor="text1"/>
        </w:rPr>
        <w:t>, where winter deaths exceed summer ones</w:t>
      </w:r>
      <w:r w:rsidR="00773692" w:rsidRPr="00AC73A1">
        <w:rPr>
          <w:color w:val="000000" w:themeColor="text1"/>
        </w:rPr>
        <w:t>.</w:t>
      </w:r>
      <w:r w:rsidR="0072142C" w:rsidRPr="00AC73A1">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Pr="00AC73A1">
        <w:rPr>
          <w:color w:val="000000" w:themeColor="text1"/>
        </w:rPr>
        <w:t xml:space="preserve"> in the USA</w:t>
      </w:r>
      <w:r w:rsidR="00773692" w:rsidRPr="00AC73A1">
        <w:rPr>
          <w:color w:val="000000" w:themeColor="text1"/>
        </w:rPr>
        <w:t xml:space="preserve">, nationally and in subnational climatic regions. Death rates in men and women </w:t>
      </w:r>
      <w:r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w:t>
      </w:r>
      <w:del w:id="0" w:author="Parks, Robbie M" w:date="2018-06-20T11:38:00Z">
        <w:r w:rsidR="00773692" w:rsidRPr="00AC73A1" w:rsidDel="0014242B">
          <w:rPr>
            <w:color w:val="000000" w:themeColor="text1"/>
          </w:rPr>
          <w:delText xml:space="preserve">statistically significant </w:delText>
        </w:r>
      </w:del>
      <w:r w:rsidR="00773692" w:rsidRPr="00AC73A1">
        <w:rPr>
          <w:color w:val="000000" w:themeColor="text1"/>
        </w:rPr>
        <w:t>seasonality with peak in January/February and minimum in June/July</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minimum months </w:t>
      </w:r>
      <w:r w:rsidRPr="00AC73A1">
        <w:rPr>
          <w:color w:val="000000" w:themeColor="text1"/>
        </w:rPr>
        <w:t>did not vary across</w:t>
      </w:r>
      <w:r w:rsidR="00773692" w:rsidRPr="00AC73A1">
        <w:rPr>
          <w:color w:val="000000" w:themeColor="text1"/>
        </w:rPr>
        <w:t xml:space="preserve"> climate regions</w:t>
      </w:r>
      <w:r w:rsidRPr="00AC73A1">
        <w:rPr>
          <w:color w:val="000000" w:themeColor="text1"/>
        </w:rPr>
        <w:t>, and was largely unchanged from 1980 to 201</w:t>
      </w:r>
      <w:ins w:id="1" w:author="Parks, Robbie M" w:date="2018-06-19T19:25:00Z">
        <w:r w:rsidR="00511176">
          <w:rPr>
            <w:color w:val="000000" w:themeColor="text1"/>
          </w:rPr>
          <w:t>6</w:t>
        </w:r>
      </w:ins>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 xml:space="preserve">mortality largely disappeared after </w:t>
      </w:r>
      <w:r w:rsidR="00773692" w:rsidRPr="00AC73A1">
        <w:rPr>
          <w:color w:val="000000" w:themeColor="text1"/>
        </w:rPr>
        <w:lastRenderedPageBreak/>
        <w:t>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784463CC"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F52D66" w:rsidRPr="00AC73A1">
        <w:rPr>
          <w:color w:val="000000" w:themeColor="text1"/>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Therefore, it has 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F52D66" w:rsidRPr="00AC73A1">
        <w:rPr>
          <w:color w:val="000000" w:themeColor="text1"/>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w:t>
      </w:r>
      <w:bookmarkStart w:id="2" w:name="_GoBack"/>
      <w:bookmarkEnd w:id="2"/>
      <w:r w:rsidRPr="00AC73A1">
        <w:rPr>
          <w:color w:val="000000" w:themeColor="text1"/>
        </w:rPr>
        <w:t>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F52D66" w:rsidRPr="00AC73A1">
        <w:rPr>
          <w:color w:val="000000" w:themeColor="text1"/>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F52D66" w:rsidRPr="00AC73A1">
        <w:rPr>
          <w:color w:val="000000" w:themeColor="text1"/>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25239E70"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AC73A1">
        <w:rPr>
          <w:color w:val="000000" w:themeColor="text1"/>
        </w:rPr>
        <w:t>at the present time</w:t>
      </w:r>
      <w:proofErr w:type="gramEnd"/>
      <w:r w:rsidRPr="00AC73A1">
        <w:rPr>
          <w:color w:val="000000" w:themeColor="text1"/>
        </w:rPr>
        <w:t xml:space="preserv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F52D66" w:rsidRPr="00AC73A1">
        <w:rPr>
          <w:color w:val="000000" w:themeColor="text1"/>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453A9AA6"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F110C1" w:rsidRPr="00AC73A1">
        <w:rPr>
          <w:color w:val="000000" w:themeColor="text1"/>
        </w:rPr>
        <w:t xml:space="preserve">, </w:t>
      </w:r>
      <w:r w:rsidR="002015BB" w:rsidRPr="00AC73A1">
        <w:rPr>
          <w:color w:val="000000" w:themeColor="text1"/>
        </w:rPr>
        <w:t>which</w:t>
      </w:r>
      <w:r w:rsidR="000210D1" w:rsidRPr="00AC73A1">
        <w:rPr>
          <w:color w:val="000000" w:themeColor="text1"/>
        </w:rPr>
        <w:t xml:space="preserve"> have been used to study the dynamics of weather phenome</w:t>
      </w:r>
      <w:r w:rsidR="00BF3FD9" w:rsidRPr="00AC73A1">
        <w:rPr>
          <w:color w:val="000000" w:themeColor="text1"/>
        </w:rPr>
        <w:t>na</w:t>
      </w:r>
      <w:r w:rsidR="00FC7D12" w:rsidRPr="00AC73A1">
        <w:rPr>
          <w:color w:val="000000" w:themeColor="text1"/>
        </w:rPr>
        <w:t xml:space="preserve"> </w:t>
      </w:r>
      <w:ins w:id="3" w:author="Parks, Robbie M" w:date="2018-07-02T14:51:00Z">
        <w:r w:rsidR="002542D0">
          <w:rPr>
            <w:color w:val="000000" w:themeColor="text1"/>
          </w:rPr>
          <w:fldChar w:fldCharType="begin" w:fldLock="1"/>
        </w:r>
      </w:ins>
      <w:r w:rsidR="002542D0">
        <w:rPr>
          <w:color w:val="000000" w:themeColor="text1"/>
        </w:rPr>
        <w:instrText>ADDIN CSL_CITATION { "citationItems" : [ { "id" : "ITEM-1", "itemData" : { "DOI" : "10.1038/nature01194", "ISBN" : "0028-0836", "ISSN" : "00280836", "PMID" : "12432388", "abstract" : "The variability of El Nin \u0303o/Southern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1\u20133 . Here we present a record of sedimentation in Laguna Pallcacocha, southern Ecuador, which is strongly influenced by ENSO variability, and covers the past 12,000 years continuously. We find that changes on a timescale of 2\u20138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 "author" : [ { "dropping-particle" : "", "family" : "Moy", "given" : "Christopher M.", "non-dropping-particle" : "", "parse-names" : false, "suffix" : "" }, { "dropping-particle" : "", "family" : "Seltzer", "given" : "Geoffrey O.", "non-dropping-particle" : "", "parse-names" : false, "suffix" : "" }, { "dropping-particle" : "", "family" : "Rodbell", "given" : "Donald T.", "non-dropping-particle" : "", "parse-names" : false, "suffix" : "" }, { "dropping-particle" : "", "family" : "Anderson", "given" : "David M.", "non-dropping-particle" : "", "parse-names" : false, "suffix" : "" } ], "container-title" : "Nature", "id" : "ITEM-1", "issue" : "6912", "issued" : { "date-parts" : [ [ "2002" ] ] }, "page" : "162-165", "title" : "Variability of El Ni\u00f1o/Southern Oscillation activity at millennial timescales during the Holocene epoch", "type" : "article-journal", "volume" : "420" }, "uris" : [ "http://www.mendeley.com/documents/?uuid=7d5ba32f-935d-46a0-82d2-3b510f617cdd" ] } ], "mendeley" : { "formattedCitation" : "(Moy, Seltzer, Rodbell, &amp; Anderson, 2002)", "plainTextFormattedCitation" : "(Moy, Seltzer, Rodbell, &amp; Anderson, 2002)", "previouslyFormattedCitation" : "(Moy, Seltzer, Rodbell, &amp; Anderson, 2002)" }, "properties" : {  }, "schema" : "https://github.com/citation-style-language/schema/raw/master/csl-citation.json" }</w:instrText>
      </w:r>
      <w:r w:rsidR="002542D0">
        <w:rPr>
          <w:color w:val="000000" w:themeColor="text1"/>
        </w:rPr>
        <w:fldChar w:fldCharType="separate"/>
      </w:r>
      <w:r w:rsidR="002542D0" w:rsidRPr="002542D0">
        <w:rPr>
          <w:noProof/>
          <w:color w:val="000000" w:themeColor="text1"/>
        </w:rPr>
        <w:t>(Moy, Seltzer, Rodbell, &amp; Anderson, 2002)</w:t>
      </w:r>
      <w:ins w:id="4" w:author="Parks, Robbie M" w:date="2018-07-02T14:51:00Z">
        <w:r w:rsidR="002542D0">
          <w:rPr>
            <w:color w:val="000000" w:themeColor="text1"/>
          </w:rPr>
          <w:fldChar w:fldCharType="end"/>
        </w:r>
        <w:r w:rsidR="00625BF6">
          <w:rPr>
            <w:color w:val="000000" w:themeColor="text1"/>
          </w:rPr>
          <w:t xml:space="preserve"> </w:t>
        </w:r>
      </w:ins>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2015BB" w:rsidRPr="00AC73A1">
        <w:rPr>
          <w:color w:val="000000" w:themeColor="text1"/>
        </w:rPr>
        <w:t>,</w:t>
      </w:r>
      <w:r w:rsidR="000210D1" w:rsidRPr="00AC73A1">
        <w:rPr>
          <w:color w:val="000000" w:themeColor="text1"/>
        </w:rPr>
        <w:t xml:space="preserve"> to over three decades of national mortality data.</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ins w:id="5" w:author="Parks, Robbie M" w:date="2018-06-24T22:38:00Z">
        <w:r w:rsidR="00A22940">
          <w:rPr>
            <w:color w:val="000000" w:themeColor="text1"/>
          </w:rPr>
          <w:t xml:space="preserve">. In </w:t>
        </w:r>
      </w:ins>
      <w:ins w:id="6" w:author="Parks, Robbie M" w:date="2018-07-02T14:54:00Z">
        <w:r w:rsidR="00025DE6">
          <w:rPr>
            <w:color w:val="000000" w:themeColor="text1"/>
          </w:rPr>
          <w:t>addition,</w:t>
        </w:r>
      </w:ins>
      <w:ins w:id="7" w:author="Parks, Robbie M" w:date="2018-06-24T22:38:00Z">
        <w:r w:rsidR="00A22940">
          <w:rPr>
            <w:color w:val="000000" w:themeColor="text1"/>
          </w:rPr>
          <w:t xml:space="preserve"> we identify how the percentage difference between </w:t>
        </w:r>
      </w:ins>
      <w:ins w:id="8" w:author="Parks, Robbie M" w:date="2018-07-02T18:53:00Z">
        <w:r w:rsidR="007155A4">
          <w:rPr>
            <w:color w:val="000000" w:themeColor="text1"/>
          </w:rPr>
          <w:t xml:space="preserve">the mortality in </w:t>
        </w:r>
      </w:ins>
      <w:ins w:id="9" w:author="Parks, Robbie M" w:date="2018-06-24T22:38:00Z">
        <w:r w:rsidR="00A22940">
          <w:rPr>
            <w:color w:val="000000" w:themeColor="text1"/>
          </w:rPr>
          <w:t xml:space="preserve">maximum and minimum </w:t>
        </w:r>
      </w:ins>
      <w:ins w:id="10" w:author="Parks, Robbie M" w:date="2018-07-02T18:53:00Z">
        <w:r w:rsidR="009A1BE3">
          <w:rPr>
            <w:color w:val="000000" w:themeColor="text1"/>
          </w:rPr>
          <w:t>months</w:t>
        </w:r>
      </w:ins>
      <w:ins w:id="11" w:author="Parks, Robbie M" w:date="2018-06-24T22:38:00Z">
        <w:r w:rsidR="00A22940">
          <w:rPr>
            <w:color w:val="000000" w:themeColor="text1"/>
          </w:rPr>
          <w:t xml:space="preserve"> within a year has changed from the beginning to the end of the </w:t>
        </w:r>
        <w:proofErr w:type="gramStart"/>
        <w:r w:rsidR="00A22940">
          <w:rPr>
            <w:color w:val="000000" w:themeColor="text1"/>
          </w:rPr>
          <w:t>time period</w:t>
        </w:r>
        <w:proofErr w:type="gramEnd"/>
        <w:r w:rsidR="00A22940">
          <w:rPr>
            <w:color w:val="000000" w:themeColor="text1"/>
          </w:rPr>
          <w:t xml:space="preserve"> using Poisson regression.</w:t>
        </w:r>
      </w:ins>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5B9DF667" w14:textId="7F36F84C"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w:t>
      </w:r>
      <w:del w:id="12" w:author="Parks, Robbie M" w:date="2018-06-20T11:37:00Z">
        <w:r w:rsidRPr="00AC73A1" w:rsidDel="00E23198">
          <w:delText xml:space="preserve">statistically significant </w:delText>
        </w:r>
      </w:del>
      <w:r w:rsidRPr="00AC73A1">
        <w:t>12-month seasonality in all age groups</w:t>
      </w:r>
      <w:r w:rsidR="00421068" w:rsidRPr="00AC73A1">
        <w:t>,</w:t>
      </w:r>
      <w:r w:rsidRPr="00AC73A1">
        <w:t xml:space="preserve"> except in </w:t>
      </w:r>
      <w:r w:rsidR="00B91368" w:rsidRPr="00AC73A1">
        <w:t>those aged</w:t>
      </w:r>
      <w:r w:rsidRPr="00AC73A1">
        <w:t xml:space="preserve"> 35-44 years, </w:t>
      </w:r>
      <w:r w:rsidR="00B91368" w:rsidRPr="00AC73A1">
        <w:t xml:space="preserve">for whom there was </w:t>
      </w:r>
      <w:del w:id="13" w:author="Parks, Robbie M" w:date="2018-06-20T11:37:00Z">
        <w:r w:rsidRPr="00AC73A1" w:rsidDel="00E23198">
          <w:delText xml:space="preserve">statistically significant </w:delText>
        </w:r>
      </w:del>
      <w:r w:rsidRPr="00AC73A1">
        <w:t xml:space="preserve">periodicity at 6 months (Figure </w:t>
      </w:r>
      <w:r w:rsidR="00040FE5" w:rsidRPr="00AC73A1">
        <w:t>2</w:t>
      </w:r>
      <w:r w:rsidRPr="00AC73A1">
        <w:t xml:space="preserve">). In females, there was </w:t>
      </w:r>
      <w:del w:id="14" w:author="Parks, Robbie M" w:date="2018-06-20T11:38:00Z">
        <w:r w:rsidRPr="00AC73A1" w:rsidDel="0014242B">
          <w:delText xml:space="preserve">significant </w:delText>
        </w:r>
      </w:del>
      <w:r w:rsidRPr="00AC73A1">
        <w:t xml:space="preserve">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4F407284" w:rsidR="00B91368" w:rsidRDefault="00F84E39" w:rsidP="00C33FFB">
      <w:pPr>
        <w:spacing w:line="480" w:lineRule="auto"/>
        <w:jc w:val="both"/>
        <w:rPr>
          <w:ins w:id="15" w:author="Parks, Robbie M" w:date="2018-06-20T00:52:00Z"/>
        </w:rPr>
      </w:pPr>
      <w:r>
        <w:rPr>
          <w:color w:val="000000" w:themeColor="text1"/>
        </w:rPr>
        <w:t>Table 1 presents number of deaths by cause of death and sex.</w:t>
      </w:r>
      <w:r w:rsidRPr="00AC73A1">
        <w:rPr>
          <w:color w:val="000000" w:themeColor="text1"/>
        </w:rPr>
        <w:t xml:space="preserve"> </w:t>
      </w:r>
      <w:r w:rsidR="005902F2" w:rsidRPr="00AC73A1">
        <w:t>M</w:t>
      </w:r>
      <w:r w:rsidR="0029208D" w:rsidRPr="00AC73A1">
        <w:t xml:space="preserve">ortality from all four </w:t>
      </w:r>
      <w:ins w:id="16" w:author="Parks, Robbie M" w:date="2018-06-20T11:06:00Z">
        <w:r w:rsidR="00C87DEE">
          <w:t xml:space="preserve">main </w:t>
        </w:r>
      </w:ins>
      <w:r w:rsidR="0029208D" w:rsidRPr="00AC73A1">
        <w:t>cause</w:t>
      </w:r>
      <w:r w:rsidR="005902F2" w:rsidRPr="00AC73A1">
        <w:t xml:space="preserve"> groups </w:t>
      </w:r>
      <w:r w:rsidR="0029208D" w:rsidRPr="00AC73A1">
        <w:t>was</w:t>
      </w:r>
      <w:r w:rsidR="005902F2" w:rsidRPr="00AC73A1">
        <w:t xml:space="preserve"> seasonal above 75 years of age (Figure 2)</w:t>
      </w:r>
      <w:r>
        <w:t xml:space="preserve">, as was mortality from more disaggregated causes </w:t>
      </w:r>
      <w:del w:id="17" w:author="Parks, Robbie M" w:date="2018-07-02T19:36:00Z">
        <w:r w:rsidDel="00D551FB">
          <w:delText>(Supplementary Figure XX)</w:delText>
        </w:r>
      </w:del>
      <w:ins w:id="18" w:author="Parks, Robbie M" w:date="2018-07-02T19:14:00Z">
        <w:r w:rsidR="00A137B9">
          <w:t>except for</w:t>
        </w:r>
      </w:ins>
      <w:ins w:id="19" w:author="Parks, Robbie M" w:date="2018-07-02T19:06:00Z">
        <w:r w:rsidR="00F91740">
          <w:t xml:space="preserve"> </w:t>
        </w:r>
      </w:ins>
      <w:ins w:id="20" w:author="Parks, Robbie M" w:date="2018-07-02T19:07:00Z">
        <w:r w:rsidR="0008287A">
          <w:t xml:space="preserve">deaths from </w:t>
        </w:r>
      </w:ins>
      <w:ins w:id="21" w:author="Parks, Robbie M" w:date="2018-07-02T19:06:00Z">
        <w:r w:rsidR="00F91740">
          <w:t>intentional injuries</w:t>
        </w:r>
        <w:r w:rsidR="0008287A">
          <w:t xml:space="preserve"> and substance use disorders</w:t>
        </w:r>
      </w:ins>
      <w:ins w:id="22" w:author="Parks, Robbie M" w:date="2018-07-02T19:36:00Z">
        <w:r w:rsidR="00D551FB">
          <w:t xml:space="preserve"> </w:t>
        </w:r>
        <w:r w:rsidR="00D551FB">
          <w:t>(Supplementary Figure XX)</w:t>
        </w:r>
      </w:ins>
      <w:r w:rsidR="005902F2" w:rsidRPr="00AC73A1">
        <w:t xml:space="preserve">. </w:t>
      </w:r>
      <w:r w:rsidR="00B91368" w:rsidRPr="00AC73A1">
        <w:t xml:space="preserve">Seasonality in cancer deaths only appeared after </w:t>
      </w:r>
      <w:r w:rsidR="00DA6C08" w:rsidRPr="00AC73A1">
        <w:t>5</w:t>
      </w:r>
      <w:r w:rsidR="00B91368" w:rsidRPr="00AC73A1">
        <w:t>5 years of age, whereas deaths from cardio</w:t>
      </w:r>
      <w:r w:rsidR="0029208D" w:rsidRPr="00AC73A1">
        <w:t>respiratory</w:t>
      </w:r>
      <w:r w:rsidR="00B91368" w:rsidRPr="00AC73A1">
        <w:t xml:space="preserve"> causes exhibited seasonality </w:t>
      </w:r>
      <w:r w:rsidR="0029208D" w:rsidRPr="00AC73A1">
        <w:t>throughout the life-</w:t>
      </w:r>
      <w:r w:rsidR="0029208D" w:rsidRPr="00AC73A1">
        <w:lastRenderedPageBreak/>
        <w:t>course</w:t>
      </w:r>
      <w:r w:rsidR="00F56EE5" w:rsidRPr="00AC73A1">
        <w:t xml:space="preserve">. </w:t>
      </w:r>
      <w:r w:rsidR="004C1040" w:rsidRPr="00AC73A1">
        <w:t>In addition to older ages,</w:t>
      </w:r>
      <w:r w:rsidR="00B91368" w:rsidRPr="00AC73A1">
        <w:t xml:space="preserve"> </w:t>
      </w:r>
      <w:r w:rsidR="004C1040" w:rsidRPr="00AC73A1">
        <w:t>i</w:t>
      </w:r>
      <w:r w:rsidR="005902F2" w:rsidRPr="00AC73A1">
        <w:t xml:space="preserve">njuries were </w:t>
      </w:r>
      <w:r w:rsidR="004C1040" w:rsidRPr="00AC73A1">
        <w:t xml:space="preserve">also </w:t>
      </w:r>
      <w:r w:rsidR="005902F2" w:rsidRPr="00AC73A1">
        <w:t xml:space="preserve">seasonal from childhood through </w:t>
      </w:r>
      <w:r w:rsidR="00A01E9E" w:rsidRPr="00AC73A1">
        <w:t>4</w:t>
      </w:r>
      <w:r w:rsidR="005902F2" w:rsidRPr="00AC73A1">
        <w:t xml:space="preserve">4 years in women and </w:t>
      </w:r>
      <w:r w:rsidR="00A01E9E" w:rsidRPr="00AC73A1">
        <w:t>6</w:t>
      </w:r>
      <w:r w:rsidR="005902F2" w:rsidRPr="00AC73A1">
        <w:t>4 years in men.</w:t>
      </w:r>
    </w:p>
    <w:p w14:paraId="59632C3F" w14:textId="77777777" w:rsidR="00B1603E" w:rsidRDefault="00B1603E" w:rsidP="00C33FFB">
      <w:pPr>
        <w:spacing w:line="480" w:lineRule="auto"/>
        <w:jc w:val="both"/>
        <w:rPr>
          <w:ins w:id="23" w:author="Parks, Robbie M" w:date="2018-06-20T11:06:00Z"/>
        </w:rPr>
      </w:pPr>
    </w:p>
    <w:p w14:paraId="61D70D0D" w14:textId="450BE4B7" w:rsidR="005872FC" w:rsidRDefault="00F84E39" w:rsidP="00365ECB">
      <w:pPr>
        <w:spacing w:line="480" w:lineRule="auto"/>
        <w:jc w:val="both"/>
        <w:rPr>
          <w:ins w:id="24" w:author="Parks, Robbie M" w:date="2018-07-02T19:21:00Z"/>
        </w:rPr>
      </w:pPr>
      <w:ins w:id="25" w:author="Majid" w:date="2018-06-26T12:39:00Z">
        <w:r>
          <w:t>When more disaggregated causes of death were analysed</w:t>
        </w:r>
      </w:ins>
      <w:ins w:id="26" w:author="Parks, Robbie M" w:date="2018-06-24T22:38:00Z">
        <w:r w:rsidR="00F1252C">
          <w:t>, seasonality</w:t>
        </w:r>
      </w:ins>
      <w:ins w:id="27" w:author="Parks, Robbie M" w:date="2018-06-20T11:11:00Z">
        <w:r w:rsidR="00C77B93">
          <w:t xml:space="preserve"> in cardiovascular and chronic </w:t>
        </w:r>
      </w:ins>
      <w:ins w:id="28" w:author="Parks, Robbie M" w:date="2018-06-20T11:12:00Z">
        <w:r w:rsidR="00C77B93">
          <w:t>respiratory</w:t>
        </w:r>
      </w:ins>
      <w:ins w:id="29" w:author="Parks, Robbie M" w:date="2018-06-20T11:11:00Z">
        <w:r w:rsidR="00C77B93">
          <w:t xml:space="preserve"> diseases disappeared in </w:t>
        </w:r>
      </w:ins>
      <w:ins w:id="30" w:author="Majid" w:date="2018-06-26T12:41:00Z">
        <w:r w:rsidR="00365ECB">
          <w:t xml:space="preserve">ages </w:t>
        </w:r>
      </w:ins>
      <w:ins w:id="31" w:author="Parks, Robbie M" w:date="2018-06-20T11:11:00Z">
        <w:r w:rsidR="00C77B93">
          <w:t>0-4 y</w:t>
        </w:r>
        <w:r w:rsidR="006A63D8">
          <w:t xml:space="preserve">ears </w:t>
        </w:r>
      </w:ins>
      <w:ins w:id="32" w:author="Parks, Robbie M" w:date="2018-06-20T11:13:00Z">
        <w:r w:rsidR="006A63D8">
          <w:t xml:space="preserve">by the early </w:t>
        </w:r>
      </w:ins>
      <w:ins w:id="33" w:author="Parks, Robbie M" w:date="2018-06-20T11:14:00Z">
        <w:r w:rsidR="006A63D8">
          <w:t xml:space="preserve">and late </w:t>
        </w:r>
      </w:ins>
      <w:ins w:id="34" w:author="Parks, Robbie M" w:date="2018-06-20T11:13:00Z">
        <w:r w:rsidR="006A63D8">
          <w:t>1990s</w:t>
        </w:r>
      </w:ins>
      <w:ins w:id="35" w:author="Majid" w:date="2018-06-26T12:41:00Z">
        <w:r w:rsidR="00365ECB">
          <w:t>,</w:t>
        </w:r>
      </w:ins>
      <w:ins w:id="36" w:author="Parks, Robbie M" w:date="2018-06-20T11:13:00Z">
        <w:r w:rsidR="006A63D8">
          <w:t xml:space="preserve"> respectively</w:t>
        </w:r>
      </w:ins>
      <w:ins w:id="37" w:author="Parks, Robbie M" w:date="2018-06-20T11:14:00Z">
        <w:r w:rsidR="00F17B1A">
          <w:t xml:space="preserve"> (Supplementary Figure XX</w:t>
        </w:r>
        <w:r w:rsidR="00163AC8">
          <w:t>)</w:t>
        </w:r>
      </w:ins>
      <w:ins w:id="38" w:author="Parks, Robbie M" w:date="2018-06-20T11:23:00Z">
        <w:r w:rsidR="00B244F9">
          <w:t>,</w:t>
        </w:r>
      </w:ins>
      <w:ins w:id="39" w:author="Parks, Robbie M" w:date="2018-06-20T11:13:00Z">
        <w:r w:rsidR="00B244F9">
          <w:t xml:space="preserve"> while </w:t>
        </w:r>
      </w:ins>
      <w:ins w:id="40" w:author="Parks, Robbie M" w:date="2018-06-20T11:23:00Z">
        <w:r w:rsidR="00B244F9">
          <w:t>persisting in</w:t>
        </w:r>
      </w:ins>
      <w:ins w:id="41" w:author="Parks, Robbie M" w:date="2018-06-20T11:13:00Z">
        <w:r w:rsidR="00614B7D">
          <w:t xml:space="preserve"> older ages</w:t>
        </w:r>
      </w:ins>
      <w:ins w:id="42" w:author="Parks, Robbie M" w:date="2018-06-20T11:16:00Z">
        <w:r w:rsidR="006F12E4">
          <w:t xml:space="preserve">. </w:t>
        </w:r>
      </w:ins>
      <w:ins w:id="43" w:author="Parks, Robbie M" w:date="2018-06-20T11:14:00Z">
        <w:r w:rsidR="00163AC8">
          <w:t xml:space="preserve">In </w:t>
        </w:r>
      </w:ins>
      <w:ins w:id="44" w:author="Parks, Robbie M" w:date="2018-06-20T11:08:00Z">
        <w:r w:rsidR="00F33911">
          <w:t>contrast</w:t>
        </w:r>
      </w:ins>
      <w:ins w:id="45" w:author="Parks, Robbie M" w:date="2018-06-20T11:17:00Z">
        <w:r w:rsidR="006F12E4">
          <w:t xml:space="preserve">, seasonality </w:t>
        </w:r>
      </w:ins>
      <w:ins w:id="46" w:author="Parks, Robbie M" w:date="2018-06-20T11:23:00Z">
        <w:r w:rsidR="001608FF">
          <w:t>remained</w:t>
        </w:r>
      </w:ins>
      <w:ins w:id="47" w:author="Parks, Robbie M" w:date="2018-06-20T11:17:00Z">
        <w:r w:rsidR="006F12E4">
          <w:t xml:space="preserve"> throughout the study for respiratory infections for all ages in both males and females</w:t>
        </w:r>
      </w:ins>
      <w:ins w:id="48" w:author="Parks, Robbie M" w:date="2018-06-20T11:23:00Z">
        <w:r w:rsidR="00B940C7">
          <w:t>.</w:t>
        </w:r>
      </w:ins>
      <w:ins w:id="49" w:author="Parks, Robbie M" w:date="2018-06-20T11:08:00Z">
        <w:r w:rsidR="00C53889">
          <w:t xml:space="preserve"> </w:t>
        </w:r>
      </w:ins>
      <w:ins w:id="50" w:author="Parks, Robbie M" w:date="2018-06-20T11:24:00Z">
        <w:r w:rsidR="00B27B5D">
          <w:t>Comparing intentional and unintentional injuries (Supp</w:t>
        </w:r>
        <w:r w:rsidR="00837653">
          <w:t>lementary Figure XX</w:t>
        </w:r>
        <w:r w:rsidR="00340C26">
          <w:t>) also revealed</w:t>
        </w:r>
        <w:r w:rsidR="00B27B5D">
          <w:t xml:space="preserve"> distinct behaviour</w:t>
        </w:r>
      </w:ins>
      <w:ins w:id="51" w:author="Majid" w:date="2018-06-26T12:45:00Z">
        <w:r w:rsidR="00365ECB">
          <w:t>s.</w:t>
        </w:r>
      </w:ins>
      <w:ins w:id="52" w:author="Parks, Robbie M" w:date="2018-06-20T11:24:00Z">
        <w:r w:rsidR="00B27B5D">
          <w:t xml:space="preserve"> </w:t>
        </w:r>
      </w:ins>
      <w:ins w:id="53" w:author="Majid" w:date="2018-06-26T12:47:00Z">
        <w:r w:rsidR="00365ECB">
          <w:t>Specifically, u</w:t>
        </w:r>
      </w:ins>
      <w:ins w:id="54" w:author="Parks, Robbie M" w:date="2018-06-20T11:27:00Z">
        <w:r w:rsidR="00D72846">
          <w:t>nintentional injuries drove</w:t>
        </w:r>
        <w:r w:rsidR="00F064A9">
          <w:t xml:space="preserve"> the seasonality</w:t>
        </w:r>
      </w:ins>
      <w:ins w:id="55" w:author="Majid" w:date="2018-06-26T12:46:00Z">
        <w:r w:rsidR="00365ECB">
          <w:t xml:space="preserve"> of injury deaths</w:t>
        </w:r>
      </w:ins>
      <w:ins w:id="56" w:author="Parks, Robbie M" w:date="2018-06-20T11:27:00Z">
        <w:r w:rsidR="00F064A9">
          <w:t xml:space="preserve"> for females, as</w:t>
        </w:r>
      </w:ins>
      <w:ins w:id="57" w:author="Parks, Robbie M" w:date="2018-06-20T11:25:00Z">
        <w:r w:rsidR="00D72846">
          <w:t xml:space="preserve"> no clear seasonality wa</w:t>
        </w:r>
        <w:r w:rsidR="00F23C3A">
          <w:t>s evident thro</w:t>
        </w:r>
        <w:r w:rsidR="004C165E">
          <w:t>ughout for females of all</w:t>
        </w:r>
        <w:r w:rsidR="00BB30BA">
          <w:t xml:space="preserve"> ages for intentional injuries. </w:t>
        </w:r>
      </w:ins>
      <w:ins w:id="58" w:author="Parks, Robbie M" w:date="2018-07-02T19:33:00Z">
        <w:r w:rsidR="00F551C6">
          <w:t>B</w:t>
        </w:r>
      </w:ins>
      <w:commentRangeStart w:id="59"/>
      <w:commentRangeStart w:id="60"/>
      <w:ins w:id="61" w:author="Parks, Robbie M" w:date="2018-07-02T19:32:00Z">
        <w:r w:rsidR="00263A68">
          <w:t xml:space="preserve">oth unintentional and </w:t>
        </w:r>
      </w:ins>
      <w:ins w:id="62" w:author="Parks, Robbie M" w:date="2018-06-20T11:28:00Z">
        <w:r w:rsidR="00D7104C">
          <w:t xml:space="preserve">intentional injuries had 12-month seasonality </w:t>
        </w:r>
      </w:ins>
      <w:ins w:id="63" w:author="Parks, Robbie M" w:date="2018-07-02T19:34:00Z">
        <w:r w:rsidR="00172987">
          <w:t>for males</w:t>
        </w:r>
      </w:ins>
      <w:ins w:id="64" w:author="Parks, Robbie M" w:date="2018-07-02T19:32:00Z">
        <w:r w:rsidR="00A11860">
          <w:t xml:space="preserve">, </w:t>
        </w:r>
        <w:proofErr w:type="gramStart"/>
        <w:r w:rsidR="00A11860">
          <w:t>with the exception of</w:t>
        </w:r>
        <w:proofErr w:type="gramEnd"/>
        <w:r w:rsidR="00A11860">
          <w:t xml:space="preserve"> </w:t>
        </w:r>
      </w:ins>
      <w:ins w:id="65" w:author="Parks, Robbie M" w:date="2018-07-02T19:33:00Z">
        <w:r w:rsidR="00A11860">
          <w:t xml:space="preserve">those </w:t>
        </w:r>
      </w:ins>
      <w:ins w:id="66" w:author="Parks, Robbie M" w:date="2018-07-02T19:32:00Z">
        <w:r w:rsidR="00A11860">
          <w:t xml:space="preserve">below 15 </w:t>
        </w:r>
      </w:ins>
      <w:ins w:id="67" w:author="Parks, Robbie M" w:date="2018-07-02T19:33:00Z">
        <w:r w:rsidR="00A11860">
          <w:t>years</w:t>
        </w:r>
      </w:ins>
      <w:ins w:id="68" w:author="Parks, Robbie M" w:date="2018-07-02T19:32:00Z">
        <w:r w:rsidR="00A11860">
          <w:t xml:space="preserve"> and 85</w:t>
        </w:r>
      </w:ins>
      <w:ins w:id="69" w:author="Parks, Robbie M" w:date="2018-07-02T19:33:00Z">
        <w:r w:rsidR="00A11860">
          <w:t xml:space="preserve"> and above</w:t>
        </w:r>
      </w:ins>
      <w:ins w:id="70" w:author="Parks, Robbie M" w:date="2018-07-02T19:32:00Z">
        <w:r w:rsidR="00A11860">
          <w:t xml:space="preserve"> in </w:t>
        </w:r>
      </w:ins>
      <w:ins w:id="71" w:author="Parks, Robbie M" w:date="2018-07-02T19:33:00Z">
        <w:r w:rsidR="00A11860">
          <w:t>unintentional injuries</w:t>
        </w:r>
      </w:ins>
      <w:ins w:id="72" w:author="Parks, Robbie M" w:date="2018-06-20T11:28:00Z">
        <w:r w:rsidR="00D7104C">
          <w:t>.</w:t>
        </w:r>
      </w:ins>
      <w:commentRangeEnd w:id="59"/>
      <w:r w:rsidR="00365ECB">
        <w:rPr>
          <w:rStyle w:val="CommentReference"/>
          <w:rFonts w:asciiTheme="minorHAnsi" w:hAnsiTheme="minorHAnsi" w:cstheme="minorBidi"/>
          <w:lang w:eastAsia="en-US"/>
        </w:rPr>
        <w:commentReference w:id="59"/>
      </w:r>
      <w:commentRangeEnd w:id="60"/>
      <w:r w:rsidR="001C0FC7">
        <w:rPr>
          <w:rStyle w:val="CommentReference"/>
          <w:rFonts w:asciiTheme="minorHAnsi" w:hAnsiTheme="minorHAnsi" w:cstheme="minorBidi"/>
          <w:lang w:eastAsia="en-US"/>
        </w:rPr>
        <w:commentReference w:id="60"/>
      </w:r>
      <w:ins w:id="73" w:author="Majid" w:date="2018-06-26T12:48:00Z">
        <w:r w:rsidR="00365ECB">
          <w:t xml:space="preserve"> </w:t>
        </w:r>
      </w:ins>
      <w:ins w:id="74" w:author="Parks, Robbie M" w:date="2018-06-20T11:32:00Z">
        <w:r w:rsidR="00AC55DD" w:rsidRPr="00996AD4">
          <w:t xml:space="preserve">No </w:t>
        </w:r>
      </w:ins>
      <w:ins w:id="75" w:author="Parks, Robbie M" w:date="2018-06-20T11:33:00Z">
        <w:r w:rsidR="00FF4E42" w:rsidRPr="00996AD4">
          <w:t xml:space="preserve">consistent </w:t>
        </w:r>
      </w:ins>
      <w:ins w:id="76" w:author="Parks, Robbie M" w:date="2018-06-20T11:32:00Z">
        <w:r w:rsidR="00D72846">
          <w:t>seasonality wa</w:t>
        </w:r>
        <w:r w:rsidR="00AC55DD" w:rsidRPr="00996AD4">
          <w:t xml:space="preserve">s evident in maternal conditions </w:t>
        </w:r>
      </w:ins>
      <w:ins w:id="77" w:author="Parks, Robbie M" w:date="2018-06-20T11:33:00Z">
        <w:r w:rsidR="00FF4E42" w:rsidRPr="00996AD4">
          <w:t xml:space="preserve">or substance use disorders for </w:t>
        </w:r>
        <w:r w:rsidR="00001E52">
          <w:t>all ages (Supplementary Figure XX</w:t>
        </w:r>
        <w:r w:rsidR="00FF4E42" w:rsidRPr="00996AD4">
          <w:t>)</w:t>
        </w:r>
      </w:ins>
      <w:ins w:id="78" w:author="Parks, Robbie M" w:date="2018-07-02T19:21:00Z">
        <w:r w:rsidR="005872FC">
          <w:t xml:space="preserve">. </w:t>
        </w:r>
      </w:ins>
    </w:p>
    <w:p w14:paraId="5602C6E0" w14:textId="088B69B7" w:rsidR="000210D1" w:rsidRPr="00AC73A1" w:rsidRDefault="005872FC" w:rsidP="00365ECB">
      <w:pPr>
        <w:spacing w:line="480" w:lineRule="auto"/>
        <w:jc w:val="both"/>
      </w:pPr>
      <w:ins w:id="79" w:author="Parks, Robbie M" w:date="2018-07-02T19:21:00Z">
        <w:r w:rsidDel="005872FC">
          <w:rPr>
            <w:rStyle w:val="CommentReference"/>
            <w:rFonts w:asciiTheme="minorHAnsi" w:hAnsiTheme="minorHAnsi" w:cstheme="minorBidi"/>
            <w:lang w:eastAsia="en-US"/>
          </w:rPr>
          <w:t xml:space="preserve"> </w:t>
        </w:r>
      </w:ins>
    </w:p>
    <w:p w14:paraId="43946A13" w14:textId="520AC400" w:rsidR="000210D1" w:rsidRDefault="000210D1" w:rsidP="00C33FFB">
      <w:pPr>
        <w:spacing w:line="480" w:lineRule="auto"/>
        <w:jc w:val="both"/>
        <w:rPr>
          <w:ins w:id="80" w:author="Parks, Robbie M" w:date="2018-06-20T12:18:00Z"/>
        </w:rPr>
      </w:pPr>
      <w:r w:rsidRPr="00AC73A1">
        <w:t>Death rates in men aged ≥45 years and women aged ≥35 years peaked in January and February</w:t>
      </w:r>
      <w:r w:rsidR="00005B06" w:rsidRPr="00AC73A1">
        <w:t xml:space="preserve"> </w:t>
      </w:r>
      <w:r w:rsidR="004C1040" w:rsidRPr="00AC73A1">
        <w:t xml:space="preserve">and were lowest in </w:t>
      </w:r>
      <w:r w:rsidR="0086062E" w:rsidRPr="00AC73A1">
        <w:t>June-August</w:t>
      </w:r>
      <w:r w:rsidR="004C1040" w:rsidRPr="00AC73A1">
        <w:t xml:space="preserve">, </w:t>
      </w:r>
      <w:r w:rsidR="00005B06" w:rsidRPr="00AC73A1">
        <w:t xml:space="preserve">for all-cause mortality as </w:t>
      </w:r>
      <w:r w:rsidR="00F44160" w:rsidRPr="00AC73A1">
        <w:t>well as for causes of death with</w:t>
      </w:r>
      <w:del w:id="81" w:author="Parks, Robbie M" w:date="2018-06-20T11:37:00Z">
        <w:r w:rsidR="00F44160" w:rsidRPr="00AC73A1" w:rsidDel="00E23198">
          <w:delText xml:space="preserve"> statistically significant</w:delText>
        </w:r>
      </w:del>
      <w:r w:rsidR="00F44160" w:rsidRPr="00AC73A1">
        <w:t xml:space="preserve"> seasonality</w:t>
      </w:r>
      <w:r w:rsidR="0086062E" w:rsidRPr="00AC73A1">
        <w:t>, including injuries</w:t>
      </w:r>
      <w:r w:rsidRPr="00AC73A1">
        <w:t xml:space="preserve"> (Figure </w:t>
      </w:r>
      <w:r w:rsidR="00040FE5" w:rsidRPr="00AC73A1">
        <w:t>3</w:t>
      </w:r>
      <w:r w:rsidRPr="00AC73A1">
        <w:t xml:space="preserve">). A similar temporal pattern was seen </w:t>
      </w:r>
      <w:r w:rsidR="00F44160" w:rsidRPr="00AC73A1">
        <w:t xml:space="preserve">for all-cause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xml:space="preserve"> These months also represented maximum and minimum mortality of children for </w:t>
      </w:r>
      <w:r w:rsidR="0029208D" w:rsidRPr="00AC73A1">
        <w:t>non-injury</w:t>
      </w:r>
      <w:r w:rsidR="00F44160" w:rsidRPr="00AC73A1">
        <w:t xml:space="preserve"> causes. In contrast injury deaths in children, adolescents and young and middle-aged adults peaked in June/July and </w:t>
      </w:r>
      <w:r w:rsidR="0086062E" w:rsidRPr="00AC73A1">
        <w:t xml:space="preserve">were </w:t>
      </w:r>
      <w:r w:rsidR="00F44160" w:rsidRPr="00AC73A1">
        <w:t>lowest in December/January</w:t>
      </w:r>
      <w:r w:rsidR="004C1040" w:rsidRPr="00AC73A1">
        <w:t>. Among</w:t>
      </w:r>
      <w:r w:rsidR="00F44160" w:rsidRPr="00AC73A1">
        <w:t xml:space="preserve"> </w:t>
      </w:r>
      <w:r w:rsidRPr="00AC73A1">
        <w:t>older boys and young men</w:t>
      </w:r>
      <w:r w:rsidR="00CC4725" w:rsidRPr="00AC73A1">
        <w:t xml:space="preserve">, not </w:t>
      </w:r>
      <w:r w:rsidR="004C1040" w:rsidRPr="00AC73A1">
        <w:t>only did injury mortali</w:t>
      </w:r>
      <w:r w:rsidR="00603617" w:rsidRPr="00AC73A1">
        <w:t>ty peak in in June/July</w:t>
      </w:r>
      <w:r w:rsidR="00CC4725" w:rsidRPr="00AC73A1">
        <w:t>,</w:t>
      </w:r>
      <w:r w:rsidR="00603617" w:rsidRPr="00AC73A1">
        <w:t xml:space="preserve"> but </w:t>
      </w:r>
      <w:r w:rsidR="004C1040" w:rsidRPr="00AC73A1">
        <w:t>all-cause mortality</w:t>
      </w:r>
      <w:r w:rsidR="00CC4725" w:rsidRPr="00AC73A1">
        <w:t xml:space="preserve"> also</w:t>
      </w:r>
      <w:r w:rsidRPr="00AC73A1">
        <w:t xml:space="preserve">. </w:t>
      </w:r>
    </w:p>
    <w:p w14:paraId="6BCB2CC5" w14:textId="77777777" w:rsidR="00E776E4" w:rsidRDefault="00E776E4" w:rsidP="00C33FFB">
      <w:pPr>
        <w:spacing w:line="480" w:lineRule="auto"/>
        <w:jc w:val="both"/>
        <w:rPr>
          <w:ins w:id="82" w:author="Parks, Robbie M" w:date="2018-06-20T12:19:00Z"/>
        </w:rPr>
      </w:pPr>
    </w:p>
    <w:p w14:paraId="2FB6278E" w14:textId="7A5637AF" w:rsidR="000210D1" w:rsidRPr="00AC73A1" w:rsidRDefault="00181294" w:rsidP="00C33FFB">
      <w:pPr>
        <w:spacing w:line="480" w:lineRule="auto"/>
        <w:jc w:val="both"/>
      </w:pPr>
      <w:ins w:id="83" w:author="Majid" w:date="2018-06-26T12:51:00Z">
        <w:r>
          <w:lastRenderedPageBreak/>
          <w:t>Of disaggregated causes,</w:t>
        </w:r>
      </w:ins>
      <w:ins w:id="84" w:author="Parks, Robbie M" w:date="2018-07-02T22:09:00Z">
        <w:r w:rsidR="005B5C70">
          <w:t xml:space="preserve"> </w:t>
        </w:r>
      </w:ins>
      <w:commentRangeStart w:id="85"/>
      <w:ins w:id="86" w:author="Parks, Robbie M" w:date="2018-07-02T22:10:00Z">
        <w:r w:rsidR="00E642BC">
          <w:t xml:space="preserve">males and females 65 and over </w:t>
        </w:r>
      </w:ins>
      <w:ins w:id="87" w:author="Parks, Robbie M" w:date="2018-07-02T22:11:00Z">
        <w:r w:rsidR="00797805">
          <w:t>died the most in the months of December, January and February, except for intentional injuries</w:t>
        </w:r>
      </w:ins>
      <w:commentRangeEnd w:id="85"/>
      <w:ins w:id="88" w:author="Parks, Robbie M" w:date="2018-07-02T22:14:00Z">
        <w:r w:rsidR="00794755">
          <w:rPr>
            <w:rStyle w:val="CommentReference"/>
            <w:rFonts w:asciiTheme="minorHAnsi" w:hAnsiTheme="minorHAnsi" w:cstheme="minorBidi"/>
            <w:lang w:eastAsia="en-US"/>
          </w:rPr>
          <w:commentReference w:id="85"/>
        </w:r>
      </w:ins>
      <w:ins w:id="89" w:author="Parks, Robbie M" w:date="2018-07-02T22:11:00Z">
        <w:r w:rsidR="00797805">
          <w:t>.</w:t>
        </w:r>
      </w:ins>
      <w:ins w:id="90" w:author="Majid" w:date="2018-06-26T12:51:00Z">
        <w:r>
          <w:t xml:space="preserve"> </w:t>
        </w:r>
      </w:ins>
      <w:ins w:id="91" w:author="Parks, Robbie M" w:date="2018-07-02T22:09:00Z">
        <w:r w:rsidR="005B5C70">
          <w:t>D</w:t>
        </w:r>
      </w:ins>
      <w:ins w:id="92" w:author="Parks, Robbie M" w:date="2018-06-20T12:21:00Z">
        <w:r w:rsidR="009B42AA">
          <w:t>eath rates in males and females</w:t>
        </w:r>
      </w:ins>
      <w:ins w:id="93" w:author="Parks, Robbie M" w:date="2018-06-20T12:23:00Z">
        <w:r w:rsidR="00EB3E5C">
          <w:t xml:space="preserve"> of all ages</w:t>
        </w:r>
      </w:ins>
      <w:ins w:id="94" w:author="Parks, Robbie M" w:date="2018-06-20T12:19:00Z">
        <w:r w:rsidR="009B42AA">
          <w:t xml:space="preserve"> were</w:t>
        </w:r>
        <w:r w:rsidR="00490EB4">
          <w:t xml:space="preserve"> consistently </w:t>
        </w:r>
      </w:ins>
      <w:ins w:id="95" w:author="Parks, Robbie M" w:date="2018-06-20T12:22:00Z">
        <w:r w:rsidR="009B42AA">
          <w:t xml:space="preserve">highest </w:t>
        </w:r>
      </w:ins>
      <w:ins w:id="96" w:author="Parks, Robbie M" w:date="2018-06-20T12:19:00Z">
        <w:r w:rsidR="00490EB4">
          <w:t xml:space="preserve">in January and February </w:t>
        </w:r>
      </w:ins>
      <w:ins w:id="97" w:author="Parks, Robbie M" w:date="2018-06-20T12:22:00Z">
        <w:r w:rsidR="009B42AA">
          <w:t xml:space="preserve">and lowest in July and August </w:t>
        </w:r>
      </w:ins>
      <w:ins w:id="98" w:author="Parks, Robbie M" w:date="2018-06-20T12:24:00Z">
        <w:r w:rsidR="00C17F03">
          <w:t>in</w:t>
        </w:r>
      </w:ins>
      <w:ins w:id="99" w:author="Parks, Robbie M" w:date="2018-06-20T12:22:00Z">
        <w:r w:rsidR="009B42AA">
          <w:t xml:space="preserve"> </w:t>
        </w:r>
      </w:ins>
      <w:ins w:id="100" w:author="Parks, Robbie M" w:date="2018-06-20T12:23:00Z">
        <w:r w:rsidR="00C17F03">
          <w:t>cardiovascular diseases as well as respiratory in</w:t>
        </w:r>
        <w:r w:rsidR="004960EA">
          <w:t>fections (Supplementary Figure XX</w:t>
        </w:r>
        <w:r w:rsidR="00C17F03">
          <w:t>)</w:t>
        </w:r>
      </w:ins>
      <w:ins w:id="101" w:author="Parks, Robbie M" w:date="2018-06-20T12:24:00Z">
        <w:r w:rsidR="00101234">
          <w:t xml:space="preserve">, </w:t>
        </w:r>
      </w:ins>
      <w:ins w:id="102" w:author="Parks, Robbie M" w:date="2018-06-24T22:38:00Z">
        <w:r w:rsidR="00770A91">
          <w:t>consistent with</w:t>
        </w:r>
      </w:ins>
      <w:ins w:id="103" w:author="Majid" w:date="2018-06-26T12:51:00Z">
        <w:r>
          <w:t xml:space="preserve"> the pattern seen for</w:t>
        </w:r>
      </w:ins>
      <w:ins w:id="104" w:author="Parks, Robbie M" w:date="2018-06-24T22:38:00Z">
        <w:r w:rsidR="00770A91">
          <w:t xml:space="preserve"> cardiorespiratory deaths (Figure 3).</w:t>
        </w:r>
      </w:ins>
      <w:ins w:id="105" w:author="Parks, Robbie M" w:date="2018-07-02T22:12:00Z">
        <w:r w:rsidR="004960EA">
          <w:t xml:space="preserve"> For intentional injuries,</w:t>
        </w:r>
      </w:ins>
      <w:ins w:id="106" w:author="Parks, Robbie M" w:date="2018-07-02T22:13:00Z">
        <w:r w:rsidR="00794755">
          <w:t xml:space="preserve"> both males and females exhibited a peak in mortality during summer months, in contrast to most of other causes.</w:t>
        </w:r>
      </w:ins>
      <w:ins w:id="107" w:author="Parks, Robbie M" w:date="2018-07-02T22:12:00Z">
        <w:r w:rsidR="004960EA">
          <w:t xml:space="preserve"> </w:t>
        </w:r>
      </w:ins>
      <w:commentRangeStart w:id="108"/>
      <w:ins w:id="109" w:author="Parks, Robbie M" w:date="2018-06-20T12:34:00Z">
        <w:r w:rsidR="003B0BAF">
          <w:t xml:space="preserve">A </w:t>
        </w:r>
      </w:ins>
      <w:ins w:id="110" w:author="Parks, Robbie M" w:date="2018-06-20T12:35:00Z">
        <w:r w:rsidR="003B0BAF">
          <w:t>consistent</w:t>
        </w:r>
      </w:ins>
      <w:ins w:id="111" w:author="Parks, Robbie M" w:date="2018-06-20T12:34:00Z">
        <w:r w:rsidR="003B0BAF">
          <w:t xml:space="preserve"> </w:t>
        </w:r>
      </w:ins>
      <w:ins w:id="112" w:author="Parks, Robbie M" w:date="2018-06-20T12:35:00Z">
        <w:r w:rsidR="003B0BAF">
          <w:t xml:space="preserve">winter peak across all ages and both sexes </w:t>
        </w:r>
        <w:r w:rsidR="0071242A">
          <w:t>is evident in endocrine disorders and neuropsychiatric d</w:t>
        </w:r>
        <w:r w:rsidR="004960EA">
          <w:t>isorders (Supplementary Figure XX</w:t>
        </w:r>
        <w:r w:rsidR="0071242A">
          <w:t xml:space="preserve">), </w:t>
        </w:r>
      </w:ins>
      <w:ins w:id="113" w:author="Parks, Robbie M" w:date="2018-06-20T12:36:00Z">
        <w:r w:rsidR="004B654D">
          <w:t>apart f</w:t>
        </w:r>
        <w:r w:rsidR="00611D70">
          <w:t xml:space="preserve">rom in 15-34 years for females. </w:t>
        </w:r>
      </w:ins>
      <w:commentRangeEnd w:id="108"/>
      <w:r>
        <w:rPr>
          <w:rStyle w:val="CommentReference"/>
          <w:rFonts w:asciiTheme="minorHAnsi" w:hAnsiTheme="minorHAnsi" w:cstheme="minorBidi"/>
          <w:lang w:eastAsia="en-US"/>
        </w:rPr>
        <w:commentReference w:id="108"/>
      </w:r>
      <w:ins w:id="114" w:author="Parks, Robbie M" w:date="2018-07-02T22:15:00Z">
        <w:r w:rsidR="00794755">
          <w:t xml:space="preserve">For genitourinary diseases and substance use disorders, </w:t>
        </w:r>
      </w:ins>
      <w:ins w:id="115" w:author="Parks, Robbie M" w:date="2018-06-20T12:36:00Z">
        <w:r w:rsidR="00794755">
          <w:t>u</w:t>
        </w:r>
        <w:commentRangeStart w:id="116"/>
        <w:r w:rsidR="00611D70">
          <w:t>ncertainty was too large</w:t>
        </w:r>
      </w:ins>
      <w:ins w:id="117" w:author="Parks, Robbie M" w:date="2018-07-02T22:16:00Z">
        <w:r w:rsidR="00794755">
          <w:t xml:space="preserve"> across all ages</w:t>
        </w:r>
      </w:ins>
      <w:ins w:id="118" w:author="Parks, Robbie M" w:date="2018-06-20T12:36:00Z">
        <w:r w:rsidR="00611D70">
          <w:t xml:space="preserve"> in ma</w:t>
        </w:r>
        <w:r w:rsidR="00794755">
          <w:t xml:space="preserve">ximum and minimum mortality </w:t>
        </w:r>
        <w:r w:rsidR="00611D70">
          <w:t>to draw any firm con</w:t>
        </w:r>
        <w:r w:rsidR="004960EA">
          <w:t>clusions (Supplementary Figure XX</w:t>
        </w:r>
        <w:r w:rsidR="00611D70">
          <w:t>)</w:t>
        </w:r>
      </w:ins>
      <w:ins w:id="119" w:author="Parks, Robbie M" w:date="2018-06-20T12:53:00Z">
        <w:r w:rsidR="001153F6">
          <w:t>, which matches the lack of 12-month seasonality evident in the wavelet analysis (Supplemen</w:t>
        </w:r>
        <w:r w:rsidR="004960EA">
          <w:t>tary Figure XX</w:t>
        </w:r>
        <w:r w:rsidR="001153F6">
          <w:t>)</w:t>
        </w:r>
      </w:ins>
      <w:ins w:id="120" w:author="Parks, Robbie M" w:date="2018-06-20T12:37:00Z">
        <w:r w:rsidR="0041155C">
          <w:t>.</w:t>
        </w:r>
      </w:ins>
      <w:commentRangeEnd w:id="116"/>
      <w:r>
        <w:rPr>
          <w:rStyle w:val="CommentReference"/>
          <w:rFonts w:asciiTheme="minorHAnsi" w:hAnsiTheme="minorHAnsi" w:cstheme="minorBidi"/>
          <w:lang w:eastAsia="en-US"/>
        </w:rPr>
        <w:commentReference w:id="116"/>
      </w:r>
    </w:p>
    <w:p w14:paraId="72CD43A6" w14:textId="6229C4CC" w:rsidR="009F3128" w:rsidRDefault="0086062E" w:rsidP="00C33FFB">
      <w:pPr>
        <w:spacing w:line="480" w:lineRule="auto"/>
        <w:jc w:val="both"/>
        <w:rPr>
          <w:ins w:id="121" w:author="Parks, Robbie M" w:date="2018-06-20T12:41:00Z"/>
        </w:rPr>
      </w:pPr>
      <w:r w:rsidRPr="00AC73A1">
        <w:t>From 1980 to 201</w:t>
      </w:r>
      <w:ins w:id="122" w:author="Parks, Robbie M" w:date="2018-06-19T19:36:00Z">
        <w:r w:rsidR="007F5916">
          <w:t>6</w:t>
        </w:r>
      </w:ins>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(non-significantly and 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p>
    <w:p w14:paraId="664E64EB" w14:textId="77777777" w:rsidR="009069BE" w:rsidRDefault="009069BE" w:rsidP="00C33FFB">
      <w:pPr>
        <w:spacing w:line="480" w:lineRule="auto"/>
        <w:jc w:val="both"/>
        <w:rPr>
          <w:ins w:id="123" w:author="Parks, Robbie M" w:date="2018-06-20T12:41:00Z"/>
        </w:rPr>
      </w:pPr>
    </w:p>
    <w:p w14:paraId="13C55760" w14:textId="581DA905" w:rsidR="009069BE" w:rsidRPr="00AC73A1" w:rsidRDefault="00181294" w:rsidP="00C33FFB">
      <w:pPr>
        <w:spacing w:line="480" w:lineRule="auto"/>
        <w:jc w:val="both"/>
      </w:pPr>
      <w:ins w:id="124" w:author="Majid" w:date="2018-06-26T12:54:00Z">
        <w:r>
          <w:lastRenderedPageBreak/>
          <w:t>Of disaggregated causes of death</w:t>
        </w:r>
      </w:ins>
      <w:ins w:id="125" w:author="Parks, Robbie M" w:date="2018-06-20T13:07:00Z">
        <w:r w:rsidR="00400D63">
          <w:t>,</w:t>
        </w:r>
      </w:ins>
      <w:ins w:id="126" w:author="Parks, Robbie M" w:date="2018-06-20T13:08:00Z">
        <w:r w:rsidR="00CF46E8">
          <w:t xml:space="preserve"> respiratory infections exhibited</w:t>
        </w:r>
      </w:ins>
      <w:ins w:id="127" w:author="Parks, Robbie M" w:date="2018-06-20T13:07:00Z">
        <w:r w:rsidR="00400D63">
          <w:t xml:space="preserve"> a significant increase in the </w:t>
        </w:r>
      </w:ins>
      <w:ins w:id="128" w:author="Parks, Robbie M" w:date="2018-07-02T22:22:00Z">
        <w:r w:rsidR="00AF623D">
          <w:t>percent</w:t>
        </w:r>
      </w:ins>
      <w:ins w:id="129" w:author="Parks, Robbie M" w:date="2018-06-20T13:07:00Z">
        <w:r w:rsidR="00400D63">
          <w:t xml:space="preserve"> difference </w:t>
        </w:r>
      </w:ins>
      <w:ins w:id="130" w:author="Parks, Robbie M" w:date="2018-07-02T22:22:00Z">
        <w:r w:rsidR="00AF623D">
          <w:t xml:space="preserve">between maximum and minimum mortality </w:t>
        </w:r>
      </w:ins>
      <w:ins w:id="131" w:author="Parks, Robbie M" w:date="2018-06-20T13:08:00Z">
        <w:r w:rsidR="00CF46E8">
          <w:t xml:space="preserve">for </w:t>
        </w:r>
      </w:ins>
      <w:ins w:id="132" w:author="Parks, Robbie M" w:date="2018-06-20T13:09:00Z">
        <w:r w:rsidR="000C12A0">
          <w:t xml:space="preserve">boys and girls of </w:t>
        </w:r>
      </w:ins>
      <w:ins w:id="133" w:author="Parks, Robbie M" w:date="2018-06-20T13:08:00Z">
        <w:r w:rsidR="00CF46E8">
          <w:t xml:space="preserve">0-4 </w:t>
        </w:r>
      </w:ins>
      <w:ins w:id="134" w:author="Parks, Robbie M" w:date="2018-06-20T13:09:00Z">
        <w:r w:rsidR="000C12A0">
          <w:t>years</w:t>
        </w:r>
      </w:ins>
      <w:ins w:id="135" w:author="Parks, Robbie M" w:date="2018-06-20T13:08:00Z">
        <w:r w:rsidR="00CF46E8">
          <w:t xml:space="preserve"> </w:t>
        </w:r>
        <w:r w:rsidR="00576EFD">
          <w:t>(Supplementary Figure XX</w:t>
        </w:r>
        <w:r w:rsidR="00B34D22">
          <w:t>).</w:t>
        </w:r>
      </w:ins>
      <w:ins w:id="136" w:author="Parks, Robbie M" w:date="2018-06-20T13:10:00Z">
        <w:r w:rsidR="00A833D2">
          <w:t xml:space="preserve"> There </w:t>
        </w:r>
      </w:ins>
      <w:ins w:id="137" w:author="Majid" w:date="2018-06-26T12:57:00Z">
        <w:r>
          <w:t>we</w:t>
        </w:r>
      </w:ins>
      <w:ins w:id="138" w:author="Parks, Robbie M" w:date="2018-06-20T13:10:00Z">
        <w:r w:rsidR="00A833D2">
          <w:t xml:space="preserve">re also distinct patterns of changing </w:t>
        </w:r>
      </w:ins>
      <w:ins w:id="139" w:author="Parks, Robbie M" w:date="2018-07-02T22:22:00Z">
        <w:r w:rsidR="00AF623D">
          <w:t>percent</w:t>
        </w:r>
      </w:ins>
      <w:ins w:id="140" w:author="Parks, Robbie M" w:date="2018-06-20T13:10:00Z">
        <w:r w:rsidR="00A833D2">
          <w:t xml:space="preserve"> difference for unintentional injuries</w:t>
        </w:r>
      </w:ins>
      <w:ins w:id="141" w:author="Parks, Robbie M" w:date="2018-07-02T22:32:00Z">
        <w:r w:rsidR="00576746">
          <w:t xml:space="preserve"> </w:t>
        </w:r>
      </w:ins>
      <w:ins w:id="142" w:author="Parks, Robbie M" w:date="2018-07-02T22:31:00Z">
        <w:r w:rsidR="00962945">
          <w:t>match</w:t>
        </w:r>
      </w:ins>
      <w:ins w:id="143" w:author="Parks, Robbie M" w:date="2018-07-02T22:33:00Z">
        <w:r w:rsidR="00576746">
          <w:t>ing</w:t>
        </w:r>
      </w:ins>
      <w:ins w:id="144" w:author="Parks, Robbie M" w:date="2018-07-02T22:31:00Z">
        <w:r w:rsidR="00962945">
          <w:t xml:space="preserve"> changes in injuries overall</w:t>
        </w:r>
      </w:ins>
      <w:ins w:id="145" w:author="Parks, Robbie M" w:date="2018-07-02T22:30:00Z">
        <w:r w:rsidR="006E4523">
          <w:t xml:space="preserve"> </w:t>
        </w:r>
      </w:ins>
      <w:commentRangeStart w:id="146"/>
      <w:ins w:id="147" w:author="Parks, Robbie M" w:date="2018-06-20T13:10:00Z">
        <w:r w:rsidR="00A833D2">
          <w:t>f</w:t>
        </w:r>
        <w:r w:rsidR="00962945">
          <w:t>or several age groups, including the rise in percent difference of 0-4 years for both sexes</w:t>
        </w:r>
      </w:ins>
      <w:ins w:id="148" w:author="Parks, Robbie M" w:date="2018-06-25T01:25:00Z">
        <w:r w:rsidR="00B86970">
          <w:t xml:space="preserve">, </w:t>
        </w:r>
      </w:ins>
      <w:commentRangeEnd w:id="146"/>
      <w:r w:rsidR="00165260">
        <w:rPr>
          <w:rStyle w:val="CommentReference"/>
          <w:rFonts w:asciiTheme="minorHAnsi" w:hAnsiTheme="minorHAnsi" w:cstheme="minorBidi"/>
          <w:lang w:eastAsia="en-US"/>
        </w:rPr>
        <w:commentReference w:id="146"/>
      </w:r>
      <w:ins w:id="149" w:author="Majid" w:date="2018-06-26T12:57:00Z">
        <w:r>
          <w:t>indicating</w:t>
        </w:r>
      </w:ins>
      <w:ins w:id="150" w:author="Parks, Robbie M" w:date="2018-06-25T01:25:00Z">
        <w:r w:rsidR="00B86970">
          <w:t xml:space="preserve"> that they are largely driving the seasonality changes</w:t>
        </w:r>
        <w:r w:rsidR="00B41306">
          <w:t xml:space="preserve"> in injuries</w:t>
        </w:r>
      </w:ins>
      <w:ins w:id="151" w:author="Parks, Robbie M" w:date="2018-06-20T13:10:00Z">
        <w:r w:rsidR="00A833D2">
          <w:t xml:space="preserve"> </w:t>
        </w:r>
      </w:ins>
      <w:proofErr w:type="gramStart"/>
      <w:ins w:id="152" w:author="Majid" w:date="2018-06-26T12:57:00Z">
        <w:r>
          <w:t xml:space="preserve">as a whole </w:t>
        </w:r>
      </w:ins>
      <w:ins w:id="153" w:author="Parks, Robbie M" w:date="2018-06-20T13:10:00Z">
        <w:r w:rsidR="00A833D2">
          <w:t>(</w:t>
        </w:r>
        <w:proofErr w:type="gramEnd"/>
        <w:r w:rsidR="00A833D2">
          <w:t>Supplementary Figure 3).</w:t>
        </w:r>
      </w:ins>
    </w:p>
    <w:p w14:paraId="102D6F4D" w14:textId="77777777" w:rsidR="000210D1" w:rsidRPr="00AC73A1" w:rsidRDefault="000210D1" w:rsidP="00C33FFB">
      <w:pPr>
        <w:spacing w:line="480" w:lineRule="auto"/>
        <w:jc w:val="both"/>
      </w:pPr>
    </w:p>
    <w:p w14:paraId="6A559C4E" w14:textId="6637A5F9" w:rsidR="000B343F" w:rsidRDefault="009B11D1" w:rsidP="00C33FFB">
      <w:pPr>
        <w:spacing w:line="480" w:lineRule="auto"/>
        <w:jc w:val="both"/>
        <w:rPr>
          <w:ins w:id="154" w:author="Parks, Robbie M" w:date="2018-06-19T20:55:00Z"/>
        </w:rPr>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r w:rsidR="00214C19" w:rsidRPr="00AC73A1">
        <w:t xml:space="preserve"> The </w:t>
      </w:r>
      <w:r w:rsidR="00C125D1" w:rsidRPr="00AC73A1">
        <w:t xml:space="preserve">only cause of death with regional differences in seasonality was </w:t>
      </w:r>
      <w:r w:rsidR="00214C19" w:rsidRPr="00AC73A1">
        <w:t xml:space="preserve">injuries </w:t>
      </w:r>
      <w:r w:rsidR="00C125D1" w:rsidRPr="00AC73A1">
        <w:t xml:space="preserve">in men aged </w:t>
      </w:r>
      <w:r w:rsidR="00214C19" w:rsidRPr="00AC73A1">
        <w:t xml:space="preserve">55-64 </w:t>
      </w:r>
      <w:r w:rsidR="00C125D1" w:rsidRPr="00AC73A1">
        <w:t>years</w:t>
      </w:r>
      <w:r w:rsidR="00214C19" w:rsidRPr="00AC73A1">
        <w:t xml:space="preserve"> and </w:t>
      </w:r>
      <w:r w:rsidR="00C125D1" w:rsidRPr="00AC73A1">
        <w:t xml:space="preserve">women aged </w:t>
      </w:r>
      <w:r w:rsidR="00214C19" w:rsidRPr="00AC73A1">
        <w:t xml:space="preserve">65-74 </w:t>
      </w:r>
      <w:r w:rsidR="00C125D1" w:rsidRPr="00AC73A1">
        <w:t xml:space="preserve">years. Injury death rates in these age-sex groups seemed to peak in January in the </w:t>
      </w:r>
      <w:r w:rsidR="00765400" w:rsidRPr="00AC73A1">
        <w:t xml:space="preserve">Northeast peak </w:t>
      </w:r>
      <w:r w:rsidR="00C125D1" w:rsidRPr="00AC73A1">
        <w:t>and in August in the</w:t>
      </w:r>
      <w:r w:rsidR="00214C19" w:rsidRPr="00AC73A1">
        <w:t xml:space="preserve"> (</w:t>
      </w:r>
      <w:r w:rsidR="00545E85" w:rsidRPr="00AC73A1">
        <w:t xml:space="preserve">Supplementary Figure </w:t>
      </w:r>
      <w:ins w:id="155" w:author="Parks, Robbie M" w:date="2018-06-20T13:11:00Z">
        <w:r w:rsidR="00BD45FA">
          <w:t>4</w:t>
        </w:r>
      </w:ins>
      <w:del w:id="156" w:author="Parks, Robbie M" w:date="2018-06-20T13:11:00Z">
        <w:r w:rsidR="006630ED" w:rsidRPr="00AC73A1" w:rsidDel="00BD45FA">
          <w:delText>1</w:delText>
        </w:r>
      </w:del>
      <w:r w:rsidR="006630ED" w:rsidRPr="00AC73A1">
        <w:t>)</w:t>
      </w:r>
      <w:r w:rsidR="00214C19" w:rsidRPr="00AC73A1">
        <w:t>.</w:t>
      </w:r>
    </w:p>
    <w:p w14:paraId="3FC378D7" w14:textId="77777777" w:rsidR="00CA0C4E" w:rsidRDefault="00CA0C4E" w:rsidP="00C33FFB">
      <w:pPr>
        <w:spacing w:line="480" w:lineRule="auto"/>
        <w:jc w:val="both"/>
        <w:rPr>
          <w:ins w:id="157" w:author="Parks, Robbie M" w:date="2018-06-19T20:55:00Z"/>
        </w:rPr>
      </w:pPr>
    </w:p>
    <w:p w14:paraId="602C964B" w14:textId="5FD4F02C" w:rsidR="00CA0C4E" w:rsidRDefault="00CA0C4E" w:rsidP="00C33FFB">
      <w:pPr>
        <w:spacing w:line="480" w:lineRule="auto"/>
        <w:jc w:val="both"/>
        <w:rPr>
          <w:ins w:id="158" w:author="Parks, Robbie M" w:date="2018-06-19T20:55:00Z"/>
          <w:i/>
        </w:rPr>
      </w:pPr>
      <w:ins w:id="159" w:author="Parks, Robbie M" w:date="2018-06-19T20:55:00Z">
        <w:r>
          <w:rPr>
            <w:i/>
          </w:rPr>
          <w:t>Alternative statistical approach</w:t>
        </w:r>
      </w:ins>
    </w:p>
    <w:p w14:paraId="23F72C94" w14:textId="7FAFA83E" w:rsidR="007E0218" w:rsidRPr="00830B87" w:rsidRDefault="007E0218" w:rsidP="007E0218">
      <w:pPr>
        <w:spacing w:line="480" w:lineRule="auto"/>
        <w:jc w:val="both"/>
        <w:rPr>
          <w:ins w:id="160" w:author="Parks, Robbie M" w:date="2018-06-24T22:39:00Z"/>
          <w:color w:val="000000" w:themeColor="text1"/>
        </w:rPr>
      </w:pPr>
      <w:ins w:id="161" w:author="Parks, Robbie M" w:date="2018-06-24T22:39:00Z">
        <w:r>
          <w:rPr>
            <w:color w:val="000000" w:themeColor="text1"/>
          </w:rPr>
          <w:t xml:space="preserve">The results of using an alternative </w:t>
        </w:r>
        <w:proofErr w:type="spellStart"/>
        <w:r>
          <w:rPr>
            <w:color w:val="000000" w:themeColor="text1"/>
          </w:rPr>
          <w:t>cosinor</w:t>
        </w:r>
        <w:proofErr w:type="spellEnd"/>
        <w:r>
          <w:rPr>
            <w:color w:val="000000" w:themeColor="text1"/>
          </w:rPr>
          <w:t xml:space="preserve"> function method for examining change in percentage difference between maximum and minimum mortality in the year are given in </w:t>
        </w:r>
        <w:r>
          <w:rPr>
            <w:color w:val="000000" w:themeColor="text1"/>
          </w:rPr>
          <w:lastRenderedPageBreak/>
          <w:t xml:space="preserve">Supplementary Table </w:t>
        </w:r>
        <w:r w:rsidR="00777BFD">
          <w:rPr>
            <w:color w:val="000000" w:themeColor="text1"/>
          </w:rPr>
          <w:t>1</w:t>
        </w:r>
        <w:r>
          <w:rPr>
            <w:color w:val="000000" w:themeColor="text1"/>
          </w:rPr>
          <w:t>. The main weakness of the method is the assumption of stationarity, along with the lack of credible intervals in the results.</w:t>
        </w:r>
      </w:ins>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4F619ABC"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w:t>
      </w:r>
      <w:commentRangeStart w:id="162"/>
      <w:r w:rsidRPr="00AC73A1">
        <w:t>A limitation of our study is that we used broad causes of death so that we have sufficient number of deaths b</w:t>
      </w:r>
      <w:r w:rsidR="00726222" w:rsidRPr="00AC73A1">
        <w:t>y age group, sex, year, climate</w:t>
      </w:r>
      <w:r w:rsidRPr="00AC73A1">
        <w:t xml:space="preserve"> region and cause of death. Different diseases and injuries may be different</w:t>
      </w:r>
      <w:r w:rsidR="00101D00" w:rsidRPr="00AC73A1">
        <w:t xml:space="preserve">ially affected by environmental, </w:t>
      </w:r>
      <w:r w:rsidRPr="00AC73A1">
        <w:t>behavio</w:t>
      </w:r>
      <w:r w:rsidR="006B55AC" w:rsidRPr="00AC73A1">
        <w:t>u</w:t>
      </w:r>
      <w:r w:rsidRPr="00AC73A1">
        <w:t>ral</w:t>
      </w:r>
      <w:r w:rsidR="00101D00" w:rsidRPr="00AC73A1">
        <w:t xml:space="preserve"> and healthcare</w:t>
      </w:r>
      <w:r w:rsidRPr="00AC73A1">
        <w:t xml:space="preserve"> factors associated with season and hence differ in their seasonal </w:t>
      </w:r>
      <w:ins w:id="163" w:author="Parks, Robbie M" w:date="2018-06-20T10:32:00Z">
        <w:r w:rsidR="005E05E1">
          <w:t>pattern</w:t>
        </w:r>
      </w:ins>
      <w:r w:rsidRPr="00AC73A1">
        <w:t>. For example, suicides have bee</w:t>
      </w:r>
      <w:r w:rsidR="00035017" w:rsidRPr="00AC73A1">
        <w:t xml:space="preserve">n found to peak in early spring </w:t>
      </w:r>
      <w:r w:rsidR="00577DE0"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instrText>
      </w:r>
      <w:r w:rsidR="00577DE0" w:rsidRPr="00AC73A1">
        <w:fldChar w:fldCharType="separate"/>
      </w:r>
      <w:r w:rsidR="00BC655C" w:rsidRPr="00AC73A1">
        <w:rPr>
          <w:noProof/>
        </w:rPr>
        <w:t>(Feinstein, 2002)</w:t>
      </w:r>
      <w:r w:rsidR="00577DE0" w:rsidRPr="00AC73A1">
        <w:fldChar w:fldCharType="end"/>
      </w:r>
      <w:r w:rsidR="00035017" w:rsidRPr="00AC73A1">
        <w:t>,</w:t>
      </w:r>
      <w:r w:rsidRPr="00AC73A1">
        <w:t xml:space="preserve"> and cardiovascular disease mortality may peak earlier in the winter than that from respiratory conditions</w:t>
      </w:r>
      <w:r w:rsidR="00035017" w:rsidRPr="00AC73A1">
        <w:t xml:space="preserve"> </w:t>
      </w:r>
      <w:r w:rsidR="00577DE0" w:rsidRPr="00AC73A1">
        <w:fldChar w:fldCharType="begin" w:fldLock="1"/>
      </w:r>
      <w:r w:rsidR="00F52D66" w:rsidRPr="00AC73A1">
        <w: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instrText>
      </w:r>
      <w:r w:rsidR="00577DE0" w:rsidRPr="00AC73A1">
        <w:fldChar w:fldCharType="separate"/>
      </w:r>
      <w:r w:rsidR="00BC655C" w:rsidRPr="00AC73A1">
        <w:rPr>
          <w:noProof/>
        </w:rPr>
        <w:t>(Mackenbach, Kunst, &amp; Looman, 1992)</w:t>
      </w:r>
      <w:r w:rsidR="00577DE0" w:rsidRPr="00AC73A1">
        <w:fldChar w:fldCharType="end"/>
      </w:r>
      <w:r w:rsidR="00035017" w:rsidRPr="00AC73A1">
        <w:t>.</w:t>
      </w:r>
      <w:r w:rsidRPr="00AC73A1">
        <w:t xml:space="preserve"> </w:t>
      </w:r>
      <w:commentRangeEnd w:id="162"/>
      <w:r w:rsidR="00BA766C">
        <w:rPr>
          <w:rStyle w:val="CommentReference"/>
          <w:rFonts w:asciiTheme="minorHAnsi" w:hAnsiTheme="minorHAnsi" w:cstheme="minorBidi"/>
        </w:rPr>
        <w:commentReference w:id="162"/>
      </w:r>
      <w:r w:rsidR="001029FD" w:rsidRPr="00AC73A1">
        <w:t>Similarly, the seasonality of</w:t>
      </w:r>
      <w:r w:rsidR="0047597D" w:rsidRPr="00AC73A1">
        <w:t xml:space="preserve"> influenza</w:t>
      </w:r>
      <w:r w:rsidR="001029FD" w:rsidRPr="00AC73A1">
        <w:t>, and how it has changed over time,</w:t>
      </w:r>
      <w:r w:rsidR="0047597D" w:rsidRPr="00AC73A1">
        <w:t xml:space="preserve"> </w:t>
      </w:r>
      <w:r w:rsidR="001029FD" w:rsidRPr="00AC73A1">
        <w:t xml:space="preserve">may be different than that of other respiratory diseases due to disease-specific interventions </w:t>
      </w:r>
      <w:r w:rsidR="00033C40" w:rsidRPr="00AC73A1">
        <w:fldChar w:fldCharType="begin" w:fldLock="1"/>
      </w:r>
      <w:r w:rsidR="00F52D66" w:rsidRPr="00AC73A1">
        <w: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instrText>
      </w:r>
      <w:r w:rsidR="00033C40" w:rsidRPr="00AC73A1">
        <w:fldChar w:fldCharType="separate"/>
      </w:r>
      <w:r w:rsidR="00BC655C" w:rsidRPr="00AC73A1">
        <w:rPr>
          <w:noProof/>
        </w:rPr>
        <w:t>(Simonsen et al., 2005)</w:t>
      </w:r>
      <w:r w:rsidR="00033C40" w:rsidRPr="00AC73A1">
        <w:fldChar w:fldCharType="end"/>
      </w:r>
      <w:r w:rsidR="009A1890" w:rsidRPr="00AC73A1">
        <w:t xml:space="preserve">. </w:t>
      </w:r>
      <w:r w:rsidR="001029FD" w:rsidRPr="00AC73A1">
        <w:t>Further</w:t>
      </w:r>
      <w:r w:rsidR="00592119" w:rsidRPr="00AC73A1">
        <w:t xml:space="preserve">,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76EE8C84"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not only systematically identifying and </w:t>
      </w:r>
      <w:r w:rsidR="00F557A4" w:rsidRPr="00AC73A1">
        <w:t>characterizing</w:t>
      </w:r>
      <w:r w:rsidR="00DF62BA" w:rsidRPr="00AC73A1">
        <w:t xml:space="preserve"> seasonality</w:t>
      </w:r>
      <w:r w:rsidR="002B3737" w:rsidRPr="00AC73A1">
        <w:t xml:space="preserve"> of total and cause-specific mortality in the USA, but also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ins w:id="164" w:author="Parks, Robbie M" w:date="2018-07-02T19:45:00Z">
        <w:r w:rsidR="00CE3481">
          <w:t>patterns</w:t>
        </w:r>
      </w:ins>
      <w:r w:rsidR="000210D1" w:rsidRPr="00AC73A1">
        <w:t xml:space="preserve"> in relation to age and sex, including the higher summer mortality in young men</w:t>
      </w:r>
      <w:r w:rsidR="00C1470A" w:rsidRPr="00AC73A1">
        <w:t xml:space="preserve"> </w:t>
      </w:r>
      <w:r w:rsidR="00AB66EA"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all-cause and cause-</w:t>
      </w:r>
      <w:r w:rsidR="00765400" w:rsidRPr="00AC73A1">
        <w:lastRenderedPageBreak/>
        <w:t xml:space="preserv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with a notable 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4D1E9FAA"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F52D66" w:rsidRPr="00AC73A1">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and/or geography</w:t>
      </w:r>
      <w:r w:rsidR="00C1470A" w:rsidRPr="00AC73A1">
        <w:t xml:space="preserve"> </w:t>
      </w:r>
      <w:r w:rsidR="00992E34"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1CCAF7C7" w:rsidR="00DB2D88" w:rsidRPr="00AC73A1" w:rsidRDefault="00473A34" w:rsidP="00DB2D88">
      <w:pPr>
        <w:spacing w:line="480" w:lineRule="auto"/>
        <w:jc w:val="both"/>
      </w:pPr>
      <w:ins w:id="165" w:author="Parks, Robbie M" w:date="2018-06-19T20:04:00Z">
        <w:r>
          <w:t>Although a direct comparison is not possible, t</w:t>
        </w:r>
      </w:ins>
      <w:r w:rsidR="000B343F" w:rsidRPr="00AC73A1">
        <w:t xml:space="preserve">he observed geographical </w:t>
      </w:r>
      <w:r w:rsidR="00EF4585" w:rsidRPr="00AC73A1">
        <w:t xml:space="preserve">similarity </w:t>
      </w:r>
      <w:r w:rsidR="000B343F" w:rsidRPr="00AC73A1">
        <w:t>in seasonal mortality variation in the USA, also seen in a study of 36 cities using deaths aggregated across age groups and over time</w:t>
      </w:r>
      <w:r w:rsidR="00BE50E6" w:rsidRPr="00AC73A1">
        <w:t xml:space="preserve"> </w:t>
      </w:r>
      <w:r w:rsidR="00AB66EA" w:rsidRPr="00AC73A1">
        <w:fldChar w:fldCharType="begin" w:fldLock="1"/>
      </w:r>
      <w:r w:rsidR="00F52D66" w:rsidRPr="00AC73A1">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instrText>
      </w:r>
      <w:r w:rsidR="00AB66EA" w:rsidRPr="00AC73A1">
        <w:fldChar w:fldCharType="separate"/>
      </w:r>
      <w:r w:rsidR="00BC655C" w:rsidRPr="00AC73A1">
        <w:rPr>
          <w:noProof/>
        </w:rPr>
        <w:t>(Kinney et al., 2015)</w:t>
      </w:r>
      <w:r w:rsidR="00AB66EA" w:rsidRPr="00AC73A1">
        <w:fldChar w:fldCharType="end"/>
      </w:r>
      <w:r w:rsidR="00BE50E6" w:rsidRPr="00AC73A1">
        <w:t>,</w:t>
      </w:r>
      <w:r w:rsidR="000B343F" w:rsidRPr="00AC73A1">
        <w:t xml:space="preserve"> contrasts from the pattern observed across Europe</w:t>
      </w:r>
      <w:ins w:id="166" w:author="Parks, Robbie M" w:date="2018-06-19T19:51:00Z">
        <w:r w:rsidR="00A75D38">
          <w:t xml:space="preserve">, which </w:t>
        </w:r>
      </w:ins>
      <w:ins w:id="167" w:author="Parks, Robbie M" w:date="2018-06-19T20:10:00Z">
        <w:r w:rsidR="001853D0">
          <w:t>us</w:t>
        </w:r>
        <w:r w:rsidR="00A75D38">
          <w:t>es</w:t>
        </w:r>
        <w:r w:rsidR="001853D0">
          <w:t xml:space="preserve"> </w:t>
        </w:r>
      </w:ins>
      <w:ins w:id="168" w:author="Parks, Robbie M" w:date="2018-06-19T20:09:00Z">
        <w:r w:rsidR="00DC1C08">
          <w:t>average annual temperature instead of</w:t>
        </w:r>
      </w:ins>
      <w:ins w:id="169" w:author="Parks, Robbie M" w:date="2018-06-19T20:10:00Z">
        <w:r w:rsidR="001853D0">
          <w:t xml:space="preserve"> </w:t>
        </w:r>
      </w:ins>
      <w:ins w:id="170" w:author="Parks, Robbie M" w:date="2018-06-19T20:11:00Z">
        <w:r w:rsidR="0082372D">
          <w:t xml:space="preserve">the annual </w:t>
        </w:r>
      </w:ins>
      <w:ins w:id="171" w:author="Parks, Robbie M" w:date="2018-06-19T20:10:00Z">
        <w:r w:rsidR="001853D0">
          <w:t>range</w:t>
        </w:r>
      </w:ins>
      <w:r w:rsidR="000B343F" w:rsidRPr="00AC73A1">
        <w:t>, where the difference between winter and summer mortality tends to be lower in the colder Nordic countries than in warmer southern European nations</w:t>
      </w:r>
      <w:r w:rsidR="00BE50E6" w:rsidRPr="00AC73A1">
        <w:t xml:space="preserve"> </w:t>
      </w:r>
      <w:r w:rsidR="00AB66EA" w:rsidRPr="00AC73A1">
        <w:fldChar w:fldCharType="begin" w:fldLock="1"/>
      </w:r>
      <w:r w:rsidR="00F52D66" w:rsidRPr="00AC73A1">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AB66EA" w:rsidRPr="00AC73A1">
        <w:fldChar w:fldCharType="separate"/>
      </w:r>
      <w:r w:rsidR="00BC655C" w:rsidRPr="00AC73A1">
        <w:rPr>
          <w:noProof/>
        </w:rPr>
        <w:t xml:space="preserve">(Fowler et al., 2015; Healy, </w:t>
      </w:r>
      <w:r w:rsidR="00BC655C" w:rsidRPr="00AC73A1">
        <w:rPr>
          <w:noProof/>
        </w:rPr>
        <w:lastRenderedPageBreak/>
        <w:t>2003; McKee, 1989)</w:t>
      </w:r>
      <w:r w:rsidR="00AB66EA" w:rsidRPr="00AC73A1">
        <w:fldChar w:fldCharType="end"/>
      </w:r>
      <w:r w:rsidR="00BE50E6" w:rsidRPr="00AC73A1">
        <w:t>.</w:t>
      </w:r>
      <w:ins w:id="172" w:author="Parks, Robbie M" w:date="2018-06-19T20:09:00Z">
        <w:r w:rsidR="00BE0B51">
          <w:t xml:space="preserve"> </w:t>
        </w:r>
      </w:ins>
      <w:r w:rsidR="000B343F" w:rsidRPr="00AC73A1">
        <w:t>The absence of association between the magnitude of mortality seasonality and seasonal temperature difference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p>
    <w:p w14:paraId="5D4068DF" w14:textId="77777777" w:rsidR="000B343F" w:rsidRPr="00AC73A1" w:rsidRDefault="000B343F" w:rsidP="000B343F">
      <w:pPr>
        <w:spacing w:line="480" w:lineRule="auto"/>
        <w:jc w:val="both"/>
      </w:pPr>
    </w:p>
    <w:p w14:paraId="320D38F2" w14:textId="46172B87"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of injuries, especially from road traffic crashes, which are more likely to occur in the summer months</w:t>
      </w:r>
      <w:r w:rsidR="00BE50E6" w:rsidRPr="00AC73A1">
        <w:t xml:space="preserve"> </w:t>
      </w:r>
      <w:r w:rsidR="00AB66EA" w:rsidRPr="00AC73A1">
        <w:fldChar w:fldCharType="begin" w:fldLock="1"/>
      </w:r>
      <w:r w:rsidR="00166A52" w:rsidRPr="00AC73A1">
        <w: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diseases declines,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B27E5A" w:rsidRPr="00AC73A1">
        <w: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5DFE4CD5"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F52D66" w:rsidRPr="00AC73A1">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w:t>
      </w:r>
      <w:r w:rsidRPr="00AC73A1">
        <w:lastRenderedPageBreak/>
        <w:t>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F52D66" w:rsidRPr="00AC73A1">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F52D66" w:rsidRPr="00AC73A1">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instrText>
      </w:r>
      <w:r w:rsidR="00AB66EA" w:rsidRPr="00AC73A1">
        <w:fldChar w:fldCharType="separate"/>
      </w:r>
      <w:r w:rsidR="00BC655C" w:rsidRPr="00AC73A1">
        <w:rPr>
          <w:noProof/>
        </w:rPr>
        <w:t>(Kimberly Miller,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5849705B" w:rsidR="00C66D47" w:rsidRPr="00AC73A1" w:rsidRDefault="00E91385" w:rsidP="004055C0">
      <w:pPr>
        <w:spacing w:line="480" w:lineRule="auto"/>
        <w:jc w:val="both"/>
        <w:rPr>
          <w:ins w:id="173" w:author="Parks, Robbie M" w:date="2018-06-19T14:05:00Z"/>
        </w:rPr>
      </w:pPr>
      <w:r w:rsidRPr="00AC73A1">
        <w:rPr>
          <w:rStyle w:val="apple-style-span"/>
          <w:color w:val="000000" w:themeColor="text1"/>
        </w:rPr>
        <w:t xml:space="preserve">We used data on all </w:t>
      </w:r>
      <w:ins w:id="174" w:author="Parks, Robbie M" w:date="2018-06-19T17:00:00Z">
        <w:r w:rsidR="003B60EB" w:rsidRPr="00AC73A1">
          <w:rPr>
            <w:rStyle w:val="apple-style-span"/>
            <w:color w:val="000000" w:themeColor="text1"/>
          </w:rPr>
          <w:t>85,854,176</w:t>
        </w:r>
      </w:ins>
      <w:r w:rsidR="004055C0" w:rsidRPr="00AC73A1">
        <w:rPr>
          <w:rStyle w:val="apple-style-span"/>
          <w:color w:val="000000" w:themeColor="text1"/>
        </w:rPr>
        <w:t xml:space="preserve"> deaths in the USA from 1980 to 201</w:t>
      </w:r>
      <w:ins w:id="175" w:author="Parks, Robbie M" w:date="2018-06-19T17:00:00Z">
        <w:r w:rsidR="003B60EB" w:rsidRPr="00AC73A1">
          <w:rPr>
            <w:rStyle w:val="apple-style-span"/>
            <w:color w:val="000000" w:themeColor="text1"/>
          </w:rPr>
          <w:t>6</w:t>
        </w:r>
      </w:ins>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ins w:id="176" w:author="Parks, Robbie M" w:date="2018-06-19T23:13:00Z">
        <w:r w:rsidR="00DE0D8E">
          <w:rPr>
            <w:color w:val="000000" w:themeColor="text1"/>
          </w:rPr>
          <w:t xml:space="preserve"> </w:t>
        </w:r>
      </w:ins>
      <w:r w:rsidR="004055C0" w:rsidRPr="00AC73A1">
        <w:rPr>
          <w:color w:val="000000" w:themeColor="text1"/>
        </w:rPr>
        <w:t>Yearly population counts were available from NCHS for 1990 to 201</w:t>
      </w:r>
      <w:ins w:id="177" w:author="Parks, Robbie M" w:date="2018-06-19T17:00:00Z">
        <w:r w:rsidR="003E060B" w:rsidRPr="00AC73A1">
          <w:rPr>
            <w:color w:val="000000" w:themeColor="text1"/>
          </w:rPr>
          <w:t>6</w:t>
        </w:r>
      </w:ins>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F52D66" w:rsidRPr="00AC73A1">
        <w:rPr>
          <w:color w:val="000000" w:themeColor="text1"/>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178" w:author="Parks, Robbie M" w:date="2018-06-19T14:05:00Z"/>
        </w:rPr>
      </w:pPr>
    </w:p>
    <w:p w14:paraId="6C50800E" w14:textId="4432DF0F" w:rsidR="00C66D47" w:rsidRPr="00AC73A1" w:rsidRDefault="004055C0" w:rsidP="004055C0">
      <w:pPr>
        <w:spacing w:line="480" w:lineRule="auto"/>
        <w:jc w:val="both"/>
        <w:rPr>
          <w:ins w:id="179" w:author="Parks, Robbie M" w:date="2018-06-19T14:05:00Z"/>
        </w:rPr>
      </w:pPr>
      <w:r w:rsidRPr="00AC73A1">
        <w:t>We also subdivided the national data geographically by climate regions used by the National Oceanic and Atmos</w:t>
      </w:r>
      <w:r w:rsidR="00C9555C" w:rsidRPr="00AC73A1">
        <w:t xml:space="preserve">pheric Administration (Figure 1) </w:t>
      </w:r>
      <w:r w:rsidRPr="00AC73A1">
        <w:fldChar w:fldCharType="begin" w:fldLock="1"/>
      </w:r>
      <w:r w:rsidR="00F52D66" w:rsidRPr="00AC73A1">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ins w:id="180" w:author="Parks, Robbie M" w:date="2018-06-19T14:06:00Z">
        <w:r w:rsidR="00C66D47" w:rsidRPr="00AC73A1">
          <w:t xml:space="preserve">The United States </w:t>
        </w:r>
      </w:ins>
      <w:ins w:id="181" w:author="Parks, Robbie M" w:date="2018-06-19T14:14:00Z">
        <w:r w:rsidR="00A26916" w:rsidRPr="00AC73A1">
          <w:t xml:space="preserve">here </w:t>
        </w:r>
      </w:ins>
      <w:ins w:id="182" w:author="Parks, Robbie M" w:date="2018-06-19T14:06:00Z">
        <w:r w:rsidR="00C66D47" w:rsidRPr="00AC73A1">
          <w:t>is</w:t>
        </w:r>
        <w:r w:rsidR="00200B4D" w:rsidRPr="00AC73A1">
          <w:t xml:space="preserve"> </w:t>
        </w:r>
      </w:ins>
      <w:ins w:id="183" w:author="Parks, Robbie M" w:date="2018-06-19T14:42:00Z">
        <w:r w:rsidR="00791CA8" w:rsidRPr="00AC73A1">
          <w:t>charac</w:t>
        </w:r>
        <w:r w:rsidR="00CD33D6" w:rsidRPr="00AC73A1">
          <w:t>terised</w:t>
        </w:r>
      </w:ins>
      <w:ins w:id="184" w:author="Parks, Robbie M" w:date="2018-06-19T14:06:00Z">
        <w:r w:rsidR="00CD33D6" w:rsidRPr="00AC73A1">
          <w:t xml:space="preserve"> by</w:t>
        </w:r>
        <w:r w:rsidR="00C02EE3" w:rsidRPr="00AC73A1">
          <w:t xml:space="preserve"> 9 climate regions</w:t>
        </w:r>
      </w:ins>
      <w:ins w:id="185" w:author="Parks, Robbie M" w:date="2018-06-19T15:49:00Z">
        <w:r w:rsidR="00E202D9" w:rsidRPr="00AC73A1">
          <w:t xml:space="preserve"> (Table 2</w:t>
        </w:r>
        <w:r w:rsidR="0081393F" w:rsidRPr="00AC73A1">
          <w:t>)</w:t>
        </w:r>
      </w:ins>
      <w:ins w:id="186" w:author="Parks, Robbie M" w:date="2018-06-19T14:06:00Z">
        <w:r w:rsidR="00C02EE3" w:rsidRPr="00AC73A1">
          <w:t xml:space="preserve">. </w:t>
        </w:r>
      </w:ins>
      <w:ins w:id="187" w:author="Parks, Robbie M" w:date="2018-06-19T17:44:00Z">
        <w:r w:rsidR="00534B47" w:rsidRPr="00AC73A1">
          <w:t xml:space="preserve">The Central climate region has a </w:t>
        </w:r>
      </w:ins>
      <w:ins w:id="188" w:author="Parks, Robbie M" w:date="2018-06-19T17:56:00Z">
        <w:r w:rsidR="00534B47" w:rsidRPr="00AC73A1">
          <w:t>generally</w:t>
        </w:r>
      </w:ins>
      <w:ins w:id="189" w:author="Parks, Robbie M" w:date="2018-06-19T17:44:00Z">
        <w:r w:rsidR="00534B47" w:rsidRPr="00AC73A1">
          <w:t xml:space="preserve"> </w:t>
        </w:r>
      </w:ins>
      <w:ins w:id="190" w:author="Parks, Robbie M" w:date="2018-06-19T17:56:00Z">
        <w:r w:rsidR="00534B47" w:rsidRPr="00AC73A1">
          <w:t>temperate climate, with cold winters and mild summers.</w:t>
        </w:r>
      </w:ins>
      <w:ins w:id="191" w:author="Parks, Robbie M" w:date="2018-06-19T17:45:00Z">
        <w:r w:rsidR="00333321" w:rsidRPr="00AC73A1">
          <w:t xml:space="preserve"> East North Central </w:t>
        </w:r>
      </w:ins>
      <w:ins w:id="192" w:author="Parks, Robbie M" w:date="2018-06-19T17:56:00Z">
        <w:r w:rsidR="00377A68" w:rsidRPr="00AC73A1">
          <w:t xml:space="preserve">is one of the coldest </w:t>
        </w:r>
      </w:ins>
      <w:ins w:id="193" w:author="Parks, Robbie M" w:date="2018-06-19T18:05:00Z">
        <w:r w:rsidR="001A1C85" w:rsidRPr="00AC73A1">
          <w:t xml:space="preserve">climate </w:t>
        </w:r>
      </w:ins>
      <w:ins w:id="194" w:author="Parks, Robbie M" w:date="2018-06-19T17:56:00Z">
        <w:r w:rsidR="00377A68" w:rsidRPr="00AC73A1">
          <w:t xml:space="preserve">regions of the United States, </w:t>
        </w:r>
      </w:ins>
      <w:ins w:id="195" w:author="Parks, Robbie M" w:date="2018-06-19T18:06:00Z">
        <w:r w:rsidR="007B2F5A" w:rsidRPr="00AC73A1">
          <w:t>with a mean annual temperature of 8°C</w:t>
        </w:r>
        <w:r w:rsidR="00FD1F99" w:rsidRPr="00AC73A1">
          <w:t>,</w:t>
        </w:r>
        <w:r w:rsidR="007B2F5A" w:rsidRPr="00AC73A1">
          <w:t xml:space="preserve"> </w:t>
        </w:r>
      </w:ins>
      <w:ins w:id="196" w:author="Parks, Robbie M" w:date="2018-06-19T18:05:00Z">
        <w:r w:rsidR="00997E15" w:rsidRPr="00AC73A1">
          <w:t>and experiences</w:t>
        </w:r>
      </w:ins>
      <w:ins w:id="197" w:author="Parks, Robbie M" w:date="2018-06-19T17:56:00Z">
        <w:r w:rsidR="00377A68" w:rsidRPr="00AC73A1">
          <w:t xml:space="preserve"> deep winters and warm summers</w:t>
        </w:r>
      </w:ins>
      <w:ins w:id="198" w:author="Parks, Robbie M" w:date="2018-06-19T18:00:00Z">
        <w:r w:rsidR="00973BB6" w:rsidRPr="00AC73A1">
          <w:t>,</w:t>
        </w:r>
      </w:ins>
      <w:ins w:id="199" w:author="Parks, Robbie M" w:date="2018-06-19T17:45:00Z">
        <w:r w:rsidR="00333321" w:rsidRPr="00AC73A1">
          <w:t xml:space="preserve"> </w:t>
        </w:r>
      </w:ins>
      <w:ins w:id="200" w:author="Parks, Robbie M" w:date="2018-06-19T17:47:00Z">
        <w:r w:rsidR="00E60B9F" w:rsidRPr="00AC73A1">
          <w:t>The Northeast</w:t>
        </w:r>
      </w:ins>
      <w:ins w:id="201" w:author="Parks, Robbie M" w:date="2018-06-19T17:57:00Z">
        <w:r w:rsidR="00F95A18" w:rsidRPr="00AC73A1">
          <w:t xml:space="preserve"> possesses a humid, </w:t>
        </w:r>
      </w:ins>
      <w:ins w:id="202" w:author="Parks, Robbie M" w:date="2018-06-19T17:58:00Z">
        <w:r w:rsidR="00F95A18" w:rsidRPr="00AC73A1">
          <w:lastRenderedPageBreak/>
          <w:t>continental</w:t>
        </w:r>
      </w:ins>
      <w:ins w:id="203" w:author="Parks, Robbie M" w:date="2018-06-19T17:57:00Z">
        <w:r w:rsidR="00F95A18" w:rsidRPr="00AC73A1">
          <w:t xml:space="preserve"> climate</w:t>
        </w:r>
      </w:ins>
      <w:ins w:id="204" w:author="Parks, Robbie M" w:date="2018-06-19T17:58:00Z">
        <w:r w:rsidR="00393385" w:rsidRPr="00AC73A1">
          <w:t>, and the largest population of the climate regions (</w:t>
        </w:r>
      </w:ins>
      <w:ins w:id="205" w:author="Parks, Robbie M" w:date="2018-06-19T17:59:00Z">
        <w:r w:rsidR="002E20B6" w:rsidRPr="00AC73A1">
          <w:t xml:space="preserve">64,046,741 or </w:t>
        </w:r>
        <w:r w:rsidR="00054EEF" w:rsidRPr="00AC73A1">
          <w:t>19.8% total population in 2016</w:t>
        </w:r>
      </w:ins>
      <w:ins w:id="206" w:author="Parks, Robbie M" w:date="2018-06-19T17:58:00Z">
        <w:r w:rsidR="00393385" w:rsidRPr="00AC73A1">
          <w:t>)</w:t>
        </w:r>
      </w:ins>
      <w:ins w:id="207" w:author="Parks, Robbie M" w:date="2018-06-19T18:02:00Z">
        <w:r w:rsidR="00AC24A5" w:rsidRPr="00AC73A1">
          <w:t xml:space="preserve"> and the smallest share of the United States</w:t>
        </w:r>
      </w:ins>
      <w:ins w:id="208" w:author="Parks, Robbie M" w:date="2018-06-19T18:06:00Z">
        <w:r w:rsidR="00864A9D" w:rsidRPr="00AC73A1">
          <w:t>’ land mass</w:t>
        </w:r>
      </w:ins>
      <w:ins w:id="209" w:author="Parks, Robbie M" w:date="2018-06-19T18:02:00Z">
        <w:r w:rsidR="00AC24A5" w:rsidRPr="00AC73A1">
          <w:t xml:space="preserve"> (</w:t>
        </w:r>
        <w:r w:rsidR="006E7432" w:rsidRPr="00AC73A1">
          <w:t>6.02%</w:t>
        </w:r>
        <w:r w:rsidR="00AC24A5" w:rsidRPr="00AC73A1">
          <w:t>)</w:t>
        </w:r>
      </w:ins>
      <w:ins w:id="210" w:author="Parks, Robbie M" w:date="2018-06-19T18:01:00Z">
        <w:r w:rsidR="00BF5E95" w:rsidRPr="00AC73A1">
          <w:t>.</w:t>
        </w:r>
      </w:ins>
      <w:ins w:id="211" w:author="Parks, Robbie M" w:date="2018-06-19T17:47:00Z">
        <w:r w:rsidR="00E60B9F" w:rsidRPr="00AC73A1">
          <w:t xml:space="preserve"> </w:t>
        </w:r>
      </w:ins>
      <w:ins w:id="212" w:author="Parks, Robbie M" w:date="2018-06-19T14:22:00Z">
        <w:r w:rsidR="007911C9" w:rsidRPr="00AC73A1">
          <w:t>The Northwest</w:t>
        </w:r>
      </w:ins>
      <w:ins w:id="213" w:author="Parks, Robbie M" w:date="2018-06-19T14:45:00Z">
        <w:r w:rsidR="005376F7" w:rsidRPr="00AC73A1">
          <w:t xml:space="preserve"> </w:t>
        </w:r>
      </w:ins>
      <w:ins w:id="214" w:author="Parks, Robbie M" w:date="2018-06-19T14:22:00Z">
        <w:r w:rsidR="003430BD" w:rsidRPr="00AC73A1">
          <w:t xml:space="preserve">has an oceanic </w:t>
        </w:r>
        <w:r w:rsidR="00A55BF6" w:rsidRPr="00AC73A1">
          <w:t>climate</w:t>
        </w:r>
      </w:ins>
      <w:ins w:id="215" w:author="Parks, Robbie M" w:date="2018-06-19T15:42:00Z">
        <w:r w:rsidR="003430BD" w:rsidRPr="00AC73A1">
          <w:t>, wet and cool in autumn, wi</w:t>
        </w:r>
      </w:ins>
      <w:ins w:id="216" w:author="Parks, Robbie M" w:date="2018-06-19T15:44:00Z">
        <w:r w:rsidR="00AC24A5" w:rsidRPr="00AC73A1">
          <w:t xml:space="preserve">nter, </w:t>
        </w:r>
        <w:r w:rsidR="001A4537" w:rsidRPr="00AC73A1">
          <w:t xml:space="preserve">spring </w:t>
        </w:r>
      </w:ins>
      <w:ins w:id="217" w:author="Parks, Robbie M" w:date="2018-06-19T14:26:00Z">
        <w:r w:rsidR="00A55BF6" w:rsidRPr="00AC73A1">
          <w:t xml:space="preserve">and </w:t>
        </w:r>
      </w:ins>
      <w:ins w:id="218" w:author="Parks, Robbie M" w:date="2018-06-19T15:44:00Z">
        <w:r w:rsidR="001A4537" w:rsidRPr="00AC73A1">
          <w:t xml:space="preserve">a </w:t>
        </w:r>
      </w:ins>
      <w:ins w:id="219" w:author="Parks, Robbie M" w:date="2018-06-19T14:26:00Z">
        <w:r w:rsidR="00D65212" w:rsidRPr="00AC73A1">
          <w:t xml:space="preserve">mild </w:t>
        </w:r>
      </w:ins>
      <w:ins w:id="220" w:author="Parks, Robbie M" w:date="2018-06-19T15:44:00Z">
        <w:r w:rsidR="001A4537" w:rsidRPr="00AC73A1">
          <w:t>summer</w:t>
        </w:r>
      </w:ins>
      <w:ins w:id="221" w:author="Parks, Robbie M" w:date="2018-06-19T14:57:00Z">
        <w:r w:rsidR="00B46096" w:rsidRPr="00AC73A1">
          <w:t xml:space="preserve">. </w:t>
        </w:r>
      </w:ins>
      <w:ins w:id="222" w:author="Parks, Robbie M" w:date="2018-06-19T17:48:00Z">
        <w:r w:rsidR="00E60B9F" w:rsidRPr="00AC73A1">
          <w:t>The South</w:t>
        </w:r>
      </w:ins>
      <w:ins w:id="223" w:author="Parks, Robbie M" w:date="2018-06-19T18:03:00Z">
        <w:r w:rsidR="00903420" w:rsidRPr="00AC73A1">
          <w:t>, with the second warmest average annual temperature (18°C)</w:t>
        </w:r>
        <w:r w:rsidR="007C4524" w:rsidRPr="00AC73A1">
          <w:t>,</w:t>
        </w:r>
      </w:ins>
      <w:ins w:id="224" w:author="Parks, Robbie M" w:date="2018-06-19T17:48:00Z">
        <w:r w:rsidR="00E60B9F" w:rsidRPr="00AC73A1">
          <w:t xml:space="preserve"> takes up the largest geographic share of the USA (18.8% of land</w:t>
        </w:r>
      </w:ins>
      <w:ins w:id="225" w:author="Parks, Robbie M" w:date="2018-06-19T18:10:00Z">
        <w:r w:rsidR="00624902" w:rsidRPr="00AC73A1">
          <w:t xml:space="preserve"> </w:t>
        </w:r>
      </w:ins>
      <w:ins w:id="226" w:author="Parks, Robbie M" w:date="2018-06-19T17:48:00Z">
        <w:r w:rsidR="00E60B9F" w:rsidRPr="00AC73A1">
          <w:t>mass), with half taken up by Texas.</w:t>
        </w:r>
      </w:ins>
      <w:ins w:id="227" w:author="Parks, Robbie M" w:date="2018-06-19T17:52:00Z">
        <w:r w:rsidR="009B65AE" w:rsidRPr="00AC73A1">
          <w:t xml:space="preserve"> The Southeast</w:t>
        </w:r>
      </w:ins>
      <w:ins w:id="228" w:author="Parks, Robbie M" w:date="2018-06-19T14:26:00Z">
        <w:r w:rsidR="008A5089" w:rsidRPr="00AC73A1">
          <w:t xml:space="preserve"> </w:t>
        </w:r>
      </w:ins>
      <w:ins w:id="229" w:author="Parks, Robbie M" w:date="2018-06-19T18:00:00Z">
        <w:r w:rsidR="00973BB6" w:rsidRPr="00AC73A1">
          <w:t>has the warmest average temperature of the climate regions (</w:t>
        </w:r>
      </w:ins>
      <w:ins w:id="230" w:author="Parks, Robbie M" w:date="2018-06-19T18:01:00Z">
        <w:r w:rsidR="00973BB6" w:rsidRPr="00AC73A1">
          <w:t>18.4°C</w:t>
        </w:r>
      </w:ins>
      <w:ins w:id="231" w:author="Parks, Robbie M" w:date="2018-06-19T18:00:00Z">
        <w:r w:rsidR="00973BB6" w:rsidRPr="00AC73A1">
          <w:t xml:space="preserve">). </w:t>
        </w:r>
      </w:ins>
      <w:ins w:id="232" w:author="Parks, Robbie M" w:date="2018-06-19T17:52:00Z">
        <w:r w:rsidR="009B65AE" w:rsidRPr="00AC73A1">
          <w:t xml:space="preserve">The Southwest is hot and dry, frequently under drought, with deserts and the Colorado Plateau dominating the geography. </w:t>
        </w:r>
      </w:ins>
      <w:ins w:id="233" w:author="Parks, Robbie M" w:date="2018-06-19T14:26:00Z">
        <w:r w:rsidR="008A5089" w:rsidRPr="00AC73A1">
          <w:t>T</w:t>
        </w:r>
      </w:ins>
      <w:ins w:id="234" w:author="Parks, Robbie M" w:date="2018-06-19T14:45:00Z">
        <w:r w:rsidR="005376F7" w:rsidRPr="00AC73A1">
          <w:t>he West is typically hot and dry</w:t>
        </w:r>
      </w:ins>
      <w:ins w:id="235" w:author="Parks, Robbie M" w:date="2018-06-19T14:57:00Z">
        <w:r w:rsidR="00C34DB2" w:rsidRPr="00AC73A1">
          <w:t xml:space="preserve">, with a large proportion </w:t>
        </w:r>
        <w:r w:rsidR="00B46096" w:rsidRPr="00AC73A1">
          <w:t>of the population living in cit</w:t>
        </w:r>
        <w:r w:rsidR="00136E85" w:rsidRPr="00AC73A1">
          <w:t>ies and metropolitan areas</w:t>
        </w:r>
        <w:r w:rsidR="00B46096" w:rsidRPr="00AC73A1">
          <w:t>.</w:t>
        </w:r>
      </w:ins>
      <w:ins w:id="236" w:author="Parks, Robbie M" w:date="2018-06-19T15:00:00Z">
        <w:r w:rsidR="006D29DE" w:rsidRPr="00AC73A1">
          <w:t xml:space="preserve"> </w:t>
        </w:r>
      </w:ins>
      <w:ins w:id="237" w:author="Parks, Robbie M" w:date="2018-06-19T15:02:00Z">
        <w:r w:rsidR="007751D3" w:rsidRPr="00AC73A1">
          <w:t>West North Central</w:t>
        </w:r>
      </w:ins>
      <w:ins w:id="238" w:author="Parks, Robbie M" w:date="2018-06-19T17:37:00Z">
        <w:r w:rsidR="00EC78B3" w:rsidRPr="00AC73A1">
          <w:t>,</w:t>
        </w:r>
      </w:ins>
      <w:ins w:id="239" w:author="Parks, Robbie M" w:date="2018-06-19T15:02:00Z">
        <w:r w:rsidR="007751D3" w:rsidRPr="00AC73A1">
          <w:t xml:space="preserve"> </w:t>
        </w:r>
      </w:ins>
      <w:ins w:id="240" w:author="Parks, Robbie M" w:date="2018-06-19T15:06:00Z">
        <w:r w:rsidR="00434598" w:rsidRPr="00AC73A1">
          <w:t>with 15.5% of the land</w:t>
        </w:r>
      </w:ins>
      <w:ins w:id="241" w:author="Parks, Robbie M" w:date="2018-06-19T18:08:00Z">
        <w:r w:rsidR="00966EC2" w:rsidRPr="00AC73A1">
          <w:t xml:space="preserve"> </w:t>
        </w:r>
      </w:ins>
      <w:ins w:id="242" w:author="Parks, Robbie M" w:date="2018-06-19T15:06:00Z">
        <w:r w:rsidR="00434598" w:rsidRPr="00AC73A1">
          <w:t>mass of the USA</w:t>
        </w:r>
      </w:ins>
      <w:ins w:id="243" w:author="Parks, Robbie M" w:date="2018-06-19T18:10:00Z">
        <w:r w:rsidR="00624902" w:rsidRPr="00AC73A1">
          <w:t xml:space="preserve"> second only to </w:t>
        </w:r>
        <w:r w:rsidR="00C241F4" w:rsidRPr="00AC73A1">
          <w:t>the South in terms of land mass</w:t>
        </w:r>
      </w:ins>
      <w:ins w:id="244" w:author="Parks, Robbie M" w:date="2018-06-19T15:06:00Z">
        <w:r w:rsidR="00434598" w:rsidRPr="00AC73A1">
          <w:t xml:space="preserve">, </w:t>
        </w:r>
        <w:r w:rsidR="00EC78B3" w:rsidRPr="00AC73A1">
          <w:t xml:space="preserve">is the </w:t>
        </w:r>
      </w:ins>
      <w:ins w:id="245" w:author="Parks, Robbie M" w:date="2018-06-19T17:41:00Z">
        <w:r w:rsidR="008369F4" w:rsidRPr="00AC73A1">
          <w:t xml:space="preserve">least populated climate region (5,168,753 or </w:t>
        </w:r>
      </w:ins>
      <w:ins w:id="246" w:author="Parks, Robbie M" w:date="2018-06-19T17:43:00Z">
        <w:r w:rsidR="00E9559B" w:rsidRPr="00AC73A1">
          <w:t>1.6% of total population</w:t>
        </w:r>
      </w:ins>
      <w:ins w:id="247" w:author="Parks, Robbie M" w:date="2018-06-19T18:00:00Z">
        <w:r w:rsidR="00054EEF" w:rsidRPr="00AC73A1">
          <w:t xml:space="preserve"> in 2016</w:t>
        </w:r>
      </w:ins>
      <w:ins w:id="248" w:author="Parks, Robbie M" w:date="2018-06-19T17:43:00Z">
        <w:r w:rsidR="006E58C4" w:rsidRPr="00AC73A1">
          <w:t>)</w:t>
        </w:r>
      </w:ins>
      <w:ins w:id="249" w:author="Parks, Robbie M" w:date="2018-06-19T18:09:00Z">
        <w:r w:rsidR="00EC6F25" w:rsidRPr="00AC73A1">
          <w:t xml:space="preserve"> and the coldest </w:t>
        </w:r>
        <w:r w:rsidR="007B7697" w:rsidRPr="00AC73A1">
          <w:t>on average throughout the year (7.6°C)</w:t>
        </w:r>
      </w:ins>
      <w:ins w:id="250" w:author="Parks, Robbie M" w:date="2018-06-19T15:04:00Z">
        <w:r w:rsidR="001704F4" w:rsidRPr="00AC73A1">
          <w:t xml:space="preserve">. </w:t>
        </w:r>
      </w:ins>
    </w:p>
    <w:p w14:paraId="12F29E36" w14:textId="77777777" w:rsidR="00C66D47" w:rsidRPr="00AC73A1" w:rsidRDefault="00C66D47" w:rsidP="004055C0">
      <w:pPr>
        <w:spacing w:line="480" w:lineRule="auto"/>
        <w:jc w:val="both"/>
        <w:rPr>
          <w:ins w:id="251" w:author="Parks, Robbie M" w:date="2018-06-19T14:05:00Z"/>
        </w:rPr>
      </w:pPr>
    </w:p>
    <w:p w14:paraId="553936C7" w14:textId="674D843B" w:rsidR="004055C0" w:rsidRPr="00AC73A1" w:rsidRDefault="004055C0" w:rsidP="004055C0">
      <w:pPr>
        <w:spacing w:line="480" w:lineRule="auto"/>
        <w:jc w:val="both"/>
        <w:rPr>
          <w:color w:val="000000" w:themeColor="text1"/>
        </w:rPr>
      </w:pPr>
      <w:r w:rsidRPr="00AC73A1">
        <w:t xml:space="preserve">The underlying cause of death was coded </w:t>
      </w:r>
      <w:proofErr w:type="gramStart"/>
      <w:r w:rsidRPr="00AC73A1">
        <w:rPr>
          <w:color w:val="000000" w:themeColor="text1"/>
        </w:rPr>
        <w:t>according to</w:t>
      </w:r>
      <w:proofErr w:type="gramEnd"/>
      <w:r w:rsidRPr="00AC73A1">
        <w:rPr>
          <w:color w:val="000000" w:themeColor="text1"/>
        </w:rPr>
        <w:t xml:space="preserve"> the international classification of diseases (ICD) system (9</w:t>
      </w:r>
      <w:r w:rsidRPr="00AC73A1">
        <w:rPr>
          <w:color w:val="000000" w:themeColor="text1"/>
          <w:vertAlign w:val="superscript"/>
        </w:rPr>
        <w:t>th</w:t>
      </w:r>
      <w:r w:rsidRPr="00AC73A1">
        <w:rPr>
          <w:color w:val="000000" w:themeColor="text1"/>
        </w:rPr>
        <w:t xml:space="preserve"> revision of ICD from 1980 to 1998 and 10</w:t>
      </w:r>
      <w:r w:rsidRPr="00AC73A1">
        <w:rPr>
          <w:color w:val="000000" w:themeColor="text1"/>
          <w:vertAlign w:val="superscript"/>
        </w:rPr>
        <w:t>th</w:t>
      </w:r>
      <w:r w:rsidRPr="00AC73A1">
        <w:rPr>
          <w:color w:val="000000" w:themeColor="text1"/>
        </w:rPr>
        <w:t xml:space="preserve"> revision of ICD thereafter).</w:t>
      </w:r>
    </w:p>
    <w:p w14:paraId="0EF75AD8" w14:textId="77777777" w:rsidR="004055C0" w:rsidRPr="00AC73A1" w:rsidRDefault="004055C0" w:rsidP="004055C0">
      <w:pPr>
        <w:spacing w:line="480" w:lineRule="auto"/>
        <w:jc w:val="both"/>
        <w:rPr>
          <w:color w:val="000000" w:themeColor="text1"/>
        </w:rPr>
      </w:pPr>
    </w:p>
    <w:p w14:paraId="2396E1FF" w14:textId="2B4799A3" w:rsidR="0056225E" w:rsidRPr="00AC73A1" w:rsidRDefault="004055C0" w:rsidP="004055C0">
      <w:pPr>
        <w:spacing w:line="480" w:lineRule="auto"/>
        <w:jc w:val="both"/>
        <w:rPr>
          <w:ins w:id="252" w:author="Parks, Robbie M" w:date="2018-06-19T18:49:00Z"/>
          <w:color w:val="000000" w:themeColor="text1"/>
        </w:rPr>
      </w:pPr>
      <w:r w:rsidRPr="00AC73A1">
        <w:rPr>
          <w:color w:val="000000" w:themeColor="text1"/>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For analysis of seasonality by cause of death, we mapped each ICD-9 and ICD-10 codes to the disease categories</w:t>
      </w:r>
      <w:ins w:id="253" w:author="Parks, Robbie M" w:date="2018-06-20T11:04:00Z">
        <w:r w:rsidR="0016605A">
          <w:rPr>
            <w:color w:val="000000" w:themeColor="text1"/>
          </w:rPr>
          <w:t>,</w:t>
        </w:r>
      </w:ins>
      <w:ins w:id="254" w:author="Parks, Robbie M" w:date="2018-06-19T18:49:00Z">
        <w:r w:rsidR="0056225E" w:rsidRPr="00AC73A1">
          <w:rPr>
            <w:color w:val="000000" w:themeColor="text1"/>
          </w:rPr>
          <w:t xml:space="preserve"> described in Table 3</w:t>
        </w:r>
      </w:ins>
      <w:ins w:id="255" w:author="Parks, Robbie M" w:date="2018-06-19T18:52:00Z">
        <w:r w:rsidR="009255C7" w:rsidRPr="00AC73A1">
          <w:rPr>
            <w:color w:val="000000" w:themeColor="text1"/>
          </w:rPr>
          <w:t>a and 3b</w:t>
        </w:r>
      </w:ins>
      <w:ins w:id="256" w:author="Parks, Robbie M" w:date="2018-06-19T18:49:00Z">
        <w:r w:rsidR="0056225E" w:rsidRPr="00AC73A1">
          <w:rPr>
            <w:color w:val="000000" w:themeColor="text1"/>
          </w:rPr>
          <w:t>.</w:t>
        </w:r>
      </w:ins>
    </w:p>
    <w:p w14:paraId="60F24802" w14:textId="77777777" w:rsidR="004055C0" w:rsidRPr="00AC73A1" w:rsidRDefault="004055C0" w:rsidP="004055C0">
      <w:pPr>
        <w:spacing w:line="480" w:lineRule="auto"/>
        <w:jc w:val="both"/>
        <w:rPr>
          <w:color w:val="000000" w:themeColor="text1"/>
        </w:rPr>
      </w:pPr>
    </w:p>
    <w:p w14:paraId="49C1620C" w14:textId="6B774AA4" w:rsidR="004055C0" w:rsidRPr="00AC73A1" w:rsidRDefault="004055C0" w:rsidP="004055C0">
      <w:pPr>
        <w:spacing w:line="480" w:lineRule="auto"/>
        <w:jc w:val="both"/>
        <w:rPr>
          <w:color w:val="000000" w:themeColor="text1"/>
        </w:rPr>
      </w:pPr>
      <w:r w:rsidRPr="00AC73A1">
        <w:rPr>
          <w:color w:val="000000" w:themeColor="text1"/>
        </w:rPr>
        <w:lastRenderedPageBreak/>
        <w:t xml:space="preserve">Cardiorespiratory diseases and cancers accounted for 56.4% and </w:t>
      </w:r>
      <w:ins w:id="257" w:author="Parks, Robbie M" w:date="2018-06-19T19:36:00Z">
        <w:r w:rsidR="006C3DA1">
          <w:rPr>
            <w:color w:val="000000" w:themeColor="text1"/>
          </w:rPr>
          <w:t>21.2</w:t>
        </w:r>
      </w:ins>
      <w:r w:rsidRPr="00AC73A1">
        <w:rPr>
          <w:color w:val="000000" w:themeColor="text1"/>
        </w:rPr>
        <w:t xml:space="preserve">% of all deaths in the USA, respectively, in 1980, and </w:t>
      </w:r>
      <w:ins w:id="258" w:author="Parks, Robbie M" w:date="2018-06-19T23:37:00Z">
        <w:r w:rsidR="00205191">
          <w:rPr>
            <w:color w:val="000000" w:themeColor="text1"/>
          </w:rPr>
          <w:t>40.3</w:t>
        </w:r>
      </w:ins>
      <w:r w:rsidRPr="00AC73A1">
        <w:rPr>
          <w:color w:val="000000" w:themeColor="text1"/>
        </w:rPr>
        <w:t xml:space="preserve">% and </w:t>
      </w:r>
      <w:ins w:id="259" w:author="Parks, Robbie M" w:date="2018-06-19T23:37:00Z">
        <w:r w:rsidR="00CA785E">
          <w:rPr>
            <w:color w:val="000000" w:themeColor="text1"/>
          </w:rPr>
          <w:t>22.4</w:t>
        </w:r>
      </w:ins>
      <w:r w:rsidRPr="00AC73A1">
        <w:rPr>
          <w:color w:val="000000" w:themeColor="text1"/>
        </w:rPr>
        <w:t>%, respectively, in 201</w:t>
      </w:r>
      <w:ins w:id="260" w:author="Parks, Robbie M" w:date="2018-06-19T19:37:00Z">
        <w:r w:rsidR="007F5916">
          <w:rPr>
            <w:color w:val="000000" w:themeColor="text1"/>
          </w:rPr>
          <w:t>6</w:t>
        </w:r>
      </w:ins>
      <w:r w:rsidR="00B368B6" w:rsidRPr="00AC73A1">
        <w:rPr>
          <w:color w:val="000000" w:themeColor="text1"/>
        </w:rPr>
        <w:t>. D</w:t>
      </w:r>
      <w:r w:rsidRPr="00AC73A1">
        <w:rPr>
          <w:color w:val="000000" w:themeColor="text1"/>
        </w:rPr>
        <w:t>eaths from cardiorespiratory diseases have been associated with cold and warm temperatures</w:t>
      </w:r>
      <w:r w:rsidR="00C9555C" w:rsidRPr="00AC73A1">
        <w:rPr>
          <w:color w:val="000000" w:themeColor="text1"/>
        </w:rPr>
        <w:t xml:space="preserve"> </w:t>
      </w:r>
      <w:r w:rsidRPr="00AC73A1">
        <w:rPr>
          <w:color w:val="000000" w:themeColor="text1"/>
        </w:rPr>
        <w:fldChar w:fldCharType="begin" w:fldLock="1"/>
      </w:r>
      <w:r w:rsidR="002542D0">
        <w:rPr>
          <w:color w:val="000000" w:themeColor="text1"/>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 "non-dropping-particle" : "", "parse-names" : false, "suffix" : "" } ], "container-title" : "Environmental Health: A Global Access Science Source", "id" : "ITEM-5", "issue" : "1", "issued" : { "date-parts" : [ [ "2009" ] ] }, "page" : "40", "title" : "High ambient temperature and mortality: A review of epidemiologic studies from 2001 to 2008", "type" : "article",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Pr="00AC73A1">
        <w:rPr>
          <w:color w:val="000000" w:themeColor="text1"/>
        </w:rPr>
        <w:fldChar w:fldCharType="end"/>
      </w:r>
      <w:r w:rsidR="00C9555C" w:rsidRPr="00AC73A1">
        <w:rPr>
          <w:color w:val="000000" w:themeColor="text1"/>
        </w:rPr>
        <w:t>.</w:t>
      </w:r>
      <w:r w:rsidRPr="00AC73A1">
        <w:rPr>
          <w:color w:val="000000" w:themeColor="text1"/>
        </w:rPr>
        <w:t xml:space="preserve"> Injuries, which accounted for 8% of all deaths in the USA in 1980 and </w:t>
      </w:r>
      <w:ins w:id="261" w:author="Parks, Robbie M" w:date="2018-06-19T23:39:00Z">
        <w:r w:rsidR="004331B4">
          <w:rPr>
            <w:color w:val="000000" w:themeColor="text1"/>
          </w:rPr>
          <w:t>7.3</w:t>
        </w:r>
      </w:ins>
      <w:r w:rsidRPr="00AC73A1">
        <w:rPr>
          <w:color w:val="000000" w:themeColor="text1"/>
        </w:rPr>
        <w:t>% in 201</w:t>
      </w:r>
      <w:ins w:id="262" w:author="Parks, Robbie M" w:date="2018-06-19T19:37:00Z">
        <w:r w:rsidR="007F5916">
          <w:rPr>
            <w:color w:val="000000" w:themeColor="text1"/>
          </w:rPr>
          <w:t>6</w:t>
        </w:r>
      </w:ins>
      <w:r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Pr="00AC73A1">
        <w:rPr>
          <w:color w:val="000000" w:themeColor="text1"/>
        </w:rPr>
        <w:t>small</w:t>
      </w:r>
      <w:r w:rsidR="00B368B6" w:rsidRPr="00AC73A1">
        <w:rPr>
          <w:color w:val="000000" w:themeColor="text1"/>
        </w:rPr>
        <w:t xml:space="preserve"> to allow stable estimates</w:t>
      </w:r>
      <w:r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64BD1FD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F52D66" w:rsidRPr="00AC73A1">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AC73A1" w:rsidRDefault="004055C0" w:rsidP="004055C0">
      <w:pPr>
        <w:spacing w:line="480" w:lineRule="auto"/>
        <w:jc w:val="both"/>
        <w:outlineLvl w:val="0"/>
        <w:rPr>
          <w:i/>
          <w:color w:val="000000" w:themeColor="text1"/>
        </w:rPr>
      </w:pPr>
      <w:r w:rsidRPr="00AC73A1">
        <w:rPr>
          <w:i/>
          <w:color w:val="000000" w:themeColor="text1"/>
        </w:rPr>
        <w:t>Statistical methods</w:t>
      </w:r>
    </w:p>
    <w:p w14:paraId="01E80B34" w14:textId="13D36CA0" w:rsidR="00D11282" w:rsidRDefault="004055C0" w:rsidP="004055C0">
      <w:pPr>
        <w:pStyle w:val="CommentText"/>
        <w:spacing w:line="480" w:lineRule="auto"/>
        <w:jc w:val="both"/>
        <w:rPr>
          <w:ins w:id="263" w:author="Ezzati, Majid" w:date="2018-06-26T21:13:00Z"/>
          <w:rFonts w:ascii="Times New Roman" w:hAnsi="Times New Roman" w:cs="Times New Roman"/>
          <w:color w:val="000000" w:themeColor="text1"/>
          <w:sz w:val="22"/>
          <w:szCs w:val="22"/>
        </w:rPr>
      </w:pPr>
      <w:r w:rsidRPr="00AC73A1">
        <w:rPr>
          <w:color w:val="000000" w:themeColor="text1"/>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00C9555C" w:rsidRPr="00AC73A1">
        <w:rPr>
          <w:color w:val="000000" w:themeColor="text1"/>
        </w:rPr>
        <w:t xml:space="preserve"> </w:t>
      </w:r>
      <w:r w:rsidRPr="00AC73A1">
        <w:rPr>
          <w:color w:val="000000" w:themeColor="text1"/>
        </w:rPr>
        <w:fldChar w:fldCharType="begin" w:fldLock="1"/>
      </w:r>
      <w:r w:rsidR="00F52D66" w:rsidRPr="00AC73A1">
        <w:rPr>
          <w:color w:val="000000" w:themeColor="text1"/>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(Cazelles et al., 2008)</w:t>
      </w:r>
      <w:r w:rsidRPr="00AC73A1">
        <w:rPr>
          <w:color w:val="000000" w:themeColor="text1"/>
        </w:rPr>
        <w:fldChar w:fldCharType="end"/>
      </w:r>
      <w:r w:rsidR="00C9555C" w:rsidRPr="00AC73A1">
        <w:rPr>
          <w:color w:val="000000" w:themeColor="text1"/>
        </w:rPr>
        <w:t>,</w:t>
      </w:r>
      <w:r w:rsidRPr="00AC73A1">
        <w:rPr>
          <w:color w:val="000000" w:themeColor="text1"/>
        </w:rPr>
        <w:t xml:space="preserve"> is equivalent to using a moving window on the death rate time series and </w:t>
      </w:r>
      <w:r w:rsidR="00592638" w:rsidRPr="00AC73A1">
        <w:rPr>
          <w:color w:val="000000" w:themeColor="text1"/>
        </w:rPr>
        <w:t>analy</w:t>
      </w:r>
      <w:r w:rsidR="007E031A" w:rsidRPr="00AC73A1">
        <w:rPr>
          <w:color w:val="000000" w:themeColor="text1"/>
        </w:rPr>
        <w:t>s</w:t>
      </w:r>
      <w:r w:rsidRPr="00AC73A1">
        <w:rPr>
          <w:color w:val="000000" w:themeColor="text1"/>
        </w:rPr>
        <w:t>ing periodicity in each window using a short-form Fourier transform, hence generating a dynamic spectral analysis</w:t>
      </w:r>
      <w:r w:rsidR="00C04B90" w:rsidRPr="00AC73A1">
        <w:rPr>
          <w:color w:val="000000" w:themeColor="text1"/>
        </w:rPr>
        <w:t>, which allows</w:t>
      </w:r>
      <w:r w:rsidRPr="00AC73A1">
        <w:rPr>
          <w:color w:val="000000" w:themeColor="text1"/>
        </w:rPr>
        <w:t xml:space="preserve"> measur</w:t>
      </w:r>
      <w:r w:rsidR="00C04B90" w:rsidRPr="00AC73A1">
        <w:rPr>
          <w:color w:val="000000" w:themeColor="text1"/>
        </w:rPr>
        <w:t>ing</w:t>
      </w:r>
      <w:r w:rsidRPr="00AC73A1">
        <w:rPr>
          <w:color w:val="000000" w:themeColor="text1"/>
        </w:rPr>
        <w:t xml:space="preserve"> dynamic seasonal </w:t>
      </w:r>
      <w:ins w:id="264" w:author="Parks, Robbie M" w:date="2018-06-20T10:32:00Z">
        <w:r w:rsidR="009C58E0">
          <w:rPr>
            <w:color w:val="000000" w:themeColor="text1"/>
          </w:rPr>
          <w:t>patterns</w:t>
        </w:r>
      </w:ins>
      <w:r w:rsidRPr="00AC73A1">
        <w:rPr>
          <w:color w:val="000000" w:themeColor="text1"/>
        </w:rPr>
        <w:t xml:space="preserve">, in which the periodicity of death rates may disappear, emerge, or change over time. </w:t>
      </w:r>
      <w:r w:rsidR="00C04B90" w:rsidRPr="00AC73A1">
        <w:rPr>
          <w:color w:val="000000" w:themeColor="text1"/>
        </w:rPr>
        <w:t>In addition to coefficients that measure the frequency of periodicity, wavelet analysis gives an indication of statistical significance of results compared with random fluctuations that can be represented with white</w:t>
      </w:r>
      <w:r w:rsidR="006F78C7" w:rsidRPr="00AC73A1">
        <w:rPr>
          <w:color w:val="000000" w:themeColor="text1"/>
        </w:rPr>
        <w:t xml:space="preserve"> (an independent random process)</w:t>
      </w:r>
      <w:r w:rsidR="00C04B90" w:rsidRPr="00AC73A1">
        <w:rPr>
          <w:color w:val="000000" w:themeColor="text1"/>
        </w:rPr>
        <w:t xml:space="preserve"> or red </w:t>
      </w:r>
      <w:r w:rsidR="006F78C7" w:rsidRPr="00AC73A1">
        <w:rPr>
          <w:color w:val="000000" w:themeColor="text1"/>
        </w:rPr>
        <w:t xml:space="preserve">(autoregressive of order 1 process) </w:t>
      </w:r>
      <w:r w:rsidR="00C04B90" w:rsidRPr="00AC73A1">
        <w:rPr>
          <w:color w:val="000000" w:themeColor="text1"/>
        </w:rPr>
        <w:t xml:space="preserve">noise. </w:t>
      </w:r>
      <w:r w:rsidRPr="00AC73A1">
        <w:rPr>
          <w:color w:val="000000" w:themeColor="text1"/>
        </w:rPr>
        <w:t>We used the R package WaveletComp (version 1.0) for the wavelet analysis. Before analysis, we de</w:t>
      </w:r>
      <w:r w:rsidR="00C04B90" w:rsidRPr="00AC73A1">
        <w:rPr>
          <w:color w:val="000000" w:themeColor="text1"/>
        </w:rPr>
        <w:t>-</w:t>
      </w:r>
      <w:r w:rsidRPr="00AC73A1">
        <w:rPr>
          <w:color w:val="000000" w:themeColor="text1"/>
        </w:rPr>
        <w:t xml:space="preserve">trended </w:t>
      </w:r>
      <w:ins w:id="265" w:author="Parks, Robbie M" w:date="2018-06-19T23:39:00Z">
        <w:r w:rsidR="000C2752">
          <w:rPr>
            <w:color w:val="000000" w:themeColor="text1"/>
          </w:rPr>
          <w:t xml:space="preserve">death rates </w:t>
        </w:r>
      </w:ins>
      <w:r w:rsidRPr="00AC73A1">
        <w:rPr>
          <w:color w:val="000000" w:themeColor="text1"/>
        </w:rPr>
        <w:t xml:space="preserve">using a polynomial regression, and rescaled each all-cause mortality death rate time series </w:t>
      </w:r>
      <w:proofErr w:type="gramStart"/>
      <w:r w:rsidRPr="00AC73A1">
        <w:rPr>
          <w:color w:val="000000" w:themeColor="text1"/>
        </w:rPr>
        <w:t>so as to</w:t>
      </w:r>
      <w:proofErr w:type="gramEnd"/>
      <w:r w:rsidRPr="00AC73A1">
        <w:rPr>
          <w:color w:val="000000" w:themeColor="text1"/>
        </w:rPr>
        <w:t xml:space="preserve"> range between 1 </w:t>
      </w:r>
      <w:r w:rsidRPr="00AC73A1">
        <w:rPr>
          <w:color w:val="000000" w:themeColor="text1"/>
        </w:rPr>
        <w:lastRenderedPageBreak/>
        <w:t xml:space="preserve">and -1. </w:t>
      </w:r>
      <w:commentRangeStart w:id="266"/>
      <w:r w:rsidRPr="00AC73A1">
        <w:rPr>
          <w:rFonts w:ascii="Times New Roman" w:hAnsi="Times New Roman" w:cs="Times New Roman"/>
          <w:color w:val="000000" w:themeColor="text1"/>
          <w:sz w:val="22"/>
          <w:szCs w:val="22"/>
        </w:rPr>
        <w:t>We identified age-sex groups whose wavelet power spectra differed from that of a white noise spectrum, which represents random fluctuations, at 5% significance level, for the entire study period (1980-201</w:t>
      </w:r>
      <w:ins w:id="267" w:author="Parks, Robbie M" w:date="2018-06-19T19:37:00Z">
        <w:r w:rsidR="00D82B3B">
          <w:rPr>
            <w:rFonts w:ascii="Times New Roman" w:hAnsi="Times New Roman" w:cs="Times New Roman"/>
            <w:color w:val="000000" w:themeColor="text1"/>
            <w:sz w:val="22"/>
            <w:szCs w:val="22"/>
          </w:rPr>
          <w:t>6</w:t>
        </w:r>
      </w:ins>
      <w:r w:rsidRPr="00AC73A1">
        <w:rPr>
          <w:rFonts w:ascii="Times New Roman" w:hAnsi="Times New Roman" w:cs="Times New Roman"/>
          <w:color w:val="000000" w:themeColor="text1"/>
          <w:sz w:val="22"/>
          <w:szCs w:val="22"/>
        </w:rPr>
        <w:t xml:space="preserve">). </w:t>
      </w:r>
      <w:commentRangeEnd w:id="266"/>
      <w:r w:rsidR="00D11282">
        <w:rPr>
          <w:rStyle w:val="CommentReference"/>
        </w:rPr>
        <w:commentReference w:id="266"/>
      </w:r>
    </w:p>
    <w:p w14:paraId="31A9F8D3" w14:textId="77777777" w:rsidR="00D11282" w:rsidRDefault="00D11282" w:rsidP="004055C0">
      <w:pPr>
        <w:pStyle w:val="CommentText"/>
        <w:spacing w:line="480" w:lineRule="auto"/>
        <w:jc w:val="both"/>
        <w:rPr>
          <w:ins w:id="268" w:author="Ezzati, Majid" w:date="2018-06-26T21:13:00Z"/>
          <w:rFonts w:ascii="Times New Roman" w:hAnsi="Times New Roman" w:cs="Times New Roman"/>
          <w:color w:val="000000" w:themeColor="text1"/>
          <w:sz w:val="22"/>
          <w:szCs w:val="22"/>
        </w:rPr>
      </w:pPr>
    </w:p>
    <w:p w14:paraId="4B75FE4F" w14:textId="6BA6A8FE" w:rsidR="004055C0" w:rsidRPr="00AC73A1" w:rsidRDefault="00E144A3" w:rsidP="004055C0">
      <w:pPr>
        <w:pStyle w:val="CommentText"/>
        <w:spacing w:line="480" w:lineRule="auto"/>
        <w:jc w:val="both"/>
        <w:rPr>
          <w:rFonts w:ascii="Times New Roman" w:hAnsi="Times New Roman" w:cs="Times New Roman"/>
          <w:noProof/>
          <w:sz w:val="22"/>
          <w:szCs w:val="22"/>
        </w:rPr>
      </w:pPr>
      <w:ins w:id="269" w:author="Parks, Robbie M" w:date="2018-06-19T23:41:00Z">
        <w:r>
          <w:rPr>
            <w:rFonts w:ascii="Times New Roman" w:hAnsi="Times New Roman" w:cs="Times New Roman"/>
            <w:color w:val="000000" w:themeColor="text1"/>
            <w:sz w:val="22"/>
            <w:szCs w:val="22"/>
          </w:rPr>
          <w:t>W</w:t>
        </w:r>
      </w:ins>
      <w:r w:rsidR="004055C0" w:rsidRPr="00AC73A1">
        <w:rPr>
          <w:rFonts w:ascii="Times New Roman" w:hAnsi="Times New Roman" w:cs="Times New Roman"/>
          <w:color w:val="000000" w:themeColor="text1"/>
          <w:sz w:val="22"/>
          <w:szCs w:val="22"/>
        </w:rPr>
        <w:t xml:space="preserve">e </w:t>
      </w:r>
      <w:ins w:id="270" w:author="Ezzati, Majid" w:date="2018-06-26T21:13:00Z">
        <w:r w:rsidR="00D11282">
          <w:rPr>
            <w:rFonts w:ascii="Times New Roman" w:hAnsi="Times New Roman" w:cs="Times New Roman"/>
            <w:color w:val="000000" w:themeColor="text1"/>
            <w:sz w:val="22"/>
            <w:szCs w:val="22"/>
          </w:rPr>
          <w:t xml:space="preserve">then </w:t>
        </w:r>
      </w:ins>
      <w:ins w:id="271" w:author="Ezzati, Majid" w:date="2018-06-26T21:14:00Z">
        <w:r w:rsidR="00D11282">
          <w:rPr>
            <w:rFonts w:ascii="Times New Roman" w:hAnsi="Times New Roman" w:cs="Times New Roman"/>
            <w:color w:val="000000" w:themeColor="text1"/>
            <w:sz w:val="22"/>
            <w:szCs w:val="22"/>
          </w:rPr>
          <w:t>estimated</w:t>
        </w:r>
        <w:r w:rsidR="00D11282" w:rsidRPr="00AC73A1">
          <w:rPr>
            <w:rFonts w:ascii="Times New Roman" w:hAnsi="Times New Roman" w:cs="Times New Roman"/>
            <w:color w:val="000000" w:themeColor="text1"/>
            <w:sz w:val="22"/>
            <w:szCs w:val="22"/>
          </w:rPr>
          <w:t xml:space="preserve"> </w:t>
        </w:r>
      </w:ins>
      <w:r w:rsidR="00EE473F" w:rsidRPr="00AC73A1">
        <w:rPr>
          <w:rFonts w:ascii="Times New Roman" w:hAnsi="Times New Roman" w:cs="Times New Roman"/>
          <w:color w:val="000000" w:themeColor="text1"/>
          <w:sz w:val="22"/>
          <w:szCs w:val="22"/>
        </w:rPr>
        <w:t>These parameters show</w:t>
      </w:r>
      <w:r w:rsidR="004055C0" w:rsidRPr="00AC73A1">
        <w:rPr>
          <w:rFonts w:ascii="Times New Roman" w:hAnsi="Times New Roman" w:cs="Times New Roman"/>
          <w:color w:val="000000" w:themeColor="text1"/>
          <w:sz w:val="22"/>
          <w:szCs w:val="22"/>
        </w:rPr>
        <w:t xml:space="preserve"> when in the year, on average, maximum and minimum death rates occur, respectively. </w:t>
      </w:r>
      <w:ins w:id="272" w:author="Ezzati, Majid" w:date="2018-06-26T21:14:00Z">
        <w:r w:rsidR="00D11282">
          <w:rPr>
            <w:rFonts w:ascii="Times New Roman" w:hAnsi="Times New Roman" w:cs="Times New Roman"/>
            <w:color w:val="000000" w:themeColor="text1"/>
            <w:sz w:val="22"/>
            <w:szCs w:val="22"/>
          </w:rPr>
          <w:t xml:space="preserve">To identify the months of </w:t>
        </w:r>
        <w:r w:rsidR="00D11282" w:rsidRPr="00AC73A1">
          <w:rPr>
            <w:rFonts w:ascii="Times New Roman" w:hAnsi="Times New Roman" w:cs="Times New Roman"/>
            <w:color w:val="000000" w:themeColor="text1"/>
            <w:sz w:val="22"/>
            <w:szCs w:val="22"/>
          </w:rPr>
          <w:t>maximum and minimum death rate</w:t>
        </w:r>
        <w:r w:rsidR="00D11282">
          <w:rPr>
            <w:rFonts w:ascii="Times New Roman" w:hAnsi="Times New Roman" w:cs="Times New Roman"/>
            <w:color w:val="000000" w:themeColor="text1"/>
            <w:sz w:val="22"/>
            <w:szCs w:val="22"/>
          </w:rPr>
          <w:t xml:space="preserve">s, we </w:t>
        </w:r>
      </w:ins>
      <w:ins w:id="273" w:author="Ezzati, Majid" w:date="2018-06-26T21:15:00Z">
        <w:r w:rsidR="00D11282">
          <w:rPr>
            <w:rFonts w:ascii="Times New Roman" w:hAnsi="Times New Roman" w:cs="Times New Roman"/>
            <w:color w:val="000000" w:themeColor="text1"/>
            <w:sz w:val="22"/>
            <w:szCs w:val="22"/>
          </w:rPr>
          <w:t>calculate</w:t>
        </w:r>
      </w:ins>
      <w:ins w:id="274" w:author="Ezzati, Majid" w:date="2018-06-26T21:14:00Z">
        <w:r w:rsidR="00D11282">
          <w:rPr>
            <w:rFonts w:ascii="Times New Roman" w:hAnsi="Times New Roman" w:cs="Times New Roman"/>
            <w:color w:val="000000" w:themeColor="text1"/>
            <w:sz w:val="22"/>
            <w:szCs w:val="22"/>
          </w:rPr>
          <w:t xml:space="preserve">d </w:t>
        </w:r>
        <w:r w:rsidR="00D11282" w:rsidRPr="00AC73A1">
          <w:rPr>
            <w:rFonts w:ascii="Times New Roman" w:hAnsi="Times New Roman" w:cs="Times New Roman"/>
            <w:color w:val="000000" w:themeColor="text1"/>
            <w:sz w:val="22"/>
            <w:szCs w:val="22"/>
          </w:rPr>
          <w:t xml:space="preserve">the centre of gravity and the negative centre of gravity of monthly death rates. </w:t>
        </w:r>
      </w:ins>
      <w:commentRangeStart w:id="275"/>
      <w:ins w:id="276" w:author="Ezzati, Majid" w:date="2018-06-26T21:40:00Z">
        <w:r w:rsidR="004115F7">
          <w:rPr>
            <w:rFonts w:ascii="Times New Roman" w:hAnsi="Times New Roman" w:cs="Times New Roman"/>
            <w:color w:val="000000" w:themeColor="text1"/>
            <w:sz w:val="22"/>
            <w:szCs w:val="22"/>
          </w:rPr>
          <w:t>C</w:t>
        </w:r>
      </w:ins>
      <w:r w:rsidR="007E031A" w:rsidRPr="00AC73A1">
        <w:rPr>
          <w:rFonts w:ascii="Times New Roman" w:hAnsi="Times New Roman" w:cs="Times New Roman"/>
          <w:color w:val="000000" w:themeColor="text1"/>
          <w:sz w:val="22"/>
          <w:szCs w:val="22"/>
        </w:rPr>
        <w:t>entre</w:t>
      </w:r>
      <w:r w:rsidR="004055C0" w:rsidRPr="00AC73A1">
        <w:rPr>
          <w:rFonts w:ascii="Times New Roman" w:hAnsi="Times New Roman" w:cs="Times New Roman"/>
          <w:color w:val="000000" w:themeColor="text1"/>
          <w:sz w:val="22"/>
          <w:szCs w:val="22"/>
        </w:rPr>
        <w:t xml:space="preserve"> of gravity</w:t>
      </w:r>
      <w:ins w:id="277" w:author="Ezzati, Majid" w:date="2018-06-26T21:40:00Z">
        <w:r w:rsidR="004115F7">
          <w:rPr>
            <w:rFonts w:ascii="Times New Roman" w:hAnsi="Times New Roman" w:cs="Times New Roman"/>
            <w:color w:val="000000" w:themeColor="text1"/>
            <w:sz w:val="22"/>
            <w:szCs w:val="22"/>
          </w:rPr>
          <w:t xml:space="preserve"> was calculated as a weighted average of months of deaths, with</w:t>
        </w:r>
        <w:r w:rsidR="004115F7" w:rsidRPr="00AC73A1">
          <w:rPr>
            <w:rFonts w:ascii="Times New Roman" w:hAnsi="Times New Roman" w:cs="Times New Roman"/>
            <w:color w:val="000000" w:themeColor="text1"/>
            <w:sz w:val="22"/>
            <w:szCs w:val="22"/>
          </w:rPr>
          <w:t xml:space="preserve"> </w:t>
        </w:r>
      </w:ins>
      <w:r w:rsidR="004055C0" w:rsidRPr="00AC73A1">
        <w:rPr>
          <w:rFonts w:ascii="Times New Roman" w:hAnsi="Times New Roman" w:cs="Times New Roman"/>
          <w:color w:val="000000" w:themeColor="text1"/>
          <w:sz w:val="22"/>
          <w:szCs w:val="22"/>
        </w:rPr>
        <w:t>each month weighted by its death rate</w:t>
      </w:r>
      <w:commentRangeStart w:id="278"/>
      <w:r w:rsidR="004055C0" w:rsidRPr="00AC73A1">
        <w:rPr>
          <w:rFonts w:ascii="Times New Roman" w:hAnsi="Times New Roman" w:cs="Times New Roman"/>
          <w:color w:val="000000" w:themeColor="text1"/>
          <w:sz w:val="22"/>
          <w:szCs w:val="22"/>
        </w:rPr>
        <w:t xml:space="preserve">; for negative </w:t>
      </w:r>
      <w:r w:rsidR="007E031A" w:rsidRPr="00AC73A1">
        <w:rPr>
          <w:rFonts w:ascii="Times New Roman" w:hAnsi="Times New Roman" w:cs="Times New Roman"/>
          <w:color w:val="000000" w:themeColor="text1"/>
          <w:sz w:val="22"/>
          <w:szCs w:val="22"/>
        </w:rPr>
        <w:t>centre</w:t>
      </w:r>
      <w:r w:rsidR="004055C0" w:rsidRPr="00AC73A1">
        <w:rPr>
          <w:rFonts w:ascii="Times New Roman" w:hAnsi="Times New Roman" w:cs="Times New Roman"/>
          <w:color w:val="000000" w:themeColor="text1"/>
          <w:sz w:val="22"/>
          <w:szCs w:val="22"/>
        </w:rPr>
        <w:t xml:space="preserve"> of gravity, each month was weighted by the difference between its death rate and the year’s maximum death rate</w:t>
      </w:r>
      <w:commentRangeEnd w:id="278"/>
      <w:r w:rsidR="004115F7">
        <w:rPr>
          <w:rStyle w:val="CommentReference"/>
        </w:rPr>
        <w:commentReference w:id="278"/>
      </w:r>
      <w:r w:rsidR="004055C0" w:rsidRPr="00AC73A1">
        <w:rPr>
          <w:rFonts w:ascii="Times New Roman" w:hAnsi="Times New Roman" w:cs="Times New Roman"/>
          <w:color w:val="000000" w:themeColor="text1"/>
          <w:sz w:val="22"/>
          <w:szCs w:val="22"/>
        </w:rPr>
        <w:t xml:space="preserve">. </w:t>
      </w:r>
      <w:r w:rsidR="004055C0" w:rsidRPr="00AC73A1">
        <w:rPr>
          <w:rFonts w:ascii="Times New Roman" w:hAnsi="Times New Roman" w:cs="Times New Roman"/>
          <w:sz w:val="22"/>
          <w:szCs w:val="22"/>
        </w:rPr>
        <w:t xml:space="preserve">In taking the weighted average, we allowed </w:t>
      </w:r>
      <w:r w:rsidR="004055C0" w:rsidRPr="00AC73A1">
        <w:rPr>
          <w:rFonts w:ascii="Times New Roman" w:hAnsi="Times New Roman" w:cs="Times New Roman"/>
          <w:noProof/>
          <w:sz w:val="22"/>
          <w:szCs w:val="22"/>
        </w:rPr>
        <w:t xml:space="preserve">January (month 1) to neighbour December (month 12), a technique called circular statistics. </w:t>
      </w:r>
      <w:r w:rsidR="004055C0" w:rsidRPr="00AC73A1">
        <w:rPr>
          <w:rFonts w:ascii="Times New Roman" w:hAnsi="Times New Roman" w:cs="Times New Roman"/>
          <w:color w:val="000000" w:themeColor="text1"/>
          <w:sz w:val="22"/>
          <w:szCs w:val="22"/>
        </w:rPr>
        <w:t>Along with each circular mean, a 95% confidence interval (CI) was calculated by using 1000 bootstrap samples. The R package CircStats (version 0.2.4) was used for this purpose.</w:t>
      </w:r>
      <w:commentRangeEnd w:id="275"/>
      <w:r w:rsidR="00D11282">
        <w:rPr>
          <w:rStyle w:val="CommentReference"/>
        </w:rPr>
        <w:commentReference w:id="275"/>
      </w:r>
    </w:p>
    <w:p w14:paraId="08A9E90E" w14:textId="77777777" w:rsidR="004055C0" w:rsidRPr="00AC73A1" w:rsidRDefault="004055C0" w:rsidP="004055C0">
      <w:pPr>
        <w:spacing w:line="480" w:lineRule="auto"/>
        <w:jc w:val="both"/>
        <w:rPr>
          <w:color w:val="000000" w:themeColor="text1"/>
        </w:rPr>
      </w:pPr>
    </w:p>
    <w:p w14:paraId="795E7515" w14:textId="3E734E8B" w:rsidR="004055C0" w:rsidRDefault="004055C0" w:rsidP="004055C0">
      <w:pPr>
        <w:spacing w:line="480" w:lineRule="auto"/>
        <w:jc w:val="both"/>
        <w:rPr>
          <w:ins w:id="279" w:author="Parks, Robbie M" w:date="2018-06-19T19:35:00Z"/>
          <w:color w:val="000000" w:themeColor="text1"/>
        </w:rPr>
      </w:pPr>
      <w:commentRangeStart w:id="280"/>
      <w:commentRangeStart w:id="281"/>
      <w:commentRangeStart w:id="282"/>
      <w:r w:rsidRPr="00AC73A1">
        <w:rPr>
          <w:color w:val="000000" w:themeColor="text1"/>
        </w:rPr>
        <w:t xml:space="preserve">For each age-sex group and year, we used a Poisson model to estimate the percentage difference in death rates between the maximum and minimum mortality months for each year, and its standard error which accounts for population size. </w:t>
      </w:r>
      <w:commentRangeEnd w:id="280"/>
      <w:r w:rsidR="004115F7">
        <w:rPr>
          <w:rStyle w:val="CommentReference"/>
          <w:rFonts w:asciiTheme="minorHAnsi" w:hAnsiTheme="minorHAnsi" w:cstheme="minorBidi"/>
          <w:lang w:eastAsia="en-US"/>
        </w:rPr>
        <w:commentReference w:id="280"/>
      </w:r>
      <w:ins w:id="283" w:author="Ezzati, Majid" w:date="2018-06-26T21:44:00Z">
        <w:r w:rsidR="004115F7" w:rsidRPr="004115F7">
          <w:rPr>
            <w:color w:val="000000" w:themeColor="text1"/>
          </w:rPr>
          <w:t xml:space="preserve"> </w:t>
        </w:r>
        <w:r w:rsidR="004115F7">
          <w:rPr>
            <w:color w:val="000000" w:themeColor="text1"/>
          </w:rPr>
          <w:t>F</w:t>
        </w:r>
        <w:r w:rsidR="004115F7" w:rsidRPr="00AC73A1">
          <w:rPr>
            <w:color w:val="000000" w:themeColor="text1"/>
          </w:rPr>
          <w:t>or each age and sex group</w:t>
        </w:r>
        <w:r w:rsidR="004115F7">
          <w:rPr>
            <w:color w:val="000000" w:themeColor="text1"/>
          </w:rPr>
          <w:t>,</w:t>
        </w:r>
        <w:r w:rsidR="004115F7" w:rsidRPr="00AC73A1">
          <w:rPr>
            <w:color w:val="000000" w:themeColor="text1"/>
          </w:rPr>
          <w:t xml:space="preserve"> </w:t>
        </w:r>
        <w:r w:rsidR="004115F7">
          <w:rPr>
            <w:color w:val="000000" w:themeColor="text1"/>
          </w:rPr>
          <w:t>w</w:t>
        </w:r>
        <w:r w:rsidR="004115F7" w:rsidRPr="00AC73A1">
          <w:rPr>
            <w:color w:val="000000" w:themeColor="text1"/>
          </w:rPr>
          <w:t xml:space="preserve">e </w:t>
        </w:r>
      </w:ins>
      <w:r w:rsidRPr="00AC73A1">
        <w:rPr>
          <w:color w:val="000000" w:themeColor="text1"/>
        </w:rPr>
        <w:t>fitted a linear regression to the time series of seasonal differences</w:t>
      </w:r>
      <w:ins w:id="284" w:author="Ezzati, Majid" w:date="2018-06-26T21:44:00Z">
        <w:r w:rsidR="004115F7" w:rsidRPr="004115F7">
          <w:rPr>
            <w:color w:val="000000" w:themeColor="text1"/>
          </w:rPr>
          <w:t xml:space="preserve"> </w:t>
        </w:r>
        <w:r w:rsidR="004115F7" w:rsidRPr="00AC73A1">
          <w:rPr>
            <w:color w:val="000000" w:themeColor="text1"/>
          </w:rPr>
          <w:t>from 1980 to 201</w:t>
        </w:r>
        <w:r w:rsidR="004115F7">
          <w:rPr>
            <w:color w:val="000000" w:themeColor="text1"/>
          </w:rPr>
          <w:t>6</w:t>
        </w:r>
      </w:ins>
      <w:ins w:id="285" w:author="Ezzati, Majid" w:date="2018-06-26T21:45:00Z">
        <w:r w:rsidR="004115F7">
          <w:rPr>
            <w:color w:val="000000" w:themeColor="text1"/>
          </w:rPr>
          <w:t xml:space="preserve">; the fitted trend line was used to estimate how much the percentage difference </w:t>
        </w:r>
      </w:ins>
      <w:ins w:id="286" w:author="Ezzati, Majid" w:date="2018-06-26T21:46:00Z">
        <w:r w:rsidR="004115F7" w:rsidRPr="00AC73A1">
          <w:rPr>
            <w:color w:val="000000" w:themeColor="text1"/>
          </w:rPr>
          <w:t>in death rates between the maximum and minimum mortality months</w:t>
        </w:r>
        <w:r w:rsidR="004115F7">
          <w:rPr>
            <w:color w:val="000000" w:themeColor="text1"/>
          </w:rPr>
          <w:t xml:space="preserve"> had changed from</w:t>
        </w:r>
      </w:ins>
      <w:ins w:id="287" w:author="Ezzati, Majid" w:date="2018-06-26T21:48:00Z">
        <w:r w:rsidR="004115F7">
          <w:rPr>
            <w:color w:val="000000" w:themeColor="text1"/>
          </w:rPr>
          <w:t xml:space="preserve"> 1980 to 2016</w:t>
        </w:r>
        <w:proofErr w:type="gramStart"/>
        <w:r w:rsidR="004115F7">
          <w:rPr>
            <w:color w:val="000000" w:themeColor="text1"/>
          </w:rPr>
          <w:t>.</w:t>
        </w:r>
      </w:ins>
      <w:ins w:id="288" w:author="Ezzati, Majid" w:date="2018-06-26T21:46:00Z">
        <w:r w:rsidR="004115F7">
          <w:rPr>
            <w:color w:val="000000" w:themeColor="text1"/>
          </w:rPr>
          <w:t xml:space="preserve"> </w:t>
        </w:r>
      </w:ins>
      <w:r w:rsidRPr="00AC73A1">
        <w:rPr>
          <w:color w:val="000000" w:themeColor="text1"/>
        </w:rPr>
        <w:t>.</w:t>
      </w:r>
      <w:proofErr w:type="gramEnd"/>
      <w:r w:rsidRPr="00AC73A1">
        <w:rPr>
          <w:color w:val="000000" w:themeColor="text1"/>
        </w:rPr>
        <w:t xml:space="preserve"> </w:t>
      </w:r>
      <w:commentRangeStart w:id="289"/>
      <w:ins w:id="290" w:author="Ezzati, Majid" w:date="2018-06-26T21:43:00Z">
        <w:r w:rsidR="004115F7" w:rsidRPr="00AC73A1">
          <w:rPr>
            <w:color w:val="000000" w:themeColor="text1"/>
          </w:rPr>
          <w:t>, weighting each by the inverse of the square of its standard error</w:t>
        </w:r>
        <w:commentRangeEnd w:id="289"/>
        <w:r w:rsidR="004115F7">
          <w:rPr>
            <w:rStyle w:val="CommentReference"/>
            <w:rFonts w:asciiTheme="minorHAnsi" w:hAnsiTheme="minorHAnsi" w:cstheme="minorBidi"/>
            <w:lang w:eastAsia="en-US"/>
          </w:rPr>
          <w:commentReference w:id="289"/>
        </w:r>
      </w:ins>
      <w:commentRangeEnd w:id="281"/>
      <w:ins w:id="291" w:author="Ezzati, Majid" w:date="2018-06-26T21:46:00Z">
        <w:r w:rsidR="004115F7">
          <w:rPr>
            <w:rStyle w:val="CommentReference"/>
            <w:rFonts w:asciiTheme="minorHAnsi" w:hAnsiTheme="minorHAnsi" w:cstheme="minorBidi"/>
            <w:lang w:eastAsia="en-US"/>
          </w:rPr>
          <w:commentReference w:id="281"/>
        </w:r>
      </w:ins>
      <w:commentRangeEnd w:id="282"/>
      <w:ins w:id="292" w:author="Ezzati, Majid" w:date="2018-06-26T21:49:00Z">
        <w:r w:rsidR="004115F7">
          <w:rPr>
            <w:rStyle w:val="CommentReference"/>
            <w:rFonts w:asciiTheme="minorHAnsi" w:hAnsiTheme="minorHAnsi" w:cstheme="minorBidi"/>
            <w:lang w:eastAsia="en-US"/>
          </w:rPr>
          <w:commentReference w:id="282"/>
        </w:r>
      </w:ins>
    </w:p>
    <w:p w14:paraId="1364B50E" w14:textId="77777777" w:rsidR="00315BE6" w:rsidRDefault="00315BE6" w:rsidP="00D74F62">
      <w:pPr>
        <w:spacing w:line="480" w:lineRule="auto"/>
        <w:jc w:val="both"/>
        <w:rPr>
          <w:ins w:id="293" w:author="Parks, Robbie M" w:date="2018-06-19T19:35:00Z"/>
          <w:color w:val="000000" w:themeColor="text1"/>
        </w:rPr>
      </w:pPr>
    </w:p>
    <w:p w14:paraId="15BCD4F3" w14:textId="77777777" w:rsidR="00D74F62" w:rsidRDefault="00D74F62" w:rsidP="00D74F62">
      <w:pPr>
        <w:spacing w:line="480" w:lineRule="auto"/>
        <w:jc w:val="both"/>
        <w:rPr>
          <w:ins w:id="294" w:author="Parks, Robbie M" w:date="2018-06-24T22:39:00Z"/>
          <w:i/>
          <w:color w:val="000000" w:themeColor="text1"/>
        </w:rPr>
      </w:pPr>
      <w:ins w:id="295" w:author="Parks, Robbie M" w:date="2018-06-24T22:39:00Z">
        <w:r>
          <w:rPr>
            <w:i/>
            <w:color w:val="000000" w:themeColor="text1"/>
          </w:rPr>
          <w:t>Alternative statistical method to estimate trend in seasonality</w:t>
        </w:r>
      </w:ins>
    </w:p>
    <w:p w14:paraId="6D51EC8F" w14:textId="25D8F26D" w:rsidR="00D74F62" w:rsidRDefault="00D74F62" w:rsidP="00D74F62">
      <w:pPr>
        <w:spacing w:line="480" w:lineRule="auto"/>
        <w:jc w:val="both"/>
        <w:rPr>
          <w:ins w:id="296" w:author="Parks, Robbie M" w:date="2018-06-24T22:39:00Z"/>
          <w:color w:val="000000" w:themeColor="text1"/>
        </w:rPr>
      </w:pPr>
      <w:ins w:id="297" w:author="Parks, Robbie M" w:date="2018-06-24T22:39:00Z">
        <w:r>
          <w:rPr>
            <w:color w:val="000000" w:themeColor="text1"/>
          </w:rPr>
          <w:t xml:space="preserve">For comparison, we used a Poisson model with log-link to directly estimate the death rates over </w:t>
        </w:r>
        <w:proofErr w:type="gramStart"/>
        <w:r>
          <w:rPr>
            <w:color w:val="000000" w:themeColor="text1"/>
          </w:rPr>
          <w:t>time,.</w:t>
        </w:r>
        <w:proofErr w:type="gramEnd"/>
        <w:r>
          <w:rPr>
            <w:color w:val="000000" w:themeColor="text1"/>
          </w:rPr>
          <w:t xml:space="preserve"> We allowed death rates to vary over time both yearly and seasonally. The seasonal variation was modelled with </w:t>
        </w:r>
        <w:commentRangeStart w:id="298"/>
        <w:proofErr w:type="spellStart"/>
        <w:r>
          <w:rPr>
            <w:color w:val="000000" w:themeColor="text1"/>
          </w:rPr>
          <w:t>cosinor</w:t>
        </w:r>
        <w:proofErr w:type="spellEnd"/>
        <w:r>
          <w:rPr>
            <w:color w:val="000000" w:themeColor="text1"/>
          </w:rPr>
          <w:t xml:space="preserve"> </w:t>
        </w:r>
        <w:commentRangeEnd w:id="298"/>
        <w:r>
          <w:rPr>
            <w:rStyle w:val="CommentReference"/>
            <w:rFonts w:asciiTheme="minorHAnsi" w:hAnsiTheme="minorHAnsi" w:cstheme="minorBidi"/>
            <w:lang w:eastAsia="en-US"/>
          </w:rPr>
          <w:commentReference w:id="298"/>
        </w:r>
        <w:r>
          <w:rPr>
            <w:color w:val="000000" w:themeColor="text1"/>
          </w:rPr>
          <w:t>functions with periods fixed at 6- and 12-</w:t>
        </w:r>
        <w:r>
          <w:rPr>
            <w:color w:val="000000" w:themeColor="text1"/>
          </w:rPr>
          <w:lastRenderedPageBreak/>
          <w:t xml:space="preserve">months. The amplitude of the seasonal component of the model </w:t>
        </w:r>
        <w:proofErr w:type="gramStart"/>
        <w:r>
          <w:rPr>
            <w:color w:val="000000" w:themeColor="text1"/>
          </w:rPr>
          <w:t>was allowed to</w:t>
        </w:r>
        <w:proofErr w:type="gramEnd"/>
        <w:r>
          <w:rPr>
            <w:color w:val="000000" w:themeColor="text1"/>
          </w:rPr>
          <w:t xml:space="preserve"> either remain the same or change over time, with the parameter </w:t>
        </w:r>
        <w:r w:rsidRPr="00E46483">
          <w:rPr>
            <w:color w:val="000000" w:themeColor="text1"/>
          </w:rPr>
          <w:t>γ</w:t>
        </w:r>
        <w:r>
          <w:rPr>
            <w:color w:val="000000" w:themeColor="text1"/>
          </w:rPr>
          <w:t xml:space="preserve"> the measure of the change in amplitude per year. 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The main disadvantage of this method is that it requires the </w:t>
        </w:r>
        <w:commentRangeStart w:id="299"/>
        <w:r>
          <w:rPr>
            <w:color w:val="000000" w:themeColor="text1"/>
          </w:rPr>
          <w:t>assumption of stationary of the time series</w:t>
        </w:r>
        <w:commentRangeEnd w:id="299"/>
        <w:r>
          <w:rPr>
            <w:rStyle w:val="CommentReference"/>
            <w:rFonts w:asciiTheme="minorHAnsi" w:hAnsiTheme="minorHAnsi" w:cstheme="minorBidi"/>
            <w:lang w:eastAsia="en-US"/>
          </w:rPr>
          <w:commentReference w:id="299"/>
        </w:r>
        <w:r>
          <w:rPr>
            <w:color w:val="000000" w:themeColor="text1"/>
          </w:rPr>
          <w:t>, i.e. that its period is constant throughout, and so is included only for comparison.</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704ACF">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704ACF">
      <w:pPr>
        <w:widowControl w:val="0"/>
        <w:autoSpaceDE w:val="0"/>
        <w:autoSpaceDN w:val="0"/>
        <w:adjustRightInd w:val="0"/>
        <w:ind w:left="640" w:hanging="640"/>
        <w:jc w:val="both"/>
        <w:rPr>
          <w:b/>
          <w:color w:val="000000" w:themeColor="text1"/>
        </w:rPr>
      </w:pPr>
    </w:p>
    <w:p w14:paraId="6BDF69DD" w14:textId="35859D46" w:rsidR="00625BF6" w:rsidRPr="00625BF6" w:rsidRDefault="009D5B4B" w:rsidP="00625BF6">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625BF6" w:rsidRPr="00625BF6">
        <w:rPr>
          <w:rFonts w:eastAsia="Times New Roman"/>
          <w:noProof/>
        </w:rPr>
        <w:t xml:space="preserve">Basu, R. (2009). High ambient temperature and mortality: A review of epidemiologic studies from 2001 to 2008. </w:t>
      </w:r>
      <w:r w:rsidR="00625BF6" w:rsidRPr="00625BF6">
        <w:rPr>
          <w:rFonts w:eastAsia="Times New Roman"/>
          <w:i/>
          <w:iCs/>
          <w:noProof/>
        </w:rPr>
        <w:t>Environmental Health: A Global Access Science Source</w:t>
      </w:r>
      <w:r w:rsidR="00625BF6" w:rsidRPr="00625BF6">
        <w:rPr>
          <w:rFonts w:eastAsia="Times New Roman"/>
          <w:noProof/>
        </w:rPr>
        <w:t>. https://doi.org/10.1186/1476-069X-8-40</w:t>
      </w:r>
    </w:p>
    <w:p w14:paraId="74ED41C3"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Basu, R., &amp; Samet, J. M. (2002). Relation between elevated ambient temperature and mortality: A review of the epidemiologic evidence. </w:t>
      </w:r>
      <w:r w:rsidRPr="00625BF6">
        <w:rPr>
          <w:rFonts w:eastAsia="Times New Roman"/>
          <w:i/>
          <w:iCs/>
          <w:noProof/>
        </w:rPr>
        <w:t>Epidemiologic Reviews</w:t>
      </w:r>
      <w:r w:rsidRPr="00625BF6">
        <w:rPr>
          <w:rFonts w:eastAsia="Times New Roman"/>
          <w:noProof/>
        </w:rPr>
        <w:t>. https://doi.org/10.1093/epirev/mxf007</w:t>
      </w:r>
    </w:p>
    <w:p w14:paraId="4D00C70E"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Bennett, J. E., Blangiardo, M., Fecht, D., Elliott, P., &amp; Ezzati, M. (2014). Vulnerability to the mortality effects of warm temperature in the districts of England and Wales. </w:t>
      </w:r>
      <w:r w:rsidRPr="00625BF6">
        <w:rPr>
          <w:rFonts w:eastAsia="Times New Roman"/>
          <w:i/>
          <w:iCs/>
          <w:noProof/>
        </w:rPr>
        <w:t>Nature Climate Change</w:t>
      </w:r>
      <w:r w:rsidRPr="00625BF6">
        <w:rPr>
          <w:rFonts w:eastAsia="Times New Roman"/>
          <w:noProof/>
        </w:rPr>
        <w:t xml:space="preserve">, </w:t>
      </w:r>
      <w:r w:rsidRPr="00625BF6">
        <w:rPr>
          <w:rFonts w:eastAsia="Times New Roman"/>
          <w:i/>
          <w:iCs/>
          <w:noProof/>
        </w:rPr>
        <w:t>4</w:t>
      </w:r>
      <w:r w:rsidRPr="00625BF6">
        <w:rPr>
          <w:rFonts w:eastAsia="Times New Roman"/>
          <w:noProof/>
        </w:rPr>
        <w:t>(4), 269–273. https://doi.org/10.1038/nclimate2123</w:t>
      </w:r>
    </w:p>
    <w:p w14:paraId="31E14F9C"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Bobb, J. F., Peng, R. D., Bell, M. L., &amp; Dominici, F. (2014). Heat-related mortality and adaptation to heat in the United States. </w:t>
      </w:r>
      <w:r w:rsidRPr="00625BF6">
        <w:rPr>
          <w:rFonts w:eastAsia="Times New Roman"/>
          <w:i/>
          <w:iCs/>
          <w:noProof/>
        </w:rPr>
        <w:t>Environmental Health Perspectives</w:t>
      </w:r>
      <w:r w:rsidRPr="00625BF6">
        <w:rPr>
          <w:rFonts w:eastAsia="Times New Roman"/>
          <w:noProof/>
        </w:rPr>
        <w:t xml:space="preserve">, </w:t>
      </w:r>
      <w:r w:rsidRPr="00625BF6">
        <w:rPr>
          <w:rFonts w:eastAsia="Times New Roman"/>
          <w:i/>
          <w:iCs/>
          <w:noProof/>
        </w:rPr>
        <w:t>122</w:t>
      </w:r>
      <w:r w:rsidRPr="00625BF6">
        <w:rPr>
          <w:rFonts w:eastAsia="Times New Roman"/>
          <w:noProof/>
        </w:rPr>
        <w:t>(8), 811–816. https://doi.org/10.1289/ehp.1307392</w:t>
      </w:r>
    </w:p>
    <w:p w14:paraId="2BB7E040"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Braga, A. L. F., Zanobetti, A., &amp; Schwartz, J. (2002). The effect of weather on respiratory and cardiovascular deaths in 12 U.S. cities. </w:t>
      </w:r>
      <w:r w:rsidRPr="00625BF6">
        <w:rPr>
          <w:rFonts w:eastAsia="Times New Roman"/>
          <w:i/>
          <w:iCs/>
          <w:noProof/>
        </w:rPr>
        <w:t>Environmental Health Perspectives</w:t>
      </w:r>
      <w:r w:rsidRPr="00625BF6">
        <w:rPr>
          <w:rFonts w:eastAsia="Times New Roman"/>
          <w:noProof/>
        </w:rPr>
        <w:t xml:space="preserve">, </w:t>
      </w:r>
      <w:r w:rsidRPr="00625BF6">
        <w:rPr>
          <w:rFonts w:eastAsia="Times New Roman"/>
          <w:i/>
          <w:iCs/>
          <w:noProof/>
        </w:rPr>
        <w:t>110</w:t>
      </w:r>
      <w:r w:rsidRPr="00625BF6">
        <w:rPr>
          <w:rFonts w:eastAsia="Times New Roman"/>
          <w:noProof/>
        </w:rPr>
        <w:t>(9), 859–863. https://doi.org/10.1289/ehp.02110859</w:t>
      </w:r>
    </w:p>
    <w:p w14:paraId="4822C327"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Campbell, A. (2017). Excess winter mortality in England and Wales: 2016 to 2017 (provisional) and 2015 to 2016 (final). </w:t>
      </w:r>
      <w:r w:rsidRPr="00625BF6">
        <w:rPr>
          <w:rFonts w:eastAsia="Times New Roman"/>
          <w:i/>
          <w:iCs/>
          <w:noProof/>
        </w:rPr>
        <w:t>Statistical Bulletin, Office for National Statistics</w:t>
      </w:r>
      <w:r w:rsidRPr="00625BF6">
        <w:rPr>
          <w:rFonts w:eastAsia="Times New Roman"/>
          <w:noProof/>
        </w:rPr>
        <w:t>.</w:t>
      </w:r>
    </w:p>
    <w:p w14:paraId="78A58914"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Carson, C., Hajat, S., Armstrong, B., &amp; Wilkinson, P. (2006). Declining vulnerability to temperature-related mortality in London over the 20th century. </w:t>
      </w:r>
      <w:r w:rsidRPr="00625BF6">
        <w:rPr>
          <w:rFonts w:eastAsia="Times New Roman"/>
          <w:i/>
          <w:iCs/>
          <w:noProof/>
        </w:rPr>
        <w:t>American Journal of Epidemiology</w:t>
      </w:r>
      <w:r w:rsidRPr="00625BF6">
        <w:rPr>
          <w:rFonts w:eastAsia="Times New Roman"/>
          <w:noProof/>
        </w:rPr>
        <w:t xml:space="preserve">, </w:t>
      </w:r>
      <w:r w:rsidRPr="00625BF6">
        <w:rPr>
          <w:rFonts w:eastAsia="Times New Roman"/>
          <w:i/>
          <w:iCs/>
          <w:noProof/>
        </w:rPr>
        <w:t>164</w:t>
      </w:r>
      <w:r w:rsidRPr="00625BF6">
        <w:rPr>
          <w:rFonts w:eastAsia="Times New Roman"/>
          <w:noProof/>
        </w:rPr>
        <w:t>(1), 77–84. https://doi.org/10.1093/aje/kwj147</w:t>
      </w:r>
    </w:p>
    <w:p w14:paraId="0188C346"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Cazelles, B., Chavez, M., Berteaux, D., Ménard, F., Vik, J. O., Jenouvrier, S., &amp; Stenseth, N. C. (2008). Wavelet analysis of ecological time series. </w:t>
      </w:r>
      <w:r w:rsidRPr="00625BF6">
        <w:rPr>
          <w:rFonts w:eastAsia="Times New Roman"/>
          <w:i/>
          <w:iCs/>
          <w:noProof/>
        </w:rPr>
        <w:t>Oecologia</w:t>
      </w:r>
      <w:r w:rsidRPr="00625BF6">
        <w:rPr>
          <w:rFonts w:eastAsia="Times New Roman"/>
          <w:noProof/>
        </w:rPr>
        <w:t>. https://doi.org/10.1007/s00442-008-0993-2</w:t>
      </w:r>
    </w:p>
    <w:p w14:paraId="76B80368"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Davis, R. E., Knappenberger, P. C., Michaels, P. J., &amp; Novicoff, W. M. (2004). Seasonality of climate-human mortality relationships in US cities and impacts of climate change. </w:t>
      </w:r>
      <w:r w:rsidRPr="00625BF6">
        <w:rPr>
          <w:rFonts w:eastAsia="Times New Roman"/>
          <w:i/>
          <w:iCs/>
          <w:noProof/>
        </w:rPr>
        <w:t>Climate Research</w:t>
      </w:r>
      <w:r w:rsidRPr="00625BF6">
        <w:rPr>
          <w:rFonts w:eastAsia="Times New Roman"/>
          <w:noProof/>
        </w:rPr>
        <w:t xml:space="preserve">, </w:t>
      </w:r>
      <w:r w:rsidRPr="00625BF6">
        <w:rPr>
          <w:rFonts w:eastAsia="Times New Roman"/>
          <w:i/>
          <w:iCs/>
          <w:noProof/>
        </w:rPr>
        <w:t>26</w:t>
      </w:r>
      <w:r w:rsidRPr="00625BF6">
        <w:rPr>
          <w:rFonts w:eastAsia="Times New Roman"/>
          <w:noProof/>
        </w:rPr>
        <w:t>(1), 61–76. Retrieved from internal-pdf://32.0.35.211/paper.pdf</w:t>
      </w:r>
    </w:p>
    <w:p w14:paraId="0C67A8B8"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Dee, D. P., Uppala, S. M., Simmons, A. J., Berrisford, P., Poli, P., Kobayashi, S., … Vitart, F. (2011). The ERA-Interim reanalysis: configuration and performance of the data assimilation system. </w:t>
      </w:r>
      <w:r w:rsidRPr="00625BF6">
        <w:rPr>
          <w:rFonts w:eastAsia="Times New Roman"/>
          <w:i/>
          <w:iCs/>
          <w:noProof/>
        </w:rPr>
        <w:t>Quarterly Journal of the Royal Meteorological Society</w:t>
      </w:r>
      <w:r w:rsidRPr="00625BF6">
        <w:rPr>
          <w:rFonts w:eastAsia="Times New Roman"/>
          <w:noProof/>
        </w:rPr>
        <w:t xml:space="preserve">, </w:t>
      </w:r>
      <w:r w:rsidRPr="00625BF6">
        <w:rPr>
          <w:rFonts w:eastAsia="Times New Roman"/>
          <w:i/>
          <w:iCs/>
          <w:noProof/>
        </w:rPr>
        <w:t>137</w:t>
      </w:r>
      <w:r w:rsidRPr="00625BF6">
        <w:rPr>
          <w:rFonts w:eastAsia="Times New Roman"/>
          <w:noProof/>
        </w:rPr>
        <w:t>(656), 553–597. https://doi.org/10.1002/qj.828</w:t>
      </w:r>
    </w:p>
    <w:p w14:paraId="7FC04420"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Feinstein, C. A. (2002). Seasonality of deaths in the U.S. by age and cause. </w:t>
      </w:r>
      <w:r w:rsidRPr="00625BF6">
        <w:rPr>
          <w:rFonts w:eastAsia="Times New Roman"/>
          <w:i/>
          <w:iCs/>
          <w:noProof/>
        </w:rPr>
        <w:t>Demographic Research</w:t>
      </w:r>
      <w:r w:rsidRPr="00625BF6">
        <w:rPr>
          <w:rFonts w:eastAsia="Times New Roman"/>
          <w:noProof/>
        </w:rPr>
        <w:t xml:space="preserve">, </w:t>
      </w:r>
      <w:r w:rsidRPr="00625BF6">
        <w:rPr>
          <w:rFonts w:eastAsia="Times New Roman"/>
          <w:i/>
          <w:iCs/>
          <w:noProof/>
        </w:rPr>
        <w:t>6</w:t>
      </w:r>
      <w:r w:rsidRPr="00625BF6">
        <w:rPr>
          <w:rFonts w:eastAsia="Times New Roman"/>
          <w:noProof/>
        </w:rPr>
        <w:t>, 469–486. https://doi.org/10.4054/DemRes.2002.6.17</w:t>
      </w:r>
    </w:p>
    <w:p w14:paraId="0E02830D"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Ferreira Braga, A. L., Zanobetti, A., &amp; Schwartz, J. (2001). The time course of weather-related deaths. </w:t>
      </w:r>
      <w:r w:rsidRPr="00625BF6">
        <w:rPr>
          <w:rFonts w:eastAsia="Times New Roman"/>
          <w:i/>
          <w:iCs/>
          <w:noProof/>
        </w:rPr>
        <w:t>Epidemiology</w:t>
      </w:r>
      <w:r w:rsidRPr="00625BF6">
        <w:rPr>
          <w:rFonts w:eastAsia="Times New Roman"/>
          <w:noProof/>
        </w:rPr>
        <w:t xml:space="preserve">, </w:t>
      </w:r>
      <w:r w:rsidRPr="00625BF6">
        <w:rPr>
          <w:rFonts w:eastAsia="Times New Roman"/>
          <w:i/>
          <w:iCs/>
          <w:noProof/>
        </w:rPr>
        <w:t>12</w:t>
      </w:r>
      <w:r w:rsidRPr="00625BF6">
        <w:rPr>
          <w:rFonts w:eastAsia="Times New Roman"/>
          <w:noProof/>
        </w:rPr>
        <w:t>(6), 662–667. https://doi.org/10.1097/00001648-200111000-00014</w:t>
      </w:r>
    </w:p>
    <w:p w14:paraId="116A5448"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Fowler, T., Southgate, R. J., Waite, T., Harrell, R., Kovats, S., Bone, A., … Murray, V. (2015). Excess winter deaths in Europe: A multi-country descriptive analysis. </w:t>
      </w:r>
      <w:r w:rsidRPr="00625BF6">
        <w:rPr>
          <w:rFonts w:eastAsia="Times New Roman"/>
          <w:i/>
          <w:iCs/>
          <w:noProof/>
        </w:rPr>
        <w:t>European Journal of Public Health</w:t>
      </w:r>
      <w:r w:rsidRPr="00625BF6">
        <w:rPr>
          <w:rFonts w:eastAsia="Times New Roman"/>
          <w:noProof/>
        </w:rPr>
        <w:t xml:space="preserve">, </w:t>
      </w:r>
      <w:r w:rsidRPr="00625BF6">
        <w:rPr>
          <w:rFonts w:eastAsia="Times New Roman"/>
          <w:i/>
          <w:iCs/>
          <w:noProof/>
        </w:rPr>
        <w:t>25</w:t>
      </w:r>
      <w:r w:rsidRPr="00625BF6">
        <w:rPr>
          <w:rFonts w:eastAsia="Times New Roman"/>
          <w:noProof/>
        </w:rPr>
        <w:t>(2), 339–345. https://doi.org/10.1093/eurpub/cku073</w:t>
      </w:r>
    </w:p>
    <w:p w14:paraId="372FF75E"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Gasparrini, A., Guo, Y., Hashizume, M., Lavigne, E., Zanobetti, A., Schwartz, J., … Armstrong, B. (2015). Mortality risk attributable to high and low ambient temperature: A multicountry observational study. </w:t>
      </w:r>
      <w:r w:rsidRPr="00625BF6">
        <w:rPr>
          <w:rFonts w:eastAsia="Times New Roman"/>
          <w:i/>
          <w:iCs/>
          <w:noProof/>
        </w:rPr>
        <w:t>The Lancet</w:t>
      </w:r>
      <w:r w:rsidRPr="00625BF6">
        <w:rPr>
          <w:rFonts w:eastAsia="Times New Roman"/>
          <w:noProof/>
        </w:rPr>
        <w:t xml:space="preserve">, </w:t>
      </w:r>
      <w:r w:rsidRPr="00625BF6">
        <w:rPr>
          <w:rFonts w:eastAsia="Times New Roman"/>
          <w:i/>
          <w:iCs/>
          <w:noProof/>
        </w:rPr>
        <w:t>386</w:t>
      </w:r>
      <w:r w:rsidRPr="00625BF6">
        <w:rPr>
          <w:rFonts w:eastAsia="Times New Roman"/>
          <w:noProof/>
        </w:rPr>
        <w:t>(9991), 369–375. https://doi.org/10.1016/S0140-6736(14)62114-0</w:t>
      </w:r>
    </w:p>
    <w:p w14:paraId="4631A73E"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Grenfell, B. T., Bjørnstad, O. N., &amp; Kappey, J. (2001). Travelling waves and spatial hierarchies in measles epidemics. </w:t>
      </w:r>
      <w:r w:rsidRPr="00625BF6">
        <w:rPr>
          <w:rFonts w:eastAsia="Times New Roman"/>
          <w:i/>
          <w:iCs/>
          <w:noProof/>
        </w:rPr>
        <w:t>Nature</w:t>
      </w:r>
      <w:r w:rsidRPr="00625BF6">
        <w:rPr>
          <w:rFonts w:eastAsia="Times New Roman"/>
          <w:noProof/>
        </w:rPr>
        <w:t xml:space="preserve">, </w:t>
      </w:r>
      <w:r w:rsidRPr="00625BF6">
        <w:rPr>
          <w:rFonts w:eastAsia="Times New Roman"/>
          <w:i/>
          <w:iCs/>
          <w:noProof/>
        </w:rPr>
        <w:t>414</w:t>
      </w:r>
      <w:r w:rsidRPr="00625BF6">
        <w:rPr>
          <w:rFonts w:eastAsia="Times New Roman"/>
          <w:noProof/>
        </w:rPr>
        <w:t>(6865), 716–723. https://doi.org/10.1038/414716a</w:t>
      </w:r>
    </w:p>
    <w:p w14:paraId="79E9C40C"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Healy, J. D. (2003). Excess winter mortality in Europe: A cross country analysis identifying key risk factors. </w:t>
      </w:r>
      <w:r w:rsidRPr="00625BF6">
        <w:rPr>
          <w:rFonts w:eastAsia="Times New Roman"/>
          <w:i/>
          <w:iCs/>
          <w:noProof/>
        </w:rPr>
        <w:t>Journal of Epidemiology and Community Health</w:t>
      </w:r>
      <w:r w:rsidRPr="00625BF6">
        <w:rPr>
          <w:rFonts w:eastAsia="Times New Roman"/>
          <w:noProof/>
        </w:rPr>
        <w:t xml:space="preserve">, </w:t>
      </w:r>
      <w:r w:rsidRPr="00625BF6">
        <w:rPr>
          <w:rFonts w:eastAsia="Times New Roman"/>
          <w:i/>
          <w:iCs/>
          <w:noProof/>
        </w:rPr>
        <w:t>57</w:t>
      </w:r>
      <w:r w:rsidRPr="00625BF6">
        <w:rPr>
          <w:rFonts w:eastAsia="Times New Roman"/>
          <w:noProof/>
        </w:rPr>
        <w:t>(10), 784–789. https://doi.org/10.1136/jech.57.10.784</w:t>
      </w:r>
    </w:p>
    <w:p w14:paraId="1812E7FD"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lastRenderedPageBreak/>
        <w:t xml:space="preserve">Ingram, D. D., Parker, J. D., Schenker, N., Weed, J. A., Hamilton, B., Arias, E., &amp; Madans, J. H. (2003). United States Census 2000 population with bridged race categories. </w:t>
      </w:r>
      <w:r w:rsidRPr="00625BF6">
        <w:rPr>
          <w:rFonts w:eastAsia="Times New Roman"/>
          <w:i/>
          <w:iCs/>
          <w:noProof/>
        </w:rPr>
        <w:t>Vital and Health Statistics. Series 2, Data Evaluation and Methods Research</w:t>
      </w:r>
      <w:r w:rsidRPr="00625BF6">
        <w:rPr>
          <w:rFonts w:eastAsia="Times New Roman"/>
          <w:noProof/>
        </w:rPr>
        <w:t>, (135), 1–55. Retrieved from internal-pdf://103.99.132.94/paper.pdf</w:t>
      </w:r>
    </w:p>
    <w:p w14:paraId="285A907B"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Kalkstein, A. J. (2013). Regional Similarities in Seasonal Mortality across the United States: An Examination of 28 Metropolitan Statistical Areas. </w:t>
      </w:r>
      <w:r w:rsidRPr="00625BF6">
        <w:rPr>
          <w:rFonts w:eastAsia="Times New Roman"/>
          <w:i/>
          <w:iCs/>
          <w:noProof/>
        </w:rPr>
        <w:t>PLoS ONE</w:t>
      </w:r>
      <w:r w:rsidRPr="00625BF6">
        <w:rPr>
          <w:rFonts w:eastAsia="Times New Roman"/>
          <w:noProof/>
        </w:rPr>
        <w:t xml:space="preserve">, </w:t>
      </w:r>
      <w:r w:rsidRPr="00625BF6">
        <w:rPr>
          <w:rFonts w:eastAsia="Times New Roman"/>
          <w:i/>
          <w:iCs/>
          <w:noProof/>
        </w:rPr>
        <w:t>8</w:t>
      </w:r>
      <w:r w:rsidRPr="00625BF6">
        <w:rPr>
          <w:rFonts w:eastAsia="Times New Roman"/>
          <w:noProof/>
        </w:rPr>
        <w:t>(5). https://doi.org/10.1371/journal.pone.0063971</w:t>
      </w:r>
    </w:p>
    <w:p w14:paraId="356581AC"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Karl, T. R., &amp; Koss, W. J. (1984). Regional and national monthly, seasonal, and annual temperature weighted by area, 1895-1983.</w:t>
      </w:r>
    </w:p>
    <w:p w14:paraId="122C65CD"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Kimberly Miller, A. A. (2013). Smart-Home Technologies to Assist Older People to Live Well at Home. </w:t>
      </w:r>
      <w:r w:rsidRPr="00625BF6">
        <w:rPr>
          <w:rFonts w:eastAsia="Times New Roman"/>
          <w:i/>
          <w:iCs/>
          <w:noProof/>
        </w:rPr>
        <w:t>Journal of Aging Science</w:t>
      </w:r>
      <w:r w:rsidRPr="00625BF6">
        <w:rPr>
          <w:rFonts w:eastAsia="Times New Roman"/>
          <w:noProof/>
        </w:rPr>
        <w:t xml:space="preserve">, </w:t>
      </w:r>
      <w:r w:rsidRPr="00625BF6">
        <w:rPr>
          <w:rFonts w:eastAsia="Times New Roman"/>
          <w:i/>
          <w:iCs/>
          <w:noProof/>
        </w:rPr>
        <w:t>1</w:t>
      </w:r>
      <w:r w:rsidRPr="00625BF6">
        <w:rPr>
          <w:rFonts w:eastAsia="Times New Roman"/>
          <w:noProof/>
        </w:rPr>
        <w:t>(1). https://doi.org/10.4172/2329-8847.1000101</w:t>
      </w:r>
    </w:p>
    <w:p w14:paraId="4C4A136F"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Kinney, P. L., Schwartz, J., Pascal, M., Petkova, E., Tertre, A. Le, Medina, S., &amp; Vautard, R. (2015). Winter season mortality: Will climate warming bring benefits? </w:t>
      </w:r>
      <w:r w:rsidRPr="00625BF6">
        <w:rPr>
          <w:rFonts w:eastAsia="Times New Roman"/>
          <w:i/>
          <w:iCs/>
          <w:noProof/>
        </w:rPr>
        <w:t>Environmental Research Letters</w:t>
      </w:r>
      <w:r w:rsidRPr="00625BF6">
        <w:rPr>
          <w:rFonts w:eastAsia="Times New Roman"/>
          <w:noProof/>
        </w:rPr>
        <w:t xml:space="preserve">, </w:t>
      </w:r>
      <w:r w:rsidRPr="00625BF6">
        <w:rPr>
          <w:rFonts w:eastAsia="Times New Roman"/>
          <w:i/>
          <w:iCs/>
          <w:noProof/>
        </w:rPr>
        <w:t>10</w:t>
      </w:r>
      <w:r w:rsidRPr="00625BF6">
        <w:rPr>
          <w:rFonts w:eastAsia="Times New Roman"/>
          <w:noProof/>
        </w:rPr>
        <w:t>(6). https://doi.org/10.1088/1748-9326/10/6/064016</w:t>
      </w:r>
    </w:p>
    <w:p w14:paraId="50D8585F"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Langford, I. H., &amp; Bentham, G. (1995). The potential effects of climate change on winter mortality in England and Wales. </w:t>
      </w:r>
      <w:r w:rsidRPr="00625BF6">
        <w:rPr>
          <w:rFonts w:eastAsia="Times New Roman"/>
          <w:i/>
          <w:iCs/>
          <w:noProof/>
        </w:rPr>
        <w:t>Int J Biometeorol</w:t>
      </w:r>
      <w:r w:rsidRPr="00625BF6">
        <w:rPr>
          <w:rFonts w:eastAsia="Times New Roman"/>
          <w:noProof/>
        </w:rPr>
        <w:t xml:space="preserve">, </w:t>
      </w:r>
      <w:r w:rsidRPr="00625BF6">
        <w:rPr>
          <w:rFonts w:eastAsia="Times New Roman"/>
          <w:i/>
          <w:iCs/>
          <w:noProof/>
        </w:rPr>
        <w:t>38</w:t>
      </w:r>
      <w:r w:rsidRPr="00625BF6">
        <w:rPr>
          <w:rFonts w:eastAsia="Times New Roman"/>
          <w:noProof/>
        </w:rPr>
        <w:t>(3), 141–147. Retrieved from internal-pdf://189.27.88.183/art%253A10.1007%252FBF01208491.pdf</w:t>
      </w:r>
    </w:p>
    <w:p w14:paraId="16C3268E"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Lerchl, A. (1998). Changes in the seasonality of mortality in Germany from 1946 to 1995: the role of temperature. </w:t>
      </w:r>
      <w:r w:rsidRPr="00625BF6">
        <w:rPr>
          <w:rFonts w:eastAsia="Times New Roman"/>
          <w:i/>
          <w:iCs/>
          <w:noProof/>
        </w:rPr>
        <w:t>International Journal of Biometeorology</w:t>
      </w:r>
      <w:r w:rsidRPr="00625BF6">
        <w:rPr>
          <w:rFonts w:eastAsia="Times New Roman"/>
          <w:noProof/>
        </w:rPr>
        <w:t xml:space="preserve">, </w:t>
      </w:r>
      <w:r w:rsidRPr="00625BF6">
        <w:rPr>
          <w:rFonts w:eastAsia="Times New Roman"/>
          <w:i/>
          <w:iCs/>
          <w:noProof/>
        </w:rPr>
        <w:t>42</w:t>
      </w:r>
      <w:r w:rsidRPr="00625BF6">
        <w:rPr>
          <w:rFonts w:eastAsia="Times New Roman"/>
          <w:noProof/>
        </w:rPr>
        <w:t>(2), 84–88. https://doi.org/10.1007/s004840050089</w:t>
      </w:r>
    </w:p>
    <w:p w14:paraId="57AADA98"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MacDorman, M. F., &amp; Gregory, E. (2015). Fetal and Perinatal Mortality: United States, 2013. </w:t>
      </w:r>
      <w:r w:rsidRPr="00625BF6">
        <w:rPr>
          <w:rFonts w:eastAsia="Times New Roman"/>
          <w:i/>
          <w:iCs/>
          <w:noProof/>
        </w:rPr>
        <w:t>National Vital Statistics Reports</w:t>
      </w:r>
      <w:r w:rsidRPr="00625BF6">
        <w:rPr>
          <w:rFonts w:eastAsia="Times New Roman"/>
          <w:noProof/>
        </w:rPr>
        <w:t xml:space="preserve">, </w:t>
      </w:r>
      <w:r w:rsidRPr="00625BF6">
        <w:rPr>
          <w:rFonts w:eastAsia="Times New Roman"/>
          <w:i/>
          <w:iCs/>
          <w:noProof/>
        </w:rPr>
        <w:t>64</w:t>
      </w:r>
      <w:r w:rsidRPr="00625BF6">
        <w:rPr>
          <w:rFonts w:eastAsia="Times New Roman"/>
          <w:noProof/>
        </w:rPr>
        <w:t>(8), 1–24.</w:t>
      </w:r>
    </w:p>
    <w:p w14:paraId="5090DE39"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Mackenbach, J. P., Kunst, A. E., &amp; Looman, C. W. N. (1992). Seasonal variation in mortality in The Netherlands. </w:t>
      </w:r>
      <w:r w:rsidRPr="00625BF6">
        <w:rPr>
          <w:rFonts w:eastAsia="Times New Roman"/>
          <w:i/>
          <w:iCs/>
          <w:noProof/>
        </w:rPr>
        <w:t>Journal of Epidemiology and Community Health</w:t>
      </w:r>
      <w:r w:rsidRPr="00625BF6">
        <w:rPr>
          <w:rFonts w:eastAsia="Times New Roman"/>
          <w:noProof/>
        </w:rPr>
        <w:t xml:space="preserve">, </w:t>
      </w:r>
      <w:r w:rsidRPr="00625BF6">
        <w:rPr>
          <w:rFonts w:eastAsia="Times New Roman"/>
          <w:i/>
          <w:iCs/>
          <w:noProof/>
        </w:rPr>
        <w:t>46</w:t>
      </w:r>
      <w:r w:rsidRPr="00625BF6">
        <w:rPr>
          <w:rFonts w:eastAsia="Times New Roman"/>
          <w:noProof/>
        </w:rPr>
        <w:t>(3), 261–265. https://doi.org/10.1136/jech.46.3.261</w:t>
      </w:r>
    </w:p>
    <w:p w14:paraId="60AA04DA"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Martens, W. J. (1998). Climate change, thermal stress and mortality changes. </w:t>
      </w:r>
      <w:r w:rsidRPr="00625BF6">
        <w:rPr>
          <w:rFonts w:eastAsia="Times New Roman"/>
          <w:i/>
          <w:iCs/>
          <w:noProof/>
        </w:rPr>
        <w:t>Soc Sci Med</w:t>
      </w:r>
      <w:r w:rsidRPr="00625BF6">
        <w:rPr>
          <w:rFonts w:eastAsia="Times New Roman"/>
          <w:noProof/>
        </w:rPr>
        <w:t xml:space="preserve">, </w:t>
      </w:r>
      <w:r w:rsidRPr="00625BF6">
        <w:rPr>
          <w:rFonts w:eastAsia="Times New Roman"/>
          <w:i/>
          <w:iCs/>
          <w:noProof/>
        </w:rPr>
        <w:t>46</w:t>
      </w:r>
      <w:r w:rsidRPr="00625BF6">
        <w:rPr>
          <w:rFonts w:eastAsia="Times New Roman"/>
          <w:noProof/>
        </w:rPr>
        <w:t>(3), 331–344. Retrieved from internal-pdf://57.13.130.132/1-s2.0-S0277953697001627-main.pdf</w:t>
      </w:r>
    </w:p>
    <w:p w14:paraId="7588F85B"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McKee, C. M. (1989). Deaths in winter: Can Britain learn from Europe? </w:t>
      </w:r>
      <w:r w:rsidRPr="00625BF6">
        <w:rPr>
          <w:rFonts w:eastAsia="Times New Roman"/>
          <w:i/>
          <w:iCs/>
          <w:noProof/>
        </w:rPr>
        <w:t>European Journal of Epidemiology</w:t>
      </w:r>
      <w:r w:rsidRPr="00625BF6">
        <w:rPr>
          <w:rFonts w:eastAsia="Times New Roman"/>
          <w:noProof/>
        </w:rPr>
        <w:t xml:space="preserve">, </w:t>
      </w:r>
      <w:r w:rsidRPr="00625BF6">
        <w:rPr>
          <w:rFonts w:eastAsia="Times New Roman"/>
          <w:i/>
          <w:iCs/>
          <w:noProof/>
        </w:rPr>
        <w:t>5</w:t>
      </w:r>
      <w:r w:rsidRPr="00625BF6">
        <w:rPr>
          <w:rFonts w:eastAsia="Times New Roman"/>
          <w:noProof/>
        </w:rPr>
        <w:t>(2), 178–182. https://doi.org/10.1007/BF00156826</w:t>
      </w:r>
    </w:p>
    <w:p w14:paraId="22ACC11C"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Medina-Ramón, M., &amp; Schwartz, J. (2007). Temperature, temperature extremes, and mortality: A study of acclimatisation and effect modification in 50 US cities. </w:t>
      </w:r>
      <w:r w:rsidRPr="00625BF6">
        <w:rPr>
          <w:rFonts w:eastAsia="Times New Roman"/>
          <w:i/>
          <w:iCs/>
          <w:noProof/>
        </w:rPr>
        <w:t>Occupational and Environmental Medicine</w:t>
      </w:r>
      <w:r w:rsidRPr="00625BF6">
        <w:rPr>
          <w:rFonts w:eastAsia="Times New Roman"/>
          <w:noProof/>
        </w:rPr>
        <w:t xml:space="preserve">, </w:t>
      </w:r>
      <w:r w:rsidRPr="00625BF6">
        <w:rPr>
          <w:rFonts w:eastAsia="Times New Roman"/>
          <w:i/>
          <w:iCs/>
          <w:noProof/>
        </w:rPr>
        <w:t>64</w:t>
      </w:r>
      <w:r w:rsidRPr="00625BF6">
        <w:rPr>
          <w:rFonts w:eastAsia="Times New Roman"/>
          <w:noProof/>
        </w:rPr>
        <w:t>(12), 827–833. https://doi.org/10.1136/oem.2007.033175</w:t>
      </w:r>
    </w:p>
    <w:p w14:paraId="587900FF"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Moy, C. M., Seltzer, G. O., Rodbell, D. T., &amp; Anderson, D. M. (2002). Variability of El Niño/Southern Oscillation activity at millennial timescales during the Holocene epoch. </w:t>
      </w:r>
      <w:r w:rsidRPr="00625BF6">
        <w:rPr>
          <w:rFonts w:eastAsia="Times New Roman"/>
          <w:i/>
          <w:iCs/>
          <w:noProof/>
        </w:rPr>
        <w:t>Nature</w:t>
      </w:r>
      <w:r w:rsidRPr="00625BF6">
        <w:rPr>
          <w:rFonts w:eastAsia="Times New Roman"/>
          <w:noProof/>
        </w:rPr>
        <w:t xml:space="preserve">, </w:t>
      </w:r>
      <w:r w:rsidRPr="00625BF6">
        <w:rPr>
          <w:rFonts w:eastAsia="Times New Roman"/>
          <w:i/>
          <w:iCs/>
          <w:noProof/>
        </w:rPr>
        <w:t>420</w:t>
      </w:r>
      <w:r w:rsidRPr="00625BF6">
        <w:rPr>
          <w:rFonts w:eastAsia="Times New Roman"/>
          <w:noProof/>
        </w:rPr>
        <w:t>(6912), 162–165. https://doi.org/10.1038/nature01194</w:t>
      </w:r>
    </w:p>
    <w:p w14:paraId="35282ED3"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National Highway Traffic Safety Administration. (2005). Trend and Pattern Analysis of Highway Crash Fatality By Month and Day. </w:t>
      </w:r>
      <w:r w:rsidRPr="00625BF6">
        <w:rPr>
          <w:rFonts w:eastAsia="Times New Roman"/>
          <w:i/>
          <w:iCs/>
          <w:noProof/>
        </w:rPr>
        <w:t>National Center for Statistics and Analysis (NCHS)</w:t>
      </w:r>
      <w:r w:rsidRPr="00625BF6">
        <w:rPr>
          <w:rFonts w:eastAsia="Times New Roman"/>
          <w:noProof/>
        </w:rPr>
        <w:t>, (March).</w:t>
      </w:r>
    </w:p>
    <w:p w14:paraId="6199159D"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Public Health England. (2017). The Cold Weather Plan for England. </w:t>
      </w:r>
      <w:r w:rsidRPr="00625BF6">
        <w:rPr>
          <w:rFonts w:eastAsia="Times New Roman"/>
          <w:i/>
          <w:iCs/>
          <w:noProof/>
        </w:rPr>
        <w:t>Public Health England</w:t>
      </w:r>
      <w:r w:rsidRPr="00625BF6">
        <w:rPr>
          <w:rFonts w:eastAsia="Times New Roman"/>
          <w:noProof/>
        </w:rPr>
        <w:t>, (October).</w:t>
      </w:r>
    </w:p>
    <w:p w14:paraId="48DF1462"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Rau, R. (2004). Seasonality in Human Mortality.  A Demographic Approach. </w:t>
      </w:r>
      <w:r w:rsidRPr="00625BF6">
        <w:rPr>
          <w:rFonts w:eastAsia="Times New Roman"/>
          <w:i/>
          <w:iCs/>
          <w:noProof/>
        </w:rPr>
        <w:t>Wirtschafts- Und Sozialwissenschaftlichen Fakultät</w:t>
      </w:r>
      <w:r w:rsidRPr="00625BF6">
        <w:rPr>
          <w:rFonts w:eastAsia="Times New Roman"/>
          <w:noProof/>
        </w:rPr>
        <w:t xml:space="preserve">, </w:t>
      </w:r>
      <w:r w:rsidRPr="00625BF6">
        <w:rPr>
          <w:rFonts w:eastAsia="Times New Roman"/>
          <w:i/>
          <w:iCs/>
          <w:noProof/>
        </w:rPr>
        <w:t>PhD</w:t>
      </w:r>
      <w:r w:rsidRPr="00625BF6">
        <w:rPr>
          <w:rFonts w:eastAsia="Times New Roman"/>
          <w:noProof/>
        </w:rPr>
        <w:t>, 361. https://doi.org/10.1007/978-3-540-44902-7</w:t>
      </w:r>
    </w:p>
    <w:p w14:paraId="311DC01B"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Rau, R., Bohk-Ewald, C., Muszyńska, M. M., &amp; Vaupel, J. W. (2018). </w:t>
      </w:r>
      <w:r w:rsidRPr="00625BF6">
        <w:rPr>
          <w:rFonts w:eastAsia="Times New Roman"/>
          <w:i/>
          <w:iCs/>
          <w:noProof/>
        </w:rPr>
        <w:t>Visualizing Mortality Dynamics in the Lexis Diagram</w:t>
      </w:r>
      <w:r w:rsidRPr="00625BF6">
        <w:rPr>
          <w:rFonts w:eastAsia="Times New Roman"/>
          <w:noProof/>
        </w:rPr>
        <w:t>. https://doi.org/10.1007/978-3-319-64820-0</w:t>
      </w:r>
    </w:p>
    <w:p w14:paraId="5D5F90BE"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Rosenwaike, I. (1966). Seasonal Variation of Deaths in the United States, 1951–1960. </w:t>
      </w:r>
      <w:r w:rsidRPr="00625BF6">
        <w:rPr>
          <w:rFonts w:eastAsia="Times New Roman"/>
          <w:i/>
          <w:iCs/>
          <w:noProof/>
        </w:rPr>
        <w:t>Journal of the American Statistical Association</w:t>
      </w:r>
      <w:r w:rsidRPr="00625BF6">
        <w:rPr>
          <w:rFonts w:eastAsia="Times New Roman"/>
          <w:noProof/>
        </w:rPr>
        <w:t xml:space="preserve">, </w:t>
      </w:r>
      <w:r w:rsidRPr="00625BF6">
        <w:rPr>
          <w:rFonts w:eastAsia="Times New Roman"/>
          <w:i/>
          <w:iCs/>
          <w:noProof/>
        </w:rPr>
        <w:t>61</w:t>
      </w:r>
      <w:r w:rsidRPr="00625BF6">
        <w:rPr>
          <w:rFonts w:eastAsia="Times New Roman"/>
          <w:noProof/>
        </w:rPr>
        <w:t xml:space="preserve">(315), 706–719. </w:t>
      </w:r>
      <w:r w:rsidRPr="00625BF6">
        <w:rPr>
          <w:rFonts w:eastAsia="Times New Roman"/>
          <w:noProof/>
        </w:rPr>
        <w:lastRenderedPageBreak/>
        <w:t>https://doi.org/10.1080/01621459.1966.10480899</w:t>
      </w:r>
    </w:p>
    <w:p w14:paraId="3640A70F"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Seretakis, D. (1997). Changing Seasonality of Mortality From Coronary Heart Disease. </w:t>
      </w:r>
      <w:r w:rsidRPr="00625BF6">
        <w:rPr>
          <w:rFonts w:eastAsia="Times New Roman"/>
          <w:i/>
          <w:iCs/>
          <w:noProof/>
        </w:rPr>
        <w:t>JAMA: The Journal of the American Medical Association</w:t>
      </w:r>
      <w:r w:rsidRPr="00625BF6">
        <w:rPr>
          <w:rFonts w:eastAsia="Times New Roman"/>
          <w:noProof/>
        </w:rPr>
        <w:t xml:space="preserve">, </w:t>
      </w:r>
      <w:r w:rsidRPr="00625BF6">
        <w:rPr>
          <w:rFonts w:eastAsia="Times New Roman"/>
          <w:i/>
          <w:iCs/>
          <w:noProof/>
        </w:rPr>
        <w:t>278</w:t>
      </w:r>
      <w:r w:rsidRPr="00625BF6">
        <w:rPr>
          <w:rFonts w:eastAsia="Times New Roman"/>
          <w:noProof/>
        </w:rPr>
        <w:t>(12), 1012. https://doi.org/10.1001/jama.1997.03550120072036</w:t>
      </w:r>
    </w:p>
    <w:p w14:paraId="6955C2B6" w14:textId="77777777" w:rsidR="00625BF6" w:rsidRPr="00625BF6" w:rsidRDefault="00625BF6" w:rsidP="00625BF6">
      <w:pPr>
        <w:widowControl w:val="0"/>
        <w:autoSpaceDE w:val="0"/>
        <w:autoSpaceDN w:val="0"/>
        <w:adjustRightInd w:val="0"/>
        <w:ind w:left="480" w:hanging="480"/>
        <w:rPr>
          <w:rFonts w:eastAsia="Times New Roman"/>
          <w:noProof/>
        </w:rPr>
      </w:pPr>
      <w:r w:rsidRPr="00625BF6">
        <w:rPr>
          <w:rFonts w:eastAsia="Times New Roman"/>
          <w:noProof/>
        </w:rPr>
        <w:t xml:space="preserve">Sheridan, S. C., Kalkstein, A. J., &amp; Kalkstein, L. S. (2009). Trends in heat-related mortality in the United States, 1975-2004. </w:t>
      </w:r>
      <w:r w:rsidRPr="00625BF6">
        <w:rPr>
          <w:rFonts w:eastAsia="Times New Roman"/>
          <w:i/>
          <w:iCs/>
          <w:noProof/>
        </w:rPr>
        <w:t>Natural Hazards</w:t>
      </w:r>
      <w:r w:rsidRPr="00625BF6">
        <w:rPr>
          <w:rFonts w:eastAsia="Times New Roman"/>
          <w:noProof/>
        </w:rPr>
        <w:t xml:space="preserve">, </w:t>
      </w:r>
      <w:r w:rsidRPr="00625BF6">
        <w:rPr>
          <w:rFonts w:eastAsia="Times New Roman"/>
          <w:i/>
          <w:iCs/>
          <w:noProof/>
        </w:rPr>
        <w:t>50</w:t>
      </w:r>
      <w:r w:rsidRPr="00625BF6">
        <w:rPr>
          <w:rFonts w:eastAsia="Times New Roman"/>
          <w:noProof/>
        </w:rPr>
        <w:t>(1), 145–160. https://doi.org/10.1007/s11069-008-9327-2</w:t>
      </w:r>
    </w:p>
    <w:p w14:paraId="1A1BBF46" w14:textId="77777777" w:rsidR="00625BF6" w:rsidRPr="00625BF6" w:rsidRDefault="00625BF6" w:rsidP="00625BF6">
      <w:pPr>
        <w:widowControl w:val="0"/>
        <w:autoSpaceDE w:val="0"/>
        <w:autoSpaceDN w:val="0"/>
        <w:adjustRightInd w:val="0"/>
        <w:ind w:left="480" w:hanging="480"/>
        <w:rPr>
          <w:noProof/>
        </w:rPr>
      </w:pPr>
      <w:r w:rsidRPr="00625BF6">
        <w:rPr>
          <w:rFonts w:eastAsia="Times New Roman"/>
          <w:noProof/>
        </w:rPr>
        <w:t xml:space="preserve">Simonsen, L., Reichert, T. A., Viboud, C., Blackwelder, W. C., Taylor, R. J., &amp; Miller, M. A. (2005). Impact of influenza vaccination on seasonal mortality in the US elderly population. </w:t>
      </w:r>
      <w:r w:rsidRPr="00625BF6">
        <w:rPr>
          <w:rFonts w:eastAsia="Times New Roman"/>
          <w:i/>
          <w:iCs/>
          <w:noProof/>
        </w:rPr>
        <w:t>Archives of Internal Medicine</w:t>
      </w:r>
      <w:r w:rsidRPr="00625BF6">
        <w:rPr>
          <w:rFonts w:eastAsia="Times New Roman"/>
          <w:noProof/>
        </w:rPr>
        <w:t xml:space="preserve">, </w:t>
      </w:r>
      <w:r w:rsidRPr="00625BF6">
        <w:rPr>
          <w:rFonts w:eastAsia="Times New Roman"/>
          <w:i/>
          <w:iCs/>
          <w:noProof/>
        </w:rPr>
        <w:t>165</w:t>
      </w:r>
      <w:r w:rsidRPr="00625BF6">
        <w:rPr>
          <w:rFonts w:eastAsia="Times New Roman"/>
          <w:noProof/>
        </w:rPr>
        <w:t>(3), 265–272. https://doi.org/10.1001/archinte.165.3.265</w:t>
      </w:r>
    </w:p>
    <w:p w14:paraId="47F9BFAE" w14:textId="076C039C" w:rsidR="002C33D5" w:rsidRPr="00AC73A1" w:rsidRDefault="009D5B4B" w:rsidP="00625BF6">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3FD06E0A"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ins w:id="300" w:author="Parks, Robbie M" w:date="2018-06-19T19:36:00Z">
        <w:r w:rsidR="007F5916">
          <w:rPr>
            <w:color w:val="000000" w:themeColor="text1"/>
          </w:rPr>
          <w:t>6</w:t>
        </w:r>
      </w:ins>
      <w:r w:rsidRPr="00AC73A1">
        <w:rPr>
          <w:color w:val="000000" w:themeColor="text1"/>
        </w:rPr>
        <w:t>, by</w:t>
      </w:r>
      <w:ins w:id="301" w:author="Parks, Robbie M" w:date="2018-07-02T18:30:00Z">
        <w:r w:rsidR="001678F7">
          <w:rPr>
            <w:color w:val="000000" w:themeColor="text1"/>
          </w:rPr>
          <w:t xml:space="preserve"> </w:t>
        </w:r>
      </w:ins>
      <w:ins w:id="302" w:author="Majid" w:date="2018-06-26T12:30:00Z">
        <w:r w:rsidR="00F84E39">
          <w:rPr>
            <w:color w:val="000000" w:themeColor="text1"/>
          </w:rPr>
          <w:t xml:space="preserve">sex and </w:t>
        </w:r>
      </w:ins>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 with white contour lines indicating the 5% significance level against a white noise spectrum</w:t>
      </w:r>
      <w:r w:rsidR="00D03948" w:rsidRPr="00AC73A1">
        <w:rPr>
          <w:color w:val="000000" w:themeColor="text1"/>
        </w:rPr>
        <w:t xml:space="preserve"> (the same age groups would remain significant if significance had been measured against a red noise spectrum)</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ins w:id="303" w:author="Majid" w:date="2018-06-26T12:24:00Z">
        <w:r w:rsidR="00EF7D30">
          <w:rPr>
            <w:color w:val="000000" w:themeColor="text1"/>
          </w:rPr>
          <w:t>See Supplementary Figure XX for disag</w:t>
        </w:r>
      </w:ins>
      <w:ins w:id="304" w:author="Majid" w:date="2018-06-26T12:25:00Z">
        <w:r w:rsidR="00EF7D30">
          <w:rPr>
            <w:color w:val="000000" w:themeColor="text1"/>
          </w:rPr>
          <w:t>gregated causes of death.</w:t>
        </w:r>
      </w:ins>
      <w:r w:rsidR="00AB7395" w:rsidRPr="00AC73A1">
        <w:rPr>
          <w:b/>
          <w:color w:val="000000" w:themeColor="text1"/>
        </w:rPr>
        <w:br w:type="page"/>
      </w:r>
    </w:p>
    <w:p w14:paraId="1E990617" w14:textId="020EDC2B"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ins w:id="305" w:author="Parks, Robbie M" w:date="2018-06-19T19:36:00Z">
        <w:r w:rsidR="007F5916">
          <w:rPr>
            <w:color w:val="000000" w:themeColor="text1"/>
          </w:rPr>
          <w:t>6</w:t>
        </w:r>
      </w:ins>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ins w:id="306" w:author="Parks, Robbie M" w:date="2018-06-20T13:28:00Z">
        <w:r w:rsidR="00480AE7">
          <w:rPr>
            <w:color w:val="000000" w:themeColor="text1"/>
          </w:rPr>
          <w:t>variance</w:t>
        </w:r>
      </w:ins>
      <w:r w:rsidRPr="00AC73A1">
        <w:rPr>
          <w:color w:val="000000" w:themeColor="text1"/>
        </w:rPr>
        <w:t xml:space="preserve">. </w:t>
      </w:r>
      <w:ins w:id="307" w:author="Majid" w:date="2018-06-26T12:25:00Z">
        <w:r w:rsidR="00EF7D30">
          <w:rPr>
            <w:color w:val="000000" w:themeColor="text1"/>
          </w:rPr>
          <w:t xml:space="preserve"> See Supplementary Figure XX for disaggregated causes of death.</w:t>
        </w:r>
      </w:ins>
      <w:r w:rsidR="00AB7395" w:rsidRPr="00AC73A1">
        <w:rPr>
          <w:b/>
          <w:color w:val="000000" w:themeColor="text1"/>
        </w:rPr>
        <w:br w:type="page"/>
      </w:r>
    </w:p>
    <w:p w14:paraId="6C0EFD26" w14:textId="7F3FAC0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ins w:id="308" w:author="Parks, Robbie M" w:date="2018-06-20T13:30:00Z">
        <w:r w:rsidR="00BD02E6">
          <w:rPr>
            <w:color w:val="000000" w:themeColor="text1"/>
          </w:rPr>
          <w:t xml:space="preserve"> for all-cause and </w:t>
        </w:r>
      </w:ins>
      <w:ins w:id="309" w:author="Majid" w:date="2018-06-26T12:30:00Z">
        <w:r w:rsidR="00F84E39" w:rsidRPr="00AC73A1">
          <w:rPr>
            <w:color w:val="000000" w:themeColor="text1"/>
          </w:rPr>
          <w:t>cause-specific mortality</w:t>
        </w:r>
        <w:r w:rsidR="00F84E39" w:rsidDel="00F84E39">
          <w:rPr>
            <w:color w:val="000000" w:themeColor="text1"/>
          </w:rPr>
          <w:t xml:space="preserve"> </w:t>
        </w:r>
      </w:ins>
      <w:r w:rsidR="009B509E" w:rsidRPr="00AC73A1">
        <w:rPr>
          <w:color w:val="000000" w:themeColor="text1"/>
        </w:rPr>
        <w:t>in 201</w:t>
      </w:r>
      <w:ins w:id="310" w:author="Parks, Robbie M" w:date="2018-06-19T19:36:00Z">
        <w:r w:rsidR="007F5916">
          <w:rPr>
            <w:color w:val="000000" w:themeColor="text1"/>
          </w:rPr>
          <w:t>6</w:t>
        </w:r>
      </w:ins>
      <w:r w:rsidR="009B509E" w:rsidRPr="00AC73A1">
        <w:rPr>
          <w:color w:val="000000" w:themeColor="text1"/>
        </w:rPr>
        <w:t xml:space="preserve"> versus 1980</w:t>
      </w:r>
      <w:r w:rsidRPr="00AC73A1">
        <w:rPr>
          <w:color w:val="000000" w:themeColor="text1"/>
        </w:rPr>
        <w:t xml:space="preserve"> by sex and age group. Age-sex groups with a </w:t>
      </w:r>
      <w:ins w:id="311" w:author="Parks, Robbie M" w:date="2018-06-20T11:38:00Z">
        <w:r w:rsidR="00E23198">
          <w:rPr>
            <w:color w:val="000000" w:themeColor="text1"/>
          </w:rPr>
          <w:t>p-value less than 0.05</w:t>
        </w:r>
      </w:ins>
      <w:r w:rsidRPr="00AC73A1">
        <w:rPr>
          <w:color w:val="000000" w:themeColor="text1"/>
        </w:rPr>
        <w:t xml:space="preserve"> are highlighted with a bold </w:t>
      </w:r>
      <w:r w:rsidR="0053237F" w:rsidRPr="00AC73A1">
        <w:rPr>
          <w:color w:val="000000" w:themeColor="text1"/>
        </w:rPr>
        <w:t xml:space="preserve">pink </w:t>
      </w:r>
      <w:r w:rsidRPr="00AC73A1">
        <w:rPr>
          <w:color w:val="000000" w:themeColor="text1"/>
        </w:rPr>
        <w:t>outline.</w:t>
      </w:r>
      <w:ins w:id="312" w:author="Majid" w:date="2018-06-26T12:25:00Z">
        <w:r w:rsidR="00EF7D30">
          <w:rPr>
            <w:color w:val="000000" w:themeColor="text1"/>
          </w:rPr>
          <w:t xml:space="preserve"> See Supplementary Figure XX for disaggregated causes of death.</w:t>
        </w:r>
      </w:ins>
      <w:r w:rsidR="00AB7395" w:rsidRPr="00AC73A1">
        <w:rPr>
          <w:b/>
          <w:color w:val="000000" w:themeColor="text1"/>
        </w:rPr>
        <w:br w:type="page"/>
      </w:r>
    </w:p>
    <w:p w14:paraId="163DABAC" w14:textId="5D78266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D257CC" w:rsidRPr="00AC73A1">
        <w:rPr>
          <w:color w:val="000000" w:themeColor="text1"/>
        </w:rPr>
        <w:t xml:space="preserve">See Supplementary Figure </w:t>
      </w:r>
      <w:r w:rsidR="00FA2B3B" w:rsidRPr="00AC73A1">
        <w:rPr>
          <w:color w:val="000000" w:themeColor="text1"/>
        </w:rPr>
        <w:t>1</w:t>
      </w:r>
      <w:r w:rsidR="0053237F" w:rsidRPr="00AC73A1">
        <w:rPr>
          <w:color w:val="000000" w:themeColor="text1"/>
        </w:rPr>
        <w:t xml:space="preserve"> for results by cause of death.</w:t>
      </w:r>
      <w:r w:rsidR="00AB7395" w:rsidRPr="00AC73A1">
        <w:rPr>
          <w:b/>
          <w:color w:val="000000" w:themeColor="text1"/>
        </w:rPr>
        <w:br w:type="page"/>
      </w:r>
    </w:p>
    <w:p w14:paraId="19D0BFBE" w14:textId="48B22ED5" w:rsidR="004A0060" w:rsidRDefault="0036381E" w:rsidP="00A24BBA">
      <w:pPr>
        <w:spacing w:line="480" w:lineRule="auto"/>
        <w:jc w:val="both"/>
        <w:outlineLvl w:val="0"/>
        <w:rPr>
          <w:ins w:id="313"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ins w:id="314" w:author="Parks, Robbie M" w:date="2018-06-19T19:36:00Z">
        <w:r w:rsidR="007F5916">
          <w:rPr>
            <w:color w:val="000000" w:themeColor="text1"/>
          </w:rPr>
          <w:t>6</w:t>
        </w:r>
      </w:ins>
      <w:r w:rsidRPr="00AC73A1">
        <w:rPr>
          <w:color w:val="000000" w:themeColor="text1"/>
        </w:rPr>
        <w:t xml:space="preserve">. </w:t>
      </w:r>
    </w:p>
    <w:p w14:paraId="3C325011" w14:textId="77777777" w:rsidR="004A0060" w:rsidRDefault="004A0060">
      <w:pPr>
        <w:rPr>
          <w:ins w:id="315" w:author="Parks, Robbie M" w:date="2018-06-20T13:26:00Z"/>
          <w:color w:val="000000" w:themeColor="text1"/>
        </w:rPr>
      </w:pPr>
      <w:ins w:id="316" w:author="Parks, Robbie M" w:date="2018-06-20T13:26:00Z">
        <w:r>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317" w:author="Parks, Robbie M" w:date="2018-07-02T15:01:00Z">
        <w:r w:rsidR="00272705">
          <w:rPr>
            <w:color w:val="000000" w:themeColor="text1"/>
          </w:rPr>
          <w:t xml:space="preserve"> </w:t>
        </w:r>
      </w:ins>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751E3F10" w14:textId="4647506B" w:rsidR="00A65808" w:rsidRPr="00AC73A1" w:rsidRDefault="00A65808" w:rsidP="00910AF9">
      <w:pPr>
        <w:spacing w:line="480" w:lineRule="auto"/>
        <w:jc w:val="both"/>
        <w:rPr>
          <w:color w:val="000000" w:themeColor="text1"/>
        </w:rPr>
      </w:pPr>
      <w:r w:rsidRPr="00AC73A1">
        <w:rPr>
          <w:color w:val="000000" w:themeColor="text1"/>
        </w:rPr>
        <w:br w:type="page"/>
      </w: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lastRenderedPageBreak/>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14:paraId="3C57E2BF" w14:textId="77777777" w:rsidTr="00AC73A1">
        <w:trPr>
          <w:trHeight w:val="320"/>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77777777" w:rsidR="00AC73A1" w:rsidRPr="00AC73A1" w:rsidRDefault="00AC73A1" w:rsidP="00AC73A1">
            <w:pPr>
              <w:jc w:val="center"/>
              <w:rPr>
                <w:rFonts w:eastAsia="Times New Roman"/>
                <w:b/>
                <w:bCs/>
                <w:color w:val="000000"/>
              </w:rPr>
            </w:pPr>
            <w:commentRangeStart w:id="318"/>
            <w:r w:rsidRPr="00AC73A1">
              <w:rPr>
                <w:rFonts w:eastAsia="Times New Roman"/>
                <w:b/>
                <w:bCs/>
                <w:color w:val="000000"/>
              </w:rPr>
              <w:lastRenderedPageBreak/>
              <w:t>Cause</w:t>
            </w:r>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77777777" w:rsidR="00AC73A1" w:rsidRPr="00AC73A1" w:rsidRDefault="00AC73A1" w:rsidP="00AC73A1">
            <w:pPr>
              <w:rPr>
                <w:rFonts w:eastAsia="Times New Roman"/>
                <w:b/>
                <w:bCs/>
                <w:color w:val="000000"/>
              </w:rPr>
            </w:pPr>
            <w:r w:rsidRPr="00AC73A1">
              <w:rPr>
                <w:rFonts w:eastAsia="Times New Roman"/>
                <w:b/>
                <w:bCs/>
                <w:color w:val="000000"/>
              </w:rPr>
              <w:t>ICD-9</w:t>
            </w:r>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77777777" w:rsidR="00AC73A1" w:rsidRPr="00AC73A1" w:rsidRDefault="00AC73A1" w:rsidP="00AC73A1">
            <w:pPr>
              <w:rPr>
                <w:rFonts w:eastAsia="Times New Roman"/>
                <w:b/>
                <w:bCs/>
                <w:color w:val="000000"/>
              </w:rPr>
            </w:pPr>
            <w:r w:rsidRPr="00AC73A1">
              <w:rPr>
                <w:rFonts w:eastAsia="Times New Roman"/>
                <w:b/>
                <w:bCs/>
                <w:color w:val="000000"/>
              </w:rPr>
              <w:t>ICD-10</w:t>
            </w:r>
          </w:p>
        </w:tc>
      </w:tr>
      <w:tr w:rsidR="00AC73A1" w:rsidRPr="00AC73A1" w14:paraId="3544323E" w14:textId="77777777" w:rsidTr="00AC73A1">
        <w:trPr>
          <w:trHeight w:val="320"/>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77777777" w:rsidR="00AC73A1" w:rsidRPr="00FD7116" w:rsidRDefault="00AC73A1" w:rsidP="00AC73A1">
            <w:pPr>
              <w:jc w:val="center"/>
              <w:rPr>
                <w:rFonts w:eastAsia="Times New Roman"/>
                <w:color w:val="000000"/>
              </w:rPr>
            </w:pPr>
            <w:r w:rsidRPr="00FD7116">
              <w:rPr>
                <w:rFonts w:eastAsia="Times New Roman"/>
                <w:color w:val="000000"/>
              </w:rPr>
              <w:t>Cancer</w:t>
            </w:r>
          </w:p>
        </w:tc>
        <w:tc>
          <w:tcPr>
            <w:tcW w:w="3784" w:type="dxa"/>
            <w:tcBorders>
              <w:top w:val="nil"/>
              <w:left w:val="nil"/>
              <w:bottom w:val="single" w:sz="4" w:space="0" w:color="auto"/>
              <w:right w:val="single" w:sz="4" w:space="0" w:color="auto"/>
            </w:tcBorders>
            <w:shd w:val="clear" w:color="auto" w:fill="auto"/>
            <w:vAlign w:val="bottom"/>
            <w:hideMark/>
          </w:tcPr>
          <w:p w14:paraId="0335FB64" w14:textId="77777777" w:rsidR="00AC73A1" w:rsidRPr="00AC73A1" w:rsidRDefault="00AC73A1" w:rsidP="00AC73A1">
            <w:pPr>
              <w:rPr>
                <w:rFonts w:eastAsia="Times New Roman"/>
                <w:color w:val="000000"/>
              </w:rPr>
            </w:pPr>
            <w:r w:rsidRPr="00AC73A1">
              <w:rPr>
                <w:rFonts w:eastAsia="Times New Roman"/>
                <w:color w:val="000000"/>
              </w:rPr>
              <w:t>140-239</w:t>
            </w:r>
          </w:p>
        </w:tc>
        <w:tc>
          <w:tcPr>
            <w:tcW w:w="4196" w:type="dxa"/>
            <w:tcBorders>
              <w:top w:val="nil"/>
              <w:left w:val="nil"/>
              <w:bottom w:val="single" w:sz="4" w:space="0" w:color="auto"/>
              <w:right w:val="single" w:sz="4" w:space="0" w:color="auto"/>
            </w:tcBorders>
            <w:shd w:val="clear" w:color="auto" w:fill="auto"/>
            <w:vAlign w:val="bottom"/>
            <w:hideMark/>
          </w:tcPr>
          <w:p w14:paraId="48F9E147" w14:textId="77777777" w:rsidR="00AC73A1" w:rsidRPr="00AC73A1" w:rsidRDefault="00AC73A1" w:rsidP="00AC73A1">
            <w:pPr>
              <w:rPr>
                <w:rFonts w:eastAsia="Times New Roman"/>
                <w:color w:val="000000"/>
              </w:rPr>
            </w:pPr>
            <w:r w:rsidRPr="00AC73A1">
              <w:rPr>
                <w:rFonts w:eastAsia="Times New Roman"/>
                <w:color w:val="000000"/>
              </w:rPr>
              <w:t>C00-D48</w:t>
            </w:r>
          </w:p>
        </w:tc>
      </w:tr>
      <w:tr w:rsidR="00AC73A1" w:rsidRPr="00AC73A1" w14:paraId="74054FE0" w14:textId="77777777" w:rsidTr="00AC73A1">
        <w:trPr>
          <w:trHeight w:val="320"/>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77777777" w:rsidR="00AC73A1" w:rsidRPr="00AC73A1" w:rsidRDefault="00AC73A1" w:rsidP="00AC73A1">
            <w:pPr>
              <w:jc w:val="center"/>
              <w:rPr>
                <w:rFonts w:eastAsia="Times New Roman"/>
                <w:color w:val="000000"/>
              </w:rPr>
            </w:pPr>
            <w:r w:rsidRPr="00AC73A1">
              <w:rPr>
                <w:rFonts w:eastAsia="Times New Roman"/>
                <w:color w:val="000000"/>
              </w:rPr>
              <w:t>Cardiorespiratory</w:t>
            </w:r>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77777777" w:rsidR="00AC73A1" w:rsidRPr="00AC73A1" w:rsidRDefault="00AC73A1" w:rsidP="00AC73A1">
            <w:pPr>
              <w:rPr>
                <w:rFonts w:eastAsia="Times New Roman"/>
                <w:color w:val="000000"/>
              </w:rPr>
            </w:pPr>
            <w:r w:rsidRPr="00AC73A1">
              <w:rPr>
                <w:rFonts w:eastAsia="Times New Roman"/>
                <w:color w:val="000000"/>
              </w:rPr>
              <w:t>381-382, 390-519</w:t>
            </w:r>
          </w:p>
        </w:tc>
        <w:tc>
          <w:tcPr>
            <w:tcW w:w="4196" w:type="dxa"/>
            <w:tcBorders>
              <w:top w:val="nil"/>
              <w:left w:val="nil"/>
              <w:bottom w:val="single" w:sz="4" w:space="0" w:color="auto"/>
              <w:right w:val="single" w:sz="4" w:space="0" w:color="auto"/>
            </w:tcBorders>
            <w:shd w:val="clear" w:color="auto" w:fill="auto"/>
            <w:vAlign w:val="bottom"/>
            <w:hideMark/>
          </w:tcPr>
          <w:p w14:paraId="66E4D67C" w14:textId="77777777" w:rsidR="00AC73A1" w:rsidRPr="00AC73A1" w:rsidRDefault="00AC73A1" w:rsidP="00AC73A1">
            <w:pPr>
              <w:rPr>
                <w:rFonts w:eastAsia="Times New Roman"/>
                <w:color w:val="000000"/>
              </w:rPr>
            </w:pPr>
            <w:r w:rsidRPr="00AC73A1">
              <w:rPr>
                <w:rFonts w:eastAsia="Times New Roman"/>
                <w:color w:val="000000"/>
              </w:rPr>
              <w:t>I00-J99, H65-H66</w:t>
            </w:r>
          </w:p>
        </w:tc>
      </w:tr>
      <w:tr w:rsidR="00AC73A1" w:rsidRPr="00AC73A1" w14:paraId="4E3F94AB" w14:textId="77777777" w:rsidTr="00AC73A1">
        <w:trPr>
          <w:trHeight w:val="320"/>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77777777" w:rsidR="00AC73A1" w:rsidRPr="00AC73A1" w:rsidRDefault="00AC73A1" w:rsidP="00AC73A1">
            <w:pPr>
              <w:rPr>
                <w:rFonts w:eastAsia="Times New Roman"/>
                <w:color w:val="000000"/>
              </w:rPr>
            </w:pPr>
            <w:r w:rsidRPr="00AC73A1">
              <w:rPr>
                <w:rFonts w:eastAsia="Times New Roman"/>
                <w:color w:val="000000"/>
              </w:rPr>
              <w:t> </w:t>
            </w:r>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77777777" w:rsidR="00AC73A1" w:rsidRPr="00AC73A1" w:rsidRDefault="00AC73A1" w:rsidP="00AC73A1">
            <w:pPr>
              <w:rPr>
                <w:rFonts w:eastAsia="Times New Roman"/>
                <w:color w:val="000000"/>
              </w:rPr>
            </w:pPr>
            <w:r w:rsidRPr="00AC73A1">
              <w:rPr>
                <w:rFonts w:eastAsia="Times New Roman"/>
                <w:color w:val="000000"/>
              </w:rPr>
              <w:t>Cardiovascular</w:t>
            </w:r>
          </w:p>
        </w:tc>
        <w:tc>
          <w:tcPr>
            <w:tcW w:w="3784" w:type="dxa"/>
            <w:tcBorders>
              <w:top w:val="nil"/>
              <w:left w:val="nil"/>
              <w:bottom w:val="single" w:sz="4" w:space="0" w:color="auto"/>
              <w:right w:val="single" w:sz="4" w:space="0" w:color="auto"/>
            </w:tcBorders>
            <w:shd w:val="clear" w:color="auto" w:fill="auto"/>
            <w:vAlign w:val="bottom"/>
            <w:hideMark/>
          </w:tcPr>
          <w:p w14:paraId="4CAAA299" w14:textId="77777777" w:rsidR="00AC73A1" w:rsidRPr="00AC73A1" w:rsidRDefault="00AC73A1" w:rsidP="00AC73A1">
            <w:pPr>
              <w:rPr>
                <w:rFonts w:eastAsia="Times New Roman"/>
                <w:color w:val="000000"/>
              </w:rPr>
            </w:pPr>
            <w:r w:rsidRPr="00AC73A1">
              <w:rPr>
                <w:rFonts w:eastAsia="Times New Roman"/>
                <w:color w:val="000000"/>
              </w:rPr>
              <w:t>390-459</w:t>
            </w:r>
          </w:p>
        </w:tc>
        <w:tc>
          <w:tcPr>
            <w:tcW w:w="4196" w:type="dxa"/>
            <w:tcBorders>
              <w:top w:val="nil"/>
              <w:left w:val="nil"/>
              <w:bottom w:val="single" w:sz="4" w:space="0" w:color="auto"/>
              <w:right w:val="single" w:sz="4" w:space="0" w:color="auto"/>
            </w:tcBorders>
            <w:shd w:val="clear" w:color="auto" w:fill="auto"/>
            <w:vAlign w:val="bottom"/>
            <w:hideMark/>
          </w:tcPr>
          <w:p w14:paraId="492C943C" w14:textId="77777777" w:rsidR="00AC73A1" w:rsidRPr="00AC73A1" w:rsidRDefault="00AC73A1" w:rsidP="00AC73A1">
            <w:pPr>
              <w:rPr>
                <w:rFonts w:eastAsia="Times New Roman"/>
                <w:color w:val="000000"/>
              </w:rPr>
            </w:pPr>
            <w:r w:rsidRPr="00AC73A1">
              <w:rPr>
                <w:rFonts w:eastAsia="Times New Roman"/>
                <w:color w:val="000000"/>
              </w:rPr>
              <w:t>I00-I99</w:t>
            </w:r>
          </w:p>
        </w:tc>
      </w:tr>
      <w:tr w:rsidR="00AC73A1" w:rsidRPr="00AC73A1" w14:paraId="6331507A" w14:textId="77777777" w:rsidTr="00AC73A1">
        <w:trPr>
          <w:trHeight w:val="320"/>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77777777" w:rsidR="00AC73A1" w:rsidRPr="00AC73A1" w:rsidRDefault="00AC73A1" w:rsidP="00AC73A1">
            <w:pPr>
              <w:rPr>
                <w:rFonts w:eastAsia="Times New Roman"/>
                <w:color w:val="000000"/>
              </w:rPr>
            </w:pPr>
            <w:r w:rsidRPr="00AC73A1">
              <w:rPr>
                <w:rFonts w:eastAsia="Times New Roman"/>
                <w:color w:val="000000"/>
              </w:rPr>
              <w:t> </w:t>
            </w:r>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77777777" w:rsidR="00AC73A1" w:rsidRPr="00AC73A1" w:rsidRDefault="00AC73A1" w:rsidP="00AC73A1">
            <w:pPr>
              <w:rPr>
                <w:rFonts w:eastAsia="Times New Roman"/>
                <w:color w:val="000000"/>
              </w:rPr>
            </w:pPr>
            <w:r w:rsidRPr="00AC73A1">
              <w:rPr>
                <w:rFonts w:eastAsia="Times New Roman"/>
                <w:color w:val="000000"/>
              </w:rPr>
              <w:t>Chronic respiratory diseases</w:t>
            </w:r>
          </w:p>
        </w:tc>
        <w:tc>
          <w:tcPr>
            <w:tcW w:w="3784" w:type="dxa"/>
            <w:tcBorders>
              <w:top w:val="nil"/>
              <w:left w:val="nil"/>
              <w:bottom w:val="single" w:sz="4" w:space="0" w:color="auto"/>
              <w:right w:val="single" w:sz="4" w:space="0" w:color="auto"/>
            </w:tcBorders>
            <w:shd w:val="clear" w:color="auto" w:fill="auto"/>
            <w:vAlign w:val="bottom"/>
            <w:hideMark/>
          </w:tcPr>
          <w:p w14:paraId="47A27AED" w14:textId="77777777" w:rsidR="00AC73A1" w:rsidRPr="00AC73A1" w:rsidRDefault="00AC73A1" w:rsidP="00AC73A1">
            <w:pPr>
              <w:rPr>
                <w:rFonts w:eastAsia="Times New Roman"/>
                <w:color w:val="000000"/>
              </w:rPr>
            </w:pPr>
            <w:r w:rsidRPr="00AC73A1">
              <w:rPr>
                <w:rFonts w:eastAsia="Times New Roman"/>
                <w:color w:val="000000"/>
              </w:rPr>
              <w:t>470-478, 490-519</w:t>
            </w:r>
          </w:p>
        </w:tc>
        <w:tc>
          <w:tcPr>
            <w:tcW w:w="4196" w:type="dxa"/>
            <w:tcBorders>
              <w:top w:val="nil"/>
              <w:left w:val="nil"/>
              <w:bottom w:val="single" w:sz="4" w:space="0" w:color="auto"/>
              <w:right w:val="single" w:sz="4" w:space="0" w:color="auto"/>
            </w:tcBorders>
            <w:shd w:val="clear" w:color="auto" w:fill="auto"/>
            <w:vAlign w:val="bottom"/>
            <w:hideMark/>
          </w:tcPr>
          <w:p w14:paraId="3F52B688" w14:textId="77777777" w:rsidR="00AC73A1" w:rsidRPr="00AC73A1" w:rsidRDefault="00AC73A1" w:rsidP="00AC73A1">
            <w:pPr>
              <w:rPr>
                <w:rFonts w:eastAsia="Times New Roman"/>
                <w:color w:val="000000"/>
              </w:rPr>
            </w:pPr>
            <w:r w:rsidRPr="00AC73A1">
              <w:rPr>
                <w:rFonts w:eastAsia="Times New Roman"/>
                <w:color w:val="000000"/>
              </w:rPr>
              <w:t>J30-J98</w:t>
            </w:r>
          </w:p>
        </w:tc>
      </w:tr>
      <w:tr w:rsidR="00AC73A1" w:rsidRPr="00AC73A1" w14:paraId="00AB4448" w14:textId="77777777" w:rsidTr="00AC73A1">
        <w:trPr>
          <w:trHeight w:val="320"/>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77777777" w:rsidR="00AC73A1" w:rsidRPr="00AC73A1" w:rsidRDefault="00AC73A1" w:rsidP="00AC73A1">
            <w:pPr>
              <w:rPr>
                <w:rFonts w:eastAsia="Times New Roman"/>
                <w:color w:val="000000"/>
              </w:rPr>
            </w:pPr>
            <w:r w:rsidRPr="00AC73A1">
              <w:rPr>
                <w:rFonts w:eastAsia="Times New Roman"/>
                <w:color w:val="000000"/>
              </w:rPr>
              <w:t> </w:t>
            </w:r>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7777777" w:rsidR="00AC73A1" w:rsidRPr="00AC73A1" w:rsidRDefault="00AC73A1" w:rsidP="00AC73A1">
            <w:pPr>
              <w:rPr>
                <w:rFonts w:eastAsia="Times New Roman"/>
                <w:color w:val="000000"/>
              </w:rPr>
            </w:pPr>
            <w:r w:rsidRPr="00AC73A1">
              <w:rPr>
                <w:rFonts w:eastAsia="Times New Roman"/>
                <w:color w:val="000000"/>
              </w:rPr>
              <w:t>Respiratory infections</w:t>
            </w:r>
          </w:p>
        </w:tc>
        <w:tc>
          <w:tcPr>
            <w:tcW w:w="3784" w:type="dxa"/>
            <w:tcBorders>
              <w:top w:val="nil"/>
              <w:left w:val="nil"/>
              <w:bottom w:val="single" w:sz="4" w:space="0" w:color="auto"/>
              <w:right w:val="single" w:sz="4" w:space="0" w:color="auto"/>
            </w:tcBorders>
            <w:shd w:val="clear" w:color="auto" w:fill="auto"/>
            <w:vAlign w:val="bottom"/>
            <w:hideMark/>
          </w:tcPr>
          <w:p w14:paraId="54E98A1B" w14:textId="77777777" w:rsidR="00AC73A1" w:rsidRPr="00AC73A1" w:rsidRDefault="00AC73A1" w:rsidP="00AC73A1">
            <w:pPr>
              <w:rPr>
                <w:rFonts w:eastAsia="Times New Roman"/>
                <w:color w:val="000000"/>
              </w:rPr>
            </w:pPr>
            <w:r w:rsidRPr="00AC73A1">
              <w:rPr>
                <w:rFonts w:eastAsia="Times New Roman"/>
                <w:color w:val="000000"/>
              </w:rPr>
              <w:t>460-466, 480-487, 381-382</w:t>
            </w:r>
          </w:p>
        </w:tc>
        <w:tc>
          <w:tcPr>
            <w:tcW w:w="4196" w:type="dxa"/>
            <w:tcBorders>
              <w:top w:val="nil"/>
              <w:left w:val="nil"/>
              <w:bottom w:val="single" w:sz="4" w:space="0" w:color="auto"/>
              <w:right w:val="single" w:sz="4" w:space="0" w:color="auto"/>
            </w:tcBorders>
            <w:shd w:val="clear" w:color="auto" w:fill="auto"/>
            <w:vAlign w:val="bottom"/>
            <w:hideMark/>
          </w:tcPr>
          <w:p w14:paraId="1E6415F6" w14:textId="77777777" w:rsidR="00AC73A1" w:rsidRPr="00AC73A1" w:rsidRDefault="00AC73A1" w:rsidP="00AC73A1">
            <w:pPr>
              <w:rPr>
                <w:rFonts w:eastAsia="Times New Roman"/>
                <w:color w:val="000000"/>
              </w:rPr>
            </w:pPr>
            <w:r w:rsidRPr="00AC73A1">
              <w:rPr>
                <w:rFonts w:eastAsia="Times New Roman"/>
                <w:color w:val="000000"/>
              </w:rPr>
              <w:t>J00-J06, J09-J18, J20-J22, H65-H66</w:t>
            </w:r>
          </w:p>
        </w:tc>
      </w:tr>
      <w:tr w:rsidR="00AC73A1" w:rsidRPr="00AC73A1" w14:paraId="546CA907" w14:textId="77777777" w:rsidTr="00AC73A1">
        <w:trPr>
          <w:trHeight w:val="320"/>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77777777" w:rsidR="00AC73A1" w:rsidRPr="00AC73A1" w:rsidRDefault="00AC73A1" w:rsidP="00AC73A1">
            <w:pPr>
              <w:jc w:val="center"/>
              <w:rPr>
                <w:rFonts w:eastAsia="Times New Roman"/>
                <w:color w:val="000000"/>
              </w:rPr>
            </w:pPr>
            <w:r w:rsidRPr="00AC73A1">
              <w:rPr>
                <w:rFonts w:eastAsia="Times New Roman"/>
                <w:color w:val="000000"/>
              </w:rPr>
              <w:t>Injuries</w:t>
            </w:r>
          </w:p>
        </w:tc>
        <w:tc>
          <w:tcPr>
            <w:tcW w:w="3784" w:type="dxa"/>
            <w:tcBorders>
              <w:top w:val="nil"/>
              <w:left w:val="nil"/>
              <w:bottom w:val="single" w:sz="4" w:space="0" w:color="auto"/>
              <w:right w:val="single" w:sz="4" w:space="0" w:color="auto"/>
            </w:tcBorders>
            <w:shd w:val="clear" w:color="auto" w:fill="auto"/>
            <w:vAlign w:val="bottom"/>
            <w:hideMark/>
          </w:tcPr>
          <w:p w14:paraId="1FDCE893" w14:textId="77777777" w:rsidR="00AC73A1" w:rsidRPr="00AC73A1" w:rsidRDefault="00AC73A1" w:rsidP="00AC73A1">
            <w:pPr>
              <w:rPr>
                <w:rFonts w:eastAsia="Times New Roman"/>
                <w:color w:val="000000"/>
              </w:rPr>
            </w:pPr>
            <w:r w:rsidRPr="00AC73A1">
              <w:rPr>
                <w:rFonts w:eastAsia="Times New Roman"/>
                <w:color w:val="000000"/>
              </w:rPr>
              <w:t>E800-E999</w:t>
            </w:r>
          </w:p>
        </w:tc>
        <w:tc>
          <w:tcPr>
            <w:tcW w:w="4196" w:type="dxa"/>
            <w:tcBorders>
              <w:top w:val="nil"/>
              <w:left w:val="nil"/>
              <w:bottom w:val="single" w:sz="4" w:space="0" w:color="auto"/>
              <w:right w:val="single" w:sz="4" w:space="0" w:color="auto"/>
            </w:tcBorders>
            <w:shd w:val="clear" w:color="auto" w:fill="auto"/>
            <w:vAlign w:val="bottom"/>
            <w:hideMark/>
          </w:tcPr>
          <w:p w14:paraId="78D31229" w14:textId="77777777" w:rsidR="00AC73A1" w:rsidRPr="00AC73A1" w:rsidRDefault="00AC73A1" w:rsidP="00AC73A1">
            <w:pPr>
              <w:rPr>
                <w:rFonts w:eastAsia="Times New Roman"/>
                <w:color w:val="000000"/>
              </w:rPr>
            </w:pPr>
            <w:r w:rsidRPr="00AC73A1">
              <w:rPr>
                <w:rFonts w:eastAsia="Times New Roman"/>
                <w:color w:val="000000"/>
              </w:rPr>
              <w:t>S00-T88, V00-V99</w:t>
            </w:r>
          </w:p>
        </w:tc>
      </w:tr>
      <w:tr w:rsidR="00AC73A1" w:rsidRPr="00AC73A1" w14:paraId="5774EE77" w14:textId="77777777" w:rsidTr="00AC73A1">
        <w:trPr>
          <w:trHeight w:val="320"/>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77777777" w:rsidR="00AC73A1" w:rsidRPr="00AC73A1" w:rsidRDefault="00AC73A1" w:rsidP="00AC73A1">
            <w:pPr>
              <w:rPr>
                <w:rFonts w:eastAsia="Times New Roman"/>
                <w:color w:val="000000"/>
              </w:rPr>
            </w:pPr>
            <w:r w:rsidRPr="00AC73A1">
              <w:rPr>
                <w:rFonts w:eastAsia="Times New Roman"/>
                <w:color w:val="000000"/>
              </w:rPr>
              <w:t> </w:t>
            </w:r>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77777777" w:rsidR="00AC73A1" w:rsidRPr="00AC73A1" w:rsidRDefault="00AC73A1" w:rsidP="00AC73A1">
            <w:pPr>
              <w:rPr>
                <w:rFonts w:eastAsia="Times New Roman"/>
                <w:color w:val="000000"/>
              </w:rPr>
            </w:pPr>
            <w:r w:rsidRPr="00AC73A1">
              <w:rPr>
                <w:rFonts w:eastAsia="Times New Roman"/>
                <w:color w:val="000000"/>
              </w:rPr>
              <w:t>Unintentional</w:t>
            </w:r>
          </w:p>
        </w:tc>
        <w:tc>
          <w:tcPr>
            <w:tcW w:w="3784" w:type="dxa"/>
            <w:tcBorders>
              <w:top w:val="nil"/>
              <w:left w:val="nil"/>
              <w:bottom w:val="single" w:sz="4" w:space="0" w:color="auto"/>
              <w:right w:val="single" w:sz="4" w:space="0" w:color="auto"/>
            </w:tcBorders>
            <w:shd w:val="clear" w:color="auto" w:fill="auto"/>
            <w:vAlign w:val="bottom"/>
            <w:hideMark/>
          </w:tcPr>
          <w:p w14:paraId="341AA272" w14:textId="12A9ACAD" w:rsidR="00AC73A1" w:rsidRPr="00AC73A1" w:rsidRDefault="00AC73A1" w:rsidP="00A821FD">
            <w:pPr>
              <w:rPr>
                <w:rFonts w:eastAsia="Times New Roman"/>
                <w:color w:val="000000"/>
              </w:rPr>
            </w:pPr>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p>
        </w:tc>
        <w:tc>
          <w:tcPr>
            <w:tcW w:w="4196" w:type="dxa"/>
            <w:tcBorders>
              <w:top w:val="nil"/>
              <w:left w:val="nil"/>
              <w:bottom w:val="single" w:sz="4" w:space="0" w:color="auto"/>
              <w:right w:val="single" w:sz="4" w:space="0" w:color="auto"/>
            </w:tcBorders>
            <w:shd w:val="clear" w:color="auto" w:fill="auto"/>
            <w:vAlign w:val="bottom"/>
            <w:hideMark/>
          </w:tcPr>
          <w:p w14:paraId="7CD6CC9F" w14:textId="288C8E27" w:rsidR="00AC73A1" w:rsidRPr="00AC73A1" w:rsidRDefault="00AC73A1" w:rsidP="00A821FD">
            <w:pPr>
              <w:rPr>
                <w:rFonts w:eastAsia="Times New Roman"/>
                <w:color w:val="000000"/>
              </w:rPr>
            </w:pPr>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p>
        </w:tc>
      </w:tr>
      <w:tr w:rsidR="00AC73A1" w:rsidRPr="00AC73A1" w14:paraId="645D1DE9" w14:textId="77777777" w:rsidTr="00AC73A1">
        <w:trPr>
          <w:trHeight w:val="320"/>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77777777" w:rsidR="00AC73A1" w:rsidRPr="00AC73A1" w:rsidRDefault="00AC73A1" w:rsidP="00AC73A1">
            <w:pPr>
              <w:rPr>
                <w:rFonts w:eastAsia="Times New Roman"/>
                <w:color w:val="000000"/>
              </w:rPr>
            </w:pPr>
            <w:r w:rsidRPr="00AC73A1">
              <w:rPr>
                <w:rFonts w:eastAsia="Times New Roman"/>
                <w:color w:val="000000"/>
              </w:rPr>
              <w:t> </w:t>
            </w:r>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77777777" w:rsidR="00AC73A1" w:rsidRPr="00AC73A1" w:rsidRDefault="00AC73A1" w:rsidP="00AC73A1">
            <w:pPr>
              <w:rPr>
                <w:rFonts w:eastAsia="Times New Roman"/>
                <w:color w:val="000000"/>
              </w:rPr>
            </w:pPr>
            <w:r w:rsidRPr="00AC73A1">
              <w:rPr>
                <w:rFonts w:eastAsia="Times New Roman"/>
                <w:color w:val="000000"/>
              </w:rPr>
              <w:t>Intentional</w:t>
            </w:r>
          </w:p>
        </w:tc>
        <w:tc>
          <w:tcPr>
            <w:tcW w:w="3784" w:type="dxa"/>
            <w:tcBorders>
              <w:top w:val="nil"/>
              <w:left w:val="nil"/>
              <w:bottom w:val="single" w:sz="4" w:space="0" w:color="auto"/>
              <w:right w:val="single" w:sz="4" w:space="0" w:color="auto"/>
            </w:tcBorders>
            <w:shd w:val="clear" w:color="auto" w:fill="auto"/>
            <w:vAlign w:val="bottom"/>
            <w:hideMark/>
          </w:tcPr>
          <w:p w14:paraId="6FD40942" w14:textId="06D85212" w:rsidR="00AC73A1" w:rsidRPr="00AC73A1" w:rsidRDefault="00AC73A1" w:rsidP="00A821FD">
            <w:pPr>
              <w:rPr>
                <w:rFonts w:eastAsia="Times New Roman"/>
                <w:color w:val="000000"/>
              </w:rPr>
            </w:pPr>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p>
        </w:tc>
        <w:tc>
          <w:tcPr>
            <w:tcW w:w="4196" w:type="dxa"/>
            <w:tcBorders>
              <w:top w:val="nil"/>
              <w:left w:val="nil"/>
              <w:bottom w:val="single" w:sz="4" w:space="0" w:color="auto"/>
              <w:right w:val="single" w:sz="4" w:space="0" w:color="auto"/>
            </w:tcBorders>
            <w:shd w:val="clear" w:color="auto" w:fill="auto"/>
            <w:vAlign w:val="bottom"/>
            <w:hideMark/>
          </w:tcPr>
          <w:p w14:paraId="3474152D" w14:textId="08E6E289" w:rsidR="00AC73A1" w:rsidRPr="00AC73A1" w:rsidRDefault="00AC73A1" w:rsidP="00A821FD">
            <w:pPr>
              <w:rPr>
                <w:rFonts w:eastAsia="Times New Roman"/>
                <w:color w:val="000000"/>
              </w:rPr>
            </w:pPr>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p>
        </w:tc>
      </w:tr>
      <w:tr w:rsidR="00AC73A1" w:rsidRPr="00AC73A1" w14:paraId="63C01492" w14:textId="77777777" w:rsidTr="00AC73A1">
        <w:trPr>
          <w:trHeight w:val="640"/>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77777777" w:rsidR="00AC73A1" w:rsidRPr="00AC73A1" w:rsidRDefault="00AC73A1" w:rsidP="00AC73A1">
            <w:pPr>
              <w:jc w:val="center"/>
              <w:rPr>
                <w:rFonts w:eastAsia="Times New Roman"/>
                <w:color w:val="000000"/>
              </w:rPr>
            </w:pPr>
            <w:r w:rsidRPr="00AC73A1">
              <w:rPr>
                <w:rFonts w:eastAsia="Times New Roman"/>
                <w:color w:val="000000"/>
              </w:rPr>
              <w:t>Other</w:t>
            </w:r>
          </w:p>
        </w:tc>
        <w:tc>
          <w:tcPr>
            <w:tcW w:w="3784" w:type="dxa"/>
            <w:tcBorders>
              <w:top w:val="nil"/>
              <w:left w:val="nil"/>
              <w:bottom w:val="single" w:sz="4" w:space="0" w:color="auto"/>
              <w:right w:val="single" w:sz="4" w:space="0" w:color="auto"/>
            </w:tcBorders>
            <w:shd w:val="clear" w:color="auto" w:fill="auto"/>
            <w:vAlign w:val="bottom"/>
            <w:hideMark/>
          </w:tcPr>
          <w:p w14:paraId="44F0535C" w14:textId="77777777" w:rsidR="00AC73A1" w:rsidRPr="00AC73A1" w:rsidRDefault="00AC73A1" w:rsidP="00AC73A1">
            <w:pPr>
              <w:rPr>
                <w:rFonts w:eastAsia="Times New Roman"/>
                <w:color w:val="000000"/>
              </w:rPr>
            </w:pPr>
            <w:r w:rsidRPr="00AC73A1">
              <w:rPr>
                <w:rFonts w:eastAsia="Times New Roman"/>
                <w:color w:val="000000"/>
              </w:rPr>
              <w:t>All other causes not in Cancer, Cardiorespiratory, Injuries</w:t>
            </w:r>
          </w:p>
        </w:tc>
        <w:tc>
          <w:tcPr>
            <w:tcW w:w="4196" w:type="dxa"/>
            <w:tcBorders>
              <w:top w:val="nil"/>
              <w:left w:val="nil"/>
              <w:bottom w:val="single" w:sz="4" w:space="0" w:color="auto"/>
              <w:right w:val="single" w:sz="4" w:space="0" w:color="auto"/>
            </w:tcBorders>
            <w:shd w:val="clear" w:color="auto" w:fill="auto"/>
            <w:vAlign w:val="bottom"/>
            <w:hideMark/>
          </w:tcPr>
          <w:p w14:paraId="52BACFBB" w14:textId="77777777" w:rsidR="00AC73A1" w:rsidRPr="00AC73A1" w:rsidRDefault="00AC73A1" w:rsidP="00AC73A1">
            <w:pPr>
              <w:rPr>
                <w:rFonts w:eastAsia="Times New Roman"/>
                <w:color w:val="000000"/>
              </w:rPr>
            </w:pPr>
            <w:r w:rsidRPr="00AC73A1">
              <w:rPr>
                <w:rFonts w:eastAsia="Times New Roman"/>
                <w:color w:val="000000"/>
              </w:rPr>
              <w:t xml:space="preserve">All other causes not </w:t>
            </w:r>
            <w:proofErr w:type="gramStart"/>
            <w:r w:rsidRPr="00AC73A1">
              <w:rPr>
                <w:rFonts w:eastAsia="Times New Roman"/>
                <w:color w:val="000000"/>
              </w:rPr>
              <w:t>in  Cancer</w:t>
            </w:r>
            <w:proofErr w:type="gramEnd"/>
            <w:r w:rsidRPr="00AC73A1">
              <w:rPr>
                <w:rFonts w:eastAsia="Times New Roman"/>
                <w:color w:val="000000"/>
              </w:rPr>
              <w:t>, Cardiorespiratory, Injuries</w:t>
            </w:r>
          </w:p>
        </w:tc>
      </w:tr>
      <w:tr w:rsidR="00AC73A1" w:rsidRPr="00AC73A1" w14:paraId="16210411" w14:textId="77777777" w:rsidTr="00AC73A1">
        <w:trPr>
          <w:trHeight w:val="640"/>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77777777" w:rsidR="00AC73A1" w:rsidRPr="00AC73A1" w:rsidRDefault="00AC73A1" w:rsidP="00AC73A1">
            <w:pPr>
              <w:rPr>
                <w:rFonts w:eastAsia="Times New Roman"/>
                <w:color w:val="000000"/>
              </w:rPr>
            </w:pPr>
            <w:r w:rsidRPr="00AC73A1">
              <w:rPr>
                <w:rFonts w:eastAsia="Times New Roman"/>
                <w:color w:val="000000"/>
              </w:rPr>
              <w:t> </w:t>
            </w:r>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77777777" w:rsidR="00AC73A1" w:rsidRPr="00AC73A1" w:rsidRDefault="00AC73A1" w:rsidP="00AC73A1">
            <w:pPr>
              <w:rPr>
                <w:rFonts w:eastAsia="Times New Roman"/>
                <w:color w:val="000000"/>
              </w:rPr>
            </w:pPr>
            <w:r w:rsidRPr="00AC73A1">
              <w:rPr>
                <w:rFonts w:eastAsia="Times New Roman"/>
                <w:color w:val="000000"/>
              </w:rPr>
              <w:t>Endocrine disorders</w:t>
            </w:r>
          </w:p>
        </w:tc>
        <w:tc>
          <w:tcPr>
            <w:tcW w:w="3784" w:type="dxa"/>
            <w:tcBorders>
              <w:top w:val="nil"/>
              <w:left w:val="nil"/>
              <w:bottom w:val="single" w:sz="4" w:space="0" w:color="auto"/>
              <w:right w:val="single" w:sz="4" w:space="0" w:color="auto"/>
            </w:tcBorders>
            <w:shd w:val="clear" w:color="auto" w:fill="auto"/>
            <w:vAlign w:val="bottom"/>
            <w:hideMark/>
          </w:tcPr>
          <w:p w14:paraId="67F1CE55" w14:textId="77777777" w:rsidR="00AC73A1" w:rsidRPr="00AC73A1" w:rsidRDefault="00AC73A1" w:rsidP="00AC73A1">
            <w:pPr>
              <w:rPr>
                <w:rFonts w:eastAsia="Times New Roman"/>
                <w:color w:val="000000"/>
              </w:rPr>
            </w:pPr>
            <w:r w:rsidRPr="00AC73A1">
              <w:rPr>
                <w:rFonts w:eastAsia="Times New Roman"/>
                <w:color w:val="000000"/>
              </w:rPr>
              <w:t>240-242, 244-246, 251-259, 270-279 (minus 274, 279.5),282-285 (minus 285.9), 286-289</w:t>
            </w:r>
          </w:p>
        </w:tc>
        <w:tc>
          <w:tcPr>
            <w:tcW w:w="4196" w:type="dxa"/>
            <w:tcBorders>
              <w:top w:val="nil"/>
              <w:left w:val="nil"/>
              <w:bottom w:val="single" w:sz="4" w:space="0" w:color="auto"/>
              <w:right w:val="single" w:sz="4" w:space="0" w:color="auto"/>
            </w:tcBorders>
            <w:shd w:val="clear" w:color="auto" w:fill="auto"/>
            <w:vAlign w:val="bottom"/>
            <w:hideMark/>
          </w:tcPr>
          <w:p w14:paraId="42857D34" w14:textId="77777777" w:rsidR="00AC73A1" w:rsidRPr="00AC73A1" w:rsidRDefault="00AC73A1" w:rsidP="00AC73A1">
            <w:pPr>
              <w:rPr>
                <w:rFonts w:eastAsia="Times New Roman"/>
                <w:color w:val="000000"/>
              </w:rPr>
            </w:pPr>
            <w:r w:rsidRPr="00AC73A1">
              <w:rPr>
                <w:rFonts w:eastAsia="Times New Roman"/>
                <w:color w:val="000000"/>
              </w:rPr>
              <w:t>D55-D64 (minus D64.9</w:t>
            </w:r>
            <w:proofErr w:type="gramStart"/>
            <w:r w:rsidRPr="00AC73A1">
              <w:rPr>
                <w:rFonts w:eastAsia="Times New Roman"/>
                <w:color w:val="000000"/>
              </w:rPr>
              <w:t>),D</w:t>
            </w:r>
            <w:proofErr w:type="gramEnd"/>
            <w:r w:rsidRPr="00AC73A1">
              <w:rPr>
                <w:rFonts w:eastAsia="Times New Roman"/>
                <w:color w:val="000000"/>
              </w:rPr>
              <w:t>65-D89, E03-E07, E15-E16, E20-E34, E65-E88</w:t>
            </w:r>
          </w:p>
        </w:tc>
      </w:tr>
      <w:tr w:rsidR="00AC73A1" w:rsidRPr="00AC73A1" w14:paraId="74A02811" w14:textId="77777777" w:rsidTr="00AC73A1">
        <w:trPr>
          <w:trHeight w:val="320"/>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77777777" w:rsidR="00AC73A1" w:rsidRPr="00AC73A1" w:rsidRDefault="00AC73A1" w:rsidP="00AC73A1">
            <w:pPr>
              <w:rPr>
                <w:rFonts w:eastAsia="Times New Roman"/>
                <w:color w:val="000000"/>
              </w:rPr>
            </w:pPr>
            <w:r w:rsidRPr="00AC73A1">
              <w:rPr>
                <w:rFonts w:eastAsia="Times New Roman"/>
                <w:color w:val="000000"/>
              </w:rPr>
              <w:t> </w:t>
            </w:r>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77777777" w:rsidR="00AC73A1" w:rsidRPr="00AC73A1" w:rsidRDefault="00AC73A1" w:rsidP="00AC73A1">
            <w:pPr>
              <w:rPr>
                <w:rFonts w:eastAsia="Times New Roman"/>
                <w:color w:val="000000"/>
              </w:rPr>
            </w:pPr>
            <w:r w:rsidRPr="00AC73A1">
              <w:rPr>
                <w:rFonts w:eastAsia="Times New Roman"/>
                <w:color w:val="000000"/>
              </w:rPr>
              <w:t>Genitourinary diseases</w:t>
            </w:r>
          </w:p>
        </w:tc>
        <w:tc>
          <w:tcPr>
            <w:tcW w:w="3784" w:type="dxa"/>
            <w:tcBorders>
              <w:top w:val="nil"/>
              <w:left w:val="nil"/>
              <w:bottom w:val="single" w:sz="4" w:space="0" w:color="auto"/>
              <w:right w:val="single" w:sz="4" w:space="0" w:color="auto"/>
            </w:tcBorders>
            <w:shd w:val="clear" w:color="auto" w:fill="auto"/>
            <w:vAlign w:val="bottom"/>
            <w:hideMark/>
          </w:tcPr>
          <w:p w14:paraId="03392E1A" w14:textId="77777777" w:rsidR="00AC73A1" w:rsidRPr="00AC73A1" w:rsidRDefault="00AC73A1" w:rsidP="00AC73A1">
            <w:pPr>
              <w:rPr>
                <w:rFonts w:eastAsia="Times New Roman"/>
                <w:color w:val="000000"/>
              </w:rPr>
            </w:pPr>
            <w:r w:rsidRPr="00AC73A1">
              <w:rPr>
                <w:rFonts w:eastAsia="Times New Roman"/>
                <w:color w:val="000000"/>
              </w:rPr>
              <w:t>580-611, 617-629</w:t>
            </w:r>
          </w:p>
        </w:tc>
        <w:tc>
          <w:tcPr>
            <w:tcW w:w="4196" w:type="dxa"/>
            <w:tcBorders>
              <w:top w:val="nil"/>
              <w:left w:val="nil"/>
              <w:bottom w:val="single" w:sz="4" w:space="0" w:color="auto"/>
              <w:right w:val="single" w:sz="4" w:space="0" w:color="auto"/>
            </w:tcBorders>
            <w:shd w:val="clear" w:color="auto" w:fill="auto"/>
            <w:vAlign w:val="bottom"/>
            <w:hideMark/>
          </w:tcPr>
          <w:p w14:paraId="43AA3AD7" w14:textId="77777777" w:rsidR="00AC73A1" w:rsidRPr="00AC73A1" w:rsidRDefault="00AC73A1" w:rsidP="00AC73A1">
            <w:pPr>
              <w:rPr>
                <w:rFonts w:eastAsia="Times New Roman"/>
                <w:color w:val="000000"/>
              </w:rPr>
            </w:pPr>
            <w:r w:rsidRPr="00AC73A1">
              <w:rPr>
                <w:rFonts w:eastAsia="Times New Roman"/>
                <w:color w:val="000000"/>
              </w:rPr>
              <w:t>N00-N64, N75-N98</w:t>
            </w:r>
          </w:p>
        </w:tc>
      </w:tr>
      <w:tr w:rsidR="00AC73A1" w:rsidRPr="00AC73A1" w14:paraId="51599A2E" w14:textId="77777777" w:rsidTr="00AC73A1">
        <w:trPr>
          <w:trHeight w:val="320"/>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77777777" w:rsidR="00AC73A1" w:rsidRPr="00AC73A1" w:rsidRDefault="00AC73A1" w:rsidP="00AC73A1">
            <w:pPr>
              <w:rPr>
                <w:rFonts w:eastAsia="Times New Roman"/>
                <w:color w:val="000000"/>
              </w:rPr>
            </w:pPr>
            <w:r w:rsidRPr="00AC73A1">
              <w:rPr>
                <w:rFonts w:eastAsia="Times New Roman"/>
                <w:color w:val="000000"/>
              </w:rPr>
              <w:t> </w:t>
            </w:r>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77777777" w:rsidR="00AC73A1" w:rsidRPr="00AC73A1" w:rsidRDefault="00AC73A1" w:rsidP="00AC73A1">
            <w:pPr>
              <w:rPr>
                <w:rFonts w:eastAsia="Times New Roman"/>
                <w:color w:val="000000"/>
              </w:rPr>
            </w:pPr>
            <w:r w:rsidRPr="00AC73A1">
              <w:rPr>
                <w:rFonts w:eastAsia="Times New Roman"/>
                <w:color w:val="000000"/>
              </w:rPr>
              <w:t>Maternal conditions</w:t>
            </w:r>
          </w:p>
        </w:tc>
        <w:tc>
          <w:tcPr>
            <w:tcW w:w="3784" w:type="dxa"/>
            <w:tcBorders>
              <w:top w:val="nil"/>
              <w:left w:val="nil"/>
              <w:bottom w:val="single" w:sz="4" w:space="0" w:color="auto"/>
              <w:right w:val="single" w:sz="4" w:space="0" w:color="auto"/>
            </w:tcBorders>
            <w:shd w:val="clear" w:color="auto" w:fill="auto"/>
            <w:vAlign w:val="bottom"/>
            <w:hideMark/>
          </w:tcPr>
          <w:p w14:paraId="25AF36EA" w14:textId="77777777" w:rsidR="00AC73A1" w:rsidRPr="00AC73A1" w:rsidRDefault="00AC73A1" w:rsidP="00AC73A1">
            <w:pPr>
              <w:rPr>
                <w:rFonts w:eastAsia="Times New Roman"/>
                <w:color w:val="000000"/>
              </w:rPr>
            </w:pPr>
            <w:r w:rsidRPr="00AC73A1">
              <w:rPr>
                <w:rFonts w:eastAsia="Times New Roman"/>
                <w:color w:val="000000"/>
              </w:rPr>
              <w:t>630-676</w:t>
            </w:r>
          </w:p>
        </w:tc>
        <w:tc>
          <w:tcPr>
            <w:tcW w:w="4196" w:type="dxa"/>
            <w:tcBorders>
              <w:top w:val="nil"/>
              <w:left w:val="nil"/>
              <w:bottom w:val="single" w:sz="4" w:space="0" w:color="auto"/>
              <w:right w:val="single" w:sz="4" w:space="0" w:color="auto"/>
            </w:tcBorders>
            <w:shd w:val="clear" w:color="auto" w:fill="auto"/>
            <w:vAlign w:val="bottom"/>
            <w:hideMark/>
          </w:tcPr>
          <w:p w14:paraId="4DDA78D0" w14:textId="77777777" w:rsidR="00AC73A1" w:rsidRPr="00AC73A1" w:rsidRDefault="00AC73A1" w:rsidP="00AC73A1">
            <w:pPr>
              <w:rPr>
                <w:rFonts w:eastAsia="Times New Roman"/>
                <w:color w:val="000000"/>
              </w:rPr>
            </w:pPr>
            <w:r w:rsidRPr="00AC73A1">
              <w:rPr>
                <w:rFonts w:eastAsia="Times New Roman"/>
                <w:color w:val="000000"/>
              </w:rPr>
              <w:t>O00-O99</w:t>
            </w:r>
          </w:p>
        </w:tc>
      </w:tr>
      <w:tr w:rsidR="00AC73A1" w:rsidRPr="00AC73A1" w14:paraId="534BE850" w14:textId="77777777" w:rsidTr="00AC73A1">
        <w:trPr>
          <w:trHeight w:val="320"/>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77777777" w:rsidR="00AC73A1" w:rsidRPr="00AC73A1" w:rsidRDefault="00AC73A1" w:rsidP="00AC73A1">
            <w:pPr>
              <w:rPr>
                <w:rFonts w:eastAsia="Times New Roman"/>
                <w:color w:val="000000"/>
              </w:rPr>
            </w:pPr>
            <w:r w:rsidRPr="00AC73A1">
              <w:rPr>
                <w:rFonts w:eastAsia="Times New Roman"/>
                <w:color w:val="000000"/>
              </w:rPr>
              <w:t> </w:t>
            </w:r>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7777777" w:rsidR="00AC73A1" w:rsidRPr="00AC73A1" w:rsidRDefault="00AC73A1" w:rsidP="00AC73A1">
            <w:pPr>
              <w:rPr>
                <w:rFonts w:eastAsia="Times New Roman"/>
                <w:color w:val="000000"/>
              </w:rPr>
            </w:pPr>
            <w:r w:rsidRPr="00AC73A1">
              <w:rPr>
                <w:rFonts w:eastAsia="Times New Roman"/>
                <w:color w:val="000000"/>
              </w:rPr>
              <w:t>Neuropsychiatric disorders</w:t>
            </w:r>
          </w:p>
        </w:tc>
        <w:tc>
          <w:tcPr>
            <w:tcW w:w="3784" w:type="dxa"/>
            <w:tcBorders>
              <w:top w:val="nil"/>
              <w:left w:val="nil"/>
              <w:bottom w:val="single" w:sz="4" w:space="0" w:color="auto"/>
              <w:right w:val="single" w:sz="4" w:space="0" w:color="auto"/>
            </w:tcBorders>
            <w:shd w:val="clear" w:color="auto" w:fill="auto"/>
            <w:vAlign w:val="bottom"/>
            <w:hideMark/>
          </w:tcPr>
          <w:p w14:paraId="71F94E0A" w14:textId="77777777" w:rsidR="00AC73A1" w:rsidRPr="00AC73A1" w:rsidRDefault="00AC73A1" w:rsidP="00AC73A1">
            <w:pPr>
              <w:rPr>
                <w:rFonts w:eastAsia="Times New Roman"/>
                <w:color w:val="000000"/>
              </w:rPr>
            </w:pPr>
            <w:r w:rsidRPr="00AC73A1">
              <w:rPr>
                <w:rFonts w:eastAsia="Times New Roman"/>
                <w:color w:val="000000"/>
              </w:rPr>
              <w:t>290, 292-302, 305.1, 306-319, 324-359</w:t>
            </w:r>
          </w:p>
        </w:tc>
        <w:tc>
          <w:tcPr>
            <w:tcW w:w="4196" w:type="dxa"/>
            <w:tcBorders>
              <w:top w:val="nil"/>
              <w:left w:val="nil"/>
              <w:bottom w:val="single" w:sz="4" w:space="0" w:color="auto"/>
              <w:right w:val="single" w:sz="4" w:space="0" w:color="auto"/>
            </w:tcBorders>
            <w:shd w:val="clear" w:color="auto" w:fill="auto"/>
            <w:vAlign w:val="bottom"/>
            <w:hideMark/>
          </w:tcPr>
          <w:p w14:paraId="0433D3AB" w14:textId="77777777" w:rsidR="00AC73A1" w:rsidRPr="00AC73A1" w:rsidRDefault="00AC73A1" w:rsidP="00AC73A1">
            <w:pPr>
              <w:rPr>
                <w:rFonts w:eastAsia="Times New Roman"/>
                <w:color w:val="000000"/>
              </w:rPr>
            </w:pPr>
            <w:r w:rsidRPr="00AC73A1">
              <w:rPr>
                <w:rFonts w:eastAsia="Times New Roman"/>
                <w:color w:val="000000"/>
              </w:rPr>
              <w:t>F1-F9, F17, F20-F99, G6-G13, G15-G98</w:t>
            </w:r>
          </w:p>
        </w:tc>
      </w:tr>
      <w:tr w:rsidR="00AC73A1" w:rsidRPr="00AC73A1" w14:paraId="72418B7A" w14:textId="77777777" w:rsidTr="00AC73A1">
        <w:trPr>
          <w:trHeight w:val="320"/>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77777777" w:rsidR="00AC73A1" w:rsidRPr="00AC73A1" w:rsidRDefault="00AC73A1" w:rsidP="00AC73A1">
            <w:pPr>
              <w:rPr>
                <w:rFonts w:eastAsia="Times New Roman"/>
                <w:color w:val="000000"/>
              </w:rPr>
            </w:pPr>
            <w:r w:rsidRPr="00AC73A1">
              <w:rPr>
                <w:rFonts w:eastAsia="Times New Roman"/>
                <w:color w:val="000000"/>
              </w:rPr>
              <w:t> </w:t>
            </w:r>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77777777" w:rsidR="00AC73A1" w:rsidRPr="00AC73A1" w:rsidRDefault="00AC73A1" w:rsidP="00AC73A1">
            <w:pPr>
              <w:rPr>
                <w:rFonts w:eastAsia="Times New Roman"/>
                <w:color w:val="000000"/>
              </w:rPr>
            </w:pPr>
            <w:r w:rsidRPr="00AC73A1">
              <w:rPr>
                <w:rFonts w:eastAsia="Times New Roman"/>
                <w:color w:val="000000"/>
              </w:rPr>
              <w:t>Perinatal conditions</w:t>
            </w:r>
          </w:p>
        </w:tc>
        <w:tc>
          <w:tcPr>
            <w:tcW w:w="3784" w:type="dxa"/>
            <w:tcBorders>
              <w:top w:val="nil"/>
              <w:left w:val="nil"/>
              <w:bottom w:val="single" w:sz="4" w:space="0" w:color="auto"/>
              <w:right w:val="single" w:sz="4" w:space="0" w:color="auto"/>
            </w:tcBorders>
            <w:shd w:val="clear" w:color="auto" w:fill="auto"/>
            <w:vAlign w:val="bottom"/>
            <w:hideMark/>
          </w:tcPr>
          <w:p w14:paraId="65CF371D" w14:textId="77777777" w:rsidR="00AC73A1" w:rsidRPr="00AC73A1" w:rsidRDefault="00AC73A1" w:rsidP="00AC73A1">
            <w:pPr>
              <w:rPr>
                <w:rFonts w:eastAsia="Times New Roman"/>
                <w:color w:val="000000"/>
              </w:rPr>
            </w:pPr>
            <w:r w:rsidRPr="00AC73A1">
              <w:rPr>
                <w:rFonts w:eastAsia="Times New Roman"/>
                <w:color w:val="000000"/>
              </w:rPr>
              <w:t>760-779 (minus 771.3)</w:t>
            </w:r>
          </w:p>
        </w:tc>
        <w:tc>
          <w:tcPr>
            <w:tcW w:w="4196" w:type="dxa"/>
            <w:tcBorders>
              <w:top w:val="nil"/>
              <w:left w:val="nil"/>
              <w:bottom w:val="single" w:sz="4" w:space="0" w:color="auto"/>
              <w:right w:val="single" w:sz="4" w:space="0" w:color="auto"/>
            </w:tcBorders>
            <w:shd w:val="clear" w:color="auto" w:fill="auto"/>
            <w:vAlign w:val="bottom"/>
            <w:hideMark/>
          </w:tcPr>
          <w:p w14:paraId="59822E92" w14:textId="77777777" w:rsidR="00AC73A1" w:rsidRPr="00AC73A1" w:rsidRDefault="00AC73A1" w:rsidP="00AC73A1">
            <w:pPr>
              <w:rPr>
                <w:rFonts w:eastAsia="Times New Roman"/>
                <w:color w:val="000000"/>
              </w:rPr>
            </w:pPr>
            <w:r w:rsidRPr="00AC73A1">
              <w:rPr>
                <w:rFonts w:eastAsia="Times New Roman"/>
                <w:color w:val="000000"/>
              </w:rPr>
              <w:t>P00-P96</w:t>
            </w:r>
          </w:p>
        </w:tc>
      </w:tr>
      <w:tr w:rsidR="00AC73A1" w:rsidRPr="00AC73A1" w14:paraId="75DFC94B" w14:textId="77777777" w:rsidTr="00AC73A1">
        <w:trPr>
          <w:trHeight w:val="320"/>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77777777" w:rsidR="00AC73A1" w:rsidRPr="00AC73A1" w:rsidRDefault="00AC73A1" w:rsidP="00AC73A1">
            <w:pPr>
              <w:rPr>
                <w:rFonts w:eastAsia="Times New Roman"/>
                <w:color w:val="000000"/>
              </w:rPr>
            </w:pPr>
            <w:r w:rsidRPr="00AC73A1">
              <w:rPr>
                <w:rFonts w:eastAsia="Times New Roman"/>
                <w:color w:val="000000"/>
              </w:rPr>
              <w:t> </w:t>
            </w:r>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7777777" w:rsidR="00AC73A1" w:rsidRPr="00AC73A1" w:rsidRDefault="00AC73A1" w:rsidP="00AC73A1">
            <w:pPr>
              <w:rPr>
                <w:rFonts w:eastAsia="Times New Roman"/>
                <w:color w:val="000000"/>
              </w:rPr>
            </w:pPr>
            <w:r w:rsidRPr="00AC73A1">
              <w:rPr>
                <w:rFonts w:eastAsia="Times New Roman"/>
                <w:color w:val="000000"/>
              </w:rPr>
              <w:t>Substance use disorders</w:t>
            </w:r>
          </w:p>
        </w:tc>
        <w:tc>
          <w:tcPr>
            <w:tcW w:w="3784" w:type="dxa"/>
            <w:tcBorders>
              <w:top w:val="nil"/>
              <w:left w:val="nil"/>
              <w:bottom w:val="single" w:sz="4" w:space="0" w:color="auto"/>
              <w:right w:val="single" w:sz="4" w:space="0" w:color="auto"/>
            </w:tcBorders>
            <w:shd w:val="clear" w:color="auto" w:fill="auto"/>
            <w:vAlign w:val="bottom"/>
            <w:hideMark/>
          </w:tcPr>
          <w:p w14:paraId="59ED4FD9" w14:textId="77777777" w:rsidR="00AC73A1" w:rsidRPr="00AC73A1" w:rsidRDefault="00AC73A1" w:rsidP="00AC73A1">
            <w:pPr>
              <w:rPr>
                <w:rFonts w:eastAsia="Times New Roman"/>
                <w:color w:val="000000"/>
              </w:rPr>
            </w:pPr>
            <w:r w:rsidRPr="00AC73A1">
              <w:rPr>
                <w:rFonts w:eastAsia="Times New Roman"/>
                <w:color w:val="000000"/>
              </w:rPr>
              <w:t>291, 303, 305.0, 304, 305.2-305.9</w:t>
            </w:r>
          </w:p>
        </w:tc>
        <w:tc>
          <w:tcPr>
            <w:tcW w:w="4196" w:type="dxa"/>
            <w:tcBorders>
              <w:top w:val="nil"/>
              <w:left w:val="nil"/>
              <w:bottom w:val="single" w:sz="4" w:space="0" w:color="auto"/>
              <w:right w:val="single" w:sz="4" w:space="0" w:color="auto"/>
            </w:tcBorders>
            <w:shd w:val="clear" w:color="auto" w:fill="auto"/>
            <w:vAlign w:val="bottom"/>
            <w:hideMark/>
          </w:tcPr>
          <w:p w14:paraId="001D0F47" w14:textId="77777777" w:rsidR="00AC73A1" w:rsidRPr="00AC73A1" w:rsidRDefault="00AC73A1" w:rsidP="00AC73A1">
            <w:pPr>
              <w:rPr>
                <w:rFonts w:eastAsia="Times New Roman"/>
                <w:color w:val="000000"/>
              </w:rPr>
            </w:pPr>
            <w:r w:rsidRPr="00AC73A1">
              <w:rPr>
                <w:rFonts w:eastAsia="Times New Roman"/>
                <w:color w:val="000000"/>
              </w:rPr>
              <w:t>F10-F16, F18-F19, X41-X42, X45, X49</w:t>
            </w:r>
          </w:p>
        </w:tc>
      </w:tr>
      <w:tr w:rsidR="00AC73A1" w:rsidRPr="00AC73A1" w14:paraId="2551F43C" w14:textId="77777777" w:rsidTr="00AC73A1">
        <w:trPr>
          <w:trHeight w:val="1280"/>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77777777" w:rsidR="00AC73A1" w:rsidRPr="00AC73A1" w:rsidRDefault="00AC73A1" w:rsidP="00AC73A1">
            <w:pPr>
              <w:rPr>
                <w:rFonts w:eastAsia="Times New Roman"/>
                <w:color w:val="000000"/>
              </w:rPr>
            </w:pPr>
            <w:r w:rsidRPr="00AC73A1">
              <w:rPr>
                <w:rFonts w:eastAsia="Times New Roman"/>
                <w:color w:val="000000"/>
              </w:rPr>
              <w:t> </w:t>
            </w:r>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77777777" w:rsidR="00AC73A1" w:rsidRPr="00AC73A1" w:rsidRDefault="00AC73A1" w:rsidP="00AC73A1">
            <w:pPr>
              <w:rPr>
                <w:rFonts w:eastAsia="Times New Roman"/>
                <w:color w:val="000000"/>
              </w:rPr>
            </w:pPr>
            <w:r w:rsidRPr="00AC73A1">
              <w:rPr>
                <w:rFonts w:eastAsia="Times New Roman"/>
                <w:color w:val="000000"/>
              </w:rPr>
              <w:t>Other</w:t>
            </w:r>
          </w:p>
        </w:tc>
        <w:tc>
          <w:tcPr>
            <w:tcW w:w="3784" w:type="dxa"/>
            <w:tcBorders>
              <w:top w:val="nil"/>
              <w:left w:val="nil"/>
              <w:bottom w:val="single" w:sz="4" w:space="0" w:color="auto"/>
              <w:right w:val="single" w:sz="4" w:space="0" w:color="auto"/>
            </w:tcBorders>
            <w:shd w:val="clear" w:color="auto" w:fill="auto"/>
            <w:vAlign w:val="bottom"/>
            <w:hideMark/>
          </w:tcPr>
          <w:p w14:paraId="43BBCB5A" w14:textId="77777777" w:rsidR="00AC73A1" w:rsidRPr="00AC73A1" w:rsidRDefault="00AC73A1" w:rsidP="00AC73A1">
            <w:pPr>
              <w:rPr>
                <w:rFonts w:eastAsia="Times New Roman"/>
                <w:color w:val="000000"/>
              </w:rPr>
            </w:pPr>
            <w:r w:rsidRPr="00AC73A1">
              <w:rPr>
                <w:rFonts w:eastAsia="Times New Roman"/>
                <w:color w:val="000000"/>
              </w:rPr>
              <w:t>All other causes in Other that are not in Endocrine disorders, Genitourinary diseases, Maternal conditions, Neuropsychiatric disorders, Perinatal conditions, Substance use disorders</w:t>
            </w:r>
          </w:p>
        </w:tc>
        <w:tc>
          <w:tcPr>
            <w:tcW w:w="4196" w:type="dxa"/>
            <w:tcBorders>
              <w:top w:val="nil"/>
              <w:left w:val="nil"/>
              <w:bottom w:val="single" w:sz="4" w:space="0" w:color="auto"/>
              <w:right w:val="single" w:sz="4" w:space="0" w:color="auto"/>
            </w:tcBorders>
            <w:shd w:val="clear" w:color="auto" w:fill="auto"/>
            <w:vAlign w:val="bottom"/>
            <w:hideMark/>
          </w:tcPr>
          <w:p w14:paraId="16751922" w14:textId="77777777" w:rsidR="00AC73A1" w:rsidRPr="00AC73A1" w:rsidRDefault="00AC73A1" w:rsidP="00AC73A1">
            <w:pPr>
              <w:rPr>
                <w:rFonts w:eastAsia="Times New Roman"/>
                <w:color w:val="000000"/>
              </w:rPr>
            </w:pPr>
            <w:r w:rsidRPr="00AC73A1">
              <w:rPr>
                <w:rFonts w:eastAsia="Times New Roman"/>
                <w:color w:val="000000"/>
              </w:rPr>
              <w:t>All other causes in Other that are not in Endocrine disorders, Genitourinary diseases, Maternal conditions, Neuropsychiatric disorders, Perinatal conditions, Substance use disorders</w:t>
            </w:r>
          </w:p>
        </w:tc>
      </w:tr>
    </w:tbl>
    <w:p w14:paraId="5EFFDDED" w14:textId="4F7342D7" w:rsidR="006970AF" w:rsidRPr="00AC73A1" w:rsidRDefault="00AC73A1" w:rsidP="00A24BBA">
      <w:pPr>
        <w:spacing w:line="480" w:lineRule="auto"/>
        <w:jc w:val="both"/>
        <w:rPr>
          <w:ins w:id="319" w:author="Parks, Robbie M" w:date="2018-06-19T19:05:00Z"/>
        </w:rPr>
      </w:pPr>
      <w:r w:rsidRPr="00AC73A1">
        <w:rPr>
          <w:b/>
        </w:rPr>
        <w:t xml:space="preserve"> </w:t>
      </w:r>
      <w:ins w:id="320" w:author="Parks, Robbie M" w:date="2018-06-19T19:04:00Z">
        <w:r w:rsidR="00D67E0B" w:rsidRPr="00AC73A1">
          <w:rPr>
            <w:b/>
          </w:rPr>
          <w:t>Table 3</w:t>
        </w:r>
      </w:ins>
      <w:ins w:id="321" w:author="Parks, Robbie M" w:date="2018-06-19T19:05:00Z">
        <w:r w:rsidRPr="00AC73A1">
          <w:rPr>
            <w:b/>
          </w:rPr>
          <w:t>a</w:t>
        </w:r>
        <w:r w:rsidRPr="00AC73A1">
          <w:t>: Causes of death classification for analysis</w:t>
        </w:r>
      </w:ins>
    </w:p>
    <w:p w14:paraId="09DE3F61" w14:textId="5E441A03" w:rsidR="00EF117B" w:rsidRDefault="00EF117B">
      <w:pPr>
        <w:rPr>
          <w:ins w:id="322" w:author="Parks, Robbie M" w:date="2018-06-19T19:08:00Z"/>
        </w:rPr>
      </w:pPr>
      <w:ins w:id="323" w:author="Parks, Robbie M" w:date="2018-06-19T19:08:00Z">
        <w:r>
          <w:br w:type="page"/>
        </w:r>
      </w:ins>
    </w:p>
    <w:p w14:paraId="4272F15D" w14:textId="7E8B85BD" w:rsidR="0039492C" w:rsidRDefault="0092526A" w:rsidP="0082136F">
      <w:pPr>
        <w:spacing w:line="480" w:lineRule="auto"/>
        <w:jc w:val="both"/>
        <w:rPr>
          <w:ins w:id="324" w:author="Parks, Robbie M" w:date="2018-06-20T15:16:00Z"/>
        </w:rPr>
      </w:pPr>
      <w:commentRangeStart w:id="325"/>
      <w:ins w:id="326" w:author="Parks, Robbie M" w:date="2018-06-19T19:09:00Z">
        <w:r>
          <w:rPr>
            <w:b/>
          </w:rPr>
          <w:lastRenderedPageBreak/>
          <w:t xml:space="preserve">Table 3b: </w:t>
        </w:r>
        <w:r>
          <w:t>Causes of death classification for unintentional and intentional injuries</w:t>
        </w:r>
      </w:ins>
      <w:commentRangeEnd w:id="325"/>
      <w:ins w:id="327" w:author="Parks, Robbie M" w:date="2018-06-20T12:54:00Z">
        <w:r w:rsidR="00E71235">
          <w:rPr>
            <w:rStyle w:val="CommentReference"/>
            <w:rFonts w:asciiTheme="minorHAnsi" w:hAnsiTheme="minorHAnsi" w:cstheme="minorBidi"/>
          </w:rPr>
          <w:commentReference w:id="325"/>
        </w:r>
      </w:ins>
    </w:p>
    <w:tbl>
      <w:tblPr>
        <w:tblW w:w="5260" w:type="dxa"/>
        <w:tblLook w:val="04A0" w:firstRow="1" w:lastRow="0" w:firstColumn="1" w:lastColumn="0" w:noHBand="0" w:noVBand="1"/>
      </w:tblPr>
      <w:tblGrid>
        <w:gridCol w:w="283"/>
        <w:gridCol w:w="2096"/>
        <w:gridCol w:w="1160"/>
        <w:gridCol w:w="1860"/>
      </w:tblGrid>
      <w:tr w:rsidR="000D352A" w:rsidRPr="000D352A" w14:paraId="35597A89" w14:textId="77777777" w:rsidTr="000D352A">
        <w:trPr>
          <w:trHeight w:val="320"/>
          <w:ins w:id="328" w:author="Parks, Robbie M" w:date="2018-06-20T15:16:00Z"/>
        </w:trPr>
        <w:tc>
          <w:tcPr>
            <w:tcW w:w="224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FB6A823" w14:textId="77777777" w:rsidR="000D352A" w:rsidRPr="000D352A" w:rsidRDefault="000D352A" w:rsidP="000D352A">
            <w:pPr>
              <w:jc w:val="center"/>
              <w:rPr>
                <w:ins w:id="329" w:author="Parks, Robbie M" w:date="2018-06-20T15:16:00Z"/>
                <w:rFonts w:eastAsia="Times New Roman"/>
                <w:b/>
                <w:bCs/>
                <w:color w:val="000000"/>
              </w:rPr>
            </w:pPr>
            <w:ins w:id="330" w:author="Parks, Robbie M" w:date="2018-06-20T15:16:00Z">
              <w:r w:rsidRPr="000D352A">
                <w:rPr>
                  <w:rFonts w:eastAsia="Times New Roman"/>
                  <w:b/>
                  <w:bCs/>
                  <w:color w:val="000000"/>
                </w:rPr>
                <w:t>Cause</w:t>
              </w:r>
            </w:ins>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2D5D1996" w14:textId="77777777" w:rsidR="000D352A" w:rsidRPr="000D352A" w:rsidRDefault="000D352A" w:rsidP="000D352A">
            <w:pPr>
              <w:rPr>
                <w:ins w:id="331" w:author="Parks, Robbie M" w:date="2018-06-20T15:16:00Z"/>
                <w:rFonts w:eastAsia="Times New Roman"/>
                <w:b/>
                <w:bCs/>
                <w:color w:val="000000"/>
              </w:rPr>
            </w:pPr>
            <w:ins w:id="332" w:author="Parks, Robbie M" w:date="2018-06-20T15:16:00Z">
              <w:r w:rsidRPr="000D352A">
                <w:rPr>
                  <w:rFonts w:eastAsia="Times New Roman"/>
                  <w:b/>
                  <w:bCs/>
                  <w:color w:val="000000"/>
                </w:rPr>
                <w:t>ICD-9</w:t>
              </w:r>
            </w:ins>
          </w:p>
        </w:tc>
        <w:tc>
          <w:tcPr>
            <w:tcW w:w="1860" w:type="dxa"/>
            <w:tcBorders>
              <w:top w:val="single" w:sz="4" w:space="0" w:color="auto"/>
              <w:left w:val="nil"/>
              <w:bottom w:val="single" w:sz="4" w:space="0" w:color="auto"/>
              <w:right w:val="single" w:sz="4" w:space="0" w:color="auto"/>
            </w:tcBorders>
            <w:shd w:val="clear" w:color="auto" w:fill="auto"/>
            <w:noWrap/>
            <w:vAlign w:val="bottom"/>
            <w:hideMark/>
          </w:tcPr>
          <w:p w14:paraId="67AB6548" w14:textId="77777777" w:rsidR="000D352A" w:rsidRPr="000D352A" w:rsidRDefault="000D352A" w:rsidP="000D352A">
            <w:pPr>
              <w:rPr>
                <w:ins w:id="333" w:author="Parks, Robbie M" w:date="2018-06-20T15:16:00Z"/>
                <w:rFonts w:eastAsia="Times New Roman"/>
                <w:b/>
                <w:bCs/>
                <w:color w:val="000000"/>
              </w:rPr>
            </w:pPr>
            <w:ins w:id="334" w:author="Parks, Robbie M" w:date="2018-06-20T15:16:00Z">
              <w:r w:rsidRPr="000D352A">
                <w:rPr>
                  <w:rFonts w:eastAsia="Times New Roman"/>
                  <w:b/>
                  <w:bCs/>
                  <w:color w:val="000000"/>
                </w:rPr>
                <w:t>ICD-10</w:t>
              </w:r>
            </w:ins>
          </w:p>
        </w:tc>
      </w:tr>
      <w:tr w:rsidR="000D352A" w:rsidRPr="000D352A" w14:paraId="1F9AC7C0" w14:textId="77777777" w:rsidTr="000D352A">
        <w:trPr>
          <w:trHeight w:val="320"/>
          <w:ins w:id="335" w:author="Parks, Robbie M" w:date="2018-06-20T15:16:00Z"/>
        </w:trPr>
        <w:tc>
          <w:tcPr>
            <w:tcW w:w="22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BEAB84" w14:textId="77777777" w:rsidR="000D352A" w:rsidRPr="000D352A" w:rsidRDefault="000D352A" w:rsidP="000D352A">
            <w:pPr>
              <w:jc w:val="center"/>
              <w:rPr>
                <w:ins w:id="336" w:author="Parks, Robbie M" w:date="2018-06-20T15:16:00Z"/>
                <w:rFonts w:eastAsia="Times New Roman"/>
                <w:b/>
                <w:bCs/>
                <w:color w:val="000000"/>
              </w:rPr>
            </w:pPr>
            <w:ins w:id="337" w:author="Parks, Robbie M" w:date="2018-06-20T15:16:00Z">
              <w:r w:rsidRPr="000D352A">
                <w:rPr>
                  <w:rFonts w:eastAsia="Times New Roman"/>
                  <w:b/>
                  <w:bCs/>
                  <w:color w:val="000000"/>
                </w:rPr>
                <w:t>Injuries</w:t>
              </w:r>
            </w:ins>
          </w:p>
        </w:tc>
        <w:tc>
          <w:tcPr>
            <w:tcW w:w="1160" w:type="dxa"/>
            <w:tcBorders>
              <w:top w:val="nil"/>
              <w:left w:val="nil"/>
              <w:bottom w:val="single" w:sz="4" w:space="0" w:color="auto"/>
              <w:right w:val="single" w:sz="4" w:space="0" w:color="auto"/>
            </w:tcBorders>
            <w:shd w:val="clear" w:color="auto" w:fill="auto"/>
            <w:noWrap/>
            <w:vAlign w:val="bottom"/>
            <w:hideMark/>
          </w:tcPr>
          <w:p w14:paraId="61C6C74F" w14:textId="77777777" w:rsidR="000D352A" w:rsidRPr="000D352A" w:rsidRDefault="000D352A" w:rsidP="000D352A">
            <w:pPr>
              <w:rPr>
                <w:ins w:id="338" w:author="Parks, Robbie M" w:date="2018-06-20T15:16:00Z"/>
                <w:rFonts w:eastAsia="Times New Roman"/>
                <w:color w:val="000000"/>
              </w:rPr>
            </w:pPr>
            <w:ins w:id="339" w:author="Parks, Robbie M" w:date="2018-06-20T15:16:00Z">
              <w:r w:rsidRPr="000D352A">
                <w:rPr>
                  <w:rFonts w:eastAsia="Times New Roman"/>
                  <w:color w:val="000000"/>
                </w:rPr>
                <w:t>E800-E999</w:t>
              </w:r>
            </w:ins>
          </w:p>
        </w:tc>
        <w:tc>
          <w:tcPr>
            <w:tcW w:w="1860" w:type="dxa"/>
            <w:tcBorders>
              <w:top w:val="nil"/>
              <w:left w:val="nil"/>
              <w:bottom w:val="single" w:sz="4" w:space="0" w:color="auto"/>
              <w:right w:val="single" w:sz="4" w:space="0" w:color="auto"/>
            </w:tcBorders>
            <w:shd w:val="clear" w:color="auto" w:fill="auto"/>
            <w:noWrap/>
            <w:vAlign w:val="bottom"/>
            <w:hideMark/>
          </w:tcPr>
          <w:p w14:paraId="21D9122B" w14:textId="77777777" w:rsidR="000D352A" w:rsidRPr="000D352A" w:rsidRDefault="000D352A" w:rsidP="000D352A">
            <w:pPr>
              <w:rPr>
                <w:ins w:id="340" w:author="Parks, Robbie M" w:date="2018-06-20T15:16:00Z"/>
                <w:rFonts w:eastAsia="Times New Roman"/>
                <w:color w:val="000000"/>
              </w:rPr>
            </w:pPr>
            <w:ins w:id="341" w:author="Parks, Robbie M" w:date="2018-06-20T15:16:00Z">
              <w:r w:rsidRPr="000D352A">
                <w:rPr>
                  <w:rFonts w:eastAsia="Times New Roman"/>
                  <w:color w:val="000000"/>
                </w:rPr>
                <w:t>S00-T88, V00-V99</w:t>
              </w:r>
            </w:ins>
          </w:p>
        </w:tc>
      </w:tr>
      <w:tr w:rsidR="000D352A" w:rsidRPr="000D352A" w14:paraId="1F90675F" w14:textId="77777777" w:rsidTr="000D352A">
        <w:trPr>
          <w:trHeight w:val="320"/>
          <w:ins w:id="342" w:author="Parks, Robbie M" w:date="2018-06-20T15:16:00Z"/>
        </w:trPr>
        <w:tc>
          <w:tcPr>
            <w:tcW w:w="144" w:type="dxa"/>
            <w:tcBorders>
              <w:top w:val="nil"/>
              <w:left w:val="single" w:sz="4" w:space="0" w:color="auto"/>
              <w:bottom w:val="single" w:sz="4" w:space="0" w:color="auto"/>
              <w:right w:val="single" w:sz="4" w:space="0" w:color="auto"/>
            </w:tcBorders>
            <w:shd w:val="clear" w:color="auto" w:fill="auto"/>
            <w:noWrap/>
            <w:vAlign w:val="bottom"/>
            <w:hideMark/>
          </w:tcPr>
          <w:p w14:paraId="0FEDD935" w14:textId="77777777" w:rsidR="000D352A" w:rsidRPr="000D352A" w:rsidRDefault="000D352A" w:rsidP="000D352A">
            <w:pPr>
              <w:rPr>
                <w:ins w:id="343" w:author="Parks, Robbie M" w:date="2018-06-20T15:16:00Z"/>
                <w:rFonts w:ascii="Helvetica" w:eastAsia="Times New Roman" w:hAnsi="Helvetica"/>
                <w:color w:val="000000"/>
              </w:rPr>
            </w:pPr>
            <w:ins w:id="344" w:author="Parks, Robbie M" w:date="2018-06-20T15:16:00Z">
              <w:r w:rsidRPr="000D352A">
                <w:rPr>
                  <w:rFonts w:ascii="Helvetica" w:eastAsia="Times New Roman" w:hAnsi="Helvetica"/>
                  <w:color w:val="000000"/>
                </w:rPr>
                <w:t> </w:t>
              </w:r>
            </w:ins>
          </w:p>
        </w:tc>
        <w:tc>
          <w:tcPr>
            <w:tcW w:w="2096" w:type="dxa"/>
            <w:tcBorders>
              <w:top w:val="nil"/>
              <w:left w:val="nil"/>
              <w:bottom w:val="single" w:sz="4" w:space="0" w:color="auto"/>
              <w:right w:val="single" w:sz="4" w:space="0" w:color="auto"/>
            </w:tcBorders>
            <w:shd w:val="clear" w:color="auto" w:fill="auto"/>
            <w:noWrap/>
            <w:vAlign w:val="bottom"/>
            <w:hideMark/>
          </w:tcPr>
          <w:p w14:paraId="32B29288" w14:textId="77777777" w:rsidR="000D352A" w:rsidRPr="000D352A" w:rsidRDefault="000D352A" w:rsidP="000D352A">
            <w:pPr>
              <w:rPr>
                <w:ins w:id="345" w:author="Parks, Robbie M" w:date="2018-06-20T15:16:00Z"/>
                <w:rFonts w:eastAsia="Times New Roman"/>
                <w:b/>
                <w:bCs/>
                <w:color w:val="000000"/>
              </w:rPr>
            </w:pPr>
            <w:ins w:id="346" w:author="Parks, Robbie M" w:date="2018-06-20T15:16:00Z">
              <w:r w:rsidRPr="000D352A">
                <w:rPr>
                  <w:rFonts w:eastAsia="Times New Roman"/>
                  <w:b/>
                  <w:bCs/>
                  <w:color w:val="000000"/>
                </w:rPr>
                <w:t>Unintentional</w:t>
              </w:r>
            </w:ins>
          </w:p>
        </w:tc>
        <w:tc>
          <w:tcPr>
            <w:tcW w:w="1160" w:type="dxa"/>
            <w:tcBorders>
              <w:top w:val="nil"/>
              <w:left w:val="nil"/>
              <w:bottom w:val="single" w:sz="4" w:space="0" w:color="auto"/>
              <w:right w:val="single" w:sz="4" w:space="0" w:color="auto"/>
            </w:tcBorders>
            <w:shd w:val="clear" w:color="auto" w:fill="auto"/>
            <w:noWrap/>
            <w:vAlign w:val="bottom"/>
            <w:hideMark/>
          </w:tcPr>
          <w:p w14:paraId="07AC41CD" w14:textId="77777777" w:rsidR="000D352A" w:rsidRPr="000D352A" w:rsidRDefault="000D352A" w:rsidP="000D352A">
            <w:pPr>
              <w:rPr>
                <w:ins w:id="347" w:author="Parks, Robbie M" w:date="2018-06-20T15:16:00Z"/>
                <w:rFonts w:ascii="Helvetica" w:eastAsia="Times New Roman" w:hAnsi="Helvetica"/>
                <w:color w:val="000000"/>
              </w:rPr>
            </w:pPr>
            <w:ins w:id="348" w:author="Parks, Robbie M" w:date="2018-06-20T15:16:00Z">
              <w:r w:rsidRPr="000D352A">
                <w:rPr>
                  <w:rFonts w:ascii="Helvetica" w:eastAsia="Times New Roman" w:hAnsi="Helvetica"/>
                  <w:color w:val="000000"/>
                </w:rPr>
                <w:t> </w:t>
              </w:r>
            </w:ins>
          </w:p>
        </w:tc>
        <w:tc>
          <w:tcPr>
            <w:tcW w:w="1860" w:type="dxa"/>
            <w:tcBorders>
              <w:top w:val="nil"/>
              <w:left w:val="nil"/>
              <w:bottom w:val="single" w:sz="4" w:space="0" w:color="auto"/>
              <w:right w:val="single" w:sz="4" w:space="0" w:color="auto"/>
            </w:tcBorders>
            <w:shd w:val="clear" w:color="auto" w:fill="auto"/>
            <w:noWrap/>
            <w:vAlign w:val="bottom"/>
            <w:hideMark/>
          </w:tcPr>
          <w:p w14:paraId="76651981" w14:textId="77777777" w:rsidR="000D352A" w:rsidRPr="000D352A" w:rsidRDefault="000D352A" w:rsidP="000D352A">
            <w:pPr>
              <w:rPr>
                <w:ins w:id="349" w:author="Parks, Robbie M" w:date="2018-06-20T15:16:00Z"/>
                <w:rFonts w:ascii="Helvetica" w:eastAsia="Times New Roman" w:hAnsi="Helvetica"/>
                <w:color w:val="000000"/>
              </w:rPr>
            </w:pPr>
            <w:ins w:id="350" w:author="Parks, Robbie M" w:date="2018-06-20T15:16:00Z">
              <w:r w:rsidRPr="000D352A">
                <w:rPr>
                  <w:rFonts w:ascii="Helvetica" w:eastAsia="Times New Roman" w:hAnsi="Helvetica"/>
                  <w:color w:val="000000"/>
                </w:rPr>
                <w:t> </w:t>
              </w:r>
            </w:ins>
          </w:p>
        </w:tc>
      </w:tr>
      <w:tr w:rsidR="000D352A" w:rsidRPr="000D352A" w14:paraId="683289DA" w14:textId="77777777" w:rsidTr="000D352A">
        <w:trPr>
          <w:trHeight w:val="320"/>
          <w:ins w:id="351" w:author="Parks, Robbie M" w:date="2018-06-20T15:16:00Z"/>
        </w:trPr>
        <w:tc>
          <w:tcPr>
            <w:tcW w:w="144" w:type="dxa"/>
            <w:tcBorders>
              <w:top w:val="nil"/>
              <w:left w:val="single" w:sz="4" w:space="0" w:color="auto"/>
              <w:bottom w:val="single" w:sz="4" w:space="0" w:color="auto"/>
              <w:right w:val="single" w:sz="4" w:space="0" w:color="auto"/>
            </w:tcBorders>
            <w:shd w:val="clear" w:color="auto" w:fill="auto"/>
            <w:noWrap/>
            <w:vAlign w:val="bottom"/>
            <w:hideMark/>
          </w:tcPr>
          <w:p w14:paraId="01DA6495" w14:textId="77777777" w:rsidR="000D352A" w:rsidRPr="000D352A" w:rsidRDefault="000D352A" w:rsidP="000D352A">
            <w:pPr>
              <w:rPr>
                <w:ins w:id="352" w:author="Parks, Robbie M" w:date="2018-06-20T15:16:00Z"/>
                <w:rFonts w:ascii="Helvetica" w:eastAsia="Times New Roman" w:hAnsi="Helvetica"/>
                <w:color w:val="000000"/>
              </w:rPr>
            </w:pPr>
            <w:ins w:id="353" w:author="Parks, Robbie M" w:date="2018-06-20T15:16:00Z">
              <w:r w:rsidRPr="000D352A">
                <w:rPr>
                  <w:rFonts w:ascii="Helvetica" w:eastAsia="Times New Roman" w:hAnsi="Helvetica"/>
                  <w:color w:val="000000"/>
                </w:rPr>
                <w:t> </w:t>
              </w:r>
            </w:ins>
          </w:p>
        </w:tc>
        <w:tc>
          <w:tcPr>
            <w:tcW w:w="2096" w:type="dxa"/>
            <w:tcBorders>
              <w:top w:val="nil"/>
              <w:left w:val="nil"/>
              <w:bottom w:val="single" w:sz="4" w:space="0" w:color="auto"/>
              <w:right w:val="single" w:sz="4" w:space="0" w:color="auto"/>
            </w:tcBorders>
            <w:shd w:val="clear" w:color="auto" w:fill="auto"/>
            <w:noWrap/>
            <w:vAlign w:val="bottom"/>
            <w:hideMark/>
          </w:tcPr>
          <w:p w14:paraId="32515D08" w14:textId="77777777" w:rsidR="000D352A" w:rsidRPr="000D352A" w:rsidRDefault="000D352A" w:rsidP="000D352A">
            <w:pPr>
              <w:rPr>
                <w:ins w:id="354" w:author="Parks, Robbie M" w:date="2018-06-20T15:16:00Z"/>
                <w:rFonts w:eastAsia="Times New Roman"/>
                <w:b/>
                <w:bCs/>
                <w:color w:val="000000"/>
              </w:rPr>
            </w:pPr>
            <w:ins w:id="355" w:author="Parks, Robbie M" w:date="2018-06-20T15:16:00Z">
              <w:r w:rsidRPr="000D352A">
                <w:rPr>
                  <w:rFonts w:eastAsia="Times New Roman"/>
                  <w:b/>
                  <w:bCs/>
                  <w:color w:val="000000"/>
                </w:rPr>
                <w:t>Intentional</w:t>
              </w:r>
            </w:ins>
          </w:p>
        </w:tc>
        <w:tc>
          <w:tcPr>
            <w:tcW w:w="1160" w:type="dxa"/>
            <w:tcBorders>
              <w:top w:val="nil"/>
              <w:left w:val="nil"/>
              <w:bottom w:val="single" w:sz="4" w:space="0" w:color="auto"/>
              <w:right w:val="single" w:sz="4" w:space="0" w:color="auto"/>
            </w:tcBorders>
            <w:shd w:val="clear" w:color="auto" w:fill="auto"/>
            <w:noWrap/>
            <w:vAlign w:val="bottom"/>
            <w:hideMark/>
          </w:tcPr>
          <w:p w14:paraId="766AB886" w14:textId="77777777" w:rsidR="000D352A" w:rsidRPr="000D352A" w:rsidRDefault="000D352A" w:rsidP="000D352A">
            <w:pPr>
              <w:rPr>
                <w:ins w:id="356" w:author="Parks, Robbie M" w:date="2018-06-20T15:16:00Z"/>
                <w:rFonts w:ascii="Helvetica" w:eastAsia="Times New Roman" w:hAnsi="Helvetica"/>
                <w:color w:val="000000"/>
              </w:rPr>
            </w:pPr>
            <w:ins w:id="357" w:author="Parks, Robbie M" w:date="2018-06-20T15:16:00Z">
              <w:r w:rsidRPr="000D352A">
                <w:rPr>
                  <w:rFonts w:ascii="Helvetica" w:eastAsia="Times New Roman" w:hAnsi="Helvetica"/>
                  <w:color w:val="000000"/>
                </w:rPr>
                <w:t> </w:t>
              </w:r>
            </w:ins>
          </w:p>
        </w:tc>
        <w:tc>
          <w:tcPr>
            <w:tcW w:w="1860" w:type="dxa"/>
            <w:tcBorders>
              <w:top w:val="nil"/>
              <w:left w:val="nil"/>
              <w:bottom w:val="single" w:sz="4" w:space="0" w:color="auto"/>
              <w:right w:val="single" w:sz="4" w:space="0" w:color="auto"/>
            </w:tcBorders>
            <w:shd w:val="clear" w:color="auto" w:fill="auto"/>
            <w:noWrap/>
            <w:vAlign w:val="bottom"/>
            <w:hideMark/>
          </w:tcPr>
          <w:p w14:paraId="7735DB7F" w14:textId="77777777" w:rsidR="000D352A" w:rsidRPr="000D352A" w:rsidRDefault="000D352A" w:rsidP="000D352A">
            <w:pPr>
              <w:rPr>
                <w:ins w:id="358" w:author="Parks, Robbie M" w:date="2018-06-20T15:16:00Z"/>
                <w:rFonts w:ascii="Helvetica" w:eastAsia="Times New Roman" w:hAnsi="Helvetica"/>
                <w:color w:val="000000"/>
              </w:rPr>
            </w:pPr>
            <w:ins w:id="359" w:author="Parks, Robbie M" w:date="2018-06-20T15:16:00Z">
              <w:r w:rsidRPr="000D352A">
                <w:rPr>
                  <w:rFonts w:ascii="Helvetica" w:eastAsia="Times New Roman" w:hAnsi="Helvetica"/>
                  <w:color w:val="000000"/>
                </w:rPr>
                <w:t> </w:t>
              </w:r>
            </w:ins>
          </w:p>
        </w:tc>
      </w:tr>
    </w:tbl>
    <w:commentRangeEnd w:id="318"/>
    <w:p w14:paraId="62902550" w14:textId="10B8A26E" w:rsidR="00002775" w:rsidRPr="00BA38EF" w:rsidRDefault="00473066" w:rsidP="00BE53B4">
      <w:r>
        <w:rPr>
          <w:rStyle w:val="CommentReference"/>
          <w:rFonts w:asciiTheme="minorHAnsi" w:hAnsiTheme="minorHAnsi" w:cstheme="minorBidi"/>
          <w:lang w:eastAsia="en-US"/>
        </w:rPr>
        <w:commentReference w:id="318"/>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9" w:author="Majid" w:date="2018-06-26T12:57:00Z" w:initials="M">
    <w:p w14:paraId="48C29BBC" w14:textId="570AC7FF" w:rsidR="002542D0" w:rsidRDefault="002542D0">
      <w:pPr>
        <w:pStyle w:val="CommentText"/>
      </w:pPr>
      <w:r>
        <w:rPr>
          <w:rStyle w:val="CommentReference"/>
        </w:rPr>
        <w:annotationRef/>
      </w:r>
      <w:r>
        <w:t xml:space="preserve">too complex and in addition doesn’t </w:t>
      </w:r>
      <w:proofErr w:type="gramStart"/>
      <w:r>
        <w:t>really fit</w:t>
      </w:r>
      <w:proofErr w:type="gramEnd"/>
    </w:p>
    <w:p w14:paraId="276B3631" w14:textId="77777777" w:rsidR="002542D0" w:rsidRDefault="002542D0">
      <w:pPr>
        <w:pStyle w:val="CommentText"/>
      </w:pPr>
    </w:p>
    <w:p w14:paraId="4F93F773" w14:textId="54BA5C1D" w:rsidR="002542D0" w:rsidRDefault="002542D0">
      <w:pPr>
        <w:pStyle w:val="CommentText"/>
      </w:pPr>
      <w:r>
        <w:t>do you mean: for males, both intentional/unintentional injury deaths were seasonal?  say so or otherwise simplify</w:t>
      </w:r>
    </w:p>
  </w:comment>
  <w:comment w:id="60" w:author="Parks, Robbie M" w:date="2018-07-02T21:54:00Z" w:initials="PRM">
    <w:p w14:paraId="3460265D" w14:textId="217CADD1" w:rsidR="001C0FC7" w:rsidRDefault="001C0FC7">
      <w:pPr>
        <w:pStyle w:val="CommentText"/>
      </w:pPr>
      <w:r>
        <w:rPr>
          <w:rStyle w:val="CommentReference"/>
        </w:rPr>
        <w:annotationRef/>
      </w:r>
      <w:proofErr w:type="gramStart"/>
      <w:r>
        <w:t>Yes</w:t>
      </w:r>
      <w:proofErr w:type="gramEnd"/>
      <w:r>
        <w:t xml:space="preserve"> I’ve reworded</w:t>
      </w:r>
    </w:p>
  </w:comment>
  <w:comment w:id="85" w:author="Parks, Robbie M" w:date="2018-07-02T22:14:00Z" w:initials="PRM">
    <w:p w14:paraId="791F6E4A" w14:textId="7CE998B8" w:rsidR="00794755" w:rsidRDefault="00794755">
      <w:pPr>
        <w:pStyle w:val="CommentText"/>
      </w:pPr>
      <w:r>
        <w:rPr>
          <w:rStyle w:val="CommentReference"/>
        </w:rPr>
        <w:annotationRef/>
      </w:r>
      <w:r>
        <w:t>I’ve address</w:t>
      </w:r>
      <w:r w:rsidR="00D656EB">
        <w:t>ed</w:t>
      </w:r>
      <w:r>
        <w:t xml:space="preserve"> your comment below about generalising older ages.</w:t>
      </w:r>
    </w:p>
  </w:comment>
  <w:comment w:id="108" w:author="Majid" w:date="2018-06-26T12:57:00Z" w:initials="M">
    <w:p w14:paraId="7E0A87EE" w14:textId="0FDC32D2" w:rsidR="002542D0" w:rsidRDefault="002542D0">
      <w:pPr>
        <w:pStyle w:val="CommentText"/>
      </w:pPr>
      <w:r>
        <w:rPr>
          <w:rStyle w:val="CommentReference"/>
        </w:rPr>
        <w:annotationRef/>
      </w:r>
      <w:r>
        <w:t>discuss how much this can be generalised to older ages dying more in winter from most causes</w:t>
      </w:r>
    </w:p>
  </w:comment>
  <w:comment w:id="116" w:author="Majid" w:date="2018-06-26T12:57:00Z" w:initials="M">
    <w:p w14:paraId="09585C8B" w14:textId="2B20A1E6" w:rsidR="002542D0" w:rsidRDefault="002542D0">
      <w:pPr>
        <w:pStyle w:val="CommentText"/>
      </w:pPr>
      <w:r>
        <w:rPr>
          <w:rStyle w:val="CommentReference"/>
        </w:rPr>
        <w:annotationRef/>
      </w:r>
      <w:r>
        <w:t>discuss if we can make this broader</w:t>
      </w:r>
    </w:p>
  </w:comment>
  <w:comment w:id="146" w:author="Majid" w:date="2018-06-26T12:59:00Z" w:initials="M">
    <w:p w14:paraId="378D1CB4" w14:textId="25410FE9" w:rsidR="002542D0" w:rsidRDefault="002542D0">
      <w:pPr>
        <w:pStyle w:val="CommentText"/>
      </w:pPr>
      <w:r>
        <w:rPr>
          <w:rStyle w:val="CommentReference"/>
        </w:rPr>
        <w:annotationRef/>
      </w:r>
      <w:r>
        <w:t>discuss this specification</w:t>
      </w:r>
    </w:p>
  </w:comment>
  <w:comment w:id="162" w:author="Parks, Robbie M" w:date="2018-06-26T12:57:00Z" w:initials="PRM">
    <w:p w14:paraId="4D169113" w14:textId="25C1220A" w:rsidR="002542D0" w:rsidRDefault="002542D0">
      <w:pPr>
        <w:pStyle w:val="CommentText"/>
      </w:pPr>
      <w:r>
        <w:rPr>
          <w:rStyle w:val="CommentReference"/>
        </w:rPr>
        <w:annotationRef/>
      </w:r>
      <w:r>
        <w:t>I know we need to change this but I am cautious about doing that at this stage until Majid has a look.</w:t>
      </w:r>
    </w:p>
  </w:comment>
  <w:comment w:id="266" w:author="Ezzati, Majid" w:date="2018-06-26T21:12:00Z" w:initials="EM">
    <w:p w14:paraId="18086076" w14:textId="319967D5" w:rsidR="002542D0" w:rsidRDefault="002542D0">
      <w:pPr>
        <w:pStyle w:val="CommentText"/>
      </w:pPr>
      <w:r>
        <w:rPr>
          <w:rStyle w:val="CommentReference"/>
        </w:rPr>
        <w:annotationRef/>
      </w:r>
      <w:r>
        <w:t xml:space="preserve">???? Reword </w:t>
      </w:r>
      <w:proofErr w:type="spellStart"/>
      <w:r>
        <w:t>to p</w:t>
      </w:r>
      <w:proofErr w:type="spellEnd"/>
      <w:r>
        <w:t xml:space="preserve"> values given in comparison with white noise. In figure, instead of highlighting significant ones just to give p for each? </w:t>
      </w:r>
    </w:p>
    <w:p w14:paraId="65311B50" w14:textId="5680CD07" w:rsidR="002542D0" w:rsidRDefault="002542D0">
      <w:pPr>
        <w:pStyle w:val="CommentText"/>
      </w:pPr>
    </w:p>
    <w:p w14:paraId="26466142" w14:textId="5E5B888D" w:rsidR="002542D0" w:rsidRDefault="002542D0">
      <w:pPr>
        <w:pStyle w:val="CommentText"/>
      </w:pPr>
      <w:r>
        <w:t>To discuss</w:t>
      </w:r>
    </w:p>
  </w:comment>
  <w:comment w:id="278" w:author="Ezzati, Majid" w:date="2018-06-26T21:41:00Z" w:initials="EM">
    <w:p w14:paraId="27B8C1A0" w14:textId="120A353E" w:rsidR="002542D0" w:rsidRDefault="002542D0">
      <w:pPr>
        <w:pStyle w:val="CommentText"/>
      </w:pPr>
      <w:r>
        <w:rPr>
          <w:rStyle w:val="CommentReference"/>
        </w:rPr>
        <w:annotationRef/>
      </w:r>
      <w:r>
        <w:t>Reword following what I did</w:t>
      </w:r>
    </w:p>
  </w:comment>
  <w:comment w:id="275" w:author="Ezzati, Majid" w:date="2018-06-26T21:15:00Z" w:initials="EM">
    <w:p w14:paraId="3051C1D1" w14:textId="30163D49" w:rsidR="002542D0" w:rsidRDefault="002542D0">
      <w:pPr>
        <w:pStyle w:val="CommentText"/>
      </w:pPr>
      <w:r>
        <w:rPr>
          <w:rStyle w:val="CommentReference"/>
        </w:rPr>
        <w:annotationRef/>
      </w:r>
      <w:r>
        <w:t>To discuss if we should give the equation for this</w:t>
      </w:r>
    </w:p>
  </w:comment>
  <w:comment w:id="280" w:author="Ezzati, Majid" w:date="2018-06-26T21:44:00Z" w:initials="EM">
    <w:p w14:paraId="25B046DB" w14:textId="6BDD9BAB" w:rsidR="002542D0" w:rsidRDefault="002542D0">
      <w:pPr>
        <w:pStyle w:val="CommentText"/>
      </w:pPr>
      <w:r>
        <w:rPr>
          <w:rStyle w:val="CommentReference"/>
        </w:rPr>
        <w:annotationRef/>
      </w:r>
      <w:r>
        <w:t>To discuss</w:t>
      </w:r>
    </w:p>
  </w:comment>
  <w:comment w:id="289" w:author="Ezzati, Majid" w:date="2018-06-26T21:43:00Z" w:initials="EM">
    <w:p w14:paraId="395D3CA4" w14:textId="561C151A" w:rsidR="002542D0" w:rsidRDefault="002542D0">
      <w:pPr>
        <w:pStyle w:val="CommentText"/>
      </w:pPr>
      <w:r>
        <w:rPr>
          <w:rStyle w:val="CommentReference"/>
        </w:rPr>
        <w:annotationRef/>
      </w:r>
      <w:r>
        <w:t xml:space="preserve">Separate sentence and specific what was weighted </w:t>
      </w:r>
    </w:p>
  </w:comment>
  <w:comment w:id="281" w:author="Ezzati, Majid" w:date="2018-06-26T21:46:00Z" w:initials="EM">
    <w:p w14:paraId="6C2D3115" w14:textId="1EE7EA75" w:rsidR="002542D0" w:rsidRDefault="002542D0">
      <w:pPr>
        <w:pStyle w:val="CommentText"/>
      </w:pPr>
      <w:r>
        <w:rPr>
          <w:rStyle w:val="CommentReference"/>
        </w:rPr>
        <w:annotationRef/>
      </w:r>
      <w:r>
        <w:t>This is abstract. To discuss having a schematic that shows it</w:t>
      </w:r>
    </w:p>
  </w:comment>
  <w:comment w:id="282" w:author="Ezzati, Majid" w:date="2018-06-26T21:49:00Z" w:initials="EM">
    <w:p w14:paraId="1126774E" w14:textId="72D77D53" w:rsidR="002542D0" w:rsidRDefault="002542D0">
      <w:pPr>
        <w:pStyle w:val="CommentText"/>
      </w:pPr>
      <w:r>
        <w:rPr>
          <w:rStyle w:val="CommentReference"/>
        </w:rPr>
        <w:annotationRef/>
      </w:r>
      <w:r>
        <w:t>To discuss if this has a measure of uncertainty and if we report it</w:t>
      </w:r>
    </w:p>
  </w:comment>
  <w:comment w:id="298" w:author="umahx99" w:date="2018-06-26T12:57:00Z" w:initials="u">
    <w:p w14:paraId="03A5EECE" w14:textId="77777777" w:rsidR="002542D0" w:rsidRDefault="002542D0" w:rsidP="00D74F62">
      <w:pPr>
        <w:pStyle w:val="CommentText"/>
      </w:pPr>
      <w:r>
        <w:rPr>
          <w:rStyle w:val="CommentReference"/>
        </w:rPr>
        <w:annotationRef/>
      </w:r>
      <w:r>
        <w:t xml:space="preserve">Is this a </w:t>
      </w:r>
      <w:proofErr w:type="spellStart"/>
      <w:r>
        <w:t>grnerally</w:t>
      </w:r>
      <w:proofErr w:type="spellEnd"/>
      <w:r>
        <w:t xml:space="preserve"> used term?</w:t>
      </w:r>
    </w:p>
    <w:p w14:paraId="0FC6FA3A" w14:textId="77777777" w:rsidR="002542D0" w:rsidRDefault="002542D0" w:rsidP="00D74F62">
      <w:pPr>
        <w:pStyle w:val="CommentText"/>
      </w:pPr>
    </w:p>
  </w:comment>
  <w:comment w:id="299" w:author="umahx99" w:date="2018-06-26T12:57:00Z" w:initials="u">
    <w:p w14:paraId="5F7A4F0C" w14:textId="77777777" w:rsidR="002542D0" w:rsidRDefault="002542D0" w:rsidP="00D74F62">
      <w:pPr>
        <w:pStyle w:val="CommentText"/>
      </w:pPr>
      <w:r>
        <w:rPr>
          <w:rStyle w:val="CommentReference"/>
        </w:rPr>
        <w:annotationRef/>
      </w:r>
      <w:r>
        <w:t xml:space="preserve">If we are including this </w:t>
      </w:r>
      <w:proofErr w:type="gramStart"/>
      <w:r>
        <w:t>statement</w:t>
      </w:r>
      <w:proofErr w:type="gramEnd"/>
      <w:r>
        <w:t xml:space="preserve"> then we need to establish if the series is stationary. </w:t>
      </w:r>
    </w:p>
    <w:p w14:paraId="7237603D" w14:textId="77777777" w:rsidR="002542D0" w:rsidRDefault="002542D0" w:rsidP="00D74F62">
      <w:pPr>
        <w:pStyle w:val="CommentText"/>
      </w:pPr>
      <w:r>
        <w:t>Or have you already done that?</w:t>
      </w:r>
    </w:p>
  </w:comment>
  <w:comment w:id="325" w:author="Parks, Robbie M" w:date="2018-06-26T12:57:00Z" w:initials="PRM">
    <w:p w14:paraId="065EFC45" w14:textId="0B999255" w:rsidR="002542D0" w:rsidRDefault="002542D0">
      <w:pPr>
        <w:pStyle w:val="CommentText"/>
      </w:pPr>
      <w:r>
        <w:rPr>
          <w:rStyle w:val="CommentReference"/>
        </w:rPr>
        <w:annotationRef/>
      </w:r>
      <w:r>
        <w:t>I will fill this in but it’s a nightmare to format so I’m leaving it out for now.</w:t>
      </w:r>
    </w:p>
  </w:comment>
  <w:comment w:id="318" w:author="Ezzati, Majid" w:date="2018-06-26T22:01:00Z" w:initials="EM">
    <w:p w14:paraId="09FFC8D1" w14:textId="5F9EDF1D" w:rsidR="002542D0" w:rsidRDefault="002542D0">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F93F773" w15:done="0"/>
  <w15:commentEx w15:paraId="3460265D" w15:paraIdParent="4F93F773" w15:done="0"/>
  <w15:commentEx w15:paraId="791F6E4A" w15:done="0"/>
  <w15:commentEx w15:paraId="7E0A87EE" w15:done="0"/>
  <w15:commentEx w15:paraId="09585C8B" w15:done="0"/>
  <w15:commentEx w15:paraId="378D1CB4" w15:done="0"/>
  <w15:commentEx w15:paraId="4D169113" w15:done="0"/>
  <w15:commentEx w15:paraId="26466142" w15:done="0"/>
  <w15:commentEx w15:paraId="27B8C1A0" w15:done="0"/>
  <w15:commentEx w15:paraId="3051C1D1" w15:done="0"/>
  <w15:commentEx w15:paraId="25B046DB" w15:done="0"/>
  <w15:commentEx w15:paraId="395D3CA4" w15:done="0"/>
  <w15:commentEx w15:paraId="6C2D3115" w15:done="0"/>
  <w15:commentEx w15:paraId="1126774E" w15:done="0"/>
  <w15:commentEx w15:paraId="0FC6FA3A" w15:done="0"/>
  <w15:commentEx w15:paraId="7237603D" w15:done="0"/>
  <w15:commentEx w15:paraId="065EFC45" w15:done="0"/>
  <w15:commentEx w15:paraId="09FFC8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5C65A5" w14:textId="77777777" w:rsidR="00BA16D7" w:rsidRDefault="00BA16D7">
      <w:r>
        <w:separator/>
      </w:r>
    </w:p>
  </w:endnote>
  <w:endnote w:type="continuationSeparator" w:id="0">
    <w:p w14:paraId="7075F243" w14:textId="77777777" w:rsidR="00BA16D7" w:rsidRDefault="00BA1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2542D0" w:rsidRDefault="002542D0"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2542D0" w:rsidRDefault="002542D0"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3B3AD047" w:rsidR="002542D0" w:rsidRDefault="002542D0"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24A8E">
      <w:rPr>
        <w:rStyle w:val="PageNumber"/>
        <w:noProof/>
      </w:rPr>
      <w:t>4</w:t>
    </w:r>
    <w:r>
      <w:rPr>
        <w:rStyle w:val="PageNumber"/>
      </w:rPr>
      <w:fldChar w:fldCharType="end"/>
    </w:r>
  </w:p>
  <w:p w14:paraId="3F8F309C" w14:textId="77777777" w:rsidR="002542D0" w:rsidRDefault="002542D0"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B9F4BD" w14:textId="77777777" w:rsidR="00BA16D7" w:rsidRDefault="00BA16D7">
      <w:r>
        <w:separator/>
      </w:r>
    </w:p>
  </w:footnote>
  <w:footnote w:type="continuationSeparator" w:id="0">
    <w:p w14:paraId="5EF216F4" w14:textId="77777777" w:rsidR="00BA16D7" w:rsidRDefault="00BA16D7">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7"/>
  <w:proofState w:spelling="clean" w:grammar="clean"/>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11F3"/>
    <w:rsid w:val="00001E52"/>
    <w:rsid w:val="00002775"/>
    <w:rsid w:val="00003248"/>
    <w:rsid w:val="00004649"/>
    <w:rsid w:val="00005B06"/>
    <w:rsid w:val="00010088"/>
    <w:rsid w:val="00011599"/>
    <w:rsid w:val="00012568"/>
    <w:rsid w:val="000126AB"/>
    <w:rsid w:val="000156AA"/>
    <w:rsid w:val="00016C20"/>
    <w:rsid w:val="000171E9"/>
    <w:rsid w:val="00020A32"/>
    <w:rsid w:val="000210D1"/>
    <w:rsid w:val="00023586"/>
    <w:rsid w:val="0002552E"/>
    <w:rsid w:val="00025DE6"/>
    <w:rsid w:val="00033C40"/>
    <w:rsid w:val="000341A7"/>
    <w:rsid w:val="00035017"/>
    <w:rsid w:val="0003657E"/>
    <w:rsid w:val="00037CC3"/>
    <w:rsid w:val="00040FE5"/>
    <w:rsid w:val="0004316E"/>
    <w:rsid w:val="0004612A"/>
    <w:rsid w:val="00047456"/>
    <w:rsid w:val="00050A3D"/>
    <w:rsid w:val="00053419"/>
    <w:rsid w:val="00054EEF"/>
    <w:rsid w:val="000559D5"/>
    <w:rsid w:val="00057B55"/>
    <w:rsid w:val="0006004E"/>
    <w:rsid w:val="00061E82"/>
    <w:rsid w:val="00066C53"/>
    <w:rsid w:val="00070EF4"/>
    <w:rsid w:val="000711BB"/>
    <w:rsid w:val="00071653"/>
    <w:rsid w:val="00072F64"/>
    <w:rsid w:val="00077D09"/>
    <w:rsid w:val="000826AA"/>
    <w:rsid w:val="00082769"/>
    <w:rsid w:val="0008287A"/>
    <w:rsid w:val="00082E19"/>
    <w:rsid w:val="0008315C"/>
    <w:rsid w:val="00084F55"/>
    <w:rsid w:val="000855D2"/>
    <w:rsid w:val="0009134D"/>
    <w:rsid w:val="0009224B"/>
    <w:rsid w:val="000A0AFB"/>
    <w:rsid w:val="000A0CBB"/>
    <w:rsid w:val="000A0E7F"/>
    <w:rsid w:val="000A4138"/>
    <w:rsid w:val="000B0D4A"/>
    <w:rsid w:val="000B343F"/>
    <w:rsid w:val="000B43B6"/>
    <w:rsid w:val="000B49C7"/>
    <w:rsid w:val="000B4CE3"/>
    <w:rsid w:val="000B6495"/>
    <w:rsid w:val="000B68AC"/>
    <w:rsid w:val="000B7625"/>
    <w:rsid w:val="000C12A0"/>
    <w:rsid w:val="000C19A1"/>
    <w:rsid w:val="000C2752"/>
    <w:rsid w:val="000C576A"/>
    <w:rsid w:val="000C6C91"/>
    <w:rsid w:val="000C6ED9"/>
    <w:rsid w:val="000C7277"/>
    <w:rsid w:val="000D08C2"/>
    <w:rsid w:val="000D352A"/>
    <w:rsid w:val="000D4F95"/>
    <w:rsid w:val="000D5BA9"/>
    <w:rsid w:val="000D6410"/>
    <w:rsid w:val="000E0177"/>
    <w:rsid w:val="000E19E2"/>
    <w:rsid w:val="000E1B1B"/>
    <w:rsid w:val="000E2CF4"/>
    <w:rsid w:val="000E3486"/>
    <w:rsid w:val="000E3A7A"/>
    <w:rsid w:val="000E5F6C"/>
    <w:rsid w:val="000E6B25"/>
    <w:rsid w:val="000E7E2F"/>
    <w:rsid w:val="000F5812"/>
    <w:rsid w:val="000F58BA"/>
    <w:rsid w:val="000F5BDA"/>
    <w:rsid w:val="000F5E5D"/>
    <w:rsid w:val="001000EB"/>
    <w:rsid w:val="0010072E"/>
    <w:rsid w:val="00101234"/>
    <w:rsid w:val="00101D00"/>
    <w:rsid w:val="001029FD"/>
    <w:rsid w:val="00103132"/>
    <w:rsid w:val="001073C5"/>
    <w:rsid w:val="00111621"/>
    <w:rsid w:val="00115046"/>
    <w:rsid w:val="001153F6"/>
    <w:rsid w:val="00115F35"/>
    <w:rsid w:val="001163FE"/>
    <w:rsid w:val="00122E71"/>
    <w:rsid w:val="00123104"/>
    <w:rsid w:val="00124A8E"/>
    <w:rsid w:val="00126DD9"/>
    <w:rsid w:val="00131404"/>
    <w:rsid w:val="00132C6C"/>
    <w:rsid w:val="00133606"/>
    <w:rsid w:val="00134C6D"/>
    <w:rsid w:val="00136E85"/>
    <w:rsid w:val="001407BB"/>
    <w:rsid w:val="0014242B"/>
    <w:rsid w:val="00142A44"/>
    <w:rsid w:val="001435DE"/>
    <w:rsid w:val="00143F59"/>
    <w:rsid w:val="0015398F"/>
    <w:rsid w:val="00156FC7"/>
    <w:rsid w:val="00160598"/>
    <w:rsid w:val="001608FF"/>
    <w:rsid w:val="00161E98"/>
    <w:rsid w:val="0016206E"/>
    <w:rsid w:val="00162EC4"/>
    <w:rsid w:val="00163AC8"/>
    <w:rsid w:val="00165260"/>
    <w:rsid w:val="0016605A"/>
    <w:rsid w:val="00166A52"/>
    <w:rsid w:val="00167563"/>
    <w:rsid w:val="001678F7"/>
    <w:rsid w:val="001704F4"/>
    <w:rsid w:val="00172987"/>
    <w:rsid w:val="00175269"/>
    <w:rsid w:val="00175CB9"/>
    <w:rsid w:val="00180945"/>
    <w:rsid w:val="00181294"/>
    <w:rsid w:val="00182421"/>
    <w:rsid w:val="00182928"/>
    <w:rsid w:val="00183090"/>
    <w:rsid w:val="001853D0"/>
    <w:rsid w:val="001913A5"/>
    <w:rsid w:val="0019228F"/>
    <w:rsid w:val="001925D8"/>
    <w:rsid w:val="0019272E"/>
    <w:rsid w:val="00194CDD"/>
    <w:rsid w:val="00196C4A"/>
    <w:rsid w:val="001A017E"/>
    <w:rsid w:val="001A0673"/>
    <w:rsid w:val="001A0887"/>
    <w:rsid w:val="001A0CB6"/>
    <w:rsid w:val="001A0F81"/>
    <w:rsid w:val="001A1C85"/>
    <w:rsid w:val="001A1F00"/>
    <w:rsid w:val="001A3870"/>
    <w:rsid w:val="001A3DE2"/>
    <w:rsid w:val="001A4537"/>
    <w:rsid w:val="001A477E"/>
    <w:rsid w:val="001A5AD8"/>
    <w:rsid w:val="001A6909"/>
    <w:rsid w:val="001A7900"/>
    <w:rsid w:val="001A7A93"/>
    <w:rsid w:val="001A7DC8"/>
    <w:rsid w:val="001B0BA7"/>
    <w:rsid w:val="001B23D1"/>
    <w:rsid w:val="001B3247"/>
    <w:rsid w:val="001B44B8"/>
    <w:rsid w:val="001B5B91"/>
    <w:rsid w:val="001B7DA5"/>
    <w:rsid w:val="001C0102"/>
    <w:rsid w:val="001C049B"/>
    <w:rsid w:val="001C0DFD"/>
    <w:rsid w:val="001C0EFF"/>
    <w:rsid w:val="001C0FC7"/>
    <w:rsid w:val="001C2F97"/>
    <w:rsid w:val="001C3C8D"/>
    <w:rsid w:val="001C613C"/>
    <w:rsid w:val="001C6F5C"/>
    <w:rsid w:val="001D05D2"/>
    <w:rsid w:val="001D0836"/>
    <w:rsid w:val="001D0F84"/>
    <w:rsid w:val="001D36DD"/>
    <w:rsid w:val="001D5CBD"/>
    <w:rsid w:val="001D78FC"/>
    <w:rsid w:val="001D7BA9"/>
    <w:rsid w:val="001E02CF"/>
    <w:rsid w:val="001E0A6F"/>
    <w:rsid w:val="001E4AF8"/>
    <w:rsid w:val="001E4DA9"/>
    <w:rsid w:val="001E577E"/>
    <w:rsid w:val="001E7CED"/>
    <w:rsid w:val="001F03E7"/>
    <w:rsid w:val="001F0FFF"/>
    <w:rsid w:val="001F3D58"/>
    <w:rsid w:val="00200B4D"/>
    <w:rsid w:val="002015BB"/>
    <w:rsid w:val="00205191"/>
    <w:rsid w:val="002061AD"/>
    <w:rsid w:val="00214C19"/>
    <w:rsid w:val="002166AE"/>
    <w:rsid w:val="00217F61"/>
    <w:rsid w:val="00220C4B"/>
    <w:rsid w:val="002231AC"/>
    <w:rsid w:val="00225C47"/>
    <w:rsid w:val="002317EC"/>
    <w:rsid w:val="00232074"/>
    <w:rsid w:val="00235CE2"/>
    <w:rsid w:val="00236AF3"/>
    <w:rsid w:val="00241EFC"/>
    <w:rsid w:val="002452E3"/>
    <w:rsid w:val="002542D0"/>
    <w:rsid w:val="00260281"/>
    <w:rsid w:val="0026033D"/>
    <w:rsid w:val="00260B02"/>
    <w:rsid w:val="00263A68"/>
    <w:rsid w:val="0026410C"/>
    <w:rsid w:val="002648C8"/>
    <w:rsid w:val="00265FE4"/>
    <w:rsid w:val="002662B1"/>
    <w:rsid w:val="00271614"/>
    <w:rsid w:val="00272705"/>
    <w:rsid w:val="002734E8"/>
    <w:rsid w:val="00275889"/>
    <w:rsid w:val="00283502"/>
    <w:rsid w:val="002867D8"/>
    <w:rsid w:val="002877D1"/>
    <w:rsid w:val="0029208D"/>
    <w:rsid w:val="002931FC"/>
    <w:rsid w:val="002946F4"/>
    <w:rsid w:val="00294A3F"/>
    <w:rsid w:val="00294C9B"/>
    <w:rsid w:val="00296101"/>
    <w:rsid w:val="00296A5E"/>
    <w:rsid w:val="002A4569"/>
    <w:rsid w:val="002A4A3A"/>
    <w:rsid w:val="002A7FE4"/>
    <w:rsid w:val="002B0AB2"/>
    <w:rsid w:val="002B2295"/>
    <w:rsid w:val="002B3737"/>
    <w:rsid w:val="002B5E66"/>
    <w:rsid w:val="002B60AA"/>
    <w:rsid w:val="002C1A7D"/>
    <w:rsid w:val="002C2993"/>
    <w:rsid w:val="002C33D5"/>
    <w:rsid w:val="002D0212"/>
    <w:rsid w:val="002D1F5C"/>
    <w:rsid w:val="002D5558"/>
    <w:rsid w:val="002D5F29"/>
    <w:rsid w:val="002D7549"/>
    <w:rsid w:val="002E005E"/>
    <w:rsid w:val="002E0DC3"/>
    <w:rsid w:val="002E20B6"/>
    <w:rsid w:val="002F0EE2"/>
    <w:rsid w:val="002F1C09"/>
    <w:rsid w:val="002F2133"/>
    <w:rsid w:val="002F4DC5"/>
    <w:rsid w:val="002F6B9A"/>
    <w:rsid w:val="003026D8"/>
    <w:rsid w:val="00306685"/>
    <w:rsid w:val="00310C35"/>
    <w:rsid w:val="00310E0C"/>
    <w:rsid w:val="003110FD"/>
    <w:rsid w:val="00315BE6"/>
    <w:rsid w:val="00320003"/>
    <w:rsid w:val="003206D2"/>
    <w:rsid w:val="0032227A"/>
    <w:rsid w:val="00325BCE"/>
    <w:rsid w:val="00325E17"/>
    <w:rsid w:val="00326FD0"/>
    <w:rsid w:val="00332CF8"/>
    <w:rsid w:val="00333321"/>
    <w:rsid w:val="003339E3"/>
    <w:rsid w:val="00333CA8"/>
    <w:rsid w:val="0033413A"/>
    <w:rsid w:val="003377A4"/>
    <w:rsid w:val="003406C1"/>
    <w:rsid w:val="00340A68"/>
    <w:rsid w:val="00340C26"/>
    <w:rsid w:val="00341373"/>
    <w:rsid w:val="003430BD"/>
    <w:rsid w:val="003452E0"/>
    <w:rsid w:val="003453DE"/>
    <w:rsid w:val="00346839"/>
    <w:rsid w:val="00346CE7"/>
    <w:rsid w:val="0035394F"/>
    <w:rsid w:val="00353A6E"/>
    <w:rsid w:val="00354320"/>
    <w:rsid w:val="0035630E"/>
    <w:rsid w:val="003572E4"/>
    <w:rsid w:val="00357AC1"/>
    <w:rsid w:val="00360B44"/>
    <w:rsid w:val="00362019"/>
    <w:rsid w:val="0036381E"/>
    <w:rsid w:val="003649EA"/>
    <w:rsid w:val="00365ECB"/>
    <w:rsid w:val="003664F1"/>
    <w:rsid w:val="00373FD7"/>
    <w:rsid w:val="00377A68"/>
    <w:rsid w:val="0038389B"/>
    <w:rsid w:val="00384D1E"/>
    <w:rsid w:val="00385CAD"/>
    <w:rsid w:val="00386081"/>
    <w:rsid w:val="00387B37"/>
    <w:rsid w:val="00393385"/>
    <w:rsid w:val="00394197"/>
    <w:rsid w:val="0039492C"/>
    <w:rsid w:val="0039751B"/>
    <w:rsid w:val="003A23C3"/>
    <w:rsid w:val="003A3A3F"/>
    <w:rsid w:val="003B0BAF"/>
    <w:rsid w:val="003B0DF1"/>
    <w:rsid w:val="003B214A"/>
    <w:rsid w:val="003B2BCB"/>
    <w:rsid w:val="003B5AA4"/>
    <w:rsid w:val="003B60EB"/>
    <w:rsid w:val="003B784F"/>
    <w:rsid w:val="003C0D6B"/>
    <w:rsid w:val="003C153C"/>
    <w:rsid w:val="003C1EB9"/>
    <w:rsid w:val="003C32A1"/>
    <w:rsid w:val="003C3886"/>
    <w:rsid w:val="003D394A"/>
    <w:rsid w:val="003D6280"/>
    <w:rsid w:val="003D6587"/>
    <w:rsid w:val="003E060B"/>
    <w:rsid w:val="003E1F81"/>
    <w:rsid w:val="003E213C"/>
    <w:rsid w:val="003E6E8C"/>
    <w:rsid w:val="003E7BB5"/>
    <w:rsid w:val="003F029F"/>
    <w:rsid w:val="003F22B3"/>
    <w:rsid w:val="003F4581"/>
    <w:rsid w:val="003F5EC1"/>
    <w:rsid w:val="00400938"/>
    <w:rsid w:val="00400D63"/>
    <w:rsid w:val="0040151C"/>
    <w:rsid w:val="004018CB"/>
    <w:rsid w:val="00402922"/>
    <w:rsid w:val="00402D6F"/>
    <w:rsid w:val="0040449F"/>
    <w:rsid w:val="004055C0"/>
    <w:rsid w:val="0041155C"/>
    <w:rsid w:val="004115F7"/>
    <w:rsid w:val="004116D2"/>
    <w:rsid w:val="00413B5E"/>
    <w:rsid w:val="00415980"/>
    <w:rsid w:val="00417354"/>
    <w:rsid w:val="00421068"/>
    <w:rsid w:val="00421105"/>
    <w:rsid w:val="0042218D"/>
    <w:rsid w:val="004243A2"/>
    <w:rsid w:val="004258D7"/>
    <w:rsid w:val="004273F1"/>
    <w:rsid w:val="004331B4"/>
    <w:rsid w:val="00433EDB"/>
    <w:rsid w:val="004344EB"/>
    <w:rsid w:val="00434598"/>
    <w:rsid w:val="004350FA"/>
    <w:rsid w:val="0043780C"/>
    <w:rsid w:val="00440599"/>
    <w:rsid w:val="00441B14"/>
    <w:rsid w:val="00442BEF"/>
    <w:rsid w:val="00445D94"/>
    <w:rsid w:val="004475C0"/>
    <w:rsid w:val="0044771A"/>
    <w:rsid w:val="004508FE"/>
    <w:rsid w:val="004530DD"/>
    <w:rsid w:val="00453D93"/>
    <w:rsid w:val="00455623"/>
    <w:rsid w:val="00456632"/>
    <w:rsid w:val="004566E5"/>
    <w:rsid w:val="00457A51"/>
    <w:rsid w:val="0046173B"/>
    <w:rsid w:val="00464C54"/>
    <w:rsid w:val="00465E33"/>
    <w:rsid w:val="004664CB"/>
    <w:rsid w:val="00466D5F"/>
    <w:rsid w:val="00467F6E"/>
    <w:rsid w:val="004717CE"/>
    <w:rsid w:val="00473066"/>
    <w:rsid w:val="00473A34"/>
    <w:rsid w:val="00474BAB"/>
    <w:rsid w:val="00475674"/>
    <w:rsid w:val="0047597D"/>
    <w:rsid w:val="00476FC9"/>
    <w:rsid w:val="00480AE7"/>
    <w:rsid w:val="004817FA"/>
    <w:rsid w:val="004835CF"/>
    <w:rsid w:val="00485D14"/>
    <w:rsid w:val="004873B6"/>
    <w:rsid w:val="00487E60"/>
    <w:rsid w:val="00490EB4"/>
    <w:rsid w:val="004926F3"/>
    <w:rsid w:val="004960EA"/>
    <w:rsid w:val="004A0060"/>
    <w:rsid w:val="004A1538"/>
    <w:rsid w:val="004A39AD"/>
    <w:rsid w:val="004A469F"/>
    <w:rsid w:val="004A5074"/>
    <w:rsid w:val="004A5369"/>
    <w:rsid w:val="004B1D5A"/>
    <w:rsid w:val="004B1D6B"/>
    <w:rsid w:val="004B374F"/>
    <w:rsid w:val="004B3808"/>
    <w:rsid w:val="004B3A3B"/>
    <w:rsid w:val="004B4A30"/>
    <w:rsid w:val="004B654D"/>
    <w:rsid w:val="004C1040"/>
    <w:rsid w:val="004C165E"/>
    <w:rsid w:val="004C2CEE"/>
    <w:rsid w:val="004C3449"/>
    <w:rsid w:val="004C4C80"/>
    <w:rsid w:val="004C546E"/>
    <w:rsid w:val="004D0817"/>
    <w:rsid w:val="004D273F"/>
    <w:rsid w:val="004D2BCA"/>
    <w:rsid w:val="004D6279"/>
    <w:rsid w:val="004D74DC"/>
    <w:rsid w:val="004E008C"/>
    <w:rsid w:val="004E461D"/>
    <w:rsid w:val="004E5CD1"/>
    <w:rsid w:val="004E69CB"/>
    <w:rsid w:val="004E72FD"/>
    <w:rsid w:val="004E75ED"/>
    <w:rsid w:val="004F1CE2"/>
    <w:rsid w:val="004F2FDD"/>
    <w:rsid w:val="004F404D"/>
    <w:rsid w:val="004F60F9"/>
    <w:rsid w:val="004F7FD8"/>
    <w:rsid w:val="005028B3"/>
    <w:rsid w:val="00504124"/>
    <w:rsid w:val="00506AF4"/>
    <w:rsid w:val="0051013D"/>
    <w:rsid w:val="00511176"/>
    <w:rsid w:val="00511306"/>
    <w:rsid w:val="005130C5"/>
    <w:rsid w:val="00520468"/>
    <w:rsid w:val="0052436F"/>
    <w:rsid w:val="0053029A"/>
    <w:rsid w:val="0053237F"/>
    <w:rsid w:val="00532941"/>
    <w:rsid w:val="00534B47"/>
    <w:rsid w:val="005376F7"/>
    <w:rsid w:val="00541914"/>
    <w:rsid w:val="00544156"/>
    <w:rsid w:val="005450E2"/>
    <w:rsid w:val="00545E85"/>
    <w:rsid w:val="00545E92"/>
    <w:rsid w:val="00553A6D"/>
    <w:rsid w:val="00555D5B"/>
    <w:rsid w:val="00555DCE"/>
    <w:rsid w:val="005604F3"/>
    <w:rsid w:val="005612F0"/>
    <w:rsid w:val="0056225E"/>
    <w:rsid w:val="0056316D"/>
    <w:rsid w:val="0056369A"/>
    <w:rsid w:val="00565921"/>
    <w:rsid w:val="00565B41"/>
    <w:rsid w:val="00567BA7"/>
    <w:rsid w:val="00567E9C"/>
    <w:rsid w:val="0057621B"/>
    <w:rsid w:val="00576746"/>
    <w:rsid w:val="00576EFD"/>
    <w:rsid w:val="005773A8"/>
    <w:rsid w:val="00577BB1"/>
    <w:rsid w:val="00577D56"/>
    <w:rsid w:val="00577DE0"/>
    <w:rsid w:val="005866BD"/>
    <w:rsid w:val="005872C8"/>
    <w:rsid w:val="005872FC"/>
    <w:rsid w:val="00590032"/>
    <w:rsid w:val="005902F2"/>
    <w:rsid w:val="00592119"/>
    <w:rsid w:val="00592638"/>
    <w:rsid w:val="00592BE6"/>
    <w:rsid w:val="0059341A"/>
    <w:rsid w:val="00593EAA"/>
    <w:rsid w:val="0059624C"/>
    <w:rsid w:val="005A07C4"/>
    <w:rsid w:val="005A20BA"/>
    <w:rsid w:val="005A76F0"/>
    <w:rsid w:val="005B03DF"/>
    <w:rsid w:val="005B0742"/>
    <w:rsid w:val="005B1D45"/>
    <w:rsid w:val="005B2FA0"/>
    <w:rsid w:val="005B5156"/>
    <w:rsid w:val="005B5C70"/>
    <w:rsid w:val="005B6397"/>
    <w:rsid w:val="005B67C9"/>
    <w:rsid w:val="005B6A1B"/>
    <w:rsid w:val="005B7C1A"/>
    <w:rsid w:val="005C0164"/>
    <w:rsid w:val="005C0A96"/>
    <w:rsid w:val="005C2851"/>
    <w:rsid w:val="005C6D9A"/>
    <w:rsid w:val="005C7E19"/>
    <w:rsid w:val="005D22AA"/>
    <w:rsid w:val="005D244E"/>
    <w:rsid w:val="005D5B83"/>
    <w:rsid w:val="005E05E1"/>
    <w:rsid w:val="005E3C3F"/>
    <w:rsid w:val="005E4F95"/>
    <w:rsid w:val="005F06A5"/>
    <w:rsid w:val="005F0F34"/>
    <w:rsid w:val="005F1013"/>
    <w:rsid w:val="005F4447"/>
    <w:rsid w:val="005F50AC"/>
    <w:rsid w:val="00601585"/>
    <w:rsid w:val="00602D21"/>
    <w:rsid w:val="00603617"/>
    <w:rsid w:val="00604288"/>
    <w:rsid w:val="00604A42"/>
    <w:rsid w:val="00610C00"/>
    <w:rsid w:val="006112BC"/>
    <w:rsid w:val="00611D70"/>
    <w:rsid w:val="00611ED8"/>
    <w:rsid w:val="006124E6"/>
    <w:rsid w:val="00614B7D"/>
    <w:rsid w:val="00614D92"/>
    <w:rsid w:val="00615328"/>
    <w:rsid w:val="00617238"/>
    <w:rsid w:val="006177C5"/>
    <w:rsid w:val="00621BB6"/>
    <w:rsid w:val="00624902"/>
    <w:rsid w:val="00625BF6"/>
    <w:rsid w:val="0062759F"/>
    <w:rsid w:val="00635195"/>
    <w:rsid w:val="0063646E"/>
    <w:rsid w:val="006412F8"/>
    <w:rsid w:val="00641AF0"/>
    <w:rsid w:val="00641FFF"/>
    <w:rsid w:val="00643A32"/>
    <w:rsid w:val="006441C9"/>
    <w:rsid w:val="006445F8"/>
    <w:rsid w:val="00650609"/>
    <w:rsid w:val="00652AC7"/>
    <w:rsid w:val="00654669"/>
    <w:rsid w:val="00656CF3"/>
    <w:rsid w:val="006630ED"/>
    <w:rsid w:val="006633AD"/>
    <w:rsid w:val="00665B8F"/>
    <w:rsid w:val="00673416"/>
    <w:rsid w:val="0067689E"/>
    <w:rsid w:val="0067703F"/>
    <w:rsid w:val="006825A7"/>
    <w:rsid w:val="00684488"/>
    <w:rsid w:val="00690402"/>
    <w:rsid w:val="006934E5"/>
    <w:rsid w:val="006939C1"/>
    <w:rsid w:val="006959B5"/>
    <w:rsid w:val="00696DE7"/>
    <w:rsid w:val="006970AF"/>
    <w:rsid w:val="00697F11"/>
    <w:rsid w:val="006A5B04"/>
    <w:rsid w:val="006A63D8"/>
    <w:rsid w:val="006A677D"/>
    <w:rsid w:val="006B04D0"/>
    <w:rsid w:val="006B277C"/>
    <w:rsid w:val="006B2CBD"/>
    <w:rsid w:val="006B3776"/>
    <w:rsid w:val="006B4F92"/>
    <w:rsid w:val="006B55AC"/>
    <w:rsid w:val="006C147D"/>
    <w:rsid w:val="006C3DA1"/>
    <w:rsid w:val="006C41B5"/>
    <w:rsid w:val="006C50E6"/>
    <w:rsid w:val="006C70DC"/>
    <w:rsid w:val="006D0249"/>
    <w:rsid w:val="006D29DE"/>
    <w:rsid w:val="006D3FE2"/>
    <w:rsid w:val="006D5AA9"/>
    <w:rsid w:val="006D62B8"/>
    <w:rsid w:val="006D68AA"/>
    <w:rsid w:val="006D6F45"/>
    <w:rsid w:val="006E0E6B"/>
    <w:rsid w:val="006E202B"/>
    <w:rsid w:val="006E3DFC"/>
    <w:rsid w:val="006E4523"/>
    <w:rsid w:val="006E585E"/>
    <w:rsid w:val="006E58C4"/>
    <w:rsid w:val="006E5AD1"/>
    <w:rsid w:val="006E6E0D"/>
    <w:rsid w:val="006E70EA"/>
    <w:rsid w:val="006E7432"/>
    <w:rsid w:val="006E7853"/>
    <w:rsid w:val="006F07EC"/>
    <w:rsid w:val="006F12E4"/>
    <w:rsid w:val="006F25A2"/>
    <w:rsid w:val="006F348A"/>
    <w:rsid w:val="006F382C"/>
    <w:rsid w:val="006F3E63"/>
    <w:rsid w:val="006F4CA6"/>
    <w:rsid w:val="006F59ED"/>
    <w:rsid w:val="006F78C7"/>
    <w:rsid w:val="00702978"/>
    <w:rsid w:val="00704498"/>
    <w:rsid w:val="00704ACF"/>
    <w:rsid w:val="00706154"/>
    <w:rsid w:val="00706BDB"/>
    <w:rsid w:val="00707E3F"/>
    <w:rsid w:val="0071242A"/>
    <w:rsid w:val="00712E39"/>
    <w:rsid w:val="0071406C"/>
    <w:rsid w:val="00714DCB"/>
    <w:rsid w:val="007155A4"/>
    <w:rsid w:val="00715F58"/>
    <w:rsid w:val="00716D2A"/>
    <w:rsid w:val="00717EE0"/>
    <w:rsid w:val="0072070F"/>
    <w:rsid w:val="0072142C"/>
    <w:rsid w:val="00722AD9"/>
    <w:rsid w:val="0072545A"/>
    <w:rsid w:val="00725C10"/>
    <w:rsid w:val="00725C59"/>
    <w:rsid w:val="00726222"/>
    <w:rsid w:val="0073479E"/>
    <w:rsid w:val="00734FDB"/>
    <w:rsid w:val="00735626"/>
    <w:rsid w:val="00744393"/>
    <w:rsid w:val="00744AE6"/>
    <w:rsid w:val="007462A2"/>
    <w:rsid w:val="007471B0"/>
    <w:rsid w:val="00754259"/>
    <w:rsid w:val="0075546D"/>
    <w:rsid w:val="007613D4"/>
    <w:rsid w:val="00763760"/>
    <w:rsid w:val="00765400"/>
    <w:rsid w:val="007657EB"/>
    <w:rsid w:val="00765D19"/>
    <w:rsid w:val="00766A54"/>
    <w:rsid w:val="00766E22"/>
    <w:rsid w:val="007671B3"/>
    <w:rsid w:val="0076751F"/>
    <w:rsid w:val="00770A91"/>
    <w:rsid w:val="00771AD0"/>
    <w:rsid w:val="00772531"/>
    <w:rsid w:val="00773692"/>
    <w:rsid w:val="007751D3"/>
    <w:rsid w:val="00777BFD"/>
    <w:rsid w:val="007802A8"/>
    <w:rsid w:val="00780D25"/>
    <w:rsid w:val="0078122B"/>
    <w:rsid w:val="00783586"/>
    <w:rsid w:val="00784546"/>
    <w:rsid w:val="0078487A"/>
    <w:rsid w:val="007852FE"/>
    <w:rsid w:val="00786AD0"/>
    <w:rsid w:val="00791168"/>
    <w:rsid w:val="007911C9"/>
    <w:rsid w:val="00791CA8"/>
    <w:rsid w:val="0079291D"/>
    <w:rsid w:val="00792E89"/>
    <w:rsid w:val="00794755"/>
    <w:rsid w:val="00795E96"/>
    <w:rsid w:val="00797805"/>
    <w:rsid w:val="00797F02"/>
    <w:rsid w:val="007A2B05"/>
    <w:rsid w:val="007A61E2"/>
    <w:rsid w:val="007A652A"/>
    <w:rsid w:val="007B2B86"/>
    <w:rsid w:val="007B2F5A"/>
    <w:rsid w:val="007B3AFF"/>
    <w:rsid w:val="007B3CD8"/>
    <w:rsid w:val="007B7697"/>
    <w:rsid w:val="007B7B7F"/>
    <w:rsid w:val="007C4524"/>
    <w:rsid w:val="007C4D69"/>
    <w:rsid w:val="007E0218"/>
    <w:rsid w:val="007E021F"/>
    <w:rsid w:val="007E031A"/>
    <w:rsid w:val="007E13E7"/>
    <w:rsid w:val="007E30DC"/>
    <w:rsid w:val="007E7367"/>
    <w:rsid w:val="007F05EF"/>
    <w:rsid w:val="007F1359"/>
    <w:rsid w:val="007F2345"/>
    <w:rsid w:val="007F2E1E"/>
    <w:rsid w:val="007F3A36"/>
    <w:rsid w:val="007F54F2"/>
    <w:rsid w:val="007F5916"/>
    <w:rsid w:val="007F765A"/>
    <w:rsid w:val="00800663"/>
    <w:rsid w:val="008016FA"/>
    <w:rsid w:val="00801D40"/>
    <w:rsid w:val="00802C27"/>
    <w:rsid w:val="008038BB"/>
    <w:rsid w:val="00803D84"/>
    <w:rsid w:val="0081393F"/>
    <w:rsid w:val="008163B7"/>
    <w:rsid w:val="0081699D"/>
    <w:rsid w:val="008174C7"/>
    <w:rsid w:val="00820615"/>
    <w:rsid w:val="0082136F"/>
    <w:rsid w:val="00821A52"/>
    <w:rsid w:val="0082372D"/>
    <w:rsid w:val="008369F4"/>
    <w:rsid w:val="00837653"/>
    <w:rsid w:val="00841B48"/>
    <w:rsid w:val="00843126"/>
    <w:rsid w:val="00843A73"/>
    <w:rsid w:val="00845970"/>
    <w:rsid w:val="008510DB"/>
    <w:rsid w:val="008513E0"/>
    <w:rsid w:val="00852228"/>
    <w:rsid w:val="008559F5"/>
    <w:rsid w:val="00856C5D"/>
    <w:rsid w:val="0086062E"/>
    <w:rsid w:val="00860CFB"/>
    <w:rsid w:val="0086410F"/>
    <w:rsid w:val="00864A9D"/>
    <w:rsid w:val="00866226"/>
    <w:rsid w:val="008662AD"/>
    <w:rsid w:val="008669E9"/>
    <w:rsid w:val="008748D0"/>
    <w:rsid w:val="00874C67"/>
    <w:rsid w:val="00877AE9"/>
    <w:rsid w:val="00880190"/>
    <w:rsid w:val="008807C6"/>
    <w:rsid w:val="00881129"/>
    <w:rsid w:val="008829B0"/>
    <w:rsid w:val="00882C94"/>
    <w:rsid w:val="00885D24"/>
    <w:rsid w:val="008906DB"/>
    <w:rsid w:val="008912A2"/>
    <w:rsid w:val="008A287F"/>
    <w:rsid w:val="008A36F4"/>
    <w:rsid w:val="008A3E97"/>
    <w:rsid w:val="008A5089"/>
    <w:rsid w:val="008A6465"/>
    <w:rsid w:val="008A6C6B"/>
    <w:rsid w:val="008A6E03"/>
    <w:rsid w:val="008B3934"/>
    <w:rsid w:val="008B4941"/>
    <w:rsid w:val="008B54BC"/>
    <w:rsid w:val="008B60BA"/>
    <w:rsid w:val="008B7DDD"/>
    <w:rsid w:val="008C4931"/>
    <w:rsid w:val="008C4B74"/>
    <w:rsid w:val="008C5A61"/>
    <w:rsid w:val="008D1344"/>
    <w:rsid w:val="008D16D9"/>
    <w:rsid w:val="008D2E91"/>
    <w:rsid w:val="008D4C2D"/>
    <w:rsid w:val="008D62D2"/>
    <w:rsid w:val="008D6B6B"/>
    <w:rsid w:val="008D7A20"/>
    <w:rsid w:val="008D7ED7"/>
    <w:rsid w:val="008E2E93"/>
    <w:rsid w:val="008E41EF"/>
    <w:rsid w:val="008E4728"/>
    <w:rsid w:val="008F16FF"/>
    <w:rsid w:val="008F5EFD"/>
    <w:rsid w:val="00903420"/>
    <w:rsid w:val="009069BE"/>
    <w:rsid w:val="00907632"/>
    <w:rsid w:val="009100EF"/>
    <w:rsid w:val="00910AF9"/>
    <w:rsid w:val="00910BC9"/>
    <w:rsid w:val="00911EE8"/>
    <w:rsid w:val="009134D8"/>
    <w:rsid w:val="00913C15"/>
    <w:rsid w:val="0091462A"/>
    <w:rsid w:val="009156EA"/>
    <w:rsid w:val="00916EB7"/>
    <w:rsid w:val="0092194B"/>
    <w:rsid w:val="00922A69"/>
    <w:rsid w:val="0092526A"/>
    <w:rsid w:val="009255C7"/>
    <w:rsid w:val="009257FE"/>
    <w:rsid w:val="00925FBE"/>
    <w:rsid w:val="0092675D"/>
    <w:rsid w:val="00932BD5"/>
    <w:rsid w:val="00933A9A"/>
    <w:rsid w:val="00934D53"/>
    <w:rsid w:val="00935167"/>
    <w:rsid w:val="00937AF1"/>
    <w:rsid w:val="00943F5B"/>
    <w:rsid w:val="009455A0"/>
    <w:rsid w:val="00945B9D"/>
    <w:rsid w:val="00946B38"/>
    <w:rsid w:val="009509FF"/>
    <w:rsid w:val="009544FB"/>
    <w:rsid w:val="00954635"/>
    <w:rsid w:val="009546CB"/>
    <w:rsid w:val="00954871"/>
    <w:rsid w:val="009558FF"/>
    <w:rsid w:val="009604D5"/>
    <w:rsid w:val="00962945"/>
    <w:rsid w:val="009629F0"/>
    <w:rsid w:val="00963B19"/>
    <w:rsid w:val="00964975"/>
    <w:rsid w:val="00964E6A"/>
    <w:rsid w:val="00966EC2"/>
    <w:rsid w:val="00971022"/>
    <w:rsid w:val="009715E6"/>
    <w:rsid w:val="009725F7"/>
    <w:rsid w:val="00973308"/>
    <w:rsid w:val="00973BB6"/>
    <w:rsid w:val="0098603C"/>
    <w:rsid w:val="00986A66"/>
    <w:rsid w:val="00987583"/>
    <w:rsid w:val="00992E34"/>
    <w:rsid w:val="00996091"/>
    <w:rsid w:val="00996AD4"/>
    <w:rsid w:val="00997E15"/>
    <w:rsid w:val="009A1890"/>
    <w:rsid w:val="009A1BE3"/>
    <w:rsid w:val="009A475F"/>
    <w:rsid w:val="009A75F1"/>
    <w:rsid w:val="009B11D1"/>
    <w:rsid w:val="009B275D"/>
    <w:rsid w:val="009B2F32"/>
    <w:rsid w:val="009B399D"/>
    <w:rsid w:val="009B42AA"/>
    <w:rsid w:val="009B509E"/>
    <w:rsid w:val="009B52E7"/>
    <w:rsid w:val="009B5317"/>
    <w:rsid w:val="009B60EF"/>
    <w:rsid w:val="009B65AE"/>
    <w:rsid w:val="009C267E"/>
    <w:rsid w:val="009C4D03"/>
    <w:rsid w:val="009C5745"/>
    <w:rsid w:val="009C58E0"/>
    <w:rsid w:val="009C75C8"/>
    <w:rsid w:val="009D16DD"/>
    <w:rsid w:val="009D20AE"/>
    <w:rsid w:val="009D46B7"/>
    <w:rsid w:val="009D529E"/>
    <w:rsid w:val="009D5647"/>
    <w:rsid w:val="009D5B4B"/>
    <w:rsid w:val="009E25B4"/>
    <w:rsid w:val="009E450A"/>
    <w:rsid w:val="009E504C"/>
    <w:rsid w:val="009E5196"/>
    <w:rsid w:val="009F197F"/>
    <w:rsid w:val="009F3128"/>
    <w:rsid w:val="009F377D"/>
    <w:rsid w:val="009F5FAD"/>
    <w:rsid w:val="00A0061C"/>
    <w:rsid w:val="00A01E9E"/>
    <w:rsid w:val="00A0361C"/>
    <w:rsid w:val="00A04968"/>
    <w:rsid w:val="00A076F3"/>
    <w:rsid w:val="00A10491"/>
    <w:rsid w:val="00A10552"/>
    <w:rsid w:val="00A11860"/>
    <w:rsid w:val="00A137B9"/>
    <w:rsid w:val="00A13ED9"/>
    <w:rsid w:val="00A13FEF"/>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5A47"/>
    <w:rsid w:val="00A55BF6"/>
    <w:rsid w:val="00A56493"/>
    <w:rsid w:val="00A57D16"/>
    <w:rsid w:val="00A6000F"/>
    <w:rsid w:val="00A6117A"/>
    <w:rsid w:val="00A62D0E"/>
    <w:rsid w:val="00A65808"/>
    <w:rsid w:val="00A718C6"/>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69F6"/>
    <w:rsid w:val="00A87A63"/>
    <w:rsid w:val="00A87EFB"/>
    <w:rsid w:val="00A9014D"/>
    <w:rsid w:val="00A90A4A"/>
    <w:rsid w:val="00A95645"/>
    <w:rsid w:val="00A958FE"/>
    <w:rsid w:val="00AA0329"/>
    <w:rsid w:val="00AA1780"/>
    <w:rsid w:val="00AA22F0"/>
    <w:rsid w:val="00AA2F95"/>
    <w:rsid w:val="00AA30BB"/>
    <w:rsid w:val="00AA3B09"/>
    <w:rsid w:val="00AA56CE"/>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FF9"/>
    <w:rsid w:val="00AE341C"/>
    <w:rsid w:val="00AE56C4"/>
    <w:rsid w:val="00AE6A16"/>
    <w:rsid w:val="00AF44BC"/>
    <w:rsid w:val="00AF4AD6"/>
    <w:rsid w:val="00AF552B"/>
    <w:rsid w:val="00AF5E8C"/>
    <w:rsid w:val="00AF623D"/>
    <w:rsid w:val="00AF7681"/>
    <w:rsid w:val="00B025C4"/>
    <w:rsid w:val="00B06547"/>
    <w:rsid w:val="00B11556"/>
    <w:rsid w:val="00B128A3"/>
    <w:rsid w:val="00B1603E"/>
    <w:rsid w:val="00B16FD1"/>
    <w:rsid w:val="00B204AC"/>
    <w:rsid w:val="00B233D4"/>
    <w:rsid w:val="00B23634"/>
    <w:rsid w:val="00B244F9"/>
    <w:rsid w:val="00B27741"/>
    <w:rsid w:val="00B27B5D"/>
    <w:rsid w:val="00B27E5A"/>
    <w:rsid w:val="00B304B4"/>
    <w:rsid w:val="00B305D2"/>
    <w:rsid w:val="00B31D5F"/>
    <w:rsid w:val="00B34D22"/>
    <w:rsid w:val="00B3504F"/>
    <w:rsid w:val="00B35118"/>
    <w:rsid w:val="00B35C46"/>
    <w:rsid w:val="00B368B6"/>
    <w:rsid w:val="00B41144"/>
    <w:rsid w:val="00B41306"/>
    <w:rsid w:val="00B438E6"/>
    <w:rsid w:val="00B45F2D"/>
    <w:rsid w:val="00B46096"/>
    <w:rsid w:val="00B461EC"/>
    <w:rsid w:val="00B465AF"/>
    <w:rsid w:val="00B46AD5"/>
    <w:rsid w:val="00B478EE"/>
    <w:rsid w:val="00B51B1A"/>
    <w:rsid w:val="00B539D8"/>
    <w:rsid w:val="00B57279"/>
    <w:rsid w:val="00B60E7C"/>
    <w:rsid w:val="00B62D3F"/>
    <w:rsid w:val="00B6502E"/>
    <w:rsid w:val="00B66775"/>
    <w:rsid w:val="00B66895"/>
    <w:rsid w:val="00B6704E"/>
    <w:rsid w:val="00B67C7C"/>
    <w:rsid w:val="00B70782"/>
    <w:rsid w:val="00B7166D"/>
    <w:rsid w:val="00B802D5"/>
    <w:rsid w:val="00B85B28"/>
    <w:rsid w:val="00B86970"/>
    <w:rsid w:val="00B86D7A"/>
    <w:rsid w:val="00B91368"/>
    <w:rsid w:val="00B91584"/>
    <w:rsid w:val="00B940C7"/>
    <w:rsid w:val="00BA01B0"/>
    <w:rsid w:val="00BA16D7"/>
    <w:rsid w:val="00BA38EF"/>
    <w:rsid w:val="00BA5550"/>
    <w:rsid w:val="00BA766C"/>
    <w:rsid w:val="00BB30BA"/>
    <w:rsid w:val="00BB36A2"/>
    <w:rsid w:val="00BB4232"/>
    <w:rsid w:val="00BB4B3A"/>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45FA"/>
    <w:rsid w:val="00BD7179"/>
    <w:rsid w:val="00BE0B51"/>
    <w:rsid w:val="00BE0CD3"/>
    <w:rsid w:val="00BE13F4"/>
    <w:rsid w:val="00BE1974"/>
    <w:rsid w:val="00BE1A2A"/>
    <w:rsid w:val="00BE28E0"/>
    <w:rsid w:val="00BE50E6"/>
    <w:rsid w:val="00BE53B4"/>
    <w:rsid w:val="00BE5840"/>
    <w:rsid w:val="00BE6487"/>
    <w:rsid w:val="00BE6766"/>
    <w:rsid w:val="00BE6A78"/>
    <w:rsid w:val="00BE7C5B"/>
    <w:rsid w:val="00BE7F76"/>
    <w:rsid w:val="00BF3FD9"/>
    <w:rsid w:val="00BF5E95"/>
    <w:rsid w:val="00C02149"/>
    <w:rsid w:val="00C02EE3"/>
    <w:rsid w:val="00C04B90"/>
    <w:rsid w:val="00C0501F"/>
    <w:rsid w:val="00C125D1"/>
    <w:rsid w:val="00C12A3F"/>
    <w:rsid w:val="00C13D9B"/>
    <w:rsid w:val="00C14611"/>
    <w:rsid w:val="00C14660"/>
    <w:rsid w:val="00C1470A"/>
    <w:rsid w:val="00C163B5"/>
    <w:rsid w:val="00C16C83"/>
    <w:rsid w:val="00C17F03"/>
    <w:rsid w:val="00C23D9A"/>
    <w:rsid w:val="00C241F4"/>
    <w:rsid w:val="00C24822"/>
    <w:rsid w:val="00C25541"/>
    <w:rsid w:val="00C25CEC"/>
    <w:rsid w:val="00C33FFB"/>
    <w:rsid w:val="00C34DB2"/>
    <w:rsid w:val="00C35148"/>
    <w:rsid w:val="00C37144"/>
    <w:rsid w:val="00C4447B"/>
    <w:rsid w:val="00C52535"/>
    <w:rsid w:val="00C53889"/>
    <w:rsid w:val="00C56688"/>
    <w:rsid w:val="00C57CDC"/>
    <w:rsid w:val="00C60D59"/>
    <w:rsid w:val="00C62D73"/>
    <w:rsid w:val="00C62D97"/>
    <w:rsid w:val="00C6417B"/>
    <w:rsid w:val="00C641C2"/>
    <w:rsid w:val="00C646B4"/>
    <w:rsid w:val="00C66D47"/>
    <w:rsid w:val="00C71065"/>
    <w:rsid w:val="00C72519"/>
    <w:rsid w:val="00C72ADA"/>
    <w:rsid w:val="00C77B93"/>
    <w:rsid w:val="00C77FA7"/>
    <w:rsid w:val="00C80B03"/>
    <w:rsid w:val="00C846EA"/>
    <w:rsid w:val="00C866BF"/>
    <w:rsid w:val="00C86A4C"/>
    <w:rsid w:val="00C8794B"/>
    <w:rsid w:val="00C87DEE"/>
    <w:rsid w:val="00C94A67"/>
    <w:rsid w:val="00C9555C"/>
    <w:rsid w:val="00C956EE"/>
    <w:rsid w:val="00C96D25"/>
    <w:rsid w:val="00CA0C4E"/>
    <w:rsid w:val="00CA4EFD"/>
    <w:rsid w:val="00CA6179"/>
    <w:rsid w:val="00CA785E"/>
    <w:rsid w:val="00CB331E"/>
    <w:rsid w:val="00CB4CD7"/>
    <w:rsid w:val="00CB57D1"/>
    <w:rsid w:val="00CB7689"/>
    <w:rsid w:val="00CC3025"/>
    <w:rsid w:val="00CC3195"/>
    <w:rsid w:val="00CC4555"/>
    <w:rsid w:val="00CC4725"/>
    <w:rsid w:val="00CC4896"/>
    <w:rsid w:val="00CD1B3F"/>
    <w:rsid w:val="00CD33D6"/>
    <w:rsid w:val="00CD777C"/>
    <w:rsid w:val="00CE1DCB"/>
    <w:rsid w:val="00CE3481"/>
    <w:rsid w:val="00CE3BE6"/>
    <w:rsid w:val="00CE3E2E"/>
    <w:rsid w:val="00CE56F0"/>
    <w:rsid w:val="00CE5F9E"/>
    <w:rsid w:val="00CF138F"/>
    <w:rsid w:val="00CF297C"/>
    <w:rsid w:val="00CF318B"/>
    <w:rsid w:val="00CF46E8"/>
    <w:rsid w:val="00CF5F29"/>
    <w:rsid w:val="00CF73D8"/>
    <w:rsid w:val="00D038DF"/>
    <w:rsid w:val="00D03948"/>
    <w:rsid w:val="00D0474A"/>
    <w:rsid w:val="00D04AD1"/>
    <w:rsid w:val="00D06AEF"/>
    <w:rsid w:val="00D06CDA"/>
    <w:rsid w:val="00D075DC"/>
    <w:rsid w:val="00D10034"/>
    <w:rsid w:val="00D11282"/>
    <w:rsid w:val="00D117B9"/>
    <w:rsid w:val="00D15C80"/>
    <w:rsid w:val="00D16DC4"/>
    <w:rsid w:val="00D215E6"/>
    <w:rsid w:val="00D232E3"/>
    <w:rsid w:val="00D241C2"/>
    <w:rsid w:val="00D24DC4"/>
    <w:rsid w:val="00D257CC"/>
    <w:rsid w:val="00D277AA"/>
    <w:rsid w:val="00D312BA"/>
    <w:rsid w:val="00D3138B"/>
    <w:rsid w:val="00D31B63"/>
    <w:rsid w:val="00D33D76"/>
    <w:rsid w:val="00D34505"/>
    <w:rsid w:val="00D349E0"/>
    <w:rsid w:val="00D361AE"/>
    <w:rsid w:val="00D37EB9"/>
    <w:rsid w:val="00D42725"/>
    <w:rsid w:val="00D435B3"/>
    <w:rsid w:val="00D44595"/>
    <w:rsid w:val="00D44B32"/>
    <w:rsid w:val="00D51760"/>
    <w:rsid w:val="00D53EFC"/>
    <w:rsid w:val="00D551FB"/>
    <w:rsid w:val="00D55A8C"/>
    <w:rsid w:val="00D56CDF"/>
    <w:rsid w:val="00D578EC"/>
    <w:rsid w:val="00D57972"/>
    <w:rsid w:val="00D60C12"/>
    <w:rsid w:val="00D61489"/>
    <w:rsid w:val="00D636BB"/>
    <w:rsid w:val="00D64CF4"/>
    <w:rsid w:val="00D65212"/>
    <w:rsid w:val="00D656EB"/>
    <w:rsid w:val="00D65ADA"/>
    <w:rsid w:val="00D67E0B"/>
    <w:rsid w:val="00D7104C"/>
    <w:rsid w:val="00D72846"/>
    <w:rsid w:val="00D7364D"/>
    <w:rsid w:val="00D7437C"/>
    <w:rsid w:val="00D74BA2"/>
    <w:rsid w:val="00D74F62"/>
    <w:rsid w:val="00D75325"/>
    <w:rsid w:val="00D82B3B"/>
    <w:rsid w:val="00D83ACB"/>
    <w:rsid w:val="00D84009"/>
    <w:rsid w:val="00D845A7"/>
    <w:rsid w:val="00D8629D"/>
    <w:rsid w:val="00D8714D"/>
    <w:rsid w:val="00D910AD"/>
    <w:rsid w:val="00D92672"/>
    <w:rsid w:val="00D92A88"/>
    <w:rsid w:val="00D937F6"/>
    <w:rsid w:val="00D94AB5"/>
    <w:rsid w:val="00D97444"/>
    <w:rsid w:val="00DA178A"/>
    <w:rsid w:val="00DA1FC5"/>
    <w:rsid w:val="00DA363C"/>
    <w:rsid w:val="00DA5F0A"/>
    <w:rsid w:val="00DA6C08"/>
    <w:rsid w:val="00DA7A56"/>
    <w:rsid w:val="00DB1F30"/>
    <w:rsid w:val="00DB2D88"/>
    <w:rsid w:val="00DB3130"/>
    <w:rsid w:val="00DB4B8F"/>
    <w:rsid w:val="00DB65EC"/>
    <w:rsid w:val="00DB7D92"/>
    <w:rsid w:val="00DB7F7E"/>
    <w:rsid w:val="00DC0C92"/>
    <w:rsid w:val="00DC1680"/>
    <w:rsid w:val="00DC1C08"/>
    <w:rsid w:val="00DC3654"/>
    <w:rsid w:val="00DC4352"/>
    <w:rsid w:val="00DC6E15"/>
    <w:rsid w:val="00DC768F"/>
    <w:rsid w:val="00DD1C1B"/>
    <w:rsid w:val="00DE0D8E"/>
    <w:rsid w:val="00DE1EA3"/>
    <w:rsid w:val="00DE21EC"/>
    <w:rsid w:val="00DE2636"/>
    <w:rsid w:val="00DF1059"/>
    <w:rsid w:val="00DF62BA"/>
    <w:rsid w:val="00DF682F"/>
    <w:rsid w:val="00E002DD"/>
    <w:rsid w:val="00E03995"/>
    <w:rsid w:val="00E110D3"/>
    <w:rsid w:val="00E115D4"/>
    <w:rsid w:val="00E11ABD"/>
    <w:rsid w:val="00E144A3"/>
    <w:rsid w:val="00E1504C"/>
    <w:rsid w:val="00E16C74"/>
    <w:rsid w:val="00E202D9"/>
    <w:rsid w:val="00E23198"/>
    <w:rsid w:val="00E23271"/>
    <w:rsid w:val="00E24970"/>
    <w:rsid w:val="00E26342"/>
    <w:rsid w:val="00E30DF9"/>
    <w:rsid w:val="00E310D9"/>
    <w:rsid w:val="00E32D18"/>
    <w:rsid w:val="00E34465"/>
    <w:rsid w:val="00E34FC6"/>
    <w:rsid w:val="00E367B6"/>
    <w:rsid w:val="00E370E5"/>
    <w:rsid w:val="00E40247"/>
    <w:rsid w:val="00E41E51"/>
    <w:rsid w:val="00E42E99"/>
    <w:rsid w:val="00E45865"/>
    <w:rsid w:val="00E46483"/>
    <w:rsid w:val="00E46600"/>
    <w:rsid w:val="00E5284B"/>
    <w:rsid w:val="00E60B9F"/>
    <w:rsid w:val="00E610FC"/>
    <w:rsid w:val="00E618D1"/>
    <w:rsid w:val="00E62060"/>
    <w:rsid w:val="00E6228B"/>
    <w:rsid w:val="00E62B00"/>
    <w:rsid w:val="00E642BC"/>
    <w:rsid w:val="00E650A0"/>
    <w:rsid w:val="00E65AEC"/>
    <w:rsid w:val="00E666BC"/>
    <w:rsid w:val="00E67466"/>
    <w:rsid w:val="00E71235"/>
    <w:rsid w:val="00E71310"/>
    <w:rsid w:val="00E71D20"/>
    <w:rsid w:val="00E722D4"/>
    <w:rsid w:val="00E74B48"/>
    <w:rsid w:val="00E7655A"/>
    <w:rsid w:val="00E776E4"/>
    <w:rsid w:val="00E803FE"/>
    <w:rsid w:val="00E80BC8"/>
    <w:rsid w:val="00E827DA"/>
    <w:rsid w:val="00E85B65"/>
    <w:rsid w:val="00E909F5"/>
    <w:rsid w:val="00E912A6"/>
    <w:rsid w:val="00E91385"/>
    <w:rsid w:val="00E9239A"/>
    <w:rsid w:val="00E94C7C"/>
    <w:rsid w:val="00E9559B"/>
    <w:rsid w:val="00E95C08"/>
    <w:rsid w:val="00E97949"/>
    <w:rsid w:val="00EA1274"/>
    <w:rsid w:val="00EA21F1"/>
    <w:rsid w:val="00EA5E28"/>
    <w:rsid w:val="00EB02E8"/>
    <w:rsid w:val="00EB2ED6"/>
    <w:rsid w:val="00EB2F43"/>
    <w:rsid w:val="00EB3D43"/>
    <w:rsid w:val="00EB3E5C"/>
    <w:rsid w:val="00EB5045"/>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7E4F"/>
    <w:rsid w:val="00EF0C40"/>
    <w:rsid w:val="00EF0DEC"/>
    <w:rsid w:val="00EF117B"/>
    <w:rsid w:val="00EF1E22"/>
    <w:rsid w:val="00EF4283"/>
    <w:rsid w:val="00EF4585"/>
    <w:rsid w:val="00EF4FB4"/>
    <w:rsid w:val="00EF58F0"/>
    <w:rsid w:val="00EF5D2C"/>
    <w:rsid w:val="00EF6AD5"/>
    <w:rsid w:val="00EF7797"/>
    <w:rsid w:val="00EF7D30"/>
    <w:rsid w:val="00F01B41"/>
    <w:rsid w:val="00F022F6"/>
    <w:rsid w:val="00F04AEE"/>
    <w:rsid w:val="00F0534A"/>
    <w:rsid w:val="00F064A9"/>
    <w:rsid w:val="00F06B28"/>
    <w:rsid w:val="00F110C1"/>
    <w:rsid w:val="00F11CCD"/>
    <w:rsid w:val="00F1252C"/>
    <w:rsid w:val="00F147B2"/>
    <w:rsid w:val="00F17B1A"/>
    <w:rsid w:val="00F22585"/>
    <w:rsid w:val="00F23C3A"/>
    <w:rsid w:val="00F25917"/>
    <w:rsid w:val="00F31435"/>
    <w:rsid w:val="00F33911"/>
    <w:rsid w:val="00F43484"/>
    <w:rsid w:val="00F44160"/>
    <w:rsid w:val="00F45D72"/>
    <w:rsid w:val="00F50DD1"/>
    <w:rsid w:val="00F52D66"/>
    <w:rsid w:val="00F5304D"/>
    <w:rsid w:val="00F53B44"/>
    <w:rsid w:val="00F551C6"/>
    <w:rsid w:val="00F557A4"/>
    <w:rsid w:val="00F55A45"/>
    <w:rsid w:val="00F56521"/>
    <w:rsid w:val="00F56EE5"/>
    <w:rsid w:val="00F61880"/>
    <w:rsid w:val="00F62450"/>
    <w:rsid w:val="00F636D9"/>
    <w:rsid w:val="00F64873"/>
    <w:rsid w:val="00F64E7E"/>
    <w:rsid w:val="00F653C8"/>
    <w:rsid w:val="00F66D1B"/>
    <w:rsid w:val="00F71592"/>
    <w:rsid w:val="00F722A7"/>
    <w:rsid w:val="00F72E79"/>
    <w:rsid w:val="00F7368F"/>
    <w:rsid w:val="00F73868"/>
    <w:rsid w:val="00F73CE1"/>
    <w:rsid w:val="00F76061"/>
    <w:rsid w:val="00F81E14"/>
    <w:rsid w:val="00F84E0B"/>
    <w:rsid w:val="00F84E39"/>
    <w:rsid w:val="00F904A9"/>
    <w:rsid w:val="00F91740"/>
    <w:rsid w:val="00F92934"/>
    <w:rsid w:val="00F937F7"/>
    <w:rsid w:val="00F93E34"/>
    <w:rsid w:val="00F95A18"/>
    <w:rsid w:val="00F965BA"/>
    <w:rsid w:val="00FA063A"/>
    <w:rsid w:val="00FA2809"/>
    <w:rsid w:val="00FA2B3B"/>
    <w:rsid w:val="00FA30B3"/>
    <w:rsid w:val="00FA7BCF"/>
    <w:rsid w:val="00FA7F26"/>
    <w:rsid w:val="00FB0F7A"/>
    <w:rsid w:val="00FB162A"/>
    <w:rsid w:val="00FB2FE0"/>
    <w:rsid w:val="00FB4895"/>
    <w:rsid w:val="00FB49C8"/>
    <w:rsid w:val="00FB4E0C"/>
    <w:rsid w:val="00FB6151"/>
    <w:rsid w:val="00FB6E65"/>
    <w:rsid w:val="00FC4FE7"/>
    <w:rsid w:val="00FC7D12"/>
    <w:rsid w:val="00FD1F99"/>
    <w:rsid w:val="00FD464A"/>
    <w:rsid w:val="00FD572B"/>
    <w:rsid w:val="00FD7116"/>
    <w:rsid w:val="00FD7E90"/>
    <w:rsid w:val="00FE0350"/>
    <w:rsid w:val="00FE1F35"/>
    <w:rsid w:val="00FE26BC"/>
    <w:rsid w:val="00FE2F81"/>
    <w:rsid w:val="00FE5AB4"/>
    <w:rsid w:val="00FE5FE6"/>
    <w:rsid w:val="00FE6FFC"/>
    <w:rsid w:val="00FF30A6"/>
    <w:rsid w:val="00FF42B0"/>
    <w:rsid w:val="00FF4E42"/>
    <w:rsid w:val="00FF522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5205EDF-4A5F-4573-B202-AC63C119D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93CF7A8-EDCA-9B42-9140-2F69ECD90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27</Pages>
  <Words>23225</Words>
  <Characters>132384</Characters>
  <Application>Microsoft Macintosh Word</Application>
  <DocSecurity>0</DocSecurity>
  <Lines>1103</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62</cp:revision>
  <dcterms:created xsi:type="dcterms:W3CDTF">2018-07-02T13:51:00Z</dcterms:created>
  <dcterms:modified xsi:type="dcterms:W3CDTF">2018-07-02T21:44:00Z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