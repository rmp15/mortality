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480FC776"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 xml:space="preserve">following the above suggestions (supplementary Figures </w:t>
      </w:r>
      <w:r w:rsidR="006242D1">
        <w:rPr>
          <w:bCs/>
        </w:rPr>
        <w:t>2</w:t>
      </w:r>
      <w:r w:rsidR="00C15D49">
        <w:rPr>
          <w:bCs/>
        </w:rPr>
        <w:t xml:space="preserve"> and</w:t>
      </w:r>
      <w:r w:rsidR="007E0D70">
        <w:rPr>
          <w:bCs/>
        </w:rPr>
        <w:t xml:space="preserve"> </w:t>
      </w:r>
      <w:r w:rsidR="006242D1">
        <w:rPr>
          <w:bCs/>
        </w:rPr>
        <w:t>3</w:t>
      </w:r>
      <w:r w:rsidR="00C15D49">
        <w:rPr>
          <w:bCs/>
        </w:rPr>
        <w:t xml:space="preserve">; </w:t>
      </w:r>
      <w:r w:rsidR="002A3DB9">
        <w:rPr>
          <w:bCs/>
        </w:rPr>
        <w:t>PP</w:t>
      </w:r>
      <w:r w:rsidR="009D0BE6">
        <w:rPr>
          <w:bCs/>
        </w:rPr>
        <w:t>.</w:t>
      </w:r>
      <w:r w:rsidR="002A3DB9">
        <w:rPr>
          <w:bCs/>
        </w:rPr>
        <w:t xml:space="preserve"> </w:t>
      </w:r>
      <w:r w:rsidR="000C6015">
        <w:rPr>
          <w:bCs/>
        </w:rPr>
        <w:t>3</w:t>
      </w:r>
      <w:r w:rsidR="009D0BE6">
        <w:rPr>
          <w:bCs/>
        </w:rPr>
        <w:t>,</w:t>
      </w:r>
      <w:r w:rsidR="000C6015">
        <w:rPr>
          <w:bCs/>
        </w:rPr>
        <w:t>4 in the Supplementary Note</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2063D522"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w:t>
      </w:r>
      <w:r w:rsidR="009D0BE6">
        <w:rPr>
          <w:bCs/>
        </w:rPr>
        <w:t>.</w:t>
      </w:r>
      <w:r w:rsidR="00EA4A0E">
        <w:rPr>
          <w:bCs/>
        </w:rPr>
        <w:t xml:space="preserve"> </w:t>
      </w:r>
      <w:r w:rsidR="00AC5C76">
        <w:rPr>
          <w:bCs/>
        </w:rPr>
        <w:t>8</w:t>
      </w:r>
      <w:r w:rsidR="00EA4A0E">
        <w:rPr>
          <w:bCs/>
        </w:rPr>
        <w:t>)</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2B6209D2"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93443E">
        <w:rPr>
          <w:bCs/>
        </w:rPr>
        <w:t>T</w:t>
      </w:r>
      <w:r w:rsidR="000668FF">
        <w:rPr>
          <w:bCs/>
        </w:rPr>
        <w:t>he uncertainty of wavelet spectra are also well-characterised</w:t>
      </w:r>
      <w:r w:rsidR="00E01D37">
        <w:rPr>
          <w:bCs/>
        </w:rPr>
        <w:t xml:space="preserve"> </w:t>
      </w:r>
      <w:r w:rsidR="00707D8D">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r w:rsidR="00707D8D">
        <w:rPr>
          <w:bCs/>
        </w:rPr>
        <w:fldChar w:fldCharType="end"/>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w:t>
      </w:r>
      <w:r w:rsidR="008715B8">
        <w:rPr>
          <w:bCs/>
        </w:rPr>
        <w:t>ximum and minimum mortality (</w:t>
      </w:r>
      <w:r w:rsidR="000156B3">
        <w:rPr>
          <w:bCs/>
        </w:rPr>
        <w:t xml:space="preserve">Figure 3; </w:t>
      </w:r>
      <w:r w:rsidR="008715B8">
        <w:rPr>
          <w:bCs/>
        </w:rPr>
        <w:t>P</w:t>
      </w:r>
      <w:r w:rsidR="007D2A02">
        <w:rPr>
          <w:bCs/>
        </w:rPr>
        <w:t>.</w:t>
      </w:r>
      <w:r w:rsidR="00E46374">
        <w:rPr>
          <w:bCs/>
        </w:rPr>
        <w:t xml:space="preserve"> </w:t>
      </w:r>
      <w:r w:rsidR="008715B8">
        <w:rPr>
          <w:bCs/>
        </w:rPr>
        <w:t>20</w:t>
      </w:r>
      <w:r w:rsidR="00E46374">
        <w:rPr>
          <w:bCs/>
        </w:rPr>
        <w:t>), and with a quantitative analysis of (percentage) difference in death rates from 1980 to 2016</w:t>
      </w:r>
      <w:r w:rsidR="006D521A">
        <w:rPr>
          <w:bCs/>
        </w:rPr>
        <w:t xml:space="preserve"> (</w:t>
      </w:r>
      <w:r w:rsidR="00B11AFE">
        <w:rPr>
          <w:bCs/>
        </w:rPr>
        <w:t xml:space="preserve">Figure 4; </w:t>
      </w:r>
      <w:r w:rsidR="006D521A">
        <w:rPr>
          <w:bCs/>
        </w:rPr>
        <w:t>P. 21)</w:t>
      </w:r>
      <w:r w:rsidR="00E46374">
        <w:rPr>
          <w:bCs/>
        </w:rPr>
        <w:t xml:space="preserve">. </w:t>
      </w:r>
    </w:p>
    <w:p w14:paraId="33EE2505" w14:textId="77777777" w:rsidR="00C42B83" w:rsidRDefault="00C42B83" w:rsidP="00E61AB2">
      <w:pPr>
        <w:rPr>
          <w:bCs/>
        </w:rPr>
      </w:pPr>
    </w:p>
    <w:p w14:paraId="26FBB67D" w14:textId="3F90B96E" w:rsidR="00C42B83" w:rsidRDefault="00C42B83" w:rsidP="00E61AB2">
      <w:pPr>
        <w:rPr>
          <w:bCs/>
        </w:rPr>
      </w:pPr>
      <w:r>
        <w:rPr>
          <w:bCs/>
        </w:rPr>
        <w:t>We note that even in standard statistical comparisons, p-values and statistical significance are not apparent from figures but are a part of the analysis.</w:t>
      </w:r>
      <w:r w:rsidR="002E2E87">
        <w:rPr>
          <w:bCs/>
        </w:rPr>
        <w:t xml:space="preserve"> We have added p-values to each of the wavelet analyses in </w:t>
      </w:r>
      <w:r w:rsidR="002D5213">
        <w:rPr>
          <w:bCs/>
        </w:rPr>
        <w:t>Figu</w:t>
      </w:r>
      <w:r w:rsidR="0002082F">
        <w:rPr>
          <w:bCs/>
        </w:rPr>
        <w:t xml:space="preserve">re 2 (P. 19) and Supplementary Figure 1 (P. 1 in the Supplementary Note).  </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w:t>
      </w:r>
      <w:proofErr w:type="spellStart"/>
      <w:r w:rsidRPr="00B11CF3">
        <w:rPr>
          <w:b/>
          <w:bCs/>
        </w:rPr>
        <w:t>Yit</w:t>
      </w:r>
      <w:proofErr w:type="spellEnd"/>
      <w:r w:rsidRPr="00B11CF3">
        <w:rPr>
          <w:b/>
          <w:bCs/>
        </w:rPr>
        <w:t xml:space="preserve"> is the count of deaths in age group i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0BF141B0" w14:textId="77777777" w:rsidR="00E00372" w:rsidRPr="00B11CF3" w:rsidRDefault="00E00372" w:rsidP="00E0037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i. </w:t>
      </w:r>
    </w:p>
    <w:p w14:paraId="732B13A6" w14:textId="77777777" w:rsidR="00E00372" w:rsidRPr="00EF755D" w:rsidRDefault="00E00372" w:rsidP="00E0037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lastRenderedPageBreak/>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24E2D5E5" w14:textId="77777777" w:rsidR="00E00372" w:rsidRDefault="00E00372" w:rsidP="00E61AB2">
      <w:pPr>
        <w:rPr>
          <w:bCs/>
        </w:rPr>
      </w:pPr>
    </w:p>
    <w:p w14:paraId="3DFEAC6D" w14:textId="746A2486" w:rsidR="00C5408C" w:rsidRDefault="00C5408C" w:rsidP="00080FE2">
      <w:pPr>
        <w:rPr>
          <w:bCs/>
        </w:rPr>
      </w:pPr>
      <w:r>
        <w:rPr>
          <w:bCs/>
        </w:rPr>
        <w:t xml:space="preserve">Our current methods </w:t>
      </w:r>
      <w:r w:rsidR="00E154D0">
        <w:rPr>
          <w:bCs/>
        </w:rPr>
        <w:t xml:space="preserve">successfully </w:t>
      </w:r>
      <w:r>
        <w:rPr>
          <w:bCs/>
        </w:rPr>
        <w:t>answer the questions that the reviewer has raised.</w:t>
      </w:r>
      <w:r w:rsidR="00E154D0">
        <w:rPr>
          <w:bCs/>
        </w:rPr>
        <w:t xml:space="preserve"> </w:t>
      </w:r>
      <w:r w:rsidR="00C529EB">
        <w:rPr>
          <w:bCs/>
        </w:rPr>
        <w:t>We</w:t>
      </w:r>
      <w:r w:rsidR="00E154D0">
        <w:rPr>
          <w:bCs/>
        </w:rPr>
        <w:t xml:space="preserve"> </w:t>
      </w:r>
      <w:r w:rsidR="00C529EB">
        <w:rPr>
          <w:bCs/>
        </w:rPr>
        <w:t>have clarified our method</w:t>
      </w:r>
      <w:r w:rsidR="00E154D0">
        <w:rPr>
          <w:bCs/>
        </w:rPr>
        <w:t>, especially those</w:t>
      </w:r>
      <w:r w:rsidR="00C529EB">
        <w:rPr>
          <w:bCs/>
        </w:rPr>
        <w:t xml:space="preserve"> for Figure</w:t>
      </w:r>
      <w:r w:rsidR="009435B6">
        <w:rPr>
          <w:bCs/>
        </w:rPr>
        <w:t>s</w:t>
      </w:r>
      <w:r w:rsidR="00C529EB">
        <w:rPr>
          <w:bCs/>
        </w:rPr>
        <w:t xml:space="preserve"> </w:t>
      </w:r>
      <w:r w:rsidR="00F52832">
        <w:rPr>
          <w:bCs/>
        </w:rPr>
        <w:t>3</w:t>
      </w:r>
      <w:r w:rsidR="00640D82">
        <w:rPr>
          <w:bCs/>
        </w:rPr>
        <w:t xml:space="preserve"> to </w:t>
      </w:r>
      <w:r w:rsidR="009435B6">
        <w:rPr>
          <w:bCs/>
        </w:rPr>
        <w:t>5</w:t>
      </w:r>
      <w:r w:rsidR="00CC0081">
        <w:rPr>
          <w:bCs/>
        </w:rPr>
        <w:t xml:space="preserve"> and Supplementary Figures 2 and 3</w:t>
      </w:r>
      <w:r w:rsidR="00BD7BC6">
        <w:rPr>
          <w:bCs/>
        </w:rPr>
        <w:t xml:space="preserve"> (referred to </w:t>
      </w:r>
      <w:r w:rsidR="006F2B0E">
        <w:rPr>
          <w:bCs/>
        </w:rPr>
        <w:t xml:space="preserve">as the ‘second analysis’ </w:t>
      </w:r>
      <w:r w:rsidR="00BD7BC6">
        <w:rPr>
          <w:bCs/>
        </w:rPr>
        <w:t>above)</w:t>
      </w:r>
      <w:r w:rsidR="000161D5">
        <w:rPr>
          <w:bCs/>
        </w:rPr>
        <w:t xml:space="preserve"> </w:t>
      </w:r>
      <w:r w:rsidR="00C529EB">
        <w:rPr>
          <w:bCs/>
        </w:rPr>
        <w:t>in the revised manuscript</w:t>
      </w:r>
      <w:r w:rsidR="00E154D0">
        <w:rPr>
          <w:bCs/>
        </w:rPr>
        <w:t xml:space="preserve"> and summarise the approach and its findings below</w:t>
      </w:r>
      <w:r w:rsidR="00C529EB">
        <w:rPr>
          <w:bCs/>
        </w:rPr>
        <w:t xml:space="preserve">. </w:t>
      </w:r>
    </w:p>
    <w:p w14:paraId="352786F5" w14:textId="77777777" w:rsidR="006C6128" w:rsidRDefault="006C6128" w:rsidP="00E61AB2">
      <w:pPr>
        <w:rPr>
          <w:bCs/>
        </w:rPr>
      </w:pPr>
    </w:p>
    <w:p w14:paraId="7252D390" w14:textId="43F4AC76" w:rsidR="006C6128" w:rsidRDefault="006C6128" w:rsidP="006C6128">
      <w:pPr>
        <w:rPr>
          <w:bCs/>
          <w:i/>
        </w:rPr>
      </w:pPr>
      <w:r w:rsidRPr="00721CDE">
        <w:rPr>
          <w:bCs/>
          <w:i/>
        </w:rPr>
        <w:t xml:space="preserve">- Is </w:t>
      </w:r>
      <w:proofErr w:type="spellStart"/>
      <w:r w:rsidRPr="00721CDE">
        <w:rPr>
          <w:bCs/>
          <w:i/>
        </w:rPr>
        <w:t>γi</w:t>
      </w:r>
      <w:proofErr w:type="spellEnd"/>
      <w:r w:rsidRPr="00721CDE">
        <w:rPr>
          <w:bCs/>
          <w:i/>
        </w:rPr>
        <w:t xml:space="preserve"> negative? If so the seasonal effect is becoming less severe for age group i.</w:t>
      </w:r>
    </w:p>
    <w:p w14:paraId="20454F31" w14:textId="1B915048" w:rsidR="00BD21F5" w:rsidRPr="00721CDE" w:rsidRDefault="00BD21F5" w:rsidP="006C6128">
      <w:pPr>
        <w:rPr>
          <w:bCs/>
          <w:i/>
        </w:rPr>
      </w:pPr>
      <w:r w:rsidRPr="00721CDE">
        <w:rPr>
          <w:bCs/>
          <w:i/>
        </w:rPr>
        <w:t xml:space="preserve">- Does it look like all age groups have the same trend, with </w:t>
      </w:r>
      <w:proofErr w:type="spellStart"/>
      <w:r w:rsidRPr="00721CDE">
        <w:rPr>
          <w:bCs/>
          <w:i/>
        </w:rPr>
        <w:t>γi</w:t>
      </w:r>
      <w:proofErr w:type="spellEnd"/>
      <w:r w:rsidRPr="00721CDE">
        <w:rPr>
          <w:bCs/>
          <w:i/>
        </w:rPr>
        <w:t> = γ</w:t>
      </w:r>
      <w:r w:rsidRPr="00721CDE">
        <w:rPr>
          <w:rFonts w:ascii="Cambria Math" w:hAnsi="Cambria Math" w:cs="Cambria Math"/>
          <w:bCs/>
          <w:i/>
        </w:rPr>
        <w:t>₀</w:t>
      </w:r>
      <w:r w:rsidRPr="00721CDE">
        <w:rPr>
          <w:bCs/>
          <w:i/>
        </w:rPr>
        <w:t xml:space="preserve"> for all </w:t>
      </w:r>
      <w:proofErr w:type="spellStart"/>
      <w:r w:rsidRPr="00721CDE">
        <w:rPr>
          <w:bCs/>
          <w:i/>
        </w:rPr>
        <w:t>i</w:t>
      </w:r>
      <w:proofErr w:type="spellEnd"/>
      <w:r w:rsidRPr="00721CDE">
        <w:rPr>
          <w:bCs/>
          <w:i/>
        </w:rPr>
        <w:t xml:space="preserve">? </w:t>
      </w:r>
    </w:p>
    <w:p w14:paraId="6DA25244" w14:textId="77777777" w:rsidR="006C6128" w:rsidRPr="00A77758" w:rsidRDefault="006C6128" w:rsidP="006C6128">
      <w:pPr>
        <w:rPr>
          <w:bCs/>
        </w:rPr>
      </w:pPr>
    </w:p>
    <w:p w14:paraId="04EF879A" w14:textId="211E0A49" w:rsidR="00CC5390" w:rsidRDefault="007658CA" w:rsidP="00CA186A">
      <w:pPr>
        <w:rPr>
          <w:bCs/>
        </w:rPr>
      </w:pPr>
      <w:r>
        <w:rPr>
          <w:bCs/>
        </w:rPr>
        <w:t xml:space="preserve">We calculated change in percent difference between </w:t>
      </w:r>
      <w:r w:rsidR="004469C4">
        <w:rPr>
          <w:bCs/>
        </w:rPr>
        <w:t>1980</w:t>
      </w:r>
      <w:r>
        <w:rPr>
          <w:bCs/>
        </w:rPr>
        <w:t xml:space="preserve"> and </w:t>
      </w:r>
      <w:r w:rsidR="004469C4">
        <w:rPr>
          <w:bCs/>
        </w:rPr>
        <w:t>2016</w:t>
      </w:r>
      <w:r>
        <w:rPr>
          <w:bCs/>
        </w:rPr>
        <w:t xml:space="preserve"> by </w:t>
      </w:r>
      <w:r w:rsidR="00CA186A">
        <w:rPr>
          <w:bCs/>
        </w:rPr>
        <w:t>fitting a linear regression to the time series of seasonal differences</w:t>
      </w:r>
      <w:r w:rsidR="0069460E">
        <w:rPr>
          <w:bCs/>
        </w:rPr>
        <w:t xml:space="preserve"> in mortality within a year</w:t>
      </w:r>
      <w:r w:rsidR="00CA186A">
        <w:rPr>
          <w:bCs/>
        </w:rPr>
        <w:t>. W</w:t>
      </w:r>
      <w:r w:rsidR="0028467A" w:rsidRPr="005A69D3">
        <w:rPr>
          <w:bCs/>
        </w:rPr>
        <w:t xml:space="preserve">e have reported </w:t>
      </w:r>
      <w:r w:rsidR="005A69D3">
        <w:rPr>
          <w:bCs/>
        </w:rPr>
        <w:t>th</w:t>
      </w:r>
      <w:r>
        <w:rPr>
          <w:bCs/>
        </w:rPr>
        <w:t>e</w:t>
      </w:r>
      <w:r w:rsidR="00423FFF">
        <w:rPr>
          <w:bCs/>
        </w:rPr>
        <w:t xml:space="preserve"> percentage point</w:t>
      </w:r>
      <w:r w:rsidR="005A69D3">
        <w:rPr>
          <w:bCs/>
        </w:rPr>
        <w:t xml:space="preserve"> change in seasonalit</w:t>
      </w:r>
      <w:r w:rsidR="00423FFF">
        <w:rPr>
          <w:bCs/>
        </w:rPr>
        <w:t>y</w:t>
      </w:r>
      <w:r w:rsidR="00930328">
        <w:rPr>
          <w:bCs/>
        </w:rPr>
        <w:t>, with p-values and 95% confidence intervals quoted,</w:t>
      </w:r>
      <w:r w:rsidR="005A69D3">
        <w:rPr>
          <w:bCs/>
        </w:rPr>
        <w:t xml:space="preserve"> </w:t>
      </w:r>
      <w:r w:rsidR="008D39B6">
        <w:rPr>
          <w:bCs/>
        </w:rPr>
        <w:t>from 1980 to 2016</w:t>
      </w:r>
      <w:r w:rsidR="00D80979">
        <w:rPr>
          <w:bCs/>
        </w:rPr>
        <w:t xml:space="preserve"> </w:t>
      </w:r>
      <w:r w:rsidR="00E41781">
        <w:rPr>
          <w:bCs/>
        </w:rPr>
        <w:t>b</w:t>
      </w:r>
      <w:r w:rsidR="00E41781" w:rsidRPr="005A69D3">
        <w:rPr>
          <w:bCs/>
        </w:rPr>
        <w:t>y</w:t>
      </w:r>
      <w:r w:rsidR="0028467A" w:rsidRPr="005A69D3">
        <w:rPr>
          <w:bCs/>
        </w:rPr>
        <w:t xml:space="preserve"> age, sex, and cause of death (Figure </w:t>
      </w:r>
      <w:r w:rsidR="005A69D3">
        <w:rPr>
          <w:bCs/>
        </w:rPr>
        <w:t>4 and Supplementary Figure 3</w:t>
      </w:r>
      <w:r w:rsidR="0028467A" w:rsidRPr="005A69D3">
        <w:rPr>
          <w:bCs/>
        </w:rPr>
        <w:t>)</w:t>
      </w:r>
      <w:r w:rsidR="0085259A">
        <w:rPr>
          <w:bCs/>
        </w:rPr>
        <w:t>.</w:t>
      </w:r>
      <w:r w:rsidR="00B34C53">
        <w:rPr>
          <w:bCs/>
        </w:rPr>
        <w:t xml:space="preserve"> </w:t>
      </w:r>
    </w:p>
    <w:p w14:paraId="20EAD23B" w14:textId="7431DA96" w:rsidR="00A74C38" w:rsidRPr="00677BE9" w:rsidRDefault="00BA1230" w:rsidP="006C6128">
      <w:pPr>
        <w:rPr>
          <w:bCs/>
        </w:rPr>
      </w:pPr>
      <w:r w:rsidRPr="00677BE9">
        <w:rPr>
          <w:bCs/>
        </w:rPr>
        <w:t xml:space="preserve"> </w:t>
      </w:r>
    </w:p>
    <w:p w14:paraId="3F995011" w14:textId="1A7EF10D" w:rsidR="00C262A2" w:rsidRDefault="006C6128" w:rsidP="006C6128">
      <w:pPr>
        <w:rPr>
          <w:bCs/>
          <w:i/>
        </w:rPr>
      </w:pPr>
      <w:r w:rsidRPr="00677BE9">
        <w:rPr>
          <w:bCs/>
          <w:i/>
        </w:rPr>
        <w:t xml:space="preserve">- Do all age groups have the same cycle, with αpi = αp0? </w:t>
      </w:r>
    </w:p>
    <w:p w14:paraId="6FDCA61F" w14:textId="77777777" w:rsidR="00C262A2" w:rsidRDefault="00C262A2" w:rsidP="006C6128">
      <w:pPr>
        <w:rPr>
          <w:bCs/>
          <w:i/>
        </w:rPr>
      </w:pPr>
    </w:p>
    <w:p w14:paraId="3619B9CC" w14:textId="63E099A5" w:rsidR="007658CA" w:rsidRDefault="00930328" w:rsidP="006C6128">
      <w:pPr>
        <w:rPr>
          <w:bCs/>
        </w:rPr>
      </w:pPr>
      <w:r>
        <w:rPr>
          <w:bCs/>
        </w:rPr>
        <w:t>We calculated the timing of maximum and minimum mortality using centre of gravity analysis</w:t>
      </w:r>
      <w:r w:rsidR="00313AE3">
        <w:rPr>
          <w:bCs/>
        </w:rPr>
        <w:t xml:space="preserve"> and </w:t>
      </w:r>
      <w:r w:rsidR="004904A1">
        <w:rPr>
          <w:bCs/>
        </w:rPr>
        <w:t>circular statistics. We have reporte</w:t>
      </w:r>
      <w:r w:rsidR="00BB44CF">
        <w:rPr>
          <w:bCs/>
        </w:rPr>
        <w:t>d the max</w:t>
      </w:r>
      <w:r w:rsidR="004904A1">
        <w:rPr>
          <w:bCs/>
        </w:rPr>
        <w:t xml:space="preserve">imum and minimum values by age, sex, and cause of death (Figure 3 and Supplementary Figure 2). </w:t>
      </w:r>
    </w:p>
    <w:p w14:paraId="2EA7001E" w14:textId="77777777" w:rsidR="00A74C38" w:rsidRPr="00677BE9" w:rsidRDefault="00A74C38" w:rsidP="006C6128">
      <w:pPr>
        <w:rPr>
          <w:bCs/>
          <w:i/>
        </w:rPr>
      </w:pPr>
    </w:p>
    <w:p w14:paraId="5D545812" w14:textId="3A8AA40B" w:rsidR="006C6128" w:rsidRPr="00677BE9" w:rsidRDefault="006C6128" w:rsidP="006C6128">
      <w:pPr>
        <w:rPr>
          <w:bCs/>
          <w:i/>
        </w:rPr>
      </w:pPr>
      <w:r w:rsidRPr="00677BE9">
        <w:rPr>
          <w:bCs/>
          <w:i/>
        </w:rPr>
        <w:t>- Does γ vary by region (ne</w:t>
      </w:r>
      <w:r w:rsidR="00B23A5B" w:rsidRPr="00677BE9">
        <w:rPr>
          <w:bCs/>
          <w:i/>
        </w:rPr>
        <w:t>gative in cold-climate regions</w:t>
      </w:r>
      <w:r w:rsidR="00821D49">
        <w:rPr>
          <w:bCs/>
          <w:i/>
        </w:rPr>
        <w:t>)</w:t>
      </w:r>
      <w:r w:rsidR="00B23A5B" w:rsidRPr="00677BE9">
        <w:rPr>
          <w:bCs/>
          <w:i/>
        </w:rPr>
        <w:t>?</w:t>
      </w:r>
      <w:r w:rsidRPr="00677BE9">
        <w:rPr>
          <w:bCs/>
          <w:i/>
        </w:rPr>
        <w:t xml:space="preserve"> </w:t>
      </w:r>
    </w:p>
    <w:p w14:paraId="75E12625" w14:textId="77777777" w:rsidR="00B162ED" w:rsidRDefault="00B162ED" w:rsidP="006C6128">
      <w:pPr>
        <w:rPr>
          <w:bCs/>
          <w:i/>
        </w:rPr>
      </w:pPr>
    </w:p>
    <w:p w14:paraId="4096E968" w14:textId="2F2FB8A4" w:rsidR="00513796" w:rsidRDefault="002D5E92" w:rsidP="006C6128">
      <w:pPr>
        <w:rPr>
          <w:bCs/>
        </w:rPr>
      </w:pPr>
      <w:r>
        <w:rPr>
          <w:bCs/>
        </w:rPr>
        <w:t xml:space="preserve">We </w:t>
      </w:r>
      <w:r w:rsidR="00313AE3">
        <w:rPr>
          <w:bCs/>
        </w:rPr>
        <w:t>report</w:t>
      </w:r>
      <w:r>
        <w:rPr>
          <w:bCs/>
        </w:rPr>
        <w:t xml:space="preserve"> percent difference</w:t>
      </w:r>
      <w:r w:rsidR="00313AE3">
        <w:rPr>
          <w:bCs/>
        </w:rPr>
        <w:t xml:space="preserve"> in death rates between maximum and minimum months</w:t>
      </w:r>
      <w:r>
        <w:rPr>
          <w:bCs/>
        </w:rPr>
        <w:t xml:space="preserve"> by reg</w:t>
      </w:r>
      <w:r w:rsidR="00006864">
        <w:rPr>
          <w:bCs/>
        </w:rPr>
        <w:t>io</w:t>
      </w:r>
      <w:r w:rsidR="00C262A2">
        <w:rPr>
          <w:bCs/>
        </w:rPr>
        <w:t xml:space="preserve">n </w:t>
      </w:r>
      <w:r w:rsidR="00006864">
        <w:rPr>
          <w:bCs/>
        </w:rPr>
        <w:t>(Figure 6</w:t>
      </w:r>
      <w:r w:rsidR="00FF1989">
        <w:rPr>
          <w:bCs/>
        </w:rPr>
        <w:t>; P. 23</w:t>
      </w:r>
      <w:r w:rsidR="00006864">
        <w:rPr>
          <w:bCs/>
        </w:rPr>
        <w:t>).</w:t>
      </w:r>
      <w:r w:rsidR="00494849">
        <w:rPr>
          <w:bCs/>
        </w:rPr>
        <w:t xml:space="preserve"> </w:t>
      </w:r>
      <w:r w:rsidR="002C1120">
        <w:rPr>
          <w:bCs/>
        </w:rPr>
        <w:t xml:space="preserve">We </w:t>
      </w:r>
      <w:r w:rsidR="00494849">
        <w:rPr>
          <w:bCs/>
        </w:rPr>
        <w:t>have</w:t>
      </w:r>
      <w:r w:rsidR="002C1120">
        <w:rPr>
          <w:bCs/>
        </w:rPr>
        <w:t xml:space="preserve"> also calculated change in percent difference between 1980 and 2016 by region, shown in the figure below for all-cause mortality</w:t>
      </w:r>
      <w:r w:rsidR="001D0F94">
        <w:rPr>
          <w:bCs/>
        </w:rPr>
        <w:t xml:space="preserve">, though not included in the main paper </w:t>
      </w:r>
      <w:r w:rsidR="00510796">
        <w:rPr>
          <w:bCs/>
        </w:rPr>
        <w:t>which is already dense with inclusion of a large number of results at the national level</w:t>
      </w:r>
      <w:r w:rsidR="00A55085">
        <w:rPr>
          <w:bCs/>
        </w:rPr>
        <w:t>.</w:t>
      </w:r>
    </w:p>
    <w:p w14:paraId="57FCA454" w14:textId="7EC87C1F" w:rsidR="00513796" w:rsidRDefault="00432E8B" w:rsidP="006C6128">
      <w:pPr>
        <w:rPr>
          <w:bCs/>
          <w:color w:val="FF0000"/>
        </w:rPr>
      </w:pPr>
      <w:r>
        <w:rPr>
          <w:bCs/>
          <w:noProof/>
          <w:lang w:eastAsia="en-GB"/>
        </w:rPr>
        <w:lastRenderedPageBreak/>
        <w:drawing>
          <wp:inline distT="0" distB="0" distL="0" distR="0" wp14:anchorId="4C1AFD95" wp14:editId="3D9D812C">
            <wp:extent cx="5739130" cy="4056380"/>
            <wp:effectExtent l="0" t="0" r="0" b="0"/>
            <wp:docPr id="3" name="Picture 3" descr="../../../../../../../output/seasonality_index/regional/seasonality_index_regional_start_end_compare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start_end_compare_index_AllCause_1980_2016.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9130" cy="4056380"/>
                    </a:xfrm>
                    <a:prstGeom prst="rect">
                      <a:avLst/>
                    </a:prstGeom>
                    <a:noFill/>
                    <a:ln>
                      <a:noFill/>
                    </a:ln>
                  </pic:spPr>
                </pic:pic>
              </a:graphicData>
            </a:graphic>
          </wp:inline>
        </w:drawing>
      </w:r>
    </w:p>
    <w:p w14:paraId="07B9E176" w14:textId="191CBE98" w:rsidR="00BD733B" w:rsidRDefault="00BD733B" w:rsidP="00BD733B">
      <w:pPr>
        <w:rPr>
          <w:bCs/>
        </w:rPr>
      </w:pPr>
      <w:r w:rsidRPr="001B2A4F">
        <w:rPr>
          <w:b/>
          <w:bCs/>
        </w:rPr>
        <w:t>Figure</w:t>
      </w:r>
      <w:r>
        <w:rPr>
          <w:bCs/>
        </w:rPr>
        <w:t xml:space="preserve">: </w:t>
      </w:r>
      <w:r w:rsidR="00446B24">
        <w:rPr>
          <w:color w:val="000000" w:themeColor="text1"/>
        </w:rPr>
        <w:t>Regional</w:t>
      </w:r>
      <w:r w:rsidR="00446B24" w:rsidRPr="00AC73A1">
        <w:rPr>
          <w:color w:val="000000" w:themeColor="text1"/>
        </w:rPr>
        <w:t xml:space="preserve"> percent difference in death rates between the maximum and minimum mortality months</w:t>
      </w:r>
      <w:r w:rsidR="00446B24">
        <w:rPr>
          <w:color w:val="000000" w:themeColor="text1"/>
        </w:rPr>
        <w:t xml:space="preserve"> for all-cause </w:t>
      </w:r>
      <w:r w:rsidR="00446B24" w:rsidRPr="00AC73A1">
        <w:rPr>
          <w:color w:val="000000" w:themeColor="text1"/>
        </w:rPr>
        <w:t>mortality</w:t>
      </w:r>
      <w:r w:rsidR="00446B24" w:rsidDel="00F84E39">
        <w:rPr>
          <w:color w:val="000000" w:themeColor="text1"/>
        </w:rPr>
        <w:t xml:space="preserve"> </w:t>
      </w:r>
      <w:r w:rsidR="00446B24" w:rsidRPr="00AC73A1">
        <w:rPr>
          <w:color w:val="000000" w:themeColor="text1"/>
        </w:rPr>
        <w:t>in 201</w:t>
      </w:r>
      <w:r w:rsidR="00446B24">
        <w:rPr>
          <w:color w:val="000000" w:themeColor="text1"/>
        </w:rPr>
        <w:t>6</w:t>
      </w:r>
      <w:r w:rsidR="00446B24" w:rsidRPr="00AC73A1">
        <w:rPr>
          <w:color w:val="000000" w:themeColor="text1"/>
        </w:rPr>
        <w:t xml:space="preserve"> versus 1980 by sex and age group</w:t>
      </w:r>
      <w:r w:rsidR="00446B24">
        <w:rPr>
          <w:color w:val="000000" w:themeColor="text1"/>
        </w:rPr>
        <w:t>.</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7C7AF818" w14:textId="3E983776" w:rsidR="00587530" w:rsidRDefault="005D08A3" w:rsidP="00E61AB2">
      <w:pPr>
        <w:rPr>
          <w:bCs/>
        </w:rPr>
      </w:pPr>
      <w:r>
        <w:rPr>
          <w:bCs/>
        </w:rPr>
        <w:t>We calculated the timing of maximum and minimum mortality using centre of gravity analysis</w:t>
      </w:r>
      <w:r w:rsidR="00510796">
        <w:rPr>
          <w:bCs/>
        </w:rPr>
        <w:t xml:space="preserve"> by region as well as nationally</w:t>
      </w:r>
      <w:r w:rsidR="00F72373">
        <w:rPr>
          <w:bCs/>
        </w:rPr>
        <w:t>.</w:t>
      </w:r>
      <w:r>
        <w:rPr>
          <w:bCs/>
        </w:rPr>
        <w:t xml:space="preserve"> </w:t>
      </w:r>
      <w:r w:rsidR="005F6191">
        <w:rPr>
          <w:bCs/>
        </w:rPr>
        <w:t>We have reported the maximum and minimum values by age</w:t>
      </w:r>
      <w:r w:rsidR="0010614D">
        <w:rPr>
          <w:bCs/>
        </w:rPr>
        <w:t xml:space="preserve"> and sex for all-cause death</w:t>
      </w:r>
      <w:r w:rsidR="005F6191">
        <w:rPr>
          <w:bCs/>
        </w:rPr>
        <w:t xml:space="preserve"> (Figure 5</w:t>
      </w:r>
      <w:r w:rsidR="00F60555">
        <w:rPr>
          <w:bCs/>
        </w:rPr>
        <w:t>; P. 22</w:t>
      </w:r>
      <w:r w:rsidR="005F6191">
        <w:rPr>
          <w:bCs/>
        </w:rPr>
        <w:t>).</w:t>
      </w:r>
    </w:p>
    <w:p w14:paraId="1C9B567E" w14:textId="77777777" w:rsidR="00510796" w:rsidRDefault="00510796" w:rsidP="00E61AB2">
      <w:pPr>
        <w:rPr>
          <w:bCs/>
        </w:rPr>
      </w:pPr>
    </w:p>
    <w:p w14:paraId="63224B93" w14:textId="17F425C4" w:rsidR="004278B4" w:rsidRDefault="00510796" w:rsidP="00E61AB2">
      <w:pPr>
        <w:rPr>
          <w:bCs/>
        </w:rPr>
      </w:pPr>
      <w:r>
        <w:rPr>
          <w:bCs/>
        </w:rPr>
        <w:t>T</w:t>
      </w:r>
      <w:r w:rsidR="00317DF6">
        <w:rPr>
          <w:bCs/>
        </w:rPr>
        <w:t>herefore</w:t>
      </w:r>
      <w:r>
        <w:rPr>
          <w:bCs/>
        </w:rPr>
        <w:t>, we have</w:t>
      </w:r>
      <w:r w:rsidR="00317DF6">
        <w:rPr>
          <w:bCs/>
        </w:rPr>
        <w:t xml:space="preserve"> successfully answered</w:t>
      </w:r>
      <w:r w:rsidR="004278B4">
        <w:rPr>
          <w:bCs/>
        </w:rPr>
        <w:t xml:space="preserve"> all the questions posed by the reviewers with o</w:t>
      </w:r>
      <w:r w:rsidR="00317DF6">
        <w:rPr>
          <w:bCs/>
        </w:rPr>
        <w:t>ur current methods. T</w:t>
      </w:r>
      <w:r w:rsidR="004278B4">
        <w:rPr>
          <w:bCs/>
        </w:rPr>
        <w:t xml:space="preserve">he wavelet analysis allows greater flexibility </w:t>
      </w:r>
      <w:r w:rsidR="00317DF6">
        <w:rPr>
          <w:bCs/>
        </w:rPr>
        <w:t xml:space="preserve">when compared to the </w:t>
      </w:r>
      <w:r w:rsidR="0068368C">
        <w:rPr>
          <w:bCs/>
        </w:rPr>
        <w:t xml:space="preserve">above </w:t>
      </w:r>
      <w:r w:rsidR="007F2A40">
        <w:rPr>
          <w:bCs/>
        </w:rPr>
        <w:t xml:space="preserve">model suggested </w:t>
      </w:r>
      <w:r w:rsidR="0068368C">
        <w:rPr>
          <w:bCs/>
        </w:rPr>
        <w:t>because it does not require</w:t>
      </w:r>
      <w:r w:rsidR="00150AC8">
        <w:rPr>
          <w:bCs/>
        </w:rPr>
        <w:t xml:space="preserve"> assuming only 6- and 12-month periodicity.</w:t>
      </w:r>
    </w:p>
    <w:p w14:paraId="46009343" w14:textId="77777777" w:rsidR="007658CA" w:rsidRDefault="007658CA" w:rsidP="00E61AB2">
      <w:pPr>
        <w:rPr>
          <w:bCs/>
        </w:rPr>
      </w:pPr>
      <w:bookmarkStart w:id="0" w:name="_GoBack"/>
      <w:bookmarkEnd w:id="0"/>
    </w:p>
    <w:p w14:paraId="356DCE4E" w14:textId="481FB18A" w:rsidR="00880C01" w:rsidRPr="007167B3" w:rsidRDefault="00F56564" w:rsidP="00E61AB2">
      <w:pPr>
        <w:rPr>
          <w:bCs/>
        </w:rPr>
      </w:pPr>
      <w:r w:rsidRPr="007167B3">
        <w:rPr>
          <w:bCs/>
        </w:rPr>
        <w:t>W</w:t>
      </w:r>
      <w:r w:rsidR="007658CA" w:rsidRPr="007167B3">
        <w:rPr>
          <w:bCs/>
        </w:rPr>
        <w:t xml:space="preserve">e </w:t>
      </w:r>
      <w:r w:rsidR="00150AC8" w:rsidRPr="007167B3">
        <w:rPr>
          <w:bCs/>
        </w:rPr>
        <w:t xml:space="preserve">have </w:t>
      </w:r>
      <w:r w:rsidR="007658CA" w:rsidRPr="007167B3">
        <w:rPr>
          <w:bCs/>
        </w:rPr>
        <w:t>nonetheless implemented the approach above</w:t>
      </w:r>
      <w:r w:rsidR="00446B24" w:rsidRPr="007167B3">
        <w:rPr>
          <w:bCs/>
        </w:rPr>
        <w:t xml:space="preserve">, with results presented in the table below. </w:t>
      </w:r>
      <w:r w:rsidR="00E36205" w:rsidRPr="007167B3">
        <w:rPr>
          <w:bCs/>
        </w:rPr>
        <w:t>We note that some</w:t>
      </w:r>
      <w:r w:rsidR="008A7E0A" w:rsidRPr="007167B3">
        <w:rPr>
          <w:bCs/>
        </w:rPr>
        <w:t xml:space="preserve"> the parameters </w:t>
      </w:r>
      <w:r w:rsidR="00E36205" w:rsidRPr="007167B3">
        <w:rPr>
          <w:bCs/>
        </w:rPr>
        <w:t>of this model</w:t>
      </w:r>
      <w:r w:rsidR="008A7E0A" w:rsidRPr="007167B3">
        <w:rPr>
          <w:bCs/>
        </w:rPr>
        <w:t xml:space="preserve"> (e.g.</w:t>
      </w:r>
      <w:r w:rsidR="00E36205" w:rsidRPr="007167B3">
        <w:rPr>
          <w:bCs/>
        </w:rPr>
        <w:t>,</w:t>
      </w:r>
      <w:r w:rsidR="008A7E0A" w:rsidRPr="007167B3">
        <w:rPr>
          <w:bCs/>
        </w:rPr>
        <w:t xml:space="preserve"> </w:t>
      </w:r>
      <w:r w:rsidR="00412DB0" w:rsidRPr="007167B3">
        <w:rPr>
          <w:bCs/>
        </w:rPr>
        <w:t xml:space="preserve">the </w:t>
      </w:r>
      <w:r w:rsidR="00412DB0" w:rsidRPr="007167B3">
        <w:rPr>
          <w:bCs/>
        </w:rPr>
        <w:sym w:font="Symbol" w:char="F072"/>
      </w:r>
      <w:r w:rsidR="00412DB0" w:rsidRPr="007167B3">
        <w:rPr>
          <w:bCs/>
        </w:rPr>
        <w:t xml:space="preserve">, </w:t>
      </w:r>
      <w:r w:rsidR="00412DB0" w:rsidRPr="007167B3">
        <w:rPr>
          <w:bCs/>
        </w:rPr>
        <w:sym w:font="Symbol" w:char="F067"/>
      </w:r>
      <w:r w:rsidR="00412DB0" w:rsidRPr="007167B3">
        <w:rPr>
          <w:bCs/>
        </w:rPr>
        <w:t xml:space="preserve">, and </w:t>
      </w:r>
      <w:r w:rsidR="00412DB0" w:rsidRPr="007167B3">
        <w:rPr>
          <w:bCs/>
        </w:rPr>
        <w:sym w:font="Symbol" w:char="F061"/>
      </w:r>
      <w:r w:rsidR="00412DB0" w:rsidRPr="007167B3">
        <w:rPr>
          <w:bCs/>
        </w:rPr>
        <w:t xml:space="preserve"> terms) </w:t>
      </w:r>
      <w:r w:rsidR="00E36205" w:rsidRPr="007167B3">
        <w:rPr>
          <w:bCs/>
        </w:rPr>
        <w:t xml:space="preserve">cannot be </w:t>
      </w:r>
      <w:r w:rsidR="00412DB0" w:rsidRPr="007167B3">
        <w:rPr>
          <w:bCs/>
        </w:rPr>
        <w:t>interpret</w:t>
      </w:r>
      <w:r w:rsidR="00E36205" w:rsidRPr="007167B3">
        <w:rPr>
          <w:bCs/>
        </w:rPr>
        <w:t>ed on their own</w:t>
      </w:r>
      <w:r w:rsidR="00412DB0" w:rsidRPr="007167B3">
        <w:rPr>
          <w:bCs/>
        </w:rPr>
        <w:t xml:space="preserve">, </w:t>
      </w:r>
      <w:r w:rsidR="00E36205" w:rsidRPr="007167B3">
        <w:rPr>
          <w:bCs/>
        </w:rPr>
        <w:t xml:space="preserve">because the </w:t>
      </w:r>
      <w:proofErr w:type="gramStart"/>
      <w:r w:rsidR="00E36205" w:rsidRPr="007167B3">
        <w:rPr>
          <w:bCs/>
        </w:rPr>
        <w:t>final results</w:t>
      </w:r>
      <w:proofErr w:type="gramEnd"/>
      <w:r w:rsidR="00E36205" w:rsidRPr="007167B3">
        <w:rPr>
          <w:bCs/>
        </w:rPr>
        <w:t xml:space="preserve"> involve</w:t>
      </w:r>
      <w:r w:rsidR="00412DB0" w:rsidRPr="007167B3">
        <w:rPr>
          <w:bCs/>
        </w:rPr>
        <w:t xml:space="preserve"> </w:t>
      </w:r>
      <w:r w:rsidR="006E2369" w:rsidRPr="007167B3">
        <w:rPr>
          <w:bCs/>
        </w:rPr>
        <w:t xml:space="preserve">combinations of </w:t>
      </w:r>
      <w:r w:rsidR="00412DB0" w:rsidRPr="007167B3">
        <w:rPr>
          <w:bCs/>
        </w:rPr>
        <w:t>terms</w:t>
      </w:r>
      <w:r w:rsidR="00E36205" w:rsidRPr="007167B3">
        <w:rPr>
          <w:bCs/>
        </w:rPr>
        <w:t xml:space="preserve">, </w:t>
      </w:r>
      <w:r w:rsidR="00446B24" w:rsidRPr="007167B3">
        <w:rPr>
          <w:bCs/>
        </w:rPr>
        <w:t xml:space="preserve">for example </w:t>
      </w:r>
      <w:r w:rsidR="00826C8F" w:rsidRPr="007167B3">
        <w:rPr>
          <w:bCs/>
        </w:rPr>
        <w:t>(</w:t>
      </w:r>
      <w:r w:rsidR="00446B24" w:rsidRPr="007167B3">
        <w:rPr>
          <w:bCs/>
        </w:rPr>
        <w:sym w:font="Symbol" w:char="F067"/>
      </w:r>
      <w:r w:rsidR="00D31C82" w:rsidRPr="007167B3">
        <w:rPr>
          <w:bCs/>
        </w:rPr>
        <w:t xml:space="preserve"> x </w:t>
      </w:r>
      <w:r w:rsidR="00446B24" w:rsidRPr="007167B3">
        <w:rPr>
          <w:bCs/>
        </w:rPr>
        <w:t>α1i</w:t>
      </w:r>
      <w:r w:rsidR="00826C8F" w:rsidRPr="007167B3">
        <w:rPr>
          <w:bCs/>
        </w:rPr>
        <w:t>)</w:t>
      </w:r>
      <w:r w:rsidR="00412DB0" w:rsidRPr="007167B3">
        <w:rPr>
          <w:bCs/>
        </w:rPr>
        <w:t xml:space="preserve">. In addition, the interpretation of </w:t>
      </w:r>
      <w:r w:rsidR="00412DB0" w:rsidRPr="007167B3">
        <w:rPr>
          <w:bCs/>
        </w:rPr>
        <w:sym w:font="Symbol" w:char="F067"/>
      </w:r>
      <w:r w:rsidR="00412DB0" w:rsidRPr="007167B3">
        <w:rPr>
          <w:bCs/>
        </w:rPr>
        <w:t xml:space="preserve"> is also dependant on the sign of </w:t>
      </w:r>
      <w:r w:rsidR="00412DB0" w:rsidRPr="007167B3">
        <w:rPr>
          <w:bCs/>
        </w:rPr>
        <w:sym w:font="Symbol" w:char="F061"/>
      </w:r>
      <w:r w:rsidR="00412DB0" w:rsidRPr="007167B3">
        <w:rPr>
          <w:bCs/>
        </w:rPr>
        <w:t xml:space="preserve">, as, for example, a negative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the percentage difference between maximum and minimum mortality is increasing, whereas a positive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that the </w:t>
      </w:r>
      <w:r w:rsidR="00933338" w:rsidRPr="007167B3">
        <w:rPr>
          <w:bCs/>
        </w:rPr>
        <w:t>percentage difference between maximum and minimum mortality is decreasing.</w:t>
      </w:r>
      <w:r w:rsidR="00F80362" w:rsidRPr="007167B3">
        <w:rPr>
          <w:bCs/>
        </w:rPr>
        <w:t xml:space="preserve"> For these reasons, interpretable results require predicting the outcomes in specific years and not simply the model parameters. We have done so for one of the outcomes presented in the paper, namely percent difference in death rates between maximum and minimum mortality months</w:t>
      </w:r>
      <w:r w:rsidR="0008358E" w:rsidRPr="007167B3">
        <w:rPr>
          <w:bCs/>
        </w:rPr>
        <w:t>.</w:t>
      </w:r>
      <w:r w:rsidR="00A94280" w:rsidRPr="007167B3">
        <w:rPr>
          <w:bCs/>
        </w:rPr>
        <w:t xml:space="preserve"> Conclusions were </w:t>
      </w:r>
      <w:proofErr w:type="gramStart"/>
      <w:r w:rsidR="00A94280" w:rsidRPr="007167B3">
        <w:rPr>
          <w:bCs/>
        </w:rPr>
        <w:t>similar to</w:t>
      </w:r>
      <w:proofErr w:type="gramEnd"/>
      <w:r w:rsidR="00A94280" w:rsidRPr="007167B3">
        <w:rPr>
          <w:bCs/>
        </w:rPr>
        <w:t xml:space="preserve"> those from the existing method.</w:t>
      </w:r>
    </w:p>
    <w:p w14:paraId="70FC876D" w14:textId="1ACE13A0" w:rsidR="0008358E" w:rsidRDefault="006E2369" w:rsidP="00E61AB2">
      <w:pPr>
        <w:rPr>
          <w:bCs/>
        </w:rPr>
      </w:pPr>
      <w:r w:rsidRPr="007167B3">
        <w:rPr>
          <w:bCs/>
        </w:rPr>
        <w:lastRenderedPageBreak/>
        <w:t>W</w:t>
      </w:r>
      <w:r w:rsidR="0008358E" w:rsidRPr="007167B3">
        <w:rPr>
          <w:bCs/>
        </w:rPr>
        <w:t xml:space="preserve">e believe that our current approach has the dual advantage </w:t>
      </w:r>
      <w:r w:rsidRPr="007167B3">
        <w:rPr>
          <w:bCs/>
        </w:rPr>
        <w:t xml:space="preserve">over the proposed method </w:t>
      </w:r>
      <w:r w:rsidR="0008358E" w:rsidRPr="007167B3">
        <w:rPr>
          <w:bCs/>
        </w:rPr>
        <w:t xml:space="preserve">of using a more general and flexible framework and being more easily understandable. We welcome </w:t>
      </w:r>
      <w:r w:rsidRPr="007167B3">
        <w:rPr>
          <w:bCs/>
        </w:rPr>
        <w:t>guidance</w:t>
      </w:r>
      <w:r w:rsidR="0008358E" w:rsidRPr="007167B3">
        <w:rPr>
          <w:bCs/>
        </w:rPr>
        <w:t xml:space="preserve"> on whether adding this </w:t>
      </w:r>
      <w:r w:rsidR="00E66947" w:rsidRPr="007167B3">
        <w:rPr>
          <w:bCs/>
        </w:rPr>
        <w:t xml:space="preserve">additional </w:t>
      </w:r>
      <w:r w:rsidR="0008358E" w:rsidRPr="007167B3">
        <w:rPr>
          <w:bCs/>
        </w:rPr>
        <w:t>method</w:t>
      </w:r>
      <w:r w:rsidRPr="007167B3">
        <w:rPr>
          <w:bCs/>
        </w:rPr>
        <w:t xml:space="preserve"> would improve the paper</w:t>
      </w:r>
      <w:r w:rsidR="0008358E" w:rsidRPr="007167B3">
        <w:rPr>
          <w:bCs/>
        </w:rPr>
        <w:t>.</w:t>
      </w:r>
    </w:p>
    <w:p w14:paraId="4036712F" w14:textId="77777777" w:rsidR="00412DB0" w:rsidRDefault="00412DB0" w:rsidP="00E61AB2">
      <w:pPr>
        <w:rPr>
          <w:bCs/>
        </w:rPr>
      </w:pPr>
    </w:p>
    <w:tbl>
      <w:tblPr>
        <w:tblW w:w="5996" w:type="dxa"/>
        <w:jc w:val="center"/>
        <w:tblLook w:val="04A0" w:firstRow="1" w:lastRow="0" w:firstColumn="1" w:lastColumn="0" w:noHBand="0" w:noVBand="1"/>
      </w:tblPr>
      <w:tblGrid>
        <w:gridCol w:w="1980"/>
        <w:gridCol w:w="1300"/>
        <w:gridCol w:w="1358"/>
        <w:gridCol w:w="1358"/>
      </w:tblGrid>
      <w:tr w:rsidR="00741E6B" w:rsidRPr="005D2F4B" w14:paraId="1EFDE7EC" w14:textId="77777777" w:rsidTr="00741E6B">
        <w:trPr>
          <w:trHeight w:val="950"/>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946D8" w14:textId="25A0B01D" w:rsidR="00741E6B" w:rsidRPr="005D2F4B" w:rsidRDefault="00741E6B" w:rsidP="00511BAD">
            <w:pPr>
              <w:jc w:val="center"/>
              <w:rPr>
                <w:rFonts w:ascii="Calibri" w:eastAsia="Times New Roman" w:hAnsi="Calibri"/>
                <w:b/>
                <w:color w:val="000000"/>
                <w:kern w:val="0"/>
                <w:sz w:val="24"/>
                <w:szCs w:val="24"/>
                <w:lang w:eastAsia="en-GB"/>
              </w:rPr>
            </w:pPr>
            <w:r w:rsidRPr="00511BAD">
              <w:rPr>
                <w:rFonts w:ascii="Calibri" w:eastAsia="Times New Roman" w:hAnsi="Calibri"/>
                <w:b/>
                <w:color w:val="000000"/>
                <w:kern w:val="0"/>
                <w:sz w:val="24"/>
                <w:szCs w:val="24"/>
                <w:lang w:eastAsia="en-GB"/>
              </w:rPr>
              <w:t>S</w:t>
            </w:r>
            <w:r w:rsidRPr="005D2F4B">
              <w:rPr>
                <w:rFonts w:ascii="Calibri" w:eastAsia="Times New Roman" w:hAnsi="Calibri"/>
                <w:b/>
                <w:color w:val="000000"/>
                <w:kern w:val="0"/>
                <w:sz w:val="24"/>
                <w:szCs w:val="24"/>
                <w:lang w:eastAsia="en-GB"/>
              </w:rPr>
              <w:t>ex</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01FCB8C" w14:textId="0C06FEFE" w:rsidR="00741E6B" w:rsidRPr="005D2F4B" w:rsidRDefault="00741E6B" w:rsidP="00511BAD">
            <w:pPr>
              <w:jc w:val="center"/>
              <w:rPr>
                <w:rFonts w:ascii="Calibri" w:eastAsia="Times New Roman" w:hAnsi="Calibri"/>
                <w:b/>
                <w:color w:val="000000"/>
                <w:kern w:val="0"/>
                <w:sz w:val="24"/>
                <w:szCs w:val="24"/>
                <w:lang w:eastAsia="en-GB"/>
              </w:rPr>
            </w:pPr>
            <w:r w:rsidRPr="00511BAD">
              <w:rPr>
                <w:rFonts w:ascii="Calibri" w:eastAsia="Times New Roman" w:hAnsi="Calibri"/>
                <w:b/>
                <w:color w:val="000000"/>
                <w:kern w:val="0"/>
                <w:sz w:val="24"/>
                <w:szCs w:val="24"/>
                <w:lang w:eastAsia="en-GB"/>
              </w:rPr>
              <w:t>A</w:t>
            </w:r>
            <w:r w:rsidRPr="005D2F4B">
              <w:rPr>
                <w:rFonts w:ascii="Calibri" w:eastAsia="Times New Roman" w:hAnsi="Calibri"/>
                <w:b/>
                <w:color w:val="000000"/>
                <w:kern w:val="0"/>
                <w:sz w:val="24"/>
                <w:szCs w:val="24"/>
                <w:lang w:eastAsia="en-GB"/>
              </w:rPr>
              <w:t>ge</w:t>
            </w:r>
            <w:r w:rsidRPr="00511BAD">
              <w:rPr>
                <w:rFonts w:ascii="Calibri" w:eastAsia="Times New Roman" w:hAnsi="Calibri"/>
                <w:b/>
                <w:color w:val="000000"/>
                <w:kern w:val="0"/>
                <w:sz w:val="24"/>
                <w:szCs w:val="24"/>
                <w:lang w:eastAsia="en-GB"/>
              </w:rPr>
              <w:t xml:space="preserve"> (years)</w:t>
            </w:r>
          </w:p>
        </w:tc>
        <w:tc>
          <w:tcPr>
            <w:tcW w:w="1358" w:type="dxa"/>
            <w:tcBorders>
              <w:top w:val="single" w:sz="4" w:space="0" w:color="auto"/>
              <w:left w:val="nil"/>
              <w:bottom w:val="single" w:sz="4" w:space="0" w:color="auto"/>
              <w:right w:val="single" w:sz="4" w:space="0" w:color="auto"/>
            </w:tcBorders>
            <w:vAlign w:val="bottom"/>
          </w:tcPr>
          <w:p w14:paraId="158FEDB8" w14:textId="411B5F3B" w:rsidR="00741E6B" w:rsidRPr="00DB625F" w:rsidRDefault="00741E6B" w:rsidP="00511BAD">
            <w:pPr>
              <w:jc w:val="center"/>
              <w:rPr>
                <w:rFonts w:ascii="Calibri" w:eastAsia="Times New Roman" w:hAnsi="Calibri"/>
                <w:b/>
                <w:color w:val="000000"/>
                <w:kern w:val="0"/>
                <w:sz w:val="24"/>
                <w:szCs w:val="24"/>
                <w:lang w:eastAsia="en-GB"/>
              </w:rPr>
            </w:pPr>
            <w:r w:rsidRPr="00DB625F">
              <w:rPr>
                <w:rFonts w:ascii="Calibri" w:eastAsia="Times New Roman" w:hAnsi="Calibri"/>
                <w:b/>
                <w:color w:val="000000"/>
              </w:rPr>
              <w:t>Percent difference 1980</w:t>
            </w:r>
          </w:p>
        </w:tc>
        <w:tc>
          <w:tcPr>
            <w:tcW w:w="1358" w:type="dxa"/>
            <w:tcBorders>
              <w:top w:val="single" w:sz="4" w:space="0" w:color="auto"/>
              <w:left w:val="single" w:sz="4" w:space="0" w:color="auto"/>
              <w:bottom w:val="single" w:sz="4" w:space="0" w:color="auto"/>
              <w:right w:val="single" w:sz="4" w:space="0" w:color="auto"/>
            </w:tcBorders>
            <w:vAlign w:val="bottom"/>
          </w:tcPr>
          <w:p w14:paraId="6DC56986" w14:textId="4027618A" w:rsidR="00741E6B" w:rsidRPr="00DB625F" w:rsidRDefault="00741E6B" w:rsidP="00511BAD">
            <w:pPr>
              <w:jc w:val="center"/>
              <w:rPr>
                <w:rFonts w:ascii="Calibri" w:eastAsia="Times New Roman" w:hAnsi="Calibri"/>
                <w:b/>
                <w:color w:val="000000"/>
                <w:kern w:val="0"/>
                <w:sz w:val="24"/>
                <w:szCs w:val="24"/>
                <w:lang w:eastAsia="en-GB"/>
              </w:rPr>
            </w:pPr>
            <w:r w:rsidRPr="00DB625F">
              <w:rPr>
                <w:rFonts w:ascii="Calibri" w:eastAsia="Times New Roman" w:hAnsi="Calibri"/>
                <w:b/>
                <w:color w:val="000000"/>
              </w:rPr>
              <w:t>Percent difference 2016</w:t>
            </w:r>
          </w:p>
        </w:tc>
      </w:tr>
      <w:tr w:rsidR="00741E6B" w:rsidRPr="005D2F4B" w14:paraId="451625A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B6FC97" w14:textId="0231DA59"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004D4A5" w14:textId="004CAD16"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w:t>
            </w:r>
            <w:r>
              <w:rPr>
                <w:rFonts w:ascii="Calibri" w:eastAsia="Times New Roman" w:hAnsi="Calibri"/>
                <w:color w:val="000000"/>
                <w:kern w:val="0"/>
                <w:sz w:val="24"/>
                <w:szCs w:val="24"/>
                <w:lang w:eastAsia="en-GB"/>
              </w:rPr>
              <w:t>-4</w:t>
            </w:r>
          </w:p>
        </w:tc>
        <w:tc>
          <w:tcPr>
            <w:tcW w:w="1358" w:type="dxa"/>
            <w:tcBorders>
              <w:top w:val="single" w:sz="4" w:space="0" w:color="auto"/>
              <w:left w:val="nil"/>
              <w:bottom w:val="single" w:sz="4" w:space="0" w:color="auto"/>
              <w:right w:val="single" w:sz="4" w:space="0" w:color="auto"/>
            </w:tcBorders>
            <w:vAlign w:val="bottom"/>
          </w:tcPr>
          <w:p w14:paraId="793A9A60" w14:textId="7007EA66"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11.9</w:t>
            </w:r>
          </w:p>
        </w:tc>
        <w:tc>
          <w:tcPr>
            <w:tcW w:w="1358" w:type="dxa"/>
            <w:tcBorders>
              <w:top w:val="nil"/>
              <w:left w:val="single" w:sz="4" w:space="0" w:color="auto"/>
              <w:bottom w:val="single" w:sz="4" w:space="0" w:color="auto"/>
              <w:right w:val="single" w:sz="4" w:space="0" w:color="auto"/>
            </w:tcBorders>
            <w:vAlign w:val="bottom"/>
          </w:tcPr>
          <w:p w14:paraId="25281F6B" w14:textId="7AB82F75"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r>
      <w:tr w:rsidR="00741E6B" w:rsidRPr="005D2F4B" w14:paraId="1AE15D34"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AE6987" w14:textId="7629ECAE"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7134A4B" w14:textId="04868394"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w:t>
            </w:r>
            <w:r>
              <w:rPr>
                <w:rFonts w:ascii="Calibri" w:eastAsia="Times New Roman" w:hAnsi="Calibri"/>
                <w:color w:val="000000"/>
                <w:kern w:val="0"/>
                <w:sz w:val="24"/>
                <w:szCs w:val="24"/>
                <w:lang w:eastAsia="en-GB"/>
              </w:rPr>
              <w:t>-4</w:t>
            </w:r>
          </w:p>
        </w:tc>
        <w:tc>
          <w:tcPr>
            <w:tcW w:w="1358" w:type="dxa"/>
            <w:tcBorders>
              <w:top w:val="single" w:sz="4" w:space="0" w:color="auto"/>
              <w:left w:val="nil"/>
              <w:bottom w:val="single" w:sz="4" w:space="0" w:color="auto"/>
              <w:right w:val="single" w:sz="4" w:space="0" w:color="auto"/>
            </w:tcBorders>
            <w:vAlign w:val="bottom"/>
          </w:tcPr>
          <w:p w14:paraId="5D8390C6" w14:textId="070184A2"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10.6</w:t>
            </w:r>
          </w:p>
        </w:tc>
        <w:tc>
          <w:tcPr>
            <w:tcW w:w="1358" w:type="dxa"/>
            <w:tcBorders>
              <w:top w:val="nil"/>
              <w:left w:val="single" w:sz="4" w:space="0" w:color="auto"/>
              <w:bottom w:val="single" w:sz="4" w:space="0" w:color="auto"/>
              <w:right w:val="single" w:sz="4" w:space="0" w:color="auto"/>
            </w:tcBorders>
            <w:vAlign w:val="bottom"/>
          </w:tcPr>
          <w:p w14:paraId="289E7F6C" w14:textId="6049E855"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r>
      <w:tr w:rsidR="00741E6B" w:rsidRPr="005D2F4B" w14:paraId="2522CB2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C15C6C" w14:textId="419BD8E6"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5F036E7A" w14:textId="1898E283"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w:t>
            </w:r>
            <w:r>
              <w:rPr>
                <w:rFonts w:ascii="Calibri" w:eastAsia="Times New Roman" w:hAnsi="Calibri"/>
                <w:color w:val="000000"/>
                <w:kern w:val="0"/>
                <w:sz w:val="24"/>
                <w:szCs w:val="24"/>
                <w:lang w:eastAsia="en-GB"/>
              </w:rPr>
              <w:t>-14</w:t>
            </w:r>
          </w:p>
        </w:tc>
        <w:tc>
          <w:tcPr>
            <w:tcW w:w="1358" w:type="dxa"/>
            <w:tcBorders>
              <w:top w:val="single" w:sz="4" w:space="0" w:color="auto"/>
              <w:left w:val="nil"/>
              <w:bottom w:val="single" w:sz="4" w:space="0" w:color="auto"/>
              <w:right w:val="single" w:sz="4" w:space="0" w:color="auto"/>
            </w:tcBorders>
            <w:vAlign w:val="bottom"/>
          </w:tcPr>
          <w:p w14:paraId="471656D1" w14:textId="0E62E889"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56.2</w:t>
            </w:r>
          </w:p>
        </w:tc>
        <w:tc>
          <w:tcPr>
            <w:tcW w:w="1358" w:type="dxa"/>
            <w:tcBorders>
              <w:top w:val="nil"/>
              <w:left w:val="single" w:sz="4" w:space="0" w:color="auto"/>
              <w:bottom w:val="single" w:sz="4" w:space="0" w:color="auto"/>
              <w:right w:val="single" w:sz="4" w:space="0" w:color="auto"/>
            </w:tcBorders>
            <w:vAlign w:val="bottom"/>
          </w:tcPr>
          <w:p w14:paraId="6BED54AB" w14:textId="037F9994"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19.4</w:t>
            </w:r>
          </w:p>
        </w:tc>
      </w:tr>
      <w:tr w:rsidR="00741E6B" w:rsidRPr="005D2F4B" w14:paraId="3AAB6F2A" w14:textId="77777777" w:rsidTr="00741E6B">
        <w:trPr>
          <w:trHeight w:val="338"/>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D77FBD" w14:textId="392190A5"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604C4BD3" w14:textId="3772661C"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w:t>
            </w:r>
            <w:r>
              <w:rPr>
                <w:rFonts w:ascii="Calibri" w:eastAsia="Times New Roman" w:hAnsi="Calibri"/>
                <w:color w:val="000000"/>
                <w:kern w:val="0"/>
                <w:sz w:val="24"/>
                <w:szCs w:val="24"/>
                <w:lang w:eastAsia="en-GB"/>
              </w:rPr>
              <w:t>-14</w:t>
            </w:r>
          </w:p>
        </w:tc>
        <w:tc>
          <w:tcPr>
            <w:tcW w:w="1358" w:type="dxa"/>
            <w:tcBorders>
              <w:top w:val="single" w:sz="4" w:space="0" w:color="auto"/>
              <w:left w:val="nil"/>
              <w:bottom w:val="single" w:sz="4" w:space="0" w:color="auto"/>
              <w:right w:val="single" w:sz="4" w:space="0" w:color="auto"/>
            </w:tcBorders>
            <w:vAlign w:val="bottom"/>
          </w:tcPr>
          <w:p w14:paraId="7F82C2AD" w14:textId="51337305"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26.3</w:t>
            </w:r>
          </w:p>
        </w:tc>
        <w:tc>
          <w:tcPr>
            <w:tcW w:w="1358" w:type="dxa"/>
            <w:tcBorders>
              <w:top w:val="nil"/>
              <w:left w:val="single" w:sz="4" w:space="0" w:color="auto"/>
              <w:bottom w:val="single" w:sz="4" w:space="0" w:color="auto"/>
              <w:right w:val="single" w:sz="4" w:space="0" w:color="auto"/>
            </w:tcBorders>
            <w:vAlign w:val="bottom"/>
          </w:tcPr>
          <w:p w14:paraId="527EC9DE" w14:textId="3DD05FC2"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20.9</w:t>
            </w:r>
          </w:p>
        </w:tc>
      </w:tr>
      <w:tr w:rsidR="00741E6B" w:rsidRPr="005D2F4B" w14:paraId="61759F3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D47D31" w14:textId="1D22CEAE"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BD39FF6" w14:textId="3C3673F0"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15</w:t>
            </w:r>
            <w:r>
              <w:rPr>
                <w:rFonts w:ascii="Calibri" w:eastAsia="Times New Roman" w:hAnsi="Calibri"/>
                <w:color w:val="000000"/>
                <w:kern w:val="0"/>
                <w:sz w:val="24"/>
                <w:szCs w:val="24"/>
                <w:lang w:eastAsia="en-GB"/>
              </w:rPr>
              <w:t>-24</w:t>
            </w:r>
          </w:p>
        </w:tc>
        <w:tc>
          <w:tcPr>
            <w:tcW w:w="1358" w:type="dxa"/>
            <w:tcBorders>
              <w:top w:val="single" w:sz="4" w:space="0" w:color="auto"/>
              <w:left w:val="nil"/>
              <w:bottom w:val="single" w:sz="4" w:space="0" w:color="auto"/>
              <w:right w:val="single" w:sz="4" w:space="0" w:color="auto"/>
            </w:tcBorders>
            <w:vAlign w:val="bottom"/>
          </w:tcPr>
          <w:p w14:paraId="221A6882" w14:textId="7DF66040"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39.1</w:t>
            </w:r>
          </w:p>
        </w:tc>
        <w:tc>
          <w:tcPr>
            <w:tcW w:w="1358" w:type="dxa"/>
            <w:tcBorders>
              <w:top w:val="nil"/>
              <w:left w:val="single" w:sz="4" w:space="0" w:color="auto"/>
              <w:bottom w:val="single" w:sz="4" w:space="0" w:color="auto"/>
              <w:right w:val="single" w:sz="4" w:space="0" w:color="auto"/>
            </w:tcBorders>
            <w:vAlign w:val="bottom"/>
          </w:tcPr>
          <w:p w14:paraId="2DF139CB" w14:textId="6FD78217"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10.8</w:t>
            </w:r>
          </w:p>
        </w:tc>
      </w:tr>
      <w:tr w:rsidR="00741E6B" w:rsidRPr="005D2F4B" w14:paraId="67AA6AF8"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6945C9" w14:textId="02046FD5"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9A71D30" w14:textId="3AC4137E"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15</w:t>
            </w:r>
            <w:r>
              <w:rPr>
                <w:rFonts w:ascii="Calibri" w:eastAsia="Times New Roman" w:hAnsi="Calibri"/>
                <w:color w:val="000000"/>
                <w:kern w:val="0"/>
                <w:sz w:val="24"/>
                <w:szCs w:val="24"/>
                <w:lang w:eastAsia="en-GB"/>
              </w:rPr>
              <w:t>-24</w:t>
            </w:r>
          </w:p>
        </w:tc>
        <w:tc>
          <w:tcPr>
            <w:tcW w:w="1358" w:type="dxa"/>
            <w:tcBorders>
              <w:top w:val="single" w:sz="4" w:space="0" w:color="auto"/>
              <w:left w:val="nil"/>
              <w:bottom w:val="single" w:sz="4" w:space="0" w:color="auto"/>
              <w:right w:val="single" w:sz="4" w:space="0" w:color="auto"/>
            </w:tcBorders>
            <w:vAlign w:val="bottom"/>
          </w:tcPr>
          <w:p w14:paraId="1AABC381" w14:textId="39A69C86"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14.9</w:t>
            </w:r>
          </w:p>
        </w:tc>
        <w:tc>
          <w:tcPr>
            <w:tcW w:w="1358" w:type="dxa"/>
            <w:tcBorders>
              <w:top w:val="nil"/>
              <w:left w:val="single" w:sz="4" w:space="0" w:color="auto"/>
              <w:bottom w:val="single" w:sz="4" w:space="0" w:color="auto"/>
              <w:right w:val="single" w:sz="4" w:space="0" w:color="auto"/>
            </w:tcBorders>
            <w:vAlign w:val="bottom"/>
          </w:tcPr>
          <w:p w14:paraId="15C80759" w14:textId="47CF975F"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2.3</w:t>
            </w:r>
          </w:p>
        </w:tc>
      </w:tr>
      <w:tr w:rsidR="00741E6B" w:rsidRPr="005D2F4B" w14:paraId="45A99CB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D6A69B" w14:textId="460BB2D2"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8C23B1C" w14:textId="100A96D0"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25</w:t>
            </w:r>
            <w:r>
              <w:rPr>
                <w:rFonts w:ascii="Calibri" w:eastAsia="Times New Roman" w:hAnsi="Calibri"/>
                <w:color w:val="000000"/>
                <w:kern w:val="0"/>
                <w:sz w:val="24"/>
                <w:szCs w:val="24"/>
                <w:lang w:eastAsia="en-GB"/>
              </w:rPr>
              <w:t>-34</w:t>
            </w:r>
          </w:p>
        </w:tc>
        <w:tc>
          <w:tcPr>
            <w:tcW w:w="1358" w:type="dxa"/>
            <w:tcBorders>
              <w:top w:val="single" w:sz="4" w:space="0" w:color="auto"/>
              <w:left w:val="nil"/>
              <w:bottom w:val="single" w:sz="4" w:space="0" w:color="auto"/>
              <w:right w:val="single" w:sz="4" w:space="0" w:color="auto"/>
            </w:tcBorders>
            <w:vAlign w:val="bottom"/>
          </w:tcPr>
          <w:p w14:paraId="75DF25D5" w14:textId="01EEF76D"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17.3</w:t>
            </w:r>
          </w:p>
        </w:tc>
        <w:tc>
          <w:tcPr>
            <w:tcW w:w="1358" w:type="dxa"/>
            <w:tcBorders>
              <w:top w:val="nil"/>
              <w:left w:val="single" w:sz="4" w:space="0" w:color="auto"/>
              <w:bottom w:val="single" w:sz="4" w:space="0" w:color="auto"/>
              <w:right w:val="single" w:sz="4" w:space="0" w:color="auto"/>
            </w:tcBorders>
            <w:vAlign w:val="bottom"/>
          </w:tcPr>
          <w:p w14:paraId="54B91222" w14:textId="4796B0E4"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w:t>
            </w:r>
          </w:p>
        </w:tc>
      </w:tr>
      <w:tr w:rsidR="00741E6B" w:rsidRPr="005D2F4B" w14:paraId="4DE1B906"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ED6A8D" w14:textId="7C6F20FD"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D1D6FCD" w14:textId="0F2CA204"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25</w:t>
            </w:r>
            <w:r>
              <w:rPr>
                <w:rFonts w:ascii="Calibri" w:eastAsia="Times New Roman" w:hAnsi="Calibri"/>
                <w:color w:val="000000"/>
                <w:kern w:val="0"/>
                <w:sz w:val="24"/>
                <w:szCs w:val="24"/>
                <w:lang w:eastAsia="en-GB"/>
              </w:rPr>
              <w:t>-34</w:t>
            </w:r>
          </w:p>
        </w:tc>
        <w:tc>
          <w:tcPr>
            <w:tcW w:w="1358" w:type="dxa"/>
            <w:tcBorders>
              <w:top w:val="single" w:sz="4" w:space="0" w:color="auto"/>
              <w:left w:val="nil"/>
              <w:bottom w:val="single" w:sz="4" w:space="0" w:color="auto"/>
              <w:right w:val="single" w:sz="4" w:space="0" w:color="auto"/>
            </w:tcBorders>
            <w:vAlign w:val="bottom"/>
          </w:tcPr>
          <w:p w14:paraId="090CC6C7" w14:textId="7B0CFFAE"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c>
          <w:tcPr>
            <w:tcW w:w="1358" w:type="dxa"/>
            <w:tcBorders>
              <w:top w:val="nil"/>
              <w:left w:val="single" w:sz="4" w:space="0" w:color="auto"/>
              <w:bottom w:val="single" w:sz="4" w:space="0" w:color="auto"/>
              <w:right w:val="single" w:sz="4" w:space="0" w:color="auto"/>
            </w:tcBorders>
            <w:vAlign w:val="bottom"/>
          </w:tcPr>
          <w:p w14:paraId="30FB8B84" w14:textId="3CB9B9C9"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4.3</w:t>
            </w:r>
          </w:p>
        </w:tc>
      </w:tr>
      <w:tr w:rsidR="00741E6B" w:rsidRPr="005D2F4B" w14:paraId="4171094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83F072" w14:textId="25625ECA"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BAC3A60" w14:textId="01486057"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35</w:t>
            </w:r>
            <w:r>
              <w:rPr>
                <w:rFonts w:ascii="Calibri" w:eastAsia="Times New Roman" w:hAnsi="Calibri"/>
                <w:color w:val="000000"/>
                <w:kern w:val="0"/>
                <w:sz w:val="24"/>
                <w:szCs w:val="24"/>
                <w:lang w:eastAsia="en-GB"/>
              </w:rPr>
              <w:t>-44</w:t>
            </w:r>
          </w:p>
        </w:tc>
        <w:tc>
          <w:tcPr>
            <w:tcW w:w="1358" w:type="dxa"/>
            <w:tcBorders>
              <w:top w:val="single" w:sz="4" w:space="0" w:color="auto"/>
              <w:left w:val="nil"/>
              <w:bottom w:val="single" w:sz="4" w:space="0" w:color="auto"/>
              <w:right w:val="single" w:sz="4" w:space="0" w:color="auto"/>
            </w:tcBorders>
            <w:vAlign w:val="bottom"/>
          </w:tcPr>
          <w:p w14:paraId="0A87D5A6" w14:textId="3C192C5C"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4.9</w:t>
            </w:r>
          </w:p>
        </w:tc>
        <w:tc>
          <w:tcPr>
            <w:tcW w:w="1358" w:type="dxa"/>
            <w:tcBorders>
              <w:top w:val="nil"/>
              <w:left w:val="single" w:sz="4" w:space="0" w:color="auto"/>
              <w:bottom w:val="single" w:sz="4" w:space="0" w:color="auto"/>
              <w:right w:val="single" w:sz="4" w:space="0" w:color="auto"/>
            </w:tcBorders>
            <w:vAlign w:val="bottom"/>
          </w:tcPr>
          <w:p w14:paraId="2C6A102C" w14:textId="2CC7A52F"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w:t>
            </w:r>
          </w:p>
        </w:tc>
      </w:tr>
      <w:tr w:rsidR="00741E6B" w:rsidRPr="005D2F4B" w14:paraId="6FA2170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7D8558" w14:textId="777AC13C"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2713C4F" w14:textId="3E5033BE"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35</w:t>
            </w:r>
            <w:r>
              <w:rPr>
                <w:rFonts w:ascii="Calibri" w:eastAsia="Times New Roman" w:hAnsi="Calibri"/>
                <w:color w:val="000000"/>
                <w:kern w:val="0"/>
                <w:sz w:val="24"/>
                <w:szCs w:val="24"/>
                <w:lang w:eastAsia="en-GB"/>
              </w:rPr>
              <w:t>-44</w:t>
            </w:r>
          </w:p>
        </w:tc>
        <w:tc>
          <w:tcPr>
            <w:tcW w:w="1358" w:type="dxa"/>
            <w:tcBorders>
              <w:top w:val="single" w:sz="4" w:space="0" w:color="auto"/>
              <w:left w:val="nil"/>
              <w:bottom w:val="single" w:sz="4" w:space="0" w:color="auto"/>
              <w:right w:val="single" w:sz="4" w:space="0" w:color="auto"/>
            </w:tcBorders>
            <w:vAlign w:val="bottom"/>
          </w:tcPr>
          <w:p w14:paraId="0605B1C0" w14:textId="0218B4CD"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6.5</w:t>
            </w:r>
          </w:p>
        </w:tc>
        <w:tc>
          <w:tcPr>
            <w:tcW w:w="1358" w:type="dxa"/>
            <w:tcBorders>
              <w:top w:val="nil"/>
              <w:left w:val="single" w:sz="4" w:space="0" w:color="auto"/>
              <w:bottom w:val="single" w:sz="4" w:space="0" w:color="auto"/>
              <w:right w:val="single" w:sz="4" w:space="0" w:color="auto"/>
            </w:tcBorders>
            <w:vAlign w:val="bottom"/>
          </w:tcPr>
          <w:p w14:paraId="6E980A29" w14:textId="08DCBCD8"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7.1</w:t>
            </w:r>
          </w:p>
        </w:tc>
      </w:tr>
      <w:tr w:rsidR="00741E6B" w:rsidRPr="005D2F4B" w14:paraId="3D4CD46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5B9D46" w14:textId="24FB7C68"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DAD65F7" w14:textId="50A4949D"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45</w:t>
            </w:r>
            <w:r>
              <w:rPr>
                <w:rFonts w:ascii="Calibri" w:eastAsia="Times New Roman" w:hAnsi="Calibri"/>
                <w:color w:val="000000"/>
                <w:kern w:val="0"/>
                <w:sz w:val="24"/>
                <w:szCs w:val="24"/>
                <w:lang w:eastAsia="en-GB"/>
              </w:rPr>
              <w:t>-54</w:t>
            </w:r>
          </w:p>
        </w:tc>
        <w:tc>
          <w:tcPr>
            <w:tcW w:w="1358" w:type="dxa"/>
            <w:tcBorders>
              <w:top w:val="single" w:sz="4" w:space="0" w:color="auto"/>
              <w:left w:val="nil"/>
              <w:bottom w:val="single" w:sz="4" w:space="0" w:color="auto"/>
              <w:right w:val="single" w:sz="4" w:space="0" w:color="auto"/>
            </w:tcBorders>
            <w:vAlign w:val="bottom"/>
          </w:tcPr>
          <w:p w14:paraId="1FAE8052" w14:textId="17456FEF"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10.9</w:t>
            </w:r>
          </w:p>
        </w:tc>
        <w:tc>
          <w:tcPr>
            <w:tcW w:w="1358" w:type="dxa"/>
            <w:tcBorders>
              <w:top w:val="nil"/>
              <w:left w:val="single" w:sz="4" w:space="0" w:color="auto"/>
              <w:bottom w:val="single" w:sz="4" w:space="0" w:color="auto"/>
              <w:right w:val="single" w:sz="4" w:space="0" w:color="auto"/>
            </w:tcBorders>
            <w:vAlign w:val="bottom"/>
          </w:tcPr>
          <w:p w14:paraId="52F45F73" w14:textId="5DE3D68A"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7.9</w:t>
            </w:r>
          </w:p>
        </w:tc>
      </w:tr>
      <w:tr w:rsidR="00741E6B" w:rsidRPr="005D2F4B" w14:paraId="4846035C"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7E79F2" w14:textId="61C0194A"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5A1907AA" w14:textId="25DDD405"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45</w:t>
            </w:r>
            <w:r>
              <w:rPr>
                <w:rFonts w:ascii="Calibri" w:eastAsia="Times New Roman" w:hAnsi="Calibri"/>
                <w:color w:val="000000"/>
                <w:kern w:val="0"/>
                <w:sz w:val="24"/>
                <w:szCs w:val="24"/>
                <w:lang w:eastAsia="en-GB"/>
              </w:rPr>
              <w:t>-54</w:t>
            </w:r>
          </w:p>
        </w:tc>
        <w:tc>
          <w:tcPr>
            <w:tcW w:w="1358" w:type="dxa"/>
            <w:tcBorders>
              <w:top w:val="single" w:sz="4" w:space="0" w:color="auto"/>
              <w:left w:val="nil"/>
              <w:bottom w:val="single" w:sz="4" w:space="0" w:color="auto"/>
              <w:right w:val="single" w:sz="4" w:space="0" w:color="auto"/>
            </w:tcBorders>
            <w:vAlign w:val="bottom"/>
          </w:tcPr>
          <w:p w14:paraId="5F38347C" w14:textId="08AA5BF8"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11.4</w:t>
            </w:r>
          </w:p>
        </w:tc>
        <w:tc>
          <w:tcPr>
            <w:tcW w:w="1358" w:type="dxa"/>
            <w:tcBorders>
              <w:top w:val="nil"/>
              <w:left w:val="single" w:sz="4" w:space="0" w:color="auto"/>
              <w:bottom w:val="single" w:sz="4" w:space="0" w:color="auto"/>
              <w:right w:val="single" w:sz="4" w:space="0" w:color="auto"/>
            </w:tcBorders>
            <w:vAlign w:val="bottom"/>
          </w:tcPr>
          <w:p w14:paraId="5A374B4D" w14:textId="0A96DD36"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11.2</w:t>
            </w:r>
          </w:p>
        </w:tc>
      </w:tr>
      <w:tr w:rsidR="00741E6B" w:rsidRPr="005D2F4B" w14:paraId="0E068DBA"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FBC2A7" w14:textId="1E8CDF5E"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15675F88" w14:textId="54E62EEA"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55</w:t>
            </w:r>
            <w:r>
              <w:rPr>
                <w:rFonts w:ascii="Calibri" w:eastAsia="Times New Roman" w:hAnsi="Calibri"/>
                <w:color w:val="000000"/>
                <w:kern w:val="0"/>
                <w:sz w:val="24"/>
                <w:szCs w:val="24"/>
                <w:lang w:eastAsia="en-GB"/>
              </w:rPr>
              <w:t>-64</w:t>
            </w:r>
          </w:p>
        </w:tc>
        <w:tc>
          <w:tcPr>
            <w:tcW w:w="1358" w:type="dxa"/>
            <w:tcBorders>
              <w:top w:val="single" w:sz="4" w:space="0" w:color="auto"/>
              <w:left w:val="nil"/>
              <w:bottom w:val="single" w:sz="4" w:space="0" w:color="auto"/>
              <w:right w:val="single" w:sz="4" w:space="0" w:color="auto"/>
            </w:tcBorders>
            <w:vAlign w:val="bottom"/>
          </w:tcPr>
          <w:p w14:paraId="2D4D41D2" w14:textId="58B12939"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13.7</w:t>
            </w:r>
          </w:p>
        </w:tc>
        <w:tc>
          <w:tcPr>
            <w:tcW w:w="1358" w:type="dxa"/>
            <w:tcBorders>
              <w:top w:val="nil"/>
              <w:left w:val="single" w:sz="4" w:space="0" w:color="auto"/>
              <w:bottom w:val="single" w:sz="4" w:space="0" w:color="auto"/>
              <w:right w:val="single" w:sz="4" w:space="0" w:color="auto"/>
            </w:tcBorders>
            <w:vAlign w:val="bottom"/>
          </w:tcPr>
          <w:p w14:paraId="2FBC2924" w14:textId="1F8749EC"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11.7</w:t>
            </w:r>
          </w:p>
        </w:tc>
      </w:tr>
      <w:tr w:rsidR="00741E6B" w:rsidRPr="005D2F4B" w14:paraId="2DEA84A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77DE8E" w14:textId="4D8375D2"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0DA1BA17" w14:textId="4A1B8F0B"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55</w:t>
            </w:r>
            <w:r>
              <w:rPr>
                <w:rFonts w:ascii="Calibri" w:eastAsia="Times New Roman" w:hAnsi="Calibri"/>
                <w:color w:val="000000"/>
                <w:kern w:val="0"/>
                <w:sz w:val="24"/>
                <w:szCs w:val="24"/>
                <w:lang w:eastAsia="en-GB"/>
              </w:rPr>
              <w:t>-64</w:t>
            </w:r>
          </w:p>
        </w:tc>
        <w:tc>
          <w:tcPr>
            <w:tcW w:w="1358" w:type="dxa"/>
            <w:tcBorders>
              <w:top w:val="single" w:sz="4" w:space="0" w:color="auto"/>
              <w:left w:val="nil"/>
              <w:bottom w:val="single" w:sz="4" w:space="0" w:color="auto"/>
              <w:right w:val="single" w:sz="4" w:space="0" w:color="auto"/>
            </w:tcBorders>
            <w:vAlign w:val="bottom"/>
          </w:tcPr>
          <w:p w14:paraId="24731F66" w14:textId="242BB0E3"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13.1</w:t>
            </w:r>
          </w:p>
        </w:tc>
        <w:tc>
          <w:tcPr>
            <w:tcW w:w="1358" w:type="dxa"/>
            <w:tcBorders>
              <w:top w:val="nil"/>
              <w:left w:val="single" w:sz="4" w:space="0" w:color="auto"/>
              <w:bottom w:val="single" w:sz="4" w:space="0" w:color="auto"/>
              <w:right w:val="single" w:sz="4" w:space="0" w:color="auto"/>
            </w:tcBorders>
            <w:vAlign w:val="bottom"/>
          </w:tcPr>
          <w:p w14:paraId="1DE10FC4" w14:textId="3B2DB940"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13.3</w:t>
            </w:r>
          </w:p>
        </w:tc>
      </w:tr>
      <w:tr w:rsidR="00741E6B" w:rsidRPr="005D2F4B" w14:paraId="185A5FF7"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EF3A02" w14:textId="4342C6E9"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C911B92" w14:textId="5222386B"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65</w:t>
            </w:r>
            <w:r>
              <w:rPr>
                <w:rFonts w:ascii="Calibri" w:eastAsia="Times New Roman" w:hAnsi="Calibri"/>
                <w:color w:val="000000"/>
                <w:kern w:val="0"/>
                <w:sz w:val="24"/>
                <w:szCs w:val="24"/>
                <w:lang w:eastAsia="en-GB"/>
              </w:rPr>
              <w:t>-74</w:t>
            </w:r>
          </w:p>
        </w:tc>
        <w:tc>
          <w:tcPr>
            <w:tcW w:w="1358" w:type="dxa"/>
            <w:tcBorders>
              <w:top w:val="single" w:sz="4" w:space="0" w:color="auto"/>
              <w:left w:val="nil"/>
              <w:bottom w:val="single" w:sz="4" w:space="0" w:color="auto"/>
              <w:right w:val="single" w:sz="4" w:space="0" w:color="auto"/>
            </w:tcBorders>
            <w:vAlign w:val="bottom"/>
          </w:tcPr>
          <w:p w14:paraId="5DB9FF5F" w14:textId="64289C59"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17.6</w:t>
            </w:r>
          </w:p>
        </w:tc>
        <w:tc>
          <w:tcPr>
            <w:tcW w:w="1358" w:type="dxa"/>
            <w:tcBorders>
              <w:top w:val="nil"/>
              <w:left w:val="single" w:sz="4" w:space="0" w:color="auto"/>
              <w:bottom w:val="single" w:sz="4" w:space="0" w:color="auto"/>
              <w:right w:val="single" w:sz="4" w:space="0" w:color="auto"/>
            </w:tcBorders>
            <w:vAlign w:val="bottom"/>
          </w:tcPr>
          <w:p w14:paraId="0A7DEC5F" w14:textId="0502E2D8"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14.5</w:t>
            </w:r>
          </w:p>
        </w:tc>
      </w:tr>
      <w:tr w:rsidR="00741E6B" w:rsidRPr="005D2F4B" w14:paraId="62134BDB"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204046" w14:textId="6772391F"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164EAA74" w14:textId="1E4B80ED"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65</w:t>
            </w:r>
            <w:r>
              <w:rPr>
                <w:rFonts w:ascii="Calibri" w:eastAsia="Times New Roman" w:hAnsi="Calibri"/>
                <w:color w:val="000000"/>
                <w:kern w:val="0"/>
                <w:sz w:val="24"/>
                <w:szCs w:val="24"/>
                <w:lang w:eastAsia="en-GB"/>
              </w:rPr>
              <w:t>-74</w:t>
            </w:r>
          </w:p>
        </w:tc>
        <w:tc>
          <w:tcPr>
            <w:tcW w:w="1358" w:type="dxa"/>
            <w:tcBorders>
              <w:top w:val="single" w:sz="4" w:space="0" w:color="auto"/>
              <w:left w:val="nil"/>
              <w:bottom w:val="single" w:sz="4" w:space="0" w:color="auto"/>
              <w:right w:val="single" w:sz="4" w:space="0" w:color="auto"/>
            </w:tcBorders>
            <w:vAlign w:val="bottom"/>
          </w:tcPr>
          <w:p w14:paraId="25AC1EE6" w14:textId="5AC52A25"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16.6</w:t>
            </w:r>
          </w:p>
        </w:tc>
        <w:tc>
          <w:tcPr>
            <w:tcW w:w="1358" w:type="dxa"/>
            <w:tcBorders>
              <w:top w:val="nil"/>
              <w:left w:val="single" w:sz="4" w:space="0" w:color="auto"/>
              <w:bottom w:val="single" w:sz="4" w:space="0" w:color="auto"/>
              <w:right w:val="single" w:sz="4" w:space="0" w:color="auto"/>
            </w:tcBorders>
            <w:vAlign w:val="bottom"/>
          </w:tcPr>
          <w:p w14:paraId="3E785916" w14:textId="58EEB7B0"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15.4</w:t>
            </w:r>
          </w:p>
        </w:tc>
      </w:tr>
      <w:tr w:rsidR="00741E6B" w:rsidRPr="005D2F4B" w14:paraId="13FFCAF0"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51EF7F" w14:textId="1FF7708F"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775D93EE" w14:textId="05DB340C"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75</w:t>
            </w:r>
            <w:r>
              <w:rPr>
                <w:rFonts w:ascii="Calibri" w:eastAsia="Times New Roman" w:hAnsi="Calibri"/>
                <w:color w:val="000000"/>
                <w:kern w:val="0"/>
                <w:sz w:val="24"/>
                <w:szCs w:val="24"/>
                <w:lang w:eastAsia="en-GB"/>
              </w:rPr>
              <w:t>-84</w:t>
            </w:r>
          </w:p>
        </w:tc>
        <w:tc>
          <w:tcPr>
            <w:tcW w:w="1358" w:type="dxa"/>
            <w:tcBorders>
              <w:top w:val="single" w:sz="4" w:space="0" w:color="auto"/>
              <w:left w:val="nil"/>
              <w:bottom w:val="single" w:sz="4" w:space="0" w:color="auto"/>
              <w:right w:val="single" w:sz="4" w:space="0" w:color="auto"/>
            </w:tcBorders>
            <w:vAlign w:val="bottom"/>
          </w:tcPr>
          <w:p w14:paraId="07DB838B" w14:textId="5909CA81"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24.3</w:t>
            </w:r>
          </w:p>
        </w:tc>
        <w:tc>
          <w:tcPr>
            <w:tcW w:w="1358" w:type="dxa"/>
            <w:tcBorders>
              <w:top w:val="nil"/>
              <w:left w:val="single" w:sz="4" w:space="0" w:color="auto"/>
              <w:bottom w:val="single" w:sz="4" w:space="0" w:color="auto"/>
              <w:right w:val="single" w:sz="4" w:space="0" w:color="auto"/>
            </w:tcBorders>
            <w:vAlign w:val="bottom"/>
          </w:tcPr>
          <w:p w14:paraId="23AF640F" w14:textId="67AAA275"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20.2</w:t>
            </w:r>
          </w:p>
        </w:tc>
      </w:tr>
      <w:tr w:rsidR="00741E6B" w:rsidRPr="005D2F4B" w14:paraId="44A648D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190CF6" w14:textId="624E2701"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1326E9" w14:textId="519DB51A"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75</w:t>
            </w:r>
            <w:r>
              <w:rPr>
                <w:rFonts w:ascii="Calibri" w:eastAsia="Times New Roman" w:hAnsi="Calibri"/>
                <w:color w:val="000000"/>
                <w:kern w:val="0"/>
                <w:sz w:val="24"/>
                <w:szCs w:val="24"/>
                <w:lang w:eastAsia="en-GB"/>
              </w:rPr>
              <w:t>-84</w:t>
            </w:r>
          </w:p>
        </w:tc>
        <w:tc>
          <w:tcPr>
            <w:tcW w:w="1358" w:type="dxa"/>
            <w:tcBorders>
              <w:top w:val="single" w:sz="4" w:space="0" w:color="auto"/>
              <w:left w:val="nil"/>
              <w:bottom w:val="single" w:sz="4" w:space="0" w:color="auto"/>
              <w:right w:val="single" w:sz="4" w:space="0" w:color="auto"/>
            </w:tcBorders>
            <w:vAlign w:val="bottom"/>
          </w:tcPr>
          <w:p w14:paraId="670558F0" w14:textId="18275C6A"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24.6</w:t>
            </w:r>
          </w:p>
        </w:tc>
        <w:tc>
          <w:tcPr>
            <w:tcW w:w="1358" w:type="dxa"/>
            <w:tcBorders>
              <w:top w:val="nil"/>
              <w:left w:val="single" w:sz="4" w:space="0" w:color="auto"/>
              <w:bottom w:val="single" w:sz="4" w:space="0" w:color="auto"/>
              <w:right w:val="single" w:sz="4" w:space="0" w:color="auto"/>
            </w:tcBorders>
            <w:vAlign w:val="bottom"/>
          </w:tcPr>
          <w:p w14:paraId="4A01AAFF" w14:textId="3911164A"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21.2</w:t>
            </w:r>
          </w:p>
        </w:tc>
      </w:tr>
      <w:tr w:rsidR="00741E6B" w:rsidRPr="005D2F4B" w14:paraId="043065BE"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44FBE8" w14:textId="5A3421B2"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0380B5AC" w14:textId="4568554D"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85</w:t>
            </w:r>
            <w:r>
              <w:rPr>
                <w:rFonts w:ascii="Calibri" w:eastAsia="Times New Roman" w:hAnsi="Calibri"/>
                <w:color w:val="000000"/>
                <w:kern w:val="0"/>
                <w:sz w:val="24"/>
                <w:szCs w:val="24"/>
                <w:lang w:eastAsia="en-GB"/>
              </w:rPr>
              <w:t>+</w:t>
            </w:r>
          </w:p>
        </w:tc>
        <w:tc>
          <w:tcPr>
            <w:tcW w:w="1358" w:type="dxa"/>
            <w:tcBorders>
              <w:top w:val="single" w:sz="4" w:space="0" w:color="auto"/>
              <w:left w:val="nil"/>
              <w:bottom w:val="single" w:sz="4" w:space="0" w:color="auto"/>
              <w:right w:val="single" w:sz="4" w:space="0" w:color="auto"/>
            </w:tcBorders>
            <w:vAlign w:val="bottom"/>
          </w:tcPr>
          <w:p w14:paraId="3D74A41B" w14:textId="5F90EF2B"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35.2</w:t>
            </w:r>
          </w:p>
        </w:tc>
        <w:tc>
          <w:tcPr>
            <w:tcW w:w="1358" w:type="dxa"/>
            <w:tcBorders>
              <w:top w:val="nil"/>
              <w:left w:val="single" w:sz="4" w:space="0" w:color="auto"/>
              <w:bottom w:val="single" w:sz="4" w:space="0" w:color="auto"/>
              <w:right w:val="single" w:sz="4" w:space="0" w:color="auto"/>
            </w:tcBorders>
            <w:vAlign w:val="bottom"/>
          </w:tcPr>
          <w:p w14:paraId="3BE24F3E" w14:textId="5634401A"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25.5</w:t>
            </w:r>
          </w:p>
        </w:tc>
      </w:tr>
      <w:tr w:rsidR="00741E6B" w:rsidRPr="005D2F4B" w14:paraId="1CF3AD7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BBEB96" w14:textId="47961BE9"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49B0DB" w14:textId="4E9D3381"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85</w:t>
            </w:r>
            <w:r>
              <w:rPr>
                <w:rFonts w:ascii="Calibri" w:eastAsia="Times New Roman" w:hAnsi="Calibri"/>
                <w:color w:val="000000"/>
                <w:kern w:val="0"/>
                <w:sz w:val="24"/>
                <w:szCs w:val="24"/>
                <w:lang w:eastAsia="en-GB"/>
              </w:rPr>
              <w:t>+</w:t>
            </w:r>
          </w:p>
        </w:tc>
        <w:tc>
          <w:tcPr>
            <w:tcW w:w="1358" w:type="dxa"/>
            <w:tcBorders>
              <w:top w:val="single" w:sz="4" w:space="0" w:color="auto"/>
              <w:left w:val="nil"/>
              <w:bottom w:val="single" w:sz="4" w:space="0" w:color="auto"/>
              <w:right w:val="single" w:sz="4" w:space="0" w:color="auto"/>
            </w:tcBorders>
            <w:vAlign w:val="bottom"/>
          </w:tcPr>
          <w:p w14:paraId="297183B0" w14:textId="2D8C0C79"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34.2</w:t>
            </w:r>
          </w:p>
        </w:tc>
        <w:tc>
          <w:tcPr>
            <w:tcW w:w="1358" w:type="dxa"/>
            <w:tcBorders>
              <w:top w:val="nil"/>
              <w:left w:val="single" w:sz="4" w:space="0" w:color="auto"/>
              <w:bottom w:val="single" w:sz="4" w:space="0" w:color="auto"/>
              <w:right w:val="single" w:sz="4" w:space="0" w:color="auto"/>
            </w:tcBorders>
            <w:vAlign w:val="bottom"/>
          </w:tcPr>
          <w:p w14:paraId="476C6658" w14:textId="70C74E6D"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27.6</w:t>
            </w:r>
          </w:p>
        </w:tc>
      </w:tr>
    </w:tbl>
    <w:p w14:paraId="2C0D1FC8" w14:textId="77777777" w:rsidR="005D2F4B" w:rsidRDefault="005D2F4B" w:rsidP="00E61AB2">
      <w:pPr>
        <w:rPr>
          <w:bCs/>
        </w:rPr>
      </w:pPr>
    </w:p>
    <w:p w14:paraId="6AF11E6F" w14:textId="413F3084" w:rsidR="000A7203" w:rsidRDefault="000A7203" w:rsidP="000A7203">
      <w:pPr>
        <w:rPr>
          <w:bCs/>
        </w:rPr>
      </w:pPr>
      <w:r>
        <w:rPr>
          <w:b/>
          <w:bCs/>
        </w:rPr>
        <w:t>Table</w:t>
      </w:r>
      <w:r>
        <w:rPr>
          <w:bCs/>
        </w:rPr>
        <w:t xml:space="preserve">: </w:t>
      </w:r>
      <w:r w:rsidR="00F80362">
        <w:rPr>
          <w:color w:val="000000" w:themeColor="text1"/>
        </w:rPr>
        <w:t>P</w:t>
      </w:r>
      <w:r w:rsidR="00E16AED" w:rsidRPr="00AC73A1">
        <w:rPr>
          <w:color w:val="000000" w:themeColor="text1"/>
        </w:rPr>
        <w:t>ercent difference in death rates between the maximum and minimum mortality months</w:t>
      </w:r>
      <w:r w:rsidR="00E16AED">
        <w:rPr>
          <w:color w:val="000000" w:themeColor="text1"/>
        </w:rPr>
        <w:t xml:space="preserve"> for all-cause </w:t>
      </w:r>
      <w:r w:rsidR="00E16AED" w:rsidRPr="00AC73A1">
        <w:rPr>
          <w:color w:val="000000" w:themeColor="text1"/>
        </w:rPr>
        <w:t>mortality</w:t>
      </w:r>
      <w:r w:rsidR="00E16AED" w:rsidDel="00F84E39">
        <w:rPr>
          <w:color w:val="000000" w:themeColor="text1"/>
        </w:rPr>
        <w:t xml:space="preserve"> </w:t>
      </w:r>
      <w:r w:rsidR="00E16AED" w:rsidRPr="00AC73A1">
        <w:rPr>
          <w:color w:val="000000" w:themeColor="text1"/>
        </w:rPr>
        <w:t>in 201</w:t>
      </w:r>
      <w:r w:rsidR="00E16AED">
        <w:rPr>
          <w:color w:val="000000" w:themeColor="text1"/>
        </w:rPr>
        <w:t>6</w:t>
      </w:r>
      <w:r w:rsidR="00E16AED" w:rsidRPr="00AC73A1">
        <w:rPr>
          <w:color w:val="000000" w:themeColor="text1"/>
        </w:rPr>
        <w:t xml:space="preserve"> versus 1980 by sex and age group</w:t>
      </w:r>
      <w:r w:rsidR="00EF15DC">
        <w:rPr>
          <w:color w:val="000000" w:themeColor="text1"/>
        </w:rPr>
        <w:t xml:space="preserve"> using</w:t>
      </w:r>
      <w:r w:rsidR="00677408">
        <w:rPr>
          <w:color w:val="000000" w:themeColor="text1"/>
        </w:rPr>
        <w:t xml:space="preserve"> alternative method</w:t>
      </w:r>
      <w:r w:rsidR="00E16AED" w:rsidRPr="00AC73A1">
        <w:rPr>
          <w:color w:val="000000" w:themeColor="text1"/>
        </w:rPr>
        <w:t>.</w:t>
      </w:r>
    </w:p>
    <w:p w14:paraId="07E4ADED" w14:textId="77777777" w:rsidR="000A7203" w:rsidRDefault="000A7203" w:rsidP="00E61AB2">
      <w:pPr>
        <w:rPr>
          <w:bCs/>
        </w:rPr>
      </w:pPr>
    </w:p>
    <w:p w14:paraId="274327B9" w14:textId="77777777" w:rsidR="00D02BB5"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1E84367D"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w:t>
      </w:r>
      <w:r w:rsidR="00205697">
        <w:rPr>
          <w:bCs/>
        </w:rPr>
        <w:t>13</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lastRenderedPageBreak/>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18638055"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FB5039">
        <w:rPr>
          <w:bCs/>
        </w:rPr>
        <w:t>10</w:t>
      </w:r>
      <w:r w:rsidR="00BA7F9D">
        <w:rPr>
          <w:bCs/>
        </w:rPr>
        <w:t xml:space="preserve"> and Table </w:t>
      </w:r>
      <w:r w:rsidR="00A752CF">
        <w:rPr>
          <w:bCs/>
        </w:rPr>
        <w:t>2</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r w:rsidR="00C13780">
        <w:rPr>
          <w:bCs/>
        </w:rPr>
        <w:t xml:space="preserve"> 1</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regional extremes in variation were not looked at when comparisons between countries are made. This does not invalidate the comparison 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two temperature metrics are correlated (see Figure below).</w:t>
      </w:r>
    </w:p>
    <w:p w14:paraId="5C4BCC08" w14:textId="095B5D50" w:rsidR="007103CF" w:rsidRDefault="00200430" w:rsidP="0003425D">
      <w:pPr>
        <w:rPr>
          <w:bCs/>
        </w:rPr>
      </w:pPr>
      <w:r w:rsidRPr="00E30376">
        <w:rPr>
          <w:bCs/>
          <w:noProof/>
          <w:lang w:eastAsia="en-GB"/>
        </w:rPr>
        <w:lastRenderedPageBreak/>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A46F17C" w14:textId="77777777" w:rsidR="00C15043"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w:t>
      </w:r>
      <w:r w:rsidR="00BD521E">
        <w:rPr>
          <w:bCs/>
        </w:rPr>
        <w:t>s</w:t>
      </w:r>
      <w:r>
        <w:rPr>
          <w:bCs/>
        </w:rPr>
        <w:t xml:space="preserve"> of </w:t>
      </w:r>
      <w:r w:rsidR="00367C69">
        <w:rPr>
          <w:bCs/>
        </w:rPr>
        <w:t xml:space="preserve">centre-of-gravity analysis to identify peak and minimum mortality months, and </w:t>
      </w:r>
      <w:r w:rsidR="00C66403">
        <w:rPr>
          <w:bCs/>
        </w:rPr>
        <w:t>estimation</w:t>
      </w:r>
      <w:r w:rsidR="00367C69">
        <w:rPr>
          <w:bCs/>
        </w:rPr>
        <w:t xml:space="preserve"> of changes in seasonal mortality range are all formal analyses.</w:t>
      </w:r>
      <w:r w:rsidR="00097BC9">
        <w:rPr>
          <w:bCs/>
        </w:rPr>
        <w:t xml:space="preserve"> </w:t>
      </w:r>
    </w:p>
    <w:p w14:paraId="6ECCD3B3" w14:textId="77777777" w:rsidR="00C15043" w:rsidRDefault="00C15043" w:rsidP="00E61AB2">
      <w:pPr>
        <w:rPr>
          <w:bCs/>
        </w:rPr>
      </w:pPr>
    </w:p>
    <w:p w14:paraId="718914FA" w14:textId="19D2C714" w:rsidR="00E84A9A" w:rsidRDefault="00097BC9" w:rsidP="00E61AB2">
      <w:pPr>
        <w:rPr>
          <w:ins w:id="1" w:author="Parks, Robbie M" w:date="2018-08-09T19:40:00Z"/>
          <w:bCs/>
        </w:rPr>
      </w:pPr>
      <w:r w:rsidRPr="007167B3">
        <w:rPr>
          <w:bCs/>
        </w:rPr>
        <w:t xml:space="preserve">We </w:t>
      </w:r>
      <w:r w:rsidR="00F40365" w:rsidRPr="007167B3">
        <w:rPr>
          <w:bCs/>
        </w:rPr>
        <w:t>quote</w:t>
      </w:r>
      <w:r w:rsidRPr="007167B3">
        <w:rPr>
          <w:bCs/>
        </w:rPr>
        <w:t xml:space="preserve"> p-values in results, as opposed to setting a</w:t>
      </w:r>
      <w:r w:rsidR="00C73D9A" w:rsidRPr="007167B3">
        <w:rPr>
          <w:bCs/>
        </w:rPr>
        <w:t>n explicit</w:t>
      </w:r>
      <w:r w:rsidRPr="007167B3">
        <w:rPr>
          <w:bCs/>
        </w:rPr>
        <w:t xml:space="preserve"> threshold for significance.</w:t>
      </w:r>
      <w:r w:rsidR="00D90CF0" w:rsidRPr="007167B3">
        <w:rPr>
          <w:bCs/>
        </w:rPr>
        <w:t xml:space="preserve"> </w:t>
      </w:r>
      <w:r w:rsidR="00E84A9A" w:rsidRPr="007167B3">
        <w:rPr>
          <w:bCs/>
        </w:rPr>
        <w:t xml:space="preserve">Therefore, as we do not </w:t>
      </w:r>
      <w:r w:rsidR="00BA27CE" w:rsidRPr="007167B3">
        <w:rPr>
          <w:bCs/>
        </w:rPr>
        <w:t>test</w:t>
      </w:r>
      <w:r w:rsidR="00E84A9A" w:rsidRPr="007167B3">
        <w:rPr>
          <w:bCs/>
        </w:rPr>
        <w:t xml:space="preserve"> results in t</w:t>
      </w:r>
      <w:r w:rsidR="00BA27CE" w:rsidRPr="007167B3">
        <w:rPr>
          <w:bCs/>
        </w:rPr>
        <w:t>erms of significance (as derived by</w:t>
      </w:r>
      <w:r w:rsidR="001C3015" w:rsidRPr="007167B3">
        <w:rPr>
          <w:bCs/>
        </w:rPr>
        <w:t xml:space="preserve"> comparing against</w:t>
      </w:r>
      <w:r w:rsidR="00BA27CE" w:rsidRPr="007167B3">
        <w:rPr>
          <w:bCs/>
        </w:rPr>
        <w:t xml:space="preserve"> a threshold on the p-value), we do not need to make a correction for multiple testing.</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71E4B3C4"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w:t>
      </w:r>
      <w:r w:rsidR="00205697">
        <w:rPr>
          <w:bCs/>
        </w:rPr>
        <w:t>this sentence for clarity (P.</w:t>
      </w:r>
      <w:r w:rsidR="00367C69">
        <w:rPr>
          <w:bCs/>
        </w:rPr>
        <w:t xml:space="preserve"> </w:t>
      </w:r>
      <w:r w:rsidR="00205697">
        <w:rPr>
          <w:bCs/>
        </w:rPr>
        <w:t>2</w:t>
      </w:r>
      <w:r w:rsidR="00367C69">
        <w:rPr>
          <w:bCs/>
        </w:rPr>
        <w:t>).</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40600B8" w:rsidR="005D48DC" w:rsidRDefault="005D48DC" w:rsidP="00C13011">
      <w:pPr>
        <w:outlineLvl w:val="0"/>
        <w:rPr>
          <w:bCs/>
        </w:rPr>
      </w:pPr>
      <w:r>
        <w:rPr>
          <w:bCs/>
        </w:rPr>
        <w:t xml:space="preserve">We have reworded for clarity (P. </w:t>
      </w:r>
      <w:r w:rsidR="00C47D0C">
        <w:rPr>
          <w:bCs/>
        </w:rPr>
        <w:t>2</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550A180D" w:rsidR="007E0D70" w:rsidRDefault="005D48DC" w:rsidP="00C13011">
      <w:pPr>
        <w:jc w:val="left"/>
        <w:outlineLvl w:val="0"/>
        <w:rPr>
          <w:bCs/>
        </w:rPr>
      </w:pPr>
      <w:r>
        <w:rPr>
          <w:bCs/>
        </w:rPr>
        <w:t>We have reworded as suggested (P</w:t>
      </w:r>
      <w:r w:rsidR="00C47D0C">
        <w:rPr>
          <w:bCs/>
        </w:rPr>
        <w:t>P</w:t>
      </w:r>
      <w:r>
        <w:rPr>
          <w:bCs/>
        </w:rPr>
        <w:t xml:space="preserve">. </w:t>
      </w:r>
      <w:r w:rsidR="00C47D0C">
        <w:rPr>
          <w:bCs/>
        </w:rPr>
        <w:t>7</w:t>
      </w:r>
      <w:r w:rsidR="00D97DDE">
        <w:rPr>
          <w:bCs/>
        </w:rPr>
        <w:t>,</w:t>
      </w:r>
      <w:r w:rsidR="00C47D0C">
        <w:rPr>
          <w:bCs/>
        </w:rPr>
        <w:t>12</w:t>
      </w:r>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r>
        <w:rPr>
          <w:bCs/>
        </w:rPr>
        <w:fldChar w:fldCharType="begin" w:fldLock="1"/>
      </w:r>
      <w:r>
        <w:rPr>
          <w:bCs/>
        </w:rPr>
        <w:instrText xml:space="preserve">ADDIN Mendeley Bibliography CSL_BIBLIOGRAPHY </w:instrText>
      </w:r>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r>
        <w:rPr>
          <w:bCs/>
        </w:rPr>
        <w:fldChar w:fldCharType="end"/>
      </w:r>
    </w:p>
    <w:p w14:paraId="4EAA7E9B" w14:textId="22A7A2A9"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9A3929" w14:textId="77777777" w:rsidR="0061341D" w:rsidRDefault="0061341D">
      <w:r>
        <w:separator/>
      </w:r>
    </w:p>
  </w:endnote>
  <w:endnote w:type="continuationSeparator" w:id="0">
    <w:p w14:paraId="03FCE1CC" w14:textId="77777777" w:rsidR="0061341D" w:rsidRDefault="00613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7AEAEFEF" w:rsidR="005530AF" w:rsidRDefault="005530AF">
    <w:pPr>
      <w:pStyle w:val="Footer"/>
      <w:jc w:val="right"/>
    </w:pPr>
    <w:r>
      <w:fldChar w:fldCharType="begin"/>
    </w:r>
    <w:r>
      <w:instrText xml:space="preserve"> PAGE   \* MERGEFORMAT </w:instrText>
    </w:r>
    <w:r>
      <w:fldChar w:fldCharType="separate"/>
    </w:r>
    <w:r w:rsidR="0001160F">
      <w:rPr>
        <w:noProof/>
      </w:rPr>
      <w:t>4</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1BA4E9B5" w:rsidR="005530AF" w:rsidRDefault="005530AF">
    <w:pPr>
      <w:pStyle w:val="Footer"/>
      <w:jc w:val="right"/>
    </w:pPr>
    <w:r>
      <w:fldChar w:fldCharType="begin"/>
    </w:r>
    <w:r>
      <w:instrText xml:space="preserve"> PAGE   \* MERGEFORMAT </w:instrText>
    </w:r>
    <w:r>
      <w:fldChar w:fldCharType="separate"/>
    </w:r>
    <w:r w:rsidR="00A94280">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F71F19" w14:textId="77777777" w:rsidR="0061341D" w:rsidRDefault="0061341D">
      <w:r>
        <w:separator/>
      </w:r>
    </w:p>
  </w:footnote>
  <w:footnote w:type="continuationSeparator" w:id="0">
    <w:p w14:paraId="20B8AEB8" w14:textId="77777777" w:rsidR="0061341D" w:rsidRDefault="0061341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94C"/>
    <w:rsid w:val="00000EFD"/>
    <w:rsid w:val="00005513"/>
    <w:rsid w:val="00005CF4"/>
    <w:rsid w:val="00006864"/>
    <w:rsid w:val="0000794B"/>
    <w:rsid w:val="0001054A"/>
    <w:rsid w:val="00010AD3"/>
    <w:rsid w:val="0001160F"/>
    <w:rsid w:val="00012ABC"/>
    <w:rsid w:val="00013234"/>
    <w:rsid w:val="00014357"/>
    <w:rsid w:val="00015362"/>
    <w:rsid w:val="000156B3"/>
    <w:rsid w:val="000161D5"/>
    <w:rsid w:val="0002082F"/>
    <w:rsid w:val="0002089D"/>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579C"/>
    <w:rsid w:val="000467B2"/>
    <w:rsid w:val="00047EBE"/>
    <w:rsid w:val="00051557"/>
    <w:rsid w:val="00051A6F"/>
    <w:rsid w:val="00052CFB"/>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358E"/>
    <w:rsid w:val="00084C94"/>
    <w:rsid w:val="00085041"/>
    <w:rsid w:val="00086E7F"/>
    <w:rsid w:val="00087C9A"/>
    <w:rsid w:val="00090E06"/>
    <w:rsid w:val="0009101C"/>
    <w:rsid w:val="000931A3"/>
    <w:rsid w:val="00093B7C"/>
    <w:rsid w:val="0009647D"/>
    <w:rsid w:val="000974B6"/>
    <w:rsid w:val="00097BC9"/>
    <w:rsid w:val="000A14BA"/>
    <w:rsid w:val="000A1A24"/>
    <w:rsid w:val="000A3852"/>
    <w:rsid w:val="000A5021"/>
    <w:rsid w:val="000A59D7"/>
    <w:rsid w:val="000A6CDA"/>
    <w:rsid w:val="000A7203"/>
    <w:rsid w:val="000B0447"/>
    <w:rsid w:val="000B0F02"/>
    <w:rsid w:val="000B342F"/>
    <w:rsid w:val="000B35E9"/>
    <w:rsid w:val="000B6543"/>
    <w:rsid w:val="000C1194"/>
    <w:rsid w:val="000C26E9"/>
    <w:rsid w:val="000C3933"/>
    <w:rsid w:val="000C4EEA"/>
    <w:rsid w:val="000C50E4"/>
    <w:rsid w:val="000C6015"/>
    <w:rsid w:val="000C7870"/>
    <w:rsid w:val="000C7EFF"/>
    <w:rsid w:val="000D2444"/>
    <w:rsid w:val="000D37A2"/>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0614D"/>
    <w:rsid w:val="00110227"/>
    <w:rsid w:val="001110D2"/>
    <w:rsid w:val="001121AA"/>
    <w:rsid w:val="001127E0"/>
    <w:rsid w:val="001141E2"/>
    <w:rsid w:val="00116830"/>
    <w:rsid w:val="00121256"/>
    <w:rsid w:val="00122403"/>
    <w:rsid w:val="0012337E"/>
    <w:rsid w:val="00123D02"/>
    <w:rsid w:val="00123D80"/>
    <w:rsid w:val="00124C6C"/>
    <w:rsid w:val="00125F12"/>
    <w:rsid w:val="0012778B"/>
    <w:rsid w:val="00131734"/>
    <w:rsid w:val="00132BD8"/>
    <w:rsid w:val="00135C6B"/>
    <w:rsid w:val="001366B7"/>
    <w:rsid w:val="00136E2C"/>
    <w:rsid w:val="00137F01"/>
    <w:rsid w:val="00141DE1"/>
    <w:rsid w:val="00143F4F"/>
    <w:rsid w:val="00144997"/>
    <w:rsid w:val="00146BF8"/>
    <w:rsid w:val="00146F25"/>
    <w:rsid w:val="001501F3"/>
    <w:rsid w:val="00150AC8"/>
    <w:rsid w:val="00151D82"/>
    <w:rsid w:val="00152637"/>
    <w:rsid w:val="00153D7F"/>
    <w:rsid w:val="001541FF"/>
    <w:rsid w:val="00154E48"/>
    <w:rsid w:val="00156D93"/>
    <w:rsid w:val="00157401"/>
    <w:rsid w:val="00161053"/>
    <w:rsid w:val="001613E9"/>
    <w:rsid w:val="00161467"/>
    <w:rsid w:val="00161723"/>
    <w:rsid w:val="00162D88"/>
    <w:rsid w:val="0016472B"/>
    <w:rsid w:val="001651ED"/>
    <w:rsid w:val="00165E95"/>
    <w:rsid w:val="0017045D"/>
    <w:rsid w:val="00170608"/>
    <w:rsid w:val="00172F9A"/>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2A4F"/>
    <w:rsid w:val="001B2B8B"/>
    <w:rsid w:val="001B4960"/>
    <w:rsid w:val="001B6921"/>
    <w:rsid w:val="001B78F4"/>
    <w:rsid w:val="001C06BB"/>
    <w:rsid w:val="001C0F4D"/>
    <w:rsid w:val="001C2896"/>
    <w:rsid w:val="001C3015"/>
    <w:rsid w:val="001C49A5"/>
    <w:rsid w:val="001C55EB"/>
    <w:rsid w:val="001C5AA6"/>
    <w:rsid w:val="001C6956"/>
    <w:rsid w:val="001D0F94"/>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697"/>
    <w:rsid w:val="00205AF4"/>
    <w:rsid w:val="00210527"/>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36FD7"/>
    <w:rsid w:val="002400B5"/>
    <w:rsid w:val="00240FF4"/>
    <w:rsid w:val="00242648"/>
    <w:rsid w:val="002428D0"/>
    <w:rsid w:val="00242946"/>
    <w:rsid w:val="0024307E"/>
    <w:rsid w:val="00243841"/>
    <w:rsid w:val="00244E33"/>
    <w:rsid w:val="002470BF"/>
    <w:rsid w:val="00247BE3"/>
    <w:rsid w:val="002500A7"/>
    <w:rsid w:val="00256610"/>
    <w:rsid w:val="002576F8"/>
    <w:rsid w:val="00257C71"/>
    <w:rsid w:val="0026293E"/>
    <w:rsid w:val="00262B01"/>
    <w:rsid w:val="00264445"/>
    <w:rsid w:val="00264D41"/>
    <w:rsid w:val="00265151"/>
    <w:rsid w:val="00266484"/>
    <w:rsid w:val="0026756F"/>
    <w:rsid w:val="002713A8"/>
    <w:rsid w:val="002722C5"/>
    <w:rsid w:val="00272467"/>
    <w:rsid w:val="00272833"/>
    <w:rsid w:val="00274528"/>
    <w:rsid w:val="00274B7A"/>
    <w:rsid w:val="00275B0A"/>
    <w:rsid w:val="00276EC5"/>
    <w:rsid w:val="0028008B"/>
    <w:rsid w:val="002802B6"/>
    <w:rsid w:val="0028077B"/>
    <w:rsid w:val="00281C42"/>
    <w:rsid w:val="0028467A"/>
    <w:rsid w:val="002869A7"/>
    <w:rsid w:val="00286E37"/>
    <w:rsid w:val="00287195"/>
    <w:rsid w:val="00290094"/>
    <w:rsid w:val="00291A37"/>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1120"/>
    <w:rsid w:val="002C2072"/>
    <w:rsid w:val="002C2397"/>
    <w:rsid w:val="002C2B8E"/>
    <w:rsid w:val="002C47D7"/>
    <w:rsid w:val="002C4F7A"/>
    <w:rsid w:val="002C60A2"/>
    <w:rsid w:val="002C7257"/>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3AE3"/>
    <w:rsid w:val="003163E9"/>
    <w:rsid w:val="00317DF6"/>
    <w:rsid w:val="0032257A"/>
    <w:rsid w:val="00322E48"/>
    <w:rsid w:val="0032315C"/>
    <w:rsid w:val="00324B68"/>
    <w:rsid w:val="003258F7"/>
    <w:rsid w:val="0032626C"/>
    <w:rsid w:val="0032659D"/>
    <w:rsid w:val="0033008C"/>
    <w:rsid w:val="00331146"/>
    <w:rsid w:val="003315D5"/>
    <w:rsid w:val="00331B7C"/>
    <w:rsid w:val="003322D2"/>
    <w:rsid w:val="00332BFE"/>
    <w:rsid w:val="00332D5F"/>
    <w:rsid w:val="0033342E"/>
    <w:rsid w:val="00334924"/>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3D6"/>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5CF"/>
    <w:rsid w:val="003B781C"/>
    <w:rsid w:val="003C1041"/>
    <w:rsid w:val="003C14B7"/>
    <w:rsid w:val="003C1EC9"/>
    <w:rsid w:val="003C2D02"/>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3D3C"/>
    <w:rsid w:val="003E5EFF"/>
    <w:rsid w:val="003E5FCB"/>
    <w:rsid w:val="003E64B5"/>
    <w:rsid w:val="003E67A7"/>
    <w:rsid w:val="003F1E6A"/>
    <w:rsid w:val="003F2216"/>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DB0"/>
    <w:rsid w:val="00412ED1"/>
    <w:rsid w:val="00414AF7"/>
    <w:rsid w:val="004153A9"/>
    <w:rsid w:val="004162DA"/>
    <w:rsid w:val="00416B08"/>
    <w:rsid w:val="004209FB"/>
    <w:rsid w:val="004216BA"/>
    <w:rsid w:val="00421D39"/>
    <w:rsid w:val="00422233"/>
    <w:rsid w:val="004225AF"/>
    <w:rsid w:val="00422880"/>
    <w:rsid w:val="00423FFF"/>
    <w:rsid w:val="00424BE7"/>
    <w:rsid w:val="00424EB3"/>
    <w:rsid w:val="0042622B"/>
    <w:rsid w:val="0042638A"/>
    <w:rsid w:val="004269B6"/>
    <w:rsid w:val="004278B4"/>
    <w:rsid w:val="00430041"/>
    <w:rsid w:val="00430B39"/>
    <w:rsid w:val="004320BC"/>
    <w:rsid w:val="00432E8B"/>
    <w:rsid w:val="004338B0"/>
    <w:rsid w:val="00435208"/>
    <w:rsid w:val="00436FB6"/>
    <w:rsid w:val="00437EF9"/>
    <w:rsid w:val="00437F0E"/>
    <w:rsid w:val="00441094"/>
    <w:rsid w:val="00441095"/>
    <w:rsid w:val="00441617"/>
    <w:rsid w:val="0044240A"/>
    <w:rsid w:val="00443C10"/>
    <w:rsid w:val="00445651"/>
    <w:rsid w:val="00445A10"/>
    <w:rsid w:val="004469C4"/>
    <w:rsid w:val="00446B24"/>
    <w:rsid w:val="00446E65"/>
    <w:rsid w:val="00452C6D"/>
    <w:rsid w:val="004550CF"/>
    <w:rsid w:val="0045512F"/>
    <w:rsid w:val="00455CA2"/>
    <w:rsid w:val="004574A5"/>
    <w:rsid w:val="0045751A"/>
    <w:rsid w:val="00460218"/>
    <w:rsid w:val="004610BF"/>
    <w:rsid w:val="004658D3"/>
    <w:rsid w:val="00465C83"/>
    <w:rsid w:val="0046619C"/>
    <w:rsid w:val="004663A8"/>
    <w:rsid w:val="004671ED"/>
    <w:rsid w:val="004672D8"/>
    <w:rsid w:val="004706DE"/>
    <w:rsid w:val="0047098E"/>
    <w:rsid w:val="00471BD5"/>
    <w:rsid w:val="00471EC8"/>
    <w:rsid w:val="0047362D"/>
    <w:rsid w:val="00475B36"/>
    <w:rsid w:val="004802DB"/>
    <w:rsid w:val="004809DF"/>
    <w:rsid w:val="0048126C"/>
    <w:rsid w:val="00481669"/>
    <w:rsid w:val="00483DAB"/>
    <w:rsid w:val="00483F09"/>
    <w:rsid w:val="00485A22"/>
    <w:rsid w:val="004904A1"/>
    <w:rsid w:val="00491411"/>
    <w:rsid w:val="0049167B"/>
    <w:rsid w:val="00491C4D"/>
    <w:rsid w:val="0049394D"/>
    <w:rsid w:val="00494719"/>
    <w:rsid w:val="0049484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1C95"/>
    <w:rsid w:val="004C20FB"/>
    <w:rsid w:val="004C2CE4"/>
    <w:rsid w:val="004C4B7A"/>
    <w:rsid w:val="004C7BB9"/>
    <w:rsid w:val="004D0541"/>
    <w:rsid w:val="004D26D5"/>
    <w:rsid w:val="004D3C0A"/>
    <w:rsid w:val="004D4DF2"/>
    <w:rsid w:val="004E0219"/>
    <w:rsid w:val="004E06CF"/>
    <w:rsid w:val="004E1B43"/>
    <w:rsid w:val="004E25DB"/>
    <w:rsid w:val="004E288C"/>
    <w:rsid w:val="004E469F"/>
    <w:rsid w:val="004E579A"/>
    <w:rsid w:val="004E6B04"/>
    <w:rsid w:val="004E787B"/>
    <w:rsid w:val="004E7EC2"/>
    <w:rsid w:val="004F3940"/>
    <w:rsid w:val="004F41BB"/>
    <w:rsid w:val="004F5471"/>
    <w:rsid w:val="0050038B"/>
    <w:rsid w:val="00501010"/>
    <w:rsid w:val="005014D1"/>
    <w:rsid w:val="005033D5"/>
    <w:rsid w:val="0050414B"/>
    <w:rsid w:val="00506457"/>
    <w:rsid w:val="005067B2"/>
    <w:rsid w:val="00510796"/>
    <w:rsid w:val="00510DF8"/>
    <w:rsid w:val="00511B1C"/>
    <w:rsid w:val="00511BAD"/>
    <w:rsid w:val="005123A3"/>
    <w:rsid w:val="00513796"/>
    <w:rsid w:val="005145C7"/>
    <w:rsid w:val="00517058"/>
    <w:rsid w:val="00521001"/>
    <w:rsid w:val="00522821"/>
    <w:rsid w:val="00522DCB"/>
    <w:rsid w:val="0052418D"/>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65B5"/>
    <w:rsid w:val="00566B35"/>
    <w:rsid w:val="005718BA"/>
    <w:rsid w:val="005720D0"/>
    <w:rsid w:val="005738F2"/>
    <w:rsid w:val="00573C05"/>
    <w:rsid w:val="005742E0"/>
    <w:rsid w:val="00575B0D"/>
    <w:rsid w:val="00576661"/>
    <w:rsid w:val="00584685"/>
    <w:rsid w:val="00584C24"/>
    <w:rsid w:val="005853E4"/>
    <w:rsid w:val="00585B78"/>
    <w:rsid w:val="00587530"/>
    <w:rsid w:val="00591462"/>
    <w:rsid w:val="00592031"/>
    <w:rsid w:val="0059240F"/>
    <w:rsid w:val="00592C9E"/>
    <w:rsid w:val="005937D4"/>
    <w:rsid w:val="00593CF7"/>
    <w:rsid w:val="00593D2F"/>
    <w:rsid w:val="005954FD"/>
    <w:rsid w:val="005A0FE6"/>
    <w:rsid w:val="005A22A4"/>
    <w:rsid w:val="005A2393"/>
    <w:rsid w:val="005A3E46"/>
    <w:rsid w:val="005A3F93"/>
    <w:rsid w:val="005A44F5"/>
    <w:rsid w:val="005A530C"/>
    <w:rsid w:val="005A5EFC"/>
    <w:rsid w:val="005A69D3"/>
    <w:rsid w:val="005A75A3"/>
    <w:rsid w:val="005A7B35"/>
    <w:rsid w:val="005B0E4E"/>
    <w:rsid w:val="005B0ECA"/>
    <w:rsid w:val="005B58D1"/>
    <w:rsid w:val="005B5C88"/>
    <w:rsid w:val="005C01DE"/>
    <w:rsid w:val="005C08C6"/>
    <w:rsid w:val="005C1017"/>
    <w:rsid w:val="005C13E1"/>
    <w:rsid w:val="005C152F"/>
    <w:rsid w:val="005C24B8"/>
    <w:rsid w:val="005C2C56"/>
    <w:rsid w:val="005C5995"/>
    <w:rsid w:val="005C6655"/>
    <w:rsid w:val="005C67E1"/>
    <w:rsid w:val="005C7685"/>
    <w:rsid w:val="005D08A3"/>
    <w:rsid w:val="005D11F7"/>
    <w:rsid w:val="005D144A"/>
    <w:rsid w:val="005D2376"/>
    <w:rsid w:val="005D242F"/>
    <w:rsid w:val="005D2F4B"/>
    <w:rsid w:val="005D37C3"/>
    <w:rsid w:val="005D48DC"/>
    <w:rsid w:val="005D524A"/>
    <w:rsid w:val="005E019B"/>
    <w:rsid w:val="005E2376"/>
    <w:rsid w:val="005E3524"/>
    <w:rsid w:val="005E42F3"/>
    <w:rsid w:val="005E4BE2"/>
    <w:rsid w:val="005F05FD"/>
    <w:rsid w:val="005F18B1"/>
    <w:rsid w:val="005F2E5F"/>
    <w:rsid w:val="005F4570"/>
    <w:rsid w:val="005F5659"/>
    <w:rsid w:val="005F5F6B"/>
    <w:rsid w:val="005F6191"/>
    <w:rsid w:val="005F667E"/>
    <w:rsid w:val="005F7C6C"/>
    <w:rsid w:val="005F7F79"/>
    <w:rsid w:val="006017FE"/>
    <w:rsid w:val="006030BD"/>
    <w:rsid w:val="006046EA"/>
    <w:rsid w:val="0060517C"/>
    <w:rsid w:val="00605B8A"/>
    <w:rsid w:val="0061218B"/>
    <w:rsid w:val="006132B2"/>
    <w:rsid w:val="0061341D"/>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7B3"/>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506F"/>
    <w:rsid w:val="00676A1C"/>
    <w:rsid w:val="00676A30"/>
    <w:rsid w:val="00676AE9"/>
    <w:rsid w:val="00677408"/>
    <w:rsid w:val="006777DB"/>
    <w:rsid w:val="00677BE9"/>
    <w:rsid w:val="00682048"/>
    <w:rsid w:val="006820F5"/>
    <w:rsid w:val="0068305E"/>
    <w:rsid w:val="0068368C"/>
    <w:rsid w:val="006851F7"/>
    <w:rsid w:val="00686531"/>
    <w:rsid w:val="00686EE7"/>
    <w:rsid w:val="006933C7"/>
    <w:rsid w:val="00694297"/>
    <w:rsid w:val="0069460E"/>
    <w:rsid w:val="00696EE7"/>
    <w:rsid w:val="006A1719"/>
    <w:rsid w:val="006A34F6"/>
    <w:rsid w:val="006A45C3"/>
    <w:rsid w:val="006A6BAD"/>
    <w:rsid w:val="006A6DDF"/>
    <w:rsid w:val="006B004C"/>
    <w:rsid w:val="006B04F0"/>
    <w:rsid w:val="006B0C81"/>
    <w:rsid w:val="006B26C8"/>
    <w:rsid w:val="006B3727"/>
    <w:rsid w:val="006B3CA1"/>
    <w:rsid w:val="006B48E4"/>
    <w:rsid w:val="006B6C4C"/>
    <w:rsid w:val="006B794F"/>
    <w:rsid w:val="006C0843"/>
    <w:rsid w:val="006C125E"/>
    <w:rsid w:val="006C28FF"/>
    <w:rsid w:val="006C34B3"/>
    <w:rsid w:val="006C6128"/>
    <w:rsid w:val="006C76D5"/>
    <w:rsid w:val="006C784F"/>
    <w:rsid w:val="006D0B4F"/>
    <w:rsid w:val="006D0D49"/>
    <w:rsid w:val="006D1920"/>
    <w:rsid w:val="006D333D"/>
    <w:rsid w:val="006D416F"/>
    <w:rsid w:val="006D4221"/>
    <w:rsid w:val="006D521A"/>
    <w:rsid w:val="006D5AF5"/>
    <w:rsid w:val="006D5C02"/>
    <w:rsid w:val="006D5FE6"/>
    <w:rsid w:val="006D69AF"/>
    <w:rsid w:val="006D7706"/>
    <w:rsid w:val="006E1C6E"/>
    <w:rsid w:val="006E2369"/>
    <w:rsid w:val="006E2531"/>
    <w:rsid w:val="006E370D"/>
    <w:rsid w:val="006E61E2"/>
    <w:rsid w:val="006E79C9"/>
    <w:rsid w:val="006F0163"/>
    <w:rsid w:val="006F0FAF"/>
    <w:rsid w:val="006F21EF"/>
    <w:rsid w:val="006F2B0E"/>
    <w:rsid w:val="006F359F"/>
    <w:rsid w:val="006F3885"/>
    <w:rsid w:val="006F4B03"/>
    <w:rsid w:val="006F6866"/>
    <w:rsid w:val="006F6A39"/>
    <w:rsid w:val="006F6BAC"/>
    <w:rsid w:val="007009AA"/>
    <w:rsid w:val="00700DD7"/>
    <w:rsid w:val="00700FBE"/>
    <w:rsid w:val="00701E31"/>
    <w:rsid w:val="00703423"/>
    <w:rsid w:val="007036F1"/>
    <w:rsid w:val="0070409E"/>
    <w:rsid w:val="00705C80"/>
    <w:rsid w:val="0070631E"/>
    <w:rsid w:val="00706B1E"/>
    <w:rsid w:val="0070750E"/>
    <w:rsid w:val="00707D8D"/>
    <w:rsid w:val="007103CF"/>
    <w:rsid w:val="0071145D"/>
    <w:rsid w:val="0071153E"/>
    <w:rsid w:val="007121F6"/>
    <w:rsid w:val="00712B06"/>
    <w:rsid w:val="00714791"/>
    <w:rsid w:val="00714FBF"/>
    <w:rsid w:val="00716693"/>
    <w:rsid w:val="007167B3"/>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E6B"/>
    <w:rsid w:val="00741F61"/>
    <w:rsid w:val="00742054"/>
    <w:rsid w:val="0074474E"/>
    <w:rsid w:val="00744FAD"/>
    <w:rsid w:val="00747C75"/>
    <w:rsid w:val="00750D3B"/>
    <w:rsid w:val="0075156A"/>
    <w:rsid w:val="00757659"/>
    <w:rsid w:val="0076160A"/>
    <w:rsid w:val="0076314E"/>
    <w:rsid w:val="0076316A"/>
    <w:rsid w:val="00763291"/>
    <w:rsid w:val="00764B07"/>
    <w:rsid w:val="007658CA"/>
    <w:rsid w:val="00766448"/>
    <w:rsid w:val="007702FB"/>
    <w:rsid w:val="00770338"/>
    <w:rsid w:val="00772A7D"/>
    <w:rsid w:val="00772CEB"/>
    <w:rsid w:val="0077655F"/>
    <w:rsid w:val="0077687B"/>
    <w:rsid w:val="00776B8B"/>
    <w:rsid w:val="00777B4F"/>
    <w:rsid w:val="007800F5"/>
    <w:rsid w:val="00780A7F"/>
    <w:rsid w:val="00781176"/>
    <w:rsid w:val="007823C8"/>
    <w:rsid w:val="0078371F"/>
    <w:rsid w:val="00784C27"/>
    <w:rsid w:val="00785D34"/>
    <w:rsid w:val="00790428"/>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C1584"/>
    <w:rsid w:val="007C2035"/>
    <w:rsid w:val="007C27B3"/>
    <w:rsid w:val="007C2E99"/>
    <w:rsid w:val="007C5064"/>
    <w:rsid w:val="007C521F"/>
    <w:rsid w:val="007C5D9C"/>
    <w:rsid w:val="007C6007"/>
    <w:rsid w:val="007D0260"/>
    <w:rsid w:val="007D2A02"/>
    <w:rsid w:val="007D2B32"/>
    <w:rsid w:val="007D3E39"/>
    <w:rsid w:val="007D52A8"/>
    <w:rsid w:val="007D5B02"/>
    <w:rsid w:val="007D6D84"/>
    <w:rsid w:val="007E0D70"/>
    <w:rsid w:val="007E3737"/>
    <w:rsid w:val="007E42F2"/>
    <w:rsid w:val="007E45C8"/>
    <w:rsid w:val="007E4B18"/>
    <w:rsid w:val="007E7069"/>
    <w:rsid w:val="007E7617"/>
    <w:rsid w:val="007E7F99"/>
    <w:rsid w:val="007F2A40"/>
    <w:rsid w:val="007F3884"/>
    <w:rsid w:val="007F39AF"/>
    <w:rsid w:val="007F4660"/>
    <w:rsid w:val="007F4F66"/>
    <w:rsid w:val="007F52E0"/>
    <w:rsid w:val="007F73B6"/>
    <w:rsid w:val="00806FFB"/>
    <w:rsid w:val="00807816"/>
    <w:rsid w:val="00807F78"/>
    <w:rsid w:val="0081178A"/>
    <w:rsid w:val="00811DFE"/>
    <w:rsid w:val="008143D8"/>
    <w:rsid w:val="0081477A"/>
    <w:rsid w:val="0082050C"/>
    <w:rsid w:val="00821D49"/>
    <w:rsid w:val="008225CE"/>
    <w:rsid w:val="00824E4A"/>
    <w:rsid w:val="00825700"/>
    <w:rsid w:val="00825A03"/>
    <w:rsid w:val="00825BEF"/>
    <w:rsid w:val="0082629B"/>
    <w:rsid w:val="00826722"/>
    <w:rsid w:val="00826C8F"/>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A2F"/>
    <w:rsid w:val="00845C40"/>
    <w:rsid w:val="00851087"/>
    <w:rsid w:val="00851C57"/>
    <w:rsid w:val="00851E40"/>
    <w:rsid w:val="0085259A"/>
    <w:rsid w:val="00853868"/>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15B8"/>
    <w:rsid w:val="00873B58"/>
    <w:rsid w:val="008740C1"/>
    <w:rsid w:val="008744D1"/>
    <w:rsid w:val="0087595F"/>
    <w:rsid w:val="00876C56"/>
    <w:rsid w:val="00876C96"/>
    <w:rsid w:val="0088001E"/>
    <w:rsid w:val="0088049F"/>
    <w:rsid w:val="008805F8"/>
    <w:rsid w:val="00880C01"/>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A7E0A"/>
    <w:rsid w:val="008B0F32"/>
    <w:rsid w:val="008B145C"/>
    <w:rsid w:val="008B2235"/>
    <w:rsid w:val="008B2916"/>
    <w:rsid w:val="008B540E"/>
    <w:rsid w:val="008B5F28"/>
    <w:rsid w:val="008B6854"/>
    <w:rsid w:val="008B68E8"/>
    <w:rsid w:val="008B742B"/>
    <w:rsid w:val="008B7666"/>
    <w:rsid w:val="008C0B86"/>
    <w:rsid w:val="008C10D7"/>
    <w:rsid w:val="008C1754"/>
    <w:rsid w:val="008C1F2A"/>
    <w:rsid w:val="008C2E8B"/>
    <w:rsid w:val="008C6291"/>
    <w:rsid w:val="008C6506"/>
    <w:rsid w:val="008D0453"/>
    <w:rsid w:val="008D0D6E"/>
    <w:rsid w:val="008D141C"/>
    <w:rsid w:val="008D21F6"/>
    <w:rsid w:val="008D2FFA"/>
    <w:rsid w:val="008D39B6"/>
    <w:rsid w:val="008D5DB7"/>
    <w:rsid w:val="008D61E6"/>
    <w:rsid w:val="008D63A0"/>
    <w:rsid w:val="008D6B34"/>
    <w:rsid w:val="008E0152"/>
    <w:rsid w:val="008E258C"/>
    <w:rsid w:val="008E2E05"/>
    <w:rsid w:val="008E3E50"/>
    <w:rsid w:val="008E46AA"/>
    <w:rsid w:val="008E4F5C"/>
    <w:rsid w:val="008E552F"/>
    <w:rsid w:val="008E6076"/>
    <w:rsid w:val="008F003F"/>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008"/>
    <w:rsid w:val="00921858"/>
    <w:rsid w:val="00921DF0"/>
    <w:rsid w:val="00923687"/>
    <w:rsid w:val="00924A3F"/>
    <w:rsid w:val="00924BD0"/>
    <w:rsid w:val="00924E9B"/>
    <w:rsid w:val="0092597D"/>
    <w:rsid w:val="009265BE"/>
    <w:rsid w:val="009270D2"/>
    <w:rsid w:val="00930328"/>
    <w:rsid w:val="00931450"/>
    <w:rsid w:val="0093166D"/>
    <w:rsid w:val="00932A26"/>
    <w:rsid w:val="00933338"/>
    <w:rsid w:val="0093362C"/>
    <w:rsid w:val="0093437C"/>
    <w:rsid w:val="0093443E"/>
    <w:rsid w:val="009356EF"/>
    <w:rsid w:val="0093630F"/>
    <w:rsid w:val="0093699C"/>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76FE1"/>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4541"/>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BE6"/>
    <w:rsid w:val="009D0C05"/>
    <w:rsid w:val="009D1677"/>
    <w:rsid w:val="009D16DF"/>
    <w:rsid w:val="009D19C3"/>
    <w:rsid w:val="009D29D8"/>
    <w:rsid w:val="009D304E"/>
    <w:rsid w:val="009D3518"/>
    <w:rsid w:val="009D362C"/>
    <w:rsid w:val="009D3F93"/>
    <w:rsid w:val="009D5DA6"/>
    <w:rsid w:val="009D5E76"/>
    <w:rsid w:val="009D71ED"/>
    <w:rsid w:val="009E25C7"/>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042D"/>
    <w:rsid w:val="00A13F6D"/>
    <w:rsid w:val="00A149BF"/>
    <w:rsid w:val="00A16B16"/>
    <w:rsid w:val="00A16B56"/>
    <w:rsid w:val="00A177FA"/>
    <w:rsid w:val="00A17BEB"/>
    <w:rsid w:val="00A17E95"/>
    <w:rsid w:val="00A214A2"/>
    <w:rsid w:val="00A22A6D"/>
    <w:rsid w:val="00A24284"/>
    <w:rsid w:val="00A2596F"/>
    <w:rsid w:val="00A27B8B"/>
    <w:rsid w:val="00A34B84"/>
    <w:rsid w:val="00A35B3A"/>
    <w:rsid w:val="00A360FA"/>
    <w:rsid w:val="00A37ED8"/>
    <w:rsid w:val="00A4013A"/>
    <w:rsid w:val="00A41478"/>
    <w:rsid w:val="00A414B3"/>
    <w:rsid w:val="00A44369"/>
    <w:rsid w:val="00A52843"/>
    <w:rsid w:val="00A55085"/>
    <w:rsid w:val="00A57DEF"/>
    <w:rsid w:val="00A60A10"/>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3AA1"/>
    <w:rsid w:val="00A94280"/>
    <w:rsid w:val="00A95FA2"/>
    <w:rsid w:val="00A96138"/>
    <w:rsid w:val="00A97208"/>
    <w:rsid w:val="00AA06B9"/>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5C76"/>
    <w:rsid w:val="00AC62EF"/>
    <w:rsid w:val="00AC6397"/>
    <w:rsid w:val="00AC7276"/>
    <w:rsid w:val="00AC79E7"/>
    <w:rsid w:val="00AC7C7F"/>
    <w:rsid w:val="00AD0725"/>
    <w:rsid w:val="00AD0842"/>
    <w:rsid w:val="00AD0A83"/>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43D1"/>
    <w:rsid w:val="00B0592F"/>
    <w:rsid w:val="00B05AD4"/>
    <w:rsid w:val="00B06462"/>
    <w:rsid w:val="00B06581"/>
    <w:rsid w:val="00B06CBF"/>
    <w:rsid w:val="00B07E0B"/>
    <w:rsid w:val="00B10767"/>
    <w:rsid w:val="00B11AFE"/>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4C53"/>
    <w:rsid w:val="00B35815"/>
    <w:rsid w:val="00B36B6C"/>
    <w:rsid w:val="00B370B3"/>
    <w:rsid w:val="00B37558"/>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0BD3"/>
    <w:rsid w:val="00B6281A"/>
    <w:rsid w:val="00B636A5"/>
    <w:rsid w:val="00B65263"/>
    <w:rsid w:val="00B65E52"/>
    <w:rsid w:val="00B661AC"/>
    <w:rsid w:val="00B705C5"/>
    <w:rsid w:val="00B70D83"/>
    <w:rsid w:val="00B716E1"/>
    <w:rsid w:val="00B71F4E"/>
    <w:rsid w:val="00B721F8"/>
    <w:rsid w:val="00B735CE"/>
    <w:rsid w:val="00B73630"/>
    <w:rsid w:val="00B77049"/>
    <w:rsid w:val="00B77F88"/>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27CE"/>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44CF"/>
    <w:rsid w:val="00BB5F42"/>
    <w:rsid w:val="00BC0B5A"/>
    <w:rsid w:val="00BC3E58"/>
    <w:rsid w:val="00BC4DD9"/>
    <w:rsid w:val="00BD0E87"/>
    <w:rsid w:val="00BD1BDA"/>
    <w:rsid w:val="00BD21F5"/>
    <w:rsid w:val="00BD42AC"/>
    <w:rsid w:val="00BD521E"/>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5789"/>
    <w:rsid w:val="00C059EF"/>
    <w:rsid w:val="00C064E4"/>
    <w:rsid w:val="00C06E0D"/>
    <w:rsid w:val="00C073BA"/>
    <w:rsid w:val="00C0761E"/>
    <w:rsid w:val="00C07823"/>
    <w:rsid w:val="00C10076"/>
    <w:rsid w:val="00C10DCB"/>
    <w:rsid w:val="00C113A8"/>
    <w:rsid w:val="00C1286A"/>
    <w:rsid w:val="00C13011"/>
    <w:rsid w:val="00C13780"/>
    <w:rsid w:val="00C13CB9"/>
    <w:rsid w:val="00C145DD"/>
    <w:rsid w:val="00C14904"/>
    <w:rsid w:val="00C14A58"/>
    <w:rsid w:val="00C15043"/>
    <w:rsid w:val="00C15D49"/>
    <w:rsid w:val="00C17B60"/>
    <w:rsid w:val="00C2069A"/>
    <w:rsid w:val="00C21DE0"/>
    <w:rsid w:val="00C22CD1"/>
    <w:rsid w:val="00C24D40"/>
    <w:rsid w:val="00C25BAF"/>
    <w:rsid w:val="00C25D58"/>
    <w:rsid w:val="00C262A2"/>
    <w:rsid w:val="00C30F67"/>
    <w:rsid w:val="00C321D6"/>
    <w:rsid w:val="00C33160"/>
    <w:rsid w:val="00C348CF"/>
    <w:rsid w:val="00C41FD0"/>
    <w:rsid w:val="00C42B83"/>
    <w:rsid w:val="00C42ED7"/>
    <w:rsid w:val="00C4388A"/>
    <w:rsid w:val="00C4736B"/>
    <w:rsid w:val="00C47D0C"/>
    <w:rsid w:val="00C47D67"/>
    <w:rsid w:val="00C5191F"/>
    <w:rsid w:val="00C529EB"/>
    <w:rsid w:val="00C53031"/>
    <w:rsid w:val="00C5408C"/>
    <w:rsid w:val="00C555FA"/>
    <w:rsid w:val="00C55938"/>
    <w:rsid w:val="00C55BBF"/>
    <w:rsid w:val="00C5757F"/>
    <w:rsid w:val="00C57E63"/>
    <w:rsid w:val="00C60DAF"/>
    <w:rsid w:val="00C636A4"/>
    <w:rsid w:val="00C63A4E"/>
    <w:rsid w:val="00C653EF"/>
    <w:rsid w:val="00C65818"/>
    <w:rsid w:val="00C65A55"/>
    <w:rsid w:val="00C66403"/>
    <w:rsid w:val="00C66F77"/>
    <w:rsid w:val="00C67329"/>
    <w:rsid w:val="00C70F9B"/>
    <w:rsid w:val="00C73143"/>
    <w:rsid w:val="00C73D9A"/>
    <w:rsid w:val="00C7400B"/>
    <w:rsid w:val="00C771BA"/>
    <w:rsid w:val="00C808B2"/>
    <w:rsid w:val="00C83E94"/>
    <w:rsid w:val="00C84109"/>
    <w:rsid w:val="00C8451A"/>
    <w:rsid w:val="00C85CDE"/>
    <w:rsid w:val="00C86ED4"/>
    <w:rsid w:val="00C906ED"/>
    <w:rsid w:val="00C91B7B"/>
    <w:rsid w:val="00C92A00"/>
    <w:rsid w:val="00C92A86"/>
    <w:rsid w:val="00C92BED"/>
    <w:rsid w:val="00C9458F"/>
    <w:rsid w:val="00C955DC"/>
    <w:rsid w:val="00C97201"/>
    <w:rsid w:val="00CA135E"/>
    <w:rsid w:val="00CA186A"/>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4D26"/>
    <w:rsid w:val="00CC5390"/>
    <w:rsid w:val="00CC570A"/>
    <w:rsid w:val="00CC5D6C"/>
    <w:rsid w:val="00CC6C08"/>
    <w:rsid w:val="00CD148A"/>
    <w:rsid w:val="00CD1932"/>
    <w:rsid w:val="00CD4036"/>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11C"/>
    <w:rsid w:val="00CF4157"/>
    <w:rsid w:val="00CF4AEC"/>
    <w:rsid w:val="00CF64A7"/>
    <w:rsid w:val="00D0009A"/>
    <w:rsid w:val="00D018A3"/>
    <w:rsid w:val="00D02031"/>
    <w:rsid w:val="00D02BB5"/>
    <w:rsid w:val="00D0305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1C82"/>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07A"/>
    <w:rsid w:val="00D64943"/>
    <w:rsid w:val="00D663DC"/>
    <w:rsid w:val="00D7083F"/>
    <w:rsid w:val="00D70C27"/>
    <w:rsid w:val="00D7197A"/>
    <w:rsid w:val="00D719F8"/>
    <w:rsid w:val="00D7295C"/>
    <w:rsid w:val="00D72BA9"/>
    <w:rsid w:val="00D7399F"/>
    <w:rsid w:val="00D73DDD"/>
    <w:rsid w:val="00D7435E"/>
    <w:rsid w:val="00D76988"/>
    <w:rsid w:val="00D779EA"/>
    <w:rsid w:val="00D77C59"/>
    <w:rsid w:val="00D80979"/>
    <w:rsid w:val="00D82B75"/>
    <w:rsid w:val="00D84F84"/>
    <w:rsid w:val="00D90CF0"/>
    <w:rsid w:val="00D90D2C"/>
    <w:rsid w:val="00D930B9"/>
    <w:rsid w:val="00D97A30"/>
    <w:rsid w:val="00D97DDE"/>
    <w:rsid w:val="00DA085A"/>
    <w:rsid w:val="00DA24F8"/>
    <w:rsid w:val="00DA2ACF"/>
    <w:rsid w:val="00DA4AF1"/>
    <w:rsid w:val="00DA78CC"/>
    <w:rsid w:val="00DB1679"/>
    <w:rsid w:val="00DB625F"/>
    <w:rsid w:val="00DB6C4C"/>
    <w:rsid w:val="00DC0A2B"/>
    <w:rsid w:val="00DC0E3F"/>
    <w:rsid w:val="00DC197C"/>
    <w:rsid w:val="00DC282A"/>
    <w:rsid w:val="00DC49E3"/>
    <w:rsid w:val="00DC6BB8"/>
    <w:rsid w:val="00DD3FA7"/>
    <w:rsid w:val="00DD539E"/>
    <w:rsid w:val="00DD548B"/>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4D0"/>
    <w:rsid w:val="00E15758"/>
    <w:rsid w:val="00E15FDA"/>
    <w:rsid w:val="00E16AED"/>
    <w:rsid w:val="00E223AE"/>
    <w:rsid w:val="00E234F8"/>
    <w:rsid w:val="00E2404D"/>
    <w:rsid w:val="00E25338"/>
    <w:rsid w:val="00E27B44"/>
    <w:rsid w:val="00E30376"/>
    <w:rsid w:val="00E346E2"/>
    <w:rsid w:val="00E34BAF"/>
    <w:rsid w:val="00E3520F"/>
    <w:rsid w:val="00E36205"/>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66947"/>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4A9A"/>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15DC"/>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0365"/>
    <w:rsid w:val="00F416E6"/>
    <w:rsid w:val="00F418DE"/>
    <w:rsid w:val="00F41B98"/>
    <w:rsid w:val="00F42580"/>
    <w:rsid w:val="00F428E5"/>
    <w:rsid w:val="00F44488"/>
    <w:rsid w:val="00F44630"/>
    <w:rsid w:val="00F44E7C"/>
    <w:rsid w:val="00F4529C"/>
    <w:rsid w:val="00F45BA3"/>
    <w:rsid w:val="00F51492"/>
    <w:rsid w:val="00F525D8"/>
    <w:rsid w:val="00F52832"/>
    <w:rsid w:val="00F538C3"/>
    <w:rsid w:val="00F54853"/>
    <w:rsid w:val="00F54A2B"/>
    <w:rsid w:val="00F55461"/>
    <w:rsid w:val="00F56564"/>
    <w:rsid w:val="00F60555"/>
    <w:rsid w:val="00F6178D"/>
    <w:rsid w:val="00F62523"/>
    <w:rsid w:val="00F633DF"/>
    <w:rsid w:val="00F63ABE"/>
    <w:rsid w:val="00F6400E"/>
    <w:rsid w:val="00F650D9"/>
    <w:rsid w:val="00F6520E"/>
    <w:rsid w:val="00F659E3"/>
    <w:rsid w:val="00F667EA"/>
    <w:rsid w:val="00F67767"/>
    <w:rsid w:val="00F713BC"/>
    <w:rsid w:val="00F71AA0"/>
    <w:rsid w:val="00F72373"/>
    <w:rsid w:val="00F72C25"/>
    <w:rsid w:val="00F73DC6"/>
    <w:rsid w:val="00F77808"/>
    <w:rsid w:val="00F80362"/>
    <w:rsid w:val="00F80622"/>
    <w:rsid w:val="00F813B3"/>
    <w:rsid w:val="00F8174F"/>
    <w:rsid w:val="00F83F55"/>
    <w:rsid w:val="00F84214"/>
    <w:rsid w:val="00F846F8"/>
    <w:rsid w:val="00F8612F"/>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5039"/>
    <w:rsid w:val="00FB614F"/>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F01FD"/>
    <w:rsid w:val="00FF0AD9"/>
    <w:rsid w:val="00FF198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233586279">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870340216">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image" Target="media/image2.emf"/><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F90D3F-4517-FD47-B767-AAC44E35E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0</TotalTime>
  <Pages>10</Pages>
  <Words>9714</Words>
  <Characters>55371</Characters>
  <Application>Microsoft Macintosh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64956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2</cp:revision>
  <cp:lastPrinted>2016-09-20T09:06:00Z</cp:lastPrinted>
  <dcterms:created xsi:type="dcterms:W3CDTF">2018-08-10T09:24:00Z</dcterms:created>
  <dcterms:modified xsi:type="dcterms:W3CDTF">2018-08-10T09:24:00Z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