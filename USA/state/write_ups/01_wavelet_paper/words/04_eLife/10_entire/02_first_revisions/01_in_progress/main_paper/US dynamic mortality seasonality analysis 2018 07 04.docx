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E6FE8A4"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0"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1"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453A9AA6"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ins w:id="2"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3"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4" w:author="Parks, Robbie M" w:date="2018-06-24T22:38:00Z">
        <w:r w:rsidR="00A22940">
          <w:rPr>
            <w:color w:val="000000" w:themeColor="text1"/>
          </w:rPr>
          <w:t xml:space="preserve">. In </w:t>
        </w:r>
      </w:ins>
      <w:ins w:id="5" w:author="Parks, Robbie M" w:date="2018-07-02T14:54:00Z">
        <w:r w:rsidR="00025DE6">
          <w:rPr>
            <w:color w:val="000000" w:themeColor="text1"/>
          </w:rPr>
          <w:t>addition,</w:t>
        </w:r>
      </w:ins>
      <w:ins w:id="6" w:author="Parks, Robbie M" w:date="2018-06-24T22:38:00Z">
        <w:r w:rsidR="00A22940">
          <w:rPr>
            <w:color w:val="000000" w:themeColor="text1"/>
          </w:rPr>
          <w:t xml:space="preserve"> we identify how the percentage difference between </w:t>
        </w:r>
      </w:ins>
      <w:ins w:id="7" w:author="Parks, Robbie M" w:date="2018-07-02T18:53:00Z">
        <w:r w:rsidR="007155A4">
          <w:rPr>
            <w:color w:val="000000" w:themeColor="text1"/>
          </w:rPr>
          <w:t xml:space="preserve">the mortality in </w:t>
        </w:r>
      </w:ins>
      <w:ins w:id="8" w:author="Parks, Robbie M" w:date="2018-06-24T22:38:00Z">
        <w:r w:rsidR="00A22940">
          <w:rPr>
            <w:color w:val="000000" w:themeColor="text1"/>
          </w:rPr>
          <w:t xml:space="preserve">maximum and minimum </w:t>
        </w:r>
      </w:ins>
      <w:ins w:id="9" w:author="Parks, Robbie M" w:date="2018-07-02T18:53:00Z">
        <w:r w:rsidR="009A1BE3">
          <w:rPr>
            <w:color w:val="000000" w:themeColor="text1"/>
          </w:rPr>
          <w:t>months</w:t>
        </w:r>
      </w:ins>
      <w:ins w:id="10" w:author="Parks, Robbie M" w:date="2018-06-24T22:38:00Z">
        <w:r w:rsidR="00A22940">
          <w:rPr>
            <w:color w:val="000000" w:themeColor="text1"/>
          </w:rPr>
          <w:t xml:space="preserve"> within a year has changed from the beginning to the end of the </w:t>
        </w:r>
        <w:proofErr w:type="gramStart"/>
        <w:r w:rsidR="00A22940">
          <w:rPr>
            <w:color w:val="000000" w:themeColor="text1"/>
          </w:rPr>
          <w:t>time period</w:t>
        </w:r>
        <w:proofErr w:type="gramEnd"/>
        <w:r w:rsidR="00A22940">
          <w:rPr>
            <w:color w:val="000000" w:themeColor="text1"/>
          </w:rPr>
          <w:t xml:space="preserve"> using Poisson regression.</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1"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2"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3"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4F407284" w:rsidR="00B91368" w:rsidRDefault="00F84E39" w:rsidP="00C33FFB">
      <w:pPr>
        <w:spacing w:line="480" w:lineRule="auto"/>
        <w:jc w:val="both"/>
        <w:rPr>
          <w:ins w:id="14"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ins w:id="15"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r>
        <w:t xml:space="preserve">, as was mortality from more disaggregated causes </w:t>
      </w:r>
      <w:del w:id="16" w:author="Parks, Robbie M" w:date="2018-07-02T19:36:00Z">
        <w:r w:rsidDel="00D551FB">
          <w:delText>(Supplementary Figure XX)</w:delText>
        </w:r>
      </w:del>
      <w:ins w:id="17" w:author="Parks, Robbie M" w:date="2018-07-02T19:14:00Z">
        <w:r w:rsidR="00A137B9">
          <w:t>except for</w:t>
        </w:r>
      </w:ins>
      <w:ins w:id="18" w:author="Parks, Robbie M" w:date="2018-07-02T19:06:00Z">
        <w:r w:rsidR="00F91740">
          <w:t xml:space="preserve"> </w:t>
        </w:r>
      </w:ins>
      <w:ins w:id="19" w:author="Parks, Robbie M" w:date="2018-07-02T19:07:00Z">
        <w:r w:rsidR="0008287A">
          <w:t xml:space="preserve">deaths from </w:t>
        </w:r>
      </w:ins>
      <w:ins w:id="20" w:author="Parks, Robbie M" w:date="2018-07-02T19:06:00Z">
        <w:r w:rsidR="00F91740">
          <w:t>intentional injuries</w:t>
        </w:r>
        <w:r w:rsidR="0008287A">
          <w:t xml:space="preserve"> and substance use disorders</w:t>
        </w:r>
      </w:ins>
      <w:ins w:id="21" w:author="Parks, Robbie M" w:date="2018-07-02T19:36:00Z">
        <w:r w:rsidR="00D551FB">
          <w:t xml:space="preserve"> (Supplementary Figure XX)</w:t>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w:t>
      </w:r>
      <w:r w:rsidR="0029208D" w:rsidRPr="00AC73A1">
        <w:lastRenderedPageBreak/>
        <w:t>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2" w:author="Parks, Robbie M" w:date="2018-06-20T11:06:00Z"/>
        </w:rPr>
      </w:pPr>
    </w:p>
    <w:p w14:paraId="61D70D0D" w14:textId="083B36DD" w:rsidR="005872FC" w:rsidRDefault="00F84E39" w:rsidP="00365ECB">
      <w:pPr>
        <w:spacing w:line="480" w:lineRule="auto"/>
        <w:jc w:val="both"/>
        <w:rPr>
          <w:ins w:id="23" w:author="Parks, Robbie M" w:date="2018-07-02T19:21:00Z"/>
        </w:rPr>
      </w:pPr>
      <w:ins w:id="24" w:author="Majid" w:date="2018-06-26T12:39:00Z">
        <w:r>
          <w:t>When more disaggregated causes of death were analysed</w:t>
        </w:r>
      </w:ins>
      <w:ins w:id="25" w:author="Parks, Robbie M" w:date="2018-06-24T22:38:00Z">
        <w:r w:rsidR="00F1252C">
          <w:t>, seasonality</w:t>
        </w:r>
      </w:ins>
      <w:ins w:id="26" w:author="Parks, Robbie M" w:date="2018-06-20T11:11:00Z">
        <w:r w:rsidR="00C77B93">
          <w:t xml:space="preserve"> in cardiovascular and chronic </w:t>
        </w:r>
      </w:ins>
      <w:ins w:id="27" w:author="Parks, Robbie M" w:date="2018-06-20T11:12:00Z">
        <w:r w:rsidR="00C77B93">
          <w:t>respiratory</w:t>
        </w:r>
      </w:ins>
      <w:ins w:id="28" w:author="Parks, Robbie M" w:date="2018-06-20T11:11:00Z">
        <w:r w:rsidR="00C77B93">
          <w:t xml:space="preserve"> diseases disappeared in </w:t>
        </w:r>
      </w:ins>
      <w:ins w:id="29" w:author="Majid" w:date="2018-06-26T12:41:00Z">
        <w:r w:rsidR="00365ECB">
          <w:t xml:space="preserve">ages </w:t>
        </w:r>
      </w:ins>
      <w:ins w:id="30" w:author="Parks, Robbie M" w:date="2018-06-20T11:11:00Z">
        <w:r w:rsidR="00C77B93">
          <w:t>0-4 y</w:t>
        </w:r>
        <w:r w:rsidR="006A63D8">
          <w:t xml:space="preserve">ears </w:t>
        </w:r>
      </w:ins>
      <w:ins w:id="31" w:author="Parks, Robbie M" w:date="2018-06-20T11:13:00Z">
        <w:r w:rsidR="006A63D8">
          <w:t xml:space="preserve">by the early </w:t>
        </w:r>
      </w:ins>
      <w:ins w:id="32" w:author="Parks, Robbie M" w:date="2018-06-20T11:14:00Z">
        <w:r w:rsidR="006A63D8">
          <w:t xml:space="preserve">and late </w:t>
        </w:r>
      </w:ins>
      <w:ins w:id="33" w:author="Parks, Robbie M" w:date="2018-06-20T11:13:00Z">
        <w:r w:rsidR="006A63D8">
          <w:t>1990s</w:t>
        </w:r>
      </w:ins>
      <w:ins w:id="34" w:author="Majid" w:date="2018-06-26T12:41:00Z">
        <w:r w:rsidR="00365ECB">
          <w:t>,</w:t>
        </w:r>
      </w:ins>
      <w:ins w:id="35" w:author="Parks, Robbie M" w:date="2018-06-20T11:13:00Z">
        <w:r w:rsidR="006A63D8">
          <w:t xml:space="preserve"> respectively</w:t>
        </w:r>
      </w:ins>
      <w:ins w:id="36" w:author="Parks, Robbie M" w:date="2018-06-20T11:14:00Z">
        <w:r w:rsidR="00F17B1A">
          <w:t xml:space="preserve"> (Supplementary Figure XX</w:t>
        </w:r>
        <w:r w:rsidR="00163AC8">
          <w:t>)</w:t>
        </w:r>
      </w:ins>
      <w:ins w:id="37" w:author="Parks, Robbie M" w:date="2018-06-20T11:23:00Z">
        <w:r w:rsidR="00B244F9">
          <w:t>,</w:t>
        </w:r>
      </w:ins>
      <w:ins w:id="38" w:author="Parks, Robbie M" w:date="2018-06-20T11:13:00Z">
        <w:r w:rsidR="00B244F9">
          <w:t xml:space="preserve"> while </w:t>
        </w:r>
      </w:ins>
      <w:ins w:id="39" w:author="Parks, Robbie M" w:date="2018-06-20T11:23:00Z">
        <w:r w:rsidR="00B244F9">
          <w:t>persisting in</w:t>
        </w:r>
      </w:ins>
      <w:ins w:id="40" w:author="Parks, Robbie M" w:date="2018-06-20T11:13:00Z">
        <w:r w:rsidR="00614B7D">
          <w:t xml:space="preserve"> older ages</w:t>
        </w:r>
      </w:ins>
      <w:ins w:id="41" w:author="Parks, Robbie M" w:date="2018-06-20T11:16:00Z">
        <w:r w:rsidR="006F12E4">
          <w:t xml:space="preserve">. </w:t>
        </w:r>
      </w:ins>
      <w:ins w:id="42" w:author="Parks, Robbie M" w:date="2018-06-20T11:14:00Z">
        <w:r w:rsidR="00163AC8">
          <w:t xml:space="preserve">In </w:t>
        </w:r>
      </w:ins>
      <w:ins w:id="43" w:author="Parks, Robbie M" w:date="2018-06-20T11:08:00Z">
        <w:r w:rsidR="00F33911">
          <w:t>contrast</w:t>
        </w:r>
      </w:ins>
      <w:ins w:id="44" w:author="Parks, Robbie M" w:date="2018-06-20T11:17:00Z">
        <w:r w:rsidR="006F12E4">
          <w:t xml:space="preserve">, seasonality </w:t>
        </w:r>
      </w:ins>
      <w:ins w:id="45" w:author="Parks, Robbie M" w:date="2018-06-20T11:23:00Z">
        <w:r w:rsidR="001608FF">
          <w:t>remained</w:t>
        </w:r>
      </w:ins>
      <w:ins w:id="46" w:author="Parks, Robbie M" w:date="2018-06-20T11:17:00Z">
        <w:r w:rsidR="006F12E4">
          <w:t xml:space="preserve"> throughout the study for respiratory infections for all ages in both males and females</w:t>
        </w:r>
      </w:ins>
      <w:ins w:id="47" w:author="Parks, Robbie M" w:date="2018-06-20T11:23:00Z">
        <w:r w:rsidR="00B940C7">
          <w:t>.</w:t>
        </w:r>
      </w:ins>
      <w:ins w:id="48" w:author="Parks, Robbie M" w:date="2018-06-20T11:08:00Z">
        <w:r w:rsidR="00C53889">
          <w:t xml:space="preserve"> </w:t>
        </w:r>
      </w:ins>
      <w:ins w:id="49" w:author="Parks, Robbie M" w:date="2018-06-20T11:24:00Z">
        <w:r w:rsidR="00B27B5D">
          <w:t>Comparing intentional and unintentional injuries (Supp</w:t>
        </w:r>
        <w:r w:rsidR="00837653">
          <w:t>lementary Figure XX</w:t>
        </w:r>
        <w:r w:rsidR="00340C26">
          <w:t>) also revealed</w:t>
        </w:r>
        <w:r w:rsidR="00B27B5D">
          <w:t xml:space="preserve"> distinct behaviour</w:t>
        </w:r>
      </w:ins>
      <w:ins w:id="50" w:author="Majid" w:date="2018-06-26T12:45:00Z">
        <w:r w:rsidR="00365ECB">
          <w:t>s.</w:t>
        </w:r>
      </w:ins>
      <w:ins w:id="51" w:author="Parks, Robbie M" w:date="2018-06-20T11:24:00Z">
        <w:r w:rsidR="00B27B5D">
          <w:t xml:space="preserve"> </w:t>
        </w:r>
      </w:ins>
      <w:ins w:id="52" w:author="Majid" w:date="2018-06-26T12:47:00Z">
        <w:r w:rsidR="00365ECB">
          <w:t>Specifically, u</w:t>
        </w:r>
      </w:ins>
      <w:ins w:id="53" w:author="Parks, Robbie M" w:date="2018-06-20T11:27:00Z">
        <w:r w:rsidR="00D72846">
          <w:t>nintentional injuries drove</w:t>
        </w:r>
        <w:r w:rsidR="00F064A9">
          <w:t xml:space="preserve"> the seasonality</w:t>
        </w:r>
      </w:ins>
      <w:ins w:id="54" w:author="Majid" w:date="2018-06-26T12:46:00Z">
        <w:r w:rsidR="00365ECB">
          <w:t xml:space="preserve"> of injury deaths</w:t>
        </w:r>
      </w:ins>
      <w:ins w:id="55" w:author="Parks, Robbie M" w:date="2018-06-20T11:27:00Z">
        <w:r w:rsidR="00F064A9">
          <w:t xml:space="preserve"> for females, as</w:t>
        </w:r>
      </w:ins>
      <w:ins w:id="56" w:author="Parks, Robbie M" w:date="2018-06-20T11:25:00Z">
        <w:r w:rsidR="00D72846">
          <w:t xml:space="preserve"> no clear seasonality wa</w:t>
        </w:r>
        <w:r w:rsidR="00F23C3A">
          <w:t>s evident thro</w:t>
        </w:r>
        <w:r w:rsidR="004C165E">
          <w:t>ughout for females of all</w:t>
        </w:r>
        <w:r w:rsidR="00BB30BA">
          <w:t xml:space="preserve"> ages for intentional injuries. </w:t>
        </w:r>
      </w:ins>
      <w:ins w:id="57" w:author="Parks, Robbie M" w:date="2018-07-02T19:33:00Z">
        <w:r w:rsidR="00F551C6">
          <w:t>B</w:t>
        </w:r>
      </w:ins>
      <w:commentRangeStart w:id="58"/>
      <w:commentRangeStart w:id="59"/>
      <w:ins w:id="60" w:author="Parks, Robbie M" w:date="2018-07-02T19:32:00Z">
        <w:r w:rsidR="00263A68">
          <w:t xml:space="preserve">oth unintentional and </w:t>
        </w:r>
      </w:ins>
      <w:ins w:id="61" w:author="Parks, Robbie M" w:date="2018-06-20T11:28:00Z">
        <w:r w:rsidR="00D7104C">
          <w:t xml:space="preserve">intentional injuries had 12-month seasonality </w:t>
        </w:r>
      </w:ins>
      <w:ins w:id="62" w:author="Parks, Robbie M" w:date="2018-07-02T19:34:00Z">
        <w:r w:rsidR="00172987">
          <w:t>for males</w:t>
        </w:r>
      </w:ins>
      <w:ins w:id="63" w:author="Parks, Robbie M" w:date="2018-07-02T19:32:00Z">
        <w:r w:rsidR="00A11860">
          <w:t xml:space="preserve">, </w:t>
        </w:r>
      </w:ins>
      <w:ins w:id="64" w:author="Parks, Robbie M" w:date="2018-07-03T12:17:00Z">
        <w:r w:rsidR="00964BD6">
          <w:t>apart from</w:t>
        </w:r>
      </w:ins>
      <w:ins w:id="65" w:author="Parks, Robbie M" w:date="2018-07-02T19:32:00Z">
        <w:r w:rsidR="00A11860">
          <w:t xml:space="preserve"> </w:t>
        </w:r>
      </w:ins>
      <w:ins w:id="66" w:author="Parks, Robbie M" w:date="2018-07-02T19:33:00Z">
        <w:r w:rsidR="00A11860">
          <w:t xml:space="preserve">those </w:t>
        </w:r>
      </w:ins>
      <w:ins w:id="67" w:author="Parks, Robbie M" w:date="2018-07-02T19:32:00Z">
        <w:r w:rsidR="00A11860">
          <w:t xml:space="preserve">below 15 </w:t>
        </w:r>
      </w:ins>
      <w:ins w:id="68" w:author="Parks, Robbie M" w:date="2018-07-02T19:33:00Z">
        <w:r w:rsidR="00A11860">
          <w:t>years</w:t>
        </w:r>
      </w:ins>
      <w:ins w:id="69" w:author="Parks, Robbie M" w:date="2018-07-02T19:32:00Z">
        <w:r w:rsidR="00A11860">
          <w:t xml:space="preserve"> and 85</w:t>
        </w:r>
      </w:ins>
      <w:ins w:id="70" w:author="Parks, Robbie M" w:date="2018-07-02T19:33:00Z">
        <w:r w:rsidR="00A11860">
          <w:t xml:space="preserve"> and above</w:t>
        </w:r>
      </w:ins>
      <w:ins w:id="71" w:author="Parks, Robbie M" w:date="2018-07-02T19:32:00Z">
        <w:r w:rsidR="00A11860">
          <w:t xml:space="preserve"> in </w:t>
        </w:r>
      </w:ins>
      <w:ins w:id="72" w:author="Parks, Robbie M" w:date="2018-07-02T19:33:00Z">
        <w:r w:rsidR="00A11860">
          <w:t>unintentional injuries</w:t>
        </w:r>
      </w:ins>
      <w:ins w:id="73" w:author="Parks, Robbie M" w:date="2018-06-20T11:28:00Z">
        <w:r w:rsidR="00D7104C">
          <w:t>.</w:t>
        </w:r>
      </w:ins>
      <w:commentRangeEnd w:id="58"/>
      <w:r w:rsidR="00365ECB">
        <w:rPr>
          <w:rStyle w:val="CommentReference"/>
          <w:rFonts w:asciiTheme="minorHAnsi" w:hAnsiTheme="minorHAnsi" w:cstheme="minorBidi"/>
          <w:lang w:eastAsia="en-US"/>
        </w:rPr>
        <w:commentReference w:id="58"/>
      </w:r>
      <w:commentRangeEnd w:id="59"/>
      <w:r w:rsidR="001C0FC7">
        <w:rPr>
          <w:rStyle w:val="CommentReference"/>
          <w:rFonts w:asciiTheme="minorHAnsi" w:hAnsiTheme="minorHAnsi" w:cstheme="minorBidi"/>
          <w:lang w:eastAsia="en-US"/>
        </w:rPr>
        <w:commentReference w:id="59"/>
      </w:r>
      <w:ins w:id="74" w:author="Majid" w:date="2018-06-26T12:48:00Z">
        <w:r w:rsidR="00365ECB">
          <w:t xml:space="preserve"> </w:t>
        </w:r>
      </w:ins>
      <w:ins w:id="75" w:author="Parks, Robbie M" w:date="2018-06-20T11:32:00Z">
        <w:r w:rsidR="00AC55DD" w:rsidRPr="00996AD4">
          <w:t xml:space="preserve">No </w:t>
        </w:r>
      </w:ins>
      <w:ins w:id="76" w:author="Parks, Robbie M" w:date="2018-06-20T11:33:00Z">
        <w:r w:rsidR="00FF4E42" w:rsidRPr="00996AD4">
          <w:t xml:space="preserve">consistent </w:t>
        </w:r>
      </w:ins>
      <w:ins w:id="77" w:author="Parks, Robbie M" w:date="2018-06-20T11:32:00Z">
        <w:r w:rsidR="00D72846">
          <w:t>seasonality wa</w:t>
        </w:r>
        <w:r w:rsidR="00AC55DD" w:rsidRPr="00996AD4">
          <w:t xml:space="preserve">s evident in maternal conditions </w:t>
        </w:r>
      </w:ins>
      <w:ins w:id="78" w:author="Parks, Robbie M" w:date="2018-06-20T11:33:00Z">
        <w:r w:rsidR="00FF4E42" w:rsidRPr="00996AD4">
          <w:t xml:space="preserve">or substance use disorders for </w:t>
        </w:r>
        <w:r w:rsidR="00001E52">
          <w:t>all ages (Supplementary Figure XX</w:t>
        </w:r>
        <w:r w:rsidR="00FF4E42" w:rsidRPr="00996AD4">
          <w:t>)</w:t>
        </w:r>
      </w:ins>
      <w:ins w:id="79" w:author="Parks, Robbie M" w:date="2018-07-02T19:21:00Z">
        <w:r w:rsidR="005872FC">
          <w:t xml:space="preserve">. </w:t>
        </w:r>
      </w:ins>
    </w:p>
    <w:p w14:paraId="5602C6E0" w14:textId="088B69B7" w:rsidR="000210D1" w:rsidRPr="00AC73A1" w:rsidRDefault="005872FC" w:rsidP="00365ECB">
      <w:pPr>
        <w:spacing w:line="480" w:lineRule="auto"/>
        <w:jc w:val="both"/>
      </w:pPr>
      <w:ins w:id="80" w:author="Parks, Robbie M" w:date="2018-07-02T19:21:00Z">
        <w:r w:rsidDel="005872FC">
          <w:rPr>
            <w:rStyle w:val="CommentReference"/>
            <w:rFonts w:asciiTheme="minorHAnsi" w:hAnsiTheme="minorHAnsi" w:cstheme="minorBidi"/>
            <w:lang w:eastAsia="en-US"/>
          </w:rPr>
          <w:t xml:space="preserve"> </w:t>
        </w:r>
      </w:ins>
    </w:p>
    <w:p w14:paraId="43946A13" w14:textId="520AC400" w:rsidR="000210D1" w:rsidRDefault="000210D1" w:rsidP="00C33FFB">
      <w:pPr>
        <w:spacing w:line="480" w:lineRule="auto"/>
        <w:jc w:val="both"/>
        <w:rPr>
          <w:ins w:id="81"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2"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3" w:author="Parks, Robbie M" w:date="2018-06-20T12:19:00Z"/>
        </w:rPr>
      </w:pPr>
    </w:p>
    <w:p w14:paraId="2FB6278E" w14:textId="6E6A3AAC" w:rsidR="000210D1" w:rsidRDefault="00181294" w:rsidP="00C33FFB">
      <w:pPr>
        <w:spacing w:line="480" w:lineRule="auto"/>
        <w:jc w:val="both"/>
        <w:rPr>
          <w:ins w:id="84" w:author="Parks, Robbie M" w:date="2018-07-03T11:32:00Z"/>
        </w:rPr>
      </w:pPr>
      <w:ins w:id="85" w:author="Majid" w:date="2018-06-26T12:51:00Z">
        <w:r>
          <w:lastRenderedPageBreak/>
          <w:t>Of disaggregated causes,</w:t>
        </w:r>
      </w:ins>
      <w:ins w:id="86" w:author="Parks, Robbie M" w:date="2018-07-02T22:09:00Z">
        <w:r w:rsidR="005B5C70">
          <w:t xml:space="preserve"> </w:t>
        </w:r>
      </w:ins>
      <w:ins w:id="87" w:author="Parks, Robbie M" w:date="2018-07-03T10:20:00Z">
        <w:r w:rsidR="004125DE">
          <w:t xml:space="preserve">deaths of </w:t>
        </w:r>
      </w:ins>
      <w:commentRangeStart w:id="88"/>
      <w:ins w:id="89" w:author="Parks, Robbie M" w:date="2018-07-02T22:10:00Z">
        <w:r w:rsidR="00E642BC">
          <w:t xml:space="preserve">males and females 65 and over </w:t>
        </w:r>
      </w:ins>
      <w:ins w:id="90" w:author="Parks, Robbie M" w:date="2018-07-03T10:20:00Z">
        <w:r w:rsidR="004125DE">
          <w:t>were highest</w:t>
        </w:r>
      </w:ins>
      <w:ins w:id="91" w:author="Parks, Robbie M" w:date="2018-07-02T22:11:00Z">
        <w:r w:rsidR="00797805">
          <w:t xml:space="preserve"> in the months of December, January and February, except for intentional injuries</w:t>
        </w:r>
      </w:ins>
      <w:commentRangeEnd w:id="88"/>
      <w:ins w:id="92" w:author="Parks, Robbie M" w:date="2018-07-02T22:14:00Z">
        <w:r w:rsidR="00794755">
          <w:rPr>
            <w:rStyle w:val="CommentReference"/>
            <w:rFonts w:asciiTheme="minorHAnsi" w:hAnsiTheme="minorHAnsi" w:cstheme="minorBidi"/>
            <w:lang w:eastAsia="en-US"/>
          </w:rPr>
          <w:commentReference w:id="88"/>
        </w:r>
      </w:ins>
      <w:ins w:id="93" w:author="Parks, Robbie M" w:date="2018-07-02T22:11:00Z">
        <w:r w:rsidR="00797805">
          <w:t>.</w:t>
        </w:r>
      </w:ins>
      <w:ins w:id="94" w:author="Majid" w:date="2018-06-26T12:51:00Z">
        <w:r>
          <w:t xml:space="preserve"> </w:t>
        </w:r>
      </w:ins>
      <w:ins w:id="95" w:author="Parks, Robbie M" w:date="2018-07-02T22:09:00Z">
        <w:r w:rsidR="005B5C70">
          <w:t>D</w:t>
        </w:r>
      </w:ins>
      <w:ins w:id="96" w:author="Parks, Robbie M" w:date="2018-06-20T12:21:00Z">
        <w:r w:rsidR="009B42AA">
          <w:t>eath rates in males and females</w:t>
        </w:r>
      </w:ins>
      <w:ins w:id="97" w:author="Parks, Robbie M" w:date="2018-06-20T12:23:00Z">
        <w:r w:rsidR="00EB3E5C">
          <w:t xml:space="preserve"> of all ages</w:t>
        </w:r>
      </w:ins>
      <w:ins w:id="98" w:author="Parks, Robbie M" w:date="2018-06-20T12:19:00Z">
        <w:r w:rsidR="009B42AA">
          <w:t xml:space="preserve"> were</w:t>
        </w:r>
        <w:r w:rsidR="00490EB4">
          <w:t xml:space="preserve"> consistently </w:t>
        </w:r>
      </w:ins>
      <w:ins w:id="99" w:author="Parks, Robbie M" w:date="2018-06-20T12:22:00Z">
        <w:r w:rsidR="009B42AA">
          <w:t xml:space="preserve">highest </w:t>
        </w:r>
      </w:ins>
      <w:ins w:id="100" w:author="Parks, Robbie M" w:date="2018-06-20T12:19:00Z">
        <w:r w:rsidR="00490EB4">
          <w:t xml:space="preserve">in January and February </w:t>
        </w:r>
      </w:ins>
      <w:ins w:id="101" w:author="Parks, Robbie M" w:date="2018-06-20T12:22:00Z">
        <w:r w:rsidR="009B42AA">
          <w:t xml:space="preserve">and lowest in July and August </w:t>
        </w:r>
      </w:ins>
      <w:ins w:id="102" w:author="Parks, Robbie M" w:date="2018-06-20T12:24:00Z">
        <w:r w:rsidR="00C17F03">
          <w:t>in</w:t>
        </w:r>
      </w:ins>
      <w:ins w:id="103" w:author="Parks, Robbie M" w:date="2018-06-20T12:22:00Z">
        <w:r w:rsidR="009B42AA">
          <w:t xml:space="preserve"> </w:t>
        </w:r>
      </w:ins>
      <w:ins w:id="104" w:author="Parks, Robbie M" w:date="2018-06-20T12:23:00Z">
        <w:r w:rsidR="00C17F03">
          <w:t>cardiovascular diseases as well as respiratory in</w:t>
        </w:r>
        <w:r w:rsidR="004960EA">
          <w:t>fections (Supplementary Figure XX</w:t>
        </w:r>
        <w:r w:rsidR="00C17F03">
          <w:t>)</w:t>
        </w:r>
      </w:ins>
      <w:ins w:id="105" w:author="Parks, Robbie M" w:date="2018-06-20T12:24:00Z">
        <w:r w:rsidR="00101234">
          <w:t xml:space="preserve">, </w:t>
        </w:r>
      </w:ins>
      <w:ins w:id="106" w:author="Parks, Robbie M" w:date="2018-06-24T22:38:00Z">
        <w:r w:rsidR="00770A91">
          <w:t>consistent with</w:t>
        </w:r>
      </w:ins>
      <w:ins w:id="107" w:author="Majid" w:date="2018-06-26T12:51:00Z">
        <w:r>
          <w:t xml:space="preserve"> the pattern seen for</w:t>
        </w:r>
      </w:ins>
      <w:ins w:id="108" w:author="Parks, Robbie M" w:date="2018-06-24T22:38:00Z">
        <w:r w:rsidR="00770A91">
          <w:t xml:space="preserve"> cardiorespiratory deaths (Figure 3).</w:t>
        </w:r>
      </w:ins>
      <w:ins w:id="109" w:author="Parks, Robbie M" w:date="2018-07-02T22:12:00Z">
        <w:r w:rsidR="004960EA">
          <w:t xml:space="preserve"> For intentional injuries,</w:t>
        </w:r>
      </w:ins>
      <w:ins w:id="110" w:author="Parks, Robbie M" w:date="2018-07-02T22:13:00Z">
        <w:r w:rsidR="00794755">
          <w:t xml:space="preserve"> both males and females exhibited a peak in mortality during summer months, in contrast to most of other causes.</w:t>
        </w:r>
      </w:ins>
      <w:ins w:id="111" w:author="Parks, Robbie M" w:date="2018-07-02T22:12:00Z">
        <w:r w:rsidR="004960EA">
          <w:t xml:space="preserve"> </w:t>
        </w:r>
      </w:ins>
      <w:commentRangeStart w:id="112"/>
      <w:commentRangeStart w:id="113"/>
      <w:ins w:id="114" w:author="Parks, Robbie M" w:date="2018-06-20T12:34:00Z">
        <w:r w:rsidR="003B0BAF">
          <w:t xml:space="preserve">A </w:t>
        </w:r>
      </w:ins>
      <w:ins w:id="115" w:author="Parks, Robbie M" w:date="2018-06-20T12:35:00Z">
        <w:r w:rsidR="003B0BAF">
          <w:t>consistent</w:t>
        </w:r>
      </w:ins>
      <w:ins w:id="116" w:author="Parks, Robbie M" w:date="2018-06-20T12:34:00Z">
        <w:r w:rsidR="003B0BAF">
          <w:t xml:space="preserve"> </w:t>
        </w:r>
      </w:ins>
      <w:ins w:id="117" w:author="Parks, Robbie M" w:date="2018-06-20T12:35:00Z">
        <w:r w:rsidR="003B0BAF">
          <w:t xml:space="preserve">winter peak across all ages and both sexes </w:t>
        </w:r>
        <w:r w:rsidR="0071242A">
          <w:t>is evident in endocrine disorders and neuropsychiatric d</w:t>
        </w:r>
        <w:r w:rsidR="004960EA">
          <w:t>isorders (Supplementary Figure XX</w:t>
        </w:r>
        <w:r w:rsidR="0071242A">
          <w:t xml:space="preserve">), </w:t>
        </w:r>
      </w:ins>
      <w:ins w:id="118" w:author="Parks, Robbie M" w:date="2018-06-20T12:36:00Z">
        <w:r w:rsidR="004B654D">
          <w:t>apart f</w:t>
        </w:r>
        <w:r w:rsidR="00611D70">
          <w:t xml:space="preserve">rom in 15-34 years for females. </w:t>
        </w:r>
      </w:ins>
      <w:commentRangeEnd w:id="112"/>
      <w:r>
        <w:rPr>
          <w:rStyle w:val="CommentReference"/>
          <w:rFonts w:asciiTheme="minorHAnsi" w:hAnsiTheme="minorHAnsi" w:cstheme="minorBidi"/>
          <w:lang w:eastAsia="en-US"/>
        </w:rPr>
        <w:commentReference w:id="112"/>
      </w:r>
      <w:commentRangeEnd w:id="113"/>
      <w:r w:rsidR="00CF32EB">
        <w:rPr>
          <w:rStyle w:val="CommentReference"/>
          <w:rFonts w:asciiTheme="minorHAnsi" w:hAnsiTheme="minorHAnsi" w:cstheme="minorBidi"/>
          <w:lang w:eastAsia="en-US"/>
        </w:rPr>
        <w:commentReference w:id="113"/>
      </w:r>
      <w:ins w:id="119" w:author="Parks, Robbie M" w:date="2018-07-02T22:15:00Z">
        <w:r w:rsidR="00794755">
          <w:t xml:space="preserve">For genitourinary diseases and substance use disorders, </w:t>
        </w:r>
      </w:ins>
      <w:ins w:id="120" w:author="Parks, Robbie M" w:date="2018-06-20T12:36:00Z">
        <w:r w:rsidR="00794755">
          <w:t>u</w:t>
        </w:r>
        <w:commentRangeStart w:id="121"/>
        <w:commentRangeStart w:id="122"/>
        <w:r w:rsidR="00611D70">
          <w:t>ncertainty was too large</w:t>
        </w:r>
      </w:ins>
      <w:ins w:id="123" w:author="Parks, Robbie M" w:date="2018-07-02T22:16:00Z">
        <w:r w:rsidR="00794755">
          <w:t xml:space="preserve"> across all ages</w:t>
        </w:r>
      </w:ins>
      <w:ins w:id="124" w:author="Parks, Robbie M" w:date="2018-06-20T12:36:00Z">
        <w:r w:rsidR="00611D70">
          <w:t xml:space="preserve"> in ma</w:t>
        </w:r>
        <w:r w:rsidR="00794755">
          <w:t xml:space="preserve">ximum and minimum mortality </w:t>
        </w:r>
        <w:r w:rsidR="00611D70">
          <w:t>to draw any firm con</w:t>
        </w:r>
        <w:r w:rsidR="004960EA">
          <w:t>clusions (Supplementary Figure XX</w:t>
        </w:r>
        <w:r w:rsidR="00611D70">
          <w:t>)</w:t>
        </w:r>
      </w:ins>
      <w:ins w:id="125" w:author="Parks, Robbie M" w:date="2018-06-20T12:53:00Z">
        <w:r w:rsidR="001153F6">
          <w:t>, which matches the lack of 12-month seasonality evident in the wavelet analysis (Supplemen</w:t>
        </w:r>
        <w:r w:rsidR="004960EA">
          <w:t>tary Figure XX</w:t>
        </w:r>
        <w:r w:rsidR="001153F6">
          <w:t>)</w:t>
        </w:r>
      </w:ins>
      <w:ins w:id="126" w:author="Parks, Robbie M" w:date="2018-06-20T12:37:00Z">
        <w:r w:rsidR="0041155C">
          <w:t>.</w:t>
        </w:r>
      </w:ins>
      <w:commentRangeEnd w:id="121"/>
      <w:r>
        <w:rPr>
          <w:rStyle w:val="CommentReference"/>
          <w:rFonts w:asciiTheme="minorHAnsi" w:hAnsiTheme="minorHAnsi" w:cstheme="minorBidi"/>
          <w:lang w:eastAsia="en-US"/>
        </w:rPr>
        <w:commentReference w:id="121"/>
      </w:r>
      <w:commentRangeEnd w:id="122"/>
      <w:r w:rsidR="00623236">
        <w:rPr>
          <w:rStyle w:val="CommentReference"/>
          <w:rFonts w:asciiTheme="minorHAnsi" w:hAnsiTheme="minorHAnsi" w:cstheme="minorBidi"/>
          <w:lang w:eastAsia="en-US"/>
        </w:rPr>
        <w:commentReference w:id="122"/>
      </w:r>
    </w:p>
    <w:p w14:paraId="7C840BD3" w14:textId="77777777" w:rsidR="00BE6B38" w:rsidRPr="00AC73A1" w:rsidRDefault="00BE6B38" w:rsidP="00C33FFB">
      <w:pPr>
        <w:spacing w:line="480" w:lineRule="auto"/>
        <w:jc w:val="both"/>
      </w:pPr>
    </w:p>
    <w:p w14:paraId="72CD43A6" w14:textId="01940FA8" w:rsidR="009F3128" w:rsidRDefault="0086062E" w:rsidP="00C33FFB">
      <w:pPr>
        <w:spacing w:line="480" w:lineRule="auto"/>
        <w:jc w:val="both"/>
        <w:rPr>
          <w:ins w:id="127" w:author="Parks, Robbie M" w:date="2018-06-20T12:41:00Z"/>
        </w:rPr>
      </w:pPr>
      <w:r w:rsidRPr="00AC73A1">
        <w:t>From 1980 to 201</w:t>
      </w:r>
      <w:ins w:id="128" w:author="Parks, Robbie M" w:date="2018-06-19T19:36:00Z">
        <w:r w:rsidR="007F5916">
          <w:t>6</w:t>
        </w:r>
      </w:ins>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del w:id="129" w:author="Parks, Robbie M" w:date="2018-07-04T17:26:00Z">
        <w:r w:rsidR="00E40247" w:rsidRPr="00AC73A1" w:rsidDel="00EA74CA">
          <w:delText>non-</w:delText>
        </w:r>
      </w:del>
      <w:del w:id="130" w:author="Parks, Robbie M" w:date="2018-07-04T17:25:00Z">
        <w:r w:rsidR="00E40247" w:rsidRPr="00AC73A1" w:rsidDel="00EA74CA">
          <w:delText>significantly</w:delText>
        </w:r>
      </w:del>
      <w:del w:id="131" w:author="Parks, Robbie M" w:date="2018-07-04T17:26:00Z">
        <w:r w:rsidR="00E40247" w:rsidRPr="00AC73A1" w:rsidDel="00EA74CA">
          <w:delText xml:space="preserve"> and </w:delText>
        </w:r>
      </w:del>
      <w:r w:rsidR="00E40247" w:rsidRPr="00AC73A1">
        <w:t>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w:t>
      </w:r>
      <w:del w:id="132" w:author="Parks, Robbie M" w:date="2018-07-04T17:26:00Z">
        <w:r w:rsidR="000210D1" w:rsidRPr="00AC73A1" w:rsidDel="00EA74CA">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133" w:author="Parks, Robbie M" w:date="2018-07-04T17:26:00Z">
        <w:r w:rsidR="000210D1" w:rsidRPr="00AC73A1" w:rsidDel="00EA74CA">
          <w:delText xml:space="preserve">a statistically-significant </w:delText>
        </w:r>
      </w:del>
      <w:r w:rsidR="000210D1" w:rsidRPr="00AC73A1">
        <w:t xml:space="preserve">13 percentage points (95% CI 8 to 18) for boys but only </w:t>
      </w:r>
      <w:del w:id="134" w:author="Parks, Robbie M" w:date="2018-07-04T17:26:00Z">
        <w:r w:rsidR="000210D1" w:rsidRPr="00AC73A1" w:rsidDel="00EA74CA">
          <w:delText>a statistically</w:delText>
        </w:r>
        <w:r w:rsidR="00E40247" w:rsidRPr="00AC73A1" w:rsidDel="00EA74CA">
          <w:delText>-non-</w:delText>
        </w:r>
        <w:r w:rsidR="000210D1" w:rsidRPr="00AC73A1" w:rsidDel="00EA74CA">
          <w:delText xml:space="preserve">significant </w:delText>
        </w:r>
      </w:del>
      <w:r w:rsidR="000210D1" w:rsidRPr="00AC73A1">
        <w:t>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p>
    <w:p w14:paraId="664E64EB" w14:textId="77777777" w:rsidR="009069BE" w:rsidRDefault="009069BE" w:rsidP="00C33FFB">
      <w:pPr>
        <w:spacing w:line="480" w:lineRule="auto"/>
        <w:jc w:val="both"/>
        <w:rPr>
          <w:ins w:id="135" w:author="Parks, Robbie M" w:date="2018-06-20T12:41:00Z"/>
        </w:rPr>
      </w:pPr>
    </w:p>
    <w:p w14:paraId="13C55760" w14:textId="0D06B62D" w:rsidR="009069BE" w:rsidRPr="00AC73A1" w:rsidRDefault="00181294" w:rsidP="00C33FFB">
      <w:pPr>
        <w:spacing w:line="480" w:lineRule="auto"/>
        <w:jc w:val="both"/>
      </w:pPr>
      <w:ins w:id="136" w:author="Majid" w:date="2018-06-26T12:54:00Z">
        <w:r>
          <w:lastRenderedPageBreak/>
          <w:t>Of disaggregated causes of death</w:t>
        </w:r>
      </w:ins>
      <w:ins w:id="137" w:author="Parks, Robbie M" w:date="2018-06-20T13:07:00Z">
        <w:r w:rsidR="00400D63">
          <w:t>,</w:t>
        </w:r>
      </w:ins>
      <w:ins w:id="138" w:author="Parks, Robbie M" w:date="2018-06-20T13:08:00Z">
        <w:r w:rsidR="00CF46E8">
          <w:t xml:space="preserve"> respiratory infections exhibited</w:t>
        </w:r>
      </w:ins>
      <w:ins w:id="139" w:author="Parks, Robbie M" w:date="2018-06-20T13:07:00Z">
        <w:r w:rsidR="00400D63">
          <w:t xml:space="preserve"> a</w:t>
        </w:r>
      </w:ins>
      <w:ins w:id="140" w:author="Parks, Robbie M" w:date="2018-07-04T17:23:00Z">
        <w:r w:rsidR="00F23B8D">
          <w:t>n</w:t>
        </w:r>
      </w:ins>
      <w:ins w:id="141" w:author="Parks, Robbie M" w:date="2018-06-20T13:07:00Z">
        <w:r w:rsidR="00400D63">
          <w:t xml:space="preserve"> increase in the </w:t>
        </w:r>
      </w:ins>
      <w:ins w:id="142" w:author="Parks, Robbie M" w:date="2018-07-02T22:22:00Z">
        <w:r w:rsidR="00AF623D">
          <w:t>percent</w:t>
        </w:r>
      </w:ins>
      <w:ins w:id="143" w:author="Parks, Robbie M" w:date="2018-06-20T13:07:00Z">
        <w:r w:rsidR="00400D63">
          <w:t xml:space="preserve"> difference </w:t>
        </w:r>
      </w:ins>
      <w:ins w:id="144" w:author="Parks, Robbie M" w:date="2018-07-02T22:22:00Z">
        <w:r w:rsidR="00AF623D">
          <w:t xml:space="preserve">between maximum and minimum mortality </w:t>
        </w:r>
      </w:ins>
      <w:ins w:id="145" w:author="Parks, Robbie M" w:date="2018-06-20T13:08:00Z">
        <w:r w:rsidR="00CF46E8">
          <w:t xml:space="preserve">for </w:t>
        </w:r>
      </w:ins>
      <w:ins w:id="146" w:author="Parks, Robbie M" w:date="2018-06-20T13:09:00Z">
        <w:r w:rsidR="000C12A0">
          <w:t xml:space="preserve">boys and girls of </w:t>
        </w:r>
      </w:ins>
      <w:ins w:id="147" w:author="Parks, Robbie M" w:date="2018-06-20T13:08:00Z">
        <w:r w:rsidR="00CF46E8">
          <w:t xml:space="preserve">0-4 </w:t>
        </w:r>
      </w:ins>
      <w:ins w:id="148" w:author="Parks, Robbie M" w:date="2018-06-20T13:09:00Z">
        <w:r w:rsidR="000C12A0">
          <w:t>years</w:t>
        </w:r>
      </w:ins>
      <w:ins w:id="149" w:author="Parks, Robbie M" w:date="2018-06-20T13:08:00Z">
        <w:r w:rsidR="00CF46E8">
          <w:t xml:space="preserve"> </w:t>
        </w:r>
        <w:r w:rsidR="00576EFD">
          <w:t>(Supplementary Figure XX</w:t>
        </w:r>
        <w:r w:rsidR="00B34D22">
          <w:t>).</w:t>
        </w:r>
      </w:ins>
      <w:ins w:id="150" w:author="Parks, Robbie M" w:date="2018-06-20T13:10:00Z">
        <w:r w:rsidR="00A833D2">
          <w:t xml:space="preserve"> There </w:t>
        </w:r>
      </w:ins>
      <w:ins w:id="151" w:author="Majid" w:date="2018-06-26T12:57:00Z">
        <w:r>
          <w:t>we</w:t>
        </w:r>
      </w:ins>
      <w:ins w:id="152" w:author="Parks, Robbie M" w:date="2018-06-20T13:10:00Z">
        <w:r w:rsidR="00A833D2">
          <w:t xml:space="preserve">re also distinct patterns of changing </w:t>
        </w:r>
      </w:ins>
      <w:ins w:id="153" w:author="Parks, Robbie M" w:date="2018-07-02T22:22:00Z">
        <w:r w:rsidR="00AF623D">
          <w:t>percent</w:t>
        </w:r>
      </w:ins>
      <w:ins w:id="154" w:author="Parks, Robbie M" w:date="2018-06-20T13:10:00Z">
        <w:r w:rsidR="00A833D2">
          <w:t xml:space="preserve"> difference for unintentional injuries</w:t>
        </w:r>
      </w:ins>
      <w:ins w:id="155" w:author="Parks, Robbie M" w:date="2018-07-02T22:32:00Z">
        <w:r w:rsidR="00576746">
          <w:t xml:space="preserve"> </w:t>
        </w:r>
      </w:ins>
      <w:ins w:id="156" w:author="Parks, Robbie M" w:date="2018-07-02T22:31:00Z">
        <w:r w:rsidR="00962945">
          <w:t>match</w:t>
        </w:r>
      </w:ins>
      <w:ins w:id="157" w:author="Parks, Robbie M" w:date="2018-07-02T22:33:00Z">
        <w:r w:rsidR="00576746">
          <w:t>ing</w:t>
        </w:r>
      </w:ins>
      <w:ins w:id="158" w:author="Parks, Robbie M" w:date="2018-07-02T22:31:00Z">
        <w:r w:rsidR="00962945">
          <w:t xml:space="preserve"> changes in injuries overall</w:t>
        </w:r>
      </w:ins>
      <w:ins w:id="159" w:author="Parks, Robbie M" w:date="2018-07-02T22:30:00Z">
        <w:r w:rsidR="006E4523">
          <w:t xml:space="preserve"> </w:t>
        </w:r>
      </w:ins>
      <w:commentRangeStart w:id="160"/>
      <w:commentRangeStart w:id="161"/>
      <w:ins w:id="162" w:author="Parks, Robbie M" w:date="2018-06-20T13:10:00Z">
        <w:r w:rsidR="00A833D2">
          <w:t>f</w:t>
        </w:r>
        <w:r w:rsidR="00962945">
          <w:t>or several age groups, including the rise in percent difference of 0-4 years for both sexes</w:t>
        </w:r>
      </w:ins>
      <w:ins w:id="163" w:author="Parks, Robbie M" w:date="2018-06-25T01:25:00Z">
        <w:r w:rsidR="00B86970">
          <w:t xml:space="preserve">, </w:t>
        </w:r>
      </w:ins>
      <w:commentRangeEnd w:id="160"/>
      <w:r w:rsidR="00165260">
        <w:rPr>
          <w:rStyle w:val="CommentReference"/>
          <w:rFonts w:asciiTheme="minorHAnsi" w:hAnsiTheme="minorHAnsi" w:cstheme="minorBidi"/>
          <w:lang w:eastAsia="en-US"/>
        </w:rPr>
        <w:commentReference w:id="160"/>
      </w:r>
      <w:commentRangeEnd w:id="161"/>
      <w:r w:rsidR="009F6B5E">
        <w:rPr>
          <w:rStyle w:val="CommentReference"/>
          <w:rFonts w:asciiTheme="minorHAnsi" w:hAnsiTheme="minorHAnsi" w:cstheme="minorBidi"/>
          <w:lang w:eastAsia="en-US"/>
        </w:rPr>
        <w:commentReference w:id="161"/>
      </w:r>
      <w:ins w:id="164" w:author="Majid" w:date="2018-06-26T12:57:00Z">
        <w:r>
          <w:t>indicating</w:t>
        </w:r>
      </w:ins>
      <w:ins w:id="165" w:author="Parks, Robbie M" w:date="2018-06-25T01:25:00Z">
        <w:r w:rsidR="00B86970">
          <w:t xml:space="preserve"> that they are largely driving the seasonality changes</w:t>
        </w:r>
        <w:r w:rsidR="00B41306">
          <w:t xml:space="preserve"> in injuries</w:t>
        </w:r>
      </w:ins>
      <w:ins w:id="166" w:author="Parks, Robbie M" w:date="2018-06-20T13:10:00Z">
        <w:r w:rsidR="00A833D2">
          <w:t xml:space="preserve"> </w:t>
        </w:r>
      </w:ins>
      <w:proofErr w:type="gramStart"/>
      <w:ins w:id="167" w:author="Majid" w:date="2018-06-26T12:57:00Z">
        <w:r>
          <w:t xml:space="preserve">as a whole </w:t>
        </w:r>
      </w:ins>
      <w:ins w:id="168" w:author="Parks, Robbie M" w:date="2018-06-20T13:10:00Z">
        <w:r w:rsidR="00A833D2">
          <w:t>(</w:t>
        </w:r>
        <w:proofErr w:type="gramEnd"/>
        <w:r w:rsidR="00A833D2">
          <w:t>Supplementary Figure 3).</w:t>
        </w:r>
      </w:ins>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rPr>
          <w:ins w:id="169"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70" w:author="Parks, Robbie M" w:date="2018-06-20T13:11:00Z">
        <w:r w:rsidR="00407783">
          <w:t>XX</w:t>
        </w:r>
      </w:ins>
      <w:r w:rsidR="006630ED" w:rsidRPr="00AC73A1">
        <w:t>)</w:t>
      </w:r>
      <w:r w:rsidR="00214C19" w:rsidRPr="00AC73A1">
        <w:t>.</w:t>
      </w:r>
    </w:p>
    <w:p w14:paraId="3FC378D7" w14:textId="77777777" w:rsidR="00CA0C4E" w:rsidRDefault="00CA0C4E" w:rsidP="00C33FFB">
      <w:pPr>
        <w:spacing w:line="480" w:lineRule="auto"/>
        <w:jc w:val="both"/>
        <w:rPr>
          <w:ins w:id="171" w:author="Parks, Robbie M" w:date="2018-06-19T20:55:00Z"/>
        </w:rPr>
      </w:pPr>
    </w:p>
    <w:p w14:paraId="602C964B" w14:textId="5FD4F02C" w:rsidR="00CA0C4E" w:rsidRDefault="00CA0C4E" w:rsidP="00C33FFB">
      <w:pPr>
        <w:spacing w:line="480" w:lineRule="auto"/>
        <w:jc w:val="both"/>
        <w:rPr>
          <w:ins w:id="172" w:author="Parks, Robbie M" w:date="2018-06-19T20:55:00Z"/>
          <w:i/>
        </w:rPr>
      </w:pPr>
      <w:ins w:id="173"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74" w:author="Parks, Robbie M" w:date="2018-06-24T22:39:00Z"/>
          <w:color w:val="000000" w:themeColor="text1"/>
        </w:rPr>
      </w:pPr>
      <w:ins w:id="175" w:author="Parks, Robbie M" w:date="2018-06-24T22:39:00Z">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w:t>
        </w:r>
        <w:r>
          <w:rPr>
            <w:color w:val="000000" w:themeColor="text1"/>
          </w:rPr>
          <w:lastRenderedPageBreak/>
          <w:t xml:space="preserve">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76"/>
      <w:r w:rsidRPr="00AC73A1">
        <w:t xml:space="preserve">A limitation of our study is that </w:t>
      </w:r>
      <w:del w:id="177" w:author="Parks, Robbie M" w:date="2018-07-03T10:46:00Z">
        <w:r w:rsidRPr="00AC73A1" w:rsidDel="006632B6">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76"/>
        <w:r w:rsidR="00BA766C" w:rsidDel="006632B6">
          <w:rPr>
            <w:rStyle w:val="CommentReference"/>
            <w:rFonts w:asciiTheme="minorHAnsi" w:hAnsiTheme="minorHAnsi" w:cstheme="minorBidi"/>
          </w:rPr>
          <w:commentReference w:id="176"/>
        </w:r>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6EE8C84"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ins w:id="178" w:author="Parks, Robbie M" w:date="2018-07-02T19:45:00Z">
        <w:r w:rsidR="00CE3481">
          <w:t>patterns</w:t>
        </w:r>
      </w:ins>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 xml:space="preserve">Few of these studies have done consistent national and </w:t>
      </w:r>
      <w:r w:rsidR="00EB2ED6" w:rsidRPr="00AC73A1">
        <w:lastRenderedPageBreak/>
        <w:t>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6D2699DA" w:rsidR="00DB2D88" w:rsidRPr="00AC73A1" w:rsidRDefault="000B49CF" w:rsidP="00DB2D88">
      <w:pPr>
        <w:spacing w:line="480" w:lineRule="auto"/>
        <w:jc w:val="both"/>
      </w:pPr>
      <w:ins w:id="179" w:author="Parks, Robbie M" w:date="2018-06-19T20:04:00Z">
        <w:r>
          <w:t>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80" w:author="Parks, Robbie M" w:date="2018-06-19T19:51:00Z">
        <w:r w:rsidR="00A75D38">
          <w:t xml:space="preserve">, which </w:t>
        </w:r>
      </w:ins>
      <w:ins w:id="181" w:author="Parks, Robbie M" w:date="2018-06-19T20:10:00Z">
        <w:r w:rsidR="001853D0">
          <w:t>us</w:t>
        </w:r>
        <w:r w:rsidR="00A75D38">
          <w:t>es</w:t>
        </w:r>
        <w:r w:rsidR="001853D0">
          <w:t xml:space="preserve"> </w:t>
        </w:r>
      </w:ins>
      <w:ins w:id="182" w:author="Parks, Robbie M" w:date="2018-07-04T15:10:00Z">
        <w:r w:rsidR="00F77449">
          <w:t>mean</w:t>
        </w:r>
      </w:ins>
      <w:ins w:id="183" w:author="Parks, Robbie M" w:date="2018-06-19T20:09:00Z">
        <w:r w:rsidR="00DC1C08">
          <w:t xml:space="preserve"> annual temperature instead of</w:t>
        </w:r>
      </w:ins>
      <w:ins w:id="184" w:author="Parks, Robbie M" w:date="2018-06-19T20:10:00Z">
        <w:r w:rsidR="001853D0">
          <w:t xml:space="preserve"> </w:t>
        </w:r>
      </w:ins>
      <w:ins w:id="185" w:author="Parks, Robbie M" w:date="2018-06-19T20:11:00Z">
        <w:r w:rsidR="0082372D">
          <w:t xml:space="preserve">the annual </w:t>
        </w:r>
      </w:ins>
      <w:ins w:id="186"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87" w:author="Parks, Robbie M" w:date="2018-07-04T13:32:00Z">
        <w:r w:rsidR="0044563F">
          <w:t xml:space="preserve"> </w:t>
        </w:r>
      </w:ins>
      <w:ins w:id="188" w:author="Parks, Robbie M" w:date="2018-07-04T15:10:00Z">
        <w:r w:rsidR="00F77449">
          <w:t xml:space="preserve">Results using mean annual temperature did not show </w:t>
        </w:r>
      </w:ins>
      <w:ins w:id="189" w:author="Parks, Robbie M" w:date="2018-07-04T16:46:00Z">
        <w:r w:rsidR="00A6017C">
          <w:t>a clear</w:t>
        </w:r>
      </w:ins>
      <w:ins w:id="190" w:author="Parks, Robbie M" w:date="2018-07-04T15:10:00Z">
        <w:r w:rsidR="00A6017C">
          <w:t xml:space="preserve"> relationship </w:t>
        </w:r>
      </w:ins>
      <w:ins w:id="191" w:author="Parks, Robbie M" w:date="2018-07-04T16:47:00Z">
        <w:r w:rsidR="00A6017C">
          <w:t>either (</w:t>
        </w:r>
      </w:ins>
      <w:ins w:id="192" w:author="Parks, Robbie M" w:date="2018-07-04T16:48:00Z">
        <w:r>
          <w:t>Figure XX/Supplementary Figure XX)</w:t>
        </w:r>
      </w:ins>
      <w:ins w:id="193" w:author="Parks, Robbie M" w:date="2018-07-03T13:03:00Z">
        <w:r w:rsidR="00D869E4">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194"/>
      <w:ins w:id="195" w:author="Parks, Robbie M" w:date="2018-07-04T16:54:00Z">
        <w:r w:rsidR="008E764E">
          <w:t>This indicate</w:t>
        </w:r>
      </w:ins>
      <w:ins w:id="196" w:author="Parks, Robbie M" w:date="2018-07-04T16:55:00Z">
        <w:r w:rsidR="008E764E">
          <w:t>s</w:t>
        </w:r>
      </w:ins>
      <w:ins w:id="197" w:author="Parks, Robbie M" w:date="2018-07-04T16:51:00Z">
        <w:r w:rsidR="00B66B49">
          <w:t xml:space="preserve"> </w:t>
        </w:r>
      </w:ins>
      <w:ins w:id="198" w:author="Parks, Robbie M" w:date="2018-07-04T16:49:00Z">
        <w:r w:rsidR="00236E9B">
          <w:t xml:space="preserve">that all areas of the United States </w:t>
        </w:r>
      </w:ins>
      <w:ins w:id="199" w:author="Parks, Robbie M" w:date="2018-07-04T16:54:00Z">
        <w:r w:rsidR="008E764E">
          <w:t>may be similarly affected by the onset of global climate change</w:t>
        </w:r>
      </w:ins>
      <w:ins w:id="200" w:author="Parks, Robbie M" w:date="2018-07-04T16:55:00Z">
        <w:r w:rsidR="008E764E">
          <w:t>. However, further analysis would be required to estimate effects quantitatively.</w:t>
        </w:r>
      </w:ins>
      <w:commentRangeEnd w:id="194"/>
      <w:ins w:id="201" w:author="Parks, Robbie M" w:date="2018-07-04T16:56:00Z">
        <w:r w:rsidR="005135F3">
          <w:rPr>
            <w:rStyle w:val="CommentReference"/>
            <w:rFonts w:asciiTheme="minorHAnsi" w:hAnsiTheme="minorHAnsi" w:cstheme="minorBidi"/>
            <w:lang w:eastAsia="en-US"/>
          </w:rPr>
          <w:commentReference w:id="194"/>
        </w:r>
      </w:ins>
    </w:p>
    <w:p w14:paraId="5D4068DF" w14:textId="77777777" w:rsidR="000B343F" w:rsidRPr="00AC73A1" w:rsidRDefault="000B343F" w:rsidP="000B343F">
      <w:pPr>
        <w:spacing w:line="480" w:lineRule="auto"/>
        <w:jc w:val="both"/>
      </w:pPr>
    </w:p>
    <w:p w14:paraId="320D38F2" w14:textId="3EEC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202" w:author="Parks, Robbie M" w:date="2018-07-03T10:51:00Z">
        <w:r w:rsidR="0011544B">
          <w:t xml:space="preserve">unintentional </w:t>
        </w:r>
      </w:ins>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w:t>
      </w:r>
      <w:r w:rsidRPr="00AC73A1">
        <w:lastRenderedPageBreak/>
        <w:t>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5849705B" w:rsidR="00C66D47" w:rsidRPr="00AC73A1" w:rsidRDefault="00E91385" w:rsidP="004055C0">
      <w:pPr>
        <w:spacing w:line="480" w:lineRule="auto"/>
        <w:jc w:val="both"/>
        <w:rPr>
          <w:ins w:id="203" w:author="Parks, Robbie M" w:date="2018-06-19T14:05:00Z"/>
        </w:rPr>
      </w:pPr>
      <w:r w:rsidRPr="00AC73A1">
        <w:rPr>
          <w:rStyle w:val="apple-style-span"/>
          <w:color w:val="000000" w:themeColor="text1"/>
        </w:rPr>
        <w:t xml:space="preserve">We used data on all </w:t>
      </w:r>
      <w:ins w:id="204"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205" w:author="Parks, Robbie M" w:date="2018-06-19T17:00:00Z">
        <w:r w:rsidR="003B60EB" w:rsidRPr="00AC73A1">
          <w:rPr>
            <w:rStyle w:val="apple-style-span"/>
            <w:color w:val="000000" w:themeColor="text1"/>
          </w:rPr>
          <w:t>6</w:t>
        </w:r>
      </w:ins>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206" w:author="Parks, Robbie M" w:date="2018-06-19T23:13:00Z">
        <w:r w:rsidR="00DE0D8E">
          <w:rPr>
            <w:color w:val="000000" w:themeColor="text1"/>
          </w:rPr>
          <w:t xml:space="preserve"> </w:t>
        </w:r>
      </w:ins>
      <w:r w:rsidR="004055C0" w:rsidRPr="00AC73A1">
        <w:rPr>
          <w:color w:val="000000" w:themeColor="text1"/>
        </w:rPr>
        <w:t>Yearly population counts were available from NCHS for 1990 to 201</w:t>
      </w:r>
      <w:ins w:id="207" w:author="Parks, Robbie M" w:date="2018-06-19T17:00:00Z">
        <w:r w:rsidR="003E060B" w:rsidRPr="00AC73A1">
          <w:rPr>
            <w:color w:val="000000" w:themeColor="text1"/>
          </w:rPr>
          <w:t>6</w:t>
        </w:r>
      </w:ins>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208" w:author="Parks, Robbie M" w:date="2018-06-19T14:05:00Z"/>
        </w:rPr>
      </w:pPr>
    </w:p>
    <w:p w14:paraId="6C50800E" w14:textId="4432DF0F" w:rsidR="00C66D47" w:rsidRPr="00AC73A1" w:rsidRDefault="004055C0" w:rsidP="004055C0">
      <w:pPr>
        <w:spacing w:line="480" w:lineRule="auto"/>
        <w:jc w:val="both"/>
        <w:rPr>
          <w:ins w:id="209"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210" w:author="Parks, Robbie M" w:date="2018-06-19T14:06:00Z">
        <w:r w:rsidR="00C66D47" w:rsidRPr="00AC73A1">
          <w:t xml:space="preserve">The United States </w:t>
        </w:r>
      </w:ins>
      <w:ins w:id="211" w:author="Parks, Robbie M" w:date="2018-06-19T14:14:00Z">
        <w:r w:rsidR="00A26916" w:rsidRPr="00AC73A1">
          <w:t xml:space="preserve">here </w:t>
        </w:r>
      </w:ins>
      <w:ins w:id="212" w:author="Parks, Robbie M" w:date="2018-06-19T14:06:00Z">
        <w:r w:rsidR="00C66D47" w:rsidRPr="00AC73A1">
          <w:t>is</w:t>
        </w:r>
        <w:r w:rsidR="00200B4D" w:rsidRPr="00AC73A1">
          <w:t xml:space="preserve"> </w:t>
        </w:r>
      </w:ins>
      <w:ins w:id="213" w:author="Parks, Robbie M" w:date="2018-06-19T14:42:00Z">
        <w:r w:rsidR="00791CA8" w:rsidRPr="00AC73A1">
          <w:t>charac</w:t>
        </w:r>
        <w:r w:rsidR="00CD33D6" w:rsidRPr="00AC73A1">
          <w:t>terised</w:t>
        </w:r>
      </w:ins>
      <w:ins w:id="214" w:author="Parks, Robbie M" w:date="2018-06-19T14:06:00Z">
        <w:r w:rsidR="00CD33D6" w:rsidRPr="00AC73A1">
          <w:t xml:space="preserve"> by</w:t>
        </w:r>
        <w:r w:rsidR="00C02EE3" w:rsidRPr="00AC73A1">
          <w:t xml:space="preserve"> 9 climate regions</w:t>
        </w:r>
      </w:ins>
      <w:ins w:id="215" w:author="Parks, Robbie M" w:date="2018-06-19T15:49:00Z">
        <w:r w:rsidR="00E202D9" w:rsidRPr="00AC73A1">
          <w:t xml:space="preserve"> (Table 2</w:t>
        </w:r>
        <w:r w:rsidR="0081393F" w:rsidRPr="00AC73A1">
          <w:t>)</w:t>
        </w:r>
      </w:ins>
      <w:ins w:id="216" w:author="Parks, Robbie M" w:date="2018-06-19T14:06:00Z">
        <w:r w:rsidR="00C02EE3" w:rsidRPr="00AC73A1">
          <w:t xml:space="preserve">. </w:t>
        </w:r>
      </w:ins>
      <w:ins w:id="217" w:author="Parks, Robbie M" w:date="2018-06-19T17:44:00Z">
        <w:r w:rsidR="00534B47" w:rsidRPr="00AC73A1">
          <w:t xml:space="preserve">The Central climate region has a </w:t>
        </w:r>
      </w:ins>
      <w:ins w:id="218" w:author="Parks, Robbie M" w:date="2018-06-19T17:56:00Z">
        <w:r w:rsidR="00534B47" w:rsidRPr="00AC73A1">
          <w:t>generally</w:t>
        </w:r>
      </w:ins>
      <w:ins w:id="219" w:author="Parks, Robbie M" w:date="2018-06-19T17:44:00Z">
        <w:r w:rsidR="00534B47" w:rsidRPr="00AC73A1">
          <w:t xml:space="preserve"> </w:t>
        </w:r>
      </w:ins>
      <w:ins w:id="220" w:author="Parks, Robbie M" w:date="2018-06-19T17:56:00Z">
        <w:r w:rsidR="00534B47" w:rsidRPr="00AC73A1">
          <w:t>temperate climate, with cold winters and mild summers.</w:t>
        </w:r>
      </w:ins>
      <w:ins w:id="221" w:author="Parks, Robbie M" w:date="2018-06-19T17:45:00Z">
        <w:r w:rsidR="00333321" w:rsidRPr="00AC73A1">
          <w:t xml:space="preserve"> East North Central </w:t>
        </w:r>
      </w:ins>
      <w:ins w:id="222" w:author="Parks, Robbie M" w:date="2018-06-19T17:56:00Z">
        <w:r w:rsidR="00377A68" w:rsidRPr="00AC73A1">
          <w:t xml:space="preserve">is one of the coldest </w:t>
        </w:r>
      </w:ins>
      <w:ins w:id="223" w:author="Parks, Robbie M" w:date="2018-06-19T18:05:00Z">
        <w:r w:rsidR="001A1C85" w:rsidRPr="00AC73A1">
          <w:t xml:space="preserve">climate </w:t>
        </w:r>
      </w:ins>
      <w:ins w:id="224" w:author="Parks, Robbie M" w:date="2018-06-19T17:56:00Z">
        <w:r w:rsidR="00377A68" w:rsidRPr="00AC73A1">
          <w:t xml:space="preserve">regions of the United States, </w:t>
        </w:r>
      </w:ins>
      <w:ins w:id="225" w:author="Parks, Robbie M" w:date="2018-06-19T18:06:00Z">
        <w:r w:rsidR="007B2F5A" w:rsidRPr="00AC73A1">
          <w:t>with a mean annual temperature of 8°C</w:t>
        </w:r>
        <w:r w:rsidR="00FD1F99" w:rsidRPr="00AC73A1">
          <w:t>,</w:t>
        </w:r>
        <w:r w:rsidR="007B2F5A" w:rsidRPr="00AC73A1">
          <w:t xml:space="preserve"> </w:t>
        </w:r>
      </w:ins>
      <w:ins w:id="226" w:author="Parks, Robbie M" w:date="2018-06-19T18:05:00Z">
        <w:r w:rsidR="00997E15" w:rsidRPr="00AC73A1">
          <w:t>and experiences</w:t>
        </w:r>
      </w:ins>
      <w:ins w:id="227" w:author="Parks, Robbie M" w:date="2018-06-19T17:56:00Z">
        <w:r w:rsidR="00377A68" w:rsidRPr="00AC73A1">
          <w:t xml:space="preserve"> deep winters and warm summers</w:t>
        </w:r>
      </w:ins>
      <w:ins w:id="228" w:author="Parks, Robbie M" w:date="2018-06-19T18:00:00Z">
        <w:r w:rsidR="00973BB6" w:rsidRPr="00AC73A1">
          <w:t>,</w:t>
        </w:r>
      </w:ins>
      <w:ins w:id="229" w:author="Parks, Robbie M" w:date="2018-06-19T17:45:00Z">
        <w:r w:rsidR="00333321" w:rsidRPr="00AC73A1">
          <w:t xml:space="preserve"> </w:t>
        </w:r>
      </w:ins>
      <w:ins w:id="230" w:author="Parks, Robbie M" w:date="2018-06-19T17:47:00Z">
        <w:r w:rsidR="00E60B9F" w:rsidRPr="00AC73A1">
          <w:t>The Northeast</w:t>
        </w:r>
      </w:ins>
      <w:ins w:id="231" w:author="Parks, Robbie M" w:date="2018-06-19T17:57:00Z">
        <w:r w:rsidR="00F95A18" w:rsidRPr="00AC73A1">
          <w:t xml:space="preserve"> possesses a humid, </w:t>
        </w:r>
      </w:ins>
      <w:ins w:id="232" w:author="Parks, Robbie M" w:date="2018-06-19T17:58:00Z">
        <w:r w:rsidR="00F95A18" w:rsidRPr="00AC73A1">
          <w:t>continental</w:t>
        </w:r>
      </w:ins>
      <w:ins w:id="233" w:author="Parks, Robbie M" w:date="2018-06-19T17:57:00Z">
        <w:r w:rsidR="00F95A18" w:rsidRPr="00AC73A1">
          <w:t xml:space="preserve"> climate</w:t>
        </w:r>
      </w:ins>
      <w:ins w:id="234" w:author="Parks, Robbie M" w:date="2018-06-19T17:58:00Z">
        <w:r w:rsidR="00393385" w:rsidRPr="00AC73A1">
          <w:t>, and the largest population of the climate regions (</w:t>
        </w:r>
      </w:ins>
      <w:ins w:id="235" w:author="Parks, Robbie M" w:date="2018-06-19T17:59:00Z">
        <w:r w:rsidR="002E20B6" w:rsidRPr="00AC73A1">
          <w:t xml:space="preserve">64,046,741 or </w:t>
        </w:r>
        <w:r w:rsidR="00054EEF" w:rsidRPr="00AC73A1">
          <w:t>19.8% total population in 2016</w:t>
        </w:r>
      </w:ins>
      <w:ins w:id="236" w:author="Parks, Robbie M" w:date="2018-06-19T17:58:00Z">
        <w:r w:rsidR="00393385" w:rsidRPr="00AC73A1">
          <w:t>)</w:t>
        </w:r>
      </w:ins>
      <w:ins w:id="237" w:author="Parks, Robbie M" w:date="2018-06-19T18:02:00Z">
        <w:r w:rsidR="00AC24A5" w:rsidRPr="00AC73A1">
          <w:t xml:space="preserve"> and the smallest share of the United States</w:t>
        </w:r>
      </w:ins>
      <w:ins w:id="238" w:author="Parks, Robbie M" w:date="2018-06-19T18:06:00Z">
        <w:r w:rsidR="00864A9D" w:rsidRPr="00AC73A1">
          <w:t>’ land mass</w:t>
        </w:r>
      </w:ins>
      <w:ins w:id="239" w:author="Parks, Robbie M" w:date="2018-06-19T18:02:00Z">
        <w:r w:rsidR="00AC24A5" w:rsidRPr="00AC73A1">
          <w:t xml:space="preserve"> (</w:t>
        </w:r>
        <w:r w:rsidR="006E7432" w:rsidRPr="00AC73A1">
          <w:t>6.02%</w:t>
        </w:r>
        <w:r w:rsidR="00AC24A5" w:rsidRPr="00AC73A1">
          <w:t>)</w:t>
        </w:r>
      </w:ins>
      <w:ins w:id="240" w:author="Parks, Robbie M" w:date="2018-06-19T18:01:00Z">
        <w:r w:rsidR="00BF5E95" w:rsidRPr="00AC73A1">
          <w:t>.</w:t>
        </w:r>
      </w:ins>
      <w:ins w:id="241" w:author="Parks, Robbie M" w:date="2018-06-19T17:47:00Z">
        <w:r w:rsidR="00E60B9F" w:rsidRPr="00AC73A1">
          <w:t xml:space="preserve"> </w:t>
        </w:r>
      </w:ins>
      <w:ins w:id="242" w:author="Parks, Robbie M" w:date="2018-06-19T14:22:00Z">
        <w:r w:rsidR="007911C9" w:rsidRPr="00AC73A1">
          <w:t>The Northwest</w:t>
        </w:r>
      </w:ins>
      <w:ins w:id="243" w:author="Parks, Robbie M" w:date="2018-06-19T14:45:00Z">
        <w:r w:rsidR="005376F7" w:rsidRPr="00AC73A1">
          <w:t xml:space="preserve"> </w:t>
        </w:r>
      </w:ins>
      <w:ins w:id="244" w:author="Parks, Robbie M" w:date="2018-06-19T14:22:00Z">
        <w:r w:rsidR="003430BD" w:rsidRPr="00AC73A1">
          <w:t xml:space="preserve">has an oceanic </w:t>
        </w:r>
        <w:r w:rsidR="00A55BF6" w:rsidRPr="00AC73A1">
          <w:t>climate</w:t>
        </w:r>
      </w:ins>
      <w:ins w:id="245" w:author="Parks, Robbie M" w:date="2018-06-19T15:42:00Z">
        <w:r w:rsidR="003430BD" w:rsidRPr="00AC73A1">
          <w:t>, wet and cool in autumn, wi</w:t>
        </w:r>
      </w:ins>
      <w:ins w:id="246" w:author="Parks, Robbie M" w:date="2018-06-19T15:44:00Z">
        <w:r w:rsidR="00AC24A5" w:rsidRPr="00AC73A1">
          <w:t xml:space="preserve">nter, </w:t>
        </w:r>
        <w:r w:rsidR="001A4537" w:rsidRPr="00AC73A1">
          <w:t xml:space="preserve">spring </w:t>
        </w:r>
      </w:ins>
      <w:ins w:id="247" w:author="Parks, Robbie M" w:date="2018-06-19T14:26:00Z">
        <w:r w:rsidR="00A55BF6" w:rsidRPr="00AC73A1">
          <w:t xml:space="preserve">and </w:t>
        </w:r>
      </w:ins>
      <w:ins w:id="248" w:author="Parks, Robbie M" w:date="2018-06-19T15:44:00Z">
        <w:r w:rsidR="001A4537" w:rsidRPr="00AC73A1">
          <w:t xml:space="preserve">a </w:t>
        </w:r>
      </w:ins>
      <w:ins w:id="249" w:author="Parks, Robbie M" w:date="2018-06-19T14:26:00Z">
        <w:r w:rsidR="00D65212" w:rsidRPr="00AC73A1">
          <w:t xml:space="preserve">mild </w:t>
        </w:r>
      </w:ins>
      <w:ins w:id="250" w:author="Parks, Robbie M" w:date="2018-06-19T15:44:00Z">
        <w:r w:rsidR="001A4537" w:rsidRPr="00AC73A1">
          <w:t>summer</w:t>
        </w:r>
      </w:ins>
      <w:ins w:id="251" w:author="Parks, Robbie M" w:date="2018-06-19T14:57:00Z">
        <w:r w:rsidR="00B46096" w:rsidRPr="00AC73A1">
          <w:t xml:space="preserve">. </w:t>
        </w:r>
      </w:ins>
      <w:ins w:id="252" w:author="Parks, Robbie M" w:date="2018-06-19T17:48:00Z">
        <w:r w:rsidR="00E60B9F" w:rsidRPr="00AC73A1">
          <w:t>The South</w:t>
        </w:r>
      </w:ins>
      <w:ins w:id="253" w:author="Parks, Robbie M" w:date="2018-06-19T18:03:00Z">
        <w:r w:rsidR="00903420" w:rsidRPr="00AC73A1">
          <w:t>, with the second warmest average annual temperature (18°C)</w:t>
        </w:r>
        <w:r w:rsidR="007C4524" w:rsidRPr="00AC73A1">
          <w:t>,</w:t>
        </w:r>
      </w:ins>
      <w:ins w:id="254" w:author="Parks, Robbie M" w:date="2018-06-19T17:48:00Z">
        <w:r w:rsidR="00E60B9F" w:rsidRPr="00AC73A1">
          <w:t xml:space="preserve"> takes up the largest geographic share of the USA (18.8% of land</w:t>
        </w:r>
      </w:ins>
      <w:ins w:id="255" w:author="Parks, Robbie M" w:date="2018-06-19T18:10:00Z">
        <w:r w:rsidR="00624902" w:rsidRPr="00AC73A1">
          <w:t xml:space="preserve"> </w:t>
        </w:r>
      </w:ins>
      <w:ins w:id="256" w:author="Parks, Robbie M" w:date="2018-06-19T17:48:00Z">
        <w:r w:rsidR="00E60B9F" w:rsidRPr="00AC73A1">
          <w:t>mass), with half taken up by Texas.</w:t>
        </w:r>
      </w:ins>
      <w:ins w:id="257" w:author="Parks, Robbie M" w:date="2018-06-19T17:52:00Z">
        <w:r w:rsidR="009B65AE" w:rsidRPr="00AC73A1">
          <w:t xml:space="preserve"> The </w:t>
        </w:r>
        <w:r w:rsidR="009B65AE" w:rsidRPr="00AC73A1">
          <w:lastRenderedPageBreak/>
          <w:t>Southeast</w:t>
        </w:r>
      </w:ins>
      <w:ins w:id="258" w:author="Parks, Robbie M" w:date="2018-06-19T14:26:00Z">
        <w:r w:rsidR="008A5089" w:rsidRPr="00AC73A1">
          <w:t xml:space="preserve"> </w:t>
        </w:r>
      </w:ins>
      <w:ins w:id="259" w:author="Parks, Robbie M" w:date="2018-06-19T18:00:00Z">
        <w:r w:rsidR="00973BB6" w:rsidRPr="00AC73A1">
          <w:t>has the warmest average temperature of the climate regions (</w:t>
        </w:r>
      </w:ins>
      <w:ins w:id="260" w:author="Parks, Robbie M" w:date="2018-06-19T18:01:00Z">
        <w:r w:rsidR="00973BB6" w:rsidRPr="00AC73A1">
          <w:t>18.4°C</w:t>
        </w:r>
      </w:ins>
      <w:ins w:id="261" w:author="Parks, Robbie M" w:date="2018-06-19T18:00:00Z">
        <w:r w:rsidR="00973BB6" w:rsidRPr="00AC73A1">
          <w:t xml:space="preserve">). </w:t>
        </w:r>
      </w:ins>
      <w:ins w:id="262" w:author="Parks, Robbie M" w:date="2018-06-19T17:52:00Z">
        <w:r w:rsidR="009B65AE" w:rsidRPr="00AC73A1">
          <w:t xml:space="preserve">The Southwest is hot and dry, frequently under drought, with deserts and the Colorado Plateau dominating the geography. </w:t>
        </w:r>
      </w:ins>
      <w:ins w:id="263" w:author="Parks, Robbie M" w:date="2018-06-19T14:26:00Z">
        <w:r w:rsidR="008A5089" w:rsidRPr="00AC73A1">
          <w:t>T</w:t>
        </w:r>
      </w:ins>
      <w:ins w:id="264" w:author="Parks, Robbie M" w:date="2018-06-19T14:45:00Z">
        <w:r w:rsidR="005376F7" w:rsidRPr="00AC73A1">
          <w:t>he West is typically hot and dry</w:t>
        </w:r>
      </w:ins>
      <w:ins w:id="265"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66" w:author="Parks, Robbie M" w:date="2018-06-19T15:00:00Z">
        <w:r w:rsidR="006D29DE" w:rsidRPr="00AC73A1">
          <w:t xml:space="preserve"> </w:t>
        </w:r>
      </w:ins>
      <w:ins w:id="267" w:author="Parks, Robbie M" w:date="2018-06-19T15:02:00Z">
        <w:r w:rsidR="007751D3" w:rsidRPr="00AC73A1">
          <w:t>West North Central</w:t>
        </w:r>
      </w:ins>
      <w:ins w:id="268" w:author="Parks, Robbie M" w:date="2018-06-19T17:37:00Z">
        <w:r w:rsidR="00EC78B3" w:rsidRPr="00AC73A1">
          <w:t>,</w:t>
        </w:r>
      </w:ins>
      <w:ins w:id="269" w:author="Parks, Robbie M" w:date="2018-06-19T15:02:00Z">
        <w:r w:rsidR="007751D3" w:rsidRPr="00AC73A1">
          <w:t xml:space="preserve"> </w:t>
        </w:r>
      </w:ins>
      <w:ins w:id="270" w:author="Parks, Robbie M" w:date="2018-06-19T15:06:00Z">
        <w:r w:rsidR="00434598" w:rsidRPr="00AC73A1">
          <w:t>with 15.5% of the land</w:t>
        </w:r>
      </w:ins>
      <w:ins w:id="271" w:author="Parks, Robbie M" w:date="2018-06-19T18:08:00Z">
        <w:r w:rsidR="00966EC2" w:rsidRPr="00AC73A1">
          <w:t xml:space="preserve"> </w:t>
        </w:r>
      </w:ins>
      <w:ins w:id="272" w:author="Parks, Robbie M" w:date="2018-06-19T15:06:00Z">
        <w:r w:rsidR="00434598" w:rsidRPr="00AC73A1">
          <w:t>mass of the USA</w:t>
        </w:r>
      </w:ins>
      <w:ins w:id="273" w:author="Parks, Robbie M" w:date="2018-06-19T18:10:00Z">
        <w:r w:rsidR="00624902" w:rsidRPr="00AC73A1">
          <w:t xml:space="preserve"> second only to </w:t>
        </w:r>
        <w:r w:rsidR="00C241F4" w:rsidRPr="00AC73A1">
          <w:t>the South in terms of land mass</w:t>
        </w:r>
      </w:ins>
      <w:ins w:id="274" w:author="Parks, Robbie M" w:date="2018-06-19T15:06:00Z">
        <w:r w:rsidR="00434598" w:rsidRPr="00AC73A1">
          <w:t xml:space="preserve">, </w:t>
        </w:r>
        <w:r w:rsidR="00EC78B3" w:rsidRPr="00AC73A1">
          <w:t xml:space="preserve">is the </w:t>
        </w:r>
      </w:ins>
      <w:ins w:id="275" w:author="Parks, Robbie M" w:date="2018-06-19T17:41:00Z">
        <w:r w:rsidR="008369F4" w:rsidRPr="00AC73A1">
          <w:t xml:space="preserve">least populated climate region (5,168,753 or </w:t>
        </w:r>
      </w:ins>
      <w:ins w:id="276" w:author="Parks, Robbie M" w:date="2018-06-19T17:43:00Z">
        <w:r w:rsidR="00E9559B" w:rsidRPr="00AC73A1">
          <w:t>1.6% of total population</w:t>
        </w:r>
      </w:ins>
      <w:ins w:id="277" w:author="Parks, Robbie M" w:date="2018-06-19T18:00:00Z">
        <w:r w:rsidR="00054EEF" w:rsidRPr="00AC73A1">
          <w:t xml:space="preserve"> in 2016</w:t>
        </w:r>
      </w:ins>
      <w:ins w:id="278" w:author="Parks, Robbie M" w:date="2018-06-19T17:43:00Z">
        <w:r w:rsidR="006E58C4" w:rsidRPr="00AC73A1">
          <w:t>)</w:t>
        </w:r>
      </w:ins>
      <w:ins w:id="279" w:author="Parks, Robbie M" w:date="2018-06-19T18:09:00Z">
        <w:r w:rsidR="00EC6F25" w:rsidRPr="00AC73A1">
          <w:t xml:space="preserve"> and the coldest </w:t>
        </w:r>
        <w:r w:rsidR="007B7697" w:rsidRPr="00AC73A1">
          <w:t>on average throughout the year (7.6°C)</w:t>
        </w:r>
      </w:ins>
      <w:ins w:id="280"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81"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proofErr w:type="gramStart"/>
      <w:r w:rsidRPr="00AC73A1">
        <w:rPr>
          <w:color w:val="000000" w:themeColor="text1"/>
        </w:rPr>
        <w:t>according to</w:t>
      </w:r>
      <w:proofErr w:type="gramEnd"/>
      <w:r w:rsidRPr="00AC73A1">
        <w:rPr>
          <w:color w:val="000000" w:themeColor="text1"/>
        </w:rPr>
        <w:t xml:space="preserve">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2396E1FF" w14:textId="002FBE5C" w:rsidR="0056225E" w:rsidRPr="00AC73A1" w:rsidRDefault="004055C0" w:rsidP="004055C0">
      <w:pPr>
        <w:spacing w:line="480" w:lineRule="auto"/>
        <w:jc w:val="both"/>
        <w:rPr>
          <w:ins w:id="282" w:author="Parks, Robbie M" w:date="2018-06-19T18:49:00Z"/>
          <w:color w:val="000000" w:themeColor="text1"/>
        </w:rPr>
      </w:pPr>
      <w:r w:rsidRPr="00AC73A1">
        <w:rPr>
          <w:color w:val="000000" w:themeColor="text1"/>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disease categories</w:t>
      </w:r>
      <w:ins w:id="283" w:author="Parks, Robbie M" w:date="2018-07-03T11:31:00Z">
        <w:r w:rsidR="005D5156">
          <w:rPr>
            <w:color w:val="000000" w:themeColor="text1"/>
          </w:rPr>
          <w:t>.</w:t>
        </w:r>
      </w:ins>
    </w:p>
    <w:p w14:paraId="60F24802" w14:textId="77777777" w:rsidR="004055C0" w:rsidRPr="00AC73A1" w:rsidRDefault="004055C0" w:rsidP="004055C0">
      <w:pPr>
        <w:spacing w:line="480" w:lineRule="auto"/>
        <w:jc w:val="both"/>
        <w:rPr>
          <w:color w:val="000000" w:themeColor="text1"/>
        </w:rPr>
      </w:pPr>
    </w:p>
    <w:p w14:paraId="49C1620C" w14:textId="6B774AA4"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ins w:id="284" w:author="Parks, Robbie M" w:date="2018-06-19T19:36:00Z">
        <w:r w:rsidR="006C3DA1">
          <w:rPr>
            <w:color w:val="000000" w:themeColor="text1"/>
          </w:rPr>
          <w:t>21.2</w:t>
        </w:r>
      </w:ins>
      <w:r w:rsidRPr="00AC73A1">
        <w:rPr>
          <w:color w:val="000000" w:themeColor="text1"/>
        </w:rPr>
        <w:t xml:space="preserve">% of all deaths in the USA, respectively, in 1980, and </w:t>
      </w:r>
      <w:ins w:id="285" w:author="Parks, Robbie M" w:date="2018-06-19T23:37:00Z">
        <w:r w:rsidR="00205191">
          <w:rPr>
            <w:color w:val="000000" w:themeColor="text1"/>
          </w:rPr>
          <w:t>40.3</w:t>
        </w:r>
      </w:ins>
      <w:r w:rsidRPr="00AC73A1">
        <w:rPr>
          <w:color w:val="000000" w:themeColor="text1"/>
        </w:rPr>
        <w:t xml:space="preserve">% and </w:t>
      </w:r>
      <w:ins w:id="286" w:author="Parks, Robbie M" w:date="2018-06-19T23:37:00Z">
        <w:r w:rsidR="00CA785E">
          <w:rPr>
            <w:color w:val="000000" w:themeColor="text1"/>
          </w:rPr>
          <w:t>22.4</w:t>
        </w:r>
      </w:ins>
      <w:r w:rsidRPr="00AC73A1">
        <w:rPr>
          <w:color w:val="000000" w:themeColor="text1"/>
        </w:rPr>
        <w:t>%, respectively, in 201</w:t>
      </w:r>
      <w:ins w:id="287" w:author="Parks, Robbie M" w:date="2018-06-19T19:37:00Z">
        <w:r w:rsidR="007F5916">
          <w:rPr>
            <w:color w:val="000000" w:themeColor="text1"/>
          </w:rPr>
          <w:t>6</w:t>
        </w:r>
      </w:ins>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ins w:id="288" w:author="Parks, Robbie M" w:date="2018-06-19T23:39:00Z">
        <w:r w:rsidR="004331B4">
          <w:rPr>
            <w:color w:val="000000" w:themeColor="text1"/>
          </w:rPr>
          <w:t>7.3</w:t>
        </w:r>
      </w:ins>
      <w:r w:rsidRPr="00AC73A1">
        <w:rPr>
          <w:color w:val="000000" w:themeColor="text1"/>
        </w:rPr>
        <w:t>% in 201</w:t>
      </w:r>
      <w:ins w:id="289" w:author="Parks, Robbie M" w:date="2018-06-19T19:37:00Z">
        <w:r w:rsidR="007F5916">
          <w:rPr>
            <w:color w:val="000000" w:themeColor="text1"/>
          </w:rPr>
          <w:t>6</w:t>
        </w:r>
      </w:ins>
      <w:r w:rsidRPr="00AC73A1">
        <w:rPr>
          <w:color w:val="000000" w:themeColor="text1"/>
        </w:rPr>
        <w:t>, may have seasonality that is distinct from so-</w:t>
      </w:r>
      <w:r w:rsidRPr="00AC73A1">
        <w:rPr>
          <w:color w:val="000000" w:themeColor="text1"/>
        </w:rPr>
        <w:lastRenderedPageBreak/>
        <w:t xml:space="preserve">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0C1EE08C" w:rsidR="00D11282" w:rsidRPr="004B02D5" w:rsidRDefault="004055C0" w:rsidP="004055C0">
      <w:pPr>
        <w:pStyle w:val="CommentText"/>
        <w:spacing w:line="480" w:lineRule="auto"/>
        <w:jc w:val="both"/>
        <w:rPr>
          <w:ins w:id="290" w:author="Ezzati, Majid" w:date="2018-06-26T21:13:00Z"/>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ins w:id="291" w:author="Parks, Robbie M" w:date="2018-06-20T10:32:00Z">
        <w:r w:rsidR="009C58E0" w:rsidRPr="004B02D5">
          <w:rPr>
            <w:rFonts w:ascii="Times New Roman" w:hAnsi="Times New Roman" w:cs="Times New Roman"/>
            <w:color w:val="000000" w:themeColor="text1"/>
            <w:sz w:val="24"/>
            <w:szCs w:val="24"/>
          </w:rPr>
          <w:t>patterns</w:t>
        </w:r>
      </w:ins>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gives an indication of </w:t>
      </w:r>
      <w:del w:id="292" w:author="Parks, Robbie M" w:date="2018-07-04T17:23:00Z">
        <w:r w:rsidR="00C04B90" w:rsidRPr="004B02D5" w:rsidDel="00F23B8D">
          <w:rPr>
            <w:rFonts w:ascii="Times New Roman" w:hAnsi="Times New Roman" w:cs="Times New Roman"/>
            <w:color w:val="000000" w:themeColor="text1"/>
            <w:sz w:val="24"/>
            <w:szCs w:val="24"/>
          </w:rPr>
          <w:delText>statistical significance of</w:delText>
        </w:r>
      </w:del>
      <w:ins w:id="293" w:author="Parks, Robbie M" w:date="2018-07-04T17:23:00Z">
        <w:r w:rsidR="00F23B8D">
          <w:rPr>
            <w:rFonts w:ascii="Times New Roman" w:hAnsi="Times New Roman" w:cs="Times New Roman"/>
            <w:color w:val="000000" w:themeColor="text1"/>
            <w:sz w:val="24"/>
            <w:szCs w:val="24"/>
          </w:rPr>
          <w:t>how</w:t>
        </w:r>
      </w:ins>
      <w:r w:rsidR="00C04B90" w:rsidRPr="004B02D5">
        <w:rPr>
          <w:rFonts w:ascii="Times New Roman" w:hAnsi="Times New Roman" w:cs="Times New Roman"/>
          <w:color w:val="000000" w:themeColor="text1"/>
          <w:sz w:val="24"/>
          <w:szCs w:val="24"/>
        </w:rPr>
        <w:t xml:space="preserve"> results compare</w:t>
      </w:r>
      <w:del w:id="294" w:author="Parks, Robbie M" w:date="2018-07-04T17:24:00Z">
        <w:r w:rsidR="00C04B90" w:rsidRPr="004B02D5" w:rsidDel="00F23B8D">
          <w:rPr>
            <w:rFonts w:ascii="Times New Roman" w:hAnsi="Times New Roman" w:cs="Times New Roman"/>
            <w:color w:val="000000" w:themeColor="text1"/>
            <w:sz w:val="24"/>
            <w:szCs w:val="24"/>
          </w:rPr>
          <w:delText>d</w:delText>
        </w:r>
      </w:del>
      <w:r w:rsidR="00C04B90" w:rsidRPr="004B02D5">
        <w:rPr>
          <w:rFonts w:ascii="Times New Roman" w:hAnsi="Times New Roman" w:cs="Times New Roman"/>
          <w:color w:val="000000" w:themeColor="text1"/>
          <w:sz w:val="24"/>
          <w:szCs w:val="24"/>
        </w:rPr>
        <w:t xml:space="preserve"> with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Pr="004B02D5">
        <w:rPr>
          <w:rFonts w:ascii="Times New Roman" w:hAnsi="Times New Roman" w:cs="Times New Roman"/>
          <w:color w:val="000000" w:themeColor="text1"/>
          <w:sz w:val="24"/>
          <w:szCs w:val="24"/>
        </w:rPr>
        <w:t>We used the R package WaveletComp (version 1.0) for the wavelet analysis. Before analysis, we de</w:t>
      </w:r>
      <w:r w:rsidR="00C04B90"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trended </w:t>
      </w:r>
      <w:ins w:id="295" w:author="Parks, Robbie M" w:date="2018-06-19T23:39:00Z">
        <w:r w:rsidR="000C2752" w:rsidRPr="004B02D5">
          <w:rPr>
            <w:rFonts w:ascii="Times New Roman" w:hAnsi="Times New Roman" w:cs="Times New Roman"/>
            <w:color w:val="000000" w:themeColor="text1"/>
            <w:sz w:val="24"/>
            <w:szCs w:val="24"/>
          </w:rPr>
          <w:t xml:space="preserve">death rates </w:t>
        </w:r>
      </w:ins>
      <w:r w:rsidRPr="004B02D5">
        <w:rPr>
          <w:rFonts w:ascii="Times New Roman" w:hAnsi="Times New Roman" w:cs="Times New Roman"/>
          <w:color w:val="000000" w:themeColor="text1"/>
          <w:sz w:val="24"/>
          <w:szCs w:val="24"/>
        </w:rPr>
        <w:t xml:space="preserve">using a polynomial regression, and rescaled each all-cause mortality death rate time series </w:t>
      </w:r>
      <w:proofErr w:type="gramStart"/>
      <w:r w:rsidRPr="004B02D5">
        <w:rPr>
          <w:rFonts w:ascii="Times New Roman" w:hAnsi="Times New Roman" w:cs="Times New Roman"/>
          <w:color w:val="000000" w:themeColor="text1"/>
          <w:sz w:val="24"/>
          <w:szCs w:val="24"/>
        </w:rPr>
        <w:t>so as to</w:t>
      </w:r>
      <w:proofErr w:type="gramEnd"/>
      <w:r w:rsidRPr="004B02D5">
        <w:rPr>
          <w:rFonts w:ascii="Times New Roman" w:hAnsi="Times New Roman" w:cs="Times New Roman"/>
          <w:color w:val="000000" w:themeColor="text1"/>
          <w:sz w:val="24"/>
          <w:szCs w:val="24"/>
        </w:rPr>
        <w:t xml:space="preserve"> range between 1 and -1.</w:t>
      </w:r>
      <w:ins w:id="296" w:author="Parks, Robbie M" w:date="2018-07-03T11:01:00Z">
        <w:r w:rsidR="00D73BA0" w:rsidRPr="004B02D5">
          <w:rPr>
            <w:rFonts w:ascii="Times New Roman" w:hAnsi="Times New Roman" w:cs="Times New Roman"/>
            <w:color w:val="000000" w:themeColor="text1"/>
            <w:sz w:val="24"/>
            <w:szCs w:val="24"/>
          </w:rPr>
          <w:t xml:space="preserve"> We compared wavelet power spectra </w:t>
        </w:r>
      </w:ins>
      <w:ins w:id="297" w:author="Parks, Robbie M" w:date="2018-07-03T11:08:00Z">
        <w:r w:rsidR="00835BFF" w:rsidRPr="004B02D5">
          <w:rPr>
            <w:rFonts w:ascii="Times New Roman" w:hAnsi="Times New Roman" w:cs="Times New Roman"/>
            <w:color w:val="000000" w:themeColor="text1"/>
            <w:sz w:val="24"/>
            <w:szCs w:val="24"/>
          </w:rPr>
          <w:t xml:space="preserve">of the entire study period (1980-2016) </w:t>
        </w:r>
      </w:ins>
      <w:ins w:id="298" w:author="Parks, Robbie M" w:date="2018-07-03T11:01:00Z">
        <w:r w:rsidR="00D73BA0" w:rsidRPr="004B02D5">
          <w:rPr>
            <w:rFonts w:ascii="Times New Roman" w:hAnsi="Times New Roman" w:cs="Times New Roman"/>
            <w:color w:val="000000" w:themeColor="text1"/>
            <w:sz w:val="24"/>
            <w:szCs w:val="24"/>
          </w:rPr>
          <w:t xml:space="preserve">for </w:t>
        </w:r>
        <w:r w:rsidR="00D73BA0" w:rsidRPr="004B02D5">
          <w:rPr>
            <w:rFonts w:ascii="Times New Roman" w:hAnsi="Times New Roman" w:cs="Times New Roman"/>
            <w:color w:val="000000" w:themeColor="text1"/>
            <w:sz w:val="24"/>
            <w:szCs w:val="24"/>
          </w:rPr>
          <w:lastRenderedPageBreak/>
          <w:t xml:space="preserve">each age-sex group against a white noise spectrum, which represents random fluctuations, </w:t>
        </w:r>
      </w:ins>
      <w:ins w:id="299" w:author="Parks, Robbie M" w:date="2018-07-03T11:03:00Z">
        <w:r w:rsidR="00835BFF" w:rsidRPr="004B02D5">
          <w:rPr>
            <w:rFonts w:ascii="Times New Roman" w:hAnsi="Times New Roman" w:cs="Times New Roman"/>
            <w:color w:val="000000" w:themeColor="text1"/>
            <w:sz w:val="24"/>
            <w:szCs w:val="24"/>
          </w:rPr>
          <w:t>to generate p-values.</w:t>
        </w:r>
      </w:ins>
      <w:commentRangeStart w:id="300"/>
      <w:del w:id="301" w:author="Parks, Robbie M" w:date="2018-07-03T11:09:00Z">
        <w:r w:rsidRPr="004B02D5" w:rsidDel="00835BFF">
          <w:rPr>
            <w:rFonts w:ascii="Times New Roman" w:hAnsi="Times New Roman" w:cs="Times New Roman"/>
            <w:color w:val="000000" w:themeColor="text1"/>
            <w:sz w:val="24"/>
            <w:szCs w:val="24"/>
          </w:rPr>
          <w:delText xml:space="preserve">We identified age-sex groups whose wavelet power spectra differed from that of a white noise spectrum, which represents random fluctuations, at 5% significance level, for the entire study period (1980-201). </w:delText>
        </w:r>
        <w:commentRangeEnd w:id="300"/>
        <w:r w:rsidR="00D11282" w:rsidRPr="004B02D5" w:rsidDel="00835BFF">
          <w:rPr>
            <w:rStyle w:val="CommentReference"/>
            <w:rFonts w:ascii="Times New Roman" w:hAnsi="Times New Roman" w:cs="Times New Roman"/>
            <w:sz w:val="24"/>
            <w:szCs w:val="24"/>
          </w:rPr>
          <w:commentReference w:id="300"/>
        </w:r>
      </w:del>
    </w:p>
    <w:p w14:paraId="31A9F8D3" w14:textId="77777777" w:rsidR="00D11282" w:rsidRPr="004B02D5" w:rsidRDefault="00D11282" w:rsidP="004055C0">
      <w:pPr>
        <w:pStyle w:val="CommentText"/>
        <w:spacing w:line="480" w:lineRule="auto"/>
        <w:jc w:val="both"/>
        <w:rPr>
          <w:ins w:id="302" w:author="Ezzati, Majid" w:date="2018-06-26T21:13:00Z"/>
          <w:rFonts w:ascii="Times New Roman" w:hAnsi="Times New Roman" w:cs="Times New Roman"/>
          <w:color w:val="000000" w:themeColor="text1"/>
          <w:sz w:val="24"/>
          <w:szCs w:val="24"/>
        </w:rPr>
      </w:pPr>
    </w:p>
    <w:p w14:paraId="4B75FE4F" w14:textId="6C8017EB" w:rsidR="004055C0" w:rsidRPr="004B02D5" w:rsidRDefault="004055C0" w:rsidP="004055C0">
      <w:pPr>
        <w:pStyle w:val="CommentText"/>
        <w:spacing w:line="480" w:lineRule="auto"/>
        <w:jc w:val="both"/>
        <w:rPr>
          <w:rFonts w:ascii="Times New Roman" w:hAnsi="Times New Roman" w:cs="Times New Roman"/>
          <w:noProof/>
          <w:sz w:val="24"/>
          <w:szCs w:val="24"/>
        </w:rPr>
      </w:pPr>
      <w:del w:id="303" w:author="Parks, Robbie M" w:date="2018-07-03T11:12:00Z">
        <w:r w:rsidRPr="004B02D5" w:rsidDel="00333BE8">
          <w:rPr>
            <w:rFonts w:ascii="Times New Roman" w:hAnsi="Times New Roman" w:cs="Times New Roman"/>
            <w:color w:val="000000" w:themeColor="text1"/>
            <w:sz w:val="24"/>
            <w:szCs w:val="24"/>
          </w:rPr>
          <w:delText xml:space="preserve">e </w:delText>
        </w:r>
      </w:del>
      <w:ins w:id="304" w:author="Ezzati, Majid" w:date="2018-06-26T21:13:00Z">
        <w:del w:id="305" w:author="Parks, Robbie M" w:date="2018-07-03T11:12:00Z">
          <w:r w:rsidR="00D11282" w:rsidRPr="004B02D5" w:rsidDel="00333BE8">
            <w:rPr>
              <w:rFonts w:ascii="Times New Roman" w:hAnsi="Times New Roman" w:cs="Times New Roman"/>
              <w:color w:val="000000" w:themeColor="text1"/>
              <w:sz w:val="24"/>
              <w:szCs w:val="24"/>
            </w:rPr>
            <w:delText xml:space="preserve">then </w:delText>
          </w:r>
        </w:del>
      </w:ins>
      <w:ins w:id="306" w:author="Ezzati, Majid" w:date="2018-06-26T21:14:00Z">
        <w:del w:id="307" w:author="Parks, Robbie M" w:date="2018-07-03T11:12:00Z">
          <w:r w:rsidR="00D11282" w:rsidRPr="004B02D5" w:rsidDel="00333BE8">
            <w:rPr>
              <w:rFonts w:ascii="Times New Roman" w:hAnsi="Times New Roman" w:cs="Times New Roman"/>
              <w:color w:val="000000" w:themeColor="text1"/>
              <w:sz w:val="24"/>
              <w:szCs w:val="24"/>
            </w:rPr>
            <w:delText xml:space="preserve">estimated </w:delText>
          </w:r>
        </w:del>
      </w:ins>
      <w:del w:id="308" w:author="Parks, Robbie M" w:date="2018-07-03T11:12:00Z">
        <w:r w:rsidR="00EE473F" w:rsidRPr="004B02D5" w:rsidDel="00333BE8">
          <w:rPr>
            <w:rFonts w:ascii="Times New Roman" w:hAnsi="Times New Roman" w:cs="Times New Roman"/>
            <w:color w:val="000000" w:themeColor="text1"/>
            <w:sz w:val="24"/>
            <w:szCs w:val="24"/>
          </w:rPr>
          <w:delText>These parameters show</w:delText>
        </w:r>
        <w:r w:rsidRPr="004B02D5" w:rsidDel="00333BE8">
          <w:rPr>
            <w:rFonts w:ascii="Times New Roman" w:hAnsi="Times New Roman" w:cs="Times New Roman"/>
            <w:color w:val="000000" w:themeColor="text1"/>
            <w:sz w:val="24"/>
            <w:szCs w:val="24"/>
          </w:rPr>
          <w:delText xml:space="preserve"> when in the year, on average, maximum and minimum death rates occur, respectively. </w:delText>
        </w:r>
      </w:del>
      <w:ins w:id="309" w:author="Ezzati, Majid" w:date="2018-06-26T21:14:00Z">
        <w:r w:rsidR="00D11282" w:rsidRPr="004B02D5">
          <w:rPr>
            <w:rFonts w:ascii="Times New Roman" w:hAnsi="Times New Roman" w:cs="Times New Roman"/>
            <w:color w:val="000000" w:themeColor="text1"/>
            <w:sz w:val="24"/>
            <w:szCs w:val="24"/>
          </w:rPr>
          <w:t xml:space="preserve">To identify the months of maximum and minimum death rates, we </w:t>
        </w:r>
      </w:ins>
      <w:ins w:id="310" w:author="Ezzati, Majid" w:date="2018-06-26T21:15:00Z">
        <w:r w:rsidR="00D11282" w:rsidRPr="004B02D5">
          <w:rPr>
            <w:rFonts w:ascii="Times New Roman" w:hAnsi="Times New Roman" w:cs="Times New Roman"/>
            <w:color w:val="000000" w:themeColor="text1"/>
            <w:sz w:val="24"/>
            <w:szCs w:val="24"/>
          </w:rPr>
          <w:t>calculate</w:t>
        </w:r>
      </w:ins>
      <w:ins w:id="311" w:author="Ezzati, Majid" w:date="2018-06-26T21:14:00Z">
        <w:r w:rsidR="00D11282" w:rsidRPr="004B02D5">
          <w:rPr>
            <w:rFonts w:ascii="Times New Roman" w:hAnsi="Times New Roman" w:cs="Times New Roman"/>
            <w:color w:val="000000" w:themeColor="text1"/>
            <w:sz w:val="24"/>
            <w:szCs w:val="24"/>
          </w:rPr>
          <w:t xml:space="preserve">d the centre of gravity and the negative centre of gravity of monthly death rates. </w:t>
        </w:r>
      </w:ins>
      <w:commentRangeStart w:id="312"/>
      <w:commentRangeStart w:id="313"/>
      <w:ins w:id="314" w:author="Ezzati, Majid" w:date="2018-06-26T21:40:00Z">
        <w:r w:rsidR="004115F7" w:rsidRPr="004B02D5">
          <w:rPr>
            <w:rFonts w:ascii="Times New Roman" w:hAnsi="Times New Roman" w:cs="Times New Roman"/>
            <w:color w:val="000000" w:themeColor="text1"/>
            <w:sz w:val="24"/>
            <w:szCs w:val="24"/>
          </w:rPr>
          <w:t>C</w:t>
        </w:r>
      </w:ins>
      <w:r w:rsidR="007E031A" w:rsidRPr="004B02D5">
        <w:rPr>
          <w:rFonts w:ascii="Times New Roman" w:hAnsi="Times New Roman" w:cs="Times New Roman"/>
          <w:color w:val="000000" w:themeColor="text1"/>
          <w:sz w:val="24"/>
          <w:szCs w:val="24"/>
        </w:rPr>
        <w:t>entre</w:t>
      </w:r>
      <w:r w:rsidRPr="004B02D5">
        <w:rPr>
          <w:rFonts w:ascii="Times New Roman" w:hAnsi="Times New Roman" w:cs="Times New Roman"/>
          <w:color w:val="000000" w:themeColor="text1"/>
          <w:sz w:val="24"/>
          <w:szCs w:val="24"/>
        </w:rPr>
        <w:t xml:space="preserve"> of gravity</w:t>
      </w:r>
      <w:ins w:id="315" w:author="Ezzati, Majid" w:date="2018-06-26T21:40:00Z">
        <w:r w:rsidR="004115F7" w:rsidRPr="004B02D5">
          <w:rPr>
            <w:rFonts w:ascii="Times New Roman" w:hAnsi="Times New Roman" w:cs="Times New Roman"/>
            <w:color w:val="000000" w:themeColor="text1"/>
            <w:sz w:val="24"/>
            <w:szCs w:val="24"/>
          </w:rPr>
          <w:t xml:space="preserve"> was calculated as a weighted average of months of deaths, with </w:t>
        </w:r>
      </w:ins>
      <w:r w:rsidRPr="004B02D5">
        <w:rPr>
          <w:rFonts w:ascii="Times New Roman" w:hAnsi="Times New Roman" w:cs="Times New Roman"/>
          <w:color w:val="000000" w:themeColor="text1"/>
          <w:sz w:val="24"/>
          <w:szCs w:val="24"/>
        </w:rPr>
        <w:t>each month weighted by its death rate</w:t>
      </w:r>
      <w:commentRangeStart w:id="316"/>
      <w:commentRangeStart w:id="317"/>
      <w:r w:rsidRPr="004B02D5">
        <w:rPr>
          <w:rFonts w:ascii="Times New Roman" w:hAnsi="Times New Roman" w:cs="Times New Roman"/>
          <w:color w:val="000000" w:themeColor="text1"/>
          <w:sz w:val="24"/>
          <w:szCs w:val="24"/>
        </w:rPr>
        <w:t xml:space="preserve">; negative </w:t>
      </w:r>
      <w:r w:rsidR="007E031A" w:rsidRPr="004B02D5">
        <w:rPr>
          <w:rFonts w:ascii="Times New Roman" w:hAnsi="Times New Roman" w:cs="Times New Roman"/>
          <w:color w:val="000000" w:themeColor="text1"/>
          <w:sz w:val="24"/>
          <w:szCs w:val="24"/>
        </w:rPr>
        <w:t>centre</w:t>
      </w:r>
      <w:r w:rsidRPr="004B02D5">
        <w:rPr>
          <w:rFonts w:ascii="Times New Roman" w:hAnsi="Times New Roman" w:cs="Times New Roman"/>
          <w:color w:val="000000" w:themeColor="text1"/>
          <w:sz w:val="24"/>
          <w:szCs w:val="24"/>
        </w:rPr>
        <w:t xml:space="preserve"> of gravity</w:t>
      </w:r>
      <w:ins w:id="318" w:author="Parks, Robbie M" w:date="2018-07-03T11:21: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r w:rsidRPr="004B02D5">
        <w:rPr>
          <w:rFonts w:ascii="Times New Roman" w:hAnsi="Times New Roman" w:cs="Times New Roman"/>
          <w:color w:val="000000" w:themeColor="text1"/>
          <w:sz w:val="24"/>
          <w:szCs w:val="24"/>
        </w:rPr>
        <w:t xml:space="preserve"> each month was weighted by the difference between its death rate and the year’s maximum death rate</w:t>
      </w:r>
      <w:commentRangeEnd w:id="316"/>
      <w:r w:rsidR="004115F7" w:rsidRPr="004B02D5">
        <w:rPr>
          <w:rStyle w:val="CommentReference"/>
          <w:rFonts w:ascii="Times New Roman" w:hAnsi="Times New Roman" w:cs="Times New Roman"/>
          <w:sz w:val="24"/>
          <w:szCs w:val="24"/>
        </w:rPr>
        <w:commentReference w:id="316"/>
      </w:r>
      <w:commentRangeEnd w:id="317"/>
      <w:r w:rsidR="003513D0">
        <w:rPr>
          <w:rStyle w:val="CommentReference"/>
        </w:rPr>
        <w:commentReference w:id="317"/>
      </w:r>
      <w:r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sz w:val="24"/>
          <w:szCs w:val="24"/>
        </w:rPr>
        <w:t xml:space="preserve">In taking the weighted average, we allowed </w:t>
      </w:r>
      <w:r w:rsidRPr="004B02D5">
        <w:rPr>
          <w:rFonts w:ascii="Times New Roman" w:hAnsi="Times New Roman" w:cs="Times New Roman"/>
          <w:noProof/>
          <w:sz w:val="24"/>
          <w:szCs w:val="24"/>
        </w:rPr>
        <w:t xml:space="preserve">January (month 1) to neighbour December (month 12), a technique called circular statistics. </w:t>
      </w: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commentRangeEnd w:id="312"/>
      <w:r w:rsidR="00D11282" w:rsidRPr="004B02D5">
        <w:rPr>
          <w:rStyle w:val="CommentReference"/>
          <w:rFonts w:ascii="Times New Roman" w:hAnsi="Times New Roman" w:cs="Times New Roman"/>
          <w:sz w:val="24"/>
          <w:szCs w:val="24"/>
        </w:rPr>
        <w:commentReference w:id="312"/>
      </w:r>
      <w:commentRangeEnd w:id="313"/>
      <w:r w:rsidR="00341AB6">
        <w:rPr>
          <w:rStyle w:val="CommentReference"/>
        </w:rPr>
        <w:commentReference w:id="313"/>
      </w:r>
    </w:p>
    <w:p w14:paraId="08A9E90E" w14:textId="77777777" w:rsidR="004055C0" w:rsidRPr="004B02D5" w:rsidRDefault="004055C0" w:rsidP="004055C0">
      <w:pPr>
        <w:spacing w:line="480" w:lineRule="auto"/>
        <w:jc w:val="both"/>
        <w:rPr>
          <w:color w:val="000000" w:themeColor="text1"/>
        </w:rPr>
      </w:pPr>
    </w:p>
    <w:p w14:paraId="6A901C47" w14:textId="2CA52694" w:rsidR="004F361B" w:rsidRDefault="004055C0" w:rsidP="004055C0">
      <w:pPr>
        <w:spacing w:line="480" w:lineRule="auto"/>
        <w:jc w:val="both"/>
        <w:rPr>
          <w:ins w:id="319" w:author="Parks, Robbie M" w:date="2018-07-03T12:45:00Z"/>
          <w:color w:val="000000" w:themeColor="text1"/>
        </w:rPr>
      </w:pPr>
      <w:commentRangeStart w:id="320"/>
      <w:commentRangeStart w:id="321"/>
      <w:commentRangeStart w:id="322"/>
      <w:commentRangeStart w:id="323"/>
      <w:del w:id="324" w:author="Parks, Robbie M" w:date="2018-07-03T12:03:00Z">
        <w:r w:rsidRPr="004B02D5" w:rsidDel="00351CDA">
          <w:rPr>
            <w:color w:val="000000" w:themeColor="text1"/>
          </w:rPr>
          <w:delText xml:space="preserve">For each age-sex group and year, we used a Poisson model to estimate the percentage difference in death rates between the maximum and minimum mortality months for each year, and its standard error which accounts for population size. </w:delText>
        </w:r>
        <w:commentRangeEnd w:id="320"/>
        <w:r w:rsidR="004115F7" w:rsidRPr="004B02D5" w:rsidDel="00351CDA">
          <w:rPr>
            <w:rStyle w:val="CommentReference"/>
            <w:sz w:val="24"/>
            <w:szCs w:val="24"/>
            <w:lang w:eastAsia="en-US"/>
          </w:rPr>
          <w:commentReference w:id="320"/>
        </w:r>
      </w:del>
      <w:ins w:id="325" w:author="Ezzati, Majid" w:date="2018-06-26T21:44:00Z">
        <w:del w:id="326" w:author="Parks, Robbie M" w:date="2018-07-03T12:03:00Z">
          <w:r w:rsidR="004115F7" w:rsidRPr="004B02D5" w:rsidDel="00351CDA">
            <w:rPr>
              <w:color w:val="000000" w:themeColor="text1"/>
            </w:rPr>
            <w:delText xml:space="preserve"> </w:delText>
          </w:r>
        </w:del>
        <w:r w:rsidR="004115F7" w:rsidRPr="004B02D5">
          <w:rPr>
            <w:color w:val="000000" w:themeColor="text1"/>
          </w:rPr>
          <w:t>For each age</w:t>
        </w:r>
      </w:ins>
      <w:ins w:id="327" w:author="Parks, Robbie M" w:date="2018-07-03T12:04:00Z">
        <w:r w:rsidR="00351CDA">
          <w:rPr>
            <w:color w:val="000000" w:themeColor="text1"/>
          </w:rPr>
          <w:t>-</w:t>
        </w:r>
      </w:ins>
      <w:ins w:id="328" w:author="Ezzati, Majid" w:date="2018-06-26T21:44:00Z">
        <w:r w:rsidR="004115F7" w:rsidRPr="004B02D5">
          <w:rPr>
            <w:color w:val="000000" w:themeColor="text1"/>
          </w:rPr>
          <w:t>sex group</w:t>
        </w:r>
      </w:ins>
      <w:ins w:id="329" w:author="Parks, Robbie M" w:date="2018-07-03T12:04:00Z">
        <w:r w:rsidR="00351CDA">
          <w:rPr>
            <w:color w:val="000000" w:themeColor="text1"/>
          </w:rPr>
          <w:t xml:space="preserve"> and cause of death</w:t>
        </w:r>
      </w:ins>
      <w:ins w:id="330" w:author="Ezzati, Majid" w:date="2018-06-26T21:44:00Z">
        <w:r w:rsidR="004115F7" w:rsidRPr="004B02D5">
          <w:rPr>
            <w:color w:val="000000" w:themeColor="text1"/>
          </w:rPr>
          <w:t xml:space="preserve">, we </w:t>
        </w:r>
      </w:ins>
      <w:r w:rsidRPr="004B02D5">
        <w:rPr>
          <w:color w:val="000000" w:themeColor="text1"/>
        </w:rPr>
        <w:t>fitted a linear regression to the time series of seasonal differences</w:t>
      </w:r>
      <w:ins w:id="331" w:author="Ezzati, Majid" w:date="2018-06-26T21:44:00Z">
        <w:r w:rsidR="004115F7" w:rsidRPr="004B02D5">
          <w:rPr>
            <w:color w:val="000000" w:themeColor="text1"/>
          </w:rPr>
          <w:t xml:space="preserve"> from 1980 to 2016</w:t>
        </w:r>
      </w:ins>
      <w:ins w:id="332" w:author="Ezzati, Majid" w:date="2018-06-26T21:45:00Z">
        <w:r w:rsidR="004115F7" w:rsidRPr="004B02D5">
          <w:rPr>
            <w:color w:val="000000" w:themeColor="text1"/>
          </w:rPr>
          <w:t xml:space="preserve">; the fitted trend line was used to estimate how much the percentage difference </w:t>
        </w:r>
      </w:ins>
      <w:ins w:id="333" w:author="Ezzati, Majid" w:date="2018-06-26T21:46:00Z">
        <w:r w:rsidR="004115F7" w:rsidRPr="004B02D5">
          <w:rPr>
            <w:color w:val="000000" w:themeColor="text1"/>
          </w:rPr>
          <w:t>in death rates between the maximum and minimum mortality months had changed from</w:t>
        </w:r>
      </w:ins>
      <w:ins w:id="334" w:author="Ezzati, Majid" w:date="2018-06-26T21:48:00Z">
        <w:r w:rsidR="004115F7" w:rsidRPr="004B02D5">
          <w:rPr>
            <w:color w:val="000000" w:themeColor="text1"/>
          </w:rPr>
          <w:t xml:space="preserve"> 1980 to 2016</w:t>
        </w:r>
      </w:ins>
      <w:ins w:id="335" w:author="Parks, Robbie M" w:date="2018-07-03T11:59:00Z">
        <w:r w:rsidR="003A719E">
          <w:rPr>
            <w:color w:val="000000" w:themeColor="text1"/>
          </w:rPr>
          <w:t xml:space="preserve">. </w:t>
        </w:r>
      </w:ins>
      <w:ins w:id="336" w:author="Parks, Robbie M" w:date="2018-07-03T12:03:00Z">
        <w:r w:rsidR="00DE4035">
          <w:rPr>
            <w:color w:val="000000" w:themeColor="text1"/>
          </w:rPr>
          <w:t xml:space="preserve">We </w:t>
        </w:r>
      </w:ins>
      <w:ins w:id="337" w:author="Ezzati, Majid" w:date="2018-06-26T21:43:00Z">
        <w:r w:rsidR="004115F7" w:rsidRPr="004B02D5">
          <w:rPr>
            <w:color w:val="000000" w:themeColor="text1"/>
          </w:rPr>
          <w:t>weight</w:t>
        </w:r>
      </w:ins>
      <w:ins w:id="338" w:author="Parks, Robbie M" w:date="2018-07-03T11:59:00Z">
        <w:r w:rsidR="003A719E">
          <w:rPr>
            <w:color w:val="000000" w:themeColor="text1"/>
          </w:rPr>
          <w:t>ed</w:t>
        </w:r>
      </w:ins>
      <w:ins w:id="339" w:author="Ezzati, Majid" w:date="2018-06-26T21:43:00Z">
        <w:r w:rsidR="004115F7" w:rsidRPr="004B02D5">
          <w:rPr>
            <w:color w:val="000000" w:themeColor="text1"/>
          </w:rPr>
          <w:t xml:space="preserve"> </w:t>
        </w:r>
      </w:ins>
      <w:ins w:id="340" w:author="Parks, Robbie M" w:date="2018-07-03T12:04:00Z">
        <w:r w:rsidR="002977CC">
          <w:rPr>
            <w:color w:val="000000" w:themeColor="text1"/>
          </w:rPr>
          <w:t>seasonal difference</w:t>
        </w:r>
      </w:ins>
      <w:ins w:id="341" w:author="Ezzati, Majid" w:date="2018-06-26T21:43:00Z">
        <w:r w:rsidR="004115F7" w:rsidRPr="004B02D5">
          <w:rPr>
            <w:color w:val="000000" w:themeColor="text1"/>
          </w:rPr>
          <w:t xml:space="preserve"> by the inverse of the square of its stand</w:t>
        </w:r>
        <w:bookmarkStart w:id="342" w:name="_GoBack"/>
        <w:bookmarkEnd w:id="342"/>
        <w:r w:rsidR="004115F7" w:rsidRPr="004B02D5">
          <w:rPr>
            <w:color w:val="000000" w:themeColor="text1"/>
          </w:rPr>
          <w:t>ard error</w:t>
        </w:r>
      </w:ins>
      <w:ins w:id="343" w:author="Parks, Robbie M" w:date="2018-07-03T11:59:00Z">
        <w:r w:rsidR="003A719E">
          <w:rPr>
            <w:color w:val="000000" w:themeColor="text1"/>
          </w:rPr>
          <w:t xml:space="preserve">, which was </w:t>
        </w:r>
      </w:ins>
      <w:commentRangeEnd w:id="321"/>
      <w:ins w:id="344" w:author="Parks, Robbie M" w:date="2018-07-03T12:00:00Z">
        <w:r w:rsidR="003A719E">
          <w:rPr>
            <w:color w:val="000000" w:themeColor="text1"/>
          </w:rPr>
          <w:t xml:space="preserve">calculated using a Poisson model to take </w:t>
        </w:r>
      </w:ins>
      <w:ins w:id="345" w:author="Parks, Robbie M" w:date="2018-07-03T11:59:00Z">
        <w:r w:rsidR="003A719E">
          <w:rPr>
            <w:color w:val="000000" w:themeColor="text1"/>
          </w:rPr>
          <w:t>population size of each age-sex group through time</w:t>
        </w:r>
      </w:ins>
      <w:ins w:id="346" w:author="Parks, Robbie M" w:date="2018-07-03T12:00:00Z">
        <w:r w:rsidR="003A719E">
          <w:rPr>
            <w:color w:val="000000" w:themeColor="text1"/>
          </w:rPr>
          <w:t xml:space="preserve"> into account.</w:t>
        </w:r>
      </w:ins>
      <w:ins w:id="347" w:author="Ezzati, Majid" w:date="2018-06-26T21:46:00Z">
        <w:del w:id="348" w:author="Parks, Robbie M" w:date="2018-07-03T12:00:00Z">
          <w:r w:rsidR="004115F7" w:rsidRPr="004B02D5" w:rsidDel="003A719E">
            <w:rPr>
              <w:rStyle w:val="CommentReference"/>
              <w:sz w:val="24"/>
              <w:szCs w:val="24"/>
              <w:lang w:eastAsia="en-US"/>
            </w:rPr>
            <w:commentReference w:id="321"/>
          </w:r>
        </w:del>
      </w:ins>
      <w:commentRangeEnd w:id="322"/>
      <w:commentRangeEnd w:id="323"/>
      <w:ins w:id="349" w:author="Parks, Robbie M" w:date="2018-07-03T12:04:00Z">
        <w:r w:rsidR="00351CDA">
          <w:rPr>
            <w:color w:val="000000" w:themeColor="text1"/>
          </w:rPr>
          <w:t xml:space="preserve"> This method gives us a p-value and a 95% CI for the change in seasonal difference</w:t>
        </w:r>
      </w:ins>
      <w:ins w:id="350" w:author="Ezzati, Majid" w:date="2018-06-26T21:49:00Z">
        <w:del w:id="351" w:author="Parks, Robbie M" w:date="2018-07-03T12:00:00Z">
          <w:r w:rsidR="004115F7" w:rsidRPr="004B02D5" w:rsidDel="003A719E">
            <w:rPr>
              <w:rStyle w:val="CommentReference"/>
              <w:sz w:val="24"/>
              <w:szCs w:val="24"/>
              <w:lang w:eastAsia="en-US"/>
            </w:rPr>
            <w:commentReference w:id="322"/>
          </w:r>
        </w:del>
      </w:ins>
      <w:r w:rsidR="008F7C0F">
        <w:rPr>
          <w:rStyle w:val="CommentReference"/>
          <w:rFonts w:asciiTheme="minorHAnsi" w:hAnsiTheme="minorHAnsi" w:cstheme="minorBidi"/>
          <w:lang w:eastAsia="en-US"/>
        </w:rPr>
        <w:commentReference w:id="323"/>
      </w:r>
      <w:ins w:id="352" w:author="Parks, Robbie M" w:date="2018-07-03T12:05:00Z">
        <w:r w:rsidR="002977CC">
          <w:rPr>
            <w:color w:val="000000" w:themeColor="text1"/>
          </w:rPr>
          <w:t xml:space="preserve"> per year, which we used to calculate the seasonal difference at the start (1980) and end (2016) of the period of study</w:t>
        </w:r>
      </w:ins>
      <w:ins w:id="353" w:author="Parks, Robbie M" w:date="2018-07-04T17:32:00Z">
        <w:r w:rsidR="00582277">
          <w:rPr>
            <w:color w:val="000000" w:themeColor="text1"/>
          </w:rPr>
          <w:t>, including the highlighting of values with a p-value less than 0.05</w:t>
        </w:r>
      </w:ins>
      <w:ins w:id="354" w:author="Parks, Robbie M" w:date="2018-07-03T12:05:00Z">
        <w:r w:rsidR="002977CC">
          <w:rPr>
            <w:color w:val="000000" w:themeColor="text1"/>
          </w:rPr>
          <w:t>.</w:t>
        </w:r>
      </w:ins>
      <w:ins w:id="355" w:author="Parks, Robbie M" w:date="2018-07-03T12:45:00Z">
        <w:r w:rsidR="004F361B">
          <w:rPr>
            <w:color w:val="000000" w:themeColor="text1"/>
          </w:rPr>
          <w:t xml:space="preserve"> </w:t>
        </w:r>
      </w:ins>
    </w:p>
    <w:p w14:paraId="5596AD47" w14:textId="77777777" w:rsidR="004F361B" w:rsidRDefault="004F361B" w:rsidP="004055C0">
      <w:pPr>
        <w:spacing w:line="480" w:lineRule="auto"/>
        <w:jc w:val="both"/>
        <w:rPr>
          <w:ins w:id="356" w:author="Parks, Robbie M" w:date="2018-07-03T12:45:00Z"/>
          <w:color w:val="000000" w:themeColor="text1"/>
        </w:rPr>
      </w:pPr>
    </w:p>
    <w:p w14:paraId="795E7515" w14:textId="6043E2CA" w:rsidR="004055C0" w:rsidRPr="004B02D5" w:rsidRDefault="00F33B5C" w:rsidP="004055C0">
      <w:pPr>
        <w:spacing w:line="480" w:lineRule="auto"/>
        <w:jc w:val="both"/>
        <w:rPr>
          <w:ins w:id="357" w:author="Parks, Robbie M" w:date="2018-06-19T19:35:00Z"/>
          <w:color w:val="000000" w:themeColor="text1"/>
        </w:rPr>
      </w:pPr>
      <w:ins w:id="358" w:author="Parks, Robbie M" w:date="2018-07-03T12:46:00Z">
        <w:r>
          <w:rPr>
            <w:color w:val="000000" w:themeColor="text1"/>
          </w:rPr>
          <w:t>O</w:t>
        </w:r>
        <w:r w:rsidR="004F361B">
          <w:rPr>
            <w:color w:val="000000" w:themeColor="text1"/>
          </w:rPr>
          <w:t xml:space="preserve">ur method of seasonal differences </w:t>
        </w:r>
      </w:ins>
      <w:ins w:id="359" w:author="Parks, Robbie M" w:date="2018-07-03T12:45:00Z">
        <w:r w:rsidR="004F361B">
          <w:rPr>
            <w:color w:val="000000" w:themeColor="text1"/>
          </w:rPr>
          <w:t>avoids</w:t>
        </w:r>
        <w:r w:rsidR="00835BC8">
          <w:rPr>
            <w:color w:val="000000" w:themeColor="text1"/>
          </w:rPr>
          <w:t xml:space="preserve"> </w:t>
        </w:r>
        <w:proofErr w:type="gramStart"/>
        <w:r w:rsidR="004F361B" w:rsidRPr="004F361B">
          <w:rPr>
            <w:color w:val="000000" w:themeColor="text1"/>
          </w:rPr>
          <w:t>assuming that</w:t>
        </w:r>
        <w:proofErr w:type="gramEnd"/>
        <w:r w:rsidR="004F361B" w:rsidRPr="004F361B">
          <w:rPr>
            <w:color w:val="000000" w:themeColor="text1"/>
          </w:rPr>
          <w:t xml:space="preserve"> any part of the year has a higher number of deaths for a particular cause of death</w:t>
        </w:r>
      </w:ins>
      <w:ins w:id="360" w:author="Parks, Robbie M" w:date="2018-07-03T12:54:00Z">
        <w:r>
          <w:rPr>
            <w:color w:val="000000" w:themeColor="text1"/>
          </w:rPr>
          <w:t>, as with Excess Winter Deaths</w:t>
        </w:r>
      </w:ins>
      <w:ins w:id="361" w:author="Parks, Robbie M" w:date="2018-07-03T12:45:00Z">
        <w:r w:rsidR="004F361B" w:rsidRPr="004F361B">
          <w:rPr>
            <w:color w:val="000000" w:themeColor="text1"/>
          </w:rPr>
          <w:t xml:space="preserve">. Rather, we </w:t>
        </w:r>
        <w:r w:rsidR="004F361B" w:rsidRPr="004F361B">
          <w:rPr>
            <w:color w:val="000000" w:themeColor="text1"/>
          </w:rPr>
          <w:lastRenderedPageBreak/>
          <w:t>have developed a method of techniques which identify peak mortality within the year</w:t>
        </w:r>
      </w:ins>
      <w:ins w:id="362" w:author="Parks, Robbie M" w:date="2018-07-03T12:46:00Z">
        <w:r w:rsidR="004F361B">
          <w:rPr>
            <w:color w:val="000000" w:themeColor="text1"/>
          </w:rPr>
          <w:t xml:space="preserve"> from the centre of gravity analysis</w:t>
        </w:r>
      </w:ins>
      <w:ins w:id="363" w:author="Parks, Robbie M" w:date="2018-07-03T12:45:00Z">
        <w:r w:rsidR="004F361B" w:rsidRPr="004F361B">
          <w:rPr>
            <w:color w:val="000000" w:themeColor="text1"/>
          </w:rPr>
          <w:t>.</w:t>
        </w:r>
      </w:ins>
    </w:p>
    <w:p w14:paraId="1364B50E" w14:textId="77777777" w:rsidR="00315BE6" w:rsidRDefault="00315BE6" w:rsidP="00D74F62">
      <w:pPr>
        <w:spacing w:line="480" w:lineRule="auto"/>
        <w:jc w:val="both"/>
        <w:rPr>
          <w:ins w:id="364" w:author="Parks, Robbie M" w:date="2018-06-19T19:35:00Z"/>
          <w:color w:val="000000" w:themeColor="text1"/>
        </w:rPr>
      </w:pPr>
    </w:p>
    <w:p w14:paraId="15BCD4F3" w14:textId="77777777" w:rsidR="00D74F62" w:rsidRDefault="00D74F62" w:rsidP="00D74F62">
      <w:pPr>
        <w:spacing w:line="480" w:lineRule="auto"/>
        <w:jc w:val="both"/>
        <w:rPr>
          <w:ins w:id="365" w:author="Parks, Robbie M" w:date="2018-06-24T22:39:00Z"/>
          <w:i/>
          <w:color w:val="000000" w:themeColor="text1"/>
        </w:rPr>
      </w:pPr>
      <w:ins w:id="366" w:author="Parks, Robbie M" w:date="2018-06-24T22:39:00Z">
        <w:r>
          <w:rPr>
            <w:i/>
            <w:color w:val="000000" w:themeColor="text1"/>
          </w:rPr>
          <w:t>Alternative statistical method to estimate trend in seasonality</w:t>
        </w:r>
      </w:ins>
    </w:p>
    <w:p w14:paraId="6D51EC8F" w14:textId="47C9F710" w:rsidR="00D74F62" w:rsidRDefault="00D74F62" w:rsidP="00D74F62">
      <w:pPr>
        <w:spacing w:line="480" w:lineRule="auto"/>
        <w:jc w:val="both"/>
        <w:rPr>
          <w:ins w:id="367" w:author="Parks, Robbie M" w:date="2018-06-24T22:39:00Z"/>
          <w:color w:val="000000" w:themeColor="text1"/>
        </w:rPr>
      </w:pPr>
      <w:ins w:id="368" w:author="Parks, Robbie M" w:date="2018-06-24T22:39:00Z">
        <w:r>
          <w:rPr>
            <w:color w:val="000000" w:themeColor="text1"/>
          </w:rPr>
          <w:t xml:space="preserve">For comparison, we used a Poisson model with log-link to directly estimate the death rates over </w:t>
        </w:r>
        <w:proofErr w:type="gramStart"/>
        <w:r>
          <w:rPr>
            <w:color w:val="000000" w:themeColor="text1"/>
          </w:rPr>
          <w:t>time,.</w:t>
        </w:r>
        <w:proofErr w:type="gramEnd"/>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369" w:author="Parks, Robbie M" w:date="2018-07-03T11:46:00Z">
        <w:r w:rsidR="0032080A">
          <w:rPr>
            <w:color w:val="000000" w:themeColor="text1"/>
          </w:rPr>
          <w:t xml:space="preserve">exists and </w:t>
        </w:r>
      </w:ins>
      <w:ins w:id="370"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lastRenderedPageBreak/>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63D19CD"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71" w:author="Parks, Robbie M" w:date="2018-06-19T19:36:00Z">
        <w:r w:rsidR="007F5916">
          <w:rPr>
            <w:color w:val="000000" w:themeColor="text1"/>
          </w:rPr>
          <w:t>6</w:t>
        </w:r>
      </w:ins>
      <w:r w:rsidRPr="00AC73A1">
        <w:rPr>
          <w:color w:val="000000" w:themeColor="text1"/>
        </w:rPr>
        <w:t>, by</w:t>
      </w:r>
      <w:ins w:id="372" w:author="Parks, Robbie M" w:date="2018-07-02T18:30:00Z">
        <w:r w:rsidR="001678F7">
          <w:rPr>
            <w:color w:val="000000" w:themeColor="text1"/>
          </w:rPr>
          <w:t xml:space="preserve"> </w:t>
        </w:r>
      </w:ins>
      <w:ins w:id="373"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del w:id="374" w:author="Parks, Robbie M" w:date="2018-07-04T17:24:00Z">
        <w:r w:rsidRPr="00AC73A1" w:rsidDel="006209EE">
          <w:rPr>
            <w:color w:val="000000" w:themeColor="text1"/>
          </w:rPr>
          <w:delText>, with white contour lines indicating the 5% significance level against a white noise spectrum</w:delText>
        </w:r>
        <w:r w:rsidR="00D03948" w:rsidRPr="00AC73A1" w:rsidDel="006209EE">
          <w:rPr>
            <w:color w:val="000000" w:themeColor="text1"/>
          </w:rPr>
          <w:delText xml:space="preserve"> (the same age groups would remain significant if significance had been measured against a red noise spectrum)</w:delText>
        </w:r>
      </w:del>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75" w:author="Majid" w:date="2018-06-26T12:24:00Z">
        <w:r w:rsidR="00EF7D30">
          <w:rPr>
            <w:color w:val="000000" w:themeColor="text1"/>
          </w:rPr>
          <w:t>See Supplementary Figure XX for disag</w:t>
        </w:r>
      </w:ins>
      <w:ins w:id="376"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77" w:author="Parks, Robbie M" w:date="2018-06-19T19:36:00Z">
        <w:r w:rsidR="007F5916">
          <w:rPr>
            <w:color w:val="000000" w:themeColor="text1"/>
          </w:rPr>
          <w:t>6</w:t>
        </w:r>
      </w:ins>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ins w:id="378" w:author="Parks, Robbie M" w:date="2018-06-20T13:28:00Z">
        <w:r w:rsidR="00480AE7">
          <w:rPr>
            <w:color w:val="000000" w:themeColor="text1"/>
          </w:rPr>
          <w:t>variance</w:t>
        </w:r>
      </w:ins>
      <w:r w:rsidRPr="00AC73A1">
        <w:rPr>
          <w:color w:val="000000" w:themeColor="text1"/>
        </w:rPr>
        <w:t>.</w:t>
      </w:r>
      <w:ins w:id="379"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80" w:author="Parks, Robbie M" w:date="2018-06-20T13:30:00Z">
        <w:r w:rsidR="00BD02E6">
          <w:rPr>
            <w:color w:val="000000" w:themeColor="text1"/>
          </w:rPr>
          <w:t xml:space="preserve"> for all-cause and </w:t>
        </w:r>
      </w:ins>
      <w:ins w:id="381" w:author="Majid" w:date="2018-06-26T12:30:00Z">
        <w:r w:rsidR="00F84E39" w:rsidRPr="00AC73A1">
          <w:rPr>
            <w:color w:val="000000" w:themeColor="text1"/>
          </w:rPr>
          <w:t>cause-specific mortality</w:t>
        </w:r>
        <w:r w:rsidR="00F84E39" w:rsidDel="00F84E39">
          <w:rPr>
            <w:color w:val="000000" w:themeColor="text1"/>
          </w:rPr>
          <w:t xml:space="preserve"> </w:t>
        </w:r>
      </w:ins>
      <w:r w:rsidR="009B509E" w:rsidRPr="00AC73A1">
        <w:rPr>
          <w:color w:val="000000" w:themeColor="text1"/>
        </w:rPr>
        <w:t>in 201</w:t>
      </w:r>
      <w:ins w:id="382" w:author="Parks, Robbie M" w:date="2018-06-19T19:36:00Z">
        <w:r w:rsidR="007F5916">
          <w:rPr>
            <w:color w:val="000000" w:themeColor="text1"/>
          </w:rPr>
          <w:t>6</w:t>
        </w:r>
      </w:ins>
      <w:r w:rsidR="009B509E" w:rsidRPr="00AC73A1">
        <w:rPr>
          <w:color w:val="000000" w:themeColor="text1"/>
        </w:rPr>
        <w:t xml:space="preserve"> versus 1980</w:t>
      </w:r>
      <w:r w:rsidRPr="00AC73A1">
        <w:rPr>
          <w:color w:val="000000" w:themeColor="text1"/>
        </w:rPr>
        <w:t xml:space="preserve"> by sex and age group. Age-sex groups with a </w:t>
      </w:r>
      <w:ins w:id="383" w:author="Parks, Robbie M" w:date="2018-06-20T11:38:00Z">
        <w:r w:rsidR="00E23198">
          <w:rPr>
            <w:color w:val="000000" w:themeColor="text1"/>
          </w:rPr>
          <w:t>p-value less than 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84"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ins w:id="385"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86" w:author="Parks, Robbie M" w:date="2018-06-20T13:26:00Z"/>
          <w:color w:val="000000" w:themeColor="text1"/>
        </w:rPr>
      </w:pPr>
      <w:commentRangeStart w:id="387"/>
      <w:r w:rsidRPr="00AC73A1">
        <w:rPr>
          <w:b/>
          <w:color w:val="000000" w:themeColor="text1"/>
        </w:rPr>
        <w:lastRenderedPageBreak/>
        <w:t>Figure 6</w:t>
      </w:r>
      <w:commentRangeEnd w:id="387"/>
      <w:r w:rsidR="000A451B">
        <w:rPr>
          <w:rStyle w:val="CommentReference"/>
          <w:rFonts w:asciiTheme="minorHAnsi" w:hAnsiTheme="minorHAnsi" w:cstheme="minorBidi"/>
          <w:lang w:eastAsia="en-US"/>
        </w:rPr>
        <w:commentReference w:id="387"/>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88"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89" w:author="Parks, Robbie M" w:date="2018-06-20T13:26:00Z"/>
          <w:color w:val="000000" w:themeColor="text1"/>
        </w:rPr>
      </w:pPr>
      <w:ins w:id="390"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91"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9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93" w:author="Parks, Robbie M" w:date="2018-07-03T11:31:00Z"/>
                <w:rFonts w:eastAsia="Times New Roman"/>
                <w:b/>
                <w:bCs/>
                <w:color w:val="000000"/>
              </w:rPr>
            </w:pPr>
            <w:commentRangeStart w:id="394"/>
            <w:del w:id="395"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96" w:author="Parks, Robbie M" w:date="2018-07-03T11:31:00Z"/>
                <w:rFonts w:eastAsia="Times New Roman"/>
                <w:b/>
                <w:bCs/>
                <w:color w:val="000000"/>
              </w:rPr>
            </w:pPr>
            <w:del w:id="397"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98" w:author="Parks, Robbie M" w:date="2018-07-03T11:31:00Z"/>
                <w:rFonts w:eastAsia="Times New Roman"/>
                <w:b/>
                <w:bCs/>
                <w:color w:val="000000"/>
              </w:rPr>
            </w:pPr>
            <w:del w:id="399"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40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401" w:author="Parks, Robbie M" w:date="2018-07-03T11:31:00Z"/>
                <w:rFonts w:eastAsia="Times New Roman"/>
                <w:color w:val="000000"/>
              </w:rPr>
            </w:pPr>
            <w:del w:id="402"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405" w:author="Parks, Robbie M" w:date="2018-07-03T11:31:00Z"/>
                <w:rFonts w:eastAsia="Times New Roman"/>
                <w:color w:val="000000"/>
              </w:rPr>
            </w:pPr>
            <w:del w:id="406"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40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408" w:author="Parks, Robbie M" w:date="2018-07-03T11:31:00Z"/>
                <w:rFonts w:eastAsia="Times New Roman"/>
                <w:color w:val="000000"/>
              </w:rPr>
            </w:pPr>
            <w:del w:id="409"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412" w:author="Parks, Robbie M" w:date="2018-07-03T11:31:00Z"/>
                <w:rFonts w:eastAsia="Times New Roman"/>
                <w:color w:val="000000"/>
              </w:rPr>
            </w:pPr>
            <w:del w:id="413"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4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415" w:author="Parks, Robbie M" w:date="2018-07-03T11:31:00Z"/>
                <w:rFonts w:eastAsia="Times New Roman"/>
                <w:color w:val="000000"/>
              </w:rPr>
            </w:pPr>
            <w:del w:id="4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417" w:author="Parks, Robbie M" w:date="2018-07-03T11:31:00Z"/>
                <w:rFonts w:eastAsia="Times New Roman"/>
                <w:color w:val="000000"/>
              </w:rPr>
            </w:pPr>
            <w:del w:id="418"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419" w:author="Parks, Robbie M" w:date="2018-07-03T11:31:00Z"/>
                <w:rFonts w:eastAsia="Times New Roman"/>
                <w:color w:val="000000"/>
              </w:rPr>
            </w:pPr>
            <w:del w:id="420"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421" w:author="Parks, Robbie M" w:date="2018-07-03T11:31:00Z"/>
                <w:rFonts w:eastAsia="Times New Roman"/>
                <w:color w:val="000000"/>
              </w:rPr>
            </w:pPr>
            <w:del w:id="422"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4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424" w:author="Parks, Robbie M" w:date="2018-07-03T11:31:00Z"/>
                <w:rFonts w:eastAsia="Times New Roman"/>
                <w:color w:val="000000"/>
              </w:rPr>
            </w:pPr>
            <w:del w:id="4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426" w:author="Parks, Robbie M" w:date="2018-07-03T11:31:00Z"/>
                <w:rFonts w:eastAsia="Times New Roman"/>
                <w:color w:val="000000"/>
              </w:rPr>
            </w:pPr>
            <w:del w:id="427"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428" w:author="Parks, Robbie M" w:date="2018-07-03T11:31:00Z"/>
                <w:rFonts w:eastAsia="Times New Roman"/>
                <w:color w:val="000000"/>
              </w:rPr>
            </w:pPr>
            <w:del w:id="429"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430" w:author="Parks, Robbie M" w:date="2018-07-03T11:31:00Z"/>
                <w:rFonts w:eastAsia="Times New Roman"/>
                <w:color w:val="000000"/>
              </w:rPr>
            </w:pPr>
            <w:del w:id="431"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4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433" w:author="Parks, Robbie M" w:date="2018-07-03T11:31:00Z"/>
                <w:rFonts w:eastAsia="Times New Roman"/>
                <w:color w:val="000000"/>
              </w:rPr>
            </w:pPr>
            <w:del w:id="4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435" w:author="Parks, Robbie M" w:date="2018-07-03T11:31:00Z"/>
                <w:rFonts w:eastAsia="Times New Roman"/>
                <w:color w:val="000000"/>
              </w:rPr>
            </w:pPr>
            <w:del w:id="436"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437" w:author="Parks, Robbie M" w:date="2018-07-03T11:31:00Z"/>
                <w:rFonts w:eastAsia="Times New Roman"/>
                <w:color w:val="000000"/>
              </w:rPr>
            </w:pPr>
            <w:del w:id="438"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439" w:author="Parks, Robbie M" w:date="2018-07-03T11:31:00Z"/>
                <w:rFonts w:eastAsia="Times New Roman"/>
                <w:color w:val="000000"/>
              </w:rPr>
            </w:pPr>
            <w:del w:id="440"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44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442" w:author="Parks, Robbie M" w:date="2018-07-03T11:31:00Z"/>
                <w:rFonts w:eastAsia="Times New Roman"/>
                <w:color w:val="000000"/>
              </w:rPr>
            </w:pPr>
            <w:del w:id="443"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444" w:author="Parks, Robbie M" w:date="2018-07-03T11:31:00Z"/>
                <w:rFonts w:eastAsia="Times New Roman"/>
                <w:color w:val="000000"/>
              </w:rPr>
            </w:pPr>
            <w:del w:id="445"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446" w:author="Parks, Robbie M" w:date="2018-07-03T11:31:00Z"/>
                <w:rFonts w:eastAsia="Times New Roman"/>
                <w:color w:val="000000"/>
              </w:rPr>
            </w:pPr>
            <w:del w:id="447"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44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449" w:author="Parks, Robbie M" w:date="2018-07-03T11:31:00Z"/>
                <w:rFonts w:eastAsia="Times New Roman"/>
                <w:color w:val="000000"/>
              </w:rPr>
            </w:pPr>
            <w:del w:id="45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451" w:author="Parks, Robbie M" w:date="2018-07-03T11:31:00Z"/>
                <w:rFonts w:eastAsia="Times New Roman"/>
                <w:color w:val="000000"/>
              </w:rPr>
            </w:pPr>
            <w:del w:id="452"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453" w:author="Parks, Robbie M" w:date="2018-07-03T11:31:00Z"/>
                <w:rFonts w:eastAsia="Times New Roman"/>
                <w:color w:val="000000"/>
              </w:rPr>
            </w:pPr>
            <w:del w:id="45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455" w:author="Parks, Robbie M" w:date="2018-07-03T11:31:00Z"/>
                <w:rFonts w:eastAsia="Times New Roman"/>
                <w:color w:val="000000"/>
              </w:rPr>
            </w:pPr>
            <w:del w:id="45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45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458" w:author="Parks, Robbie M" w:date="2018-07-03T11:31:00Z"/>
                <w:rFonts w:eastAsia="Times New Roman"/>
                <w:color w:val="000000"/>
              </w:rPr>
            </w:pPr>
            <w:del w:id="45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460" w:author="Parks, Robbie M" w:date="2018-07-03T11:31:00Z"/>
                <w:rFonts w:eastAsia="Times New Roman"/>
                <w:color w:val="000000"/>
              </w:rPr>
            </w:pPr>
            <w:del w:id="461"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462" w:author="Parks, Robbie M" w:date="2018-07-03T11:31:00Z"/>
                <w:rFonts w:eastAsia="Times New Roman"/>
                <w:color w:val="000000"/>
              </w:rPr>
            </w:pPr>
            <w:del w:id="463"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464" w:author="Parks, Robbie M" w:date="2018-07-03T11:31:00Z"/>
                <w:rFonts w:eastAsia="Times New Roman"/>
                <w:color w:val="000000"/>
              </w:rPr>
            </w:pPr>
            <w:del w:id="46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46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467" w:author="Parks, Robbie M" w:date="2018-07-03T11:31:00Z"/>
                <w:rFonts w:eastAsia="Times New Roman"/>
                <w:color w:val="000000"/>
              </w:rPr>
            </w:pPr>
            <w:del w:id="468"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469" w:author="Parks, Robbie M" w:date="2018-07-03T11:31:00Z"/>
                <w:rFonts w:eastAsia="Times New Roman"/>
                <w:color w:val="000000"/>
              </w:rPr>
            </w:pPr>
            <w:del w:id="470"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471" w:author="Parks, Robbie M" w:date="2018-07-03T11:31:00Z"/>
                <w:rFonts w:eastAsia="Times New Roman"/>
                <w:color w:val="000000"/>
              </w:rPr>
            </w:pPr>
            <w:del w:id="472"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47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474" w:author="Parks, Robbie M" w:date="2018-07-03T11:31:00Z"/>
                <w:rFonts w:eastAsia="Times New Roman"/>
                <w:color w:val="000000"/>
              </w:rPr>
            </w:pPr>
            <w:del w:id="47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476" w:author="Parks, Robbie M" w:date="2018-07-03T11:31:00Z"/>
                <w:rFonts w:eastAsia="Times New Roman"/>
                <w:color w:val="000000"/>
              </w:rPr>
            </w:pPr>
            <w:del w:id="477"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78" w:author="Parks, Robbie M" w:date="2018-07-03T11:31:00Z"/>
                <w:rFonts w:eastAsia="Times New Roman"/>
                <w:color w:val="000000"/>
              </w:rPr>
            </w:pPr>
            <w:del w:id="479"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80" w:author="Parks, Robbie M" w:date="2018-07-03T11:31:00Z"/>
                <w:rFonts w:eastAsia="Times New Roman"/>
                <w:color w:val="000000"/>
              </w:rPr>
            </w:pPr>
            <w:del w:id="481"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8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83" w:author="Parks, Robbie M" w:date="2018-07-03T11:31:00Z"/>
                <w:rFonts w:eastAsia="Times New Roman"/>
                <w:color w:val="000000"/>
              </w:rPr>
            </w:pPr>
            <w:del w:id="48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85" w:author="Parks, Robbie M" w:date="2018-07-03T11:31:00Z"/>
                <w:rFonts w:eastAsia="Times New Roman"/>
                <w:color w:val="000000"/>
              </w:rPr>
            </w:pPr>
            <w:del w:id="486"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87" w:author="Parks, Robbie M" w:date="2018-07-03T11:31:00Z"/>
                <w:rFonts w:eastAsia="Times New Roman"/>
                <w:color w:val="000000"/>
              </w:rPr>
            </w:pPr>
            <w:del w:id="488"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89" w:author="Parks, Robbie M" w:date="2018-07-03T11:31:00Z"/>
                <w:rFonts w:eastAsia="Times New Roman"/>
                <w:color w:val="000000"/>
              </w:rPr>
            </w:pPr>
            <w:del w:id="490"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9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92" w:author="Parks, Robbie M" w:date="2018-07-03T11:31:00Z"/>
                <w:rFonts w:eastAsia="Times New Roman"/>
                <w:color w:val="000000"/>
              </w:rPr>
            </w:pPr>
            <w:del w:id="49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94" w:author="Parks, Robbie M" w:date="2018-07-03T11:31:00Z"/>
                <w:rFonts w:eastAsia="Times New Roman"/>
                <w:color w:val="000000"/>
              </w:rPr>
            </w:pPr>
            <w:del w:id="495"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96" w:author="Parks, Robbie M" w:date="2018-07-03T11:31:00Z"/>
                <w:rFonts w:eastAsia="Times New Roman"/>
                <w:color w:val="000000"/>
              </w:rPr>
            </w:pPr>
            <w:del w:id="497"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98" w:author="Parks, Robbie M" w:date="2018-07-03T11:31:00Z"/>
                <w:rFonts w:eastAsia="Times New Roman"/>
                <w:color w:val="000000"/>
              </w:rPr>
            </w:pPr>
            <w:del w:id="499"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5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501" w:author="Parks, Robbie M" w:date="2018-07-03T11:31:00Z"/>
                <w:rFonts w:eastAsia="Times New Roman"/>
                <w:color w:val="000000"/>
              </w:rPr>
            </w:pPr>
            <w:del w:id="5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503" w:author="Parks, Robbie M" w:date="2018-07-03T11:31:00Z"/>
                <w:rFonts w:eastAsia="Times New Roman"/>
                <w:color w:val="000000"/>
              </w:rPr>
            </w:pPr>
            <w:del w:id="504"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505" w:author="Parks, Robbie M" w:date="2018-07-03T11:31:00Z"/>
                <w:rFonts w:eastAsia="Times New Roman"/>
                <w:color w:val="000000"/>
              </w:rPr>
            </w:pPr>
            <w:del w:id="506"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507" w:author="Parks, Robbie M" w:date="2018-07-03T11:31:00Z"/>
                <w:rFonts w:eastAsia="Times New Roman"/>
                <w:color w:val="000000"/>
              </w:rPr>
            </w:pPr>
            <w:del w:id="508"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50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510" w:author="Parks, Robbie M" w:date="2018-07-03T11:31:00Z"/>
                <w:rFonts w:eastAsia="Times New Roman"/>
                <w:color w:val="000000"/>
              </w:rPr>
            </w:pPr>
            <w:del w:id="51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512" w:author="Parks, Robbie M" w:date="2018-07-03T11:31:00Z"/>
                <w:rFonts w:eastAsia="Times New Roman"/>
                <w:color w:val="000000"/>
              </w:rPr>
            </w:pPr>
            <w:del w:id="513"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514" w:author="Parks, Robbie M" w:date="2018-07-03T11:31:00Z"/>
                <w:rFonts w:eastAsia="Times New Roman"/>
                <w:color w:val="000000"/>
              </w:rPr>
            </w:pPr>
            <w:del w:id="515"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516" w:author="Parks, Robbie M" w:date="2018-07-03T11:31:00Z"/>
                <w:rFonts w:eastAsia="Times New Roman"/>
                <w:color w:val="000000"/>
              </w:rPr>
            </w:pPr>
            <w:del w:id="517"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51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519" w:author="Parks, Robbie M" w:date="2018-07-03T11:31:00Z"/>
                <w:rFonts w:eastAsia="Times New Roman"/>
                <w:color w:val="000000"/>
              </w:rPr>
            </w:pPr>
            <w:del w:id="52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521" w:author="Parks, Robbie M" w:date="2018-07-03T11:31:00Z"/>
                <w:rFonts w:eastAsia="Times New Roman"/>
                <w:color w:val="000000"/>
              </w:rPr>
            </w:pPr>
            <w:del w:id="522"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523" w:author="Parks, Robbie M" w:date="2018-07-03T11:31:00Z"/>
                <w:rFonts w:eastAsia="Times New Roman"/>
                <w:color w:val="000000"/>
              </w:rPr>
            </w:pPr>
            <w:del w:id="524"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525" w:author="Parks, Robbie M" w:date="2018-07-03T11:31:00Z"/>
                <w:rFonts w:eastAsia="Times New Roman"/>
                <w:color w:val="000000"/>
              </w:rPr>
            </w:pPr>
            <w:del w:id="526"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52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528" w:author="Parks, Robbie M" w:date="2018-07-03T11:31:00Z"/>
                <w:rFonts w:eastAsia="Times New Roman"/>
                <w:color w:val="000000"/>
              </w:rPr>
            </w:pPr>
            <w:del w:id="52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530" w:author="Parks, Robbie M" w:date="2018-07-03T11:31:00Z"/>
                <w:rFonts w:eastAsia="Times New Roman"/>
                <w:color w:val="000000"/>
              </w:rPr>
            </w:pPr>
            <w:del w:id="531"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532" w:author="Parks, Robbie M" w:date="2018-07-03T11:31:00Z"/>
                <w:rFonts w:eastAsia="Times New Roman"/>
                <w:color w:val="000000"/>
              </w:rPr>
            </w:pPr>
            <w:del w:id="533"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534" w:author="Parks, Robbie M" w:date="2018-07-03T11:31:00Z"/>
                <w:rFonts w:eastAsia="Times New Roman"/>
                <w:color w:val="000000"/>
              </w:rPr>
            </w:pPr>
            <w:del w:id="535"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536" w:author="Parks, Robbie M" w:date="2018-06-19T19:08:00Z"/>
        </w:rPr>
      </w:pPr>
      <w:del w:id="537" w:author="Parks, Robbie M" w:date="2018-07-03T11:31:00Z">
        <w:r w:rsidRPr="00AC73A1" w:rsidDel="00586DA1">
          <w:rPr>
            <w:b/>
          </w:rPr>
          <w:delText xml:space="preserve"> </w:delText>
        </w:r>
      </w:del>
      <w:ins w:id="538" w:author="Parks, Robbie M" w:date="2018-06-19T19:08:00Z">
        <w:r w:rsidR="00EF117B">
          <w:br w:type="page"/>
        </w:r>
      </w:ins>
    </w:p>
    <w:commentRangeEnd w:id="394"/>
    <w:p w14:paraId="62902550" w14:textId="10B8A26E" w:rsidR="00002775" w:rsidRPr="00BA38EF" w:rsidRDefault="00473066" w:rsidP="00BE53B4">
      <w:r>
        <w:rPr>
          <w:rStyle w:val="CommentReference"/>
          <w:rFonts w:asciiTheme="minorHAnsi" w:hAnsiTheme="minorHAnsi" w:cstheme="minorBidi"/>
          <w:lang w:eastAsia="en-US"/>
        </w:rPr>
        <w:commentReference w:id="394"/>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8" w:author="Majid" w:date="2018-06-26T12:57:00Z" w:initials="M">
    <w:p w14:paraId="48C29BBC" w14:textId="570AC7FF" w:rsidR="002542D0" w:rsidRDefault="002542D0">
      <w:pPr>
        <w:pStyle w:val="CommentText"/>
      </w:pPr>
      <w:r>
        <w:rPr>
          <w:rStyle w:val="CommentReference"/>
        </w:rPr>
        <w:annotationRef/>
      </w:r>
      <w:r>
        <w:t xml:space="preserve">too complex and in addition doesn’t </w:t>
      </w:r>
      <w:proofErr w:type="gramStart"/>
      <w:r>
        <w:t>really fit</w:t>
      </w:r>
      <w:proofErr w:type="gramEnd"/>
    </w:p>
    <w:p w14:paraId="276B3631" w14:textId="77777777" w:rsidR="002542D0" w:rsidRDefault="002542D0">
      <w:pPr>
        <w:pStyle w:val="CommentText"/>
      </w:pPr>
    </w:p>
    <w:p w14:paraId="4F93F773" w14:textId="54BA5C1D" w:rsidR="002542D0" w:rsidRDefault="002542D0">
      <w:pPr>
        <w:pStyle w:val="CommentText"/>
      </w:pPr>
      <w:r>
        <w:t>do you mean: for males, both intentional/unintentional injury deaths were seasonal?  say so or otherwise simplify</w:t>
      </w:r>
    </w:p>
  </w:comment>
  <w:comment w:id="59" w:author="Parks, Robbie M" w:date="2018-07-02T21:54:00Z" w:initials="PRM">
    <w:p w14:paraId="3460265D" w14:textId="217CADD1" w:rsidR="001C0FC7" w:rsidRDefault="001C0FC7">
      <w:pPr>
        <w:pStyle w:val="CommentText"/>
      </w:pPr>
      <w:r>
        <w:rPr>
          <w:rStyle w:val="CommentReference"/>
        </w:rPr>
        <w:annotationRef/>
      </w:r>
      <w:proofErr w:type="gramStart"/>
      <w:r>
        <w:t>Yes</w:t>
      </w:r>
      <w:proofErr w:type="gramEnd"/>
      <w:r>
        <w:t xml:space="preserve"> I’ve reworded</w:t>
      </w:r>
    </w:p>
  </w:comment>
  <w:comment w:id="88" w:author="Parks, Robbie M" w:date="2018-07-02T22:14:00Z" w:initials="PRM">
    <w:p w14:paraId="791F6E4A" w14:textId="7CE998B8" w:rsidR="00794755" w:rsidRDefault="00794755">
      <w:pPr>
        <w:pStyle w:val="CommentText"/>
      </w:pPr>
      <w:r>
        <w:rPr>
          <w:rStyle w:val="CommentReference"/>
        </w:rPr>
        <w:annotationRef/>
      </w:r>
      <w:r>
        <w:t>I’ve address</w:t>
      </w:r>
      <w:r w:rsidR="00D656EB">
        <w:t>ed</w:t>
      </w:r>
      <w:r>
        <w:t xml:space="preserve"> your comment below about generalising older ages.</w:t>
      </w:r>
    </w:p>
  </w:comment>
  <w:comment w:id="112" w:author="Majid" w:date="2018-06-26T12:57:00Z" w:initials="M">
    <w:p w14:paraId="7E0A87EE" w14:textId="0FDC32D2" w:rsidR="002542D0" w:rsidRDefault="002542D0">
      <w:pPr>
        <w:pStyle w:val="CommentText"/>
      </w:pPr>
      <w:r>
        <w:rPr>
          <w:rStyle w:val="CommentReference"/>
        </w:rPr>
        <w:annotationRef/>
      </w:r>
      <w:r>
        <w:t>discuss how much this can be generalised to older ages dying more in winter from most causes</w:t>
      </w:r>
    </w:p>
  </w:comment>
  <w:comment w:id="113" w:author="Parks, Robbie M" w:date="2018-07-03T12:17:00Z" w:initials="PRM">
    <w:p w14:paraId="0EFEA96C" w14:textId="35343573" w:rsidR="00CF32EB" w:rsidRDefault="00CF32EB">
      <w:pPr>
        <w:pStyle w:val="CommentText"/>
      </w:pPr>
      <w:r>
        <w:rPr>
          <w:rStyle w:val="CommentReference"/>
        </w:rPr>
        <w:annotationRef/>
      </w:r>
      <w:r>
        <w:t>See above</w:t>
      </w:r>
    </w:p>
  </w:comment>
  <w:comment w:id="121" w:author="Majid" w:date="2018-06-26T12:57:00Z" w:initials="M">
    <w:p w14:paraId="09585C8B" w14:textId="2B20A1E6" w:rsidR="002542D0" w:rsidRDefault="002542D0">
      <w:pPr>
        <w:pStyle w:val="CommentText"/>
      </w:pPr>
      <w:r>
        <w:rPr>
          <w:rStyle w:val="CommentReference"/>
        </w:rPr>
        <w:annotationRef/>
      </w:r>
      <w:r>
        <w:t>discuss if we can make this broader</w:t>
      </w:r>
    </w:p>
  </w:comment>
  <w:comment w:id="122" w:author="Parks, Robbie M" w:date="2018-07-03T12:17:00Z" w:initials="PRM">
    <w:p w14:paraId="712EF896" w14:textId="5504965B" w:rsidR="00623236" w:rsidRDefault="00623236">
      <w:pPr>
        <w:pStyle w:val="CommentText"/>
      </w:pPr>
      <w:r>
        <w:rPr>
          <w:rStyle w:val="CommentReference"/>
        </w:rPr>
        <w:annotationRef/>
      </w:r>
      <w:r>
        <w:t>I’ve added genitourinary too</w:t>
      </w:r>
    </w:p>
  </w:comment>
  <w:comment w:id="160" w:author="Majid" w:date="2018-06-26T12:59:00Z" w:initials="M">
    <w:p w14:paraId="378D1CB4" w14:textId="25410FE9" w:rsidR="002542D0" w:rsidRDefault="002542D0">
      <w:pPr>
        <w:pStyle w:val="CommentText"/>
      </w:pPr>
      <w:r>
        <w:rPr>
          <w:rStyle w:val="CommentReference"/>
        </w:rPr>
        <w:annotationRef/>
      </w:r>
      <w:r>
        <w:t>discuss this specification</w:t>
      </w:r>
    </w:p>
  </w:comment>
  <w:comment w:id="161" w:author="Parks, Robbie M" w:date="2018-07-04T16:43:00Z" w:initials="PRM">
    <w:p w14:paraId="34D401F0" w14:textId="7391609E" w:rsidR="009F6B5E" w:rsidRDefault="009F6B5E">
      <w:pPr>
        <w:pStyle w:val="CommentText"/>
      </w:pPr>
      <w:r>
        <w:rPr>
          <w:rStyle w:val="CommentReference"/>
        </w:rPr>
        <w:annotationRef/>
      </w:r>
      <w:r>
        <w:t>I’ve added 0-4 as an example</w:t>
      </w:r>
    </w:p>
  </w:comment>
  <w:comment w:id="176" w:author="Parks, Robbie M" w:date="2018-06-26T12:57:00Z" w:initials="PRM">
    <w:p w14:paraId="4D169113" w14:textId="25C1220A" w:rsidR="002542D0" w:rsidRDefault="002542D0">
      <w:pPr>
        <w:pStyle w:val="CommentText"/>
      </w:pPr>
      <w:r>
        <w:rPr>
          <w:rStyle w:val="CommentReference"/>
        </w:rPr>
        <w:annotationRef/>
      </w:r>
      <w:r>
        <w:t>I know we need to change this but I am cautious about doing that at this stage until Majid has a look.</w:t>
      </w:r>
    </w:p>
  </w:comment>
  <w:comment w:id="194" w:author="Parks, Robbie M" w:date="2018-07-04T16:56:00Z" w:initials="PRM">
    <w:p w14:paraId="69C99189" w14:textId="23868E78" w:rsidR="005135F3" w:rsidRDefault="005135F3">
      <w:pPr>
        <w:pStyle w:val="CommentText"/>
      </w:pPr>
      <w:r>
        <w:rPr>
          <w:rStyle w:val="CommentReference"/>
        </w:rPr>
        <w:annotationRef/>
      </w:r>
      <w:r>
        <w:t>Both to address comments of reviewer and to set up for next papers on temperature</w:t>
      </w:r>
    </w:p>
  </w:comment>
  <w:comment w:id="300" w:author="Ezzati, Majid" w:date="2018-06-26T21:12:00Z" w:initials="EM">
    <w:p w14:paraId="0A406016" w14:textId="0A195C86" w:rsidR="00EA74CA" w:rsidRDefault="002542D0">
      <w:pPr>
        <w:pStyle w:val="CommentText"/>
        <w:rPr>
          <w:noProof/>
        </w:rPr>
      </w:pPr>
      <w:r>
        <w:rPr>
          <w:rStyle w:val="CommentReference"/>
        </w:rPr>
        <w:annotationRef/>
      </w:r>
      <w:r>
        <w:t xml:space="preserve">???? Reword </w:t>
      </w:r>
      <w:proofErr w:type="spellStart"/>
      <w:r>
        <w:t>to p</w:t>
      </w:r>
      <w:proofErr w:type="spellEnd"/>
      <w:r>
        <w:t xml:space="preserve"> values given in comparison with white noise. In figure, instead of highlighting </w:t>
      </w:r>
    </w:p>
    <w:p w14:paraId="18086076" w14:textId="13D5C056" w:rsidR="002542D0" w:rsidRDefault="00EA74CA">
      <w:pPr>
        <w:pStyle w:val="CommentText"/>
      </w:pPr>
      <w:r>
        <w:rPr>
          <w:noProof/>
        </w:rPr>
        <w:t xml:space="preserve">t </w:t>
      </w:r>
      <w:r w:rsidR="006324AC">
        <w:t>ones just to</w:t>
      </w:r>
      <w:r w:rsidR="002542D0">
        <w:t xml:space="preserve"> give p for each? </w:t>
      </w:r>
    </w:p>
    <w:p w14:paraId="65311B50" w14:textId="5680CD07" w:rsidR="002542D0" w:rsidRDefault="002542D0">
      <w:pPr>
        <w:pStyle w:val="CommentText"/>
      </w:pPr>
    </w:p>
    <w:p w14:paraId="26466142" w14:textId="5E5B888D" w:rsidR="002542D0" w:rsidRDefault="002542D0">
      <w:pPr>
        <w:pStyle w:val="CommentText"/>
      </w:pPr>
      <w:r>
        <w:t>To discuss</w:t>
      </w:r>
    </w:p>
  </w:comment>
  <w:comment w:id="316" w:author="Ezzati, Majid" w:date="2018-06-26T21:41:00Z" w:initials="EM">
    <w:p w14:paraId="27B8C1A0" w14:textId="120A353E" w:rsidR="002542D0" w:rsidRDefault="002542D0">
      <w:pPr>
        <w:pStyle w:val="CommentText"/>
      </w:pPr>
      <w:r>
        <w:rPr>
          <w:rStyle w:val="CommentReference"/>
        </w:rPr>
        <w:annotationRef/>
      </w:r>
      <w:r>
        <w:t>Reword following what I did</w:t>
      </w:r>
    </w:p>
  </w:comment>
  <w:comment w:id="317" w:author="Parks, Robbie M" w:date="2018-07-03T11:37:00Z" w:initials="PRM">
    <w:p w14:paraId="1486B8B8" w14:textId="1486453A" w:rsidR="003513D0" w:rsidRDefault="003513D0">
      <w:pPr>
        <w:pStyle w:val="CommentText"/>
      </w:pPr>
      <w:r>
        <w:rPr>
          <w:rStyle w:val="CommentReference"/>
        </w:rPr>
        <w:annotationRef/>
      </w:r>
      <w:r>
        <w:t>I have attempted</w:t>
      </w:r>
    </w:p>
  </w:comment>
  <w:comment w:id="312" w:author="Ezzati, Majid" w:date="2018-06-26T21:15:00Z" w:initials="EM">
    <w:p w14:paraId="3051C1D1" w14:textId="30163D49" w:rsidR="002542D0" w:rsidRDefault="002542D0">
      <w:pPr>
        <w:pStyle w:val="CommentText"/>
      </w:pPr>
      <w:r>
        <w:rPr>
          <w:rStyle w:val="CommentReference"/>
        </w:rPr>
        <w:annotationRef/>
      </w:r>
      <w:r>
        <w:t>To discuss if we should give the equation for this</w:t>
      </w:r>
    </w:p>
  </w:comment>
  <w:comment w:id="313" w:author="Parks, Robbie M" w:date="2018-07-03T11:55:00Z" w:initials="PRM">
    <w:p w14:paraId="52D66B8C" w14:textId="77777777" w:rsidR="00511FC1" w:rsidRDefault="00341AB6">
      <w:pPr>
        <w:pStyle w:val="CommentText"/>
      </w:pPr>
      <w:r>
        <w:rPr>
          <w:rStyle w:val="CommentReference"/>
        </w:rPr>
        <w:annotationRef/>
      </w:r>
      <w:r w:rsidR="00511FC1">
        <w:t xml:space="preserve">They asked in the review for more information on the model used for Figure 3. </w:t>
      </w:r>
    </w:p>
    <w:p w14:paraId="263B1168" w14:textId="77777777" w:rsidR="00511FC1" w:rsidRDefault="00511FC1">
      <w:pPr>
        <w:pStyle w:val="CommentText"/>
      </w:pPr>
    </w:p>
    <w:p w14:paraId="15CE8932" w14:textId="77777777" w:rsidR="00511FC1" w:rsidRDefault="00511FC1">
      <w:pPr>
        <w:pStyle w:val="CommentText"/>
      </w:pPr>
    </w:p>
    <w:p w14:paraId="13B89A3B" w14:textId="4869BB0A" w:rsidR="00341AB6" w:rsidRDefault="00511FC1">
      <w:pPr>
        <w:pStyle w:val="CommentText"/>
      </w:pPr>
      <w:r>
        <w:t xml:space="preserve">Reference if required: </w:t>
      </w:r>
      <w:r w:rsidR="00341AB6" w:rsidRPr="00341AB6">
        <w:t>https://en.wikipedia.org/wiki/Mean_of_circular_quantities</w:t>
      </w:r>
    </w:p>
  </w:comment>
  <w:comment w:id="320" w:author="Ezzati, Majid" w:date="2018-06-26T21:44:00Z" w:initials="EM">
    <w:p w14:paraId="25B046DB" w14:textId="6BDD9BAB" w:rsidR="002542D0" w:rsidRDefault="002542D0">
      <w:pPr>
        <w:pStyle w:val="CommentText"/>
      </w:pPr>
      <w:r>
        <w:rPr>
          <w:rStyle w:val="CommentReference"/>
        </w:rPr>
        <w:annotationRef/>
      </w:r>
      <w:r>
        <w:t>To discuss</w:t>
      </w:r>
    </w:p>
  </w:comment>
  <w:comment w:id="321" w:author="Ezzati, Majid" w:date="2018-06-26T21:46:00Z" w:initials="EM">
    <w:p w14:paraId="6C2D3115" w14:textId="1EE7EA75" w:rsidR="002542D0" w:rsidRDefault="002542D0">
      <w:pPr>
        <w:pStyle w:val="CommentText"/>
      </w:pPr>
      <w:r>
        <w:rPr>
          <w:rStyle w:val="CommentReference"/>
        </w:rPr>
        <w:annotationRef/>
      </w:r>
      <w:r>
        <w:t>This is abstract. To discuss having a schematic that shows it</w:t>
      </w:r>
    </w:p>
  </w:comment>
  <w:comment w:id="322" w:author="Ezzati, Majid" w:date="2018-06-26T21:49:00Z" w:initials="EM">
    <w:p w14:paraId="1126774E" w14:textId="49C72868" w:rsidR="002542D0" w:rsidRDefault="002542D0">
      <w:pPr>
        <w:pStyle w:val="CommentText"/>
      </w:pPr>
      <w:r>
        <w:rPr>
          <w:rStyle w:val="CommentReference"/>
        </w:rPr>
        <w:annotationRef/>
      </w:r>
      <w:r w:rsidR="002B6D59">
        <w:t>To discuss</w:t>
      </w:r>
      <w:r w:rsidR="00D15C51">
        <w:t xml:space="preserve"> </w:t>
      </w:r>
      <w:r>
        <w:t>if this has a measure of uncertainty and if we report it</w:t>
      </w:r>
    </w:p>
  </w:comment>
  <w:comment w:id="323" w:author="Parks, Robbie M" w:date="2018-07-04T15:16:00Z" w:initials="PRM">
    <w:p w14:paraId="79112C9D" w14:textId="0D34DB47" w:rsidR="008F7C0F" w:rsidRDefault="008F7C0F">
      <w:pPr>
        <w:pStyle w:val="CommentText"/>
      </w:pPr>
      <w:r>
        <w:rPr>
          <w:rStyle w:val="CommentReference"/>
        </w:rPr>
        <w:annotationRef/>
      </w:r>
      <w:r>
        <w:t>See last sentence of paragraph.</w:t>
      </w:r>
    </w:p>
  </w:comment>
  <w:comment w:id="387" w:author="Parks, Robbie M" w:date="2018-07-03T12:20:00Z" w:initials="PRM">
    <w:p w14:paraId="24381C44" w14:textId="71C211BD" w:rsidR="000A451B" w:rsidRDefault="000A451B">
      <w:pPr>
        <w:pStyle w:val="CommentText"/>
      </w:pPr>
      <w:r>
        <w:rPr>
          <w:rStyle w:val="CommentReference"/>
        </w:rPr>
        <w:annotationRef/>
      </w:r>
      <w:r>
        <w:t>No supplementary figures then?</w:t>
      </w:r>
    </w:p>
  </w:comment>
  <w:comment w:id="394" w:author="Ezzati, Majid" w:date="2018-06-26T22:01:00Z" w:initials="EM">
    <w:p w14:paraId="09FFC8D1" w14:textId="5F9EDF1D" w:rsidR="002542D0" w:rsidRDefault="002542D0">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93F773" w15:done="0"/>
  <w15:commentEx w15:paraId="3460265D" w15:paraIdParent="4F93F773" w15:done="0"/>
  <w15:commentEx w15:paraId="791F6E4A" w15:done="0"/>
  <w15:commentEx w15:paraId="7E0A87EE" w15:done="0"/>
  <w15:commentEx w15:paraId="0EFEA96C" w15:paraIdParent="7E0A87EE" w15:done="0"/>
  <w15:commentEx w15:paraId="09585C8B" w15:done="0"/>
  <w15:commentEx w15:paraId="712EF896" w15:paraIdParent="09585C8B" w15:done="0"/>
  <w15:commentEx w15:paraId="378D1CB4" w15:done="0"/>
  <w15:commentEx w15:paraId="34D401F0" w15:paraIdParent="378D1CB4" w15:done="0"/>
  <w15:commentEx w15:paraId="4D169113" w15:done="0"/>
  <w15:commentEx w15:paraId="69C99189" w15:done="0"/>
  <w15:commentEx w15:paraId="26466142" w15:done="0"/>
  <w15:commentEx w15:paraId="27B8C1A0" w15:done="0"/>
  <w15:commentEx w15:paraId="1486B8B8" w15:paraIdParent="27B8C1A0" w15:done="0"/>
  <w15:commentEx w15:paraId="3051C1D1" w15:done="0"/>
  <w15:commentEx w15:paraId="13B89A3B" w15:paraIdParent="3051C1D1" w15:done="0"/>
  <w15:commentEx w15:paraId="25B046DB" w15:done="0"/>
  <w15:commentEx w15:paraId="6C2D3115" w15:done="0"/>
  <w15:commentEx w15:paraId="1126774E" w15:done="0"/>
  <w15:commentEx w15:paraId="79112C9D" w15:paraIdParent="1126774E" w15:done="0"/>
  <w15:commentEx w15:paraId="24381C44"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310ECC" w14:textId="77777777" w:rsidR="006324AC" w:rsidRDefault="006324AC">
      <w:r>
        <w:separator/>
      </w:r>
    </w:p>
  </w:endnote>
  <w:endnote w:type="continuationSeparator" w:id="0">
    <w:p w14:paraId="47AA7956" w14:textId="77777777" w:rsidR="006324AC" w:rsidRDefault="00632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542D0" w:rsidRDefault="002542D0"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7714">
      <w:rPr>
        <w:rStyle w:val="PageNumber"/>
        <w:noProof/>
      </w:rPr>
      <w:t>26</w:t>
    </w:r>
    <w:r>
      <w:rPr>
        <w:rStyle w:val="PageNumber"/>
      </w:rPr>
      <w:fldChar w:fldCharType="end"/>
    </w:r>
  </w:p>
  <w:p w14:paraId="3F8F309C" w14:textId="77777777" w:rsidR="002542D0" w:rsidRDefault="002542D0"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FDBA6" w14:textId="77777777" w:rsidR="006324AC" w:rsidRDefault="006324AC">
      <w:r>
        <w:separator/>
      </w:r>
    </w:p>
  </w:footnote>
  <w:footnote w:type="continuationSeparator" w:id="0">
    <w:p w14:paraId="3A92F6C0" w14:textId="77777777" w:rsidR="006324AC" w:rsidRDefault="006324A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4649"/>
    <w:rsid w:val="00005B06"/>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4138"/>
    <w:rsid w:val="000A451B"/>
    <w:rsid w:val="000B0D4A"/>
    <w:rsid w:val="000B343F"/>
    <w:rsid w:val="000B43B6"/>
    <w:rsid w:val="000B49C7"/>
    <w:rsid w:val="000B49CF"/>
    <w:rsid w:val="000B4CE3"/>
    <w:rsid w:val="000B6495"/>
    <w:rsid w:val="000B68AC"/>
    <w:rsid w:val="000B7625"/>
    <w:rsid w:val="000C12A0"/>
    <w:rsid w:val="000C19A1"/>
    <w:rsid w:val="000C2752"/>
    <w:rsid w:val="000C576A"/>
    <w:rsid w:val="000C6C91"/>
    <w:rsid w:val="000C6ED9"/>
    <w:rsid w:val="000C7277"/>
    <w:rsid w:val="000D08C2"/>
    <w:rsid w:val="000D2A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5191"/>
    <w:rsid w:val="002061AD"/>
    <w:rsid w:val="00212965"/>
    <w:rsid w:val="00214C19"/>
    <w:rsid w:val="002166AE"/>
    <w:rsid w:val="00217F61"/>
    <w:rsid w:val="00220C4B"/>
    <w:rsid w:val="002231AC"/>
    <w:rsid w:val="00225C47"/>
    <w:rsid w:val="002317EC"/>
    <w:rsid w:val="002318D2"/>
    <w:rsid w:val="00232074"/>
    <w:rsid w:val="00235CE2"/>
    <w:rsid w:val="00236AF3"/>
    <w:rsid w:val="00236E9B"/>
    <w:rsid w:val="00241EFC"/>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1F5C"/>
    <w:rsid w:val="002D5558"/>
    <w:rsid w:val="002D5F29"/>
    <w:rsid w:val="002D7549"/>
    <w:rsid w:val="002E005E"/>
    <w:rsid w:val="002E0DC3"/>
    <w:rsid w:val="002E20B6"/>
    <w:rsid w:val="002F03B9"/>
    <w:rsid w:val="002F0EE2"/>
    <w:rsid w:val="002F1C09"/>
    <w:rsid w:val="002F2133"/>
    <w:rsid w:val="002F4DC5"/>
    <w:rsid w:val="002F6B9A"/>
    <w:rsid w:val="003026D8"/>
    <w:rsid w:val="003061D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A719E"/>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63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02D5"/>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3747"/>
    <w:rsid w:val="004D6279"/>
    <w:rsid w:val="004D74DC"/>
    <w:rsid w:val="004E008C"/>
    <w:rsid w:val="004E461D"/>
    <w:rsid w:val="004E5CD1"/>
    <w:rsid w:val="004E69CB"/>
    <w:rsid w:val="004E72FD"/>
    <w:rsid w:val="004E75ED"/>
    <w:rsid w:val="004F1CE2"/>
    <w:rsid w:val="004F2FDD"/>
    <w:rsid w:val="004F361B"/>
    <w:rsid w:val="004F404D"/>
    <w:rsid w:val="004F60F9"/>
    <w:rsid w:val="004F7FD8"/>
    <w:rsid w:val="005028B3"/>
    <w:rsid w:val="00504124"/>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41914"/>
    <w:rsid w:val="00544156"/>
    <w:rsid w:val="005450E2"/>
    <w:rsid w:val="00545E85"/>
    <w:rsid w:val="00545E92"/>
    <w:rsid w:val="00553A6D"/>
    <w:rsid w:val="00555D5B"/>
    <w:rsid w:val="00555DCE"/>
    <w:rsid w:val="005604F3"/>
    <w:rsid w:val="005612F0"/>
    <w:rsid w:val="0056225E"/>
    <w:rsid w:val="0056316D"/>
    <w:rsid w:val="0056369A"/>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1BB6"/>
    <w:rsid w:val="00623236"/>
    <w:rsid w:val="00624902"/>
    <w:rsid w:val="00625BF6"/>
    <w:rsid w:val="0062759F"/>
    <w:rsid w:val="006324AC"/>
    <w:rsid w:val="00632D82"/>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714"/>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B9"/>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467"/>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5BC8"/>
    <w:rsid w:val="00835BFF"/>
    <w:rsid w:val="008369F4"/>
    <w:rsid w:val="00837653"/>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810"/>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5EFD"/>
    <w:rsid w:val="008F7C0F"/>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604D5"/>
    <w:rsid w:val="00962945"/>
    <w:rsid w:val="009629F0"/>
    <w:rsid w:val="00963B19"/>
    <w:rsid w:val="00964975"/>
    <w:rsid w:val="00964BD6"/>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5645"/>
    <w:rsid w:val="00A958FE"/>
    <w:rsid w:val="00AA0329"/>
    <w:rsid w:val="00AA1780"/>
    <w:rsid w:val="00AA22F0"/>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603E"/>
    <w:rsid w:val="00B16FD1"/>
    <w:rsid w:val="00B204AC"/>
    <w:rsid w:val="00B221E7"/>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970"/>
    <w:rsid w:val="00B86D7A"/>
    <w:rsid w:val="00B9130F"/>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760"/>
    <w:rsid w:val="00C16C83"/>
    <w:rsid w:val="00C17F03"/>
    <w:rsid w:val="00C23D9A"/>
    <w:rsid w:val="00C241F4"/>
    <w:rsid w:val="00C24822"/>
    <w:rsid w:val="00C25541"/>
    <w:rsid w:val="00C25C40"/>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7B9"/>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27B34"/>
    <w:rsid w:val="00E30DF9"/>
    <w:rsid w:val="00E310D9"/>
    <w:rsid w:val="00E32D18"/>
    <w:rsid w:val="00E34465"/>
    <w:rsid w:val="00E34FC6"/>
    <w:rsid w:val="00E367B6"/>
    <w:rsid w:val="00E370E5"/>
    <w:rsid w:val="00E40247"/>
    <w:rsid w:val="00E41E51"/>
    <w:rsid w:val="00E42E99"/>
    <w:rsid w:val="00E45865"/>
    <w:rsid w:val="00E46483"/>
    <w:rsid w:val="00E46600"/>
    <w:rsid w:val="00E47802"/>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3911"/>
    <w:rsid w:val="00F33B5C"/>
    <w:rsid w:val="00F37812"/>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8015A91-4118-6649-89B9-FA2968203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26</Pages>
  <Words>23371</Words>
  <Characters>133219</Characters>
  <Application>Microsoft Macintosh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65</cp:revision>
  <dcterms:created xsi:type="dcterms:W3CDTF">2018-07-03T09:46:00Z</dcterms:created>
  <dcterms:modified xsi:type="dcterms:W3CDTF">2018-07-04T16:36:00Z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