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440E7F21"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481ADE">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565836">
        <w:t>5-14 and 25-34</w:t>
      </w:r>
      <w:r w:rsidR="001A0CB6" w:rsidRPr="00AC73A1">
        <w:t xml:space="preserve"> years</w:t>
      </w:r>
      <w:r w:rsidR="00C30533">
        <w:t xml:space="preserve"> (</w:t>
      </w:r>
      <w:r w:rsidR="00C808A2">
        <w:t>p-value</w:t>
      </w:r>
      <w:r w:rsidR="006B7721">
        <w:t>s</w:t>
      </w:r>
      <w:r w:rsidR="00BB7524">
        <w:t>=</w:t>
      </w:r>
      <w:r w:rsidR="002C7541">
        <w:t>0.2</w:t>
      </w:r>
      <w:r w:rsidR="00BB1F78">
        <w:t>1</w:t>
      </w:r>
      <w:r w:rsidR="002C7541">
        <w:t xml:space="preserve"> and </w:t>
      </w:r>
      <w:r w:rsidR="00BB1F78">
        <w:t>0.25</w:t>
      </w:r>
      <w:r w:rsidR="004A68C3">
        <w:t>, respectively</w:t>
      </w:r>
      <w:r w:rsidR="00C30533">
        <w:t>)</w:t>
      </w:r>
      <w:r w:rsidR="00481ADE">
        <w:t xml:space="preserve"> (Figure 3</w:t>
      </w:r>
      <w:r w:rsidR="001B4615">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2CDBACD"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w:t>
      </w:r>
      <w:r w:rsidR="00FE53E0">
        <w:t>s</w:t>
      </w:r>
      <w:r w:rsidR="005902F2" w:rsidRPr="00AC73A1">
        <w:t xml:space="preserve"> </w:t>
      </w:r>
      <w:r w:rsidR="006D61DA" w:rsidRPr="00AC73A1">
        <w:t>2</w:t>
      </w:r>
      <w:r w:rsidR="006D61DA">
        <w:t>-</w:t>
      </w:r>
      <w:r w:rsidR="00FE53E0">
        <w:t xml:space="preserve">11 </w:t>
      </w:r>
      <w:r w:rsidR="00404DA8">
        <w:t xml:space="preserve">and </w:t>
      </w:r>
      <w:r w:rsidR="00FE53E0">
        <w:t>respective figure supplements</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A62F97">
        <w:t xml:space="preserve"> (p-values&lt;0.06</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872432">
        <w:t>&lt;0.09</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w:t>
      </w:r>
      <w:r w:rsidR="0070334E">
        <w:t>Figure 8-figure supplement 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w:t>
      </w:r>
      <w:r w:rsidR="009F2DEE">
        <w:t xml:space="preserve">(Figures 3 and 4) </w:t>
      </w:r>
      <w:r w:rsidR="00906223" w:rsidRPr="00AC73A1">
        <w:t xml:space="preserve">only appeared after </w:t>
      </w:r>
      <w:r w:rsidR="00761F77">
        <w:t>5</w:t>
      </w:r>
      <w:r w:rsidR="00906223" w:rsidRPr="00AC73A1">
        <w:t>5 years of age</w:t>
      </w:r>
      <w:r w:rsidR="00761F77">
        <w:t xml:space="preserve"> (</w:t>
      </w:r>
      <w:r w:rsidR="00C808A2">
        <w:t>p-value</w:t>
      </w:r>
      <w:r w:rsidR="00761F77">
        <w:t>s&lt;</w:t>
      </w:r>
      <w:r w:rsidR="00CE1D68">
        <w:t>0.05</w:t>
      </w:r>
      <w:r w:rsidR="001A373C">
        <w:t>)</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r w:rsidR="00AE177B">
        <w:t>(Figure 10-supplementary figure 5 and Figure 11-supplementary figure</w:t>
      </w:r>
      <w:r w:rsidR="00953A07">
        <w:t xml:space="preserve"> 5</w:t>
      </w:r>
      <w:r w:rsidR="00A83E0D">
        <w:t>)</w:t>
      </w:r>
      <w:r w:rsidR="00AE177B">
        <w:t xml:space="preserve"> </w:t>
      </w:r>
      <w:r w:rsidR="00D13BFF">
        <w:t>or</w:t>
      </w:r>
      <w:r w:rsidR="00AC55DD" w:rsidRPr="00996AD4">
        <w:t xml:space="preserve"> maternal conditions </w:t>
      </w:r>
      <w:r w:rsidR="00D13BFF">
        <w:t xml:space="preserve">(Figure </w:t>
      </w:r>
      <w:r w:rsidR="0025094A">
        <w:t xml:space="preserve">11-supplementary figure </w:t>
      </w:r>
      <w:r w:rsidR="00891073">
        <w:t>6</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77624F73" w:rsidR="007846F4" w:rsidRDefault="008A2A47" w:rsidP="00C33FFB">
      <w:pPr>
        <w:spacing w:line="480" w:lineRule="auto"/>
        <w:jc w:val="both"/>
      </w:pPr>
      <w:r>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w:t>
      </w:r>
      <w:r w:rsidR="006125CA">
        <w:t xml:space="preserve">12 and respective figure supplements).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83705D">
        <w:t>ranged from 0.35 to 0.48</w:t>
      </w:r>
      <w:r w:rsidR="00E33674">
        <w:t xml:space="preserve">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37E998B2"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8A142D">
        <w:t>13</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t xml:space="preserve">(Figure </w:t>
      </w:r>
      <w:r w:rsidR="00D72E27">
        <w:t>1</w:t>
      </w:r>
      <w:r w:rsidR="000265F1">
        <w:t>3</w:t>
      </w:r>
      <w:r w:rsidR="00AF2554">
        <w:t>-figure supplement 2</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5333597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mortality peaks and minima in different climate regions are consistent with the national ones (Figure</w:t>
      </w:r>
      <w:r w:rsidR="003B6714">
        <w:t>s</w:t>
      </w:r>
      <w:r w:rsidR="000210D1" w:rsidRPr="00AC73A1">
        <w:t xml:space="preserve"> </w:t>
      </w:r>
      <w:r w:rsidR="003B6714">
        <w:t>14-17</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DE0E53">
        <w:t>18</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5C3BF9DB"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r w:rsidR="00470619">
        <w:t xml:space="preserve">Figure 10-figure supplement 4 and </w:t>
      </w:r>
      <w:r w:rsidR="004F1CAB">
        <w:t>Figure 1</w:t>
      </w:r>
      <w:r w:rsidR="00470619">
        <w:t>1</w:t>
      </w:r>
      <w:r w:rsidR="005E68ED">
        <w:t xml:space="preserve">-figure supplement </w:t>
      </w:r>
      <w:r w:rsidR="00133D65">
        <w:t>4</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830695"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56CEDFAF"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(10), 784–789. 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06BA91AA" w14:textId="44B5CD28" w:rsidR="00ED7C00" w:rsidRDefault="000210D1" w:rsidP="00A24BBA">
      <w:pPr>
        <w:spacing w:line="480" w:lineRule="auto"/>
        <w:jc w:val="both"/>
        <w:rPr>
          <w:color w:val="000000" w:themeColor="text1"/>
        </w:rPr>
      </w:pPr>
      <w:r w:rsidRPr="00AC73A1">
        <w:rPr>
          <w:b/>
          <w:color w:val="000000" w:themeColor="text1"/>
        </w:rPr>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all-cause</w:t>
      </w:r>
      <w:r w:rsidR="00CE289F">
        <w:rPr>
          <w:color w:val="000000" w:themeColor="text1"/>
        </w:rPr>
        <w:t xml:space="preserve">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w:t>
      </w:r>
      <w:r w:rsidR="00B6502E" w:rsidRPr="00AC73A1">
        <w:rPr>
          <w:color w:val="000000" w:themeColor="text1"/>
        </w:rPr>
        <w:t>males</w:t>
      </w:r>
      <w:r w:rsidR="00CE289F">
        <w:rPr>
          <w:color w:val="000000" w:themeColor="text1"/>
        </w:rPr>
        <w:t xml:space="preserve">. </w:t>
      </w:r>
      <w:r w:rsidRPr="00AC73A1">
        <w:rPr>
          <w:color w:val="000000" w:themeColor="text1"/>
        </w:rPr>
        <w:t>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p>
    <w:p w14:paraId="5848EFB6" w14:textId="77777777" w:rsidR="00ED7C00" w:rsidRDefault="00ED7C00">
      <w:pPr>
        <w:rPr>
          <w:color w:val="000000" w:themeColor="text1"/>
        </w:rPr>
      </w:pPr>
      <w:r>
        <w:rPr>
          <w:color w:val="000000" w:themeColor="text1"/>
        </w:rPr>
        <w:br w:type="page"/>
      </w:r>
    </w:p>
    <w:p w14:paraId="0113E22D" w14:textId="070E0565" w:rsidR="00ED7C00" w:rsidRDefault="002F25EE" w:rsidP="00A24BBA">
      <w:pPr>
        <w:spacing w:line="480" w:lineRule="auto"/>
        <w:jc w:val="both"/>
        <w:rPr>
          <w:color w:val="000000" w:themeColor="text1"/>
        </w:rPr>
      </w:pPr>
      <w:r w:rsidRPr="00AC73A1">
        <w:rPr>
          <w:b/>
          <w:color w:val="000000" w:themeColor="text1"/>
        </w:rPr>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384BDC">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EC05232" w14:textId="77777777" w:rsidR="00ED7C00" w:rsidRDefault="00ED7C00">
      <w:pPr>
        <w:rPr>
          <w:color w:val="000000" w:themeColor="text1"/>
        </w:rPr>
      </w:pPr>
      <w:r>
        <w:rPr>
          <w:color w:val="000000" w:themeColor="text1"/>
        </w:rPr>
        <w:br w:type="page"/>
      </w:r>
    </w:p>
    <w:p w14:paraId="7329C400" w14:textId="7199CF05" w:rsidR="00ED7C00" w:rsidRDefault="00C47FA5" w:rsidP="00A24BBA">
      <w:pPr>
        <w:spacing w:line="480" w:lineRule="auto"/>
        <w:jc w:val="both"/>
        <w:rPr>
          <w:color w:val="000000" w:themeColor="text1"/>
        </w:rPr>
      </w:pPr>
      <w:r w:rsidRPr="00AC73A1">
        <w:rPr>
          <w:b/>
          <w:color w:val="000000" w:themeColor="text1"/>
        </w:rPr>
        <w:t xml:space="preserve">Figure </w:t>
      </w:r>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B230B5A" w14:textId="77777777" w:rsidR="00ED7C00" w:rsidRDefault="00ED7C00">
      <w:pPr>
        <w:rPr>
          <w:color w:val="000000" w:themeColor="text1"/>
        </w:rPr>
      </w:pPr>
      <w:r>
        <w:rPr>
          <w:color w:val="000000" w:themeColor="text1"/>
        </w:rPr>
        <w:br w:type="page"/>
      </w:r>
    </w:p>
    <w:p w14:paraId="33411D1E" w14:textId="02ACABB7" w:rsidR="00ED7C00" w:rsidRPr="00ED7C00" w:rsidRDefault="00C47FA5" w:rsidP="00ED7C00">
      <w:pPr>
        <w:spacing w:line="480" w:lineRule="auto"/>
        <w:jc w:val="both"/>
        <w:rPr>
          <w:color w:val="000000" w:themeColor="text1"/>
        </w:rPr>
      </w:pPr>
      <w:r w:rsidRPr="00AC73A1">
        <w:rPr>
          <w:b/>
          <w:color w:val="000000" w:themeColor="text1"/>
        </w:rPr>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r w:rsidR="00ED7C00">
        <w:rPr>
          <w:b/>
          <w:color w:val="000000" w:themeColor="text1"/>
        </w:rPr>
        <w:br w:type="page"/>
      </w:r>
    </w:p>
    <w:p w14:paraId="788983F2" w14:textId="27D23737" w:rsidR="00022655" w:rsidRDefault="00C47FA5" w:rsidP="00A24BBA">
      <w:pPr>
        <w:spacing w:line="480" w:lineRule="auto"/>
        <w:jc w:val="both"/>
        <w:rPr>
          <w:color w:val="000000" w:themeColor="text1"/>
        </w:rPr>
      </w:pPr>
      <w:r w:rsidRPr="00AC73A1">
        <w:rPr>
          <w:b/>
          <w:color w:val="000000" w:themeColor="text1"/>
        </w:rPr>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r w:rsidR="00022655">
        <w:rPr>
          <w:color w:val="000000" w:themeColor="text1"/>
        </w:rPr>
        <w:t>cardiorespiratory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266E843E" w14:textId="77777777" w:rsidR="000C5AF5" w:rsidRDefault="000C5AF5" w:rsidP="00A24BBA">
      <w:pPr>
        <w:spacing w:line="480" w:lineRule="auto"/>
        <w:jc w:val="both"/>
        <w:rPr>
          <w:color w:val="000000" w:themeColor="text1"/>
        </w:rPr>
      </w:pPr>
    </w:p>
    <w:p w14:paraId="3277AF81" w14:textId="6A2E7979" w:rsidR="000C5AF5" w:rsidRDefault="000C5AF5" w:rsidP="000C5AF5">
      <w:pPr>
        <w:spacing w:line="480" w:lineRule="auto"/>
        <w:jc w:val="both"/>
        <w:rPr>
          <w:color w:val="000000" w:themeColor="text1"/>
        </w:rPr>
      </w:pPr>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D0D2446" w14:textId="77777777" w:rsidR="001614F2" w:rsidRDefault="001614F2" w:rsidP="000C5AF5">
      <w:pPr>
        <w:spacing w:line="480" w:lineRule="auto"/>
        <w:jc w:val="both"/>
        <w:rPr>
          <w:color w:val="000000" w:themeColor="text1"/>
        </w:rPr>
      </w:pPr>
    </w:p>
    <w:p w14:paraId="58834082" w14:textId="137EC233" w:rsidR="001614F2" w:rsidRDefault="001614F2" w:rsidP="001614F2">
      <w:pPr>
        <w:spacing w:line="480" w:lineRule="auto"/>
        <w:jc w:val="both"/>
        <w:rPr>
          <w:color w:val="000000" w:themeColor="text1"/>
        </w:rPr>
      </w:pPr>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B28DB88" w14:textId="77777777" w:rsidR="00CA3288" w:rsidRDefault="00CA3288" w:rsidP="001614F2">
      <w:pPr>
        <w:spacing w:line="480" w:lineRule="auto"/>
        <w:jc w:val="both"/>
        <w:rPr>
          <w:color w:val="000000" w:themeColor="text1"/>
        </w:rPr>
      </w:pPr>
    </w:p>
    <w:p w14:paraId="7F263C66" w14:textId="6F279F68" w:rsidR="00CA3288" w:rsidRDefault="00CA3288" w:rsidP="00CA3288">
      <w:pPr>
        <w:spacing w:line="480" w:lineRule="auto"/>
        <w:jc w:val="both"/>
        <w:rPr>
          <w:color w:val="000000" w:themeColor="text1"/>
        </w:rPr>
      </w:pPr>
      <w:r w:rsidRPr="00AC73A1">
        <w:rPr>
          <w:b/>
          <w:color w:val="000000" w:themeColor="text1"/>
        </w:rPr>
        <w:t xml:space="preserve">Figure </w:t>
      </w:r>
      <w:r>
        <w:rPr>
          <w:b/>
          <w:color w:val="000000" w:themeColor="text1"/>
        </w:rPr>
        <w:t>6-figure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5E6E29B" w14:textId="77777777" w:rsidR="00CA3288" w:rsidRDefault="00CA3288" w:rsidP="001614F2">
      <w:pPr>
        <w:spacing w:line="480" w:lineRule="auto"/>
        <w:jc w:val="both"/>
        <w:rPr>
          <w:color w:val="000000" w:themeColor="text1"/>
        </w:rPr>
      </w:pPr>
    </w:p>
    <w:p w14:paraId="333B214D" w14:textId="77777777" w:rsidR="00022655" w:rsidRDefault="00022655" w:rsidP="00A24BBA">
      <w:pPr>
        <w:spacing w:line="480" w:lineRule="auto"/>
        <w:jc w:val="both"/>
        <w:rPr>
          <w:color w:val="000000" w:themeColor="text1"/>
        </w:rPr>
      </w:pPr>
    </w:p>
    <w:p w14:paraId="6D5AA90C" w14:textId="28760E56" w:rsidR="00022655"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F8CAC2" w14:textId="77777777" w:rsidR="009C72C2" w:rsidRDefault="009C72C2" w:rsidP="00A24BBA">
      <w:pPr>
        <w:spacing w:line="480" w:lineRule="auto"/>
        <w:jc w:val="both"/>
        <w:rPr>
          <w:color w:val="000000" w:themeColor="text1"/>
        </w:rPr>
      </w:pPr>
    </w:p>
    <w:p w14:paraId="54804DFD" w14:textId="242C00D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3CC42A" w14:textId="77777777" w:rsidR="009C72C2" w:rsidRDefault="009C72C2" w:rsidP="009C72C2">
      <w:pPr>
        <w:spacing w:line="480" w:lineRule="auto"/>
        <w:jc w:val="both"/>
        <w:rPr>
          <w:color w:val="000000" w:themeColor="text1"/>
        </w:rPr>
      </w:pPr>
    </w:p>
    <w:p w14:paraId="0B3E769F" w14:textId="1D74D470"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65972CC" w14:textId="77777777" w:rsidR="009C72C2" w:rsidRDefault="009C72C2" w:rsidP="009C72C2">
      <w:pPr>
        <w:spacing w:line="480" w:lineRule="auto"/>
        <w:jc w:val="both"/>
        <w:rPr>
          <w:color w:val="000000" w:themeColor="text1"/>
        </w:rPr>
      </w:pPr>
    </w:p>
    <w:p w14:paraId="6095EF6C" w14:textId="5B99A369" w:rsidR="009C72C2" w:rsidRDefault="009C72C2" w:rsidP="009C72C2">
      <w:pPr>
        <w:spacing w:line="480" w:lineRule="auto"/>
        <w:jc w:val="both"/>
        <w:rPr>
          <w:color w:val="000000" w:themeColor="text1"/>
        </w:rPr>
      </w:pPr>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D46E5D4" w14:textId="77777777" w:rsidR="009C72C2" w:rsidRDefault="009C72C2" w:rsidP="00A24BBA">
      <w:pPr>
        <w:spacing w:line="480" w:lineRule="auto"/>
        <w:jc w:val="both"/>
        <w:rPr>
          <w:color w:val="000000" w:themeColor="text1"/>
        </w:rPr>
      </w:pPr>
    </w:p>
    <w:p w14:paraId="62DF15B1" w14:textId="77777777" w:rsidR="00022655" w:rsidRDefault="00022655" w:rsidP="00A24BBA">
      <w:pPr>
        <w:spacing w:line="480" w:lineRule="auto"/>
        <w:jc w:val="both"/>
        <w:rPr>
          <w:color w:val="000000" w:themeColor="text1"/>
        </w:rPr>
      </w:pPr>
    </w:p>
    <w:p w14:paraId="0393D3FE" w14:textId="5A705C71" w:rsidR="00022655"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493FACC" w14:textId="77777777" w:rsidR="00E24B8E" w:rsidRDefault="00E24B8E" w:rsidP="00A24BBA">
      <w:pPr>
        <w:spacing w:line="480" w:lineRule="auto"/>
        <w:jc w:val="both"/>
        <w:rPr>
          <w:color w:val="000000" w:themeColor="text1"/>
        </w:rPr>
      </w:pPr>
    </w:p>
    <w:p w14:paraId="0F9A1CF8" w14:textId="01BB8C14" w:rsidR="00E24B8E" w:rsidRDefault="00E24B8E" w:rsidP="00A24BBA">
      <w:pPr>
        <w:spacing w:line="480" w:lineRule="auto"/>
        <w:jc w:val="both"/>
        <w:rPr>
          <w:color w:val="000000" w:themeColor="text1"/>
        </w:rPr>
      </w:pPr>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9C0BBF6" w14:textId="77777777" w:rsidR="00515A1A" w:rsidRDefault="00515A1A" w:rsidP="00A24BBA">
      <w:pPr>
        <w:spacing w:line="480" w:lineRule="auto"/>
        <w:jc w:val="both"/>
        <w:rPr>
          <w:color w:val="000000" w:themeColor="text1"/>
        </w:rPr>
      </w:pPr>
    </w:p>
    <w:p w14:paraId="312FFDF5" w14:textId="10DC5A41" w:rsidR="00515A1A" w:rsidRDefault="00515A1A" w:rsidP="00515A1A">
      <w:pPr>
        <w:spacing w:line="480" w:lineRule="auto"/>
        <w:jc w:val="both"/>
        <w:rPr>
          <w:color w:val="000000" w:themeColor="text1"/>
        </w:rPr>
      </w:pPr>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33C827C0" w14:textId="77777777" w:rsidR="00022655" w:rsidRDefault="00022655" w:rsidP="00A24BBA">
      <w:pPr>
        <w:spacing w:line="480" w:lineRule="auto"/>
        <w:jc w:val="both"/>
        <w:rPr>
          <w:color w:val="000000" w:themeColor="text1"/>
        </w:rPr>
      </w:pPr>
    </w:p>
    <w:p w14:paraId="1CA9EE2E" w14:textId="77777777" w:rsidR="00381C88" w:rsidRDefault="00381C88">
      <w:pPr>
        <w:rPr>
          <w:b/>
          <w:color w:val="000000" w:themeColor="text1"/>
        </w:rPr>
      </w:pPr>
      <w:r>
        <w:rPr>
          <w:b/>
          <w:color w:val="000000" w:themeColor="text1"/>
        </w:rPr>
        <w:br w:type="page"/>
      </w:r>
    </w:p>
    <w:p w14:paraId="1F8AB1DD" w14:textId="0506CB6C" w:rsidR="00022655"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FB67D72" w14:textId="77777777" w:rsidR="00022655" w:rsidRDefault="00022655" w:rsidP="00A24BBA">
      <w:pPr>
        <w:spacing w:line="480" w:lineRule="auto"/>
        <w:jc w:val="both"/>
        <w:rPr>
          <w:color w:val="000000" w:themeColor="text1"/>
        </w:rPr>
      </w:pPr>
    </w:p>
    <w:p w14:paraId="6B2A5AFC" w14:textId="360EE41B"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2F167D0" w14:textId="77777777" w:rsidR="005C17CB" w:rsidRDefault="005C17CB" w:rsidP="005C17CB">
      <w:pPr>
        <w:spacing w:line="480" w:lineRule="auto"/>
        <w:jc w:val="both"/>
        <w:rPr>
          <w:color w:val="000000" w:themeColor="text1"/>
        </w:rPr>
      </w:pPr>
    </w:p>
    <w:p w14:paraId="1228708E" w14:textId="59B6EEB7" w:rsidR="005C17CB" w:rsidRDefault="005C17CB" w:rsidP="005C17CB">
      <w:pPr>
        <w:spacing w:line="480" w:lineRule="auto"/>
        <w:jc w:val="both"/>
        <w:rPr>
          <w:color w:val="000000" w:themeColor="text1"/>
        </w:rPr>
      </w:pPr>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unintentional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FD0254F" w14:textId="77777777" w:rsidR="005C17CB" w:rsidRDefault="005C17CB" w:rsidP="00A24BBA">
      <w:pPr>
        <w:spacing w:line="480" w:lineRule="auto"/>
        <w:jc w:val="both"/>
        <w:rPr>
          <w:b/>
          <w:color w:val="000000" w:themeColor="text1"/>
        </w:rPr>
      </w:pPr>
    </w:p>
    <w:p w14:paraId="24D1CD8D" w14:textId="77777777" w:rsidR="00304C46" w:rsidRDefault="00304C46">
      <w:pPr>
        <w:rPr>
          <w:b/>
          <w:color w:val="000000" w:themeColor="text1"/>
        </w:rPr>
      </w:pPr>
      <w:r>
        <w:rPr>
          <w:b/>
          <w:color w:val="000000" w:themeColor="text1"/>
        </w:rPr>
        <w:br w:type="page"/>
      </w:r>
    </w:p>
    <w:p w14:paraId="47D0CEE1" w14:textId="157A41ED" w:rsidR="00022655"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10</w:t>
      </w:r>
      <w:r w:rsidRPr="00AC73A1">
        <w:rPr>
          <w:b/>
          <w:color w:val="000000" w:themeColor="text1"/>
        </w:rPr>
        <w:t xml:space="preserve">: </w:t>
      </w:r>
      <w:r w:rsidRPr="00AC73A1">
        <w:rPr>
          <w:color w:val="000000" w:themeColor="text1"/>
        </w:rPr>
        <w:t>Wavelet power spectra for national time series of death rates</w:t>
      </w:r>
      <w:r w:rsidR="006A2340">
        <w:rPr>
          <w:color w:val="000000" w:themeColor="text1"/>
        </w:rPr>
        <w:t xml:space="preserve"> from causes other than cancers, cardiorespiratory diseases and injuries</w:t>
      </w:r>
      <w:r w:rsidRPr="00AC73A1">
        <w:rPr>
          <w:color w:val="000000" w:themeColor="text1"/>
        </w:rPr>
        <w:t xml:space="preserve">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4DD294D6" w14:textId="77777777" w:rsidR="004703BD" w:rsidRDefault="004703BD" w:rsidP="00A24BBA">
      <w:pPr>
        <w:spacing w:line="480" w:lineRule="auto"/>
        <w:jc w:val="both"/>
        <w:rPr>
          <w:color w:val="000000" w:themeColor="text1"/>
        </w:rPr>
      </w:pPr>
    </w:p>
    <w:p w14:paraId="09E40A03" w14:textId="4A0979C9"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DF74D0" w14:textId="77777777" w:rsidR="004703BD" w:rsidRDefault="004703BD" w:rsidP="00A24BBA">
      <w:pPr>
        <w:spacing w:line="480" w:lineRule="auto"/>
        <w:jc w:val="both"/>
        <w:rPr>
          <w:color w:val="000000" w:themeColor="text1"/>
        </w:rPr>
      </w:pPr>
    </w:p>
    <w:p w14:paraId="071E6D5A" w14:textId="4AD89ADB" w:rsidR="004703BD" w:rsidRDefault="004703BD" w:rsidP="004703BD">
      <w:pPr>
        <w:spacing w:line="480" w:lineRule="auto"/>
        <w:jc w:val="both"/>
        <w:rPr>
          <w:color w:val="000000" w:themeColor="text1"/>
        </w:rPr>
      </w:pPr>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95D9CB1" w14:textId="77777777" w:rsidR="005B1C97" w:rsidRDefault="005B1C97" w:rsidP="004703BD">
      <w:pPr>
        <w:spacing w:line="480" w:lineRule="auto"/>
        <w:jc w:val="both"/>
        <w:rPr>
          <w:color w:val="000000" w:themeColor="text1"/>
        </w:rPr>
      </w:pPr>
    </w:p>
    <w:p w14:paraId="10F1B99E" w14:textId="0284FBDB" w:rsidR="005B1C97" w:rsidRDefault="005B1C97" w:rsidP="005B1C97">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CD1BCC">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D1BCC">
        <w:rPr>
          <w:color w:val="000000" w:themeColor="text1"/>
        </w:rPr>
        <w:t>neuropsychiatric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CD1BCC">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799340C" w14:textId="77777777" w:rsidR="008410F8" w:rsidRDefault="008410F8" w:rsidP="005B1C97">
      <w:pPr>
        <w:spacing w:line="480" w:lineRule="auto"/>
        <w:jc w:val="both"/>
        <w:rPr>
          <w:color w:val="000000" w:themeColor="text1"/>
        </w:rPr>
      </w:pPr>
    </w:p>
    <w:p w14:paraId="41DD9848" w14:textId="26B38E89" w:rsidR="005B1C97" w:rsidRDefault="008410F8" w:rsidP="004703BD">
      <w:pPr>
        <w:spacing w:line="480" w:lineRule="auto"/>
        <w:jc w:val="both"/>
        <w:rPr>
          <w:color w:val="000000" w:themeColor="text1"/>
        </w:rPr>
      </w:pPr>
      <w:r w:rsidRPr="00AC73A1">
        <w:rPr>
          <w:b/>
          <w:color w:val="000000" w:themeColor="text1"/>
        </w:rPr>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r w:rsidR="00407B68">
        <w:rPr>
          <w:color w:val="000000" w:themeColor="text1"/>
        </w:rPr>
        <w:t xml:space="preserve">condition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FE37A72" w14:textId="77777777" w:rsidR="0036089A" w:rsidRDefault="0036089A" w:rsidP="004703BD">
      <w:pPr>
        <w:spacing w:line="480" w:lineRule="auto"/>
        <w:jc w:val="both"/>
        <w:rPr>
          <w:color w:val="000000" w:themeColor="text1"/>
        </w:rPr>
      </w:pPr>
    </w:p>
    <w:p w14:paraId="258B6F4C" w14:textId="38A2382A" w:rsidR="0036089A" w:rsidRDefault="0036089A" w:rsidP="0036089A">
      <w:pPr>
        <w:spacing w:line="480" w:lineRule="auto"/>
        <w:jc w:val="both"/>
        <w:rPr>
          <w:color w:val="000000" w:themeColor="text1"/>
        </w:rPr>
      </w:pPr>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substance use disorder </w:t>
      </w:r>
      <w:r w:rsidRPr="00AC73A1">
        <w:rPr>
          <w:color w:val="000000" w:themeColor="text1"/>
        </w:rPr>
        <w:t>death rates for 1980-201</w:t>
      </w:r>
      <w:r>
        <w:rPr>
          <w:color w:val="000000" w:themeColor="text1"/>
        </w:rPr>
        <w:t>6</w:t>
      </w:r>
      <w:r w:rsidRPr="00AC73A1">
        <w:rPr>
          <w:color w:val="000000" w:themeColor="text1"/>
        </w:rPr>
        <w:t>, by</w:t>
      </w:r>
      <w:r w:rsidR="009634AA">
        <w:rPr>
          <w:color w:val="000000" w:themeColor="text1"/>
        </w:rPr>
        <w:t xml:space="preserve">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A8D388A" w14:textId="77777777" w:rsidR="0036089A" w:rsidRDefault="0036089A" w:rsidP="004703BD">
      <w:pPr>
        <w:spacing w:line="480" w:lineRule="auto"/>
        <w:jc w:val="both"/>
        <w:rPr>
          <w:color w:val="000000" w:themeColor="text1"/>
        </w:rPr>
      </w:pPr>
    </w:p>
    <w:p w14:paraId="7C0E8ECF" w14:textId="77777777" w:rsidR="00FC3773" w:rsidRDefault="00FC3773">
      <w:pPr>
        <w:rPr>
          <w:b/>
          <w:color w:val="000000" w:themeColor="text1"/>
        </w:rPr>
      </w:pPr>
      <w:r>
        <w:rPr>
          <w:b/>
          <w:color w:val="000000" w:themeColor="text1"/>
        </w:rPr>
        <w:br w:type="page"/>
      </w:r>
    </w:p>
    <w:p w14:paraId="3A87FAE5" w14:textId="62B2FE7F" w:rsidR="00760E3A" w:rsidRDefault="00022655" w:rsidP="00A24BBA">
      <w:pPr>
        <w:spacing w:line="480" w:lineRule="auto"/>
        <w:jc w:val="both"/>
        <w:rPr>
          <w:color w:val="000000" w:themeColor="text1"/>
        </w:rPr>
      </w:pPr>
      <w:r w:rsidRPr="00AC73A1">
        <w:rPr>
          <w:b/>
          <w:color w:val="000000" w:themeColor="text1"/>
        </w:rPr>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death rates </w:t>
      </w:r>
      <w:r w:rsidR="006A2340">
        <w:rPr>
          <w:color w:val="000000" w:themeColor="text1"/>
        </w:rPr>
        <w:t>from causes other than cancers, cardiorespiratory diseases and injuries</w:t>
      </w:r>
      <w:r w:rsidR="006A2340" w:rsidRPr="00AC73A1">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w:t>
      </w:r>
      <w:r w:rsidR="00E54F7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6862344" w14:textId="77777777" w:rsidR="00760E3A" w:rsidRDefault="00760E3A" w:rsidP="00A24BBA">
      <w:pPr>
        <w:spacing w:line="480" w:lineRule="auto"/>
        <w:jc w:val="both"/>
        <w:rPr>
          <w:color w:val="000000" w:themeColor="text1"/>
        </w:rPr>
      </w:pPr>
    </w:p>
    <w:p w14:paraId="21C8EA91" w14:textId="7493E02A" w:rsidR="00760E3A" w:rsidRDefault="00760E3A" w:rsidP="00760E3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1A28DA">
        <w:rPr>
          <w:b/>
          <w:color w:val="000000" w:themeColor="text1"/>
        </w:rPr>
        <w:t>1</w:t>
      </w:r>
      <w:r w:rsidRPr="00AC73A1">
        <w:rPr>
          <w:b/>
          <w:color w:val="000000" w:themeColor="text1"/>
        </w:rPr>
        <w:t xml:space="preserve">: </w:t>
      </w:r>
      <w:r w:rsidRPr="00AC73A1">
        <w:rPr>
          <w:color w:val="000000" w:themeColor="text1"/>
        </w:rPr>
        <w:t xml:space="preserve">Wavelet power spectra for national time series of </w:t>
      </w:r>
      <w:r w:rsidR="00054EDD">
        <w:rPr>
          <w:color w:val="000000" w:themeColor="text1"/>
        </w:rPr>
        <w:t>endocrine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59CBE0D9" w14:textId="77777777" w:rsidR="00D27F19" w:rsidRDefault="00D27F19" w:rsidP="00760E3A">
      <w:pPr>
        <w:spacing w:line="480" w:lineRule="auto"/>
        <w:jc w:val="both"/>
        <w:rPr>
          <w:color w:val="000000" w:themeColor="text1"/>
        </w:rPr>
      </w:pPr>
    </w:p>
    <w:p w14:paraId="5C4185B6" w14:textId="6E19CF1A"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BE6C90">
        <w:rPr>
          <w:b/>
          <w:color w:val="000000" w:themeColor="text1"/>
        </w:rPr>
        <w:t>2</w:t>
      </w:r>
      <w:r w:rsidRPr="00AC73A1">
        <w:rPr>
          <w:b/>
          <w:color w:val="000000" w:themeColor="text1"/>
        </w:rPr>
        <w:t xml:space="preserve">: </w:t>
      </w:r>
      <w:r w:rsidRPr="00AC73A1">
        <w:rPr>
          <w:color w:val="000000" w:themeColor="text1"/>
        </w:rPr>
        <w:t xml:space="preserve">Wavelet power spectra for national time series of </w:t>
      </w:r>
      <w:r w:rsidR="00881664">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75045AE9" w14:textId="77777777" w:rsidR="00D27F19" w:rsidRDefault="00D27F19" w:rsidP="00D27F19">
      <w:pPr>
        <w:spacing w:line="480" w:lineRule="auto"/>
        <w:jc w:val="both"/>
        <w:rPr>
          <w:color w:val="000000" w:themeColor="text1"/>
        </w:rPr>
      </w:pPr>
    </w:p>
    <w:p w14:paraId="2FA4E645" w14:textId="77777777" w:rsidR="00D27F19" w:rsidRDefault="00D27F19" w:rsidP="00D27F19">
      <w:pPr>
        <w:spacing w:line="480" w:lineRule="auto"/>
        <w:jc w:val="both"/>
        <w:rPr>
          <w:color w:val="000000" w:themeColor="text1"/>
        </w:rPr>
      </w:pPr>
    </w:p>
    <w:p w14:paraId="291209BD" w14:textId="3098B252"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E4106">
        <w:rPr>
          <w:color w:val="000000" w:themeColor="text1"/>
        </w:rPr>
        <w:t>neuropsychiatric diso</w:t>
      </w:r>
      <w:r w:rsidR="00FA7511">
        <w:rPr>
          <w:color w:val="000000" w:themeColor="text1"/>
        </w:rPr>
        <w:t>r</w:t>
      </w:r>
      <w:r w:rsidR="00CE4106">
        <w:rPr>
          <w:color w:val="000000" w:themeColor="text1"/>
        </w:rPr>
        <w:t>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5728A4F" w14:textId="77777777" w:rsidR="00D27F19" w:rsidRDefault="00D27F19" w:rsidP="00D27F19">
      <w:pPr>
        <w:spacing w:line="480" w:lineRule="auto"/>
        <w:jc w:val="both"/>
        <w:rPr>
          <w:color w:val="000000" w:themeColor="text1"/>
        </w:rPr>
      </w:pPr>
    </w:p>
    <w:p w14:paraId="618EA80B" w14:textId="16A42A9B" w:rsidR="00D27F19" w:rsidRDefault="00D27F19" w:rsidP="00D27F19">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642A09">
        <w:rPr>
          <w:color w:val="000000" w:themeColor="text1"/>
        </w:rPr>
        <w:t>perinatal condition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01857AC7" w14:textId="77777777" w:rsidR="00D27F19" w:rsidRDefault="00D27F19" w:rsidP="00D27F19">
      <w:pPr>
        <w:spacing w:line="480" w:lineRule="auto"/>
        <w:jc w:val="both"/>
        <w:rPr>
          <w:color w:val="000000" w:themeColor="text1"/>
        </w:rPr>
      </w:pPr>
    </w:p>
    <w:p w14:paraId="5120D865" w14:textId="28A3BCC7" w:rsidR="006E0BAB" w:rsidRDefault="00D27F19" w:rsidP="00A24BBA">
      <w:pPr>
        <w:spacing w:line="480" w:lineRule="auto"/>
        <w:jc w:val="both"/>
        <w:rPr>
          <w:color w:val="000000" w:themeColor="text1"/>
        </w:rPr>
      </w:pPr>
      <w:r w:rsidRPr="00AC73A1">
        <w:rPr>
          <w:b/>
          <w:color w:val="000000" w:themeColor="text1"/>
        </w:rPr>
        <w:t xml:space="preserve">Figure </w:t>
      </w:r>
      <w:r>
        <w:rPr>
          <w:b/>
          <w:color w:val="000000" w:themeColor="text1"/>
        </w:rPr>
        <w:t xml:space="preserve">11-figure supplement </w:t>
      </w:r>
      <w:r w:rsidR="006E0BAB">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sidR="00DF5F10">
        <w:rPr>
          <w:color w:val="000000" w:themeColor="text1"/>
        </w:rPr>
        <w:t>substance use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D7C6D">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66AE5DF3" w14:textId="77777777" w:rsidR="006E0BAB" w:rsidRDefault="006E0BAB" w:rsidP="00A24BBA">
      <w:pPr>
        <w:spacing w:line="480" w:lineRule="auto"/>
        <w:jc w:val="both"/>
        <w:rPr>
          <w:color w:val="000000" w:themeColor="text1"/>
        </w:rPr>
      </w:pPr>
    </w:p>
    <w:p w14:paraId="2DCF068E" w14:textId="41CEF2DE" w:rsidR="006E0BAB" w:rsidRDefault="006E0BAB" w:rsidP="006E0BAB">
      <w:pPr>
        <w:spacing w:line="480" w:lineRule="auto"/>
        <w:jc w:val="both"/>
        <w:rPr>
          <w:color w:val="000000" w:themeColor="text1"/>
        </w:rPr>
      </w:pPr>
      <w:r w:rsidRPr="00AC73A1">
        <w:rPr>
          <w:b/>
          <w:color w:val="000000" w:themeColor="text1"/>
        </w:rPr>
        <w:t xml:space="preserve">Figure </w:t>
      </w:r>
      <w:r>
        <w:rPr>
          <w:b/>
          <w:color w:val="000000" w:themeColor="text1"/>
        </w:rPr>
        <w:t>11-figure supplement 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 </w:t>
      </w:r>
      <w:r w:rsidRPr="00AC73A1">
        <w:rPr>
          <w:color w:val="000000" w:themeColor="text1"/>
        </w:rPr>
        <w:t>death rates for 1980-201</w:t>
      </w:r>
      <w:r>
        <w:rPr>
          <w:color w:val="000000" w:themeColor="text1"/>
        </w:rPr>
        <w:t>6</w:t>
      </w:r>
      <w:r w:rsidRPr="00AC73A1">
        <w:rPr>
          <w:color w:val="000000" w:themeColor="text1"/>
        </w:rPr>
        <w:t>, by</w:t>
      </w:r>
      <w:r w:rsidR="00AF1874">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p>
    <w:p w14:paraId="11A2DD44" w14:textId="741A78F3" w:rsidR="00AB7395" w:rsidRPr="00AC73A1" w:rsidRDefault="00AB7395" w:rsidP="00A24BBA">
      <w:pPr>
        <w:spacing w:line="480" w:lineRule="auto"/>
        <w:jc w:val="both"/>
        <w:rPr>
          <w:color w:val="000000" w:themeColor="text1"/>
        </w:rPr>
      </w:pPr>
      <w:r w:rsidRPr="00AC73A1">
        <w:rPr>
          <w:b/>
          <w:color w:val="000000" w:themeColor="text1"/>
        </w:rPr>
        <w:br w:type="page"/>
      </w:r>
    </w:p>
    <w:p w14:paraId="2B44862C" w14:textId="77777777" w:rsidR="00077BBE" w:rsidRDefault="0036381E" w:rsidP="00A24BBA">
      <w:pPr>
        <w:spacing w:line="480" w:lineRule="auto"/>
        <w:jc w:val="both"/>
        <w:rPr>
          <w:color w:val="000000" w:themeColor="text1"/>
        </w:rPr>
      </w:pPr>
      <w:r w:rsidRPr="00AC73A1">
        <w:rPr>
          <w:b/>
          <w:color w:val="000000" w:themeColor="text1"/>
        </w:rPr>
        <w:t xml:space="preserve">Figure </w:t>
      </w:r>
      <w:r w:rsidR="00A46BF1">
        <w:rPr>
          <w:b/>
          <w:color w:val="000000" w:themeColor="text1"/>
        </w:rPr>
        <w:t>12</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p>
    <w:p w14:paraId="05B31FE3" w14:textId="77777777" w:rsidR="00077BBE" w:rsidRDefault="00077BBE" w:rsidP="00A24BBA">
      <w:pPr>
        <w:spacing w:line="480" w:lineRule="auto"/>
        <w:jc w:val="both"/>
        <w:rPr>
          <w:color w:val="000000" w:themeColor="text1"/>
        </w:rPr>
      </w:pPr>
    </w:p>
    <w:p w14:paraId="0C2B2E87" w14:textId="40E751EE" w:rsidR="0049177A" w:rsidRDefault="00077BBE"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1</w:t>
      </w:r>
      <w:r w:rsidRPr="00AC73A1">
        <w:rPr>
          <w:b/>
          <w:color w:val="000000" w:themeColor="text1"/>
        </w:rPr>
        <w:t xml:space="preserve">: </w:t>
      </w:r>
      <w:r w:rsidRPr="00AC73A1">
        <w:rPr>
          <w:color w:val="000000" w:themeColor="text1"/>
        </w:rPr>
        <w:t xml:space="preserve">Mean timing of maximum and minimum </w:t>
      </w:r>
      <w:r w:rsidR="00D5204F" w:rsidRPr="00AC73A1">
        <w:rPr>
          <w:color w:val="000000" w:themeColor="text1"/>
        </w:rPr>
        <w:t>mortality</w:t>
      </w:r>
      <w:r w:rsidR="00D5204F">
        <w:rPr>
          <w:color w:val="000000" w:themeColor="text1"/>
        </w:rPr>
        <w:t xml:space="preserve"> for the </w:t>
      </w:r>
      <w:ins w:id="0" w:author="Majid" w:date="2018-08-21T15:08:00Z">
        <w:r w:rsidR="00963D3F">
          <w:rPr>
            <w:color w:val="000000" w:themeColor="text1"/>
          </w:rPr>
          <w:t xml:space="preserve">specific </w:t>
        </w:r>
      </w:ins>
      <w:r w:rsidR="00D5204F">
        <w:rPr>
          <w:color w:val="000000" w:themeColor="text1"/>
        </w:rPr>
        <w:t>cardiorespiratory disease</w:t>
      </w:r>
      <w:ins w:id="1" w:author="Majid" w:date="2018-08-21T15:08:00Z">
        <w:r w:rsidR="00963D3F">
          <w:rPr>
            <w:color w:val="000000" w:themeColor="text1"/>
          </w:rPr>
          <w:t>s</w:t>
        </w:r>
      </w:ins>
      <w:r w:rsidR="00D5204F">
        <w:rPr>
          <w:color w:val="000000" w:themeColor="text1"/>
        </w:rPr>
        <w:t xml:space="preserve"> </w:t>
      </w:r>
      <w:del w:id="2" w:author="Majid" w:date="2018-08-21T15:08:00Z">
        <w:r w:rsidR="00D5204F" w:rsidDel="00963D3F">
          <w:rPr>
            <w:color w:val="000000" w:themeColor="text1"/>
          </w:rPr>
          <w:delText xml:space="preserve">cluster </w:delText>
        </w:r>
      </w:del>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6420F376" w14:textId="77777777" w:rsidR="0049177A" w:rsidRDefault="0049177A" w:rsidP="00A24BBA">
      <w:pPr>
        <w:spacing w:line="480" w:lineRule="auto"/>
        <w:jc w:val="both"/>
        <w:rPr>
          <w:color w:val="000000" w:themeColor="text1"/>
        </w:rPr>
      </w:pPr>
    </w:p>
    <w:p w14:paraId="1DEFCAD7" w14:textId="47980601" w:rsidR="00BC264B" w:rsidRDefault="0049177A"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w:t>
      </w:r>
      <w:del w:id="3" w:author="Majid" w:date="2018-08-21T15:08:00Z">
        <w:r w:rsidDel="00963D3F">
          <w:rPr>
            <w:color w:val="000000" w:themeColor="text1"/>
          </w:rPr>
          <w:delText>the injur</w:delText>
        </w:r>
        <w:r w:rsidR="00110ED7" w:rsidDel="00963D3F">
          <w:rPr>
            <w:color w:val="000000" w:themeColor="text1"/>
          </w:rPr>
          <w:delText>y</w:delText>
        </w:r>
        <w:r w:rsidDel="00963D3F">
          <w:rPr>
            <w:color w:val="000000" w:themeColor="text1"/>
          </w:rPr>
          <w:delText xml:space="preserve"> cluster</w:delText>
        </w:r>
      </w:del>
      <w:ins w:id="4" w:author="Majid" w:date="2018-08-21T15:08:00Z">
        <w:r w:rsidR="00963D3F">
          <w:rPr>
            <w:color w:val="000000" w:themeColor="text1"/>
          </w:rPr>
          <w:t>specific injuries</w:t>
        </w:r>
      </w:ins>
      <w:bookmarkStart w:id="5" w:name="_GoBack"/>
      <w:bookmarkEnd w:id="5"/>
      <w:r>
        <w:rPr>
          <w:color w:val="000000" w:themeColor="text1"/>
        </w:rPr>
        <w:t xml:space="preserve">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p>
    <w:p w14:paraId="48AE4632" w14:textId="77777777" w:rsidR="00BC264B" w:rsidRDefault="00BC264B" w:rsidP="00A24BBA">
      <w:pPr>
        <w:spacing w:line="480" w:lineRule="auto"/>
        <w:jc w:val="both"/>
        <w:rPr>
          <w:color w:val="000000" w:themeColor="text1"/>
        </w:rPr>
      </w:pPr>
    </w:p>
    <w:p w14:paraId="1E990617" w14:textId="53AFF124" w:rsidR="00AB7395" w:rsidRPr="00AC73A1" w:rsidRDefault="00BC264B" w:rsidP="00A24BBA">
      <w:pPr>
        <w:spacing w:line="480" w:lineRule="auto"/>
        <w:jc w:val="both"/>
        <w:rPr>
          <w:color w:val="000000" w:themeColor="text1"/>
        </w:rPr>
      </w:pPr>
      <w:r w:rsidRPr="00AC73A1">
        <w:rPr>
          <w:b/>
          <w:color w:val="000000" w:themeColor="text1"/>
        </w:rPr>
        <w:t xml:space="preserve">Figure </w:t>
      </w:r>
      <w:r>
        <w:rPr>
          <w:b/>
          <w:color w:val="000000" w:themeColor="text1"/>
        </w:rPr>
        <w:t>12-figure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r w:rsidR="00AB7395" w:rsidRPr="00AC73A1">
        <w:rPr>
          <w:b/>
          <w:color w:val="000000" w:themeColor="text1"/>
        </w:rPr>
        <w:br w:type="page"/>
      </w:r>
    </w:p>
    <w:p w14:paraId="6714740D" w14:textId="2B9856EF" w:rsidR="00A54CCE" w:rsidRDefault="0036381E" w:rsidP="00A24BBA">
      <w:pPr>
        <w:spacing w:line="480" w:lineRule="auto"/>
        <w:jc w:val="both"/>
        <w:rPr>
          <w:color w:val="000000" w:themeColor="text1"/>
        </w:rPr>
      </w:pPr>
      <w:r w:rsidRPr="00AC73A1">
        <w:rPr>
          <w:b/>
          <w:color w:val="000000" w:themeColor="text1"/>
        </w:rPr>
        <w:t xml:space="preserve">Figure </w:t>
      </w:r>
      <w:r w:rsidR="005674CC">
        <w:rPr>
          <w:b/>
          <w:color w:val="000000" w:themeColor="text1"/>
        </w:rPr>
        <w:t>13</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p>
    <w:p w14:paraId="5FD1551A" w14:textId="77777777" w:rsidR="00A54CCE" w:rsidRDefault="00A54CCE" w:rsidP="00A24BBA">
      <w:pPr>
        <w:spacing w:line="480" w:lineRule="auto"/>
        <w:jc w:val="both"/>
        <w:rPr>
          <w:color w:val="000000" w:themeColor="text1"/>
        </w:rPr>
      </w:pPr>
    </w:p>
    <w:p w14:paraId="7B2B5197" w14:textId="3F000034" w:rsidR="00A54CCE"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cardiorespiratory disease 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577F6806" w14:textId="77777777" w:rsidR="00A54CCE" w:rsidRDefault="00A54CCE" w:rsidP="00A24BBA">
      <w:pPr>
        <w:spacing w:line="480" w:lineRule="auto"/>
        <w:jc w:val="both"/>
        <w:rPr>
          <w:color w:val="000000" w:themeColor="text1"/>
        </w:rPr>
      </w:pPr>
    </w:p>
    <w:p w14:paraId="154D2CEE" w14:textId="1F0DEFE3" w:rsidR="00D046FB" w:rsidRDefault="00A54CCE"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981319">
        <w:rPr>
          <w:color w:val="000000" w:themeColor="text1"/>
        </w:rPr>
        <w:t>injur</w:t>
      </w:r>
      <w:r w:rsidR="00110ED7">
        <w:rPr>
          <w:color w:val="000000" w:themeColor="text1"/>
        </w:rPr>
        <w:t>y</w:t>
      </w:r>
      <w:r w:rsidR="00981319">
        <w:rPr>
          <w:color w:val="000000" w:themeColor="text1"/>
        </w:rPr>
        <w:t xml:space="preserve"> </w:t>
      </w:r>
      <w:r>
        <w:rPr>
          <w:color w:val="000000" w:themeColor="text1"/>
        </w:rPr>
        <w:t>cluster</w:t>
      </w:r>
      <w:r w:rsidRPr="00AC73A1">
        <w:rPr>
          <w:color w:val="000000" w:themeColor="text1"/>
        </w:rPr>
        <w:t xml:space="preserve"> 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p>
    <w:p w14:paraId="1D27A806" w14:textId="77777777" w:rsidR="00D046FB" w:rsidRDefault="00D046FB" w:rsidP="00A24BBA">
      <w:pPr>
        <w:spacing w:line="480" w:lineRule="auto"/>
        <w:jc w:val="both"/>
        <w:rPr>
          <w:color w:val="000000" w:themeColor="text1"/>
        </w:rPr>
      </w:pPr>
    </w:p>
    <w:p w14:paraId="6C0EFD26" w14:textId="7FAC29A9" w:rsidR="00AB7395" w:rsidRPr="00AC73A1" w:rsidRDefault="00D046FB" w:rsidP="00A24BBA">
      <w:pPr>
        <w:spacing w:line="480" w:lineRule="auto"/>
        <w:jc w:val="both"/>
        <w:rPr>
          <w:color w:val="000000" w:themeColor="text1"/>
        </w:rPr>
      </w:pPr>
      <w:r w:rsidRPr="00AC73A1">
        <w:rPr>
          <w:b/>
          <w:color w:val="000000" w:themeColor="text1"/>
        </w:rPr>
        <w:t xml:space="preserve">Figure </w:t>
      </w:r>
      <w:r>
        <w:rPr>
          <w:b/>
          <w:color w:val="000000" w:themeColor="text1"/>
        </w:rPr>
        <w:t>13-figure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r w:rsidR="00AB7395" w:rsidRPr="00AC73A1">
        <w:rPr>
          <w:b/>
          <w:color w:val="000000" w:themeColor="text1"/>
        </w:rPr>
        <w:br w:type="page"/>
      </w:r>
    </w:p>
    <w:p w14:paraId="5BDD30B3" w14:textId="05C888C3" w:rsidR="008A031D" w:rsidRPr="008A031D" w:rsidRDefault="0036381E" w:rsidP="008A031D">
      <w:pPr>
        <w:spacing w:line="480" w:lineRule="auto"/>
        <w:jc w:val="both"/>
        <w:rPr>
          <w:color w:val="000000" w:themeColor="text1"/>
        </w:rPr>
      </w:pPr>
      <w:r w:rsidRPr="00AC73A1">
        <w:rPr>
          <w:b/>
          <w:color w:val="000000" w:themeColor="text1"/>
        </w:rPr>
        <w:t xml:space="preserve">Figure </w:t>
      </w:r>
      <w:r w:rsidR="00344414">
        <w:rPr>
          <w:b/>
          <w:color w:val="000000" w:themeColor="text1"/>
        </w:rPr>
        <w:t>14</w:t>
      </w:r>
      <w:r w:rsidR="00B66895" w:rsidRPr="00AC73A1">
        <w:rPr>
          <w:b/>
          <w:color w:val="000000" w:themeColor="text1"/>
        </w:rPr>
        <w:t>:</w:t>
      </w:r>
      <w:r w:rsidRPr="00AC73A1">
        <w:rPr>
          <w:color w:val="000000" w:themeColor="text1"/>
        </w:rPr>
        <w:t xml:space="preserve"> Mean timing of maximum</w:t>
      </w:r>
      <w:r w:rsidR="00344414">
        <w:rPr>
          <w:color w:val="000000" w:themeColor="text1"/>
        </w:rPr>
        <w:t xml:space="preserve"> </w:t>
      </w:r>
      <w:r w:rsidRPr="00AC73A1">
        <w:rPr>
          <w:color w:val="000000" w:themeColor="text1"/>
        </w:rPr>
        <w:t>all-cause mortality</w:t>
      </w:r>
      <w:r w:rsidR="0058788E">
        <w:rPr>
          <w:color w:val="000000" w:themeColor="text1"/>
        </w:rPr>
        <w:t xml:space="preserve"> </w:t>
      </w:r>
      <w:r w:rsidR="0058788E" w:rsidRPr="00AC73A1">
        <w:rPr>
          <w:color w:val="000000" w:themeColor="text1"/>
        </w:rPr>
        <w:t>for 1980-201</w:t>
      </w:r>
      <w:r w:rsidR="0058788E">
        <w:rPr>
          <w:color w:val="000000" w:themeColor="text1"/>
        </w:rPr>
        <w:t>6</w:t>
      </w:r>
      <w:r w:rsidRPr="00AC73A1">
        <w:rPr>
          <w:color w:val="000000" w:themeColor="text1"/>
        </w:rPr>
        <w:t>, by climate re</w:t>
      </w:r>
      <w:r w:rsidR="009B509E" w:rsidRPr="00AC73A1">
        <w:rPr>
          <w:color w:val="000000" w:themeColor="text1"/>
        </w:rPr>
        <w:t>gion</w:t>
      </w:r>
      <w:r w:rsidR="00344414">
        <w:rPr>
          <w:color w:val="000000" w:themeColor="text1"/>
        </w:rPr>
        <w:t xml:space="preserve"> </w:t>
      </w:r>
      <w:r w:rsidR="009B509E" w:rsidRPr="00AC73A1">
        <w:rPr>
          <w:color w:val="000000" w:themeColor="text1"/>
        </w:rPr>
        <w:t>and age group</w:t>
      </w:r>
      <w:r w:rsidR="0058788E">
        <w:rPr>
          <w:color w:val="000000" w:themeColor="text1"/>
        </w:rPr>
        <w:t xml:space="preserve"> for males</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8A031D">
        <w:rPr>
          <w:b/>
          <w:color w:val="000000" w:themeColor="text1"/>
        </w:rPr>
        <w:br w:type="page"/>
      </w:r>
    </w:p>
    <w:p w14:paraId="72BA0CFD" w14:textId="78F0A400" w:rsidR="008A031D" w:rsidRDefault="00DF5EE3" w:rsidP="008A031D">
      <w:pPr>
        <w:spacing w:line="480" w:lineRule="auto"/>
        <w:jc w:val="both"/>
        <w:rPr>
          <w:color w:val="000000" w:themeColor="text1"/>
        </w:rPr>
      </w:pPr>
      <w:r w:rsidRPr="00AC73A1">
        <w:rPr>
          <w:b/>
          <w:color w:val="000000" w:themeColor="text1"/>
        </w:rPr>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r w:rsidR="008A031D">
        <w:rPr>
          <w:color w:val="000000" w:themeColor="text1"/>
        </w:rPr>
        <w:br w:type="page"/>
      </w:r>
    </w:p>
    <w:p w14:paraId="58455EEF" w14:textId="1468028A" w:rsidR="00573FBF" w:rsidRPr="00573FBF" w:rsidRDefault="007F5532" w:rsidP="00573FBF">
      <w:pPr>
        <w:spacing w:line="480" w:lineRule="auto"/>
        <w:jc w:val="both"/>
        <w:rPr>
          <w:color w:val="000000" w:themeColor="text1"/>
        </w:rPr>
      </w:pPr>
      <w:r w:rsidRPr="00AC73A1">
        <w:rPr>
          <w:b/>
          <w:color w:val="000000" w:themeColor="text1"/>
        </w:rPr>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 xml:space="preserve">maximum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573FBF">
        <w:rPr>
          <w:b/>
          <w:color w:val="000000" w:themeColor="text1"/>
        </w:rPr>
        <w:br w:type="page"/>
      </w:r>
    </w:p>
    <w:p w14:paraId="163DABAC" w14:textId="3217DB50" w:rsidR="00AB7395" w:rsidRPr="00AC73A1" w:rsidRDefault="007F5532" w:rsidP="00A24BBA">
      <w:pPr>
        <w:spacing w:line="480" w:lineRule="auto"/>
        <w:jc w:val="both"/>
      </w:pPr>
      <w:r w:rsidRPr="00AC73A1">
        <w:rPr>
          <w:b/>
          <w:color w:val="000000" w:themeColor="text1"/>
        </w:rPr>
        <w:t xml:space="preserve">Figure </w:t>
      </w:r>
      <w:r>
        <w:rPr>
          <w:b/>
          <w:color w:val="000000" w:themeColor="text1"/>
        </w:rPr>
        <w:t>17</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AB7395" w:rsidRPr="00AC73A1">
        <w:rPr>
          <w:b/>
          <w:color w:val="000000" w:themeColor="text1"/>
        </w:rPr>
        <w:br w:type="page"/>
      </w:r>
    </w:p>
    <w:p w14:paraId="3C325011" w14:textId="366828A3" w:rsidR="004A0060" w:rsidRDefault="0036381E" w:rsidP="00B24D59">
      <w:pPr>
        <w:spacing w:line="480" w:lineRule="auto"/>
        <w:jc w:val="both"/>
        <w:outlineLvl w:val="0"/>
        <w:rPr>
          <w:color w:val="000000" w:themeColor="text1"/>
        </w:rPr>
      </w:pPr>
      <w:r w:rsidRPr="00AC73A1">
        <w:rPr>
          <w:b/>
          <w:color w:val="000000" w:themeColor="text1"/>
        </w:rPr>
        <w:t xml:space="preserve">Figure </w:t>
      </w:r>
      <w:r w:rsidR="00DA7B06">
        <w:rPr>
          <w:b/>
          <w:color w:val="000000" w:themeColor="text1"/>
        </w:rPr>
        <w:t>18</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CECC68" w14:textId="77777777" w:rsidR="00830695" w:rsidRDefault="00830695">
      <w:r>
        <w:separator/>
      </w:r>
    </w:p>
  </w:endnote>
  <w:endnote w:type="continuationSeparator" w:id="0">
    <w:p w14:paraId="17806BE1" w14:textId="77777777" w:rsidR="00830695" w:rsidRDefault="00830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31D3E" w14:textId="77777777"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54EDD" w:rsidRDefault="00054EDD" w:rsidP="005B67C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B0A84" w14:textId="7C2579DD"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30695">
      <w:rPr>
        <w:rStyle w:val="PageNumber"/>
        <w:noProof/>
      </w:rPr>
      <w:t>1</w:t>
    </w:r>
    <w:r>
      <w:rPr>
        <w:rStyle w:val="PageNumber"/>
      </w:rPr>
      <w:fldChar w:fldCharType="end"/>
    </w:r>
  </w:p>
  <w:p w14:paraId="3F8F309C" w14:textId="77777777" w:rsidR="00054EDD" w:rsidRDefault="00054EDD" w:rsidP="005B67C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1A8D9E" w14:textId="77777777" w:rsidR="00830695" w:rsidRDefault="00830695">
      <w:r>
        <w:separator/>
      </w:r>
    </w:p>
  </w:footnote>
  <w:footnote w:type="continuationSeparator" w:id="0">
    <w:p w14:paraId="5F548400" w14:textId="77777777" w:rsidR="00830695" w:rsidRDefault="008306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trackRevisions/>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4D6D"/>
    <w:rsid w:val="000E5F6C"/>
    <w:rsid w:val="000E6B25"/>
    <w:rsid w:val="000E7E2F"/>
    <w:rsid w:val="000F0B46"/>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0ED7"/>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1D34"/>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23D9"/>
    <w:rsid w:val="00373FD7"/>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3DF2"/>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06D19"/>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2FEA"/>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74CC"/>
    <w:rsid w:val="00567BA7"/>
    <w:rsid w:val="00567E9C"/>
    <w:rsid w:val="00573FBF"/>
    <w:rsid w:val="005742B2"/>
    <w:rsid w:val="0057621B"/>
    <w:rsid w:val="00576746"/>
    <w:rsid w:val="00576EFD"/>
    <w:rsid w:val="005773A8"/>
    <w:rsid w:val="00577BB1"/>
    <w:rsid w:val="00577D56"/>
    <w:rsid w:val="00577DE0"/>
    <w:rsid w:val="00582277"/>
    <w:rsid w:val="00584D8F"/>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11FA"/>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11DC"/>
    <w:rsid w:val="006A2340"/>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0695"/>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3AB"/>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BB"/>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3D3F"/>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2DEE"/>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A4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6179"/>
    <w:rsid w:val="00CA6F93"/>
    <w:rsid w:val="00CA785E"/>
    <w:rsid w:val="00CB331E"/>
    <w:rsid w:val="00CB3D19"/>
    <w:rsid w:val="00CB4962"/>
    <w:rsid w:val="00CB4CD7"/>
    <w:rsid w:val="00CB57D1"/>
    <w:rsid w:val="00CB584B"/>
    <w:rsid w:val="00CB655B"/>
    <w:rsid w:val="00CB7689"/>
    <w:rsid w:val="00CC0927"/>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BED"/>
    <w:rsid w:val="00D72E27"/>
    <w:rsid w:val="00D7364D"/>
    <w:rsid w:val="00D73BA0"/>
    <w:rsid w:val="00D7437C"/>
    <w:rsid w:val="00D746A3"/>
    <w:rsid w:val="00D74BA2"/>
    <w:rsid w:val="00D74F62"/>
    <w:rsid w:val="00D75325"/>
    <w:rsid w:val="00D763D8"/>
    <w:rsid w:val="00D82B3B"/>
    <w:rsid w:val="00D834F4"/>
    <w:rsid w:val="00D83ACB"/>
    <w:rsid w:val="00D83B75"/>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2F92"/>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5EE3"/>
    <w:rsid w:val="00DF5F10"/>
    <w:rsid w:val="00DF62BA"/>
    <w:rsid w:val="00DF665C"/>
    <w:rsid w:val="00DF682F"/>
    <w:rsid w:val="00DF7E18"/>
    <w:rsid w:val="00E002DD"/>
    <w:rsid w:val="00E0047E"/>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77EF3"/>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B7E1446-864A-4B0E-87A0-9942B604A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22938</Words>
  <Characters>130747</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Majid</cp:lastModifiedBy>
  <cp:revision>4</cp:revision>
  <dcterms:created xsi:type="dcterms:W3CDTF">2018-08-21T14:08:00Z</dcterms:created>
  <dcterms:modified xsi:type="dcterms:W3CDTF">2018-08-21T14:09:00Z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