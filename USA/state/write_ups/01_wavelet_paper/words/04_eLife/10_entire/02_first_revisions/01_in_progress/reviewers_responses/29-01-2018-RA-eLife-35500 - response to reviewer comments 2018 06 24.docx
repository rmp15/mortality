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E61AB2">
      <w:pPr>
        <w:pStyle w:val="BodyText"/>
        <w:spacing w:after="0" w:line="240" w:lineRule="auto"/>
      </w:pPr>
      <w:commentRangeStart w:id="0"/>
      <w:r w:rsidRPr="000A14BA">
        <w:t xml:space="preserve">Note: All page numbers refer to the </w:t>
      </w:r>
      <w:r w:rsidRPr="000A14BA">
        <w:rPr>
          <w:u w:val="single"/>
        </w:rPr>
        <w:t>tracked manuscript</w:t>
      </w:r>
      <w:r w:rsidR="00EE2AAD" w:rsidRPr="000A14BA">
        <w:t>.</w:t>
      </w:r>
      <w:commentRangeEnd w:id="0"/>
      <w:r w:rsidR="00BD0E87">
        <w:rPr>
          <w:rStyle w:val="CommentReference"/>
        </w:rPr>
        <w:commentReference w:id="0"/>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E61AB2">
      <w:pPr>
        <w:pStyle w:val="BodyText"/>
        <w:spacing w:after="0" w:line="240" w:lineRule="auto"/>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4A6AC17E" w:rsidR="00727652" w:rsidRDefault="00CD71BB" w:rsidP="00E61AB2">
      <w:pPr>
        <w:pStyle w:val="BodyText"/>
        <w:spacing w:after="0" w:line="240" w:lineRule="auto"/>
        <w:rPr>
          <w:ins w:id="1" w:author="Parks, Robbie M" w:date="2018-06-19T12:08:00Z"/>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in the case of temperature and air pollution, at least partly because of shared aetiology (e.g., death from </w:t>
      </w:r>
      <w:r w:rsidRPr="00CD71BB">
        <w:rPr>
          <w:bCs/>
        </w:rPr>
        <w:t>cor pulmonale</w:t>
      </w:r>
      <w:r>
        <w:rPr>
          <w:bCs/>
        </w:rPr>
        <w:t xml:space="preserve"> arising from COPD or death from pneumonia in patients with acute vascular events)</w:t>
      </w:r>
      <w:ins w:id="2" w:author="Parks, Robbie M" w:date="2018-06-19T09:43:00Z">
        <w:r w:rsidR="00062E05">
          <w:rPr>
            <w:bCs/>
          </w:rPr>
          <w:fldChar w:fldCharType="begin" w:fldLock="1"/>
        </w:r>
      </w:ins>
      <w:r w:rsidR="005A5EFC">
        <w:rPr>
          <w:bCs/>
        </w:rPr>
        <w:instrText>ADDIN CSL_CITATION { "citationItems" : [ { "id" : "ITEM-1",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"ITEM-1", "issue" : "1", "issued" : { "date-parts" : [ [ "2009" ] ] }, "page" : "40", "title" : "High ambient temperature and mortality: a review of epidemiologic studies from 2001 to 2008", "type" : "article-journal", "volume" : "8" }, "uris" : [ "http://www.mendeley.com/documents/?uuid=4a3c238b-f19d-4589-ab7d-38cd7a1ebe34" ] }, { "id" : "ITEM-2",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"ITEM-2", "issue" : "4", "issued" : { "date-parts" : [ [ "2014" ] ] }, "page" : "269-273", "title" : "Vulnerability to the mortality effects of warm temperature in the districts of England and Wales", "type" : "article-journal", "volume" : "4" }, "uris" : [ "http://www.mendeley.com/documents/?uuid=5f34f7af-83b0-4896-a914-0daa32211ebb" ] }, { "id" : "ITEM-3", "itemData" : { "DOI" : "joc11435 [pii]", "ISBN" : "0098-7484 (Print) 0098-7484 (Linking)", "ISSN" : "0098-7484", "PMID" : "11879110", "abstract" : "Associations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 "author" : [ { "dropping-particle" : "", "family" : "Pope", "given" : "C A", "non-dropping-particle" : "", "parse-names" : false, "suffix" : "" }, { "dropping-particle" : "", "family" : "Burnett", "given" : "R T", "non-dropping-particle" : "", "parse-names" : false, "suffix" : "" }, { "dropping-particle" : "", "family" : "Thun", "given" : "M J", "non-dropping-particle" : "", "parse-names" : false, "suffix" : "" }, { "dropping-particle" : "", "family" : "Calle", "given" : "E E", "non-dropping-particle" : "", "parse-names" : false, "suffix" : "" }, { "dropping-particle" : "", "family" : "Krewski", "given" : "D", "non-dropping-particle" : "", "parse-names" : false, "suffix" : "" }, { "dropping-particle" : "", "family" : "Ito", "given" : "K", "non-dropping-particle" : "", "parse-names" : false, "suffix" : "" }, { "dropping-particle" : "", "family" : "Thurston", "given" : "G D", "non-dropping-particle" : "", "parse-names" : false, "suffix" : "" } ], "container-title" : "JAMA", "id" : "ITEM-3", "issue" : "9", "issued" : { "date-parts" : [ [ "2002" ] ] }, "page" : "1132-1141", "title" : "Lung cancer, cardiopulmonary mortality, and long-term exposure to fine particulate air pollution", "type" : "article-journal", "volume" : "287" }, "uris" : [ "http://www.mendeley.com/documents/?uuid=b31c15ae-69f4-47a3-a0ec-5ab841e98c2f" ] }, { "id" : "ITEM-4", "itemData" : { "DOI" : "10.1186/1476-069X-12-43", "ISBN" : "10.1186/1476-069X-12-43", "ISSN" : "1476-069X", "PMID" : "23714370", "abstract" : "Current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 "author" : [ { "dropping-particle" : "", "family" : "Hoek", "given" : "Gerard", "non-dropping-particle" : "", "parse-names" : false, "suffix" : "" }, { "dropping-particle" : "", "family" : "Krishnan", "given" : "Ranjini M", "non-dropping-particle" : "", "parse-names" : false, "suffix" : "" }, { "dropping-particle" : "", "family" : "Beelen", "given" : "Rob", "non-dropping-particle" : "", "parse-names" : false, "suffix" : "" }, { "dropping-particle" : "", "family" : "Peters", "given" : "Annette", "non-dropping-particle" : "", "parse-names" : false, "suffix" : "" }, { "dropping-particle" : "", "family" : "Ostro", "given" : "Bart", "non-dropping-particle" : "", "parse-names" : false, "suffix" : "" }, { "dropping-particle" : "", "family" : "Brunekreef", "given" : "Bert", "non-dropping-particle" : "", "parse-names" : false, "suffix" : "" }, { "dropping-particle" : "", "family" : "Kaufman", "given" : "Joel D", "non-dropping-particle" : "", "parse-names" : false, "suffix" : "" } ], "container-title" : "Environmental Health", "id" : "ITEM-4", "issue" : "1", "issued" : { "date-parts" : [ [ "2013" ] ] }, "page" : "43", "title" : "Long-term air pollution exposure and cardio- respiratory mortality: a review", "type" : "article-journal", "volume" : "12" }, "uris" : [ "http://www.mendeley.com/documents/?uuid=651a36da-7c9e-4490-ac41-d15f32ea9a18" ] }, { "id" : "ITEM-5", "itemData" : { "DOI" : "10.1056/NEJM199312093292401", "ISBN" : "0028-4793", "ISSN" : "0028-4793", "PMID" : "8179653", "abstract" : "BACKGROUND: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 "author" : [ { "dropping-particle" : "", "family" : "Dockery", "given" : "Douglas W.", "non-dropping-particle" : "", "parse-names" : false, "suffix" : "" }, { "dropping-particle" : "", "family" : "Pope", "given" : "C. Arden", "non-dropping-particle" : "", "parse-names" : false, "suffix" : "" }, { "dropping-particle" : "", "family" : "Xu", "given" : "Xiping", "non-dropping-particle" : "", "parse-names" : false, "suffix" : "" }, { "dropping-particle" : "", "family" : "Spengler", "given" : "John D.", "non-dropping-particle" : "", "parse-names" : false, "suffix" : "" }, { "dropping-particle" : "", "family" : "Ware", "given" : "James H.", "non-dropping-particle" : "", "parse-names" : false, "suffix" : "" }, { "dropping-particle" : "", "family" : "Fay", "given" : "Martha E.", "non-dropping-particle" : "", "parse-names" : false, "suffix" : "" }, { "dropping-particle" : "", "family" : "Ferris", "given" : "B G", "non-dropping-particle" : "", "parse-names" : false, "suffix" : "" }, { "dropping-particle" : "", "family" : "Speizer", "given" : "Frank E.", "non-dropping-particle" : "", "parse-names" : false, "suffix" : "" } ], "container-title" : "The New England Journal of Medicine", "id" : "ITEM-5", "issue" : "24", "issued" : { "date-parts" : [ [ "1993" ] ] }, "page" : "1753-9", "title" : "An association between air pollution and mortality in six U.S. cities.", "type" : "article-journal", "volume" : "329" }, "uris" : [ "http://www.mendeley.com/documents/?uuid=e1ea4bb9-92c7-4b5c-ba00-fe8a5e599f10" ] }, { "id" : "ITEM-6", "itemData" : { "DOI" : "00001648-200501000-00009 [pii]", "ISBN" : "1044-3983 (Print)\\n1044-3983 (Linking)", "ISSN" : "10443983 (ISSN)", "PMID" : "15613946", "abstract" : "BACKGROUND: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 "author" : [ { "dropping-particle" : "", "family" : "Basu", "given" : "R", "non-dropping-particle" : "", "parse-names" : false, "suffix" : "" }, { "dropping-particle" : "", "family" : "Dominici", "given" : "F", "non-dropping-particle" : "", "parse-names" : false, "suffix" : "" }, { "dropping-particle" : "", "family" : "Samet", "given" : "J M", "non-dropping-particle" : "", "parse-names" : false, "suffix" : "" } ], "container-title" : "Epidemiology", "id" : "ITEM-6", "issue" : "1", "issued" : { "date-parts" : [ [ "2005" ] ] }, "page" : "58-66", "title" : "Temperature and mortality among the elderly in the United States: a comparison of epidemiologic methods", "type" : "article-journal", "volume" : "16" }, "uris" : [ "http://www.mendeley.com/documents/?uuid=e6719697-9836-471b-af4d-39f251c6613a" ] }, { "id" : "ITEM-7", "itemData" : { "DOI" : "10.1093/aje/155.1.80", "ISBN" : "0002-9262 (Print)\\r0002-9262 (Linking)", "ISSN" : "00029262", "PMID" : "11772788", "abstract" : "Episodes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 "author" : [ { "dropping-particle" : "", "family" : "Curriero", "given" : "Frank C.", "non-dropping-particle" : "", "parse-names" : false, "suffix" : "" }, { "dropping-particle" : "", "family" : "Heiner", "given" : "Karlyn S.", "non-dropping-particle" : "", "parse-names" : false, "suffix" : "" }, { "dropping-particle" : "", "family" : "Samet", "given" : "Jonathan M.", "non-dropping-particle" : "", "parse-names" : false, "suffix" : "" }, { "dropping-particle" : "", "family" : "Zeger", "given" : "Scott L.", "non-dropping-particle" : "", "parse-names" : false, "suffix" : "" }, { "dropping-particle" : "", "family" : "Strug", "given" : "Lisa", "non-dropping-particle" : "", "parse-names" : false, "suffix" : "" }, { "dropping-particle" : "", "family" : "Patz", "given" : "Jonathan A.", "non-dropping-particle" : "", "parse-names" : false, "suffix" : "" } ], "container-title" : "American Journal of Epidemiology", "id" : "ITEM-7", "issue" : "1", "issued" : { "date-parts" : [ [ "2002" ] ] }, "page" : "80-87", "title" : "Temperature and mortality in 11 cities of the eastern United States", "type" : "article-journal", "volume" : "155" }, "uris" : [ "http://www.mendeley.com/documents/?uuid=2330bb39-3b13-4067-856c-b559bd3212e2" ] }, { "id" : "ITEM-8",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"ITEM-8", "issue" : "9991", "issued" : { "date-parts" : [ [ "2015" ] ] }, "page" : "369-375", "title" : "Mortality risk attributable to high and low ambient temperature: A multicountry observational study", "type" : "article-journal", "volume" : "386" }, "uris" : [ "http://www.mendeley.com/documents/?uuid=ec2ac118-d8e9-4d29-9116-d43210b3e1ca" ] }, { "id" : "ITEM-9",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"ITEM-9", "issue" : "9", "issued" : { "date-parts" : [ [ "2002" ] ] }, "page" : "859-863", "title" : "The effect of weather on respiratory and cardiovascular deaths in 12 U.S. cities", "type" : "article-journal", "volume" : "110" }, "uris" : [ "http://www.mendeley.com/documents/?uuid=3e710881-527a-42d3-bc7e-34c21f9cc47e" ] }, { "id" : "ITEM-10",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"ITEM-10", "issue" : "2", "issued" : { "date-parts" : [ [ "2002" ] ] }, "page" : "190-202", "title" : "Relation between elevated ambient temperature and mortality: A review of the epidemiologic evidence", "type" : "article", "volume" : "24" }, "uris" : [ "http://www.mendeley.com/documents/?uuid=8c8cd126-6856-41d0-9232-6508902ee696" ] } ], "mendeley" : { "formattedCitation" : "(R Basu, Dominici, &amp; Samet, 2005; Rupa Basu, 2009; Rupa Basu &amp; Samet, 2002; Bennett, Blangiardo, Fecht, Elliott, &amp; Ezzati, 2014; Braga, Zanobetti, &amp; Schwartz, 2002; Curriero et al., 2002; Dockery et al., 1993; Gasparrini et al., 2015; Hoek et al., 2013; Pope et al., 2002)", "plainTextFormattedCitation" : "(R Basu, Dominici, &amp; Samet, 2005; Rupa Basu, 2009; Rupa Basu &amp; Samet, 2002; Bennett, Blangiardo, Fecht, Elliott, &amp; Ezzati, 2014; Braga, Zanobetti, &amp; Schwartz, 2002; Curriero et al., 2002; Dockery et al., 1993; Gasparrini et al., 2015; Hoek et al., 2013; Pope et al., 2002)", "previouslyFormattedCitation" : "(R Basu, Dominici, &amp; Samet, 2005; Rupa Basu, 2009; Rupa Basu &amp; Samet, 2002; Bennett, Blangiardo, Fecht, Elliott, &amp; Ezzati, 2014; Braga, Zanobetti, &amp; Schwartz, 2002; Curriero et al., 2002; Dockery et al., 1993; Gasparrini et al., 2015; Hoek et al., 2013; Pope et al., 2002)" }, "properties" : {  }, "schema" : "https://github.com/citation-style-language/schema/raw/master/csl-citation.json" }</w:instrText>
      </w:r>
      <w:r w:rsidR="00062E05">
        <w:rPr>
          <w:bCs/>
        </w:rPr>
        <w:fldChar w:fldCharType="separate"/>
      </w:r>
      <w:r w:rsidR="005A5EFC" w:rsidRPr="005A5EFC">
        <w:rPr>
          <w:bCs/>
          <w:noProof/>
        </w:rPr>
        <w:t>(R Basu, Dominici, &amp; Samet, 2005; Rupa Basu, 2009; Rupa Basu &amp; Samet, 2002; Bennett, Blangiardo, Fecht, Elliott, &amp; Ezzati, 2014; Braga, Zanobetti, &amp; Schwartz, 2002; Curriero et al., 2002; Dockery et al., 1993; Gasparrini et al., 2015; Hoek et al., 2013; Pope et al., 2002)</w:t>
      </w:r>
      <w:ins w:id="3" w:author="Parks, Robbie M" w:date="2018-06-19T09:43:00Z">
        <w:r w:rsidR="00062E05">
          <w:rPr>
            <w:bCs/>
          </w:rPr>
          <w:fldChar w:fldCharType="end"/>
        </w:r>
      </w:ins>
      <w:ins w:id="4" w:author="Parks, Robbie M" w:date="2018-06-19T09:55:00Z">
        <w:r w:rsidR="00281C42">
          <w:rPr>
            <w:bCs/>
          </w:rPr>
          <w:t>.</w:t>
        </w:r>
      </w:ins>
      <w:r>
        <w:rPr>
          <w:bCs/>
        </w:rPr>
        <w:t xml:space="preserve"> We now present a third layer of disaggregation following the above suggestions which includes all</w:t>
      </w:r>
      <w:ins w:id="5" w:author="Parks, Robbie M" w:date="2018-06-19T10:25:00Z">
        <w:r w:rsidR="00A0315D">
          <w:rPr>
            <w:bCs/>
          </w:rPr>
          <w:t xml:space="preserve"> </w:t>
        </w:r>
      </w:ins>
      <w:r>
        <w:rPr>
          <w:bCs/>
        </w:rPr>
        <w:t xml:space="preserve">the above </w:t>
      </w:r>
      <w:r w:rsidR="00116830">
        <w:rPr>
          <w:bCs/>
        </w:rPr>
        <w:t>groups</w:t>
      </w:r>
      <w:ins w:id="6" w:author="Parks, Robbie M" w:date="2018-06-19T09:36:00Z">
        <w:r w:rsidR="00414AF7">
          <w:rPr>
            <w:bCs/>
          </w:rPr>
          <w:t>.</w:t>
        </w:r>
      </w:ins>
      <w:del w:id="7" w:author="Parks, Robbie M" w:date="2018-06-19T09:36:00Z">
        <w:r w:rsidR="00116830" w:rsidDel="00414AF7">
          <w:rPr>
            <w:bCs/>
          </w:rPr>
          <w:delText xml:space="preserve"> with the exception of substance use disorders.</w:delText>
        </w:r>
      </w:del>
      <w:r w:rsidR="00116830">
        <w:rPr>
          <w:bCs/>
        </w:rPr>
        <w:t xml:space="preserve"> </w:t>
      </w:r>
    </w:p>
    <w:p w14:paraId="6E3B2D86" w14:textId="77777777" w:rsidR="00727652" w:rsidRDefault="00727652" w:rsidP="00E61AB2">
      <w:pPr>
        <w:pStyle w:val="BodyText"/>
        <w:spacing w:after="0" w:line="240" w:lineRule="auto"/>
        <w:rPr>
          <w:ins w:id="8" w:author="Parks, Robbie M" w:date="2018-06-19T12:08:00Z"/>
          <w:bCs/>
        </w:rPr>
      </w:pPr>
    </w:p>
    <w:p w14:paraId="0984B46D" w14:textId="34BDBE52" w:rsidR="00E61AB2" w:rsidRPr="00CD71BB" w:rsidRDefault="008A0338" w:rsidP="00E61AB2">
      <w:pPr>
        <w:pStyle w:val="BodyText"/>
        <w:spacing w:after="0" w:line="240" w:lineRule="auto"/>
        <w:rPr>
          <w:bCs/>
        </w:rPr>
      </w:pPr>
      <w:ins w:id="9" w:author="Parks, Robbie M" w:date="2018-06-19T10:00:00Z">
        <w:r>
          <w:rPr>
            <w:bCs/>
          </w:rPr>
          <w:t xml:space="preserve">We have also obtained 3 further years of data, resulting in a total of </w:t>
        </w:r>
      </w:ins>
      <w:ins w:id="10" w:author="Parks, Robbie M" w:date="2018-06-19T10:42:00Z">
        <w:r w:rsidR="00F6178D">
          <w:rPr>
            <w:bCs/>
          </w:rPr>
          <w:t>85,854,176</w:t>
        </w:r>
      </w:ins>
      <w:ins w:id="11" w:author="Parks, Robbie M" w:date="2018-06-19T10:00:00Z">
        <w:r>
          <w:rPr>
            <w:bCs/>
          </w:rPr>
          <w:t xml:space="preserve"> deaths from 1980 </w:t>
        </w:r>
      </w:ins>
      <w:ins w:id="12" w:author="Parks, Robbie M" w:date="2018-06-19T10:01:00Z">
        <w:r w:rsidR="00741519">
          <w:rPr>
            <w:bCs/>
          </w:rPr>
          <w:t>–</w:t>
        </w:r>
      </w:ins>
      <w:ins w:id="13" w:author="Parks, Robbie M" w:date="2018-06-19T10:00:00Z">
        <w:r>
          <w:rPr>
            <w:bCs/>
          </w:rPr>
          <w:t xml:space="preserve"> 2016</w:t>
        </w:r>
      </w:ins>
      <w:ins w:id="14" w:author="Parks, Robbie M" w:date="2018-06-19T10:01:00Z">
        <w:r w:rsidR="00741519">
          <w:rPr>
            <w:bCs/>
          </w:rPr>
          <w:t>.</w:t>
        </w:r>
      </w:ins>
    </w:p>
    <w:p w14:paraId="3C5C9374" w14:textId="77777777" w:rsidR="00E61AB2" w:rsidRPr="00CD71BB" w:rsidRDefault="00E61AB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2A32240A"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w:t>
      </w:r>
      <w:commentRangeStart w:id="15"/>
      <w:r>
        <w:rPr>
          <w:bCs/>
        </w:rPr>
        <w:t xml:space="preserve">As correctly pointed out in this comment, the current analysis </w:t>
      </w:r>
      <w:r>
        <w:rPr>
          <w:bCs/>
        </w:rPr>
        <w:lastRenderedPageBreak/>
        <w:t>can nonetheless provide qualitative insights into such effects, which we have now discussed with appropriate caveats as suggested.</w:t>
      </w:r>
      <w:commentRangeEnd w:id="15"/>
      <w:r>
        <w:rPr>
          <w:rStyle w:val="CommentReference"/>
        </w:rPr>
        <w:commentReference w:id="15"/>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334207F3" w14:textId="77777777"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0737D51D" w14:textId="77777777" w:rsidR="00B11CF3" w:rsidRPr="00B11CF3" w:rsidRDefault="00B11CF3" w:rsidP="00E61AB2">
      <w:pPr>
        <w:pStyle w:val="BodyText"/>
        <w:spacing w:after="0" w:line="240" w:lineRule="auto"/>
        <w:rPr>
          <w:b/>
          <w:bCs/>
        </w:rPr>
      </w:pPr>
    </w:p>
    <w:p w14:paraId="24FB189F" w14:textId="77777777" w:rsidR="00B11CF3" w:rsidRDefault="00B11CF3" w:rsidP="00E61AB2">
      <w:pPr>
        <w:pStyle w:val="BodyText"/>
        <w:spacing w:after="0" w:line="240" w:lineRule="auto"/>
        <w:rPr>
          <w:b/>
          <w:bCs/>
        </w:rPr>
      </w:pPr>
      <w:r w:rsidRPr="00B11CF3">
        <w:rPr>
          <w:b/>
          <w:bCs/>
        </w:rPr>
        <w:t xml:space="preserve">The second analysis is more appropriate, although the details of this analysis are sparse. It appears that the model used is something like the following, where Yit is the count of deaths in age group i at time t. </w:t>
      </w:r>
    </w:p>
    <w:p w14:paraId="6064ADA2" w14:textId="77777777" w:rsidR="00B11CF3" w:rsidRDefault="00B11CF3" w:rsidP="00E61AB2">
      <w:pPr>
        <w:pStyle w:val="BodyText"/>
        <w:spacing w:after="0" w:line="240" w:lineRule="auto"/>
        <w:rPr>
          <w:b/>
          <w:bCs/>
        </w:rPr>
      </w:pPr>
    </w:p>
    <w:p w14:paraId="71CDCBFD" w14:textId="1C9B768E" w:rsidR="00B11CF3" w:rsidRPr="00B11CF3" w:rsidRDefault="00B11CF3" w:rsidP="00E61AB2">
      <w:pPr>
        <w:pStyle w:val="BodyText"/>
        <w:spacing w:after="0" w:line="240" w:lineRule="auto"/>
        <w:rPr>
          <w:b/>
          <w:bCs/>
        </w:rPr>
      </w:pPr>
      <w:r>
        <w:rPr>
          <w:b/>
          <w:bCs/>
        </w:rPr>
        <w:t>---------------------</w:t>
      </w:r>
      <w:r w:rsidRPr="00B11CF3">
        <w:rPr>
          <w:b/>
          <w:bCs/>
        </w:rPr>
        <w:t xml:space="preserve">------------------------------------- </w:t>
      </w:r>
    </w:p>
    <w:p w14:paraId="7F178D3C" w14:textId="77777777" w:rsidR="00B11CF3" w:rsidRPr="00B11CF3" w:rsidRDefault="00B11CF3" w:rsidP="00E61AB2">
      <w:pPr>
        <w:pStyle w:val="BodyText"/>
        <w:spacing w:after="0" w:line="240" w:lineRule="auto"/>
        <w:rPr>
          <w:b/>
          <w:bCs/>
        </w:rPr>
      </w:pPr>
      <w:r w:rsidRPr="00B11CF3">
        <w:rPr>
          <w:b/>
          <w:bCs/>
        </w:rPr>
        <w:t>Yit</w:t>
      </w:r>
      <w:r w:rsidRPr="00B11CF3">
        <w:rPr>
          <w:rFonts w:ascii="Cambria Math" w:hAnsi="Cambria Math" w:cs="Cambria Math"/>
          <w:b/>
          <w:bCs/>
        </w:rPr>
        <w:t>∼</w:t>
      </w:r>
      <w:r w:rsidRPr="00B11CF3">
        <w:rPr>
          <w:b/>
          <w:bCs/>
        </w:rPr>
        <w:t xml:space="preserve"> Poisson(Nit </w:t>
      </w:r>
      <w:r w:rsidRPr="00B11CF3">
        <w:rPr>
          <w:rFonts w:ascii="Cambria Math" w:hAnsi="Cambria Math" w:cs="Cambria Math"/>
          <w:b/>
          <w:bCs/>
        </w:rPr>
        <w:t>⋅</w:t>
      </w:r>
      <w:r w:rsidRPr="00B11CF3">
        <w:rPr>
          <w:b/>
          <w:bCs/>
        </w:rPr>
        <w:t xml:space="preserve"> </w:t>
      </w:r>
      <w:r w:rsidRPr="00B11CF3">
        <w:rPr>
          <w:rFonts w:cs="Arial"/>
          <w:b/>
          <w:bCs/>
        </w:rPr>
        <w:t>λ</w:t>
      </w:r>
      <w:r w:rsidRPr="00B11CF3">
        <w:rPr>
          <w:b/>
          <w:bCs/>
        </w:rPr>
        <w:t xml:space="preserve">it) </w:t>
      </w:r>
    </w:p>
    <w:p w14:paraId="45923F64" w14:textId="77777777" w:rsidR="00B11CF3" w:rsidRPr="00B11CF3" w:rsidRDefault="00B11CF3" w:rsidP="00E61AB2">
      <w:pPr>
        <w:pStyle w:val="BodyText"/>
        <w:spacing w:after="0" w:line="240" w:lineRule="auto"/>
        <w:rPr>
          <w:b/>
          <w:bCs/>
        </w:rPr>
      </w:pPr>
      <w:r w:rsidRPr="00B11CF3">
        <w:rPr>
          <w:b/>
          <w:bCs/>
        </w:rPr>
        <w:t xml:space="preserve">log(λit)= μi + βit + Mit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1696BE44" w14:textId="77777777" w:rsidR="00B11CF3" w:rsidRPr="00B11CF3" w:rsidRDefault="00B11CF3" w:rsidP="00E61AB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t/12)+</w:t>
      </w:r>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300DEF80" w14:textId="77777777" w:rsidR="00B11CF3" w:rsidRPr="00B11CF3" w:rsidRDefault="00B11CF3" w:rsidP="00E61AB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1A9CF34" w14:textId="77777777" w:rsidR="00B11CF3" w:rsidRPr="00B11CF3" w:rsidRDefault="00B11CF3" w:rsidP="00E61AB2">
      <w:pPr>
        <w:pStyle w:val="BodyText"/>
        <w:spacing w:after="0" w:line="240" w:lineRule="auto"/>
        <w:rPr>
          <w:b/>
          <w:bCs/>
        </w:rPr>
      </w:pPr>
      <w:r w:rsidRPr="00B11CF3">
        <w:rPr>
          <w:b/>
          <w:bCs/>
        </w:rPr>
        <w:t xml:space="preserve">Mit= ρi + γit </w:t>
      </w:r>
    </w:p>
    <w:p w14:paraId="2B3E8C39" w14:textId="3E1602FF" w:rsidR="00B11CF3" w:rsidRPr="00BD0E87" w:rsidRDefault="00B11CF3" w:rsidP="00E61AB2">
      <w:pPr>
        <w:pStyle w:val="BodyText"/>
        <w:spacing w:after="0" w:line="240" w:lineRule="auto"/>
        <w:rPr>
          <w:b/>
          <w:bCs/>
        </w:rPr>
      </w:pPr>
      <w:r w:rsidRPr="00BD0E87">
        <w:rPr>
          <w:b/>
          <w:bCs/>
        </w:rPr>
        <w:t>----------------------------------------------------------</w:t>
      </w:r>
    </w:p>
    <w:p w14:paraId="3A94203B" w14:textId="77777777" w:rsidR="00BD0E87" w:rsidRPr="00BD0E87" w:rsidRDefault="00BD0E87" w:rsidP="00E61AB2">
      <w:pPr>
        <w:pStyle w:val="BodyText"/>
        <w:spacing w:after="0" w:line="240" w:lineRule="auto"/>
        <w:rPr>
          <w:b/>
          <w:bCs/>
        </w:rPr>
      </w:pPr>
    </w:p>
    <w:p w14:paraId="47540EF1" w14:textId="77777777" w:rsidR="00D02BB5" w:rsidRPr="00BD0E87" w:rsidRDefault="00D02BB5" w:rsidP="00E61AB2">
      <w:pPr>
        <w:rPr>
          <w:b/>
          <w:bCs/>
        </w:rPr>
      </w:pPr>
      <w:r w:rsidRPr="00BD0E87">
        <w:rPr>
          <w:b/>
          <w:bCs/>
        </w:rPr>
        <w:t xml:space="preserve">A model of this could answer the following questions, with p-values produced from a likelihood ratio test. </w:t>
      </w:r>
    </w:p>
    <w:p w14:paraId="7ECE219F" w14:textId="77777777" w:rsidR="00D02BB5" w:rsidRPr="00BD0E87" w:rsidRDefault="00D02BB5" w:rsidP="00E61AB2">
      <w:pPr>
        <w:rPr>
          <w:b/>
          <w:bCs/>
        </w:rPr>
      </w:pPr>
    </w:p>
    <w:p w14:paraId="44ECBB16" w14:textId="77777777" w:rsidR="00D02BB5" w:rsidRPr="00BD0E87" w:rsidRDefault="00D02BB5" w:rsidP="00E61AB2">
      <w:pPr>
        <w:rPr>
          <w:b/>
          <w:bCs/>
        </w:rPr>
      </w:pPr>
      <w:r w:rsidRPr="00BD0E87">
        <w:rPr>
          <w:b/>
          <w:bCs/>
        </w:rPr>
        <w:t xml:space="preserve">- Is γi negative? If so the seasonal effect is becoming less severe for age group i. </w:t>
      </w:r>
    </w:p>
    <w:p w14:paraId="48D20B3D" w14:textId="3B4A6610" w:rsidR="00D02BB5" w:rsidRPr="00EF755D" w:rsidRDefault="00D02BB5" w:rsidP="00E61AB2">
      <w:pPr>
        <w:rPr>
          <w:b/>
          <w:bCs/>
        </w:rPr>
      </w:pPr>
      <w:r w:rsidRPr="00EF755D">
        <w:rPr>
          <w:b/>
          <w:bCs/>
        </w:rPr>
        <w:t>- Does it look like all age groups have the same trend, with γi = γ</w:t>
      </w:r>
      <w:r w:rsidRPr="00EF755D">
        <w:rPr>
          <w:rFonts w:ascii="Cambria Math" w:hAnsi="Cambria Math" w:cs="Cambria Math"/>
          <w:b/>
          <w:bCs/>
        </w:rPr>
        <w:t>₀</w:t>
      </w:r>
      <w:r w:rsidRPr="00EF755D">
        <w:rPr>
          <w:b/>
          <w:bCs/>
        </w:rPr>
        <w:t xml:space="preserve"> for all i? </w:t>
      </w:r>
    </w:p>
    <w:p w14:paraId="3D06119B" w14:textId="77777777" w:rsidR="00D02BB5" w:rsidRPr="00EF755D" w:rsidRDefault="00D02BB5" w:rsidP="00E61AB2">
      <w:pPr>
        <w:rPr>
          <w:b/>
          <w:bCs/>
        </w:rPr>
      </w:pPr>
      <w:r w:rsidRPr="00EF755D">
        <w:rPr>
          <w:b/>
          <w:bCs/>
        </w:rPr>
        <w:t xml:space="preserve">- Do all age groups have the same cycle, with αpi = αp0? </w:t>
      </w:r>
    </w:p>
    <w:p w14:paraId="2CDE371C" w14:textId="77777777" w:rsidR="00D02BB5" w:rsidRPr="00EF755D" w:rsidRDefault="00D02BB5" w:rsidP="00E61AB2">
      <w:pPr>
        <w:rPr>
          <w:b/>
          <w:bCs/>
        </w:rPr>
      </w:pPr>
      <w:r w:rsidRPr="00EF755D">
        <w:rPr>
          <w:b/>
          <w:bCs/>
        </w:rPr>
        <w:t xml:space="preserve">- Does γ vary by region (negative in cold-climate regions?) </w:t>
      </w:r>
    </w:p>
    <w:p w14:paraId="63F4F1CE" w14:textId="77777777" w:rsidR="00D02BB5" w:rsidRPr="00BD0E87" w:rsidRDefault="00D02BB5" w:rsidP="00E61AB2">
      <w:pPr>
        <w:rPr>
          <w:b/>
          <w:bCs/>
        </w:rPr>
      </w:pPr>
      <w:r w:rsidRPr="00BD0E87">
        <w:rPr>
          <w:b/>
          <w:bCs/>
        </w:rPr>
        <w:t xml:space="preserve">- Do the cycles, given by the α, vary by region or is a nation-wide cycle sufficient? </w:t>
      </w:r>
    </w:p>
    <w:p w14:paraId="46ED545C" w14:textId="77777777" w:rsidR="00D02BB5" w:rsidRPr="00BD0E87" w:rsidRDefault="00D02BB5" w:rsidP="00E61AB2">
      <w:pPr>
        <w:rPr>
          <w:b/>
          <w:bCs/>
        </w:rPr>
      </w:pPr>
    </w:p>
    <w:p w14:paraId="19CA362D" w14:textId="77777777" w:rsidR="00D02BB5" w:rsidRPr="00BD0E87" w:rsidRDefault="00D02BB5" w:rsidP="00E61AB2">
      <w:pPr>
        <w:rPr>
          <w:b/>
          <w:bCs/>
        </w:rPr>
      </w:pPr>
      <w:r w:rsidRPr="00BD0E87">
        <w:rPr>
          <w:b/>
          <w:bCs/>
        </w:rPr>
        <w:t xml:space="preserve">The above model is easier to interpret than the wavelet analysis. The quantity 1 − exp(120γ) is the change per decade in the seasonality effect, which could be reported with a 95% confidence interval. </w:t>
      </w:r>
    </w:p>
    <w:p w14:paraId="7D8D0D46" w14:textId="6DF93316" w:rsidR="00D02BB5" w:rsidRDefault="00D02BB5" w:rsidP="00E61AB2">
      <w:pPr>
        <w:rPr>
          <w:bCs/>
        </w:rPr>
      </w:pPr>
    </w:p>
    <w:p w14:paraId="3E211D82" w14:textId="1FDE696C" w:rsidR="000931A3" w:rsidRDefault="00157401" w:rsidP="00E61AB2">
      <w:pPr>
        <w:rPr>
          <w:ins w:id="16" w:author="Parks, Robbie M" w:date="2018-06-20T00:48:00Z"/>
          <w:bCs/>
        </w:rPr>
      </w:pPr>
      <w:ins w:id="17" w:author="Parks, Robbie M" w:date="2018-06-19T11:54:00Z">
        <w:r>
          <w:rPr>
            <w:bCs/>
          </w:rPr>
          <w:t xml:space="preserve">We agree that </w:t>
        </w:r>
      </w:ins>
      <w:ins w:id="18" w:author="Parks, Robbie M" w:date="2018-06-19T11:46:00Z">
        <w:r w:rsidR="006C28FF">
          <w:rPr>
            <w:bCs/>
          </w:rPr>
          <w:t>wavelet spectra</w:t>
        </w:r>
      </w:ins>
      <w:ins w:id="19" w:author="Parks, Robbie M" w:date="2018-06-19T11:47:00Z">
        <w:r w:rsidR="006C28FF">
          <w:rPr>
            <w:bCs/>
          </w:rPr>
          <w:t xml:space="preserve"> are</w:t>
        </w:r>
        <w:r>
          <w:rPr>
            <w:bCs/>
          </w:rPr>
          <w:t xml:space="preserve"> </w:t>
        </w:r>
        <w:r w:rsidR="006C28FF">
          <w:rPr>
            <w:bCs/>
          </w:rPr>
          <w:t>a good exploratory tool</w:t>
        </w:r>
      </w:ins>
      <w:ins w:id="20" w:author="Parks, Robbie M" w:date="2018-06-19T11:48:00Z">
        <w:r w:rsidR="003612B9">
          <w:rPr>
            <w:bCs/>
          </w:rPr>
          <w:t>, which help identify potential 12-month seasonality.</w:t>
        </w:r>
        <w:r w:rsidR="00F13F32">
          <w:rPr>
            <w:bCs/>
          </w:rPr>
          <w:t xml:space="preserve"> </w:t>
        </w:r>
      </w:ins>
      <w:ins w:id="21" w:author="Parks, Robbie M" w:date="2018-06-19T11:49:00Z">
        <w:r w:rsidR="00F13F32">
          <w:rPr>
            <w:bCs/>
          </w:rPr>
          <w:t xml:space="preserve">We also </w:t>
        </w:r>
      </w:ins>
      <w:ins w:id="22" w:author="Parks, Robbie M" w:date="2018-06-19T11:47:00Z">
        <w:r w:rsidR="00D32DC3">
          <w:rPr>
            <w:bCs/>
          </w:rPr>
          <w:t xml:space="preserve">agree that using the wavelet spectra alone would not </w:t>
        </w:r>
      </w:ins>
      <w:ins w:id="23" w:author="Parks, Robbie M" w:date="2018-06-19T11:48:00Z">
        <w:r w:rsidR="001C06BB">
          <w:rPr>
            <w:bCs/>
          </w:rPr>
          <w:t>provide a foundation for firm conclusions on seasonality.</w:t>
        </w:r>
      </w:ins>
      <w:ins w:id="24" w:author="Parks, Robbie M" w:date="2018-06-19T11:46:00Z">
        <w:r w:rsidR="006C28FF">
          <w:rPr>
            <w:bCs/>
          </w:rPr>
          <w:t xml:space="preserve"> </w:t>
        </w:r>
      </w:ins>
      <w:ins w:id="25" w:author="Parks, Robbie M" w:date="2018-06-20T00:47:00Z">
        <w:r w:rsidR="00BF5A90">
          <w:rPr>
            <w:bCs/>
          </w:rPr>
          <w:t xml:space="preserve">As explained in our paper, wavelet analysis is advantageous as it does not </w:t>
        </w:r>
      </w:ins>
      <w:ins w:id="26" w:author="Parks, Robbie M" w:date="2018-06-20T10:16:00Z">
        <w:r w:rsidR="00CE12E5">
          <w:rPr>
            <w:bCs/>
          </w:rPr>
          <w:t>require</w:t>
        </w:r>
      </w:ins>
      <w:ins w:id="27" w:author="Parks, Robbie M" w:date="2018-06-20T00:47:00Z">
        <w:r w:rsidR="00BF5A90">
          <w:rPr>
            <w:bCs/>
          </w:rPr>
          <w:t xml:space="preserve"> to use a stationary time series. </w:t>
        </w:r>
      </w:ins>
      <w:ins w:id="28" w:author="Parks, Robbie M" w:date="2018-06-20T00:48:00Z">
        <w:r w:rsidR="000931A3">
          <w:rPr>
            <w:bCs/>
          </w:rPr>
          <w:t>The example of all-cause 15-24 male mortality</w:t>
        </w:r>
      </w:ins>
      <w:ins w:id="29" w:author="Parks, Robbie M" w:date="2018-06-20T10:16:00Z">
        <w:r w:rsidR="00CE12E5">
          <w:rPr>
            <w:bCs/>
          </w:rPr>
          <w:t xml:space="preserve"> the reviewers raise</w:t>
        </w:r>
      </w:ins>
      <w:ins w:id="30" w:author="Parks, Robbie M" w:date="2018-06-20T00:48:00Z">
        <w:r w:rsidR="000931A3">
          <w:rPr>
            <w:bCs/>
          </w:rPr>
          <w:t xml:space="preserve"> (Figure 1) is a good one, as the wavelet spectrum indicates a possible decline or disappearance of seasonality.</w:t>
        </w:r>
      </w:ins>
      <w:ins w:id="31" w:author="Parks, Robbie M" w:date="2018-06-23T14:24:00Z">
        <w:r w:rsidR="00357531">
          <w:rPr>
            <w:bCs/>
          </w:rPr>
          <w:t xml:space="preserve"> </w:t>
        </w:r>
      </w:ins>
    </w:p>
    <w:p w14:paraId="1E371679" w14:textId="77777777" w:rsidR="000931A3" w:rsidRDefault="000931A3" w:rsidP="00E61AB2">
      <w:pPr>
        <w:rPr>
          <w:ins w:id="32" w:author="Parks, Robbie M" w:date="2018-06-20T00:48:00Z"/>
          <w:bCs/>
        </w:rPr>
      </w:pPr>
    </w:p>
    <w:p w14:paraId="0C29CB08" w14:textId="3252B1C9" w:rsidR="00BD0E87" w:rsidRDefault="000931A3" w:rsidP="00E61AB2">
      <w:pPr>
        <w:rPr>
          <w:ins w:id="33" w:author="Parks, Robbie M" w:date="2018-06-23T15:01:00Z"/>
          <w:bCs/>
        </w:rPr>
      </w:pPr>
      <w:ins w:id="34" w:author="Parks, Robbie M" w:date="2018-06-19T11:49:00Z">
        <w:r>
          <w:rPr>
            <w:bCs/>
          </w:rPr>
          <w:t>Therefore,</w:t>
        </w:r>
        <w:r w:rsidR="00F55461">
          <w:rPr>
            <w:bCs/>
          </w:rPr>
          <w:t xml:space="preserve"> in conjunction with the other methods developed and invoked for our work, </w:t>
        </w:r>
        <w:r w:rsidR="004D3C0A">
          <w:rPr>
            <w:bCs/>
          </w:rPr>
          <w:t xml:space="preserve">we argue that the dynamics of seasonality </w:t>
        </w:r>
      </w:ins>
      <w:ins w:id="35" w:author="Parks, Robbie M" w:date="2018-06-20T10:16:00Z">
        <w:r w:rsidR="00A928D1">
          <w:rPr>
            <w:bCs/>
          </w:rPr>
          <w:t>have been</w:t>
        </w:r>
      </w:ins>
      <w:ins w:id="36" w:author="Parks, Robbie M" w:date="2018-06-19T11:49:00Z">
        <w:r w:rsidR="004D3C0A">
          <w:rPr>
            <w:bCs/>
          </w:rPr>
          <w:t xml:space="preserve"> </w:t>
        </w:r>
      </w:ins>
      <w:ins w:id="37" w:author="Parks, Robbie M" w:date="2018-06-19T11:50:00Z">
        <w:r w:rsidR="00A360FA">
          <w:rPr>
            <w:bCs/>
          </w:rPr>
          <w:t xml:space="preserve">well-described for each </w:t>
        </w:r>
        <w:r w:rsidR="00DE2ABF">
          <w:rPr>
            <w:bCs/>
          </w:rPr>
          <w:t>time series</w:t>
        </w:r>
      </w:ins>
      <w:ins w:id="38" w:author="Parks, Robbie M" w:date="2018-06-20T10:17:00Z">
        <w:r w:rsidR="005F05FD">
          <w:rPr>
            <w:bCs/>
          </w:rPr>
          <w:t xml:space="preserve"> in our analysis</w:t>
        </w:r>
      </w:ins>
      <w:ins w:id="39" w:author="Parks, Robbie M" w:date="2018-06-19T11:50:00Z">
        <w:r w:rsidR="00DE2ABF">
          <w:rPr>
            <w:bCs/>
          </w:rPr>
          <w:t>.</w:t>
        </w:r>
      </w:ins>
      <w:ins w:id="40" w:author="Parks, Robbie M" w:date="2018-06-20T00:48:00Z">
        <w:r>
          <w:rPr>
            <w:bCs/>
          </w:rPr>
          <w:t xml:space="preserve"> </w:t>
        </w:r>
      </w:ins>
      <w:ins w:id="41" w:author="Parks, Robbie M" w:date="2018-06-19T11:51:00Z">
        <w:r w:rsidR="00554894">
          <w:rPr>
            <w:bCs/>
          </w:rPr>
          <w:t xml:space="preserve">Our </w:t>
        </w:r>
      </w:ins>
      <w:ins w:id="42" w:author="Parks, Robbie M" w:date="2018-06-19T11:52:00Z">
        <w:r w:rsidR="00F62523">
          <w:rPr>
            <w:bCs/>
          </w:rPr>
          <w:t xml:space="preserve">subsequent analysis of the change in </w:t>
        </w:r>
      </w:ins>
      <w:ins w:id="43" w:author="Parks, Robbie M" w:date="2018-06-19T11:55:00Z">
        <w:r w:rsidR="0050038B">
          <w:rPr>
            <w:bCs/>
          </w:rPr>
          <w:t>the national percent difference in death rates</w:t>
        </w:r>
      </w:ins>
      <w:ins w:id="44" w:author="Parks, Robbie M" w:date="2018-06-19T11:52:00Z">
        <w:r w:rsidR="005145C7">
          <w:rPr>
            <w:bCs/>
          </w:rPr>
          <w:t xml:space="preserve"> (Figure 4) </w:t>
        </w:r>
        <w:r w:rsidR="00FD594D">
          <w:rPr>
            <w:bCs/>
          </w:rPr>
          <w:t>then quantifies this change</w:t>
        </w:r>
      </w:ins>
      <w:ins w:id="45" w:author="Parks, Robbie M" w:date="2018-06-19T11:55:00Z">
        <w:r w:rsidR="00322E48">
          <w:rPr>
            <w:bCs/>
          </w:rPr>
          <w:t xml:space="preserve"> during the period of study, while avoiding the problems with </w:t>
        </w:r>
      </w:ins>
      <w:ins w:id="46" w:author="Parks, Robbie M" w:date="2018-06-20T10:17:00Z">
        <w:r w:rsidR="001F3A6B">
          <w:rPr>
            <w:bCs/>
          </w:rPr>
          <w:t>traditional</w:t>
        </w:r>
      </w:ins>
      <w:ins w:id="47" w:author="Parks, Robbie M" w:date="2018-06-19T11:55:00Z">
        <w:r w:rsidR="00322E48">
          <w:rPr>
            <w:bCs/>
          </w:rPr>
          <w:t xml:space="preserve"> cosinor functions, which rely on stationary signals</w:t>
        </w:r>
      </w:ins>
      <w:ins w:id="48" w:author="Parks, Robbie M" w:date="2018-06-20T10:17:00Z">
        <w:r w:rsidR="00D255EB">
          <w:rPr>
            <w:bCs/>
          </w:rPr>
          <w:t>.</w:t>
        </w:r>
      </w:ins>
    </w:p>
    <w:p w14:paraId="34C7CEB3" w14:textId="77777777" w:rsidR="006C6128" w:rsidRDefault="006C6128" w:rsidP="00E61AB2">
      <w:pPr>
        <w:rPr>
          <w:ins w:id="49" w:author="Parks, Robbie M" w:date="2018-06-23T15:01:00Z"/>
          <w:bCs/>
        </w:rPr>
      </w:pPr>
    </w:p>
    <w:p w14:paraId="705185B6" w14:textId="48712F68" w:rsidR="006C6128" w:rsidRDefault="006C6128" w:rsidP="00E61AB2">
      <w:pPr>
        <w:rPr>
          <w:ins w:id="50" w:author="Parks, Robbie M" w:date="2018-06-23T15:01:00Z"/>
          <w:bCs/>
        </w:rPr>
      </w:pPr>
      <w:ins w:id="51" w:author="Parks, Robbie M" w:date="2018-06-23T15:01:00Z">
        <w:r>
          <w:rPr>
            <w:bCs/>
          </w:rPr>
          <w:lastRenderedPageBreak/>
          <w:t>Specifically addressing the model output questions above:</w:t>
        </w:r>
      </w:ins>
    </w:p>
    <w:p w14:paraId="352786F5" w14:textId="77777777" w:rsidR="006C6128" w:rsidRDefault="006C6128" w:rsidP="00E61AB2">
      <w:pPr>
        <w:rPr>
          <w:ins w:id="52" w:author="Parks, Robbie M" w:date="2018-06-23T15:02:00Z"/>
          <w:bCs/>
        </w:rPr>
      </w:pPr>
    </w:p>
    <w:p w14:paraId="7252D390" w14:textId="43F4AC76" w:rsidR="006C6128" w:rsidRPr="00BD7CB1" w:rsidRDefault="006C6128" w:rsidP="006C6128">
      <w:pPr>
        <w:rPr>
          <w:ins w:id="53" w:author="Parks, Robbie M" w:date="2018-06-23T15:02:00Z"/>
          <w:bCs/>
          <w:i/>
        </w:rPr>
      </w:pPr>
      <w:ins w:id="54" w:author="Parks, Robbie M" w:date="2018-06-23T15:02:00Z">
        <w:r w:rsidRPr="00BD7CB1">
          <w:rPr>
            <w:bCs/>
            <w:i/>
          </w:rPr>
          <w:t>- Is γi negative? If so the seasonal effect is becoming less severe for age group i.</w:t>
        </w:r>
      </w:ins>
    </w:p>
    <w:p w14:paraId="6DA25244" w14:textId="77777777" w:rsidR="006C6128" w:rsidRDefault="006C6128" w:rsidP="006C6128">
      <w:pPr>
        <w:rPr>
          <w:ins w:id="55" w:author="Parks, Robbie M" w:date="2018-06-23T15:02:00Z"/>
          <w:bCs/>
        </w:rPr>
      </w:pPr>
    </w:p>
    <w:p w14:paraId="073AFF8E" w14:textId="5F5A87EB" w:rsidR="006C6128" w:rsidRDefault="00216A2B" w:rsidP="006C6128">
      <w:pPr>
        <w:rPr>
          <w:ins w:id="56" w:author="Parks, Robbie M" w:date="2018-06-23T15:02:00Z"/>
          <w:bCs/>
        </w:rPr>
      </w:pPr>
      <w:ins w:id="57" w:author="Parks, Robbie M" w:date="2018-06-23T15:02:00Z">
        <w:r>
          <w:rPr>
            <w:bCs/>
          </w:rPr>
          <w:t>W</w:t>
        </w:r>
        <w:r w:rsidR="000A5021">
          <w:rPr>
            <w:bCs/>
          </w:rPr>
          <w:t>e have report</w:t>
        </w:r>
        <w:r>
          <w:rPr>
            <w:bCs/>
          </w:rPr>
          <w:t xml:space="preserve">ed </w:t>
        </w:r>
        <w:r w:rsidR="000A5021" w:rsidRPr="00830B87">
          <w:rPr>
            <w:bCs/>
          </w:rPr>
          <w:t>γ</w:t>
        </w:r>
        <w:r>
          <w:rPr>
            <w:bCs/>
          </w:rPr>
          <w:t xml:space="preserve"> age,</w:t>
        </w:r>
      </w:ins>
      <w:ins w:id="58" w:author="Parks, Robbie M" w:date="2018-06-24T21:57:00Z">
        <w:r w:rsidR="00864ADD">
          <w:rPr>
            <w:bCs/>
          </w:rPr>
          <w:t xml:space="preserve"> </w:t>
        </w:r>
      </w:ins>
      <w:ins w:id="59" w:author="Parks, Robbie M" w:date="2018-06-23T15:02:00Z">
        <w:r>
          <w:rPr>
            <w:bCs/>
          </w:rPr>
          <w:t>sex, and cause of death</w:t>
        </w:r>
      </w:ins>
      <w:ins w:id="60" w:author="Parks, Robbie M" w:date="2018-06-24T21:57:00Z">
        <w:r w:rsidR="00864ADD">
          <w:rPr>
            <w:bCs/>
          </w:rPr>
          <w:t xml:space="preserve"> (Figure 4)</w:t>
        </w:r>
      </w:ins>
    </w:p>
    <w:p w14:paraId="4BF93285" w14:textId="6E8B35F8" w:rsidR="006C6128" w:rsidRPr="00BD7CB1" w:rsidRDefault="006C6128" w:rsidP="006C6128">
      <w:pPr>
        <w:rPr>
          <w:ins w:id="61" w:author="Parks, Robbie M" w:date="2018-06-23T15:02:00Z"/>
          <w:bCs/>
        </w:rPr>
      </w:pPr>
      <w:ins w:id="62" w:author="Parks, Robbie M" w:date="2018-06-23T15:02:00Z">
        <w:r w:rsidRPr="00BD7CB1">
          <w:rPr>
            <w:bCs/>
          </w:rPr>
          <w:t xml:space="preserve"> </w:t>
        </w:r>
      </w:ins>
    </w:p>
    <w:p w14:paraId="3213E498" w14:textId="77777777" w:rsidR="006C6128" w:rsidRDefault="006C6128" w:rsidP="006C6128">
      <w:pPr>
        <w:rPr>
          <w:ins w:id="63" w:author="Parks, Robbie M" w:date="2018-06-23T15:03:00Z"/>
          <w:bCs/>
          <w:i/>
          <w:color w:val="FF0000"/>
        </w:rPr>
      </w:pPr>
      <w:ins w:id="64" w:author="Parks, Robbie M" w:date="2018-06-23T15:02:00Z">
        <w:r w:rsidRPr="00BD7CB1">
          <w:rPr>
            <w:bCs/>
            <w:i/>
            <w:color w:val="FF0000"/>
          </w:rPr>
          <w:t>- Does it look like all age groups have the same trend, with γi = γ</w:t>
        </w:r>
        <w:r w:rsidRPr="00BD7CB1">
          <w:rPr>
            <w:rFonts w:ascii="Cambria Math" w:hAnsi="Cambria Math" w:cs="Cambria Math"/>
            <w:bCs/>
            <w:i/>
            <w:color w:val="FF0000"/>
          </w:rPr>
          <w:t>₀</w:t>
        </w:r>
        <w:r w:rsidRPr="00BD7CB1">
          <w:rPr>
            <w:bCs/>
            <w:i/>
            <w:color w:val="FF0000"/>
          </w:rPr>
          <w:t xml:space="preserve"> for all i? </w:t>
        </w:r>
      </w:ins>
    </w:p>
    <w:p w14:paraId="3553D72F" w14:textId="77777777" w:rsidR="00A74C38" w:rsidRDefault="00A74C38" w:rsidP="006C6128">
      <w:pPr>
        <w:rPr>
          <w:ins w:id="65" w:author="Parks, Robbie M" w:date="2018-06-23T15:03:00Z"/>
          <w:bCs/>
          <w:i/>
          <w:color w:val="FF0000"/>
        </w:rPr>
      </w:pPr>
    </w:p>
    <w:p w14:paraId="6C73090D" w14:textId="6BB3127C" w:rsidR="00A74C38" w:rsidRPr="00A74C38" w:rsidRDefault="00A74C38" w:rsidP="006C6128">
      <w:pPr>
        <w:rPr>
          <w:ins w:id="66" w:author="Parks, Robbie M" w:date="2018-06-23T15:04:00Z"/>
          <w:bCs/>
          <w:color w:val="FF0000"/>
        </w:rPr>
      </w:pPr>
      <w:ins w:id="67" w:author="Parks, Robbie M" w:date="2018-06-23T15:04:00Z">
        <w:r w:rsidRPr="00BD7CB1">
          <w:rPr>
            <w:bCs/>
          </w:rPr>
          <w:t>γ</w:t>
        </w:r>
        <w:r>
          <w:rPr>
            <w:bCs/>
          </w:rPr>
          <w:t xml:space="preserve"> has distinct trends for each age group (Figure 4)</w:t>
        </w:r>
      </w:ins>
    </w:p>
    <w:p w14:paraId="20EAD23B" w14:textId="77777777" w:rsidR="00A74C38" w:rsidRPr="00BD7CB1" w:rsidRDefault="00A74C38" w:rsidP="006C6128">
      <w:pPr>
        <w:rPr>
          <w:ins w:id="68" w:author="Parks, Robbie M" w:date="2018-06-23T15:02:00Z"/>
          <w:bCs/>
          <w:color w:val="FF0000"/>
        </w:rPr>
      </w:pPr>
    </w:p>
    <w:p w14:paraId="4035719D" w14:textId="77777777" w:rsidR="006C6128" w:rsidRDefault="006C6128" w:rsidP="006C6128">
      <w:pPr>
        <w:rPr>
          <w:ins w:id="69" w:author="Parks, Robbie M" w:date="2018-06-23T15:04:00Z"/>
          <w:bCs/>
          <w:i/>
          <w:color w:val="FF0000"/>
        </w:rPr>
      </w:pPr>
      <w:ins w:id="70" w:author="Parks, Robbie M" w:date="2018-06-23T15:02:00Z">
        <w:r w:rsidRPr="00BD7CB1">
          <w:rPr>
            <w:bCs/>
            <w:i/>
            <w:color w:val="FF0000"/>
          </w:rPr>
          <w:t xml:space="preserve">- Do all age groups have the same cycle, with αpi = αp0? </w:t>
        </w:r>
      </w:ins>
    </w:p>
    <w:p w14:paraId="785270B6" w14:textId="77777777" w:rsidR="00A74C38" w:rsidRDefault="00A74C38" w:rsidP="006C6128">
      <w:pPr>
        <w:rPr>
          <w:ins w:id="71" w:author="Parks, Robbie M" w:date="2018-06-23T15:04:00Z"/>
          <w:bCs/>
          <w:i/>
          <w:color w:val="FF0000"/>
        </w:rPr>
      </w:pPr>
    </w:p>
    <w:p w14:paraId="57BC4435" w14:textId="2B6E45F0" w:rsidR="00A74C38" w:rsidRPr="00BD7CB1" w:rsidRDefault="00BD7CB1" w:rsidP="006C6128">
      <w:pPr>
        <w:rPr>
          <w:ins w:id="72" w:author="Parks, Robbie M" w:date="2018-06-23T15:04:00Z"/>
          <w:bCs/>
          <w:color w:val="FF0000"/>
        </w:rPr>
      </w:pPr>
      <w:ins w:id="73" w:author="Parks, Robbie M" w:date="2018-06-23T15:04:00Z">
        <w:r>
          <w:rPr>
            <w:bCs/>
            <w:color w:val="FF0000"/>
          </w:rPr>
          <w:t xml:space="preserve">Figure 3 </w:t>
        </w:r>
      </w:ins>
      <w:ins w:id="74" w:author="Parks, Robbie M" w:date="2018-06-24T21:57:00Z">
        <w:r w:rsidR="001F1D6F">
          <w:rPr>
            <w:bCs/>
            <w:color w:val="FF0000"/>
          </w:rPr>
          <w:t>ad</w:t>
        </w:r>
        <w:r w:rsidR="00153D7F">
          <w:rPr>
            <w:bCs/>
            <w:color w:val="FF0000"/>
          </w:rPr>
          <w:t>dresses</w:t>
        </w:r>
      </w:ins>
      <w:ins w:id="75" w:author="Parks, Robbie M" w:date="2018-06-23T15:04:00Z">
        <w:r w:rsidR="00A74C38">
          <w:rPr>
            <w:bCs/>
            <w:color w:val="FF0000"/>
          </w:rPr>
          <w:t xml:space="preserve"> this question, with </w:t>
        </w:r>
      </w:ins>
      <w:ins w:id="76" w:author="Parks, Robbie M" w:date="2018-06-23T15:05:00Z">
        <w:r>
          <w:rPr>
            <w:bCs/>
            <w:color w:val="FF0000"/>
          </w:rPr>
          <w:t>distinct timings for causes of death by age-sex group.</w:t>
        </w:r>
      </w:ins>
    </w:p>
    <w:p w14:paraId="2EA7001E" w14:textId="77777777" w:rsidR="00A74C38" w:rsidRPr="00BD7CB1" w:rsidRDefault="00A74C38" w:rsidP="006C6128">
      <w:pPr>
        <w:rPr>
          <w:ins w:id="77" w:author="Parks, Robbie M" w:date="2018-06-23T15:02:00Z"/>
          <w:bCs/>
          <w:i/>
          <w:color w:val="FF0000"/>
        </w:rPr>
      </w:pPr>
    </w:p>
    <w:p w14:paraId="5D545812" w14:textId="77777777" w:rsidR="006C6128" w:rsidRDefault="006C6128" w:rsidP="006C6128">
      <w:pPr>
        <w:rPr>
          <w:ins w:id="78" w:author="Parks, Robbie M" w:date="2018-06-23T15:05:00Z"/>
          <w:bCs/>
          <w:i/>
          <w:color w:val="FF0000"/>
        </w:rPr>
      </w:pPr>
      <w:ins w:id="79" w:author="Parks, Robbie M" w:date="2018-06-23T15:02:00Z">
        <w:r w:rsidRPr="00BD7CB1">
          <w:rPr>
            <w:bCs/>
            <w:i/>
            <w:color w:val="FF0000"/>
          </w:rPr>
          <w:t xml:space="preserve">- Does γ vary by region (negative in cold-climate regions?) </w:t>
        </w:r>
      </w:ins>
    </w:p>
    <w:p w14:paraId="75E12625" w14:textId="77777777" w:rsidR="00B162ED" w:rsidRDefault="00B162ED" w:rsidP="006C6128">
      <w:pPr>
        <w:rPr>
          <w:ins w:id="80" w:author="Parks, Robbie M" w:date="2018-06-23T15:05:00Z"/>
          <w:bCs/>
          <w:i/>
          <w:color w:val="FF0000"/>
        </w:rPr>
      </w:pPr>
    </w:p>
    <w:p w14:paraId="07B7DE76" w14:textId="73F786F4" w:rsidR="00B162ED" w:rsidRPr="00B162ED" w:rsidRDefault="00B162ED" w:rsidP="006C6128">
      <w:pPr>
        <w:rPr>
          <w:ins w:id="81" w:author="Parks, Robbie M" w:date="2018-06-23T15:05:00Z"/>
          <w:bCs/>
          <w:color w:val="FF0000"/>
        </w:rPr>
      </w:pPr>
      <w:ins w:id="82" w:author="Parks, Robbie M" w:date="2018-06-23T15:06:00Z">
        <w:r>
          <w:rPr>
            <w:bCs/>
            <w:color w:val="FF0000"/>
          </w:rPr>
          <w:t xml:space="preserve">Though not shown here, we have examined </w:t>
        </w:r>
        <w:r w:rsidRPr="00B162ED">
          <w:rPr>
            <w:bCs/>
            <w:rPrChange w:id="83" w:author="Parks, Robbie M" w:date="2018-06-23T15:06:00Z">
              <w:rPr>
                <w:bCs/>
                <w:i/>
              </w:rPr>
            </w:rPrChange>
          </w:rPr>
          <w:t>γ</w:t>
        </w:r>
        <w:r>
          <w:rPr>
            <w:bCs/>
          </w:rPr>
          <w:t xml:space="preserve">’s variation by climate region. </w:t>
        </w:r>
      </w:ins>
      <w:ins w:id="84" w:author="Parks, Robbie M" w:date="2018-06-24T22:07:00Z">
        <w:r w:rsidR="00C113A8">
          <w:rPr>
            <w:bCs/>
          </w:rPr>
          <w:t>(Refer to figures in ‘Additional Analysis</w:t>
        </w:r>
      </w:ins>
      <w:ins w:id="85" w:author="Parks, Robbie M" w:date="2018-06-24T22:08:00Z">
        <w:r w:rsidR="00C113A8">
          <w:rPr>
            <w:bCs/>
          </w:rPr>
          <w:t>’ in slides</w:t>
        </w:r>
        <w:r w:rsidR="00835D8F">
          <w:rPr>
            <w:bCs/>
          </w:rPr>
          <w:t>.</w:t>
        </w:r>
      </w:ins>
      <w:bookmarkStart w:id="86" w:name="_GoBack"/>
      <w:bookmarkEnd w:id="86"/>
    </w:p>
    <w:p w14:paraId="74D3DC6F" w14:textId="77777777" w:rsidR="00B162ED" w:rsidRPr="00BD7CB1" w:rsidRDefault="00B162ED" w:rsidP="006C6128">
      <w:pPr>
        <w:rPr>
          <w:ins w:id="87" w:author="Parks, Robbie M" w:date="2018-06-23T15:02:00Z"/>
          <w:bCs/>
          <w:i/>
          <w:color w:val="FF0000"/>
        </w:rPr>
      </w:pPr>
    </w:p>
    <w:p w14:paraId="07C381AF" w14:textId="77777777" w:rsidR="006C6128" w:rsidRPr="00BD7CB1" w:rsidRDefault="006C6128" w:rsidP="006C6128">
      <w:pPr>
        <w:rPr>
          <w:ins w:id="88" w:author="Parks, Robbie M" w:date="2018-06-23T15:02:00Z"/>
          <w:bCs/>
          <w:i/>
        </w:rPr>
      </w:pPr>
      <w:ins w:id="89" w:author="Parks, Robbie M" w:date="2018-06-23T15:02:00Z">
        <w:r w:rsidRPr="00BD7CB1">
          <w:rPr>
            <w:bCs/>
            <w:i/>
          </w:rPr>
          <w:t xml:space="preserve">- Do the cycles, given by the α, vary by region or is a nation-wide cycle sufficient? </w:t>
        </w:r>
      </w:ins>
    </w:p>
    <w:p w14:paraId="63C77173" w14:textId="77777777" w:rsidR="006C6128" w:rsidRDefault="006C6128" w:rsidP="00E61AB2">
      <w:pPr>
        <w:rPr>
          <w:ins w:id="90" w:author="Parks, Robbie M" w:date="2018-06-23T15:06:00Z"/>
          <w:bCs/>
        </w:rPr>
      </w:pPr>
    </w:p>
    <w:p w14:paraId="107A2F0B" w14:textId="05378569" w:rsidR="003E64B5" w:rsidRDefault="00153D7F" w:rsidP="00E61AB2">
      <w:pPr>
        <w:rPr>
          <w:ins w:id="91" w:author="Parks, Robbie M" w:date="2018-06-19T11:55:00Z"/>
          <w:bCs/>
        </w:rPr>
      </w:pPr>
      <w:ins w:id="92" w:author="Parks, Robbie M" w:date="2018-06-23T15:07:00Z">
        <w:r>
          <w:rPr>
            <w:bCs/>
          </w:rPr>
          <w:t>Figure 5 addre</w:t>
        </w:r>
        <w:r w:rsidR="00B162ED">
          <w:rPr>
            <w:bCs/>
          </w:rPr>
          <w:t>sses this</w:t>
        </w:r>
      </w:ins>
      <w:ins w:id="93" w:author="Parks, Robbie M" w:date="2018-06-24T21:57:00Z">
        <w:r>
          <w:rPr>
            <w:bCs/>
          </w:rPr>
          <w:t xml:space="preserve"> question</w:t>
        </w:r>
      </w:ins>
      <w:ins w:id="94" w:author="Parks, Robbie M" w:date="2018-06-23T15:07:00Z">
        <w:r w:rsidR="00B162ED">
          <w:rPr>
            <w:bCs/>
          </w:rPr>
          <w:t>, showing that independent of region, timing of maximum and minimum mortality remains stable</w:t>
        </w:r>
      </w:ins>
      <w:ins w:id="95" w:author="Parks, Robbie M" w:date="2018-06-24T21:57:00Z">
        <w:r>
          <w:rPr>
            <w:bCs/>
          </w:rPr>
          <w:t xml:space="preserve"> for many causes of death</w:t>
        </w:r>
      </w:ins>
      <w:ins w:id="96" w:author="Parks, Robbie M" w:date="2018-06-23T15:07:00Z">
        <w:r w:rsidR="00B162ED">
          <w:rPr>
            <w:bCs/>
          </w:rPr>
          <w:t>.</w:t>
        </w:r>
      </w:ins>
    </w:p>
    <w:p w14:paraId="089425C7" w14:textId="77777777" w:rsidR="003B6EF6" w:rsidRDefault="003B6EF6" w:rsidP="00E61AB2">
      <w:pPr>
        <w:rPr>
          <w:ins w:id="97" w:author="Parks, Robbie M" w:date="2018-06-19T11:55:00Z"/>
          <w:bCs/>
        </w:rPr>
      </w:pPr>
    </w:p>
    <w:p w14:paraId="3679E756" w14:textId="7E0C322A" w:rsidR="003B6EF6" w:rsidRPr="006C28FF" w:rsidRDefault="003E64B5" w:rsidP="00E61AB2">
      <w:pPr>
        <w:rPr>
          <w:bCs/>
        </w:rPr>
      </w:pPr>
      <w:ins w:id="98" w:author="Parks, Robbie M" w:date="2018-06-23T15:07:00Z">
        <w:r>
          <w:rPr>
            <w:bCs/>
          </w:rPr>
          <w:t>In addition, w</w:t>
        </w:r>
      </w:ins>
      <w:ins w:id="99" w:author="Parks, Robbie M" w:date="2018-06-19T11:55:00Z">
        <w:r w:rsidR="003B6EF6">
          <w:rPr>
            <w:bCs/>
          </w:rPr>
          <w:t xml:space="preserve">e have clarified our </w:t>
        </w:r>
      </w:ins>
      <w:ins w:id="100" w:author="Parks, Robbie M" w:date="2018-06-19T11:58:00Z">
        <w:r w:rsidR="001A0299">
          <w:rPr>
            <w:bCs/>
          </w:rPr>
          <w:t>method</w:t>
        </w:r>
      </w:ins>
      <w:ins w:id="101" w:author="Parks, Robbie M" w:date="2018-06-19T11:55:00Z">
        <w:r w:rsidR="003B6EF6">
          <w:rPr>
            <w:bCs/>
          </w:rPr>
          <w:t xml:space="preserve"> for </w:t>
        </w:r>
      </w:ins>
      <w:ins w:id="102" w:author="Parks, Robbie M" w:date="2018-06-19T11:58:00Z">
        <w:r w:rsidR="001A0299">
          <w:rPr>
            <w:bCs/>
          </w:rPr>
          <w:t>Figure 4</w:t>
        </w:r>
        <w:r w:rsidR="00BD42AC">
          <w:rPr>
            <w:bCs/>
          </w:rPr>
          <w:t xml:space="preserve"> in the revised manuscript</w:t>
        </w:r>
        <w:r w:rsidR="0029551D">
          <w:rPr>
            <w:bCs/>
          </w:rPr>
          <w:t xml:space="preserve">. We have also developed the alternative statistical model above </w:t>
        </w:r>
      </w:ins>
      <w:ins w:id="103" w:author="Parks, Robbie M" w:date="2018-06-19T12:03:00Z">
        <w:r w:rsidR="00064B61">
          <w:rPr>
            <w:bCs/>
          </w:rPr>
          <w:t xml:space="preserve">and include them </w:t>
        </w:r>
        <w:r w:rsidR="00593CF7">
          <w:rPr>
            <w:bCs/>
          </w:rPr>
          <w:t xml:space="preserve">as an alternative </w:t>
        </w:r>
        <w:r w:rsidR="00EE6E63">
          <w:rPr>
            <w:bCs/>
          </w:rPr>
          <w:t>method</w:t>
        </w:r>
        <w:r w:rsidR="00CA5747">
          <w:rPr>
            <w:bCs/>
          </w:rPr>
          <w:t>.</w:t>
        </w:r>
      </w:ins>
      <w:ins w:id="104" w:author="Parks, Robbie M" w:date="2018-06-19T12:44:00Z">
        <w:r w:rsidR="006D5AF5">
          <w:rPr>
            <w:bCs/>
          </w:rPr>
          <w:t xml:space="preserve"> We give the values of </w:t>
        </w:r>
        <w:r w:rsidR="006D5AF5" w:rsidRPr="006D5AF5">
          <w:rPr>
            <w:bCs/>
          </w:rPr>
          <w:t>γ</w:t>
        </w:r>
      </w:ins>
      <w:ins w:id="105" w:author="Parks, Robbie M" w:date="2018-06-19T12:45:00Z">
        <w:r w:rsidR="006D5AF5">
          <w:rPr>
            <w:bCs/>
          </w:rPr>
          <w:t xml:space="preserve"> with p-values</w:t>
        </w:r>
        <w:r w:rsidR="008A67DF">
          <w:rPr>
            <w:bCs/>
          </w:rPr>
          <w:t xml:space="preserve"> by age-sex</w:t>
        </w:r>
      </w:ins>
      <w:ins w:id="106" w:author="Parks, Robbie M" w:date="2018-06-20T00:53:00Z">
        <w:r w:rsidR="003D4EF9">
          <w:rPr>
            <w:bCs/>
          </w:rPr>
          <w:t>, though with our method we have not been able to obtain 95% confidence intervals</w:t>
        </w:r>
      </w:ins>
      <w:ins w:id="107" w:author="Parks, Robbie M" w:date="2018-06-19T12:45:00Z">
        <w:r w:rsidR="007C27B3">
          <w:rPr>
            <w:bCs/>
          </w:rPr>
          <w:t xml:space="preserve">. We have addressed the values of </w:t>
        </w:r>
        <w:r w:rsidR="007C27B3" w:rsidRPr="007C27B3">
          <w:rPr>
            <w:bCs/>
          </w:rPr>
          <w:t>α</w:t>
        </w:r>
      </w:ins>
      <w:ins w:id="108" w:author="Parks, Robbie M" w:date="2018-06-19T12:46:00Z">
        <w:r w:rsidR="007C27B3">
          <w:rPr>
            <w:bCs/>
          </w:rPr>
          <w:t xml:space="preserve"> in our centre of gravity analysis</w:t>
        </w:r>
        <w:r w:rsidR="00062159">
          <w:rPr>
            <w:bCs/>
          </w:rPr>
          <w:t>, the results of which we display in Figures 2 and 5.</w:t>
        </w:r>
      </w:ins>
      <w:ins w:id="109" w:author="Parks, Robbie M" w:date="2018-06-19T13:57:00Z">
        <w:r w:rsidR="001B4960">
          <w:rPr>
            <w:bCs/>
          </w:rPr>
          <w:t xml:space="preserve"> We also now include how </w:t>
        </w:r>
      </w:ins>
      <w:ins w:id="110" w:author="Parks, Robbie M" w:date="2018-06-19T13:58:00Z">
        <w:r w:rsidR="001B4960" w:rsidRPr="006D5AF5">
          <w:rPr>
            <w:bCs/>
          </w:rPr>
          <w:t>γ</w:t>
        </w:r>
        <w:r w:rsidR="001B4960">
          <w:rPr>
            <w:bCs/>
          </w:rPr>
          <w:t xml:space="preserve"> varies by region</w:t>
        </w:r>
      </w:ins>
      <w:ins w:id="111" w:author="Parks, Robbie M" w:date="2018-06-23T14:58:00Z">
        <w:r w:rsidR="000F1A2A">
          <w:rPr>
            <w:bCs/>
          </w:rPr>
          <w:t>, though there are issues with population size of</w:t>
        </w:r>
        <w:r w:rsidR="009C0FF5">
          <w:rPr>
            <w:bCs/>
          </w:rPr>
          <w:t xml:space="preserve"> the smaller climate regions, especially </w:t>
        </w:r>
      </w:ins>
      <w:ins w:id="112" w:author="Parks, Robbie M" w:date="2018-06-19T13:58:00Z">
        <w:r w:rsidR="002713A8">
          <w:rPr>
            <w:bCs/>
          </w:rPr>
          <w:t>.</w:t>
        </w:r>
      </w:ins>
    </w:p>
    <w:p w14:paraId="0F7E48C1" w14:textId="77777777" w:rsidR="00BD0E87" w:rsidRPr="00D02BB5" w:rsidRDefault="00BD0E87" w:rsidP="00E61AB2">
      <w:pPr>
        <w:rPr>
          <w:bCs/>
        </w:rPr>
      </w:pPr>
    </w:p>
    <w:p w14:paraId="274327B9" w14:textId="77777777" w:rsidR="00D02BB5" w:rsidRPr="00BD0E87" w:rsidRDefault="00D02BB5" w:rsidP="00E61AB2">
      <w:pPr>
        <w:rPr>
          <w:b/>
          <w:bCs/>
        </w:rPr>
      </w:pPr>
      <w:r w:rsidRPr="00BD0E87">
        <w:rPr>
          <w:b/>
          <w:bCs/>
        </w:rPr>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5657B042" w14:textId="3AA2AC9D" w:rsidR="00D02BB5" w:rsidDel="004809DF" w:rsidRDefault="00D02BB5" w:rsidP="00E61AB2">
      <w:pPr>
        <w:rPr>
          <w:del w:id="113" w:author="Parks, Robbie M" w:date="2018-06-19T11:40:00Z"/>
          <w:bCs/>
        </w:rPr>
      </w:pPr>
    </w:p>
    <w:p w14:paraId="22C7A7EC" w14:textId="77777777" w:rsidR="00FE41EF" w:rsidRDefault="00BD0E87" w:rsidP="00E61AB2">
      <w:pPr>
        <w:rPr>
          <w:ins w:id="114" w:author="Parks, Robbie M" w:date="2018-06-19T11:40:00Z"/>
          <w:bCs/>
        </w:rPr>
      </w:pPr>
      <w:del w:id="115" w:author="Parks, Robbie M" w:date="2018-06-19T11:40:00Z">
        <w:r w:rsidRPr="00BD0E87" w:rsidDel="004809DF">
          <w:rPr>
            <w:bCs/>
            <w:highlight w:val="yellow"/>
          </w:rPr>
          <w:delText>[[[to discuss how to answer but basically we should politely say, and add in the paper, the limitation of excess winter deaths]]]</w:delText>
        </w:r>
      </w:del>
    </w:p>
    <w:p w14:paraId="653CF824" w14:textId="2DFB824B" w:rsidR="00D719F8" w:rsidRPr="00416B08" w:rsidRDefault="00FE41EF" w:rsidP="00E61AB2">
      <w:pPr>
        <w:rPr>
          <w:bCs/>
        </w:rPr>
      </w:pPr>
      <w:ins w:id="116" w:author="Parks, Robbie M" w:date="2018-06-19T11:40:00Z">
        <w:r>
          <w:rPr>
            <w:bCs/>
          </w:rPr>
          <w:t>T</w:t>
        </w:r>
      </w:ins>
      <w:ins w:id="117" w:author="Parks, Robbie M" w:date="2018-06-19T11:30:00Z">
        <w:r w:rsidR="00416B08">
          <w:rPr>
            <w:bCs/>
          </w:rPr>
          <w:t xml:space="preserve">he number of </w:t>
        </w:r>
      </w:ins>
      <w:ins w:id="118" w:author="Parks, Robbie M" w:date="2018-06-19T11:29:00Z">
        <w:r w:rsidR="00416B08">
          <w:rPr>
            <w:bCs/>
          </w:rPr>
          <w:t>Excess Winter Deaths (EWDs)</w:t>
        </w:r>
      </w:ins>
      <w:ins w:id="119" w:author="Parks, Robbie M" w:date="2018-06-19T11:30:00Z">
        <w:r w:rsidR="00416B08">
          <w:rPr>
            <w:bCs/>
          </w:rPr>
          <w:t xml:space="preserve"> </w:t>
        </w:r>
      </w:ins>
      <w:ins w:id="120" w:author="Parks, Robbie M" w:date="2018-06-20T10:21:00Z">
        <w:r w:rsidR="0086284A">
          <w:rPr>
            <w:bCs/>
          </w:rPr>
          <w:t>can</w:t>
        </w:r>
      </w:ins>
      <w:ins w:id="121" w:author="Parks, Robbie M" w:date="2018-06-19T11:30:00Z">
        <w:r w:rsidR="00416B08">
          <w:rPr>
            <w:bCs/>
          </w:rPr>
          <w:t xml:space="preserve"> </w:t>
        </w:r>
      </w:ins>
      <w:ins w:id="122" w:author="Parks, Robbie M" w:date="2018-06-20T10:21:00Z">
        <w:r w:rsidR="0086284A">
          <w:rPr>
            <w:bCs/>
          </w:rPr>
          <w:t xml:space="preserve">be </w:t>
        </w:r>
      </w:ins>
      <w:ins w:id="123" w:author="Parks, Robbie M" w:date="2018-06-19T11:30:00Z">
        <w:r w:rsidR="00416B08">
          <w:rPr>
            <w:bCs/>
          </w:rPr>
          <w:t>a useful metric</w:t>
        </w:r>
      </w:ins>
      <w:ins w:id="124" w:author="Parks, Robbie M" w:date="2018-06-19T11:38:00Z">
        <w:r w:rsidR="00047EBE">
          <w:rPr>
            <w:bCs/>
          </w:rPr>
          <w:t xml:space="preserve"> for understanding the modifying effect of </w:t>
        </w:r>
      </w:ins>
      <w:ins w:id="125" w:author="Parks, Robbie M" w:date="2018-06-19T11:39:00Z">
        <w:r w:rsidR="000E6AE3">
          <w:rPr>
            <w:bCs/>
          </w:rPr>
          <w:t>season</w:t>
        </w:r>
      </w:ins>
      <w:ins w:id="126" w:author="Parks, Robbie M" w:date="2018-06-19T11:38:00Z">
        <w:r w:rsidR="000E6AE3">
          <w:rPr>
            <w:bCs/>
          </w:rPr>
          <w:t xml:space="preserve"> on mortality with a known peak in the winter</w:t>
        </w:r>
      </w:ins>
      <w:ins w:id="127" w:author="Parks, Robbie M" w:date="2018-06-19T11:30:00Z">
        <w:r>
          <w:rPr>
            <w:bCs/>
          </w:rPr>
          <w:t xml:space="preserve">. </w:t>
        </w:r>
      </w:ins>
      <w:ins w:id="128" w:author="Parks, Robbie M" w:date="2018-06-20T10:21:00Z">
        <w:r w:rsidR="0086284A">
          <w:rPr>
            <w:bCs/>
          </w:rPr>
          <w:t xml:space="preserve">However, </w:t>
        </w:r>
      </w:ins>
      <w:ins w:id="129" w:author="Parks, Robbie M" w:date="2018-06-19T11:30:00Z">
        <w:r w:rsidR="0086284A">
          <w:rPr>
            <w:bCs/>
          </w:rPr>
          <w:t>w</w:t>
        </w:r>
        <w:r w:rsidR="00416B08">
          <w:rPr>
            <w:bCs/>
          </w:rPr>
          <w:t xml:space="preserve">e have avoided </w:t>
        </w:r>
        <w:r w:rsidR="00416B08">
          <w:rPr>
            <w:bCs/>
            <w:i/>
          </w:rPr>
          <w:t xml:space="preserve">a priori </w:t>
        </w:r>
        <w:r w:rsidR="00416B08">
          <w:rPr>
            <w:bCs/>
          </w:rPr>
          <w:t xml:space="preserve">assuming </w:t>
        </w:r>
      </w:ins>
      <w:ins w:id="130" w:author="Parks, Robbie M" w:date="2018-06-19T11:31:00Z">
        <w:r w:rsidR="00EA2C8B">
          <w:rPr>
            <w:bCs/>
          </w:rPr>
          <w:t xml:space="preserve">that </w:t>
        </w:r>
      </w:ins>
      <w:ins w:id="131" w:author="Parks, Robbie M" w:date="2018-06-19T11:30:00Z">
        <w:r w:rsidR="00416B08">
          <w:rPr>
            <w:bCs/>
          </w:rPr>
          <w:t xml:space="preserve">any part of the year has a higher </w:t>
        </w:r>
      </w:ins>
      <w:ins w:id="132" w:author="Parks, Robbie M" w:date="2018-06-19T11:38:00Z">
        <w:r w:rsidR="00E34BAF">
          <w:rPr>
            <w:bCs/>
          </w:rPr>
          <w:t>number of deaths for a particular cause of death</w:t>
        </w:r>
      </w:ins>
      <w:ins w:id="133" w:author="Parks, Robbie M" w:date="2018-06-19T11:39:00Z">
        <w:r w:rsidR="00921858">
          <w:rPr>
            <w:bCs/>
          </w:rPr>
          <w:t xml:space="preserve">. Rather, we have </w:t>
        </w:r>
      </w:ins>
      <w:ins w:id="134" w:author="Parks, Robbie M" w:date="2018-06-19T11:40:00Z">
        <w:r w:rsidR="006F6866">
          <w:rPr>
            <w:bCs/>
          </w:rPr>
          <w:t xml:space="preserve">developed a method of techniques which </w:t>
        </w:r>
      </w:ins>
      <w:ins w:id="135" w:author="Parks, Robbie M" w:date="2018-06-19T11:44:00Z">
        <w:r w:rsidR="00CB2D04">
          <w:rPr>
            <w:bCs/>
          </w:rPr>
          <w:t xml:space="preserve">identify </w:t>
        </w:r>
        <w:r w:rsidR="00D5372C">
          <w:rPr>
            <w:bCs/>
          </w:rPr>
          <w:t>peak</w:t>
        </w:r>
        <w:r w:rsidR="00F915CF">
          <w:rPr>
            <w:bCs/>
          </w:rPr>
          <w:t xml:space="preserve"> mortality within the year</w:t>
        </w:r>
        <w:r w:rsidR="00510DF8">
          <w:rPr>
            <w:bCs/>
          </w:rPr>
          <w:t>.</w:t>
        </w:r>
      </w:ins>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2D6077DA"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ins w:id="136" w:author="Parks, Robbie M" w:date="2018-06-19T15:02:00Z">
        <w:r w:rsidR="00F13667">
          <w:rPr>
            <w:bCs/>
          </w:rPr>
          <w:t>8</w:t>
        </w:r>
      </w:ins>
      <w:ins w:id="137" w:author="Parks, Robbie M" w:date="2018-06-19T17:05:00Z">
        <w:r w:rsidR="00BA7F9D">
          <w:rPr>
            <w:bCs/>
          </w:rPr>
          <w:t xml:space="preserve"> and Table 2</w:t>
        </w:r>
      </w:ins>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176C2609" w:rsidR="006D1920" w:rsidRDefault="006D1920" w:rsidP="00E61AB2">
      <w:pPr>
        <w:rPr>
          <w:bCs/>
        </w:rPr>
      </w:pPr>
      <w:r>
        <w:rPr>
          <w:bCs/>
        </w:rPr>
        <w:t xml:space="preserve">We have added a table of descriptive statistics to give an overview of the number of deaths from each cause (Table </w:t>
      </w:r>
      <w:ins w:id="138" w:author="Parks, Robbie M" w:date="2018-06-19T12:03:00Z">
        <w:r w:rsidR="003E3683">
          <w:rPr>
            <w:bCs/>
          </w:rPr>
          <w:t>1</w:t>
        </w:r>
      </w:ins>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w:t>
      </w:r>
      <w:commentRangeStart w:id="139"/>
      <w:commentRangeStart w:id="140"/>
      <w:r w:rsidRPr="006D1920">
        <w:rPr>
          <w:b/>
          <w:bCs/>
        </w:rPr>
        <w:t xml:space="preserve">regional extremes in variation were not looked at when comparisons between countries are made. This does not invalidate the comparison but it would be helpful to explicitly summarise if there are any differences between regions and examine what those are, </w:t>
      </w:r>
      <w:commentRangeEnd w:id="139"/>
      <w:r w:rsidR="006D1920">
        <w:rPr>
          <w:rStyle w:val="CommentReference"/>
        </w:rPr>
        <w:commentReference w:id="139"/>
      </w:r>
      <w:commentRangeEnd w:id="140"/>
      <w:r w:rsidR="006A34F6">
        <w:rPr>
          <w:rStyle w:val="CommentReference"/>
        </w:rPr>
        <w:commentReference w:id="140"/>
      </w:r>
    </w:p>
    <w:p w14:paraId="0F608215" w14:textId="247FF14B" w:rsidR="00D02BB5" w:rsidRDefault="00D02BB5" w:rsidP="00E61AB2">
      <w:pPr>
        <w:rPr>
          <w:bCs/>
        </w:rPr>
      </w:pPr>
    </w:p>
    <w:p w14:paraId="1D7F736F" w14:textId="77777777" w:rsidR="0002089D" w:rsidRDefault="00BE0B8B" w:rsidP="0003425D">
      <w:pPr>
        <w:rPr>
          <w:ins w:id="141" w:author="Parks, Robbie M" w:date="2018-06-19T12:27:00Z"/>
          <w:bCs/>
        </w:rPr>
      </w:pPr>
      <w:ins w:id="142" w:author="Parks, Robbie M" w:date="2018-06-19T12:25:00Z">
        <w:r>
          <w:rPr>
            <w:bCs/>
          </w:rPr>
          <w:t>A fair comment and address</w:t>
        </w:r>
      </w:ins>
      <w:ins w:id="143" w:author="Parks, Robbie M" w:date="2018-06-19T12:27:00Z">
        <w:r w:rsidR="00554D06">
          <w:rPr>
            <w:bCs/>
          </w:rPr>
          <w:t xml:space="preserve">ed </w:t>
        </w:r>
      </w:ins>
      <w:ins w:id="144" w:author="Parks, Robbie M" w:date="2018-06-19T12:25:00Z">
        <w:r>
          <w:rPr>
            <w:bCs/>
          </w:rPr>
          <w:t xml:space="preserve">in the </w:t>
        </w:r>
      </w:ins>
      <w:ins w:id="145" w:author="Parks, Robbie M" w:date="2018-06-19T12:27:00Z">
        <w:r w:rsidR="00B71F4E">
          <w:rPr>
            <w:bCs/>
          </w:rPr>
          <w:t xml:space="preserve">revised manuscript in the </w:t>
        </w:r>
      </w:ins>
      <w:ins w:id="146" w:author="Parks, Robbie M" w:date="2018-06-19T12:25:00Z">
        <w:r w:rsidR="00B71F4E">
          <w:rPr>
            <w:bCs/>
          </w:rPr>
          <w:t>discussion</w:t>
        </w:r>
        <w:r>
          <w:rPr>
            <w:bCs/>
          </w:rPr>
          <w:t xml:space="preserve">. </w:t>
        </w:r>
      </w:ins>
    </w:p>
    <w:p w14:paraId="62437E46" w14:textId="77777777" w:rsidR="0002089D" w:rsidRDefault="0002089D" w:rsidP="0003425D">
      <w:pPr>
        <w:rPr>
          <w:ins w:id="147" w:author="Parks, Robbie M" w:date="2018-06-19T12:27:00Z"/>
          <w:bCs/>
        </w:rPr>
      </w:pPr>
    </w:p>
    <w:p w14:paraId="2ECC7E62" w14:textId="439ADAE0" w:rsidR="002E2D66" w:rsidRDefault="00BE0B8B" w:rsidP="0003425D">
      <w:pPr>
        <w:rPr>
          <w:ins w:id="148" w:author="Parks, Robbie M" w:date="2018-06-19T12:29:00Z"/>
          <w:bCs/>
        </w:rPr>
      </w:pPr>
      <w:ins w:id="149" w:author="Parks, Robbie M" w:date="2018-06-19T12:25:00Z">
        <w:r>
          <w:rPr>
            <w:bCs/>
          </w:rPr>
          <w:t>It is true that the papers referenced compare</w:t>
        </w:r>
      </w:ins>
      <w:ins w:id="150" w:author="Parks, Robbie M" w:date="2018-06-19T12:27:00Z">
        <w:r w:rsidR="0002089D">
          <w:rPr>
            <w:bCs/>
          </w:rPr>
          <w:t xml:space="preserve"> Excess Winter Death </w:t>
        </w:r>
      </w:ins>
      <w:ins w:id="151" w:author="Parks, Robbie M" w:date="2018-06-19T12:28:00Z">
        <w:r w:rsidR="0002089D">
          <w:rPr>
            <w:bCs/>
          </w:rPr>
          <w:t xml:space="preserve">Index (analogous to our generalised </w:t>
        </w:r>
        <w:r w:rsidR="008F3701">
          <w:rPr>
            <w:bCs/>
          </w:rPr>
          <w:t>percent difference between maximum and minimum mortality within a year)</w:t>
        </w:r>
      </w:ins>
      <w:ins w:id="152" w:author="Parks, Robbie M" w:date="2018-06-19T12:29:00Z">
        <w:r w:rsidR="00BF2BC7">
          <w:rPr>
            <w:bCs/>
          </w:rPr>
          <w:t xml:space="preserve"> to mean temperature rather than </w:t>
        </w:r>
        <w:r w:rsidR="002E2D66">
          <w:rPr>
            <w:bCs/>
          </w:rPr>
          <w:t xml:space="preserve">range of </w:t>
        </w:r>
      </w:ins>
      <w:ins w:id="153" w:author="Parks, Robbie M" w:date="2018-06-19T12:31:00Z">
        <w:r w:rsidR="00D0417B">
          <w:rPr>
            <w:bCs/>
          </w:rPr>
          <w:t>temperature</w:t>
        </w:r>
      </w:ins>
      <w:ins w:id="154" w:author="Parks, Robbie M" w:date="2018-06-19T12:26:00Z">
        <w:r w:rsidR="003A105F">
          <w:rPr>
            <w:bCs/>
          </w:rPr>
          <w:t>.</w:t>
        </w:r>
      </w:ins>
      <w:ins w:id="155" w:author="Parks, Robbie M" w:date="2018-06-19T12:32:00Z">
        <w:r w:rsidR="003A105F">
          <w:rPr>
            <w:bCs/>
          </w:rPr>
          <w:fldChar w:fldCharType="begin" w:fldLock="1"/>
        </w:r>
      </w:ins>
      <w:r w:rsidR="003A105F">
        <w:rPr>
          <w:bCs/>
        </w:rPr>
        <w:instrText>ADDIN CSL_CITATION { "citationItems" : [ { "id" : "ITEM-1",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"ITEM-1", "issue" : "2", "issued" : { "date-parts" : [ [ "2015" ] ] }, "page" : "339-345", "title" : "Excess winter deaths in Europe: A multi-country descriptive analysis", "type" : "article-journal", "volume" : "25" }, "uris" : [ "http://www.mendeley.com/documents/?uuid=b30766a9-cdc0-41a0-95d8-1ca7a2391ddd"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"ITEM-3", "issue" : "2", "issued" : { "date-parts" : [ [ "1989" ] ] }, "page" : "178-182", "title" : "Deaths in winter: Can Britain learn from Europe?", "type" : "article-journal", "volume" : "5" }, "uris" : [ "http://www.mendeley.com/documents/?uuid=3cd840a5-addb-4d68-9dcf-039d2f2f1220"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3A105F">
        <w:rPr>
          <w:bCs/>
        </w:rPr>
        <w:fldChar w:fldCharType="separate"/>
      </w:r>
      <w:r w:rsidR="003A105F" w:rsidRPr="003A105F">
        <w:rPr>
          <w:bCs/>
          <w:noProof/>
        </w:rPr>
        <w:t>(Fowler et al., 2015; Healy, 2003; McKee, 1989)</w:t>
      </w:r>
      <w:ins w:id="156" w:author="Parks, Robbie M" w:date="2018-06-19T12:32:00Z">
        <w:r w:rsidR="003A105F">
          <w:rPr>
            <w:bCs/>
          </w:rPr>
          <w:fldChar w:fldCharType="end"/>
        </w:r>
      </w:ins>
    </w:p>
    <w:p w14:paraId="435A1B9D" w14:textId="77777777" w:rsidR="002E2D66" w:rsidRDefault="002E2D66" w:rsidP="0003425D">
      <w:pPr>
        <w:rPr>
          <w:ins w:id="157" w:author="Parks, Robbie M" w:date="2018-06-19T12:29:00Z"/>
          <w:bCs/>
        </w:rPr>
      </w:pPr>
    </w:p>
    <w:p w14:paraId="7C6556B2" w14:textId="4EA657F9" w:rsidR="0003425D" w:rsidRDefault="001E05B9" w:rsidP="0003425D">
      <w:pPr>
        <w:rPr>
          <w:bCs/>
        </w:rPr>
      </w:pPr>
      <w:ins w:id="158" w:author="Parks, Robbie M" w:date="2018-06-19T12:26:00Z">
        <w:r>
          <w:rPr>
            <w:bCs/>
          </w:rPr>
          <w:t>We</w:t>
        </w:r>
      </w:ins>
      <w:ins w:id="159" w:author="Parks, Robbie M" w:date="2018-06-19T12:29:00Z">
        <w:r w:rsidR="007A515B">
          <w:rPr>
            <w:bCs/>
          </w:rPr>
          <w:t xml:space="preserve"> also</w:t>
        </w:r>
      </w:ins>
      <w:ins w:id="160" w:author="Parks, Robbie M" w:date="2018-06-19T12:26:00Z">
        <w:r>
          <w:rPr>
            <w:bCs/>
          </w:rPr>
          <w:t xml:space="preserve"> believe that it is valuable to compare the range of temperat</w:t>
        </w:r>
        <w:r w:rsidR="00E10B89">
          <w:rPr>
            <w:bCs/>
          </w:rPr>
          <w:t xml:space="preserve">ures with the percentage difference </w:t>
        </w:r>
      </w:ins>
      <w:ins w:id="161" w:author="Parks, Robbie M" w:date="2018-06-19T12:29:00Z">
        <w:r w:rsidR="00E10B89">
          <w:rPr>
            <w:bCs/>
          </w:rPr>
          <w:t>between maximum and minimum mortality</w:t>
        </w:r>
      </w:ins>
      <w:ins w:id="162" w:author="Parks, Robbie M" w:date="2018-06-19T12:26:00Z">
        <w:r w:rsidR="001B0CDA">
          <w:rPr>
            <w:bCs/>
          </w:rPr>
          <w:t>, as it can help identify whether temperature variation throughout the year i</w:t>
        </w:r>
        <w:r w:rsidR="00DB6C4C">
          <w:rPr>
            <w:bCs/>
          </w:rPr>
          <w:t xml:space="preserve">s a driver of </w:t>
        </w:r>
      </w:ins>
      <w:ins w:id="163" w:author="Parks, Robbie M" w:date="2018-06-19T12:30:00Z">
        <w:r w:rsidR="00EF43E7">
          <w:rPr>
            <w:bCs/>
          </w:rPr>
          <w:t>mo</w:t>
        </w:r>
        <w:r w:rsidR="00F37861">
          <w:rPr>
            <w:bCs/>
          </w:rPr>
          <w:t>rtality differences within year.</w:t>
        </w:r>
      </w:ins>
    </w:p>
    <w:p w14:paraId="0F878EA6" w14:textId="77777777" w:rsidR="006D1920" w:rsidRPr="00D02BB5" w:rsidRDefault="006D1920" w:rsidP="00E61AB2">
      <w:pPr>
        <w:rPr>
          <w:bCs/>
        </w:rPr>
      </w:pPr>
    </w:p>
    <w:p w14:paraId="7CC183C7" w14:textId="3F8E77AD" w:rsidR="006D1920" w:rsidRDefault="00D02BB5" w:rsidP="00E61AB2">
      <w:pPr>
        <w:rPr>
          <w:ins w:id="164" w:author="Parks, Robbie M" w:date="2018-06-20T10:34:00Z"/>
          <w:b/>
          <w:bCs/>
        </w:rPr>
      </w:pPr>
      <w:commentRangeStart w:id="165"/>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commentRangeEnd w:id="165"/>
      <w:r w:rsidR="006D1920">
        <w:rPr>
          <w:rStyle w:val="CommentReference"/>
        </w:rPr>
        <w:commentReference w:id="165"/>
      </w:r>
    </w:p>
    <w:p w14:paraId="154E6DC5" w14:textId="77777777" w:rsidR="006933C7" w:rsidRDefault="006933C7" w:rsidP="00E61AB2">
      <w:pPr>
        <w:rPr>
          <w:ins w:id="166" w:author="Parks, Robbie M" w:date="2018-06-20T10:34:00Z"/>
          <w:b/>
          <w:bCs/>
        </w:rPr>
      </w:pPr>
    </w:p>
    <w:p w14:paraId="0EA26DC6" w14:textId="6D24952D" w:rsidR="006933C7" w:rsidRPr="006933C7" w:rsidRDefault="006933C7" w:rsidP="00E61AB2">
      <w:pPr>
        <w:rPr>
          <w:bCs/>
        </w:rPr>
      </w:pPr>
      <w:ins w:id="167" w:author="Parks, Robbie M" w:date="2018-06-20T10:34:00Z">
        <w:r>
          <w:rPr>
            <w:bCs/>
          </w:rPr>
          <w:t>…</w:t>
        </w:r>
      </w:ins>
    </w:p>
    <w:p w14:paraId="4C67630D" w14:textId="77777777" w:rsidR="006D1920" w:rsidRPr="00D02BB5" w:rsidRDefault="006D1920" w:rsidP="00E61AB2">
      <w:pPr>
        <w:rPr>
          <w:bCs/>
        </w:rPr>
      </w:pPr>
    </w:p>
    <w:p w14:paraId="46D7E281" w14:textId="77777777" w:rsidR="00D02BB5" w:rsidRPr="006D1920" w:rsidRDefault="00D02BB5" w:rsidP="00E61AB2">
      <w:pPr>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ins w:id="168" w:author="Parks, Robbie M" w:date="2018-06-20T10:34:00Z"/>
          <w:b/>
          <w:bCs/>
        </w:rPr>
      </w:pPr>
      <w:r w:rsidRPr="006D1920">
        <w:rPr>
          <w:b/>
          <w:bCs/>
        </w:rPr>
        <w:t>There are various grammatical issues in the manuscript, it could benefit from a further proof reading.</w:t>
      </w:r>
    </w:p>
    <w:p w14:paraId="2277DBA5" w14:textId="77777777" w:rsidR="00D779EA" w:rsidRDefault="00D779EA" w:rsidP="00E61AB2">
      <w:pPr>
        <w:rPr>
          <w:ins w:id="169" w:author="Parks, Robbie M" w:date="2018-06-20T10:34:00Z"/>
          <w:b/>
          <w:bCs/>
        </w:rPr>
      </w:pPr>
    </w:p>
    <w:p w14:paraId="5E5FB808" w14:textId="48197884" w:rsidR="00D02BB5" w:rsidRPr="00D779EA" w:rsidRDefault="00161467" w:rsidP="00E61AB2">
      <w:pPr>
        <w:rPr>
          <w:bCs/>
          <w:rPrChange w:id="170" w:author="Parks, Robbie M" w:date="2018-06-20T10:34:00Z">
            <w:rPr>
              <w:b/>
              <w:bCs/>
            </w:rPr>
          </w:rPrChange>
        </w:rPr>
      </w:pPr>
      <w:ins w:id="171" w:author="Parks, Robbie M" w:date="2018-06-20T10:34:00Z">
        <w:r>
          <w:rPr>
            <w:bCs/>
          </w:rPr>
          <w:t>Fair comment and w</w:t>
        </w:r>
        <w:r w:rsidR="00D779EA">
          <w:rPr>
            <w:bCs/>
          </w:rPr>
          <w:t>e have made a further proof reading.</w:t>
        </w:r>
      </w:ins>
    </w:p>
    <w:p w14:paraId="1923F95A" w14:textId="77777777" w:rsidR="00D02BB5" w:rsidRPr="006D1920" w:rsidRDefault="00D02BB5" w:rsidP="00E61AB2">
      <w:pPr>
        <w:rPr>
          <w:b/>
          <w:bCs/>
        </w:rPr>
      </w:pPr>
    </w:p>
    <w:p w14:paraId="1421C17F" w14:textId="77777777" w:rsidR="00D02BB5" w:rsidRPr="006D1920" w:rsidRDefault="00D02BB5" w:rsidP="00E61AB2">
      <w:pPr>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lastRenderedPageBreak/>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9321C99" w:rsidR="006D1920" w:rsidRDefault="006D1920" w:rsidP="00E61AB2">
      <w:pPr>
        <w:rPr>
          <w:bCs/>
        </w:rPr>
      </w:pPr>
      <w:r>
        <w:rPr>
          <w:bCs/>
        </w:rPr>
        <w:t xml:space="preserve">We have </w:t>
      </w:r>
      <w:r w:rsidR="005D48DC">
        <w:rPr>
          <w:bCs/>
        </w:rPr>
        <w:t>avoided the term excess winter mortality because it is commonly used for a very specific calculation.</w:t>
      </w:r>
    </w:p>
    <w:p w14:paraId="18BE887C" w14:textId="77777777" w:rsidR="006D1920" w:rsidRPr="00D02BB5" w:rsidRDefault="006D1920" w:rsidP="00E61AB2">
      <w:pPr>
        <w:rPr>
          <w:bCs/>
        </w:rPr>
      </w:pPr>
    </w:p>
    <w:p w14:paraId="191BF422" w14:textId="77777777" w:rsidR="00D02BB5" w:rsidRPr="005D48DC" w:rsidRDefault="00D02BB5" w:rsidP="00E61AB2">
      <w:pPr>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D2B6EDC" w:rsidR="005D48DC" w:rsidRDefault="005D48DC" w:rsidP="00E61AB2">
      <w:pPr>
        <w:rPr>
          <w:bCs/>
        </w:rPr>
      </w:pPr>
      <w:r>
        <w:rPr>
          <w:bCs/>
        </w:rPr>
        <w:t xml:space="preserve">We have reworded for clarity (P. </w:t>
      </w:r>
      <w:ins w:id="172" w:author="Parks, Robbie M" w:date="2018-06-20T10:22:00Z">
        <w:r w:rsidR="00B12DC1">
          <w:rPr>
            <w:bCs/>
          </w:rPr>
          <w:t>2</w:t>
        </w:r>
      </w:ins>
      <w:r>
        <w:rPr>
          <w:bCs/>
        </w:rPr>
        <w:t>).</w:t>
      </w:r>
    </w:p>
    <w:p w14:paraId="08343B2E" w14:textId="77777777" w:rsidR="005D48DC" w:rsidRPr="00D02BB5" w:rsidRDefault="005D48DC" w:rsidP="00E61AB2">
      <w:pPr>
        <w:rPr>
          <w:bCs/>
        </w:rPr>
      </w:pPr>
    </w:p>
    <w:p w14:paraId="3022C705" w14:textId="77777777" w:rsidR="00D02BB5" w:rsidRPr="005D48DC" w:rsidRDefault="00D02BB5" w:rsidP="00E61AB2">
      <w:pPr>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401D5090" w14:textId="6A7F20AB" w:rsidR="005D48DC" w:rsidRDefault="005D48DC" w:rsidP="00E61AB2">
      <w:pPr>
        <w:jc w:val="left"/>
        <w:rPr>
          <w:bCs/>
        </w:rPr>
      </w:pPr>
      <w:commentRangeStart w:id="173"/>
      <w:r>
        <w:rPr>
          <w:bCs/>
        </w:rPr>
        <w:t xml:space="preserve">We have reworded as suggested (P. </w:t>
      </w:r>
      <w:del w:id="174" w:author="Parks, Robbie M" w:date="2018-06-20T10:32:00Z">
        <w:r w:rsidDel="00D97DDE">
          <w:rPr>
            <w:bCs/>
          </w:rPr>
          <w:delText>XX</w:delText>
        </w:r>
      </w:del>
      <w:ins w:id="175" w:author="Parks, Robbie M" w:date="2018-06-20T10:32:00Z">
        <w:r w:rsidR="00D97DDE">
          <w:rPr>
            <w:bCs/>
          </w:rPr>
          <w:t>5,</w:t>
        </w:r>
      </w:ins>
      <w:ins w:id="176" w:author="Parks, Robbie M" w:date="2018-06-20T10:33:00Z">
        <w:r w:rsidR="00D97DDE">
          <w:rPr>
            <w:bCs/>
          </w:rPr>
          <w:t>9</w:t>
        </w:r>
      </w:ins>
      <w:r>
        <w:rPr>
          <w:bCs/>
        </w:rPr>
        <w:t>).</w:t>
      </w:r>
      <w:commentRangeEnd w:id="173"/>
      <w:r>
        <w:rPr>
          <w:rStyle w:val="CommentReference"/>
        </w:rPr>
        <w:commentReference w:id="173"/>
      </w:r>
    </w:p>
    <w:p w14:paraId="1DA4CF81" w14:textId="2A5954F7" w:rsidR="00BA466B" w:rsidRPr="000A14BA" w:rsidRDefault="00BA466B" w:rsidP="00E61AB2">
      <w:pPr>
        <w:jc w:val="left"/>
        <w:rPr>
          <w:bCs/>
        </w:rPr>
      </w:pPr>
      <w:r w:rsidRPr="000A14BA">
        <w:rPr>
          <w:bCs/>
        </w:rPr>
        <w:br w:type="page"/>
      </w:r>
    </w:p>
    <w:p w14:paraId="6CD3E660" w14:textId="3FDCD736" w:rsidR="00E15FDA" w:rsidRPr="000A14BA" w:rsidRDefault="00E15FDA" w:rsidP="00E61AB2">
      <w:pPr>
        <w:rPr>
          <w:b/>
          <w:bCs/>
        </w:rPr>
      </w:pPr>
      <w:r w:rsidRPr="000A14BA">
        <w:rPr>
          <w:b/>
          <w:bCs/>
        </w:rPr>
        <w:lastRenderedPageBreak/>
        <w:t>References</w:t>
      </w:r>
    </w:p>
    <w:p w14:paraId="564BDF58" w14:textId="0EAFCCA4" w:rsidR="008439C3" w:rsidRDefault="008439C3" w:rsidP="00E61AB2">
      <w:pPr>
        <w:rPr>
          <w:bCs/>
        </w:rPr>
      </w:pPr>
    </w:p>
    <w:p w14:paraId="711AF3C5" w14:textId="481EEC67" w:rsidR="003A105F" w:rsidRPr="003A105F" w:rsidRDefault="008338F8" w:rsidP="003A105F">
      <w:pPr>
        <w:widowControl w:val="0"/>
        <w:autoSpaceDE w:val="0"/>
        <w:autoSpaceDN w:val="0"/>
        <w:adjustRightInd w:val="0"/>
        <w:ind w:left="480" w:hanging="480"/>
        <w:rPr>
          <w:rFonts w:eastAsia="Times New Roman" w:cs="Arial"/>
          <w:noProof/>
        </w:rPr>
      </w:pPr>
      <w:ins w:id="177" w:author="Parks, Robbie M" w:date="2018-06-19T10:09:00Z">
        <w:r>
          <w:rPr>
            <w:bCs/>
          </w:rPr>
          <w:fldChar w:fldCharType="begin" w:fldLock="1"/>
        </w:r>
        <w:r>
          <w:rPr>
            <w:bCs/>
          </w:rPr>
          <w:instrText xml:space="preserve">ADDIN Mendeley Bibliography CSL_BIBLIOGRAPHY </w:instrText>
        </w:r>
      </w:ins>
      <w:r>
        <w:rPr>
          <w:bCs/>
        </w:rPr>
        <w:fldChar w:fldCharType="separate"/>
      </w:r>
      <w:r w:rsidR="003A105F" w:rsidRPr="003A105F">
        <w:rPr>
          <w:rFonts w:eastAsia="Times New Roman" w:cs="Arial"/>
          <w:noProof/>
        </w:rPr>
        <w:t xml:space="preserve">Basu, R. (2009). High ambient temperature and mortality: a review of epidemiologic studies from 2001 to 2008. </w:t>
      </w:r>
      <w:r w:rsidR="003A105F" w:rsidRPr="003A105F">
        <w:rPr>
          <w:rFonts w:eastAsia="Times New Roman" w:cs="Arial"/>
          <w:i/>
          <w:iCs/>
          <w:noProof/>
        </w:rPr>
        <w:t>Environmental Health</w:t>
      </w:r>
      <w:r w:rsidR="003A105F" w:rsidRPr="003A105F">
        <w:rPr>
          <w:rFonts w:eastAsia="Times New Roman" w:cs="Arial"/>
          <w:noProof/>
        </w:rPr>
        <w:t xml:space="preserve">, </w:t>
      </w:r>
      <w:r w:rsidR="003A105F" w:rsidRPr="003A105F">
        <w:rPr>
          <w:rFonts w:eastAsia="Times New Roman" w:cs="Arial"/>
          <w:i/>
          <w:iCs/>
          <w:noProof/>
        </w:rPr>
        <w:t>8</w:t>
      </w:r>
      <w:r w:rsidR="003A105F" w:rsidRPr="003A105F">
        <w:rPr>
          <w:rFonts w:eastAsia="Times New Roman" w:cs="Arial"/>
          <w:noProof/>
        </w:rPr>
        <w:t>(1), 40. https://doi.org/10.1186/1476-069X-8-40</w:t>
      </w:r>
    </w:p>
    <w:p w14:paraId="3206D037"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Basu, R., Dominici, F., &amp; Samet, J. M. (2005). Temperature and mortality among the elderly in the United States: a comparison of epidemiologic methods. </w:t>
      </w:r>
      <w:r w:rsidRPr="003A105F">
        <w:rPr>
          <w:rFonts w:eastAsia="Times New Roman" w:cs="Arial"/>
          <w:i/>
          <w:iCs/>
          <w:noProof/>
        </w:rPr>
        <w:t>Epidemiology</w:t>
      </w:r>
      <w:r w:rsidRPr="003A105F">
        <w:rPr>
          <w:rFonts w:eastAsia="Times New Roman" w:cs="Arial"/>
          <w:noProof/>
        </w:rPr>
        <w:t xml:space="preserve">, </w:t>
      </w:r>
      <w:r w:rsidRPr="003A105F">
        <w:rPr>
          <w:rFonts w:eastAsia="Times New Roman" w:cs="Arial"/>
          <w:i/>
          <w:iCs/>
          <w:noProof/>
        </w:rPr>
        <w:t>16</w:t>
      </w:r>
      <w:r w:rsidRPr="003A105F">
        <w:rPr>
          <w:rFonts w:eastAsia="Times New Roman" w:cs="Arial"/>
          <w:noProof/>
        </w:rPr>
        <w:t>(1), 58–66. https://doi.org/00001648-200501000-00009 [pii]</w:t>
      </w:r>
    </w:p>
    <w:p w14:paraId="4A6EAD5D"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Basu, R., &amp; Samet, J. M. (2002). Relation between elevated ambient temperature and mortality: A review of the epidemiologic evidence. </w:t>
      </w:r>
      <w:r w:rsidRPr="003A105F">
        <w:rPr>
          <w:rFonts w:eastAsia="Times New Roman" w:cs="Arial"/>
          <w:i/>
          <w:iCs/>
          <w:noProof/>
        </w:rPr>
        <w:t>Epidemiologic Reviews</w:t>
      </w:r>
      <w:r w:rsidRPr="003A105F">
        <w:rPr>
          <w:rFonts w:eastAsia="Times New Roman" w:cs="Arial"/>
          <w:noProof/>
        </w:rPr>
        <w:t>. https://doi.org/10.1093/epirev/mxf007</w:t>
      </w:r>
    </w:p>
    <w:p w14:paraId="12FDAB65"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Bennett, J. E., Blangiardo, M., Fecht, D., Elliott, P., &amp; Ezzati, M. (2014). Vulnerability to the mortality effects of warm temperature in the districts of England and Wales. </w:t>
      </w:r>
      <w:r w:rsidRPr="003A105F">
        <w:rPr>
          <w:rFonts w:eastAsia="Times New Roman" w:cs="Arial"/>
          <w:i/>
          <w:iCs/>
          <w:noProof/>
        </w:rPr>
        <w:t>Nature Climate Change</w:t>
      </w:r>
      <w:r w:rsidRPr="003A105F">
        <w:rPr>
          <w:rFonts w:eastAsia="Times New Roman" w:cs="Arial"/>
          <w:noProof/>
        </w:rPr>
        <w:t xml:space="preserve">, </w:t>
      </w:r>
      <w:r w:rsidRPr="003A105F">
        <w:rPr>
          <w:rFonts w:eastAsia="Times New Roman" w:cs="Arial"/>
          <w:i/>
          <w:iCs/>
          <w:noProof/>
        </w:rPr>
        <w:t>4</w:t>
      </w:r>
      <w:r w:rsidRPr="003A105F">
        <w:rPr>
          <w:rFonts w:eastAsia="Times New Roman" w:cs="Arial"/>
          <w:noProof/>
        </w:rPr>
        <w:t>(4), 269–273. https://doi.org/10.1038/nclimate2123</w:t>
      </w:r>
    </w:p>
    <w:p w14:paraId="28A4F6AB"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Braga, A. L. F., Zanobetti, A., &amp; Schwartz, J. (2002). The effect of weather on respiratory and cardiovascular deaths in 12 U.S. cities. </w:t>
      </w:r>
      <w:r w:rsidRPr="003A105F">
        <w:rPr>
          <w:rFonts w:eastAsia="Times New Roman" w:cs="Arial"/>
          <w:i/>
          <w:iCs/>
          <w:noProof/>
        </w:rPr>
        <w:t>Environmental Health Perspectives</w:t>
      </w:r>
      <w:r w:rsidRPr="003A105F">
        <w:rPr>
          <w:rFonts w:eastAsia="Times New Roman" w:cs="Arial"/>
          <w:noProof/>
        </w:rPr>
        <w:t xml:space="preserve">, </w:t>
      </w:r>
      <w:r w:rsidRPr="003A105F">
        <w:rPr>
          <w:rFonts w:eastAsia="Times New Roman" w:cs="Arial"/>
          <w:i/>
          <w:iCs/>
          <w:noProof/>
        </w:rPr>
        <w:t>110</w:t>
      </w:r>
      <w:r w:rsidRPr="003A105F">
        <w:rPr>
          <w:rFonts w:eastAsia="Times New Roman" w:cs="Arial"/>
          <w:noProof/>
        </w:rPr>
        <w:t>(9), 859–863. https://doi.org/10.1289/ehp.02110859</w:t>
      </w:r>
    </w:p>
    <w:p w14:paraId="5B97C1B4"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Curriero, F. C., Heiner, K. S., Samet, J. M., Zeger, S. L., Strug, L., &amp; Patz, J. A. (2002). Temperature and mortality in 11 cities of the eastern United States. </w:t>
      </w:r>
      <w:r w:rsidRPr="003A105F">
        <w:rPr>
          <w:rFonts w:eastAsia="Times New Roman" w:cs="Arial"/>
          <w:i/>
          <w:iCs/>
          <w:noProof/>
        </w:rPr>
        <w:t>American Journal of Epidemiology</w:t>
      </w:r>
      <w:r w:rsidRPr="003A105F">
        <w:rPr>
          <w:rFonts w:eastAsia="Times New Roman" w:cs="Arial"/>
          <w:noProof/>
        </w:rPr>
        <w:t xml:space="preserve">, </w:t>
      </w:r>
      <w:r w:rsidRPr="003A105F">
        <w:rPr>
          <w:rFonts w:eastAsia="Times New Roman" w:cs="Arial"/>
          <w:i/>
          <w:iCs/>
          <w:noProof/>
        </w:rPr>
        <w:t>155</w:t>
      </w:r>
      <w:r w:rsidRPr="003A105F">
        <w:rPr>
          <w:rFonts w:eastAsia="Times New Roman" w:cs="Arial"/>
          <w:noProof/>
        </w:rPr>
        <w:t>(1), 80–87. https://doi.org/10.1093/aje/155.1.80</w:t>
      </w:r>
    </w:p>
    <w:p w14:paraId="67EF1072"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Dockery, D. W., Pope, C. A., Xu, X., Spengler, J. D., Ware, J. H., Fay, M. E., … Speizer, F. E. (1993). An association between air pollution and mortality in six U.S. cities. </w:t>
      </w:r>
      <w:r w:rsidRPr="003A105F">
        <w:rPr>
          <w:rFonts w:eastAsia="Times New Roman" w:cs="Arial"/>
          <w:i/>
          <w:iCs/>
          <w:noProof/>
        </w:rPr>
        <w:t>The New England Journal of Medicine</w:t>
      </w:r>
      <w:r w:rsidRPr="003A105F">
        <w:rPr>
          <w:rFonts w:eastAsia="Times New Roman" w:cs="Arial"/>
          <w:noProof/>
        </w:rPr>
        <w:t xml:space="preserve">, </w:t>
      </w:r>
      <w:r w:rsidRPr="003A105F">
        <w:rPr>
          <w:rFonts w:eastAsia="Times New Roman" w:cs="Arial"/>
          <w:i/>
          <w:iCs/>
          <w:noProof/>
        </w:rPr>
        <w:t>329</w:t>
      </w:r>
      <w:r w:rsidRPr="003A105F">
        <w:rPr>
          <w:rFonts w:eastAsia="Times New Roman" w:cs="Arial"/>
          <w:noProof/>
        </w:rPr>
        <w:t>(24), 1753–9. https://doi.org/10.1056/NEJM199312093292401</w:t>
      </w:r>
    </w:p>
    <w:p w14:paraId="5956E17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Fowler, T., Southgate, R. J., Waite, T., Harrell, R., Kovats, S., Bone, A., … Murray, V. (2015). Excess winter deaths in Europe: A multi-country descriptive analysis. </w:t>
      </w:r>
      <w:r w:rsidRPr="003A105F">
        <w:rPr>
          <w:rFonts w:eastAsia="Times New Roman" w:cs="Arial"/>
          <w:i/>
          <w:iCs/>
          <w:noProof/>
        </w:rPr>
        <w:t>European Journal of Public Health</w:t>
      </w:r>
      <w:r w:rsidRPr="003A105F">
        <w:rPr>
          <w:rFonts w:eastAsia="Times New Roman" w:cs="Arial"/>
          <w:noProof/>
        </w:rPr>
        <w:t xml:space="preserve">, </w:t>
      </w:r>
      <w:r w:rsidRPr="003A105F">
        <w:rPr>
          <w:rFonts w:eastAsia="Times New Roman" w:cs="Arial"/>
          <w:i/>
          <w:iCs/>
          <w:noProof/>
        </w:rPr>
        <w:t>25</w:t>
      </w:r>
      <w:r w:rsidRPr="003A105F">
        <w:rPr>
          <w:rFonts w:eastAsia="Times New Roman" w:cs="Arial"/>
          <w:noProof/>
        </w:rPr>
        <w:t>(2), 339–345. https://doi.org/10.1093/eurpub/cku073</w:t>
      </w:r>
    </w:p>
    <w:p w14:paraId="7515972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3A105F">
        <w:rPr>
          <w:rFonts w:eastAsia="Times New Roman" w:cs="Arial"/>
          <w:i/>
          <w:iCs/>
          <w:noProof/>
        </w:rPr>
        <w:t>The Lancet</w:t>
      </w:r>
      <w:r w:rsidRPr="003A105F">
        <w:rPr>
          <w:rFonts w:eastAsia="Times New Roman" w:cs="Arial"/>
          <w:noProof/>
        </w:rPr>
        <w:t xml:space="preserve">, </w:t>
      </w:r>
      <w:r w:rsidRPr="003A105F">
        <w:rPr>
          <w:rFonts w:eastAsia="Times New Roman" w:cs="Arial"/>
          <w:i/>
          <w:iCs/>
          <w:noProof/>
        </w:rPr>
        <w:t>386</w:t>
      </w:r>
      <w:r w:rsidRPr="003A105F">
        <w:rPr>
          <w:rFonts w:eastAsia="Times New Roman" w:cs="Arial"/>
          <w:noProof/>
        </w:rPr>
        <w:t>(9991), 369–375. https://doi.org/10.1016/S0140-6736(14)62114-0</w:t>
      </w:r>
    </w:p>
    <w:p w14:paraId="5855BBF1"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Healy, J. D. (2003). Excess winter mortality in Europe: A cross country analysis identifying key risk factors. </w:t>
      </w:r>
      <w:r w:rsidRPr="003A105F">
        <w:rPr>
          <w:rFonts w:eastAsia="Times New Roman" w:cs="Arial"/>
          <w:i/>
          <w:iCs/>
          <w:noProof/>
        </w:rPr>
        <w:t>Journal of Epidemiology and Community Health</w:t>
      </w:r>
      <w:r w:rsidRPr="003A105F">
        <w:rPr>
          <w:rFonts w:eastAsia="Times New Roman" w:cs="Arial"/>
          <w:noProof/>
        </w:rPr>
        <w:t xml:space="preserve">, </w:t>
      </w:r>
      <w:r w:rsidRPr="003A105F">
        <w:rPr>
          <w:rFonts w:eastAsia="Times New Roman" w:cs="Arial"/>
          <w:i/>
          <w:iCs/>
          <w:noProof/>
        </w:rPr>
        <w:t>57</w:t>
      </w:r>
      <w:r w:rsidRPr="003A105F">
        <w:rPr>
          <w:rFonts w:eastAsia="Times New Roman" w:cs="Arial"/>
          <w:noProof/>
        </w:rPr>
        <w:t>(10), 784–789. https://doi.org/10.1136/jech.57.10.784</w:t>
      </w:r>
    </w:p>
    <w:p w14:paraId="6C17ECA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Hoek, G., Krishnan, R. M., Beelen, R., Peters, A., Ostro, B., Brunekreef, B., &amp; Kaufman, J. D. (2013). Long-term air pollution exposure and cardio- respiratory mortality: a review. </w:t>
      </w:r>
      <w:r w:rsidRPr="003A105F">
        <w:rPr>
          <w:rFonts w:eastAsia="Times New Roman" w:cs="Arial"/>
          <w:i/>
          <w:iCs/>
          <w:noProof/>
        </w:rPr>
        <w:t>Environmental Health</w:t>
      </w:r>
      <w:r w:rsidRPr="003A105F">
        <w:rPr>
          <w:rFonts w:eastAsia="Times New Roman" w:cs="Arial"/>
          <w:noProof/>
        </w:rPr>
        <w:t xml:space="preserve">, </w:t>
      </w:r>
      <w:r w:rsidRPr="003A105F">
        <w:rPr>
          <w:rFonts w:eastAsia="Times New Roman" w:cs="Arial"/>
          <w:i/>
          <w:iCs/>
          <w:noProof/>
        </w:rPr>
        <w:t>12</w:t>
      </w:r>
      <w:r w:rsidRPr="003A105F">
        <w:rPr>
          <w:rFonts w:eastAsia="Times New Roman" w:cs="Arial"/>
          <w:noProof/>
        </w:rPr>
        <w:t>(1), 43. https://doi.org/10.1186/1476-069X-12-43</w:t>
      </w:r>
    </w:p>
    <w:p w14:paraId="6CDFD122"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McKee, C. M. (1989). Deaths in winter: Can Britain learn from Europe? </w:t>
      </w:r>
      <w:r w:rsidRPr="003A105F">
        <w:rPr>
          <w:rFonts w:eastAsia="Times New Roman" w:cs="Arial"/>
          <w:i/>
          <w:iCs/>
          <w:noProof/>
        </w:rPr>
        <w:t>European Journal of Epidemiology</w:t>
      </w:r>
      <w:r w:rsidRPr="003A105F">
        <w:rPr>
          <w:rFonts w:eastAsia="Times New Roman" w:cs="Arial"/>
          <w:noProof/>
        </w:rPr>
        <w:t xml:space="preserve">, </w:t>
      </w:r>
      <w:r w:rsidRPr="003A105F">
        <w:rPr>
          <w:rFonts w:eastAsia="Times New Roman" w:cs="Arial"/>
          <w:i/>
          <w:iCs/>
          <w:noProof/>
        </w:rPr>
        <w:t>5</w:t>
      </w:r>
      <w:r w:rsidRPr="003A105F">
        <w:rPr>
          <w:rFonts w:eastAsia="Times New Roman" w:cs="Arial"/>
          <w:noProof/>
        </w:rPr>
        <w:t>(2), 178–182. https://doi.org/10.1007/BF00156826</w:t>
      </w:r>
    </w:p>
    <w:p w14:paraId="6167045A" w14:textId="77777777" w:rsidR="003A105F" w:rsidRPr="003A105F" w:rsidRDefault="003A105F" w:rsidP="003A105F">
      <w:pPr>
        <w:widowControl w:val="0"/>
        <w:autoSpaceDE w:val="0"/>
        <w:autoSpaceDN w:val="0"/>
        <w:adjustRightInd w:val="0"/>
        <w:ind w:left="480" w:hanging="480"/>
        <w:rPr>
          <w:rFonts w:cs="Arial"/>
          <w:noProof/>
        </w:rPr>
      </w:pPr>
      <w:r w:rsidRPr="003A105F">
        <w:rPr>
          <w:rFonts w:eastAsia="Times New Roman" w:cs="Arial"/>
          <w:noProof/>
        </w:rPr>
        <w:t xml:space="preserve">Pope, C. A., Burnett, R. T., Thun, M. J., Calle, E. E., Krewski, D., Ito, K., &amp; Thurston, G. D. (2002). Lung cancer, cardiopulmonary mortality, and long-term exposure to fine particulate air pollution. </w:t>
      </w:r>
      <w:r w:rsidRPr="003A105F">
        <w:rPr>
          <w:rFonts w:eastAsia="Times New Roman" w:cs="Arial"/>
          <w:i/>
          <w:iCs/>
          <w:noProof/>
        </w:rPr>
        <w:t>JAMA</w:t>
      </w:r>
      <w:r w:rsidRPr="003A105F">
        <w:rPr>
          <w:rFonts w:eastAsia="Times New Roman" w:cs="Arial"/>
          <w:noProof/>
        </w:rPr>
        <w:t xml:space="preserve">, </w:t>
      </w:r>
      <w:r w:rsidRPr="003A105F">
        <w:rPr>
          <w:rFonts w:eastAsia="Times New Roman" w:cs="Arial"/>
          <w:i/>
          <w:iCs/>
          <w:noProof/>
        </w:rPr>
        <w:t>287</w:t>
      </w:r>
      <w:r w:rsidRPr="003A105F">
        <w:rPr>
          <w:rFonts w:eastAsia="Times New Roman" w:cs="Arial"/>
          <w:noProof/>
        </w:rPr>
        <w:t>(9), 1132–1141. https://doi.org/joc11435 [pii]</w:t>
      </w:r>
    </w:p>
    <w:p w14:paraId="094A715E" w14:textId="40A2FFA7" w:rsidR="00B11CF3" w:rsidRDefault="008338F8" w:rsidP="003A105F">
      <w:pPr>
        <w:widowControl w:val="0"/>
        <w:autoSpaceDE w:val="0"/>
        <w:autoSpaceDN w:val="0"/>
        <w:adjustRightInd w:val="0"/>
        <w:ind w:left="480" w:hanging="480"/>
        <w:rPr>
          <w:bCs/>
        </w:rPr>
      </w:pPr>
      <w:ins w:id="178" w:author="Parks, Robbie M" w:date="2018-06-19T10:09:00Z">
        <w:r>
          <w:rPr>
            <w:bCs/>
          </w:rPr>
          <w:fldChar w:fldCharType="end"/>
        </w:r>
      </w:ins>
    </w:p>
    <w:p w14:paraId="4EAA7E9B" w14:textId="49093075"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06-10T07:33:00Z" w:initials="EM">
    <w:p w14:paraId="0477AA77" w14:textId="3B58C657" w:rsidR="00BD0E87" w:rsidRDefault="00BD0E87">
      <w:pPr>
        <w:pStyle w:val="CommentText"/>
      </w:pPr>
      <w:r>
        <w:rPr>
          <w:rStyle w:val="CommentReference"/>
        </w:rPr>
        <w:annotationRef/>
      </w:r>
      <w:r>
        <w:t>To only do just before upload</w:t>
      </w:r>
    </w:p>
  </w:comment>
  <w:comment w:id="15" w:author="Ezzati, Majid" w:date="2018-06-10T07:27:00Z" w:initials="EM">
    <w:p w14:paraId="398D1882" w14:textId="38EF02EC" w:rsidR="00BD0E87" w:rsidRDefault="00BD0E87">
      <w:pPr>
        <w:pStyle w:val="CommentText"/>
      </w:pPr>
      <w:r>
        <w:rPr>
          <w:rStyle w:val="CommentReference"/>
        </w:rPr>
        <w:annotationRef/>
      </w:r>
      <w:r>
        <w:t>Let’s discuss</w:t>
      </w:r>
    </w:p>
  </w:comment>
  <w:comment w:id="139" w:author="Ezzati, Majid" w:date="2018-06-10T07:43:00Z" w:initials="EM">
    <w:p w14:paraId="64D73916" w14:textId="3D308233" w:rsidR="006D1920" w:rsidRDefault="006D1920">
      <w:pPr>
        <w:pStyle w:val="CommentText"/>
      </w:pPr>
      <w:r>
        <w:rPr>
          <w:rStyle w:val="CommentReference"/>
        </w:rPr>
        <w:annotationRef/>
      </w:r>
      <w:r>
        <w:t>To discuss</w:t>
      </w:r>
    </w:p>
  </w:comment>
  <w:comment w:id="140" w:author="Parks, Robbie M" w:date="2018-06-20T10:21:00Z" w:initials="PRM">
    <w:p w14:paraId="2600CF00" w14:textId="331C9879" w:rsidR="006A34F6" w:rsidRDefault="006A34F6">
      <w:pPr>
        <w:pStyle w:val="CommentText"/>
      </w:pPr>
      <w:r>
        <w:rPr>
          <w:rStyle w:val="CommentReference"/>
        </w:rPr>
        <w:annotationRef/>
      </w:r>
      <w:r>
        <w:t>Hopefully answered below</w:t>
      </w:r>
    </w:p>
  </w:comment>
  <w:comment w:id="165" w:author="Ezzati, Majid" w:date="2018-06-10T07:43:00Z" w:initials="EM">
    <w:p w14:paraId="69A8DACE" w14:textId="5876AA15" w:rsidR="006D1920" w:rsidRDefault="006D1920">
      <w:pPr>
        <w:pStyle w:val="CommentText"/>
      </w:pPr>
      <w:r>
        <w:rPr>
          <w:rStyle w:val="CommentReference"/>
        </w:rPr>
        <w:annotationRef/>
      </w:r>
      <w:r>
        <w:t>We can probably take out the ps but to discuss again</w:t>
      </w:r>
    </w:p>
  </w:comment>
  <w:comment w:id="173" w:author="Ezzati, Majid" w:date="2018-06-10T07:46:00Z" w:initials="EM">
    <w:p w14:paraId="5BB52230" w14:textId="202E0406" w:rsidR="005D48DC" w:rsidRDefault="005D48DC">
      <w:pPr>
        <w:pStyle w:val="CommentText"/>
      </w:pPr>
      <w:r>
        <w:rPr>
          <w:rStyle w:val="CommentReference"/>
        </w:rPr>
        <w:annotationRef/>
      </w:r>
      <w:r>
        <w:t xml:space="preserve"> To do??</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477AA77" w15:done="0"/>
  <w15:commentEx w15:paraId="398D1882" w15:done="0"/>
  <w15:commentEx w15:paraId="64D73916" w15:done="0"/>
  <w15:commentEx w15:paraId="2600CF00" w15:paraIdParent="64D73916" w15:done="0"/>
  <w15:commentEx w15:paraId="69A8DACE" w15:done="0"/>
  <w15:commentEx w15:paraId="5BB52230"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AABACF" w14:textId="77777777" w:rsidR="00CB480A" w:rsidRDefault="00CB480A">
      <w:r>
        <w:separator/>
      </w:r>
    </w:p>
  </w:endnote>
  <w:endnote w:type="continuationSeparator" w:id="0">
    <w:p w14:paraId="37B05E40" w14:textId="77777777" w:rsidR="00CB480A" w:rsidRDefault="00CB4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6713A14A" w:rsidR="005530AF" w:rsidRDefault="005530AF">
    <w:pPr>
      <w:pStyle w:val="Footer"/>
      <w:jc w:val="right"/>
    </w:pPr>
    <w:r>
      <w:fldChar w:fldCharType="begin"/>
    </w:r>
    <w:r>
      <w:instrText xml:space="preserve"> PAGE   \* MERGEFORMAT </w:instrText>
    </w:r>
    <w:r>
      <w:fldChar w:fldCharType="separate"/>
    </w:r>
    <w:r w:rsidR="00835D8F">
      <w:rPr>
        <w:noProof/>
      </w:rPr>
      <w:t>3</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2A496FD7" w:rsidR="005530AF" w:rsidRDefault="005530AF">
    <w:pPr>
      <w:pStyle w:val="Footer"/>
      <w:jc w:val="right"/>
    </w:pPr>
    <w:r>
      <w:fldChar w:fldCharType="begin"/>
    </w:r>
    <w:r>
      <w:instrText xml:space="preserve"> PAGE   \* MERGEFORMAT </w:instrText>
    </w:r>
    <w:r>
      <w:fldChar w:fldCharType="separate"/>
    </w:r>
    <w:r w:rsidR="00867DB8">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A044A8" w14:textId="77777777" w:rsidR="00CB480A" w:rsidRDefault="00CB480A">
      <w:r>
        <w:separator/>
      </w:r>
    </w:p>
  </w:footnote>
  <w:footnote w:type="continuationSeparator" w:id="0">
    <w:p w14:paraId="67133379" w14:textId="77777777" w:rsidR="00CB480A" w:rsidRDefault="00CB480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794B"/>
    <w:rsid w:val="00010AD3"/>
    <w:rsid w:val="00012ABC"/>
    <w:rsid w:val="00013234"/>
    <w:rsid w:val="00014357"/>
    <w:rsid w:val="00015362"/>
    <w:rsid w:val="0002089D"/>
    <w:rsid w:val="000231F9"/>
    <w:rsid w:val="00024201"/>
    <w:rsid w:val="00024212"/>
    <w:rsid w:val="00025715"/>
    <w:rsid w:val="00025F42"/>
    <w:rsid w:val="00027931"/>
    <w:rsid w:val="000320D1"/>
    <w:rsid w:val="00033D48"/>
    <w:rsid w:val="0003425D"/>
    <w:rsid w:val="0003518F"/>
    <w:rsid w:val="00043666"/>
    <w:rsid w:val="00045516"/>
    <w:rsid w:val="000467B2"/>
    <w:rsid w:val="00047EBE"/>
    <w:rsid w:val="00051557"/>
    <w:rsid w:val="00051A6F"/>
    <w:rsid w:val="000530C5"/>
    <w:rsid w:val="00056BA2"/>
    <w:rsid w:val="000604D6"/>
    <w:rsid w:val="00061971"/>
    <w:rsid w:val="00062159"/>
    <w:rsid w:val="00062E05"/>
    <w:rsid w:val="0006384C"/>
    <w:rsid w:val="00063BE5"/>
    <w:rsid w:val="00064704"/>
    <w:rsid w:val="00064B61"/>
    <w:rsid w:val="0006744D"/>
    <w:rsid w:val="0007048D"/>
    <w:rsid w:val="00070D01"/>
    <w:rsid w:val="0007116F"/>
    <w:rsid w:val="0007122D"/>
    <w:rsid w:val="00071233"/>
    <w:rsid w:val="000715F0"/>
    <w:rsid w:val="00071CBE"/>
    <w:rsid w:val="00071F8E"/>
    <w:rsid w:val="00072C85"/>
    <w:rsid w:val="0007397B"/>
    <w:rsid w:val="00080F56"/>
    <w:rsid w:val="00084C94"/>
    <w:rsid w:val="00085041"/>
    <w:rsid w:val="00086E7F"/>
    <w:rsid w:val="00087C9A"/>
    <w:rsid w:val="00090E06"/>
    <w:rsid w:val="0009101C"/>
    <w:rsid w:val="000931A3"/>
    <w:rsid w:val="00093B7C"/>
    <w:rsid w:val="0009647D"/>
    <w:rsid w:val="000A14BA"/>
    <w:rsid w:val="000A1A24"/>
    <w:rsid w:val="000A5021"/>
    <w:rsid w:val="000A59D7"/>
    <w:rsid w:val="000A6CDA"/>
    <w:rsid w:val="000B342F"/>
    <w:rsid w:val="000B35E9"/>
    <w:rsid w:val="000B6543"/>
    <w:rsid w:val="000C1194"/>
    <w:rsid w:val="000C26E9"/>
    <w:rsid w:val="000C3933"/>
    <w:rsid w:val="000C4EEA"/>
    <w:rsid w:val="000C50E4"/>
    <w:rsid w:val="000C7EFF"/>
    <w:rsid w:val="000D2444"/>
    <w:rsid w:val="000D3885"/>
    <w:rsid w:val="000D39EC"/>
    <w:rsid w:val="000D5F86"/>
    <w:rsid w:val="000D760F"/>
    <w:rsid w:val="000D77E0"/>
    <w:rsid w:val="000D7BA4"/>
    <w:rsid w:val="000E369D"/>
    <w:rsid w:val="000E6589"/>
    <w:rsid w:val="000E6AE3"/>
    <w:rsid w:val="000E7E0D"/>
    <w:rsid w:val="000F1A2A"/>
    <w:rsid w:val="000F1F5B"/>
    <w:rsid w:val="000F543F"/>
    <w:rsid w:val="000F765D"/>
    <w:rsid w:val="000F76C6"/>
    <w:rsid w:val="000F7F78"/>
    <w:rsid w:val="00101066"/>
    <w:rsid w:val="00101824"/>
    <w:rsid w:val="0010238B"/>
    <w:rsid w:val="00103D74"/>
    <w:rsid w:val="0010489C"/>
    <w:rsid w:val="00105ED6"/>
    <w:rsid w:val="00105EEE"/>
    <w:rsid w:val="001110D2"/>
    <w:rsid w:val="001121AA"/>
    <w:rsid w:val="001127E0"/>
    <w:rsid w:val="00116830"/>
    <w:rsid w:val="00121256"/>
    <w:rsid w:val="0012337E"/>
    <w:rsid w:val="00123D02"/>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1D82"/>
    <w:rsid w:val="00152637"/>
    <w:rsid w:val="00153D7F"/>
    <w:rsid w:val="001541FF"/>
    <w:rsid w:val="00154E48"/>
    <w:rsid w:val="00156D93"/>
    <w:rsid w:val="00157401"/>
    <w:rsid w:val="00161053"/>
    <w:rsid w:val="001613E9"/>
    <w:rsid w:val="00161467"/>
    <w:rsid w:val="00161723"/>
    <w:rsid w:val="0016472B"/>
    <w:rsid w:val="001651ED"/>
    <w:rsid w:val="00165E95"/>
    <w:rsid w:val="0017045D"/>
    <w:rsid w:val="00170608"/>
    <w:rsid w:val="0017338C"/>
    <w:rsid w:val="00177240"/>
    <w:rsid w:val="00177B3D"/>
    <w:rsid w:val="0018432D"/>
    <w:rsid w:val="0018492E"/>
    <w:rsid w:val="0018543F"/>
    <w:rsid w:val="00185AFA"/>
    <w:rsid w:val="00187151"/>
    <w:rsid w:val="00190469"/>
    <w:rsid w:val="001906C8"/>
    <w:rsid w:val="0019167F"/>
    <w:rsid w:val="00191D65"/>
    <w:rsid w:val="001926CC"/>
    <w:rsid w:val="00194DC7"/>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4960"/>
    <w:rsid w:val="001B6921"/>
    <w:rsid w:val="001B78F4"/>
    <w:rsid w:val="001C06BB"/>
    <w:rsid w:val="001C2896"/>
    <w:rsid w:val="001C49A5"/>
    <w:rsid w:val="001C5AA6"/>
    <w:rsid w:val="001C6956"/>
    <w:rsid w:val="001D28CE"/>
    <w:rsid w:val="001D29C2"/>
    <w:rsid w:val="001D548D"/>
    <w:rsid w:val="001D6558"/>
    <w:rsid w:val="001D75A4"/>
    <w:rsid w:val="001D7FCE"/>
    <w:rsid w:val="001E05B9"/>
    <w:rsid w:val="001E27A0"/>
    <w:rsid w:val="001E4B36"/>
    <w:rsid w:val="001E51F6"/>
    <w:rsid w:val="001E614A"/>
    <w:rsid w:val="001E6A81"/>
    <w:rsid w:val="001E6B2A"/>
    <w:rsid w:val="001E7319"/>
    <w:rsid w:val="001E7347"/>
    <w:rsid w:val="001F11A9"/>
    <w:rsid w:val="001F1D6F"/>
    <w:rsid w:val="001F22CD"/>
    <w:rsid w:val="001F351C"/>
    <w:rsid w:val="001F3A6B"/>
    <w:rsid w:val="001F3F6B"/>
    <w:rsid w:val="001F5F6B"/>
    <w:rsid w:val="001F6953"/>
    <w:rsid w:val="001F798F"/>
    <w:rsid w:val="0020003C"/>
    <w:rsid w:val="002041A9"/>
    <w:rsid w:val="00205AF4"/>
    <w:rsid w:val="00211726"/>
    <w:rsid w:val="0021362D"/>
    <w:rsid w:val="00216A2B"/>
    <w:rsid w:val="00216EA9"/>
    <w:rsid w:val="00221765"/>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400B5"/>
    <w:rsid w:val="00240FF4"/>
    <w:rsid w:val="00242648"/>
    <w:rsid w:val="002428D0"/>
    <w:rsid w:val="00242946"/>
    <w:rsid w:val="00243841"/>
    <w:rsid w:val="00247BE3"/>
    <w:rsid w:val="002500A7"/>
    <w:rsid w:val="00256610"/>
    <w:rsid w:val="00257C71"/>
    <w:rsid w:val="0026293E"/>
    <w:rsid w:val="00262B01"/>
    <w:rsid w:val="00264445"/>
    <w:rsid w:val="00264D41"/>
    <w:rsid w:val="00266484"/>
    <w:rsid w:val="0026756F"/>
    <w:rsid w:val="002713A8"/>
    <w:rsid w:val="002722C5"/>
    <w:rsid w:val="00272833"/>
    <w:rsid w:val="00274528"/>
    <w:rsid w:val="00274B7A"/>
    <w:rsid w:val="00275B0A"/>
    <w:rsid w:val="00276EC5"/>
    <w:rsid w:val="0028008B"/>
    <w:rsid w:val="0028077B"/>
    <w:rsid w:val="00281C42"/>
    <w:rsid w:val="002869A7"/>
    <w:rsid w:val="00286E37"/>
    <w:rsid w:val="00287195"/>
    <w:rsid w:val="00290094"/>
    <w:rsid w:val="00291A37"/>
    <w:rsid w:val="00294487"/>
    <w:rsid w:val="0029551D"/>
    <w:rsid w:val="00296399"/>
    <w:rsid w:val="00296E5E"/>
    <w:rsid w:val="002A0659"/>
    <w:rsid w:val="002A06AE"/>
    <w:rsid w:val="002A2130"/>
    <w:rsid w:val="002A364D"/>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C7257"/>
    <w:rsid w:val="002D252E"/>
    <w:rsid w:val="002D387D"/>
    <w:rsid w:val="002D4A87"/>
    <w:rsid w:val="002D5257"/>
    <w:rsid w:val="002D5C2F"/>
    <w:rsid w:val="002D6223"/>
    <w:rsid w:val="002E045B"/>
    <w:rsid w:val="002E2D66"/>
    <w:rsid w:val="002E4A44"/>
    <w:rsid w:val="002E550B"/>
    <w:rsid w:val="002F1CF2"/>
    <w:rsid w:val="002F3844"/>
    <w:rsid w:val="002F5EEC"/>
    <w:rsid w:val="002F6168"/>
    <w:rsid w:val="002F6E1A"/>
    <w:rsid w:val="002F7468"/>
    <w:rsid w:val="002F756C"/>
    <w:rsid w:val="00300D35"/>
    <w:rsid w:val="00301062"/>
    <w:rsid w:val="00306CE1"/>
    <w:rsid w:val="0031079D"/>
    <w:rsid w:val="0031127E"/>
    <w:rsid w:val="00311C50"/>
    <w:rsid w:val="003120A6"/>
    <w:rsid w:val="0031246D"/>
    <w:rsid w:val="003163E9"/>
    <w:rsid w:val="0032257A"/>
    <w:rsid w:val="00322E48"/>
    <w:rsid w:val="0032315C"/>
    <w:rsid w:val="00324B68"/>
    <w:rsid w:val="003258F7"/>
    <w:rsid w:val="0032626C"/>
    <w:rsid w:val="0033008C"/>
    <w:rsid w:val="00331146"/>
    <w:rsid w:val="00331B7C"/>
    <w:rsid w:val="003322D2"/>
    <w:rsid w:val="00332BFE"/>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655"/>
    <w:rsid w:val="0036666A"/>
    <w:rsid w:val="00370365"/>
    <w:rsid w:val="00370A97"/>
    <w:rsid w:val="00372752"/>
    <w:rsid w:val="0037324C"/>
    <w:rsid w:val="00373E75"/>
    <w:rsid w:val="00374BA1"/>
    <w:rsid w:val="00376402"/>
    <w:rsid w:val="003772B6"/>
    <w:rsid w:val="003805A0"/>
    <w:rsid w:val="0038133B"/>
    <w:rsid w:val="003814CD"/>
    <w:rsid w:val="0038442E"/>
    <w:rsid w:val="00384C08"/>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781C"/>
    <w:rsid w:val="003C1041"/>
    <w:rsid w:val="003C14B7"/>
    <w:rsid w:val="003C1EC9"/>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5EFF"/>
    <w:rsid w:val="003E5FCB"/>
    <w:rsid w:val="003E64B5"/>
    <w:rsid w:val="003F1E6A"/>
    <w:rsid w:val="003F22F4"/>
    <w:rsid w:val="003F24F6"/>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ED1"/>
    <w:rsid w:val="00414AF7"/>
    <w:rsid w:val="004153A9"/>
    <w:rsid w:val="00416B08"/>
    <w:rsid w:val="004209FB"/>
    <w:rsid w:val="004216BA"/>
    <w:rsid w:val="00421D39"/>
    <w:rsid w:val="00422233"/>
    <w:rsid w:val="004225AF"/>
    <w:rsid w:val="00422880"/>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7362D"/>
    <w:rsid w:val="004809DF"/>
    <w:rsid w:val="00481669"/>
    <w:rsid w:val="00483DAB"/>
    <w:rsid w:val="00483F09"/>
    <w:rsid w:val="00485A22"/>
    <w:rsid w:val="00491411"/>
    <w:rsid w:val="00491C4D"/>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20FB"/>
    <w:rsid w:val="004C4B7A"/>
    <w:rsid w:val="004D26D5"/>
    <w:rsid w:val="004D3C0A"/>
    <w:rsid w:val="004D4DF2"/>
    <w:rsid w:val="004E0219"/>
    <w:rsid w:val="004E06CF"/>
    <w:rsid w:val="004E1B43"/>
    <w:rsid w:val="004E25DB"/>
    <w:rsid w:val="004E288C"/>
    <w:rsid w:val="004E579A"/>
    <w:rsid w:val="004E6B04"/>
    <w:rsid w:val="004E7EC2"/>
    <w:rsid w:val="004F41BB"/>
    <w:rsid w:val="004F5471"/>
    <w:rsid w:val="0050038B"/>
    <w:rsid w:val="00501010"/>
    <w:rsid w:val="005014D1"/>
    <w:rsid w:val="005033D5"/>
    <w:rsid w:val="0050414B"/>
    <w:rsid w:val="00510DF8"/>
    <w:rsid w:val="00511B1C"/>
    <w:rsid w:val="005123A3"/>
    <w:rsid w:val="005145C7"/>
    <w:rsid w:val="00517058"/>
    <w:rsid w:val="00522DCB"/>
    <w:rsid w:val="00524D16"/>
    <w:rsid w:val="00524E0C"/>
    <w:rsid w:val="005258A3"/>
    <w:rsid w:val="005261B0"/>
    <w:rsid w:val="005276D4"/>
    <w:rsid w:val="005308CE"/>
    <w:rsid w:val="00535C06"/>
    <w:rsid w:val="00537EDA"/>
    <w:rsid w:val="00540EB8"/>
    <w:rsid w:val="005411E1"/>
    <w:rsid w:val="00541284"/>
    <w:rsid w:val="00542E43"/>
    <w:rsid w:val="0054344E"/>
    <w:rsid w:val="00547E38"/>
    <w:rsid w:val="00550B91"/>
    <w:rsid w:val="00550D3B"/>
    <w:rsid w:val="00551E57"/>
    <w:rsid w:val="00552A89"/>
    <w:rsid w:val="00552C14"/>
    <w:rsid w:val="005530AF"/>
    <w:rsid w:val="005533C6"/>
    <w:rsid w:val="00554051"/>
    <w:rsid w:val="00554894"/>
    <w:rsid w:val="00554D06"/>
    <w:rsid w:val="0055514B"/>
    <w:rsid w:val="005570DF"/>
    <w:rsid w:val="0056117D"/>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C9E"/>
    <w:rsid w:val="005937D4"/>
    <w:rsid w:val="00593CF7"/>
    <w:rsid w:val="00593D2F"/>
    <w:rsid w:val="005954FD"/>
    <w:rsid w:val="005A0FE6"/>
    <w:rsid w:val="005A22A4"/>
    <w:rsid w:val="005A2393"/>
    <w:rsid w:val="005A3E46"/>
    <w:rsid w:val="005A3F93"/>
    <w:rsid w:val="005A44F5"/>
    <w:rsid w:val="005A530C"/>
    <w:rsid w:val="005A5EFC"/>
    <w:rsid w:val="005A7B35"/>
    <w:rsid w:val="005B0E4E"/>
    <w:rsid w:val="005B58D1"/>
    <w:rsid w:val="005B5C88"/>
    <w:rsid w:val="005C01DE"/>
    <w:rsid w:val="005C1017"/>
    <w:rsid w:val="005C13E1"/>
    <w:rsid w:val="005C152F"/>
    <w:rsid w:val="005C24B8"/>
    <w:rsid w:val="005C2C56"/>
    <w:rsid w:val="005C6655"/>
    <w:rsid w:val="005C67E1"/>
    <w:rsid w:val="005C7685"/>
    <w:rsid w:val="005D144A"/>
    <w:rsid w:val="005D2376"/>
    <w:rsid w:val="005D242F"/>
    <w:rsid w:val="005D37C3"/>
    <w:rsid w:val="005D48DC"/>
    <w:rsid w:val="005D524A"/>
    <w:rsid w:val="005E019B"/>
    <w:rsid w:val="005E3524"/>
    <w:rsid w:val="005E4BE2"/>
    <w:rsid w:val="005F05FD"/>
    <w:rsid w:val="005F18B1"/>
    <w:rsid w:val="005F5659"/>
    <w:rsid w:val="005F5F6B"/>
    <w:rsid w:val="005F667E"/>
    <w:rsid w:val="005F7C6C"/>
    <w:rsid w:val="005F7F79"/>
    <w:rsid w:val="006017FE"/>
    <w:rsid w:val="006030BD"/>
    <w:rsid w:val="006046EA"/>
    <w:rsid w:val="0060517C"/>
    <w:rsid w:val="00605B8A"/>
    <w:rsid w:val="0061218B"/>
    <w:rsid w:val="006132B2"/>
    <w:rsid w:val="006140CD"/>
    <w:rsid w:val="006140EC"/>
    <w:rsid w:val="00616D43"/>
    <w:rsid w:val="00617083"/>
    <w:rsid w:val="00617DDF"/>
    <w:rsid w:val="00620DCB"/>
    <w:rsid w:val="00622B73"/>
    <w:rsid w:val="006231A3"/>
    <w:rsid w:val="00623F99"/>
    <w:rsid w:val="00624CEC"/>
    <w:rsid w:val="00624ECE"/>
    <w:rsid w:val="00626B8F"/>
    <w:rsid w:val="00626E91"/>
    <w:rsid w:val="00631088"/>
    <w:rsid w:val="00633BEA"/>
    <w:rsid w:val="0063610D"/>
    <w:rsid w:val="006377FD"/>
    <w:rsid w:val="00640A46"/>
    <w:rsid w:val="0064615F"/>
    <w:rsid w:val="006471D8"/>
    <w:rsid w:val="00647467"/>
    <w:rsid w:val="006477E1"/>
    <w:rsid w:val="00650D7C"/>
    <w:rsid w:val="00651095"/>
    <w:rsid w:val="006512C2"/>
    <w:rsid w:val="00653559"/>
    <w:rsid w:val="00653977"/>
    <w:rsid w:val="00655C43"/>
    <w:rsid w:val="006617C2"/>
    <w:rsid w:val="00661819"/>
    <w:rsid w:val="00661992"/>
    <w:rsid w:val="00661DDB"/>
    <w:rsid w:val="00662BC7"/>
    <w:rsid w:val="006665F4"/>
    <w:rsid w:val="006679A0"/>
    <w:rsid w:val="00670657"/>
    <w:rsid w:val="00671197"/>
    <w:rsid w:val="00674742"/>
    <w:rsid w:val="00674991"/>
    <w:rsid w:val="00676A1C"/>
    <w:rsid w:val="00676A30"/>
    <w:rsid w:val="00676AE9"/>
    <w:rsid w:val="006777DB"/>
    <w:rsid w:val="00682048"/>
    <w:rsid w:val="006820F5"/>
    <w:rsid w:val="0068305E"/>
    <w:rsid w:val="006851F7"/>
    <w:rsid w:val="00686531"/>
    <w:rsid w:val="00686EE7"/>
    <w:rsid w:val="006933C7"/>
    <w:rsid w:val="00694297"/>
    <w:rsid w:val="006A1719"/>
    <w:rsid w:val="006A34F6"/>
    <w:rsid w:val="006A45C3"/>
    <w:rsid w:val="006A6BAD"/>
    <w:rsid w:val="006A6DDF"/>
    <w:rsid w:val="006B004C"/>
    <w:rsid w:val="006B04F0"/>
    <w:rsid w:val="006B0C81"/>
    <w:rsid w:val="006B3727"/>
    <w:rsid w:val="006B3CA1"/>
    <w:rsid w:val="006B6C4C"/>
    <w:rsid w:val="006B794F"/>
    <w:rsid w:val="006C0843"/>
    <w:rsid w:val="006C125E"/>
    <w:rsid w:val="006C28FF"/>
    <w:rsid w:val="006C6128"/>
    <w:rsid w:val="006C76D5"/>
    <w:rsid w:val="006C784F"/>
    <w:rsid w:val="006D0B4F"/>
    <w:rsid w:val="006D0D49"/>
    <w:rsid w:val="006D1920"/>
    <w:rsid w:val="006D333D"/>
    <w:rsid w:val="006D416F"/>
    <w:rsid w:val="006D5AF5"/>
    <w:rsid w:val="006D5C02"/>
    <w:rsid w:val="006D5FE6"/>
    <w:rsid w:val="006D69AF"/>
    <w:rsid w:val="006D7706"/>
    <w:rsid w:val="006E1C6E"/>
    <w:rsid w:val="006E2531"/>
    <w:rsid w:val="006E370D"/>
    <w:rsid w:val="006E61E2"/>
    <w:rsid w:val="006E79C9"/>
    <w:rsid w:val="006F0163"/>
    <w:rsid w:val="006F0FAF"/>
    <w:rsid w:val="006F21EF"/>
    <w:rsid w:val="006F3885"/>
    <w:rsid w:val="006F4B03"/>
    <w:rsid w:val="006F6866"/>
    <w:rsid w:val="006F6A39"/>
    <w:rsid w:val="006F6BAC"/>
    <w:rsid w:val="00700DD7"/>
    <w:rsid w:val="00700FBE"/>
    <w:rsid w:val="00701E31"/>
    <w:rsid w:val="00703423"/>
    <w:rsid w:val="0070409E"/>
    <w:rsid w:val="00705C80"/>
    <w:rsid w:val="0070631E"/>
    <w:rsid w:val="00706B1E"/>
    <w:rsid w:val="0071145D"/>
    <w:rsid w:val="0071153E"/>
    <w:rsid w:val="007121F6"/>
    <w:rsid w:val="00712B06"/>
    <w:rsid w:val="00714791"/>
    <w:rsid w:val="00714FBF"/>
    <w:rsid w:val="00716693"/>
    <w:rsid w:val="00720951"/>
    <w:rsid w:val="007219C0"/>
    <w:rsid w:val="007224D4"/>
    <w:rsid w:val="007233FD"/>
    <w:rsid w:val="0072351D"/>
    <w:rsid w:val="007249F7"/>
    <w:rsid w:val="00724E91"/>
    <w:rsid w:val="0072562E"/>
    <w:rsid w:val="00725D44"/>
    <w:rsid w:val="00727652"/>
    <w:rsid w:val="00730411"/>
    <w:rsid w:val="00731829"/>
    <w:rsid w:val="00732FC5"/>
    <w:rsid w:val="00733C06"/>
    <w:rsid w:val="0073561D"/>
    <w:rsid w:val="00736500"/>
    <w:rsid w:val="00737B8F"/>
    <w:rsid w:val="00737C30"/>
    <w:rsid w:val="00737E22"/>
    <w:rsid w:val="007410A5"/>
    <w:rsid w:val="00741519"/>
    <w:rsid w:val="00741856"/>
    <w:rsid w:val="00741D7F"/>
    <w:rsid w:val="00741E01"/>
    <w:rsid w:val="00741F61"/>
    <w:rsid w:val="00742054"/>
    <w:rsid w:val="00744FAD"/>
    <w:rsid w:val="00747C75"/>
    <w:rsid w:val="00750D3B"/>
    <w:rsid w:val="0075156A"/>
    <w:rsid w:val="00757659"/>
    <w:rsid w:val="0076314E"/>
    <w:rsid w:val="0076316A"/>
    <w:rsid w:val="00763291"/>
    <w:rsid w:val="00764B07"/>
    <w:rsid w:val="007702FB"/>
    <w:rsid w:val="00772A7D"/>
    <w:rsid w:val="00772CEB"/>
    <w:rsid w:val="0077655F"/>
    <w:rsid w:val="00776B8B"/>
    <w:rsid w:val="00777B4F"/>
    <w:rsid w:val="007800F5"/>
    <w:rsid w:val="00780A7F"/>
    <w:rsid w:val="0078371F"/>
    <w:rsid w:val="00784C27"/>
    <w:rsid w:val="00785D34"/>
    <w:rsid w:val="00790A31"/>
    <w:rsid w:val="00791B91"/>
    <w:rsid w:val="007922DA"/>
    <w:rsid w:val="007932EA"/>
    <w:rsid w:val="00793E8C"/>
    <w:rsid w:val="00795690"/>
    <w:rsid w:val="007969F7"/>
    <w:rsid w:val="007A1DD3"/>
    <w:rsid w:val="007A4567"/>
    <w:rsid w:val="007A4C44"/>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B02"/>
    <w:rsid w:val="007D6D84"/>
    <w:rsid w:val="007E42F2"/>
    <w:rsid w:val="007E4B18"/>
    <w:rsid w:val="007E7069"/>
    <w:rsid w:val="007E7F99"/>
    <w:rsid w:val="007F39AF"/>
    <w:rsid w:val="007F4660"/>
    <w:rsid w:val="007F4F66"/>
    <w:rsid w:val="007F52E0"/>
    <w:rsid w:val="007F73B6"/>
    <w:rsid w:val="00806FFB"/>
    <w:rsid w:val="00807816"/>
    <w:rsid w:val="00807F78"/>
    <w:rsid w:val="0081178A"/>
    <w:rsid w:val="008143D8"/>
    <w:rsid w:val="0081477A"/>
    <w:rsid w:val="0082050C"/>
    <w:rsid w:val="008225CE"/>
    <w:rsid w:val="00824E4A"/>
    <w:rsid w:val="00825A03"/>
    <w:rsid w:val="00825BEF"/>
    <w:rsid w:val="0082629B"/>
    <w:rsid w:val="00826722"/>
    <w:rsid w:val="00826DF3"/>
    <w:rsid w:val="00827953"/>
    <w:rsid w:val="0083097E"/>
    <w:rsid w:val="00830EF3"/>
    <w:rsid w:val="00830F57"/>
    <w:rsid w:val="008317A9"/>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5C40"/>
    <w:rsid w:val="00851087"/>
    <w:rsid w:val="00851C57"/>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3B58"/>
    <w:rsid w:val="008740C1"/>
    <w:rsid w:val="008744D1"/>
    <w:rsid w:val="0087595F"/>
    <w:rsid w:val="00876C56"/>
    <w:rsid w:val="00876C96"/>
    <w:rsid w:val="0088001E"/>
    <w:rsid w:val="0088049F"/>
    <w:rsid w:val="008805F8"/>
    <w:rsid w:val="00882941"/>
    <w:rsid w:val="00882AA2"/>
    <w:rsid w:val="00882D17"/>
    <w:rsid w:val="0088360E"/>
    <w:rsid w:val="00883AB6"/>
    <w:rsid w:val="00890FE1"/>
    <w:rsid w:val="00894778"/>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B0F32"/>
    <w:rsid w:val="008B145C"/>
    <w:rsid w:val="008B2916"/>
    <w:rsid w:val="008B540E"/>
    <w:rsid w:val="008B5F28"/>
    <w:rsid w:val="008B6854"/>
    <w:rsid w:val="008B68E8"/>
    <w:rsid w:val="008B742B"/>
    <w:rsid w:val="008B7666"/>
    <w:rsid w:val="008C0B86"/>
    <w:rsid w:val="008C1754"/>
    <w:rsid w:val="008C1F2A"/>
    <w:rsid w:val="008C2E8B"/>
    <w:rsid w:val="008C6291"/>
    <w:rsid w:val="008C6506"/>
    <w:rsid w:val="008D0453"/>
    <w:rsid w:val="008D0D6E"/>
    <w:rsid w:val="008D141C"/>
    <w:rsid w:val="008D21F6"/>
    <w:rsid w:val="008D5DB7"/>
    <w:rsid w:val="008D61E6"/>
    <w:rsid w:val="008D6B34"/>
    <w:rsid w:val="008E0152"/>
    <w:rsid w:val="008E258C"/>
    <w:rsid w:val="008E3E50"/>
    <w:rsid w:val="008E46AA"/>
    <w:rsid w:val="008E4F5C"/>
    <w:rsid w:val="008E552F"/>
    <w:rsid w:val="008E6076"/>
    <w:rsid w:val="008F3701"/>
    <w:rsid w:val="008F44B6"/>
    <w:rsid w:val="009003A9"/>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D53"/>
    <w:rsid w:val="009171B3"/>
    <w:rsid w:val="00921858"/>
    <w:rsid w:val="00921DF0"/>
    <w:rsid w:val="00923687"/>
    <w:rsid w:val="00924A3F"/>
    <w:rsid w:val="00924BD0"/>
    <w:rsid w:val="00924E9B"/>
    <w:rsid w:val="0092597D"/>
    <w:rsid w:val="009265BE"/>
    <w:rsid w:val="009270D2"/>
    <w:rsid w:val="00931450"/>
    <w:rsid w:val="0093166D"/>
    <w:rsid w:val="00932A26"/>
    <w:rsid w:val="0093362C"/>
    <w:rsid w:val="009356EF"/>
    <w:rsid w:val="0093630F"/>
    <w:rsid w:val="0093699C"/>
    <w:rsid w:val="009405A5"/>
    <w:rsid w:val="0094165D"/>
    <w:rsid w:val="009417BB"/>
    <w:rsid w:val="0094242D"/>
    <w:rsid w:val="009426B3"/>
    <w:rsid w:val="00944017"/>
    <w:rsid w:val="00945A26"/>
    <w:rsid w:val="00951058"/>
    <w:rsid w:val="0095153D"/>
    <w:rsid w:val="00952E1D"/>
    <w:rsid w:val="0095398E"/>
    <w:rsid w:val="00954918"/>
    <w:rsid w:val="00955068"/>
    <w:rsid w:val="00955DA7"/>
    <w:rsid w:val="009575E3"/>
    <w:rsid w:val="0096037C"/>
    <w:rsid w:val="00960655"/>
    <w:rsid w:val="00961E72"/>
    <w:rsid w:val="009624C6"/>
    <w:rsid w:val="009626D5"/>
    <w:rsid w:val="00963159"/>
    <w:rsid w:val="00963A76"/>
    <w:rsid w:val="00964A78"/>
    <w:rsid w:val="00964D52"/>
    <w:rsid w:val="00966B78"/>
    <w:rsid w:val="009708A1"/>
    <w:rsid w:val="00970E12"/>
    <w:rsid w:val="00971956"/>
    <w:rsid w:val="00971CB7"/>
    <w:rsid w:val="00973356"/>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4D43"/>
    <w:rsid w:val="009B5582"/>
    <w:rsid w:val="009B7D7D"/>
    <w:rsid w:val="009C0C87"/>
    <w:rsid w:val="009C0FF5"/>
    <w:rsid w:val="009C3077"/>
    <w:rsid w:val="009C3661"/>
    <w:rsid w:val="009C3FFD"/>
    <w:rsid w:val="009C587C"/>
    <w:rsid w:val="009C5CD3"/>
    <w:rsid w:val="009C7E3D"/>
    <w:rsid w:val="009D16DF"/>
    <w:rsid w:val="009D19C3"/>
    <w:rsid w:val="009D29D8"/>
    <w:rsid w:val="009D304E"/>
    <w:rsid w:val="009D3518"/>
    <w:rsid w:val="009D362C"/>
    <w:rsid w:val="009D3F93"/>
    <w:rsid w:val="009D5DA6"/>
    <w:rsid w:val="009D5E76"/>
    <w:rsid w:val="009D71ED"/>
    <w:rsid w:val="009E25C7"/>
    <w:rsid w:val="009E4AC4"/>
    <w:rsid w:val="009E6C0E"/>
    <w:rsid w:val="009F2913"/>
    <w:rsid w:val="009F4904"/>
    <w:rsid w:val="009F6198"/>
    <w:rsid w:val="009F6773"/>
    <w:rsid w:val="009F7C3A"/>
    <w:rsid w:val="009F7CA1"/>
    <w:rsid w:val="00A0098C"/>
    <w:rsid w:val="00A01678"/>
    <w:rsid w:val="00A01C66"/>
    <w:rsid w:val="00A02109"/>
    <w:rsid w:val="00A0315D"/>
    <w:rsid w:val="00A049C8"/>
    <w:rsid w:val="00A062EA"/>
    <w:rsid w:val="00A13F6D"/>
    <w:rsid w:val="00A16B16"/>
    <w:rsid w:val="00A16B56"/>
    <w:rsid w:val="00A177FA"/>
    <w:rsid w:val="00A17BEB"/>
    <w:rsid w:val="00A17E95"/>
    <w:rsid w:val="00A214A2"/>
    <w:rsid w:val="00A22A6D"/>
    <w:rsid w:val="00A2596F"/>
    <w:rsid w:val="00A27B8B"/>
    <w:rsid w:val="00A34B84"/>
    <w:rsid w:val="00A35B3A"/>
    <w:rsid w:val="00A360FA"/>
    <w:rsid w:val="00A37ED8"/>
    <w:rsid w:val="00A41478"/>
    <w:rsid w:val="00A414B3"/>
    <w:rsid w:val="00A44369"/>
    <w:rsid w:val="00A52843"/>
    <w:rsid w:val="00A62C2D"/>
    <w:rsid w:val="00A63FFA"/>
    <w:rsid w:val="00A66F30"/>
    <w:rsid w:val="00A673EA"/>
    <w:rsid w:val="00A679FD"/>
    <w:rsid w:val="00A67F8D"/>
    <w:rsid w:val="00A700E0"/>
    <w:rsid w:val="00A7048E"/>
    <w:rsid w:val="00A72D00"/>
    <w:rsid w:val="00A72E5D"/>
    <w:rsid w:val="00A72F60"/>
    <w:rsid w:val="00A7368F"/>
    <w:rsid w:val="00A74C38"/>
    <w:rsid w:val="00A753B3"/>
    <w:rsid w:val="00A75DD9"/>
    <w:rsid w:val="00A77096"/>
    <w:rsid w:val="00A77ACE"/>
    <w:rsid w:val="00A8170C"/>
    <w:rsid w:val="00A81903"/>
    <w:rsid w:val="00A824AC"/>
    <w:rsid w:val="00A838F7"/>
    <w:rsid w:val="00A85CA0"/>
    <w:rsid w:val="00A86CAC"/>
    <w:rsid w:val="00A91694"/>
    <w:rsid w:val="00A928D1"/>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5D27"/>
    <w:rsid w:val="00AD778A"/>
    <w:rsid w:val="00AE1776"/>
    <w:rsid w:val="00AE1C37"/>
    <w:rsid w:val="00AE2FA5"/>
    <w:rsid w:val="00AE59AE"/>
    <w:rsid w:val="00AE70F2"/>
    <w:rsid w:val="00AF1FD3"/>
    <w:rsid w:val="00AF206B"/>
    <w:rsid w:val="00AF377F"/>
    <w:rsid w:val="00AF5AF5"/>
    <w:rsid w:val="00AF7E73"/>
    <w:rsid w:val="00B01621"/>
    <w:rsid w:val="00B02B73"/>
    <w:rsid w:val="00B03309"/>
    <w:rsid w:val="00B0592F"/>
    <w:rsid w:val="00B06462"/>
    <w:rsid w:val="00B06CBF"/>
    <w:rsid w:val="00B07E0B"/>
    <w:rsid w:val="00B11CF3"/>
    <w:rsid w:val="00B12DC1"/>
    <w:rsid w:val="00B15646"/>
    <w:rsid w:val="00B162ED"/>
    <w:rsid w:val="00B16657"/>
    <w:rsid w:val="00B20439"/>
    <w:rsid w:val="00B20619"/>
    <w:rsid w:val="00B22E07"/>
    <w:rsid w:val="00B24274"/>
    <w:rsid w:val="00B24B8C"/>
    <w:rsid w:val="00B26E98"/>
    <w:rsid w:val="00B31C9C"/>
    <w:rsid w:val="00B322DD"/>
    <w:rsid w:val="00B33329"/>
    <w:rsid w:val="00B33827"/>
    <w:rsid w:val="00B33ABF"/>
    <w:rsid w:val="00B36B6C"/>
    <w:rsid w:val="00B370B3"/>
    <w:rsid w:val="00B37FB7"/>
    <w:rsid w:val="00B40324"/>
    <w:rsid w:val="00B40DE9"/>
    <w:rsid w:val="00B43675"/>
    <w:rsid w:val="00B43EFC"/>
    <w:rsid w:val="00B46A0C"/>
    <w:rsid w:val="00B51908"/>
    <w:rsid w:val="00B51F96"/>
    <w:rsid w:val="00B52877"/>
    <w:rsid w:val="00B52FC6"/>
    <w:rsid w:val="00B54285"/>
    <w:rsid w:val="00B5646D"/>
    <w:rsid w:val="00B57D7A"/>
    <w:rsid w:val="00B604D4"/>
    <w:rsid w:val="00B60729"/>
    <w:rsid w:val="00B6281A"/>
    <w:rsid w:val="00B65263"/>
    <w:rsid w:val="00B65E52"/>
    <w:rsid w:val="00B661AC"/>
    <w:rsid w:val="00B705C5"/>
    <w:rsid w:val="00B70D83"/>
    <w:rsid w:val="00B716E1"/>
    <w:rsid w:val="00B71F4E"/>
    <w:rsid w:val="00B721F8"/>
    <w:rsid w:val="00B735CE"/>
    <w:rsid w:val="00B73630"/>
    <w:rsid w:val="00B77049"/>
    <w:rsid w:val="00B80F3F"/>
    <w:rsid w:val="00B817B8"/>
    <w:rsid w:val="00B83306"/>
    <w:rsid w:val="00B86572"/>
    <w:rsid w:val="00B86B58"/>
    <w:rsid w:val="00B90E1A"/>
    <w:rsid w:val="00B923F4"/>
    <w:rsid w:val="00B92C34"/>
    <w:rsid w:val="00B938A7"/>
    <w:rsid w:val="00B9458B"/>
    <w:rsid w:val="00B94CCB"/>
    <w:rsid w:val="00B95ADE"/>
    <w:rsid w:val="00B97CF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C0B5A"/>
    <w:rsid w:val="00BC3E58"/>
    <w:rsid w:val="00BC4DD9"/>
    <w:rsid w:val="00BD0E87"/>
    <w:rsid w:val="00BD1BDA"/>
    <w:rsid w:val="00BD42AC"/>
    <w:rsid w:val="00BD52C7"/>
    <w:rsid w:val="00BD53B2"/>
    <w:rsid w:val="00BD6D85"/>
    <w:rsid w:val="00BD7752"/>
    <w:rsid w:val="00BD7CB1"/>
    <w:rsid w:val="00BE03B7"/>
    <w:rsid w:val="00BE08AE"/>
    <w:rsid w:val="00BE0B8B"/>
    <w:rsid w:val="00BE21FB"/>
    <w:rsid w:val="00BE42A7"/>
    <w:rsid w:val="00BE598C"/>
    <w:rsid w:val="00BE7841"/>
    <w:rsid w:val="00BE7C76"/>
    <w:rsid w:val="00BF2BC7"/>
    <w:rsid w:val="00BF5A90"/>
    <w:rsid w:val="00BF65B7"/>
    <w:rsid w:val="00C006FF"/>
    <w:rsid w:val="00C010E4"/>
    <w:rsid w:val="00C01C62"/>
    <w:rsid w:val="00C02C48"/>
    <w:rsid w:val="00C059EF"/>
    <w:rsid w:val="00C06E0D"/>
    <w:rsid w:val="00C073BA"/>
    <w:rsid w:val="00C10076"/>
    <w:rsid w:val="00C10DCB"/>
    <w:rsid w:val="00C113A8"/>
    <w:rsid w:val="00C1286A"/>
    <w:rsid w:val="00C13CB9"/>
    <w:rsid w:val="00C145DD"/>
    <w:rsid w:val="00C14A58"/>
    <w:rsid w:val="00C17B60"/>
    <w:rsid w:val="00C2069A"/>
    <w:rsid w:val="00C21DE0"/>
    <w:rsid w:val="00C22CD1"/>
    <w:rsid w:val="00C24D40"/>
    <w:rsid w:val="00C25BAF"/>
    <w:rsid w:val="00C25D58"/>
    <w:rsid w:val="00C321D6"/>
    <w:rsid w:val="00C33160"/>
    <w:rsid w:val="00C348CF"/>
    <w:rsid w:val="00C41FD0"/>
    <w:rsid w:val="00C42ED7"/>
    <w:rsid w:val="00C4388A"/>
    <w:rsid w:val="00C4736B"/>
    <w:rsid w:val="00C47D67"/>
    <w:rsid w:val="00C5191F"/>
    <w:rsid w:val="00C53031"/>
    <w:rsid w:val="00C555FA"/>
    <w:rsid w:val="00C55938"/>
    <w:rsid w:val="00C55BBF"/>
    <w:rsid w:val="00C5757F"/>
    <w:rsid w:val="00C57E63"/>
    <w:rsid w:val="00C60DAF"/>
    <w:rsid w:val="00C63A4E"/>
    <w:rsid w:val="00C653EF"/>
    <w:rsid w:val="00C65818"/>
    <w:rsid w:val="00C65A55"/>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A86"/>
    <w:rsid w:val="00C92BED"/>
    <w:rsid w:val="00C9458F"/>
    <w:rsid w:val="00C97201"/>
    <w:rsid w:val="00CA135E"/>
    <w:rsid w:val="00CA3F22"/>
    <w:rsid w:val="00CA48B0"/>
    <w:rsid w:val="00CA5747"/>
    <w:rsid w:val="00CA6D6D"/>
    <w:rsid w:val="00CA70E5"/>
    <w:rsid w:val="00CA7683"/>
    <w:rsid w:val="00CB0D1E"/>
    <w:rsid w:val="00CB2D04"/>
    <w:rsid w:val="00CB354D"/>
    <w:rsid w:val="00CB480A"/>
    <w:rsid w:val="00CB4B5B"/>
    <w:rsid w:val="00CB5AFF"/>
    <w:rsid w:val="00CB652E"/>
    <w:rsid w:val="00CB7357"/>
    <w:rsid w:val="00CB7469"/>
    <w:rsid w:val="00CC4D26"/>
    <w:rsid w:val="00CC570A"/>
    <w:rsid w:val="00CC5D6C"/>
    <w:rsid w:val="00CC6C08"/>
    <w:rsid w:val="00CD1932"/>
    <w:rsid w:val="00CD68E2"/>
    <w:rsid w:val="00CD71BB"/>
    <w:rsid w:val="00CE12E5"/>
    <w:rsid w:val="00CE16B3"/>
    <w:rsid w:val="00CE3BE7"/>
    <w:rsid w:val="00CE4EB1"/>
    <w:rsid w:val="00CE555B"/>
    <w:rsid w:val="00CE7344"/>
    <w:rsid w:val="00CF1688"/>
    <w:rsid w:val="00CF3AD6"/>
    <w:rsid w:val="00CF3C31"/>
    <w:rsid w:val="00CF3F1B"/>
    <w:rsid w:val="00CF411C"/>
    <w:rsid w:val="00CF4157"/>
    <w:rsid w:val="00CF4AEC"/>
    <w:rsid w:val="00CF64A7"/>
    <w:rsid w:val="00D0009A"/>
    <w:rsid w:val="00D018A3"/>
    <w:rsid w:val="00D02BB5"/>
    <w:rsid w:val="00D0417B"/>
    <w:rsid w:val="00D04786"/>
    <w:rsid w:val="00D07619"/>
    <w:rsid w:val="00D10F1D"/>
    <w:rsid w:val="00D11F41"/>
    <w:rsid w:val="00D1238A"/>
    <w:rsid w:val="00D13E32"/>
    <w:rsid w:val="00D13F8B"/>
    <w:rsid w:val="00D1570E"/>
    <w:rsid w:val="00D16918"/>
    <w:rsid w:val="00D16F82"/>
    <w:rsid w:val="00D203BB"/>
    <w:rsid w:val="00D20B2B"/>
    <w:rsid w:val="00D2449C"/>
    <w:rsid w:val="00D255EB"/>
    <w:rsid w:val="00D32DC3"/>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B37"/>
    <w:rsid w:val="00D62D82"/>
    <w:rsid w:val="00D63B43"/>
    <w:rsid w:val="00D64943"/>
    <w:rsid w:val="00D663DC"/>
    <w:rsid w:val="00D7083F"/>
    <w:rsid w:val="00D7197A"/>
    <w:rsid w:val="00D719F8"/>
    <w:rsid w:val="00D72BA9"/>
    <w:rsid w:val="00D7399F"/>
    <w:rsid w:val="00D73DDD"/>
    <w:rsid w:val="00D7435E"/>
    <w:rsid w:val="00D76988"/>
    <w:rsid w:val="00D779EA"/>
    <w:rsid w:val="00D77C59"/>
    <w:rsid w:val="00D82B75"/>
    <w:rsid w:val="00D84F84"/>
    <w:rsid w:val="00D90D2C"/>
    <w:rsid w:val="00D97A30"/>
    <w:rsid w:val="00D97DDE"/>
    <w:rsid w:val="00DA085A"/>
    <w:rsid w:val="00DA24F8"/>
    <w:rsid w:val="00DA2ACF"/>
    <w:rsid w:val="00DA4AF1"/>
    <w:rsid w:val="00DA78CC"/>
    <w:rsid w:val="00DB1679"/>
    <w:rsid w:val="00DB6C4C"/>
    <w:rsid w:val="00DC0A2B"/>
    <w:rsid w:val="00DC197C"/>
    <w:rsid w:val="00DC282A"/>
    <w:rsid w:val="00DC49E3"/>
    <w:rsid w:val="00DC6BB8"/>
    <w:rsid w:val="00DD3FA7"/>
    <w:rsid w:val="00DD539E"/>
    <w:rsid w:val="00DD5825"/>
    <w:rsid w:val="00DD5947"/>
    <w:rsid w:val="00DD7DD9"/>
    <w:rsid w:val="00DE2300"/>
    <w:rsid w:val="00DE2ABF"/>
    <w:rsid w:val="00DE3F64"/>
    <w:rsid w:val="00DF0FB7"/>
    <w:rsid w:val="00DF2102"/>
    <w:rsid w:val="00DF33B8"/>
    <w:rsid w:val="00DF3B42"/>
    <w:rsid w:val="00DF52A1"/>
    <w:rsid w:val="00DF69D0"/>
    <w:rsid w:val="00DF7C29"/>
    <w:rsid w:val="00E01DB4"/>
    <w:rsid w:val="00E01F96"/>
    <w:rsid w:val="00E0257A"/>
    <w:rsid w:val="00E0369D"/>
    <w:rsid w:val="00E067EE"/>
    <w:rsid w:val="00E078D3"/>
    <w:rsid w:val="00E10B89"/>
    <w:rsid w:val="00E11A80"/>
    <w:rsid w:val="00E11DE5"/>
    <w:rsid w:val="00E12879"/>
    <w:rsid w:val="00E130BC"/>
    <w:rsid w:val="00E15FDA"/>
    <w:rsid w:val="00E223AE"/>
    <w:rsid w:val="00E234F8"/>
    <w:rsid w:val="00E2404D"/>
    <w:rsid w:val="00E25338"/>
    <w:rsid w:val="00E27B44"/>
    <w:rsid w:val="00E346E2"/>
    <w:rsid w:val="00E34BAF"/>
    <w:rsid w:val="00E3520F"/>
    <w:rsid w:val="00E3759E"/>
    <w:rsid w:val="00E41264"/>
    <w:rsid w:val="00E42836"/>
    <w:rsid w:val="00E42AFB"/>
    <w:rsid w:val="00E44DD9"/>
    <w:rsid w:val="00E458BC"/>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70676"/>
    <w:rsid w:val="00E71BAD"/>
    <w:rsid w:val="00E72323"/>
    <w:rsid w:val="00E7373D"/>
    <w:rsid w:val="00E744BB"/>
    <w:rsid w:val="00E75955"/>
    <w:rsid w:val="00E761A6"/>
    <w:rsid w:val="00E76F44"/>
    <w:rsid w:val="00E770FD"/>
    <w:rsid w:val="00E77332"/>
    <w:rsid w:val="00E77FB7"/>
    <w:rsid w:val="00E82A3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F7F"/>
    <w:rsid w:val="00EA5030"/>
    <w:rsid w:val="00EA5096"/>
    <w:rsid w:val="00EA6660"/>
    <w:rsid w:val="00EA6B67"/>
    <w:rsid w:val="00EA79FB"/>
    <w:rsid w:val="00EB149E"/>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E0F68"/>
    <w:rsid w:val="00EE2AAD"/>
    <w:rsid w:val="00EE34D6"/>
    <w:rsid w:val="00EE4200"/>
    <w:rsid w:val="00EE612B"/>
    <w:rsid w:val="00EE6E63"/>
    <w:rsid w:val="00EE7860"/>
    <w:rsid w:val="00EF2468"/>
    <w:rsid w:val="00EF43E7"/>
    <w:rsid w:val="00EF6EA2"/>
    <w:rsid w:val="00EF6EED"/>
    <w:rsid w:val="00EF743D"/>
    <w:rsid w:val="00EF755D"/>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16E6"/>
    <w:rsid w:val="00F418DE"/>
    <w:rsid w:val="00F41B98"/>
    <w:rsid w:val="00F42580"/>
    <w:rsid w:val="00F428E5"/>
    <w:rsid w:val="00F44488"/>
    <w:rsid w:val="00F44630"/>
    <w:rsid w:val="00F45BA3"/>
    <w:rsid w:val="00F51492"/>
    <w:rsid w:val="00F525D8"/>
    <w:rsid w:val="00F538C3"/>
    <w:rsid w:val="00F54A2B"/>
    <w:rsid w:val="00F55461"/>
    <w:rsid w:val="00F6178D"/>
    <w:rsid w:val="00F62523"/>
    <w:rsid w:val="00F633DF"/>
    <w:rsid w:val="00F6400E"/>
    <w:rsid w:val="00F650D9"/>
    <w:rsid w:val="00F6520E"/>
    <w:rsid w:val="00F667EA"/>
    <w:rsid w:val="00F713BC"/>
    <w:rsid w:val="00F71AA0"/>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D05"/>
    <w:rsid w:val="00FC4198"/>
    <w:rsid w:val="00FC4A54"/>
    <w:rsid w:val="00FC55F9"/>
    <w:rsid w:val="00FC6D4B"/>
    <w:rsid w:val="00FD4946"/>
    <w:rsid w:val="00FD594D"/>
    <w:rsid w:val="00FD5AC1"/>
    <w:rsid w:val="00FE13EF"/>
    <w:rsid w:val="00FE144B"/>
    <w:rsid w:val="00FE201F"/>
    <w:rsid w:val="00FE2747"/>
    <w:rsid w:val="00FE41EF"/>
    <w:rsid w:val="00FE48DC"/>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A4AB0A66-0E87-45BA-8654-7AC12CAF7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8414D4-6E9A-4840-9EF9-3766DC4BA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3</TotalTime>
  <Pages>6</Pages>
  <Words>8057</Words>
  <Characters>45927</Characters>
  <Application>Microsoft Macintosh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53877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8</cp:revision>
  <cp:lastPrinted>2016-09-20T09:06:00Z</cp:lastPrinted>
  <dcterms:created xsi:type="dcterms:W3CDTF">2018-06-24T20:39:00Z</dcterms:created>
  <dcterms:modified xsi:type="dcterms:W3CDTF">2018-06-24T21:08:00Z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