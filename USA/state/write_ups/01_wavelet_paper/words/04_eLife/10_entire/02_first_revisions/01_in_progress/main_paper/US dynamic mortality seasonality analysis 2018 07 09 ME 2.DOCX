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proofErr w:type="gramStart"/>
      <w:r w:rsidRPr="00AC73A1">
        <w:rPr>
          <w:color w:val="000000" w:themeColor="text1"/>
        </w:rPr>
        <w:t>Institute</w:t>
      </w:r>
      <w:proofErr w:type="gramEnd"/>
      <w:r w:rsidRPr="00AC73A1">
        <w:rPr>
          <w:color w:val="000000" w:themeColor="text1"/>
        </w:rPr>
        <w:t xml:space="preserv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5F1A4777" w:rsidR="00773692" w:rsidRPr="00AC73A1" w:rsidRDefault="004B1D5A" w:rsidP="006D0249">
      <w:pPr>
        <w:spacing w:line="480" w:lineRule="auto"/>
        <w:jc w:val="both"/>
        <w:rPr>
          <w:color w:val="000000" w:themeColor="text1"/>
        </w:rPr>
      </w:pPr>
      <w:del w:id="0" w:author="Ezzati, Majid" w:date="2018-07-08T21:47:00Z">
        <w:r w:rsidRPr="00AC73A1" w:rsidDel="009570B0">
          <w:rPr>
            <w:color w:val="000000" w:themeColor="text1"/>
          </w:rPr>
          <w:delText>I</w:delText>
        </w:r>
        <w:r w:rsidR="00773692" w:rsidRPr="00AC73A1" w:rsidDel="009570B0">
          <w:rPr>
            <w:color w:val="000000" w:themeColor="text1"/>
          </w:rPr>
          <w:delText xml:space="preserve">t has been </w:delText>
        </w:r>
        <w:r w:rsidR="00C0501F" w:rsidRPr="00AC73A1" w:rsidDel="009570B0">
          <w:rPr>
            <w:color w:val="000000" w:themeColor="text1"/>
          </w:rPr>
          <w:delText>hypothesized</w:delText>
        </w:r>
        <w:r w:rsidR="00773692" w:rsidRPr="00AC73A1" w:rsidDel="009570B0">
          <w:rPr>
            <w:color w:val="000000" w:themeColor="text1"/>
          </w:rPr>
          <w:delText xml:space="preserve"> that a warmer world may lower winter mortality i</w:delText>
        </w:r>
      </w:del>
      <w:ins w:id="1" w:author="Ezzati, Majid" w:date="2018-07-08T21:47:00Z">
        <w:r w:rsidR="009570B0">
          <w:rPr>
            <w:color w:val="000000" w:themeColor="text1"/>
          </w:rPr>
          <w:t>I</w:t>
        </w:r>
      </w:ins>
      <w:r w:rsidR="00773692" w:rsidRPr="00AC73A1">
        <w:rPr>
          <w:color w:val="000000" w:themeColor="text1"/>
        </w:rPr>
        <w:t>n temperate climates</w:t>
      </w:r>
      <w:r w:rsidRPr="00AC73A1">
        <w:rPr>
          <w:color w:val="000000" w:themeColor="text1"/>
        </w:rPr>
        <w:t xml:space="preserve">, </w:t>
      </w:r>
      <w:del w:id="2" w:author="Ezzati, Majid" w:date="2018-07-08T21:47:00Z">
        <w:r w:rsidRPr="00AC73A1" w:rsidDel="009570B0">
          <w:rPr>
            <w:color w:val="000000" w:themeColor="text1"/>
          </w:rPr>
          <w:delText xml:space="preserve">where </w:delText>
        </w:r>
      </w:del>
      <w:r w:rsidRPr="00AC73A1">
        <w:rPr>
          <w:color w:val="000000" w:themeColor="text1"/>
        </w:rPr>
        <w:t>winter deaths exceed summer ones</w:t>
      </w:r>
      <w:r w:rsidR="00773692" w:rsidRPr="00AC73A1">
        <w:rPr>
          <w:color w:val="000000" w:themeColor="text1"/>
        </w:rPr>
        <w:t>.</w:t>
      </w:r>
      <w:r w:rsidR="0072142C" w:rsidRPr="00AC73A1">
        <w:t xml:space="preserve"> </w:t>
      </w:r>
      <w:ins w:id="3" w:author="Ezzati, Majid" w:date="2018-07-08T21:49:00Z">
        <w:r w:rsidR="009570B0">
          <w:rPr>
            <w:color w:val="000000" w:themeColor="text1"/>
          </w:rPr>
          <w:t>However, there is limited information</w:t>
        </w:r>
        <w:r w:rsidR="009570B0" w:rsidRPr="00AC73A1" w:rsidDel="007B3AFF">
          <w:rPr>
            <w:color w:val="000000" w:themeColor="text1"/>
          </w:rPr>
          <w:t xml:space="preserve"> on how </w:t>
        </w:r>
        <w:r w:rsidR="009570B0" w:rsidRPr="00AC73A1">
          <w:rPr>
            <w:color w:val="000000" w:themeColor="text1"/>
          </w:rPr>
          <w:t>seasonality, including the timing of minimum and maximum mortality,</w:t>
        </w:r>
        <w:r w:rsidR="009570B0" w:rsidRPr="00AC73A1" w:rsidDel="007B3AFF">
          <w:rPr>
            <w:color w:val="000000" w:themeColor="text1"/>
          </w:rPr>
          <w:t xml:space="preserve"> varies by local climate and how </w:t>
        </w:r>
        <w:r w:rsidR="009570B0" w:rsidRPr="00AC73A1">
          <w:rPr>
            <w:color w:val="000000" w:themeColor="text1"/>
          </w:rPr>
          <w:t>these features</w:t>
        </w:r>
        <w:r w:rsidR="009570B0" w:rsidRPr="00AC73A1" w:rsidDel="007B3AFF">
          <w:rPr>
            <w:color w:val="000000" w:themeColor="text1"/>
          </w:rPr>
          <w:t xml:space="preserve"> ha</w:t>
        </w:r>
        <w:r w:rsidR="009570B0" w:rsidRPr="00AC73A1">
          <w:rPr>
            <w:color w:val="000000" w:themeColor="text1"/>
          </w:rPr>
          <w:t>ve</w:t>
        </w:r>
        <w:r w:rsidR="009570B0" w:rsidRPr="00AC73A1" w:rsidDel="007B3AFF">
          <w:rPr>
            <w:color w:val="000000" w:themeColor="text1"/>
          </w:rPr>
          <w:t xml:space="preserve"> changed over time, especially in relation to age</w:t>
        </w:r>
        <w:r w:rsidR="009570B0" w:rsidRPr="00AC73A1">
          <w:rPr>
            <w:color w:val="000000" w:themeColor="text1"/>
          </w:rPr>
          <w:t xml:space="preserve"> </w:t>
        </w:r>
        <w:r w:rsidR="009570B0" w:rsidRPr="00AC73A1" w:rsidDel="007B3AFF">
          <w:rPr>
            <w:color w:val="000000" w:themeColor="text1"/>
          </w:rPr>
          <w:t>group, sex and medical cause of death</w:t>
        </w:r>
      </w:ins>
      <w:ins w:id="4" w:author="Ezzati, Majid" w:date="2018-07-08T21:47:00Z">
        <w:r w:rsidR="009570B0">
          <w:rPr>
            <w:color w:val="000000" w:themeColor="text1"/>
          </w:rPr>
          <w:t xml:space="preserve">. </w:t>
        </w:r>
      </w:ins>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r w:rsidR="008748D0">
        <w:rPr>
          <w:color w:val="000000" w:themeColor="text1"/>
        </w:rPr>
        <w:t>6</w:t>
      </w:r>
      <w:r w:rsidRPr="00AC73A1">
        <w:rPr>
          <w:color w:val="000000" w:themeColor="text1"/>
        </w:rPr>
        <w:t xml:space="preserve"> in the USA</w:t>
      </w:r>
      <w:r w:rsidR="00773692" w:rsidRPr="00AC73A1">
        <w:rPr>
          <w:color w:val="000000" w:themeColor="text1"/>
        </w:rPr>
        <w:t xml:space="preserve">, nationally and in </w:t>
      </w:r>
      <w:commentRangeStart w:id="5"/>
      <w:ins w:id="6" w:author="Ezzati, Majid" w:date="2018-07-08T22:01:00Z">
        <w:r w:rsidR="002949F6">
          <w:rPr>
            <w:color w:val="000000" w:themeColor="text1"/>
          </w:rPr>
          <w:t xml:space="preserve">XX </w:t>
        </w:r>
        <w:commentRangeEnd w:id="5"/>
        <w:r w:rsidR="002949F6">
          <w:rPr>
            <w:rStyle w:val="CommentReference"/>
            <w:rFonts w:asciiTheme="minorHAnsi" w:hAnsiTheme="minorHAnsi" w:cstheme="minorBidi"/>
            <w:lang w:eastAsia="en-US"/>
          </w:rPr>
          <w:commentReference w:id="5"/>
        </w:r>
      </w:ins>
      <w:r w:rsidR="00773692" w:rsidRPr="00AC73A1">
        <w:rPr>
          <w:color w:val="000000" w:themeColor="text1"/>
        </w:rPr>
        <w:t xml:space="preserve">subnational climatic regions. Death rates in men and women </w:t>
      </w:r>
      <w:r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w:t>
      </w:r>
      <w:del w:id="7" w:author="Parks, Robbie M" w:date="2018-06-20T11:38:00Z">
        <w:r w:rsidR="00773692" w:rsidRPr="00AC73A1" w:rsidDel="0014242B">
          <w:rPr>
            <w:color w:val="000000" w:themeColor="text1"/>
          </w:rPr>
          <w:delText xml:space="preserve">statistically significant </w:delText>
        </w:r>
      </w:del>
      <w:r w:rsidR="00773692" w:rsidRPr="00AC73A1">
        <w:rPr>
          <w:color w:val="000000" w:themeColor="text1"/>
        </w:rPr>
        <w:t>seasonality with peak in January/February and minimum in June/July</w:t>
      </w:r>
      <w:r w:rsidR="008A6C6B" w:rsidRPr="00AC73A1">
        <w:rPr>
          <w:color w:val="000000" w:themeColor="text1"/>
        </w:rPr>
        <w:t>, driven b</w:t>
      </w:r>
      <w:r w:rsidR="001C6F5C" w:rsidRPr="00AC73A1">
        <w:rPr>
          <w:color w:val="000000" w:themeColor="text1"/>
        </w:rPr>
        <w:t xml:space="preserve">y seasonality of </w:t>
      </w:r>
      <w:r w:rsidR="001C6F5C" w:rsidRPr="00AC73A1">
        <w:rPr>
          <w:color w:val="000000" w:themeColor="text1"/>
        </w:rPr>
        <w:lastRenderedPageBreak/>
        <w:t>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between peak and minimum months </w:t>
      </w:r>
      <w:r w:rsidRPr="00AC73A1">
        <w:rPr>
          <w:color w:val="000000" w:themeColor="text1"/>
        </w:rPr>
        <w:t>did not vary across</w:t>
      </w:r>
      <w:r w:rsidR="00773692" w:rsidRPr="00AC73A1">
        <w:rPr>
          <w:color w:val="000000" w:themeColor="text1"/>
        </w:rPr>
        <w:t xml:space="preserve"> climate regions</w:t>
      </w:r>
      <w:r w:rsidRPr="00AC73A1">
        <w:rPr>
          <w:color w:val="000000" w:themeColor="text1"/>
        </w:rPr>
        <w:t>, and was largely unchanged from 1980 to 201</w:t>
      </w:r>
      <w:r w:rsidR="00511176">
        <w:rPr>
          <w:color w:val="000000" w:themeColor="text1"/>
        </w:rPr>
        <w:t>6</w:t>
      </w:r>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mortality largely disappeared after 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4F604385"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F52D66" w:rsidRPr="00AC73A1">
        <w:rPr>
          <w:color w:val="000000" w:themeColor="text1"/>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"(Campbell, 2017; Fowler et al., 2015; Healy, 2003; McKee, 1989)", "plainTextFormattedCitation" : "(Campbell, 2017; Fowler et al., 2015; Healy, 2003; McKee, 1989)", "previouslyFormattedCitation" : "(Campbell, 2017; Fowler et al., 2015; Healy, 2003; McKee, 1989)" }, "properties" : {  }, "schema" : "https://github.com/citation-style-language/schema/raw/master/csl-citation.json" }</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del w:id="8" w:author="Ezzati, Majid" w:date="2018-07-08T22:07:00Z">
        <w:r w:rsidRPr="00AC73A1" w:rsidDel="00B34BC1">
          <w:rPr>
            <w:color w:val="000000" w:themeColor="text1"/>
          </w:rPr>
          <w:delText>Therefore, i</w:delText>
        </w:r>
      </w:del>
      <w:ins w:id="9" w:author="Ezzati, Majid" w:date="2018-07-08T22:07:00Z">
        <w:r w:rsidR="00B34BC1">
          <w:rPr>
            <w:color w:val="000000" w:themeColor="text1"/>
          </w:rPr>
          <w:t>I</w:t>
        </w:r>
      </w:ins>
      <w:r w:rsidRPr="00AC73A1">
        <w:rPr>
          <w:color w:val="000000" w:themeColor="text1"/>
        </w:rPr>
        <w:t xml:space="preserve">t has 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F52D66" w:rsidRPr="00AC73A1">
        <w:rPr>
          <w:color w:val="000000" w:themeColor="text1"/>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"(Langford &amp; Bentham, 1995; Martens, 1998)", "plainTextFormattedCitation" : "(Langford &amp; Bentham, 1995; Martens, 1998)", "previouslyFormattedCitation" : "(Langford &amp; Bentham, 1995; Martens, 1998)" }, "properties" : {  }, "schema" : "https://github.com/citation-style-language/schema/raw/master/csl-citation.json" }</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F52D66" w:rsidRPr="00AC73A1">
        <w:rPr>
          <w:color w:val="000000" w:themeColor="text1"/>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"(Davis, Knappenberger, Michaels, &amp; Novicoff, 2004; Ferreira Braga, Zanobetti, &amp; Schwartz, 2001; Kalkstein, 2013; Medina-Ram\u00f3n &amp; Schwartz, 2007)", "plainTextFormattedCitation" : "(Davis, Knappenberger, Michaels, &amp; Novicoff, 2004; Ferreira Braga, Zanobetti, &amp; Schwartz, 2001; Kalkstein, 2013; Medina-Ram\u00f3n &amp; Schwartz, 2007)", "previouslyFormattedCitation" : "(Davis, Knappenberger, Michaels, &amp; Novicoff, 2004; Ferreira Braga, Zanobetti, &amp; Schwartz, 2001; Kalkstein, 2013; Medina-Ram\u00f3n &amp; Schwartz, 2007)" }, "properties" : {  }, "schema" : "https://github.com/citation-style-language/schema/raw/master/csl-citation.json" }</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r w:rsidR="00A22964">
        <w:rPr>
          <w:color w:val="000000" w:themeColor="text1"/>
        </w:rPr>
        <w:t>pattern</w:t>
      </w:r>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F52D66" w:rsidRPr="00AC73A1">
        <w:rPr>
          <w:color w:val="000000" w:themeColor="text1"/>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"(Bobb, Peng, Bell, &amp; Dominici, 2014; Carson, Hajat, Armstrong, &amp; Wilkinson, 2006; Seretakis, 1997; Sheridan, Kalkstein, &amp; Kalkstein, 2009)", "plainTextFormattedCitation" : "(Bobb, Peng, Bell, &amp; Dominici, 2014; Carson, Hajat, Armstrong, &amp; Wilkinson, 2006; Seretakis, 1997; Sheridan, Kalkstein, &amp; Kalkstein, 2009)", "previouslyFormattedCitation" : "(Bobb, Peng, Bell, &amp; Dominici, 2014; Carson, Hajat, Armstrong, &amp; Wilkinson, 2006; Seretakis, 1997; Sheridan, Kalkstein, &amp; Kalkstein, 2009)" }, "properties" : {  }, "schema" : "https://github.com/citation-style-language/schema/raw/master/csl-citation.json" }</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25239E70"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AC73A1" w:rsidDel="007B3AFF">
        <w:rPr>
          <w:color w:val="000000" w:themeColor="text1"/>
        </w:rPr>
        <w:t xml:space="preserve">Although mortality seasonality </w:t>
      </w:r>
      <w:r w:rsidR="002015BB" w:rsidRPr="00AC73A1" w:rsidDel="007B3AFF">
        <w:rPr>
          <w:color w:val="000000" w:themeColor="text1"/>
        </w:rPr>
        <w:lastRenderedPageBreak/>
        <w:t>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F52D66" w:rsidRPr="00AC73A1">
        <w:rPr>
          <w:color w:val="000000" w:themeColor="text1"/>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"mendeley" : { "formattedCitation" : "(Rau, 2004; Rau, Bohk-Ewald, Muszy\u0144ska, &amp; Vaupel, 2018)", "plainTextFormattedCitation" : "(Rau, 2004; Rau, Bohk-Ewald, Muszy\u0144ska, &amp; Vaupel, 2018)", "previouslyFormattedCitation" : "(Rau, 2004; Rau, Bohk-Ewald, Muszy\u0144ska, &amp; Vaupel, 2018)" }, "properties" : {  }, "schema" : "https://github.com/citation-style-language/schema/raw/master/csl-citation.json" }</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099FE6DB"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ins w:id="10" w:author="Ezzati, Majid" w:date="2018-07-08T22:08:00Z">
        <w:r w:rsidR="00B34BC1" w:rsidRPr="00AC73A1">
          <w:rPr>
            <w:color w:val="000000" w:themeColor="text1"/>
          </w:rPr>
          <w:t>, to over three decades of national mortality data</w:t>
        </w:r>
      </w:ins>
      <w:del w:id="11" w:author="Ezzati, Majid" w:date="2018-07-08T22:08:00Z">
        <w:r w:rsidR="00F110C1" w:rsidRPr="00AC73A1" w:rsidDel="00B34BC1">
          <w:rPr>
            <w:color w:val="000000" w:themeColor="text1"/>
          </w:rPr>
          <w:delText xml:space="preserve">, </w:delText>
        </w:r>
      </w:del>
      <w:ins w:id="12" w:author="Ezzati, Majid" w:date="2018-07-08T22:08:00Z">
        <w:r w:rsidR="00B34BC1">
          <w:rPr>
            <w:color w:val="000000" w:themeColor="text1"/>
          </w:rPr>
          <w:t>. Wavelets</w:t>
        </w:r>
        <w:r w:rsidR="00B34BC1" w:rsidRPr="00AC73A1">
          <w:rPr>
            <w:color w:val="000000" w:themeColor="text1"/>
          </w:rPr>
          <w:t xml:space="preserve"> </w:t>
        </w:r>
      </w:ins>
      <w:del w:id="13" w:author="Ezzati, Majid" w:date="2018-07-08T22:08:00Z">
        <w:r w:rsidR="002015BB" w:rsidRPr="00AC73A1" w:rsidDel="00B34BC1">
          <w:rPr>
            <w:color w:val="000000" w:themeColor="text1"/>
          </w:rPr>
          <w:delText>which</w:delText>
        </w:r>
        <w:r w:rsidR="000210D1" w:rsidRPr="00AC73A1" w:rsidDel="00B34BC1">
          <w:rPr>
            <w:color w:val="000000" w:themeColor="text1"/>
          </w:rPr>
          <w:delText xml:space="preserve"> </w:delText>
        </w:r>
      </w:del>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ins w:id="14" w:author="Parks, Robbie M" w:date="2018-07-02T14:51:00Z">
        <w:r w:rsidR="002542D0">
          <w:rPr>
            <w:color w:val="000000" w:themeColor="text1"/>
          </w:rPr>
          <w:fldChar w:fldCharType="begin" w:fldLock="1"/>
        </w:r>
      </w:ins>
      <w:r w:rsidR="002542D0">
        <w:rPr>
          <w:color w:val="000000" w:themeColor="text1"/>
        </w:rPr>
        <w:instrText>ADDIN CSL_CITATION { "citationItems" : [ { "id" : "ITEM-1", "itemData" : { "DOI" : "10.1038/nature01194", "ISBN" : "0028-0836", "ISSN" : "00280836", "PMID" : "12432388", "abstract" : "The variability of El Nin \u0303o/Southern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1\u20133 . Here we present a record of sedimentation in Laguna Pallcacocha, southern Ecuador, which is strongly influenced by ENSO variability, and covers the past 12,000 years continuously. We find that changes on a timescale of 2\u20138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 "author" : [ { "dropping-particle" : "", "family" : "Moy", "given" : "Christopher M.", "non-dropping-particle" : "", "parse-names" : false, "suffix" : "" }, { "dropping-particle" : "", "family" : "Seltzer", "given" : "Geoffrey O.", "non-dropping-particle" : "", "parse-names" : false, "suffix" : "" }, { "dropping-particle" : "", "family" : "Rodbell", "given" : "Donald T.", "non-dropping-particle" : "", "parse-names" : false, "suffix" : "" }, { "dropping-particle" : "", "family" : "Anderson", "given" : "David M.", "non-dropping-particle" : "", "parse-names" : false, "suffix" : "" } ], "container-title" : "Nature", "id" : "ITEM-1", "issue" : "6912", "issued" : { "date-parts" : [ [ "2002" ] ] }, "page" : "162-165", "title" : "Variability of El Ni\u00f1o/Southern Oscillation activity at millennial timescales during the Holocene epoch", "type" : "article-journal", "volume" : "420" }, "uris" : [ "http://www.mendeley.com/documents/?uuid=7d5ba32f-935d-46a0-82d2-3b510f617cdd" ] } ], "mendeley" : { "formattedCitation" : "(Moy, Seltzer, Rodbell, &amp; Anderson, 2002)", "plainTextFormattedCitation" : "(Moy, Seltzer, Rodbell, &amp; Anderson, 2002)", "previouslyFormattedCitation" : "(Moy, Seltzer, Rodbell, &amp; Anderson, 2002)" }, "properties" : {  }, "schema" : "https://github.com/citation-style-language/schema/raw/master/csl-citation.json" }</w:instrText>
      </w:r>
      <w:r w:rsidR="002542D0">
        <w:rPr>
          <w:color w:val="000000" w:themeColor="text1"/>
        </w:rPr>
        <w:fldChar w:fldCharType="separate"/>
      </w:r>
      <w:r w:rsidR="002542D0" w:rsidRPr="002542D0">
        <w:rPr>
          <w:noProof/>
          <w:color w:val="000000" w:themeColor="text1"/>
        </w:rPr>
        <w:t>(Moy, Seltzer, Rodbell, &amp; Anderson, 2002)</w:t>
      </w:r>
      <w:ins w:id="15" w:author="Parks, Robbie M" w:date="2018-07-02T14:51:00Z">
        <w:r w:rsidR="002542D0">
          <w:rPr>
            <w:color w:val="000000" w:themeColor="text1"/>
          </w:rPr>
          <w:fldChar w:fldCharType="end"/>
        </w:r>
        <w:r w:rsidR="00625BF6">
          <w:rPr>
            <w:color w:val="000000" w:themeColor="text1"/>
          </w:rPr>
          <w:t xml:space="preserve"> </w:t>
        </w:r>
      </w:ins>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F52D66" w:rsidRPr="00AC73A1">
        <w:rPr>
          <w:color w:val="000000" w:themeColor="text1"/>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"(Grenfell, Bj\u00f8rnstad, &amp; Kappey, 2001)", "plainTextFormattedCitation" : "(Grenfell, Bj\u00f8rnstad, &amp; Kappey, 2001)", "previouslyFormattedCitation" : "(Grenfell, Bj\u00f8rnstad, &amp; Kappey, 2001)" }, "properties" : {  }, "schema" : "https://github.com/citation-style-language/schema/raw/master/csl-citation.json" }</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del w:id="16" w:author="Ezzati, Majid" w:date="2018-07-08T22:08:00Z">
        <w:r w:rsidR="002015BB" w:rsidRPr="00AC73A1" w:rsidDel="00B34BC1">
          <w:rPr>
            <w:color w:val="000000" w:themeColor="text1"/>
          </w:rPr>
          <w:delText>,</w:delText>
        </w:r>
        <w:r w:rsidR="000210D1" w:rsidRPr="00AC73A1" w:rsidDel="00B34BC1">
          <w:rPr>
            <w:color w:val="000000" w:themeColor="text1"/>
          </w:rPr>
          <w:delText xml:space="preserve"> to over three decades of national mortality data</w:delText>
        </w:r>
      </w:del>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ins w:id="17" w:author="Parks, Robbie M" w:date="2018-06-24T22:38:00Z">
        <w:r w:rsidR="00A22940">
          <w:rPr>
            <w:color w:val="000000" w:themeColor="text1"/>
          </w:rPr>
          <w:t xml:space="preserve">. In </w:t>
        </w:r>
      </w:ins>
      <w:ins w:id="18" w:author="Parks, Robbie M" w:date="2018-07-02T14:54:00Z">
        <w:r w:rsidR="00025DE6">
          <w:rPr>
            <w:color w:val="000000" w:themeColor="text1"/>
          </w:rPr>
          <w:t>addition,</w:t>
        </w:r>
      </w:ins>
      <w:ins w:id="19" w:author="Parks, Robbie M" w:date="2018-06-24T22:38:00Z">
        <w:r w:rsidR="00A22940">
          <w:rPr>
            <w:color w:val="000000" w:themeColor="text1"/>
          </w:rPr>
          <w:t xml:space="preserve"> we identify how the percentage difference between </w:t>
        </w:r>
      </w:ins>
      <w:ins w:id="20" w:author="Parks, Robbie M" w:date="2018-07-02T18:53:00Z">
        <w:del w:id="21" w:author="Ezzati, Majid" w:date="2018-07-08T22:09:00Z">
          <w:r w:rsidR="007155A4" w:rsidDel="00B34BC1">
            <w:rPr>
              <w:color w:val="000000" w:themeColor="text1"/>
            </w:rPr>
            <w:delText>the mortality</w:delText>
          </w:r>
        </w:del>
      </w:ins>
      <w:ins w:id="22" w:author="Ezzati, Majid" w:date="2018-07-08T22:09:00Z">
        <w:r w:rsidR="00B34BC1">
          <w:rPr>
            <w:color w:val="000000" w:themeColor="text1"/>
          </w:rPr>
          <w:t>death rates</w:t>
        </w:r>
      </w:ins>
      <w:ins w:id="23" w:author="Parks, Robbie M" w:date="2018-07-02T18:53:00Z">
        <w:r w:rsidR="007155A4">
          <w:rPr>
            <w:color w:val="000000" w:themeColor="text1"/>
          </w:rPr>
          <w:t xml:space="preserve"> in </w:t>
        </w:r>
      </w:ins>
      <w:ins w:id="24" w:author="Parks, Robbie M" w:date="2018-06-24T22:38:00Z">
        <w:r w:rsidR="00A22940">
          <w:rPr>
            <w:color w:val="000000" w:themeColor="text1"/>
          </w:rPr>
          <w:t xml:space="preserve">maximum and minimum </w:t>
        </w:r>
      </w:ins>
      <w:ins w:id="25" w:author="Ezzati, Majid" w:date="2018-07-08T22:09:00Z">
        <w:r w:rsidR="00B34BC1">
          <w:rPr>
            <w:color w:val="000000" w:themeColor="text1"/>
          </w:rPr>
          <w:t xml:space="preserve">mortality </w:t>
        </w:r>
      </w:ins>
      <w:ins w:id="26" w:author="Parks, Robbie M" w:date="2018-07-02T18:53:00Z">
        <w:r w:rsidR="009A1BE3">
          <w:rPr>
            <w:color w:val="000000" w:themeColor="text1"/>
          </w:rPr>
          <w:t>months</w:t>
        </w:r>
      </w:ins>
      <w:ins w:id="27" w:author="Parks, Robbie M" w:date="2018-06-24T22:38:00Z">
        <w:r w:rsidR="00A22940">
          <w:rPr>
            <w:color w:val="000000" w:themeColor="text1"/>
          </w:rPr>
          <w:t xml:space="preserve"> </w:t>
        </w:r>
        <w:del w:id="28" w:author="Ezzati, Majid" w:date="2018-07-08T22:09:00Z">
          <w:r w:rsidR="00A22940" w:rsidDel="00B34BC1">
            <w:rPr>
              <w:color w:val="000000" w:themeColor="text1"/>
            </w:rPr>
            <w:delText xml:space="preserve">within a year </w:delText>
          </w:r>
        </w:del>
        <w:r w:rsidR="00A22940">
          <w:rPr>
            <w:color w:val="000000" w:themeColor="text1"/>
          </w:rPr>
          <w:t xml:space="preserve">has changed </w:t>
        </w:r>
        <w:del w:id="29" w:author="Ezzati, Majid" w:date="2018-07-08T22:10:00Z">
          <w:r w:rsidR="00A22940" w:rsidDel="00B34BC1">
            <w:rPr>
              <w:color w:val="000000" w:themeColor="text1"/>
            </w:rPr>
            <w:delText>from the beginning to the end of the time period using Poisson regression</w:delText>
          </w:r>
        </w:del>
      </w:ins>
      <w:ins w:id="30" w:author="Ezzati, Majid" w:date="2018-07-08T22:10:00Z">
        <w:r w:rsidR="00B34BC1">
          <w:rPr>
            <w:color w:val="000000" w:themeColor="text1"/>
          </w:rPr>
          <w:t xml:space="preserve">over </w:t>
        </w:r>
        <w:proofErr w:type="spellStart"/>
        <w:r w:rsidR="00B34BC1">
          <w:rPr>
            <w:color w:val="000000" w:themeColor="text1"/>
          </w:rPr>
          <w:t>tine</w:t>
        </w:r>
      </w:ins>
      <w:proofErr w:type="spellEnd"/>
      <w:ins w:id="31" w:author="Parks, Robbie M" w:date="2018-06-24T22:38:00Z">
        <w:r w:rsidR="00A22940">
          <w:rPr>
            <w:color w:val="000000" w:themeColor="text1"/>
          </w:rPr>
          <w:t>.</w:t>
        </w:r>
      </w:ins>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5B9DF667" w14:textId="4BB879F8"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w:t>
      </w:r>
      <w:proofErr w:type="gramStart"/>
      <w:r w:rsidRPr="00AC73A1">
        <w:t xml:space="preserve">a </w:t>
      </w:r>
      <w:del w:id="32" w:author="Parks, Robbie M" w:date="2018-06-20T11:37:00Z">
        <w:r w:rsidRPr="00AC73A1" w:rsidDel="00E23198">
          <w:delText xml:space="preserve">statistically significant </w:delText>
        </w:r>
      </w:del>
      <w:r w:rsidRPr="00AC73A1">
        <w:t>12</w:t>
      </w:r>
      <w:proofErr w:type="gramEnd"/>
      <w:r w:rsidRPr="00AC73A1">
        <w:t>-month seasonality in all age groups</w:t>
      </w:r>
      <w:r w:rsidR="00421068" w:rsidRPr="00AC73A1">
        <w:t>,</w:t>
      </w:r>
      <w:r w:rsidRPr="00AC73A1">
        <w:t xml:space="preserve"> except </w:t>
      </w:r>
      <w:del w:id="33" w:author="Ezzati, Majid" w:date="2018-07-08T22:10:00Z">
        <w:r w:rsidRPr="00AC73A1" w:rsidDel="00E72ED4">
          <w:delText xml:space="preserve">in </w:delText>
        </w:r>
        <w:r w:rsidR="00B91368" w:rsidRPr="00AC73A1" w:rsidDel="00E72ED4">
          <w:delText>those aged</w:delText>
        </w:r>
        <w:r w:rsidRPr="00AC73A1" w:rsidDel="00E72ED4">
          <w:delText xml:space="preserve"> </w:delText>
        </w:r>
      </w:del>
      <w:ins w:id="34" w:author="Ezzati, Majid" w:date="2018-07-08T22:10:00Z">
        <w:r w:rsidR="00E72ED4" w:rsidRPr="00AC73A1">
          <w:t>age</w:t>
        </w:r>
        <w:r w:rsidR="00E72ED4">
          <w:t>s</w:t>
        </w:r>
        <w:r w:rsidR="00E72ED4" w:rsidRPr="00AC73A1">
          <w:t xml:space="preserve"> </w:t>
        </w:r>
      </w:ins>
      <w:r w:rsidRPr="00AC73A1">
        <w:t xml:space="preserve">35-44 years, </w:t>
      </w:r>
      <w:r w:rsidR="00B91368" w:rsidRPr="00AC73A1">
        <w:t xml:space="preserve">for whom there was </w:t>
      </w:r>
      <w:del w:id="35" w:author="Parks, Robbie M" w:date="2018-06-20T11:37:00Z">
        <w:r w:rsidRPr="00AC73A1" w:rsidDel="00E23198">
          <w:delText xml:space="preserve">statistically significant </w:delText>
        </w:r>
      </w:del>
      <w:r w:rsidRPr="00AC73A1">
        <w:t xml:space="preserve">periodicity at 6 months (Figure </w:t>
      </w:r>
      <w:r w:rsidR="00040FE5" w:rsidRPr="00AC73A1">
        <w:t>2</w:t>
      </w:r>
      <w:r w:rsidRPr="00AC73A1">
        <w:t xml:space="preserve">). In females, there was </w:t>
      </w:r>
      <w:del w:id="36" w:author="Parks, Robbie M" w:date="2018-06-20T11:38:00Z">
        <w:r w:rsidRPr="00AC73A1" w:rsidDel="0014242B">
          <w:delText xml:space="preserve">significant </w:delText>
        </w:r>
      </w:del>
      <w:r w:rsidRPr="00AC73A1">
        <w:t xml:space="preserve">12-month seasonality in </w:t>
      </w:r>
      <w:r w:rsidR="005D22AA" w:rsidRPr="00AC73A1">
        <w:t>all groups</w:t>
      </w:r>
      <w:r w:rsidRPr="00AC73A1">
        <w:t xml:space="preserve"> </w:t>
      </w:r>
      <w:r w:rsidR="002648C8" w:rsidRPr="00AC73A1">
        <w:t>except</w:t>
      </w:r>
      <w:r w:rsidR="002662B1" w:rsidRPr="00AC73A1">
        <w:t xml:space="preserve"> </w:t>
      </w:r>
      <w:r w:rsidR="001A0CB6" w:rsidRPr="00AC73A1">
        <w:t xml:space="preserve">5-14 and 25-35 years </w:t>
      </w:r>
      <w:r w:rsidRPr="00AC73A1">
        <w:t xml:space="preserve">(Figure </w:t>
      </w:r>
      <w:r w:rsidR="00040FE5" w:rsidRPr="00AC73A1">
        <w:t>2</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1B95139E" w14:textId="2002D0F6" w:rsidR="00B91368" w:rsidRDefault="00F84E39" w:rsidP="00C33FFB">
      <w:pPr>
        <w:spacing w:line="480" w:lineRule="auto"/>
        <w:jc w:val="both"/>
        <w:rPr>
          <w:ins w:id="37" w:author="Parks, Robbie M" w:date="2018-06-20T00:52:00Z"/>
        </w:rPr>
      </w:pPr>
      <w:r>
        <w:rPr>
          <w:color w:val="000000" w:themeColor="text1"/>
        </w:rPr>
        <w:lastRenderedPageBreak/>
        <w:t>Table 1 presents number of deaths by cause of death and sex.</w:t>
      </w:r>
      <w:r w:rsidRPr="00AC73A1">
        <w:rPr>
          <w:color w:val="000000" w:themeColor="text1"/>
        </w:rPr>
        <w:t xml:space="preserve"> </w:t>
      </w:r>
      <w:r w:rsidR="005902F2" w:rsidRPr="00AC73A1">
        <w:t>M</w:t>
      </w:r>
      <w:r w:rsidR="0029208D" w:rsidRPr="00AC73A1">
        <w:t xml:space="preserve">ortality from all four </w:t>
      </w:r>
      <w:r w:rsidR="00C87DEE">
        <w:t xml:space="preserve">main </w:t>
      </w:r>
      <w:r w:rsidR="0029208D" w:rsidRPr="00AC73A1">
        <w:t>cause</w:t>
      </w:r>
      <w:r w:rsidR="005902F2" w:rsidRPr="00AC73A1">
        <w:t xml:space="preserve"> groups </w:t>
      </w:r>
      <w:r w:rsidR="0029208D" w:rsidRPr="00AC73A1">
        <w:t>was</w:t>
      </w:r>
      <w:r w:rsidR="005902F2" w:rsidRPr="00AC73A1">
        <w:t xml:space="preserve"> seasonal </w:t>
      </w:r>
      <w:del w:id="38" w:author="Majid2" w:date="2018-07-09T14:09:00Z">
        <w:r w:rsidR="005902F2" w:rsidRPr="00AC73A1" w:rsidDel="005E4473">
          <w:delText>above 75 years of age</w:delText>
        </w:r>
      </w:del>
      <w:ins w:id="39" w:author="Majid2" w:date="2018-07-09T14:09:00Z">
        <w:r w:rsidR="005E4473">
          <w:t xml:space="preserve">in older adults (above 65 or 75 years </w:t>
        </w:r>
      </w:ins>
      <w:ins w:id="40" w:author="Majid2" w:date="2018-07-09T14:10:00Z">
        <w:r w:rsidR="005E4473">
          <w:t>depending</w:t>
        </w:r>
      </w:ins>
      <w:ins w:id="41" w:author="Majid2" w:date="2018-07-09T14:09:00Z">
        <w:r w:rsidR="005E4473">
          <w:t xml:space="preserve"> </w:t>
        </w:r>
      </w:ins>
      <w:ins w:id="42" w:author="Majid2" w:date="2018-07-09T14:10:00Z">
        <w:r w:rsidR="005E4473">
          <w:t>on cause)</w:t>
        </w:r>
      </w:ins>
      <w:r w:rsidR="005902F2" w:rsidRPr="00AC73A1">
        <w:t xml:space="preserve"> (Figure 2)</w:t>
      </w:r>
      <w:r>
        <w:t xml:space="preserve">, as was mortality from more disaggregated causes </w:t>
      </w:r>
      <w:r w:rsidR="00A137B9">
        <w:t>except for</w:t>
      </w:r>
      <w:r w:rsidR="00F91740">
        <w:t xml:space="preserve"> </w:t>
      </w:r>
      <w:r w:rsidR="0008287A">
        <w:t xml:space="preserve">deaths from </w:t>
      </w:r>
      <w:r w:rsidR="00F91740">
        <w:t>intentional injuries</w:t>
      </w:r>
      <w:r w:rsidR="0008287A">
        <w:t xml:space="preserve"> and substance use disorders</w:t>
      </w:r>
      <w:r w:rsidR="00D551FB">
        <w:t xml:space="preserve"> (Supplementary Figure XX)</w:t>
      </w:r>
      <w:r w:rsidR="005902F2" w:rsidRPr="00AC73A1">
        <w:t xml:space="preserve">. </w:t>
      </w:r>
      <w:r w:rsidR="00B91368" w:rsidRPr="00AC73A1">
        <w:t xml:space="preserve">Seasonality in cancer deaths only appeared after </w:t>
      </w:r>
      <w:r w:rsidR="00DA6C08" w:rsidRPr="00AC73A1">
        <w:t>5</w:t>
      </w:r>
      <w:r w:rsidR="00B91368" w:rsidRPr="00AC73A1">
        <w:t>5 years of age, whereas deaths from cardio</w:t>
      </w:r>
      <w:r w:rsidR="0029208D" w:rsidRPr="00AC73A1">
        <w:t>respiratory</w:t>
      </w:r>
      <w:r w:rsidR="00B91368" w:rsidRPr="00AC73A1">
        <w:t xml:space="preserve"> causes exhibited seasonality </w:t>
      </w:r>
      <w:r w:rsidR="0029208D" w:rsidRPr="00AC73A1">
        <w:t>throughout the life-course</w:t>
      </w:r>
      <w:r w:rsidR="00F56EE5" w:rsidRPr="00AC73A1">
        <w:t xml:space="preserve">. </w:t>
      </w:r>
      <w:r w:rsidR="004C1040" w:rsidRPr="00AC73A1">
        <w:t>In addition to older ages,</w:t>
      </w:r>
      <w:r w:rsidR="00B91368" w:rsidRPr="00AC73A1">
        <w:t xml:space="preserve"> </w:t>
      </w:r>
      <w:r w:rsidR="004C1040" w:rsidRPr="00AC73A1">
        <w:t>i</w:t>
      </w:r>
      <w:r w:rsidR="005902F2" w:rsidRPr="00AC73A1">
        <w:t xml:space="preserve">njuries were </w:t>
      </w:r>
      <w:r w:rsidR="004C1040" w:rsidRPr="00AC73A1">
        <w:t xml:space="preserve">also </w:t>
      </w:r>
      <w:r w:rsidR="005902F2" w:rsidRPr="00AC73A1">
        <w:t xml:space="preserve">seasonal from childhood through </w:t>
      </w:r>
      <w:r w:rsidR="00A01E9E" w:rsidRPr="00AC73A1">
        <w:t>4</w:t>
      </w:r>
      <w:r w:rsidR="005902F2" w:rsidRPr="00AC73A1">
        <w:t xml:space="preserve">4 years in women and </w:t>
      </w:r>
      <w:ins w:id="43" w:author="Ezzati, Majid" w:date="2018-07-08T22:13:00Z">
        <w:r w:rsidR="0016500A">
          <w:t xml:space="preserve">through </w:t>
        </w:r>
      </w:ins>
      <w:r w:rsidR="00A01E9E" w:rsidRPr="00AC73A1">
        <w:t>6</w:t>
      </w:r>
      <w:r w:rsidR="005902F2" w:rsidRPr="00AC73A1">
        <w:t>4 years in men.</w:t>
      </w:r>
    </w:p>
    <w:p w14:paraId="59632C3F" w14:textId="77777777" w:rsidR="00B1603E" w:rsidRDefault="00B1603E" w:rsidP="00C33FFB">
      <w:pPr>
        <w:spacing w:line="480" w:lineRule="auto"/>
        <w:jc w:val="both"/>
        <w:rPr>
          <w:ins w:id="44" w:author="Parks, Robbie M" w:date="2018-06-20T11:06:00Z"/>
        </w:rPr>
      </w:pPr>
    </w:p>
    <w:p w14:paraId="61D70D0D" w14:textId="2DE1387B" w:rsidR="005872FC" w:rsidRDefault="00F84E39" w:rsidP="00365ECB">
      <w:pPr>
        <w:spacing w:line="480" w:lineRule="auto"/>
        <w:jc w:val="both"/>
      </w:pPr>
      <w:r>
        <w:t>When more disaggregated causes of death were analysed</w:t>
      </w:r>
      <w:r w:rsidR="00F1252C">
        <w:t>, seasonality</w:t>
      </w:r>
      <w:r w:rsidR="00C77B93">
        <w:t xml:space="preserve"> in </w:t>
      </w:r>
      <w:ins w:id="45" w:author="Ezzati, Majid" w:date="2018-07-08T22:49:00Z">
        <w:r w:rsidR="00EA7170">
          <w:t>respiratory infections persisted throughout the analysis period for all ages (</w:t>
        </w:r>
        <w:commentRangeStart w:id="46"/>
        <w:r w:rsidR="00EA7170">
          <w:t>Supplementary Figure XX</w:t>
        </w:r>
        <w:commentRangeEnd w:id="46"/>
        <w:r w:rsidR="00EA7170">
          <w:rPr>
            <w:rStyle w:val="CommentReference"/>
            <w:rFonts w:asciiTheme="minorHAnsi" w:hAnsiTheme="minorHAnsi" w:cstheme="minorBidi"/>
            <w:lang w:eastAsia="en-US"/>
          </w:rPr>
          <w:commentReference w:id="46"/>
        </w:r>
        <w:r w:rsidR="00EA7170">
          <w:t xml:space="preserve">). </w:t>
        </w:r>
      </w:ins>
      <w:ins w:id="47" w:author="Ezzati, Majid" w:date="2018-07-08T22:50:00Z">
        <w:del w:id="48" w:author="Majid2" w:date="2018-07-09T14:10:00Z">
          <w:r w:rsidR="00EA7170" w:rsidDel="005E4473">
            <w:delText>For other constituent diseases of the cardiorespiratory</w:delText>
          </w:r>
        </w:del>
      </w:ins>
      <w:ins w:id="49" w:author="Ezzati, Majid" w:date="2018-07-08T22:49:00Z">
        <w:del w:id="50" w:author="Majid2" w:date="2018-07-09T14:10:00Z">
          <w:r w:rsidR="00EA7170" w:rsidDel="005E4473">
            <w:delText xml:space="preserve"> </w:delText>
          </w:r>
        </w:del>
      </w:ins>
      <w:ins w:id="51" w:author="Ezzati, Majid" w:date="2018-07-08T22:50:00Z">
        <w:del w:id="52" w:author="Majid2" w:date="2018-07-09T14:10:00Z">
          <w:r w:rsidR="00EA7170" w:rsidDel="005E4473">
            <w:delText xml:space="preserve">category, namely </w:delText>
          </w:r>
        </w:del>
      </w:ins>
      <w:del w:id="53" w:author="Majid2" w:date="2018-07-09T14:10:00Z">
        <w:r w:rsidR="00C77B93" w:rsidDel="005E4473">
          <w:delText>cardiovascular and chronic respiratory diseases</w:delText>
        </w:r>
      </w:del>
      <w:ins w:id="54" w:author="Ezzati, Majid" w:date="2018-07-08T22:51:00Z">
        <w:del w:id="55" w:author="Majid2" w:date="2018-07-09T14:10:00Z">
          <w:r w:rsidR="00EA7170" w:rsidDel="005E4473">
            <w:delText>, seasonality</w:delText>
          </w:r>
        </w:del>
      </w:ins>
      <w:del w:id="56" w:author="Majid2" w:date="2018-07-09T14:10:00Z">
        <w:r w:rsidR="00C77B93" w:rsidDel="005E4473">
          <w:delText xml:space="preserve"> disappeared in </w:delText>
        </w:r>
        <w:r w:rsidR="00365ECB" w:rsidDel="005E4473">
          <w:delText xml:space="preserve">ages </w:delText>
        </w:r>
        <w:r w:rsidR="00C77B93" w:rsidDel="005E4473">
          <w:delText>0-4 y</w:delText>
        </w:r>
        <w:r w:rsidR="006A63D8" w:rsidDel="005E4473">
          <w:delText>ears by the early and late</w:delText>
        </w:r>
      </w:del>
      <w:ins w:id="57" w:author="Ezzati, Majid" w:date="2018-07-08T22:51:00Z">
        <w:del w:id="58" w:author="Majid2" w:date="2018-07-09T14:10:00Z">
          <w:r w:rsidR="00EA7170" w:rsidDel="005E4473">
            <w:delText>in the</w:delText>
          </w:r>
        </w:del>
      </w:ins>
      <w:del w:id="59" w:author="Majid2" w:date="2018-07-09T14:10:00Z">
        <w:r w:rsidR="006A63D8" w:rsidDel="005E4473">
          <w:delText xml:space="preserve"> 1990s</w:delText>
        </w:r>
        <w:r w:rsidR="00365ECB" w:rsidDel="005E4473">
          <w:delText>,</w:delText>
        </w:r>
        <w:r w:rsidR="006A63D8" w:rsidDel="005E4473">
          <w:delText xml:space="preserve"> respectively</w:delText>
        </w:r>
        <w:r w:rsidR="00F17B1A" w:rsidDel="005E4473">
          <w:delText xml:space="preserve"> (Supplementary Figure XX</w:delText>
        </w:r>
        <w:r w:rsidR="00163AC8" w:rsidDel="005E4473">
          <w:delText>)</w:delText>
        </w:r>
        <w:r w:rsidR="00B244F9" w:rsidDel="005E4473">
          <w:delText xml:space="preserve">, while </w:delText>
        </w:r>
        <w:commentRangeStart w:id="60"/>
        <w:r w:rsidR="00B244F9" w:rsidDel="005E4473">
          <w:delText>persisting in</w:delText>
        </w:r>
        <w:r w:rsidR="00614B7D" w:rsidDel="005E4473">
          <w:delText xml:space="preserve"> older ages</w:delText>
        </w:r>
        <w:commentRangeEnd w:id="60"/>
        <w:r w:rsidR="00EA7170" w:rsidDel="005E4473">
          <w:rPr>
            <w:rStyle w:val="CommentReference"/>
            <w:rFonts w:asciiTheme="minorHAnsi" w:hAnsiTheme="minorHAnsi" w:cstheme="minorBidi"/>
            <w:lang w:eastAsia="en-US"/>
          </w:rPr>
          <w:commentReference w:id="60"/>
        </w:r>
        <w:r w:rsidR="006F12E4" w:rsidDel="005E4473">
          <w:delText xml:space="preserve">. </w:delText>
        </w:r>
      </w:del>
      <w:r w:rsidR="00163AC8">
        <w:t xml:space="preserve">In </w:t>
      </w:r>
      <w:r w:rsidR="00F33911">
        <w:t>contrast</w:t>
      </w:r>
      <w:r w:rsidR="006F12E4">
        <w:t xml:space="preserve">, seasonality </w:t>
      </w:r>
      <w:r w:rsidR="001608FF">
        <w:t>remained</w:t>
      </w:r>
      <w:r w:rsidR="006F12E4">
        <w:t xml:space="preserve"> throughout the study for</w:t>
      </w:r>
      <w:del w:id="61" w:author="Ezzati, Majid" w:date="2018-07-08T22:49:00Z">
        <w:r w:rsidR="006F12E4" w:rsidDel="00EA7170">
          <w:delText xml:space="preserve"> respiratory infections for all ages in both males and females</w:delText>
        </w:r>
      </w:del>
      <w:r w:rsidR="00B940C7">
        <w:t>.</w:t>
      </w:r>
      <w:r w:rsidR="00C53889">
        <w:t xml:space="preserve"> </w:t>
      </w:r>
      <w:del w:id="62" w:author="Ezzati, Majid" w:date="2018-07-08T22:57:00Z">
        <w:r w:rsidR="00B27B5D" w:rsidDel="009D7307">
          <w:delText>Comparing intentional and unintentional injuries (Supp</w:delText>
        </w:r>
        <w:r w:rsidR="00837653" w:rsidDel="009D7307">
          <w:delText>lementary Figure XX</w:delText>
        </w:r>
        <w:r w:rsidR="00340C26" w:rsidDel="009D7307">
          <w:delText>) also revealed</w:delText>
        </w:r>
        <w:r w:rsidR="00B27B5D" w:rsidDel="009D7307">
          <w:delText xml:space="preserve"> distinct behaviour</w:delText>
        </w:r>
        <w:r w:rsidR="00365ECB" w:rsidDel="009D7307">
          <w:delText>s.</w:delText>
        </w:r>
        <w:r w:rsidR="00B27B5D" w:rsidDel="009D7307">
          <w:delText xml:space="preserve"> </w:delText>
        </w:r>
        <w:r w:rsidR="00365ECB" w:rsidDel="009D7307">
          <w:delText>Specifically, u</w:delText>
        </w:r>
      </w:del>
      <w:ins w:id="63" w:author="Ezzati, Majid" w:date="2018-07-08T22:57:00Z">
        <w:r w:rsidR="009D7307">
          <w:t>U</w:t>
        </w:r>
      </w:ins>
      <w:r w:rsidR="00D72846">
        <w:t>nintentional injuries drove</w:t>
      </w:r>
      <w:r w:rsidR="00F064A9">
        <w:t xml:space="preserve"> the seasonality</w:t>
      </w:r>
      <w:r w:rsidR="00365ECB">
        <w:t xml:space="preserve"> of injury deaths</w:t>
      </w:r>
      <w:r w:rsidR="00F064A9">
        <w:t xml:space="preserve"> for females, </w:t>
      </w:r>
      <w:del w:id="64" w:author="Ezzati, Majid" w:date="2018-07-08T22:53:00Z">
        <w:r w:rsidR="00F064A9" w:rsidDel="00EA7170">
          <w:delText>as</w:delText>
        </w:r>
        <w:r w:rsidR="00D72846" w:rsidDel="00EA7170">
          <w:delText xml:space="preserve"> no clear seasonality wa</w:delText>
        </w:r>
        <w:r w:rsidR="00F23C3A" w:rsidDel="00EA7170">
          <w:delText>s evident thro</w:delText>
        </w:r>
        <w:r w:rsidR="004C165E" w:rsidDel="00EA7170">
          <w:delText>ughout for females of all</w:delText>
        </w:r>
        <w:r w:rsidR="00BB30BA" w:rsidDel="00EA7170">
          <w:delText xml:space="preserve"> ages for intentional injuries.</w:delText>
        </w:r>
      </w:del>
      <w:ins w:id="65" w:author="Ezzati, Majid" w:date="2018-07-08T22:53:00Z">
        <w:r w:rsidR="00EA7170">
          <w:t>whereas</w:t>
        </w:r>
      </w:ins>
      <w:r w:rsidR="00BB30BA">
        <w:t xml:space="preserve"> </w:t>
      </w:r>
      <w:del w:id="66" w:author="Ezzati, Majid" w:date="2018-07-08T22:53:00Z">
        <w:r w:rsidR="00F551C6" w:rsidDel="00EA7170">
          <w:delText>B</w:delText>
        </w:r>
      </w:del>
      <w:ins w:id="67" w:author="Ezzati, Majid" w:date="2018-07-08T22:53:00Z">
        <w:r w:rsidR="00EA7170">
          <w:t>b</w:t>
        </w:r>
      </w:ins>
      <w:r w:rsidR="00263A68">
        <w:t xml:space="preserve">oth unintentional and </w:t>
      </w:r>
      <w:r w:rsidR="00D7104C">
        <w:t xml:space="preserve">intentional injuries </w:t>
      </w:r>
      <w:del w:id="68" w:author="Ezzati, Majid" w:date="2018-07-08T22:53:00Z">
        <w:r w:rsidR="00D7104C" w:rsidDel="00EA7170">
          <w:delText xml:space="preserve">had 12-month seasonality </w:delText>
        </w:r>
      </w:del>
      <w:ins w:id="69" w:author="Ezzati, Majid" w:date="2018-07-08T22:53:00Z">
        <w:r w:rsidR="00EA7170">
          <w:t xml:space="preserve">were seasonal in </w:t>
        </w:r>
      </w:ins>
      <w:del w:id="70" w:author="Ezzati, Majid" w:date="2018-07-08T22:54:00Z">
        <w:r w:rsidR="00172987" w:rsidDel="00EA7170">
          <w:delText xml:space="preserve">for </w:delText>
        </w:r>
      </w:del>
      <w:r w:rsidR="00172987">
        <w:t>males</w:t>
      </w:r>
      <w:r w:rsidR="00A11860">
        <w:t xml:space="preserve">, </w:t>
      </w:r>
      <w:del w:id="71" w:author="Ezzati, Majid" w:date="2018-07-08T22:54:00Z">
        <w:r w:rsidR="00964BD6" w:rsidDel="00EA7170">
          <w:delText>apart from</w:delText>
        </w:r>
        <w:r w:rsidR="00A11860" w:rsidDel="00EA7170">
          <w:delText xml:space="preserve"> those</w:delText>
        </w:r>
      </w:del>
      <w:ins w:id="72" w:author="Ezzati, Majid" w:date="2018-07-08T22:54:00Z">
        <w:r w:rsidR="00EA7170">
          <w:t>with the exception of intentional injuries</w:t>
        </w:r>
      </w:ins>
      <w:r w:rsidR="00A11860">
        <w:t xml:space="preserve"> below 15 years and </w:t>
      </w:r>
      <w:ins w:id="73" w:author="Ezzati, Majid" w:date="2018-07-08T22:54:00Z">
        <w:r w:rsidR="00EA7170">
          <w:t xml:space="preserve">above </w:t>
        </w:r>
      </w:ins>
      <w:r w:rsidR="00A11860">
        <w:t>85</w:t>
      </w:r>
      <w:ins w:id="74" w:author="Ezzati, Majid" w:date="2018-07-08T22:54:00Z">
        <w:r w:rsidR="00EA7170">
          <w:t xml:space="preserve"> years</w:t>
        </w:r>
      </w:ins>
      <w:del w:id="75" w:author="Ezzati, Majid" w:date="2018-07-08T22:55:00Z">
        <w:r w:rsidR="00A11860" w:rsidDel="00EA7170">
          <w:delText xml:space="preserve"> and above in unintentional injuries</w:delText>
        </w:r>
      </w:del>
      <w:ins w:id="76" w:author="Ezzati, Majid" w:date="2018-07-08T22:57:00Z">
        <w:r w:rsidR="009D7307">
          <w:t xml:space="preserve"> (Supplementary Figure XX</w:t>
        </w:r>
        <w:r w:rsidR="009D7307" w:rsidRPr="00996AD4">
          <w:t>)</w:t>
        </w:r>
      </w:ins>
      <w:r w:rsidR="00D7104C">
        <w:t>.</w:t>
      </w:r>
      <w:r w:rsidR="00365ECB">
        <w:t xml:space="preserve"> </w:t>
      </w:r>
      <w:r w:rsidR="00AC55DD" w:rsidRPr="00996AD4">
        <w:t xml:space="preserve">No </w:t>
      </w:r>
      <w:r w:rsidR="00FF4E42" w:rsidRPr="00996AD4">
        <w:t xml:space="preserve">consistent </w:t>
      </w:r>
      <w:r w:rsidR="00D72846">
        <w:t>seasonality wa</w:t>
      </w:r>
      <w:r w:rsidR="00AC55DD" w:rsidRPr="00996AD4">
        <w:t xml:space="preserve">s evident in maternal conditions </w:t>
      </w:r>
      <w:r w:rsidR="00FF4E42" w:rsidRPr="00996AD4">
        <w:t xml:space="preserve">or substance use disorders </w:t>
      </w:r>
      <w:del w:id="77" w:author="Ezzati, Majid" w:date="2018-07-08T22:56:00Z">
        <w:r w:rsidR="00FF4E42" w:rsidRPr="00996AD4" w:rsidDel="009D7307">
          <w:delText xml:space="preserve">for </w:delText>
        </w:r>
        <w:r w:rsidR="00001E52" w:rsidDel="009D7307">
          <w:delText xml:space="preserve">all ages </w:delText>
        </w:r>
      </w:del>
      <w:r w:rsidR="00001E52">
        <w:t>(Supplementary Figure XX</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t xml:space="preserve"> </w:t>
      </w:r>
    </w:p>
    <w:p w14:paraId="6F1FEDB4" w14:textId="2D494AE4" w:rsidR="009D7307" w:rsidRDefault="000210D1" w:rsidP="00C33FFB">
      <w:pPr>
        <w:spacing w:line="480" w:lineRule="auto"/>
        <w:jc w:val="both"/>
        <w:rPr>
          <w:ins w:id="78" w:author="Ezzati, Majid" w:date="2018-07-08T23:06:00Z"/>
        </w:rPr>
      </w:pPr>
      <w:r w:rsidRPr="00AC73A1">
        <w:lastRenderedPageBreak/>
        <w:t>Death rates in men aged ≥45 years and women aged ≥35 years peaked in January and February</w:t>
      </w:r>
      <w:r w:rsidR="00005B06" w:rsidRPr="00AC73A1">
        <w:t xml:space="preserve"> </w:t>
      </w:r>
      <w:r w:rsidR="004C1040" w:rsidRPr="00AC73A1">
        <w:t xml:space="preserve">and were lowest in </w:t>
      </w:r>
      <w:r w:rsidR="0086062E" w:rsidRPr="00AC73A1">
        <w:t>June-August</w:t>
      </w:r>
      <w:r w:rsidR="004C1040" w:rsidRPr="00AC73A1">
        <w:t xml:space="preserve">, </w:t>
      </w:r>
      <w:r w:rsidR="00005B06" w:rsidRPr="00AC73A1">
        <w:t xml:space="preserve">for all-cause mortality as </w:t>
      </w:r>
      <w:r w:rsidR="00F44160" w:rsidRPr="00AC73A1">
        <w:t>well as for causes of death with</w:t>
      </w:r>
      <w:del w:id="79" w:author="Parks, Robbie M" w:date="2018-06-20T11:37:00Z">
        <w:r w:rsidR="00F44160" w:rsidRPr="00AC73A1" w:rsidDel="00E23198">
          <w:delText xml:space="preserve"> statistically significant</w:delText>
        </w:r>
      </w:del>
      <w:r w:rsidR="00F44160" w:rsidRPr="00AC73A1">
        <w:t xml:space="preserve"> seasonality</w:t>
      </w:r>
      <w:commentRangeStart w:id="80"/>
      <w:del w:id="81" w:author="Majid2" w:date="2018-07-09T14:11:00Z">
        <w:r w:rsidR="0086062E" w:rsidRPr="00AC73A1" w:rsidDel="005E4473">
          <w:delText>, including injuries</w:delText>
        </w:r>
        <w:commentRangeEnd w:id="80"/>
        <w:r w:rsidR="009D7307" w:rsidDel="005E4473">
          <w:rPr>
            <w:rStyle w:val="CommentReference"/>
            <w:rFonts w:asciiTheme="minorHAnsi" w:hAnsiTheme="minorHAnsi" w:cstheme="minorBidi"/>
            <w:lang w:eastAsia="en-US"/>
          </w:rPr>
          <w:commentReference w:id="80"/>
        </w:r>
      </w:del>
      <w:r w:rsidRPr="00AC73A1">
        <w:t xml:space="preserve"> (Figure </w:t>
      </w:r>
      <w:r w:rsidR="00040FE5" w:rsidRPr="00AC73A1">
        <w:t>3</w:t>
      </w:r>
      <w:r w:rsidRPr="00AC73A1">
        <w:t xml:space="preserve">). A similar temporal pattern was seen </w:t>
      </w:r>
      <w:r w:rsidR="00F44160" w:rsidRPr="00AC73A1">
        <w:t xml:space="preserve">for all-cause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xml:space="preserve"> </w:t>
      </w:r>
      <w:commentRangeStart w:id="82"/>
      <w:r w:rsidR="00F44160" w:rsidRPr="00AC73A1">
        <w:t xml:space="preserve">These months also represented maximum and minimum mortality of children for </w:t>
      </w:r>
      <w:r w:rsidR="0029208D" w:rsidRPr="00AC73A1">
        <w:t>non-injury</w:t>
      </w:r>
      <w:r w:rsidR="00F44160" w:rsidRPr="00AC73A1">
        <w:t xml:space="preserve"> causes. </w:t>
      </w:r>
      <w:commentRangeEnd w:id="82"/>
      <w:r w:rsidR="009D7307">
        <w:rPr>
          <w:rStyle w:val="CommentReference"/>
          <w:rFonts w:asciiTheme="minorHAnsi" w:hAnsiTheme="minorHAnsi" w:cstheme="minorBidi"/>
          <w:lang w:eastAsia="en-US"/>
        </w:rPr>
        <w:commentReference w:id="82"/>
      </w:r>
      <w:r w:rsidR="00F44160" w:rsidRPr="00AC73A1">
        <w:t>In contrast</w:t>
      </w:r>
      <w:ins w:id="83" w:author="Ezzati, Majid" w:date="2018-07-08T23:05:00Z">
        <w:r w:rsidR="009D7307">
          <w:t>,</w:t>
        </w:r>
      </w:ins>
      <w:r w:rsidR="00F44160" w:rsidRPr="00AC73A1">
        <w:t xml:space="preserve"> </w:t>
      </w:r>
      <w:moveToRangeStart w:id="84" w:author="Ezzati, Majid" w:date="2018-07-08T23:05:00Z" w:name="move518854454"/>
      <w:moveTo w:id="85" w:author="Ezzati, Majid" w:date="2018-07-08T23:05:00Z">
        <w:del w:id="86" w:author="Ezzati, Majid" w:date="2018-07-08T23:05:00Z">
          <w:r w:rsidR="009D7307" w:rsidRPr="00AC73A1" w:rsidDel="009D7307">
            <w:delText>A</w:delText>
          </w:r>
        </w:del>
      </w:moveTo>
      <w:ins w:id="87" w:author="Ezzati, Majid" w:date="2018-07-08T23:05:00Z">
        <w:r w:rsidR="009D7307">
          <w:t>a</w:t>
        </w:r>
      </w:ins>
      <w:moveTo w:id="88" w:author="Ezzati, Majid" w:date="2018-07-08T23:05:00Z">
        <w:r w:rsidR="009D7307" w:rsidRPr="00AC73A1">
          <w:t xml:space="preserve">mong </w:t>
        </w:r>
        <w:del w:id="89" w:author="Ezzati, Majid" w:date="2018-07-08T23:05:00Z">
          <w:r w:rsidR="009D7307" w:rsidRPr="00AC73A1" w:rsidDel="009D7307">
            <w:delText>older boys and young men</w:delText>
          </w:r>
        </w:del>
      </w:moveTo>
      <w:ins w:id="90" w:author="Ezzati, Majid" w:date="2018-07-08T23:05:00Z">
        <w:r w:rsidR="009D7307">
          <w:t>males aged XX-XX years</w:t>
        </w:r>
      </w:ins>
      <w:moveTo w:id="91" w:author="Ezzati, Majid" w:date="2018-07-08T23:05:00Z">
        <w:r w:rsidR="009D7307" w:rsidRPr="00AC73A1">
          <w:t xml:space="preserve">, </w:t>
        </w:r>
        <w:del w:id="92" w:author="Ezzati, Majid" w:date="2018-07-08T23:05:00Z">
          <w:r w:rsidR="009D7307" w:rsidRPr="00AC73A1" w:rsidDel="009D7307">
            <w:delText xml:space="preserve">not only did injury mortality peak in in June/July, but </w:delText>
          </w:r>
        </w:del>
        <w:r w:rsidR="009D7307" w:rsidRPr="00AC73A1">
          <w:t xml:space="preserve">all-cause mortality </w:t>
        </w:r>
        <w:del w:id="93" w:author="Ezzati, Majid" w:date="2018-07-08T23:05:00Z">
          <w:r w:rsidR="009D7307" w:rsidRPr="00AC73A1" w:rsidDel="009D7307">
            <w:delText>also</w:delText>
          </w:r>
        </w:del>
      </w:moveTo>
      <w:ins w:id="94" w:author="Ezzati, Majid" w:date="2018-07-08T23:05:00Z">
        <w:r w:rsidR="009D7307">
          <w:t>peaked in June or July</w:t>
        </w:r>
      </w:ins>
      <w:moveTo w:id="95" w:author="Ezzati, Majid" w:date="2018-07-08T23:05:00Z">
        <w:r w:rsidR="009D7307" w:rsidRPr="00AC73A1">
          <w:t xml:space="preserve">. </w:t>
        </w:r>
      </w:moveTo>
      <w:moveToRangeEnd w:id="84"/>
      <w:ins w:id="96" w:author="Ezzati, Majid" w:date="2018-07-08T23:06:00Z">
        <w:r w:rsidR="009D7307">
          <w:t>[[[</w:t>
        </w:r>
        <w:proofErr w:type="gramStart"/>
        <w:r w:rsidR="009D7307">
          <w:t>of</w:t>
        </w:r>
        <w:proofErr w:type="gramEnd"/>
        <w:r w:rsidR="009D7307">
          <w:t xml:space="preserve"> the main cause groups, injuries also had this pattern. Then go to say June/July injury peak went beyond this group and was also seen in XXXXXXX]]]]</w:t>
        </w:r>
      </w:ins>
    </w:p>
    <w:p w14:paraId="43946A13" w14:textId="000ABC07" w:rsidR="000210D1" w:rsidRDefault="00F44160" w:rsidP="00C33FFB">
      <w:pPr>
        <w:spacing w:line="480" w:lineRule="auto"/>
        <w:jc w:val="both"/>
        <w:rPr>
          <w:ins w:id="97" w:author="Parks, Robbie M" w:date="2018-06-20T12:18:00Z"/>
        </w:rPr>
      </w:pPr>
      <w:del w:id="98" w:author="Ezzati, Majid" w:date="2018-07-08T23:07:00Z">
        <w:r w:rsidRPr="00AC73A1" w:rsidDel="009D7307">
          <w:delText xml:space="preserve">injury deaths in children, adolescents and young and middle-aged adults peaked in June/July and </w:delText>
        </w:r>
        <w:r w:rsidR="0086062E" w:rsidRPr="00AC73A1" w:rsidDel="009D7307">
          <w:delText xml:space="preserve">were </w:delText>
        </w:r>
        <w:r w:rsidRPr="00AC73A1" w:rsidDel="009D7307">
          <w:delText>lowest in December/January</w:delText>
        </w:r>
      </w:del>
      <w:r w:rsidR="004C1040" w:rsidRPr="00AC73A1">
        <w:t xml:space="preserve">. </w:t>
      </w:r>
      <w:moveFromRangeStart w:id="99" w:author="Ezzati, Majid" w:date="2018-07-08T23:05:00Z" w:name="move518854454"/>
      <w:moveFrom w:id="100" w:author="Ezzati, Majid" w:date="2018-07-08T23:05:00Z">
        <w:r w:rsidR="004C1040" w:rsidRPr="00AC73A1" w:rsidDel="009D7307">
          <w:t>Among</w:t>
        </w:r>
        <w:r w:rsidRPr="00AC73A1" w:rsidDel="009D7307">
          <w:t xml:space="preserve"> </w:t>
        </w:r>
        <w:r w:rsidR="000210D1" w:rsidRPr="00AC73A1" w:rsidDel="009D7307">
          <w:t>older boys and young men</w:t>
        </w:r>
        <w:r w:rsidR="00CC4725" w:rsidRPr="00AC73A1" w:rsidDel="009D7307">
          <w:t xml:space="preserve">, not </w:t>
        </w:r>
        <w:r w:rsidR="004C1040" w:rsidRPr="00AC73A1" w:rsidDel="009D7307">
          <w:t>only did injury mortali</w:t>
        </w:r>
        <w:r w:rsidR="00603617" w:rsidRPr="00AC73A1" w:rsidDel="009D7307">
          <w:t>ty peak in in June/July</w:t>
        </w:r>
        <w:r w:rsidR="00CC4725" w:rsidRPr="00AC73A1" w:rsidDel="009D7307">
          <w:t>,</w:t>
        </w:r>
        <w:r w:rsidR="00603617" w:rsidRPr="00AC73A1" w:rsidDel="009D7307">
          <w:t xml:space="preserve"> but </w:t>
        </w:r>
        <w:r w:rsidR="004C1040" w:rsidRPr="00AC73A1" w:rsidDel="009D7307">
          <w:t>all-cause mortality</w:t>
        </w:r>
        <w:r w:rsidR="00CC4725" w:rsidRPr="00AC73A1" w:rsidDel="009D7307">
          <w:t xml:space="preserve"> also</w:t>
        </w:r>
        <w:r w:rsidR="000210D1" w:rsidRPr="00AC73A1" w:rsidDel="009D7307">
          <w:t>.</w:t>
        </w:r>
      </w:moveFrom>
      <w:moveFromRangeEnd w:id="99"/>
      <w:r w:rsidR="000210D1" w:rsidRPr="00AC73A1">
        <w:t xml:space="preserve"> </w:t>
      </w:r>
    </w:p>
    <w:p w14:paraId="6BCB2CC5" w14:textId="77777777" w:rsidR="00E776E4" w:rsidRDefault="00E776E4" w:rsidP="00C33FFB">
      <w:pPr>
        <w:spacing w:line="480" w:lineRule="auto"/>
        <w:jc w:val="both"/>
        <w:rPr>
          <w:ins w:id="101" w:author="Parks, Robbie M" w:date="2018-06-20T12:19:00Z"/>
        </w:rPr>
      </w:pPr>
    </w:p>
    <w:p w14:paraId="2FB6278E" w14:textId="484C9990" w:rsidR="000210D1" w:rsidRDefault="00181294" w:rsidP="00C33FFB">
      <w:pPr>
        <w:spacing w:line="480" w:lineRule="auto"/>
        <w:jc w:val="both"/>
      </w:pPr>
      <w:del w:id="102" w:author="Ezzati, Majid" w:date="2018-07-08T23:12:00Z">
        <w:r w:rsidDel="00A92BD2">
          <w:delText>Of disaggregated causes,</w:delText>
        </w:r>
        <w:r w:rsidR="005B5C70" w:rsidDel="00A92BD2">
          <w:delText xml:space="preserve"> </w:delText>
        </w:r>
        <w:r w:rsidR="004125DE" w:rsidDel="00A92BD2">
          <w:delText>d</w:delText>
        </w:r>
      </w:del>
      <w:ins w:id="103" w:author="Ezzati, Majid" w:date="2018-07-08T23:12:00Z">
        <w:r w:rsidR="00A92BD2">
          <w:t>D</w:t>
        </w:r>
      </w:ins>
      <w:r w:rsidR="004125DE">
        <w:t xml:space="preserve">eaths of </w:t>
      </w:r>
      <w:r w:rsidR="00E642BC">
        <w:t>males and females</w:t>
      </w:r>
      <w:ins w:id="104" w:author="Ezzati, Majid" w:date="2018-07-08T23:12:00Z">
        <w:r w:rsidR="00A92BD2">
          <w:t xml:space="preserve"> aged</w:t>
        </w:r>
      </w:ins>
      <w:r w:rsidR="00E642BC">
        <w:t xml:space="preserve"> 65 </w:t>
      </w:r>
      <w:ins w:id="105" w:author="Ezzati, Majid" w:date="2018-07-08T23:12:00Z">
        <w:r w:rsidR="00A92BD2">
          <w:t xml:space="preserve">years </w:t>
        </w:r>
      </w:ins>
      <w:r w:rsidR="00E642BC">
        <w:t>and o</w:t>
      </w:r>
      <w:ins w:id="106" w:author="Ezzati, Majid" w:date="2018-07-08T23:13:00Z">
        <w:r w:rsidR="00A92BD2">
          <w:t>lder</w:t>
        </w:r>
      </w:ins>
      <w:del w:id="107" w:author="Ezzati, Majid" w:date="2018-07-08T23:13:00Z">
        <w:r w:rsidR="00E642BC" w:rsidDel="00A92BD2">
          <w:delText>ver</w:delText>
        </w:r>
      </w:del>
      <w:r w:rsidR="00E642BC">
        <w:t xml:space="preserve"> </w:t>
      </w:r>
      <w:ins w:id="108" w:author="Ezzati, Majid" w:date="2018-07-08T23:13:00Z">
        <w:r w:rsidR="00A92BD2">
          <w:t xml:space="preserve">from every disaggregated cause of death </w:t>
        </w:r>
      </w:ins>
      <w:r w:rsidR="004125DE">
        <w:t>were highest</w:t>
      </w:r>
      <w:r w:rsidR="00797805">
        <w:t xml:space="preserve"> in the months of December, January and February, except for intentional injuries</w:t>
      </w:r>
      <w:ins w:id="109" w:author="Majid2" w:date="2018-07-09T14:16:00Z">
        <w:r w:rsidR="005E4473">
          <w:t xml:space="preserve"> which peaked between June and August</w:t>
        </w:r>
      </w:ins>
      <w:r w:rsidR="00797805">
        <w:t>.</w:t>
      </w:r>
      <w:r>
        <w:t xml:space="preserve"> </w:t>
      </w:r>
      <w:commentRangeStart w:id="110"/>
      <w:r w:rsidR="005B5C70">
        <w:t>D</w:t>
      </w:r>
      <w:r w:rsidR="009B42AA">
        <w:t xml:space="preserve">eath rates </w:t>
      </w:r>
      <w:del w:id="111" w:author="Ezzati, Majid" w:date="2018-07-08T23:15:00Z">
        <w:r w:rsidR="009B42AA" w:rsidDel="00E17CDC">
          <w:delText>in males and females</w:delText>
        </w:r>
        <w:r w:rsidR="00EB3E5C" w:rsidDel="00E17CDC">
          <w:delText xml:space="preserve"> of all ages</w:delText>
        </w:r>
        <w:r w:rsidR="009B42AA" w:rsidDel="00E17CDC">
          <w:delText xml:space="preserve"> were</w:delText>
        </w:r>
        <w:r w:rsidR="00490EB4" w:rsidDel="00E17CDC">
          <w:delText xml:space="preserve"> consistently </w:delText>
        </w:r>
        <w:r w:rsidR="009B42AA" w:rsidDel="00E17CDC">
          <w:delText xml:space="preserve">highest </w:delText>
        </w:r>
        <w:r w:rsidR="00490EB4" w:rsidDel="00E17CDC">
          <w:delText xml:space="preserve">in January and February </w:delText>
        </w:r>
        <w:r w:rsidR="009B42AA" w:rsidDel="00E17CDC">
          <w:delText xml:space="preserve">and lowest in July and August </w:delText>
        </w:r>
        <w:r w:rsidR="00C17F03" w:rsidDel="00E17CDC">
          <w:delText>in</w:delText>
        </w:r>
        <w:r w:rsidR="009B42AA" w:rsidDel="00E17CDC">
          <w:delText xml:space="preserve"> </w:delText>
        </w:r>
      </w:del>
      <w:ins w:id="112" w:author="Ezzati, Majid" w:date="2018-07-08T23:15:00Z">
        <w:r w:rsidR="00E17CDC">
          <w:t xml:space="preserve">from </w:t>
        </w:r>
      </w:ins>
      <w:r w:rsidR="00C17F03">
        <w:t xml:space="preserve">cardiovascular diseases </w:t>
      </w:r>
      <w:del w:id="113" w:author="Ezzati, Majid" w:date="2018-07-08T23:15:00Z">
        <w:r w:rsidR="00C17F03" w:rsidDel="00E17CDC">
          <w:delText>as well as</w:delText>
        </w:r>
      </w:del>
      <w:ins w:id="114" w:author="Ezzati, Majid" w:date="2018-07-08T23:15:00Z">
        <w:r w:rsidR="00E17CDC">
          <w:t>and</w:t>
        </w:r>
      </w:ins>
      <w:r w:rsidR="00C17F03">
        <w:t xml:space="preserve"> respiratory in</w:t>
      </w:r>
      <w:r w:rsidR="004960EA">
        <w:t>fections</w:t>
      </w:r>
      <w:del w:id="115" w:author="Ezzati, Majid" w:date="2018-07-08T23:16:00Z">
        <w:r w:rsidR="004960EA" w:rsidDel="00E17CDC">
          <w:delText xml:space="preserve"> </w:delText>
        </w:r>
      </w:del>
      <w:ins w:id="116" w:author="Ezzati, Majid" w:date="2018-07-08T23:15:00Z">
        <w:r w:rsidR="00E17CDC">
          <w:t xml:space="preserve"> were consistently highest in January and February and lowest in July and August across ages</w:t>
        </w:r>
      </w:ins>
      <w:commentRangeEnd w:id="110"/>
      <w:ins w:id="117" w:author="Ezzati, Majid" w:date="2018-07-08T23:16:00Z">
        <w:r w:rsidR="00E17CDC">
          <w:rPr>
            <w:rStyle w:val="CommentReference"/>
            <w:rFonts w:asciiTheme="minorHAnsi" w:hAnsiTheme="minorHAnsi" w:cstheme="minorBidi"/>
            <w:lang w:eastAsia="en-US"/>
          </w:rPr>
          <w:commentReference w:id="110"/>
        </w:r>
      </w:ins>
      <w:ins w:id="118" w:author="Ezzati, Majid" w:date="2018-07-08T23:17:00Z">
        <w:r w:rsidR="00E17CDC">
          <w:t xml:space="preserve"> </w:t>
        </w:r>
      </w:ins>
      <w:r w:rsidR="004960EA">
        <w:t>(Supplementary Figure XX</w:t>
      </w:r>
      <w:r w:rsidR="00C17F03">
        <w:t>)</w:t>
      </w:r>
      <w:r w:rsidR="00101234">
        <w:t xml:space="preserve">, </w:t>
      </w:r>
      <w:r w:rsidR="00770A91">
        <w:t>consistent with</w:t>
      </w:r>
      <w:r>
        <w:t xml:space="preserve"> the pattern seen for</w:t>
      </w:r>
      <w:r w:rsidR="00770A91">
        <w:t xml:space="preserve"> cardiorespiratory deaths (Figure 3).</w:t>
      </w:r>
      <w:r w:rsidR="004960EA">
        <w:t xml:space="preserve"> </w:t>
      </w:r>
      <w:commentRangeStart w:id="119"/>
      <w:del w:id="120" w:author="Ezzati, Majid" w:date="2018-07-08T23:17:00Z">
        <w:r w:rsidR="004960EA" w:rsidDel="00E17CDC">
          <w:delText xml:space="preserve">For </w:delText>
        </w:r>
      </w:del>
      <w:ins w:id="121" w:author="Ezzati, Majid" w:date="2018-07-08T23:17:00Z">
        <w:r w:rsidR="00E17CDC">
          <w:t xml:space="preserve">Death rates </w:t>
        </w:r>
      </w:ins>
      <w:r w:rsidR="004960EA">
        <w:t>intentional injuries</w:t>
      </w:r>
      <w:del w:id="122" w:author="Ezzati, Majid" w:date="2018-07-08T23:17:00Z">
        <w:r w:rsidR="004960EA" w:rsidDel="00E17CDC">
          <w:delText>,</w:delText>
        </w:r>
        <w:r w:rsidR="00794755" w:rsidDel="00E17CDC">
          <w:delText xml:space="preserve"> both males and females</w:delText>
        </w:r>
      </w:del>
      <w:r w:rsidR="00794755">
        <w:t xml:space="preserve"> exhibited a peak </w:t>
      </w:r>
      <w:del w:id="123" w:author="Ezzati, Majid" w:date="2018-07-08T23:17:00Z">
        <w:r w:rsidR="00794755" w:rsidDel="00E17CDC">
          <w:delText xml:space="preserve">in mortality </w:delText>
        </w:r>
      </w:del>
      <w:r w:rsidR="00794755">
        <w:t>during summer months, in contrast to most of other causes.</w:t>
      </w:r>
      <w:commentRangeEnd w:id="119"/>
      <w:r w:rsidR="00E17CDC">
        <w:rPr>
          <w:rStyle w:val="CommentReference"/>
          <w:rFonts w:asciiTheme="minorHAnsi" w:hAnsiTheme="minorHAnsi" w:cstheme="minorBidi"/>
          <w:lang w:eastAsia="en-US"/>
        </w:rPr>
        <w:commentReference w:id="119"/>
      </w:r>
      <w:r w:rsidR="004960EA">
        <w:t xml:space="preserve"> </w:t>
      </w:r>
      <w:commentRangeStart w:id="124"/>
      <w:commentRangeStart w:id="125"/>
      <w:commentRangeStart w:id="126"/>
      <w:commentRangeStart w:id="127"/>
      <w:r w:rsidR="003B0BAF">
        <w:t xml:space="preserve">A consistent winter peak across all ages and both sexes </w:t>
      </w:r>
      <w:r w:rsidR="0071242A">
        <w:t>is evident in endocrine disorders and neuropsychiatric d</w:t>
      </w:r>
      <w:r w:rsidR="004960EA">
        <w:t>isorders (Supplementary Figure XX</w:t>
      </w:r>
      <w:r w:rsidR="0071242A">
        <w:t xml:space="preserve">), </w:t>
      </w:r>
      <w:r w:rsidR="004B654D">
        <w:t>apart f</w:t>
      </w:r>
      <w:r w:rsidR="00611D70">
        <w:t xml:space="preserve">rom in 15-34 years for females. </w:t>
      </w:r>
      <w:commentRangeEnd w:id="124"/>
      <w:r>
        <w:rPr>
          <w:rStyle w:val="CommentReference"/>
          <w:rFonts w:asciiTheme="minorHAnsi" w:hAnsiTheme="minorHAnsi" w:cstheme="minorBidi"/>
          <w:lang w:eastAsia="en-US"/>
        </w:rPr>
        <w:commentReference w:id="124"/>
      </w:r>
      <w:commentRangeEnd w:id="125"/>
      <w:r w:rsidR="00CF32EB">
        <w:rPr>
          <w:rStyle w:val="CommentReference"/>
          <w:rFonts w:asciiTheme="minorHAnsi" w:hAnsiTheme="minorHAnsi" w:cstheme="minorBidi"/>
          <w:lang w:eastAsia="en-US"/>
        </w:rPr>
        <w:commentReference w:id="125"/>
      </w:r>
      <w:commentRangeEnd w:id="126"/>
      <w:r w:rsidR="00E17CDC">
        <w:rPr>
          <w:rStyle w:val="CommentReference"/>
          <w:rFonts w:asciiTheme="minorHAnsi" w:hAnsiTheme="minorHAnsi" w:cstheme="minorBidi"/>
          <w:lang w:eastAsia="en-US"/>
        </w:rPr>
        <w:commentReference w:id="126"/>
      </w:r>
      <w:r w:rsidR="00794755">
        <w:t xml:space="preserve">For </w:t>
      </w:r>
      <w:r w:rsidR="00794755">
        <w:lastRenderedPageBreak/>
        <w:t>genitourinary diseases and substance use disorders, u</w:t>
      </w:r>
      <w:commentRangeStart w:id="128"/>
      <w:commentRangeStart w:id="129"/>
      <w:r w:rsidR="00611D70">
        <w:t>ncertainty was too large</w:t>
      </w:r>
      <w:r w:rsidR="00794755">
        <w:t xml:space="preserve"> across all ages</w:t>
      </w:r>
      <w:r w:rsidR="00611D70">
        <w:t xml:space="preserve"> in ma</w:t>
      </w:r>
      <w:r w:rsidR="00794755">
        <w:t xml:space="preserve">ximum and minimum mortality </w:t>
      </w:r>
      <w:r w:rsidR="00611D70">
        <w:t>to draw any firm con</w:t>
      </w:r>
      <w:r w:rsidR="004960EA">
        <w:t>clusions (Supplementary Figure XX</w:t>
      </w:r>
      <w:r w:rsidR="00611D70">
        <w:t>)</w:t>
      </w:r>
      <w:r w:rsidR="001153F6">
        <w:t>, which matches the lack of 12-month seasonality evident in the wavelet analysis (Supplemen</w:t>
      </w:r>
      <w:r w:rsidR="004960EA">
        <w:t>tary Figure XX</w:t>
      </w:r>
      <w:r w:rsidR="001153F6">
        <w:t>)</w:t>
      </w:r>
      <w:r w:rsidR="0041155C">
        <w:t>.</w:t>
      </w:r>
      <w:commentRangeEnd w:id="128"/>
      <w:r>
        <w:rPr>
          <w:rStyle w:val="CommentReference"/>
          <w:rFonts w:asciiTheme="minorHAnsi" w:hAnsiTheme="minorHAnsi" w:cstheme="minorBidi"/>
          <w:lang w:eastAsia="en-US"/>
        </w:rPr>
        <w:commentReference w:id="128"/>
      </w:r>
      <w:commentRangeEnd w:id="129"/>
      <w:r w:rsidR="00623236">
        <w:rPr>
          <w:rStyle w:val="CommentReference"/>
          <w:rFonts w:asciiTheme="minorHAnsi" w:hAnsiTheme="minorHAnsi" w:cstheme="minorBidi"/>
          <w:lang w:eastAsia="en-US"/>
        </w:rPr>
        <w:commentReference w:id="129"/>
      </w:r>
      <w:commentRangeEnd w:id="127"/>
      <w:r w:rsidR="00F00A6B">
        <w:rPr>
          <w:rStyle w:val="CommentReference"/>
          <w:rFonts w:asciiTheme="minorHAnsi" w:hAnsiTheme="minorHAnsi" w:cstheme="minorBidi"/>
          <w:lang w:eastAsia="en-US"/>
        </w:rPr>
        <w:commentReference w:id="127"/>
      </w:r>
    </w:p>
    <w:p w14:paraId="7C840BD3" w14:textId="77777777" w:rsidR="00BE6B38" w:rsidRPr="00AC73A1" w:rsidRDefault="00BE6B38" w:rsidP="00C33FFB">
      <w:pPr>
        <w:spacing w:line="480" w:lineRule="auto"/>
        <w:jc w:val="both"/>
      </w:pPr>
    </w:p>
    <w:p w14:paraId="664E64EB" w14:textId="7E26C165" w:rsidR="009069BE"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w:t>
      </w:r>
      <w:commentRangeStart w:id="130"/>
      <w:r w:rsidR="00E40247" w:rsidRPr="00AC73A1">
        <w:t>(non-significantly and by less than eight percentage points)</w:t>
      </w:r>
      <w:commentRangeEnd w:id="130"/>
      <w:r w:rsidR="00F00A6B">
        <w:rPr>
          <w:rStyle w:val="CommentReference"/>
          <w:rFonts w:asciiTheme="minorHAnsi" w:hAnsiTheme="minorHAnsi" w:cstheme="minorBidi"/>
          <w:lang w:eastAsia="en-US"/>
        </w:rPr>
        <w:commentReference w:id="130"/>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significantly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a statistically-significant 13 percentage points (95% CI 8 to 18) for boys but only a statistically</w:t>
      </w:r>
      <w:r w:rsidR="00E40247" w:rsidRPr="00AC73A1">
        <w:t>-non-</w:t>
      </w:r>
      <w:r w:rsidR="000210D1" w:rsidRPr="00AC73A1">
        <w:t>significant 5 percentage points (-12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deaths and increasing summer-winter difference in injury deaths</w:t>
      </w:r>
      <w:ins w:id="131" w:author="Majid2" w:date="2018-07-09T14:20:00Z">
        <w:r w:rsidR="005F294A">
          <w:t>, itself driven by increasing difference in non-intentional injuries</w:t>
        </w:r>
      </w:ins>
      <w:r w:rsidR="009B11D1" w:rsidRPr="00AC73A1">
        <w:t>.</w:t>
      </w:r>
      <w:ins w:id="132" w:author="Majid2" w:date="2018-07-09T14:20:00Z">
        <w:r w:rsidR="005F294A">
          <w:t xml:space="preserve"> In contract to all </w:t>
        </w:r>
        <w:r w:rsidR="005F294A" w:rsidRPr="00AC73A1">
          <w:t>cardiorespiratory deaths</w:t>
        </w:r>
        <w:r w:rsidR="005F294A">
          <w:t xml:space="preserve"> </w:t>
        </w:r>
        <w:proofErr w:type="gramStart"/>
        <w:r w:rsidR="005F294A">
          <w:t>…[</w:t>
        </w:r>
        <w:proofErr w:type="gramEnd"/>
        <w:r w:rsidR="005F294A">
          <w:t>[[next sentence]]]</w:t>
        </w:r>
      </w:ins>
    </w:p>
    <w:p w14:paraId="4D36C5ED" w14:textId="77777777" w:rsidR="00F00A6B" w:rsidRDefault="00F00A6B" w:rsidP="00C33FFB">
      <w:pPr>
        <w:spacing w:line="480" w:lineRule="auto"/>
        <w:jc w:val="both"/>
      </w:pPr>
    </w:p>
    <w:p w14:paraId="13C55760" w14:textId="0D06B62D" w:rsidR="009069BE" w:rsidRPr="00AC73A1" w:rsidRDefault="00181294" w:rsidP="00C33FFB">
      <w:pPr>
        <w:spacing w:line="480" w:lineRule="auto"/>
        <w:jc w:val="both"/>
      </w:pPr>
      <w:commentRangeStart w:id="133"/>
      <w:r>
        <w:t>Of disaggregated causes of death</w:t>
      </w:r>
      <w:r w:rsidR="00400D63">
        <w:t>,</w:t>
      </w:r>
      <w:r w:rsidR="00CF46E8">
        <w:t xml:space="preserve"> respiratory infections exhibited</w:t>
      </w:r>
      <w:r w:rsidR="00400D63">
        <w:t xml:space="preserve"> a</w:t>
      </w:r>
      <w:r w:rsidR="00F23B8D">
        <w:t>n</w:t>
      </w:r>
      <w:r w:rsidR="00400D63">
        <w:t xml:space="preserve"> increase in the </w:t>
      </w:r>
      <w:r w:rsidR="00AF623D">
        <w:t>percent</w:t>
      </w:r>
      <w:r w:rsidR="00400D63">
        <w:t xml:space="preserve"> difference </w:t>
      </w:r>
      <w:r w:rsidR="00AF623D">
        <w:t xml:space="preserve">between maximum and minimum mortality </w:t>
      </w:r>
      <w:r w:rsidR="00CF46E8">
        <w:t xml:space="preserve">for </w:t>
      </w:r>
      <w:r w:rsidR="000C12A0">
        <w:t xml:space="preserve">boys and girls of </w:t>
      </w:r>
      <w:r w:rsidR="00CF46E8">
        <w:t xml:space="preserve">0-4 </w:t>
      </w:r>
      <w:r w:rsidR="000C12A0">
        <w:t>years</w:t>
      </w:r>
      <w:r w:rsidR="00CF46E8">
        <w:t xml:space="preserve"> </w:t>
      </w:r>
      <w:r w:rsidR="00576EFD">
        <w:t>(Supplementary Figure XX</w:t>
      </w:r>
      <w:r w:rsidR="00B34D22">
        <w:t>).</w:t>
      </w:r>
      <w:r w:rsidR="00A833D2">
        <w:t xml:space="preserve"> </w:t>
      </w:r>
      <w:commentRangeStart w:id="134"/>
      <w:r w:rsidR="00A833D2">
        <w:t xml:space="preserve">There </w:t>
      </w:r>
      <w:r>
        <w:t>we</w:t>
      </w:r>
      <w:r w:rsidR="00A833D2">
        <w:t xml:space="preserve">re also distinct patterns of changing </w:t>
      </w:r>
      <w:r w:rsidR="00AF623D">
        <w:t>percent</w:t>
      </w:r>
      <w:r w:rsidR="00A833D2">
        <w:t xml:space="preserve"> difference for unintentional injuries</w:t>
      </w:r>
      <w:r w:rsidR="00576746">
        <w:t xml:space="preserve"> </w:t>
      </w:r>
      <w:r w:rsidR="00962945">
        <w:t>match</w:t>
      </w:r>
      <w:r w:rsidR="00576746">
        <w:t>ing</w:t>
      </w:r>
      <w:r w:rsidR="00962945">
        <w:t xml:space="preserve"> changes in injuries overall</w:t>
      </w:r>
      <w:r w:rsidR="006E4523">
        <w:t xml:space="preserve"> </w:t>
      </w:r>
      <w:commentRangeStart w:id="135"/>
      <w:commentRangeStart w:id="136"/>
      <w:commentRangeStart w:id="137"/>
      <w:r w:rsidR="00A833D2">
        <w:t>f</w:t>
      </w:r>
      <w:r w:rsidR="00962945">
        <w:t>or several age groups, including the rise in percent difference of 0-4 years for both sexes</w:t>
      </w:r>
      <w:r w:rsidR="00B86970">
        <w:t xml:space="preserve">, </w:t>
      </w:r>
      <w:commentRangeEnd w:id="135"/>
      <w:r w:rsidR="00165260">
        <w:rPr>
          <w:rStyle w:val="CommentReference"/>
          <w:rFonts w:asciiTheme="minorHAnsi" w:hAnsiTheme="minorHAnsi" w:cstheme="minorBidi"/>
          <w:lang w:eastAsia="en-US"/>
        </w:rPr>
        <w:commentReference w:id="135"/>
      </w:r>
      <w:commentRangeEnd w:id="136"/>
      <w:r w:rsidR="009F6B5E">
        <w:rPr>
          <w:rStyle w:val="CommentReference"/>
          <w:rFonts w:asciiTheme="minorHAnsi" w:hAnsiTheme="minorHAnsi" w:cstheme="minorBidi"/>
          <w:lang w:eastAsia="en-US"/>
        </w:rPr>
        <w:commentReference w:id="136"/>
      </w:r>
      <w:commentRangeEnd w:id="137"/>
      <w:r w:rsidR="009C3DB9">
        <w:rPr>
          <w:rStyle w:val="CommentReference"/>
          <w:rFonts w:asciiTheme="minorHAnsi" w:hAnsiTheme="minorHAnsi" w:cstheme="minorBidi"/>
          <w:lang w:eastAsia="en-US"/>
        </w:rPr>
        <w:commentReference w:id="137"/>
      </w:r>
      <w:r>
        <w:t>indicating</w:t>
      </w:r>
      <w:r w:rsidR="00B86970">
        <w:t xml:space="preserve"> that they are largely driving the seasonality changes</w:t>
      </w:r>
      <w:r w:rsidR="00B41306">
        <w:t xml:space="preserve"> in injuries</w:t>
      </w:r>
      <w:r w:rsidR="00A833D2">
        <w:t xml:space="preserve"> </w:t>
      </w:r>
      <w:r>
        <w:t xml:space="preserve">as a whole </w:t>
      </w:r>
      <w:r w:rsidR="00A833D2">
        <w:t>(Supplementary Figure 3).</w:t>
      </w:r>
      <w:commentRangeEnd w:id="133"/>
      <w:r w:rsidR="00F00A6B">
        <w:rPr>
          <w:rStyle w:val="CommentReference"/>
          <w:rFonts w:asciiTheme="minorHAnsi" w:hAnsiTheme="minorHAnsi" w:cstheme="minorBidi"/>
          <w:lang w:eastAsia="en-US"/>
        </w:rPr>
        <w:commentReference w:id="133"/>
      </w:r>
      <w:commentRangeEnd w:id="134"/>
      <w:r w:rsidR="005F294A">
        <w:rPr>
          <w:rStyle w:val="CommentReference"/>
          <w:rFonts w:asciiTheme="minorHAnsi" w:hAnsiTheme="minorHAnsi" w:cstheme="minorBidi"/>
          <w:lang w:eastAsia="en-US"/>
        </w:rPr>
        <w:commentReference w:id="134"/>
      </w:r>
    </w:p>
    <w:p w14:paraId="102D6F4D" w14:textId="77777777" w:rsidR="000210D1" w:rsidRPr="00AC73A1" w:rsidRDefault="000210D1" w:rsidP="00C33FFB">
      <w:pPr>
        <w:spacing w:line="480" w:lineRule="auto"/>
        <w:jc w:val="both"/>
      </w:pPr>
    </w:p>
    <w:p w14:paraId="6A559C4E" w14:textId="51A5770D" w:rsidR="000B343F" w:rsidRDefault="009B11D1" w:rsidP="00C33FFB">
      <w:pPr>
        <w:spacing w:line="480" w:lineRule="auto"/>
        <w:jc w:val="both"/>
      </w:pPr>
      <w:r w:rsidRPr="00AC73A1">
        <w:lastRenderedPageBreak/>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r w:rsidR="00214C19" w:rsidRPr="00AC73A1">
        <w:t xml:space="preserve"> The </w:t>
      </w:r>
      <w:r w:rsidR="00C125D1" w:rsidRPr="00AC73A1">
        <w:t xml:space="preserve">only cause of death with regional differences in seasonality was </w:t>
      </w:r>
      <w:r w:rsidR="00214C19" w:rsidRPr="00AC73A1">
        <w:t xml:space="preserve">injuries </w:t>
      </w:r>
      <w:r w:rsidR="00C125D1" w:rsidRPr="00AC73A1">
        <w:t xml:space="preserve">in men aged </w:t>
      </w:r>
      <w:r w:rsidR="00214C19" w:rsidRPr="00AC73A1">
        <w:t xml:space="preserve">55-64 </w:t>
      </w:r>
      <w:r w:rsidR="00C125D1" w:rsidRPr="00AC73A1">
        <w:t>years</w:t>
      </w:r>
      <w:r w:rsidR="00214C19" w:rsidRPr="00AC73A1">
        <w:t xml:space="preserve"> and </w:t>
      </w:r>
      <w:r w:rsidR="00C125D1" w:rsidRPr="00AC73A1">
        <w:t xml:space="preserve">women aged </w:t>
      </w:r>
      <w:r w:rsidR="00214C19" w:rsidRPr="00AC73A1">
        <w:t xml:space="preserve">65-74 </w:t>
      </w:r>
      <w:r w:rsidR="00C125D1" w:rsidRPr="00AC73A1">
        <w:t xml:space="preserve">years. Injury death rates in these age-sex groups seemed to peak in January in the </w:t>
      </w:r>
      <w:r w:rsidR="00765400" w:rsidRPr="00AC73A1">
        <w:t xml:space="preserve">Northeast peak </w:t>
      </w:r>
      <w:r w:rsidR="00C125D1" w:rsidRPr="00AC73A1">
        <w:t>and in August in the</w:t>
      </w:r>
      <w:r w:rsidR="00214C19" w:rsidRPr="00AC73A1">
        <w:t xml:space="preserve"> (</w:t>
      </w:r>
      <w:r w:rsidR="00545E85" w:rsidRPr="00AC73A1">
        <w:t xml:space="preserve">Supplementary Figure </w:t>
      </w:r>
      <w:r w:rsidR="00407783">
        <w:t>XX</w:t>
      </w:r>
      <w:r w:rsidR="006630ED" w:rsidRPr="00AC73A1">
        <w:t>)</w:t>
      </w:r>
      <w:r w:rsidR="00214C19" w:rsidRPr="00AC73A1">
        <w:t>.</w:t>
      </w:r>
    </w:p>
    <w:p w14:paraId="3FC378D7" w14:textId="77777777" w:rsidR="00CA0C4E" w:rsidRDefault="00CA0C4E" w:rsidP="00C33FFB">
      <w:pPr>
        <w:spacing w:line="480" w:lineRule="auto"/>
        <w:jc w:val="both"/>
      </w:pPr>
    </w:p>
    <w:p w14:paraId="602C964B" w14:textId="5FD4F02C" w:rsidR="00CA0C4E" w:rsidRDefault="00CA0C4E" w:rsidP="00C33FFB">
      <w:pPr>
        <w:spacing w:line="480" w:lineRule="auto"/>
        <w:jc w:val="both"/>
        <w:rPr>
          <w:i/>
        </w:rPr>
      </w:pPr>
      <w:r>
        <w:rPr>
          <w:i/>
        </w:rPr>
        <w:t>Alternative statistical approach</w:t>
      </w:r>
    </w:p>
    <w:p w14:paraId="23F72C94" w14:textId="7FAFA83E" w:rsidR="007E0218" w:rsidRPr="00830B87" w:rsidRDefault="007E0218" w:rsidP="007E0218">
      <w:pPr>
        <w:spacing w:line="480" w:lineRule="auto"/>
        <w:jc w:val="both"/>
        <w:rPr>
          <w:color w:val="000000" w:themeColor="text1"/>
        </w:rPr>
      </w:pPr>
      <w:r>
        <w:rPr>
          <w:color w:val="000000" w:themeColor="text1"/>
        </w:rPr>
        <w:t xml:space="preserve">The results of using an alternative </w:t>
      </w:r>
      <w:proofErr w:type="spellStart"/>
      <w:r>
        <w:rPr>
          <w:color w:val="000000" w:themeColor="text1"/>
        </w:rPr>
        <w:t>cosinor</w:t>
      </w:r>
      <w:proofErr w:type="spellEnd"/>
      <w:r>
        <w:rPr>
          <w:color w:val="000000" w:themeColor="text1"/>
        </w:rPr>
        <w:t xml:space="preserve"> function method for examining change in percentage difference between maximum and minimum mortality in the year are given in Supplementary Table </w:t>
      </w:r>
      <w:r w:rsidR="00777BFD">
        <w:rPr>
          <w:color w:val="000000" w:themeColor="text1"/>
        </w:rPr>
        <w:t>1</w:t>
      </w:r>
      <w:r>
        <w:rPr>
          <w:color w:val="000000" w:themeColor="text1"/>
        </w:rPr>
        <w:t xml:space="preserve">. </w:t>
      </w:r>
      <w:commentRangeStart w:id="138"/>
      <w:r>
        <w:rPr>
          <w:color w:val="000000" w:themeColor="text1"/>
        </w:rPr>
        <w:t>The main weakness of the method is the assumption of stationarity, along with the lack of credible intervals in the results.</w:t>
      </w:r>
      <w:commentRangeEnd w:id="138"/>
      <w:r w:rsidR="00F00A6B">
        <w:rPr>
          <w:rStyle w:val="CommentReference"/>
          <w:rFonts w:asciiTheme="minorHAnsi" w:hAnsiTheme="minorHAnsi" w:cstheme="minorBidi"/>
          <w:lang w:eastAsia="en-US"/>
        </w:rPr>
        <w:commentReference w:id="138"/>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5D615E06"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w:t>
      </w:r>
      <w:commentRangeStart w:id="139"/>
      <w:commentRangeStart w:id="140"/>
      <w:r w:rsidRPr="00AC73A1">
        <w:t xml:space="preserve">A limitation of our study is that </w:t>
      </w:r>
      <w:del w:id="141" w:author="Parks, Robbie M" w:date="2018-07-03T10:46:00Z">
        <w:r w:rsidRPr="00AC73A1" w:rsidDel="006632B6">
          <w:lastRenderedPageBreak/>
          <w:delText>we used broad causes of death so that we have sufficient number of deaths b</w:delText>
        </w:r>
        <w:r w:rsidR="00726222" w:rsidRPr="00AC73A1" w:rsidDel="006632B6">
          <w:delText>y age group, sex, year, climate</w:delText>
        </w:r>
        <w:r w:rsidRPr="00AC73A1" w:rsidDel="006632B6">
          <w:delText xml:space="preserve"> region and cause of death. Different diseases and injuries may be different</w:delText>
        </w:r>
        <w:r w:rsidR="00101D00" w:rsidRPr="00AC73A1" w:rsidDel="006632B6">
          <w:delText xml:space="preserve">ially affected by environmental, </w:delText>
        </w:r>
        <w:r w:rsidRPr="00AC73A1" w:rsidDel="006632B6">
          <w:delText>behavio</w:delText>
        </w:r>
        <w:r w:rsidR="006B55AC" w:rsidRPr="00AC73A1" w:rsidDel="006632B6">
          <w:delText>u</w:delText>
        </w:r>
        <w:r w:rsidRPr="00AC73A1" w:rsidDel="006632B6">
          <w:delText>ral</w:delText>
        </w:r>
        <w:r w:rsidR="00101D00" w:rsidRPr="00AC73A1" w:rsidDel="006632B6">
          <w:delText xml:space="preserve"> and healthcare</w:delText>
        </w:r>
        <w:r w:rsidRPr="00AC73A1" w:rsidDel="006632B6">
          <w:delText xml:space="preserve"> factors associated with season and hence differ in their seasonal . For example, suicides have bee</w:delText>
        </w:r>
        <w:r w:rsidR="00035017" w:rsidRPr="00AC73A1" w:rsidDel="006632B6">
          <w:delText xml:space="preserve">n found to peak in early spring </w:delText>
        </w:r>
        <w:r w:rsidR="00577DE0" w:rsidRPr="00AC73A1" w:rsidDel="006632B6">
          <w:fldChar w:fldCharType="begin" w:fldLock="1"/>
        </w:r>
        <w:r w:rsidR="00F52D66" w:rsidRPr="00AC73A1" w:rsidDel="006632B6">
          <w:del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"(Feinstein, 2002)", "plainTextFormattedCitation" : "(Feinstein, 2002)", "previouslyFormattedCitation" : "(Feinstein, 2002)" }, "properties" : {  }, "schema" : "https://github.com/citation-style-language/schema/raw/master/csl-citation.json" }</w:delInstrText>
        </w:r>
        <w:r w:rsidR="00577DE0" w:rsidRPr="00AC73A1" w:rsidDel="006632B6">
          <w:fldChar w:fldCharType="separate"/>
        </w:r>
        <w:r w:rsidR="00BC655C" w:rsidRPr="00AC73A1" w:rsidDel="006632B6">
          <w:rPr>
            <w:noProof/>
          </w:rPr>
          <w:delText>(Feinstein, 2002)</w:delText>
        </w:r>
        <w:r w:rsidR="00577DE0" w:rsidRPr="00AC73A1" w:rsidDel="006632B6">
          <w:fldChar w:fldCharType="end"/>
        </w:r>
        <w:r w:rsidR="00035017" w:rsidRPr="00AC73A1" w:rsidDel="006632B6">
          <w:delText>,</w:delText>
        </w:r>
        <w:r w:rsidRPr="00AC73A1" w:rsidDel="006632B6">
          <w:delText xml:space="preserve"> and cardiovascular disease mortality may peak earlier in the winter than that from respiratory conditions</w:delText>
        </w:r>
        <w:r w:rsidR="00035017" w:rsidRPr="00AC73A1" w:rsidDel="006632B6">
          <w:delText xml:space="preserve"> </w:delText>
        </w:r>
        <w:r w:rsidR="00577DE0" w:rsidRPr="00AC73A1" w:rsidDel="006632B6">
          <w:fldChar w:fldCharType="begin" w:fldLock="1"/>
        </w:r>
        <w:r w:rsidR="00F52D66" w:rsidRPr="00AC73A1" w:rsidDel="006632B6">
          <w:del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"(Mackenbach, Kunst, &amp; Looman, 1992)", "plainTextFormattedCitation" : "(Mackenbach, Kunst, &amp; Looman, 1992)", "previouslyFormattedCitation" : "(Mackenbach, Kunst, &amp; Looman, 1992)" }, "properties" : {  }, "schema" : "https://github.com/citation-style-language/schema/raw/master/csl-citation.json" }</w:delInstrText>
        </w:r>
        <w:r w:rsidR="00577DE0" w:rsidRPr="00AC73A1" w:rsidDel="006632B6">
          <w:fldChar w:fldCharType="separate"/>
        </w:r>
        <w:r w:rsidR="00BC655C" w:rsidRPr="00AC73A1" w:rsidDel="006632B6">
          <w:rPr>
            <w:noProof/>
          </w:rPr>
          <w:delText>(Mackenbach, Kunst, &amp; Looman, 1992)</w:delText>
        </w:r>
        <w:r w:rsidR="00577DE0" w:rsidRPr="00AC73A1" w:rsidDel="006632B6">
          <w:fldChar w:fldCharType="end"/>
        </w:r>
        <w:r w:rsidR="00035017" w:rsidRPr="00AC73A1" w:rsidDel="006632B6">
          <w:delText>.</w:delText>
        </w:r>
        <w:r w:rsidRPr="00AC73A1" w:rsidDel="006632B6">
          <w:delText xml:space="preserve"> </w:delText>
        </w:r>
        <w:commentRangeEnd w:id="139"/>
        <w:r w:rsidR="00BA766C" w:rsidDel="006632B6">
          <w:rPr>
            <w:rStyle w:val="CommentReference"/>
            <w:rFonts w:asciiTheme="minorHAnsi" w:hAnsiTheme="minorHAnsi" w:cstheme="minorBidi"/>
          </w:rPr>
          <w:commentReference w:id="139"/>
        </w:r>
      </w:del>
      <w:commentRangeEnd w:id="140"/>
      <w:r w:rsidR="005426EF">
        <w:rPr>
          <w:rStyle w:val="CommentReference"/>
          <w:rFonts w:asciiTheme="minorHAnsi" w:hAnsiTheme="minorHAnsi" w:cstheme="minorBidi"/>
          <w:lang w:eastAsia="en-US"/>
        </w:rPr>
        <w:commentReference w:id="140"/>
      </w:r>
      <w:del w:id="142" w:author="Parks, Robbie M" w:date="2018-07-03T10:46:00Z">
        <w:r w:rsidR="001029FD" w:rsidRPr="00AC73A1" w:rsidDel="006632B6">
          <w:delText>Similarly, the seasonality of</w:delText>
        </w:r>
        <w:r w:rsidR="0047597D" w:rsidRPr="00AC73A1" w:rsidDel="006632B6">
          <w:delText xml:space="preserve"> influenza</w:delText>
        </w:r>
        <w:r w:rsidR="001029FD" w:rsidRPr="00AC73A1" w:rsidDel="006632B6">
          <w:delText>, and how it has changed over time,</w:delText>
        </w:r>
        <w:r w:rsidR="0047597D" w:rsidRPr="00AC73A1" w:rsidDel="006632B6">
          <w:delText xml:space="preserve"> </w:delText>
        </w:r>
        <w:r w:rsidR="001029FD" w:rsidRPr="00AC73A1" w:rsidDel="006632B6">
          <w:delText xml:space="preserve">may be different than that of other respiratory diseases due to disease-specific interventions </w:delText>
        </w:r>
        <w:r w:rsidR="00033C40" w:rsidRPr="00AC73A1" w:rsidDel="006632B6">
          <w:fldChar w:fldCharType="begin" w:fldLock="1"/>
        </w:r>
        <w:r w:rsidR="00F52D66" w:rsidRPr="00AC73A1" w:rsidDel="006632B6">
          <w:delInstrText>ADDIN CSL_CITATION { "citationItems" : [ { "id" : "ITEM-1", "itemData" : { "DOI" : "10.1001/archinte.165.3.265", "ISBN" : "0003-9926 (Print)\\r0003-9926 (Linking)", "ISSN" : "00039926", "PMID" : "15710788", "abstract" : "BACKGROUND: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 "author" : [ { "dropping-particle" : "", "family" : "Simonsen", "given" : "Lone", "non-dropping-particle" : "", "parse-names" : false, "suffix" : "" }, { "dropping-particle" : "", "family" : "Reichert", "given" : "Thomas A.", "non-dropping-particle" : "", "parse-names" : false, "suffix" : "" }, { "dropping-particle" : "", "family" : "Viboud", "given" : "Cecile", "non-dropping-particle" : "", "parse-names" : false, "suffix" : "" }, { "dropping-particle" : "", "family" : "Blackwelder", "given" : "William C.", "non-dropping-particle" : "", "parse-names" : false, "suffix" : "" }, { "dropping-particle" : "", "family" : "Taylor", "given" : "Robert J.", "non-dropping-particle" : "", "parse-names" : false, "suffix" : "" }, { "dropping-particle" : "", "family" : "Miller", "given" : "Mark A.", "non-dropping-particle" : "", "parse-names" : false, "suffix" : "" } ], "container-title" : "Archives of Internal Medicine", "id" : "ITEM-1", "issue" : "3", "issued" : { "date-parts" : [ [ "2005" ] ] }, "page" : "265-272", "title" : "Impact of influenza vaccination on seasonal mortality in the US elderly population", "type" : "article-journal", "volume" : "165" }, "uris" : [ "http://www.mendeley.com/documents/?uuid=4c915465-82ef-4c64-bd05-c972d2c4bf29" ] } ], "mendeley" : { "formattedCitation" : "(Simonsen et al., 2005)", "plainTextFormattedCitation" : "(Simonsen et al., 2005)", "previouslyFormattedCitation" : "(Simonsen et al., 2005)" }, "properties" : {  }, "schema" : "https://github.com/citation-style-language/schema/raw/master/csl-citation.json" }</w:delInstrText>
        </w:r>
        <w:r w:rsidR="00033C40" w:rsidRPr="00AC73A1" w:rsidDel="006632B6">
          <w:fldChar w:fldCharType="separate"/>
        </w:r>
        <w:r w:rsidR="00BC655C" w:rsidRPr="00AC73A1" w:rsidDel="006632B6">
          <w:rPr>
            <w:noProof/>
          </w:rPr>
          <w:delText>(Simonsen et al., 2005)</w:delText>
        </w:r>
        <w:r w:rsidR="00033C40" w:rsidRPr="00AC73A1" w:rsidDel="006632B6">
          <w:fldChar w:fldCharType="end"/>
        </w:r>
        <w:r w:rsidR="009A1890" w:rsidRPr="00AC73A1" w:rsidDel="006632B6">
          <w:delText xml:space="preserve">. </w:delText>
        </w:r>
        <w:r w:rsidR="001029FD" w:rsidRPr="00AC73A1" w:rsidDel="006632B6">
          <w:delText>Further</w:delText>
        </w:r>
        <w:r w:rsidR="00592119" w:rsidRPr="00AC73A1" w:rsidDel="006632B6">
          <w:delText xml:space="preserve">, </w:delText>
        </w:r>
      </w:del>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03EE454A"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w:t>
      </w:r>
      <w:del w:id="143" w:author="Ezzati, Majid" w:date="2018-07-09T05:40:00Z">
        <w:r w:rsidR="00DF62BA" w:rsidRPr="00AC73A1" w:rsidDel="00B133D1">
          <w:delText xml:space="preserve">not only </w:delText>
        </w:r>
      </w:del>
      <w:r w:rsidR="00DF62BA" w:rsidRPr="00AC73A1">
        <w:t xml:space="preserve">systematically identifying and </w:t>
      </w:r>
      <w:r w:rsidR="00F557A4" w:rsidRPr="00AC73A1">
        <w:t>characterizing</w:t>
      </w:r>
      <w:r w:rsidR="00DF62BA" w:rsidRPr="00AC73A1">
        <w:t xml:space="preserve"> seasonality</w:t>
      </w:r>
      <w:r w:rsidR="002B3737" w:rsidRPr="00AC73A1">
        <w:t xml:space="preserve"> of total and cause-specific mortality in the USA, </w:t>
      </w:r>
      <w:del w:id="144" w:author="Ezzati, Majid" w:date="2018-07-09T05:40:00Z">
        <w:r w:rsidR="002B3737" w:rsidRPr="00AC73A1" w:rsidDel="00B133D1">
          <w:delText>but also</w:delText>
        </w:r>
      </w:del>
      <w:ins w:id="145" w:author="Ezzati, Majid" w:date="2018-07-09T05:40:00Z">
        <w:r w:rsidR="00B133D1">
          <w:t>and</w:t>
        </w:r>
      </w:ins>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the higher summer mortality in young men</w:t>
      </w:r>
      <w:r w:rsidR="00C1470A" w:rsidRPr="00AC73A1">
        <w:t xml:space="preserve"> </w:t>
      </w:r>
      <w:r w:rsidR="00AB66EA"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"(Feinstein, 2002; Rau et al., 2018)", "plainTextFormattedCitation" : "(Feinstein, 2002; Rau et al., 2018)", "previouslyFormattedCitation" : "(Feinstein, 2002; Rau et al., 2018)" }, "properties" : {  }, "schema" : "https://github.com/citation-style-language/schema/raw/master/csl-citation.json" }</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with a notable exception of injuries in older age</w:t>
      </w:r>
      <w:r w:rsidR="00511306" w:rsidRPr="00AC73A1">
        <w:t>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22E1CDE7"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"id" : "ITEM-4", "itemData" : { "DOI" : "10.4054/DemRes.2002.6.17", "ISSN" : "14359871", "author" : [ { "dropping-particle" : "", "family" : "Feinstein", "given" : "Craig A.", "non-dropping-particle" : "", "parse-names" : false, "suffix" : "" } ], "container-title" : "Demographic Research", "id" : "ITEM-4", "issued" : { "date-parts" : [ [ "2002" ] ] }, "page" : "469-486", "title" : "Seasonality of deaths in the U.S. by age and cause", "type" : "article-journal", "volume" : "6" }, "uris" : [ "http://www.mendeley.com/documents/?uuid=e0a30cb0-f37e-4639-b84c-def2337e8c99" ] }, { "id" : "ITEM-5", "itemData" : { "DOI" : "10.1001/jama.1997.03550120072036", "ISSN" : "0098-7484", "author" : [ { "dropping-particle" : "", "family" : "Seretakis", "given" : "Dimitrios", "non-dropping-particle" : "", "parse-names" : false, "suffix" : "" } ], "container-title" : "JAMA: The Journal of the American Medical Association", "id" : "ITEM-5", "issue" : "12", "issued" : { "date-parts" : [ [ "1997" ] ] }, "page" : "1012", "title" : "Changing Seasonality of Mortality From Coronary Heart Disease", "type" : "article-journal", "volume" : "278" }, "uris" : [ "http://www.mendeley.com/documents/?uuid=f8f1d39a-cba5-4b07-8183-8e346932439a" ] }, { "id" : "ITEM-6",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"ITEM-6", "issue" : "5", "issued" : { "date-parts" : [ [ "2013" ] ] }, "title" : "Regional Similarities in Seasonal Mortality across the United States: An Examination of 28 Metropolitan Statistical Areas", "type" : "article-journal", "volume" : "8" }, "uris" : [ "http://www.mendeley.com/documents/?uuid=50b74cb8-33dd-4519-ac6d-9a36289002e0" ] } ], "mendeley" : { "formattedCitation" : "(Feinstein, 2002; Kalkstein, 2013; Rau, 2004; Rau et al., 2018; Rosenwaike, 1966; Seretakis, 1997)", "plainTextFormattedCitation" : "(Feinstein, 2002; Kalkstein, 2013; Rau, 2004; Rau et al., 2018; Rosenwaike, 1966; Seretakis, 1997)", "previouslyFormattedCitation" : "(Feinstein, 2002; Kalkstein, 2013; Rau, 2004; Rau et al., 2018; Rosenwaike, 1966; Seretakis, 1997)" }, "properties" : {  }, "schema" : "https://github.com/citation-style-language/schema/raw/master/csl-citation.json" }</w:instrText>
      </w:r>
      <w:r w:rsidR="009134D8" w:rsidRPr="00AC73A1">
        <w:fldChar w:fldCharType="separate"/>
      </w:r>
      <w:r w:rsidR="00BC655C" w:rsidRPr="00AC73A1">
        <w:rPr>
          <w:noProof/>
        </w:rPr>
        <w:t xml:space="preserve">(Feinstein, 2002; Kalkstein, 2013; Rau, 2004; Rau et al., 2018; </w:t>
      </w:r>
      <w:r w:rsidR="00BC655C" w:rsidRPr="00AC73A1">
        <w:rPr>
          <w:noProof/>
        </w:rPr>
        <w:lastRenderedPageBreak/>
        <w:t>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F52D66" w:rsidRPr="00AC73A1">
        <w: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"id" : "ITEM-4", "itemData" : { "DOI" : "10.1001/jama.1997.03550120072036", "ISSN" : "0098-7484", "author" : [ { "dropping-particle" : "", "family" : "Seretakis", "given" : "Dimitrios", "non-dropping-particle" : "", "parse-names" : false, "suffix" : "" } ], "container-title" : "JAMA: The Journal of the American Medical Association", "id" : "ITEM-4", "issue" : "12", "issued" : { "date-parts" : [ [ "1997" ] ] }, "page" : "1012", "title" : "Changing Seasonality of Mortality From Coronary Heart Disease", "type" : "article-journal", "volume" : "278" }, "uris" : [ "http://www.mendeley.com/documents/?uuid=f8f1d39a-cba5-4b07-8183-8e346932439a" ] } ], "mendeley" : { "formattedCitation" : "(Feinstein, 2002; Rau et al., 2018; Rosenwaike, 1966; Seretakis, 1997)", "plainTextFormattedCitation" : "(Feinstein, 2002; Rau et al., 2018; Rosenwaike, 1966; Seretakis, 1997)", "previouslyFormattedCitation" : "(Feinstein, 2002; Rau et al., 2018; Rosenwaike, 1966; Seretakis, 1997)" }, "properties" : {  }, "schema" : "https://github.com/citation-style-language/schema/raw/master/csl-citation.json" }</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w:t>
      </w:r>
      <w:del w:id="146" w:author="Ezzati, Majid" w:date="2018-07-09T05:41:00Z">
        <w:r w:rsidR="00103132" w:rsidRPr="00AC73A1" w:rsidDel="00B96C91">
          <w:delText>/or</w:delText>
        </w:r>
      </w:del>
      <w:r w:rsidR="00103132" w:rsidRPr="00AC73A1">
        <w:t xml:space="preserve"> geography</w:t>
      </w:r>
      <w:r w:rsidR="00C1470A" w:rsidRPr="00AC73A1">
        <w:t xml:space="preserve"> </w:t>
      </w:r>
      <w:r w:rsidR="00992E34"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"ITEM-2", "issue" : "315", "issued" : { "date-parts" : [ [ "1966" ] ] }, "page" : "706-719", "title" : "Seasonal Variation of Deaths in the United States, 1951\u20131960", "type" : "article-journal", "volume" : "61" }, "uris" : [ "http://www.mendeley.com/documents/?uuid=ada7c7c6-41f2-42e4-8d0b-e2068c79bab5" ] }, { "id" : "ITEM-3",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"ITEM-3", "issued" : { "date-parts" : [ [ "2018" ] ] }, "title" : "Visualizing Mortality Dynamics in the Lexis Diagram", "type" : "book" }, "uris" : [ "http://www.mendeley.com/documents/?uuid=e0c81d53-6ad6-40c1-935d-e122c89bb8f6"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w:t>
      </w:r>
      <w:commentRangeStart w:id="147"/>
      <w:r w:rsidR="00A76EC0" w:rsidRPr="00AC73A1">
        <w:t>variations</w:t>
      </w:r>
      <w:commentRangeEnd w:id="147"/>
      <w:r w:rsidR="00B96C91">
        <w:rPr>
          <w:rStyle w:val="CommentReference"/>
          <w:rFonts w:asciiTheme="minorHAnsi" w:hAnsiTheme="minorHAnsi" w:cstheme="minorBidi"/>
          <w:lang w:eastAsia="en-US"/>
        </w:rPr>
        <w:commentReference w:id="147"/>
      </w:r>
      <w:r w:rsidR="00A76EC0" w:rsidRPr="00AC73A1">
        <w:t xml:space="preserve"> in </w:t>
      </w:r>
      <w:r w:rsidR="002B3737" w:rsidRPr="00AC73A1">
        <w:t xml:space="preserve">when injury deaths peaked and in how seasonal differences in these deaths have changed </w:t>
      </w:r>
      <w:r w:rsidR="00722AD9" w:rsidRPr="00AC73A1">
        <w:t xml:space="preserve">over time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0A13F57C" w:rsidR="00DB2D88" w:rsidRPr="00AC73A1" w:rsidRDefault="000B49CF" w:rsidP="00DB2D88">
      <w:pPr>
        <w:spacing w:line="480" w:lineRule="auto"/>
        <w:jc w:val="both"/>
      </w:pPr>
      <w:r>
        <w:t>T</w:t>
      </w:r>
      <w:r w:rsidR="000B343F" w:rsidRPr="00AC73A1">
        <w:t xml:space="preserve">he observed geographical </w:t>
      </w:r>
      <w:r w:rsidR="00EF4585" w:rsidRPr="00AC73A1">
        <w:t xml:space="preserve">similarity </w:t>
      </w:r>
      <w:r w:rsidR="000B343F" w:rsidRPr="00AC73A1">
        <w:t>in seasonal mortality variation in the USA</w:t>
      </w:r>
      <w:r w:rsidR="005426EF">
        <w:t xml:space="preserve"> was</w:t>
      </w:r>
      <w:r w:rsidR="005426EF" w:rsidRPr="00AC73A1">
        <w:t xml:space="preserve"> </w:t>
      </w:r>
      <w:r w:rsidR="000B343F" w:rsidRPr="00AC73A1">
        <w:t>also seen in a study of 36 cities using deaths aggregated across age groups and over time</w:t>
      </w:r>
      <w:r w:rsidR="00BE50E6" w:rsidRPr="00AC73A1">
        <w:t xml:space="preserve"> </w:t>
      </w:r>
      <w:r w:rsidR="00AB66EA" w:rsidRPr="00AC73A1">
        <w:fldChar w:fldCharType="begin" w:fldLock="1"/>
      </w:r>
      <w:r w:rsidR="00F52D66" w:rsidRPr="00AC73A1">
        <w: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"(Kinney et al., 2015)", "plainTextFormattedCitation" : "(Kinney et al., 2015)", "previouslyFormattedCitation" : "(Kinney et al., 2015)" }, "properties" : {  }, "schema" : "https://github.com/citation-style-language/schema/raw/master/csl-citation.json" }</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F52D66" w:rsidRPr="00AC73A1">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AB66EA" w:rsidRPr="00AC73A1">
        <w:fldChar w:fldCharType="separate"/>
      </w:r>
      <w:r w:rsidR="00BC655C" w:rsidRPr="00AC73A1">
        <w:rPr>
          <w:noProof/>
        </w:rPr>
        <w:t>(Fowler et al., 2015; Healy, 2003; McKee, 1989)</w:t>
      </w:r>
      <w:r w:rsidR="00AB66EA" w:rsidRPr="00AC73A1">
        <w:fldChar w:fldCharType="end"/>
      </w:r>
      <w:del w:id="148" w:author="Ezzati, Majid" w:date="2018-07-09T05:44:00Z">
        <w:r w:rsidR="00BE50E6" w:rsidRPr="00AC73A1" w:rsidDel="00B96C91">
          <w:delText>.</w:delText>
        </w:r>
        <w:r w:rsidR="0044563F" w:rsidDel="00B96C91">
          <w:delText xml:space="preserve"> </w:delText>
        </w:r>
      </w:del>
      <w:ins w:id="149" w:author="Parks, Robbie M" w:date="2018-07-04T15:10:00Z">
        <w:del w:id="150" w:author="Ezzati, Majid" w:date="2018-07-09T00:10:00Z">
          <w:r w:rsidR="00F77449" w:rsidDel="005426EF">
            <w:delText xml:space="preserve">Results using mean annual temperature did not show </w:delText>
          </w:r>
        </w:del>
      </w:ins>
      <w:ins w:id="151" w:author="Parks, Robbie M" w:date="2018-07-04T16:46:00Z">
        <w:del w:id="152" w:author="Ezzati, Majid" w:date="2018-07-09T00:10:00Z">
          <w:r w:rsidR="00A6017C" w:rsidDel="005426EF">
            <w:delText>a clear</w:delText>
          </w:r>
        </w:del>
      </w:ins>
      <w:ins w:id="153" w:author="Parks, Robbie M" w:date="2018-07-04T15:10:00Z">
        <w:del w:id="154" w:author="Ezzati, Majid" w:date="2018-07-09T00:10:00Z">
          <w:r w:rsidR="00A6017C" w:rsidDel="005426EF">
            <w:delText xml:space="preserve"> relationship </w:delText>
          </w:r>
        </w:del>
      </w:ins>
      <w:ins w:id="155" w:author="Parks, Robbie M" w:date="2018-07-04T16:47:00Z">
        <w:del w:id="156" w:author="Ezzati, Majid" w:date="2018-07-09T00:10:00Z">
          <w:r w:rsidR="00A6017C" w:rsidDel="005426EF">
            <w:delText>either</w:delText>
          </w:r>
          <w:commentRangeStart w:id="157"/>
          <w:r w:rsidR="00A6017C" w:rsidDel="005426EF">
            <w:delText xml:space="preserve"> (</w:delText>
          </w:r>
        </w:del>
      </w:ins>
      <w:ins w:id="158" w:author="Parks, Robbie M" w:date="2018-07-04T16:48:00Z">
        <w:del w:id="159" w:author="Ezzati, Majid" w:date="2018-07-09T00:10:00Z">
          <w:r w:rsidDel="005426EF">
            <w:delText>Figure XX/Supplementary Figure XX)</w:delText>
          </w:r>
        </w:del>
      </w:ins>
      <w:commentRangeEnd w:id="157"/>
      <w:r w:rsidR="00B96C91">
        <w:rPr>
          <w:rStyle w:val="CommentReference"/>
          <w:rFonts w:asciiTheme="minorHAnsi" w:hAnsiTheme="minorHAnsi" w:cstheme="minorBidi"/>
          <w:lang w:eastAsia="en-US"/>
        </w:rPr>
        <w:commentReference w:id="157"/>
      </w:r>
      <w:ins w:id="160" w:author="Parks, Robbie M" w:date="2018-07-03T13:03:00Z">
        <w:del w:id="161" w:author="Ezzati, Majid" w:date="2018-07-09T00:10:00Z">
          <w:r w:rsidR="00D869E4" w:rsidDel="005426EF">
            <w:delText xml:space="preserve">. </w:delText>
          </w:r>
        </w:del>
      </w:ins>
      <w:ins w:id="162" w:author="Ezzati, Majid" w:date="2018-07-09T00:10:00Z">
        <w:r w:rsidR="00B96C91">
          <w:t>(t</w:t>
        </w:r>
        <w:commentRangeStart w:id="163"/>
        <w:r w:rsidR="005426EF">
          <w:t xml:space="preserve">he study’s measure of temperature </w:t>
        </w:r>
      </w:ins>
      <w:commentRangeEnd w:id="163"/>
      <w:ins w:id="164" w:author="Ezzati, Majid" w:date="2018-07-09T00:11:00Z">
        <w:r w:rsidR="005426EF">
          <w:rPr>
            <w:rStyle w:val="CommentReference"/>
            <w:rFonts w:asciiTheme="minorHAnsi" w:hAnsiTheme="minorHAnsi" w:cstheme="minorBidi"/>
            <w:lang w:eastAsia="en-US"/>
          </w:rPr>
          <w:commentReference w:id="163"/>
        </w:r>
      </w:ins>
      <w:ins w:id="165" w:author="Ezzati, Majid" w:date="2018-07-09T00:10:00Z">
        <w:r w:rsidR="005426EF">
          <w:t>was mean annual temperature which differed from the temperature difference between maximum and minimum mortality used in our analysis</w:t>
        </w:r>
      </w:ins>
      <w:ins w:id="166" w:author="Ezzati, Majid" w:date="2018-07-09T05:46:00Z">
        <w:r w:rsidR="00B96C91">
          <w:t xml:space="preserve"> </w:t>
        </w:r>
        <w:commentRangeStart w:id="167"/>
        <w:r w:rsidR="00B96C91">
          <w:t>although the two measures are correlated</w:t>
        </w:r>
        <w:commentRangeEnd w:id="167"/>
        <w:r w:rsidR="00B96C91">
          <w:rPr>
            <w:rStyle w:val="CommentReference"/>
            <w:rFonts w:asciiTheme="minorHAnsi" w:hAnsiTheme="minorHAnsi" w:cstheme="minorBidi"/>
            <w:lang w:eastAsia="en-US"/>
          </w:rPr>
          <w:commentReference w:id="167"/>
        </w:r>
      </w:ins>
      <w:ins w:id="168" w:author="Ezzati, Majid" w:date="2018-07-09T05:44:00Z">
        <w:r w:rsidR="00B96C91">
          <w:t>)</w:t>
        </w:r>
      </w:ins>
      <w:ins w:id="169" w:author="Ezzati, Majid" w:date="2018-07-09T00:10:00Z">
        <w:r w:rsidR="005426EF">
          <w:t xml:space="preserve">. </w:t>
        </w:r>
      </w:ins>
      <w:r w:rsidR="000B343F" w:rsidRPr="00AC73A1">
        <w:t>T</w:t>
      </w:r>
      <w:commentRangeStart w:id="170"/>
      <w:r w:rsidR="000B343F" w:rsidRPr="00AC73A1">
        <w:t xml:space="preserve">he absence of </w:t>
      </w:r>
      <w:del w:id="171" w:author="Ezzati, Majid" w:date="2018-07-09T05:48:00Z">
        <w:r w:rsidR="000B343F" w:rsidRPr="00AC73A1" w:rsidDel="007814E0">
          <w:delText>association between</w:delText>
        </w:r>
      </w:del>
      <w:ins w:id="172" w:author="Ezzati, Majid" w:date="2018-07-09T05:48:00Z">
        <w:r w:rsidR="007814E0">
          <w:t>variation in</w:t>
        </w:r>
      </w:ins>
      <w:r w:rsidR="000B343F" w:rsidRPr="00AC73A1">
        <w:t xml:space="preserve"> the magnitude of mortality seasonality </w:t>
      </w:r>
      <w:del w:id="173" w:author="Ezzati, Majid" w:date="2018-07-09T05:48:00Z">
        <w:r w:rsidR="000B343F" w:rsidRPr="00AC73A1" w:rsidDel="007814E0">
          <w:delText xml:space="preserve">and seasonal temperature difference </w:delText>
        </w:r>
      </w:del>
      <w:commentRangeEnd w:id="170"/>
      <w:r w:rsidR="007814E0">
        <w:rPr>
          <w:rStyle w:val="CommentReference"/>
          <w:rFonts w:asciiTheme="minorHAnsi" w:hAnsiTheme="minorHAnsi" w:cstheme="minorBidi"/>
          <w:lang w:eastAsia="en-US"/>
        </w:rPr>
        <w:commentReference w:id="170"/>
      </w:r>
      <w:r w:rsidR="000B343F" w:rsidRPr="00AC73A1">
        <w:t>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commentRangeStart w:id="174"/>
      <w:ins w:id="175" w:author="Ezzati, Majid" w:date="2018-07-09T05:49:00Z">
        <w:r w:rsidR="007814E0">
          <w:t xml:space="preserve">If the </w:t>
        </w:r>
        <w:r w:rsidR="007814E0">
          <w:lastRenderedPageBreak/>
          <w:t xml:space="preserve">observed </w:t>
        </w:r>
        <w:r w:rsidR="007814E0" w:rsidRPr="00AC73A1">
          <w:t>absence of association between the magnitude of mortality seasonality and seasonal temperature difference</w:t>
        </w:r>
      </w:ins>
      <w:ins w:id="176" w:author="Ezzati, Majid" w:date="2018-07-09T05:50:00Z">
        <w:r w:rsidR="007814E0">
          <w:t xml:space="preserve"> in the USA also persists over time, </w:t>
        </w:r>
      </w:ins>
      <w:ins w:id="177" w:author="Ezzati, Majid" w:date="2018-07-09T05:51:00Z">
        <w:r w:rsidR="007814E0">
          <w:t>the changes in</w:t>
        </w:r>
      </w:ins>
      <w:ins w:id="178" w:author="Ezzati, Majid" w:date="2018-07-09T05:50:00Z">
        <w:r w:rsidR="007814E0">
          <w:t xml:space="preserve"> temperature as a result of global </w:t>
        </w:r>
      </w:ins>
      <w:ins w:id="179" w:author="Ezzati, Majid" w:date="2018-07-09T05:54:00Z">
        <w:r w:rsidR="00FC7D1E">
          <w:t xml:space="preserve">climate </w:t>
        </w:r>
      </w:ins>
      <w:ins w:id="180" w:author="Ezzati, Majid" w:date="2018-07-09T05:50:00Z">
        <w:r w:rsidR="007814E0">
          <w:t>change</w:t>
        </w:r>
      </w:ins>
      <w:ins w:id="181" w:author="Ezzati, Majid" w:date="2018-07-09T05:51:00Z">
        <w:r w:rsidR="007814E0">
          <w:t xml:space="preserve"> are unlikely to affect the seasonality of mortality</w:t>
        </w:r>
        <w:commentRangeEnd w:id="174"/>
        <w:r w:rsidR="007814E0">
          <w:rPr>
            <w:rStyle w:val="CommentReference"/>
            <w:rFonts w:asciiTheme="minorHAnsi" w:hAnsiTheme="minorHAnsi" w:cstheme="minorBidi"/>
            <w:lang w:eastAsia="en-US"/>
          </w:rPr>
          <w:commentReference w:id="174"/>
        </w:r>
      </w:ins>
      <w:commentRangeStart w:id="182"/>
      <w:commentRangeStart w:id="183"/>
      <w:del w:id="184" w:author="Ezzati, Majid" w:date="2018-07-09T05:49:00Z">
        <w:r w:rsidR="008E764E" w:rsidDel="007814E0">
          <w:delText>This indicates</w:delText>
        </w:r>
        <w:r w:rsidR="00B66B49" w:rsidDel="007814E0">
          <w:delText xml:space="preserve"> </w:delText>
        </w:r>
        <w:r w:rsidR="00236E9B" w:rsidDel="007814E0">
          <w:delText>that all areas of the United States</w:delText>
        </w:r>
      </w:del>
      <w:del w:id="185" w:author="Ezzati, Majid" w:date="2018-07-09T05:51:00Z">
        <w:r w:rsidR="00236E9B" w:rsidDel="007814E0">
          <w:delText xml:space="preserve"> </w:delText>
        </w:r>
        <w:r w:rsidR="008E764E" w:rsidDel="007814E0">
          <w:delText>may be similarly affected by the onset of global climate change. However, further analysis would be required to estimate effects quantitatively</w:delText>
        </w:r>
      </w:del>
      <w:r w:rsidR="008E764E">
        <w:t>.</w:t>
      </w:r>
      <w:commentRangeEnd w:id="182"/>
      <w:r w:rsidR="005135F3">
        <w:rPr>
          <w:rStyle w:val="CommentReference"/>
          <w:rFonts w:asciiTheme="minorHAnsi" w:hAnsiTheme="minorHAnsi" w:cstheme="minorBidi"/>
          <w:lang w:eastAsia="en-US"/>
        </w:rPr>
        <w:commentReference w:id="182"/>
      </w:r>
      <w:commentRangeEnd w:id="183"/>
      <w:r w:rsidR="00B96C91">
        <w:rPr>
          <w:rStyle w:val="CommentReference"/>
          <w:rFonts w:asciiTheme="minorHAnsi" w:hAnsiTheme="minorHAnsi" w:cstheme="minorBidi"/>
          <w:lang w:eastAsia="en-US"/>
        </w:rPr>
        <w:commentReference w:id="183"/>
      </w:r>
    </w:p>
    <w:p w14:paraId="5D4068DF" w14:textId="77777777" w:rsidR="000B343F" w:rsidRPr="00AC73A1" w:rsidRDefault="000B343F" w:rsidP="000B343F">
      <w:pPr>
        <w:spacing w:line="480" w:lineRule="auto"/>
        <w:jc w:val="both"/>
      </w:pPr>
    </w:p>
    <w:p w14:paraId="320D38F2" w14:textId="29D285B5"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ins w:id="186" w:author="Ezzati, Majid" w:date="2018-07-09T05:52:00Z">
        <w:r w:rsidR="00FC7D1E">
          <w:t>(</w:t>
        </w:r>
      </w:ins>
      <w:r w:rsidR="0011544B">
        <w:t>unintentional</w:t>
      </w:r>
      <w:ins w:id="187" w:author="Ezzati, Majid" w:date="2018-07-09T05:52:00Z">
        <w:r w:rsidR="00FC7D1E">
          <w:t>)</w:t>
        </w:r>
      </w:ins>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166A52" w:rsidRPr="00AC73A1">
        <w:instrText>ADDIN CSL_CITATION { "citationItems" : [ { "id" : "ITEM-1", "itemData" : { "author" : [ { "dropping-particle" : "", "family" : "National Highway Traffic Safety Administration", "given" : "", "non-dropping-particle" : "", "parse-names" : false, "suffix" : "" } ], "container-title" : "National Center for Statistics and Analysis (NCHS)", "id" : "ITEM-1", "issue" : "March", "issued" : { "date-parts" : [ [ "2005" ] ] }, "title" : "Trend and Pattern Analysis of Highway Crash Fatality By Month and Day", "type" : "article-journal" }, "uris" : [ "http://www.mendeley.com/documents/?uuid=e660a00d-5039-4361-97dc-e5563df2412f" ] } ], "mendeley" : { "formattedCitation" : "(National Highway Traffic Safety Administration, 2005)", "plainTextFormattedCitation" : "(National Highway Traffic Safety Administration, 2005)", "previouslyFormattedCitation" : "(National Highway Traffic Safety Administration, 2005)" }, "properties" : {  }, "schema" : "https://github.com/citation-style-language/schema/raw/master/csl-citation.json" }</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commentRangeStart w:id="188"/>
      <w:ins w:id="189" w:author="Ezzati, Majid" w:date="2018-07-09T05:52:00Z">
        <w:r w:rsidR="00FC7D1E">
          <w:t>(mainly respiratory infections)</w:t>
        </w:r>
      </w:ins>
      <w:del w:id="190" w:author="Ezzati, Majid" w:date="2018-07-09T05:52:00Z">
        <w:r w:rsidR="00954635" w:rsidRPr="00AC73A1" w:rsidDel="00FC7D1E">
          <w:delText>declines</w:delText>
        </w:r>
      </w:del>
      <w:ins w:id="191" w:author="Ezzati, Majid" w:date="2018-07-09T05:52:00Z">
        <w:r w:rsidR="00FC7D1E" w:rsidRPr="00AC73A1">
          <w:t>decline</w:t>
        </w:r>
        <w:r w:rsidR="00FC7D1E">
          <w:t>d</w:t>
        </w:r>
      </w:ins>
      <w:r w:rsidR="00954635" w:rsidRPr="00AC73A1">
        <w:t>,</w:t>
      </w:r>
      <w:commentRangeEnd w:id="188"/>
      <w:r w:rsidR="00FC7D1E">
        <w:rPr>
          <w:rStyle w:val="CommentReference"/>
          <w:rFonts w:asciiTheme="minorHAnsi" w:hAnsiTheme="minorHAnsi" w:cstheme="minorBidi"/>
          <w:lang w:eastAsia="en-US"/>
        </w:rPr>
        <w:commentReference w:id="188"/>
      </w:r>
      <w:r w:rsidR="00954635" w:rsidRPr="00AC73A1">
        <w:t xml:space="preserve"> and second,</w:t>
      </w:r>
      <w:r w:rsidR="003B5AA4" w:rsidRPr="00AC73A1">
        <w:t xml:space="preserve"> </w:t>
      </w:r>
      <w:r w:rsidR="00954635" w:rsidRPr="00AC73A1">
        <w:t>the</w:t>
      </w:r>
      <w:r w:rsidR="006D6F45" w:rsidRPr="00AC73A1">
        <w:t xml:space="preserve"> proportion of deaths during the perinatal period</w:t>
      </w:r>
      <w:r w:rsidR="00954635" w:rsidRPr="00AC73A1">
        <w:t>, which have limited seasonality, increased</w:t>
      </w:r>
      <w:r w:rsidR="00BE50E6" w:rsidRPr="00AC73A1">
        <w:t xml:space="preserve"> </w:t>
      </w:r>
      <w:r w:rsidR="00050A3D" w:rsidRPr="00AC73A1">
        <w:fldChar w:fldCharType="begin" w:fldLock="1"/>
      </w:r>
      <w:r w:rsidR="00B27E5A" w:rsidRPr="00AC73A1">
        <w:instrText>ADDIN CSL_CITATION { "citationItems" : [ { "id" : "ITEM-1", "itemData" : { "ISBN" : "53(10)", "abstract" : "Objective\u2014This report presents final 2009 data on U.S. deaths, death rates, life expectancy, infant mortality, and trends by selected characteristics such as age, sex, Hispanic origin, race, state of residence, and cause of death. Methods\u2014Information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vention\u2019s National Center for Health Statistics. Causes of death are processed in accordance with the International Classification of Dis- eases, Tenth Revision. Results\u2014In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1\u20134, 15\u201324, 55\u201364, 65\u201374, and 75\u201384. The age-specific death rates remained unchanged for age groups 5\u201314, 25\u201334, 35\u201344, 45\u201354, and 85 years and over. The 15 leading causes of death in 2009 remained the same as in 2008. The infant mortality rate decreased 3.3% to a historically low value of 6.39 deaths per 1,000 live births in 2009. Conclusion\u2014The decline of the age-adjusted death rate to a record low value for the United States and the increase in life expec- tancy to a record high value of 78.5 years are consistent with long-term trends in mortality.", "author" : [ { "dropping-particle" : "", "family" : "MacDorman", "given" : "Marian F", "non-dropping-particle" : "", "parse-names" : false, "suffix" : "" }, { "dropping-particle" : "", "family" : "Gregory", "given" : "Elizabeth", "non-dropping-particle" : "", "parse-names" : false, "suffix" : "" } ], "container-title" : "National Vital Statistics Reports", "id" : "ITEM-1", "issue" : "8", "issued" : { "date-parts" : [ [ "2015" ] ] }, "page" : "1-24", "title" : "Fetal and Perinatal Mortality: United States, 2013", "type" : "article-journal", "volume" : "64" }, "uris" : [ "http://www.mendeley.com/documents/?uuid=770202a4-b99b-4c26-bb9d-5d8ca886f4bd" ] } ], "mendeley" : { "formattedCitation" : "(MacDorman &amp; Gregory, 2015)", "plainTextFormattedCitation" : "(MacDorman &amp; Gregory, 2015)", "previouslyFormattedCitation" : "(MacDorman &amp; Gregory, 2015)" }, "properties" : {  }, "schema" : "https://github.com/citation-style-language/schema/raw/master/csl-citation.json" }</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5DFE4CD5"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lastRenderedPageBreak/>
        <w:fldChar w:fldCharType="begin" w:fldLock="1"/>
      </w:r>
      <w:r w:rsidR="00F52D66" w:rsidRPr="00AC73A1">
        <w: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"(Public Health England, 2017)", "plainTextFormattedCitation" : "(Public Health England, 2017)", "previouslyFormattedCitation" : "(Public Health England, 2017)" }, "properties" : {  }, "schema" : "https://github.com/citation-style-language/schema/raw/master/csl-citation.json" }</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F52D66" w:rsidRPr="00AC73A1">
        <w: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"(Healy, 2003; Lerchl, 1998; Public Health England, 2017)", "plainTextFormattedCitation" : "(Healy, 2003; Lerchl, 1998; Public Health England, 2017)", "previouslyFormattedCitation" : "(Healy, 2003; Lerchl, 1998; Public Health England, 2017)" }, "properties" : {  }, "schema" : "https://github.com/citation-style-language/schema/raw/master/csl-citation.json" }</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F52D66" w:rsidRPr="00AC73A1">
        <w: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"(Kimberly Miller, 2013)", "plainTextFormattedCitation" : "(Kimberly Miller, 2013)", "previouslyFormattedCitation" : "(Kimberly Miller, 2013)" }, "properties" : {  }, "schema" : "https://github.com/citation-style-language/schema/raw/master/csl-citation.json" }</w:instrText>
      </w:r>
      <w:r w:rsidR="00AB66EA" w:rsidRPr="00AC73A1">
        <w:fldChar w:fldCharType="separate"/>
      </w:r>
      <w:r w:rsidR="00BC655C" w:rsidRPr="00AC73A1">
        <w:rPr>
          <w:noProof/>
        </w:rPr>
        <w:t>(Kimberly Miller,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23F8B7C3" w14:textId="25A8A4FA" w:rsidR="005378E9" w:rsidRPr="00AC73A1" w:rsidDel="005378E9" w:rsidRDefault="00E91385" w:rsidP="005378E9">
      <w:pPr>
        <w:spacing w:line="480" w:lineRule="auto"/>
        <w:jc w:val="both"/>
        <w:rPr>
          <w:del w:id="192" w:author="Ezzati, Majid" w:date="2018-07-09T05:56:00Z"/>
          <w:moveTo w:id="193" w:author="Ezzati, Majid" w:date="2018-07-09T05:56:00Z"/>
          <w:color w:val="000000" w:themeColor="text1"/>
        </w:rPr>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w:t>
      </w:r>
      <w:proofErr w:type="spellStart"/>
      <w:r w:rsidR="004055C0" w:rsidRPr="00AC73A1">
        <w:rPr>
          <w:rStyle w:val="apple-style-span"/>
          <w:color w:val="000000" w:themeColor="text1"/>
        </w:rPr>
        <w:t>Center</w:t>
      </w:r>
      <w:proofErr w:type="spellEnd"/>
      <w:r w:rsidR="004055C0" w:rsidRPr="00AC73A1">
        <w:rPr>
          <w:rStyle w:val="apple-style-span"/>
          <w:color w:val="000000" w:themeColor="text1"/>
        </w:rPr>
        <w:t xml:space="preserve">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moveToRangeStart w:id="194" w:author="Ezzati, Majid" w:date="2018-07-09T05:56:00Z" w:name="move518879113"/>
      <w:moveTo w:id="195" w:author="Ezzati, Majid" w:date="2018-07-09T05:56:00Z">
        <w:r w:rsidR="005378E9" w:rsidRPr="00AC73A1">
          <w:t xml:space="preserve">The underlying cause of death was coded </w:t>
        </w:r>
        <w:r w:rsidR="005378E9" w:rsidRPr="00AC73A1">
          <w:rPr>
            <w:color w:val="000000" w:themeColor="text1"/>
          </w:rPr>
          <w:t>according to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moveTo>
      <w:ins w:id="196" w:author="Ezzati, Majid" w:date="2018-07-09T05:56:00Z">
        <w:r w:rsidR="005378E9">
          <w:rPr>
            <w:color w:val="000000" w:themeColor="text1"/>
          </w:rPr>
          <w:t xml:space="preserve"> </w:t>
        </w:r>
      </w:ins>
    </w:p>
    <w:p w14:paraId="17AE8464" w14:textId="33662B6D" w:rsidR="005378E9" w:rsidRPr="00AC73A1" w:rsidDel="005378E9" w:rsidRDefault="005378E9" w:rsidP="005378E9">
      <w:pPr>
        <w:spacing w:line="480" w:lineRule="auto"/>
        <w:jc w:val="both"/>
        <w:rPr>
          <w:del w:id="197" w:author="Ezzati, Majid" w:date="2018-07-09T05:56:00Z"/>
          <w:moveTo w:id="198" w:author="Ezzati, Majid" w:date="2018-07-09T05:56:00Z"/>
          <w:color w:val="000000" w:themeColor="text1"/>
        </w:rPr>
      </w:pPr>
    </w:p>
    <w:moveToRangeEnd w:id="194"/>
    <w:p w14:paraId="4FC584EE" w14:textId="5849705B" w:rsidR="00C66D47" w:rsidRPr="00AC73A1" w:rsidRDefault="004055C0" w:rsidP="004055C0">
      <w:pPr>
        <w:spacing w:line="480" w:lineRule="auto"/>
        <w:jc w:val="both"/>
      </w:pPr>
      <w:r w:rsidRPr="00AC73A1">
        <w:rPr>
          <w:color w:val="000000" w:themeColor="text1"/>
        </w:rPr>
        <w:t>Yearly population counts were available from NCHS for 1990 to 201</w:t>
      </w:r>
      <w:r w:rsidR="003E060B" w:rsidRPr="00AC73A1">
        <w:rPr>
          <w:color w:val="000000" w:themeColor="text1"/>
        </w:rPr>
        <w:t>6</w:t>
      </w:r>
      <w:r w:rsidRPr="00AC73A1">
        <w:rPr>
          <w:color w:val="000000" w:themeColor="text1"/>
        </w:rPr>
        <w:t xml:space="preserve"> and from the US Census Bureau prior to 1990</w:t>
      </w:r>
      <w:r w:rsidR="00C9555C" w:rsidRPr="00AC73A1">
        <w:rPr>
          <w:color w:val="000000" w:themeColor="text1"/>
        </w:rPr>
        <w:t xml:space="preserve"> </w:t>
      </w:r>
      <w:r w:rsidRPr="00AC73A1">
        <w:rPr>
          <w:color w:val="000000" w:themeColor="text1"/>
        </w:rPr>
        <w:fldChar w:fldCharType="begin" w:fldLock="1"/>
      </w:r>
      <w:r w:rsidR="00F52D66" w:rsidRPr="00AC73A1">
        <w:rPr>
          <w:color w:val="000000" w:themeColor="text1"/>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"(Ingram et al., 2003)", "plainTextFormattedCitation" : "(Ingram et al., 2003)", "previouslyFormattedCitation" : "(Ingram et al., 2003)" }, "properties" : {  }, "schema" : "https://github.com/citation-style-language/schema/raw/master/csl-citation.json" }</w:instrText>
      </w:r>
      <w:r w:rsidRPr="00AC73A1">
        <w:rPr>
          <w:color w:val="000000" w:themeColor="text1"/>
        </w:rPr>
        <w:fldChar w:fldCharType="separate"/>
      </w:r>
      <w:r w:rsidR="00BC655C" w:rsidRPr="00AC73A1">
        <w:rPr>
          <w:noProof/>
          <w:color w:val="000000" w:themeColor="text1"/>
        </w:rPr>
        <w:t>(Ingram et al., 2003)</w:t>
      </w:r>
      <w:r w:rsidRPr="00AC73A1">
        <w:rPr>
          <w:color w:val="000000" w:themeColor="text1"/>
        </w:rPr>
        <w:fldChar w:fldCharType="end"/>
      </w:r>
      <w:r w:rsidR="00C9555C" w:rsidRPr="00AC73A1">
        <w:rPr>
          <w:color w:val="000000" w:themeColor="text1"/>
        </w:rPr>
        <w:t>.</w:t>
      </w:r>
      <w:r w:rsidRPr="00AC73A1">
        <w:rPr>
          <w:color w:val="000000" w:themeColor="text1"/>
        </w:rPr>
        <w:t xml:space="preserve"> We </w:t>
      </w:r>
      <w:r w:rsidR="00B368B6" w:rsidRPr="00AC73A1">
        <w:rPr>
          <w:color w:val="000000" w:themeColor="text1"/>
        </w:rPr>
        <w:t xml:space="preserve">calculated </w:t>
      </w:r>
      <w:r w:rsidRPr="00AC73A1">
        <w:rPr>
          <w:color w:val="000000" w:themeColor="text1"/>
        </w:rPr>
        <w:t>monthly population counts through linear interpolation, assigning each yearly count to July.</w:t>
      </w:r>
      <w:r w:rsidRPr="00AC73A1">
        <w:t xml:space="preserve"> </w:t>
      </w:r>
    </w:p>
    <w:p w14:paraId="27970A23" w14:textId="77777777" w:rsidR="00C66D47" w:rsidRPr="00AC73A1" w:rsidRDefault="00C66D47" w:rsidP="004055C0">
      <w:pPr>
        <w:spacing w:line="480" w:lineRule="auto"/>
        <w:jc w:val="both"/>
        <w:rPr>
          <w:ins w:id="199" w:author="Parks, Robbie M" w:date="2018-06-19T14:05:00Z"/>
        </w:rPr>
      </w:pPr>
    </w:p>
    <w:p w14:paraId="6C50800E" w14:textId="052D51BA" w:rsidR="00C66D47" w:rsidRPr="00AC73A1" w:rsidRDefault="004055C0" w:rsidP="004055C0">
      <w:pPr>
        <w:spacing w:line="480" w:lineRule="auto"/>
        <w:jc w:val="both"/>
        <w:rPr>
          <w:ins w:id="200" w:author="Parks, Robbie M" w:date="2018-06-19T14:05:00Z"/>
        </w:rPr>
      </w:pPr>
      <w:r w:rsidRPr="00AC73A1">
        <w:t xml:space="preserve">We also subdivided the national data geographically </w:t>
      </w:r>
      <w:del w:id="201" w:author="Ezzati, Majid" w:date="2018-07-09T05:54:00Z">
        <w:r w:rsidRPr="00AC73A1" w:rsidDel="00FC7D1E">
          <w:delText xml:space="preserve">by </w:delText>
        </w:r>
      </w:del>
      <w:ins w:id="202" w:author="Ezzati, Majid" w:date="2018-07-09T05:54:00Z">
        <w:r w:rsidR="00FC7D1E">
          <w:t>into nine</w:t>
        </w:r>
        <w:r w:rsidR="00FC7D1E" w:rsidRPr="00AC73A1">
          <w:t xml:space="preserve"> </w:t>
        </w:r>
      </w:ins>
      <w:r w:rsidRPr="00AC73A1">
        <w:t>climate regions used by the National Oceanic and Atmos</w:t>
      </w:r>
      <w:r w:rsidR="00C9555C" w:rsidRPr="00AC73A1">
        <w:t>pheric Administration (Figure 1</w:t>
      </w:r>
      <w:ins w:id="203" w:author="Ezzati, Majid" w:date="2018-07-09T05:54:00Z">
        <w:r w:rsidR="00FC7D1E">
          <w:t xml:space="preserve"> and </w:t>
        </w:r>
        <w:r w:rsidR="00FC7D1E" w:rsidRPr="00AC73A1">
          <w:t>Table 2</w:t>
        </w:r>
      </w:ins>
      <w:r w:rsidR="00C9555C" w:rsidRPr="00AC73A1">
        <w:t xml:space="preserve">) </w:t>
      </w:r>
      <w:r w:rsidRPr="00AC73A1">
        <w:fldChar w:fldCharType="begin" w:fldLock="1"/>
      </w:r>
      <w:r w:rsidR="00F52D66" w:rsidRPr="00AC73A1">
        <w: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"(Karl &amp; Koss, 1984)", "plainTextFormattedCitation" : "(Karl &amp; Koss, 1984)", "previouslyFormattedCitation" : "(Karl &amp; Koss, 1984)" }, "properties" : {  }, "schema" : "https://github.com/citation-style-language/schema/raw/master/csl-citation.json" }</w:instrText>
      </w:r>
      <w:r w:rsidRPr="00AC73A1">
        <w:fldChar w:fldCharType="separate"/>
      </w:r>
      <w:r w:rsidR="00BC655C" w:rsidRPr="00AC73A1">
        <w:rPr>
          <w:noProof/>
        </w:rPr>
        <w:t xml:space="preserve">(Karl &amp; Koss, </w:t>
      </w:r>
      <w:r w:rsidR="00BC655C" w:rsidRPr="00AC73A1">
        <w:rPr>
          <w:noProof/>
        </w:rPr>
        <w:lastRenderedPageBreak/>
        <w:t>1984)</w:t>
      </w:r>
      <w:r w:rsidRPr="00AC73A1">
        <w:fldChar w:fldCharType="end"/>
      </w:r>
      <w:r w:rsidR="00C9555C" w:rsidRPr="00AC73A1">
        <w:t>.</w:t>
      </w:r>
      <w:r w:rsidRPr="00AC73A1">
        <w:t xml:space="preserve"> </w:t>
      </w:r>
      <w:ins w:id="204" w:author="Parks, Robbie M" w:date="2018-06-19T14:06:00Z">
        <w:del w:id="205" w:author="Ezzati, Majid" w:date="2018-07-09T05:54:00Z">
          <w:r w:rsidR="00C66D47" w:rsidRPr="00AC73A1" w:rsidDel="00FC7D1E">
            <w:delText xml:space="preserve">The United States </w:delText>
          </w:r>
        </w:del>
      </w:ins>
      <w:ins w:id="206" w:author="Parks, Robbie M" w:date="2018-06-19T14:14:00Z">
        <w:del w:id="207" w:author="Ezzati, Majid" w:date="2018-07-09T05:54:00Z">
          <w:r w:rsidR="00A26916" w:rsidRPr="00AC73A1" w:rsidDel="00FC7D1E">
            <w:delText xml:space="preserve">here </w:delText>
          </w:r>
        </w:del>
      </w:ins>
      <w:ins w:id="208" w:author="Parks, Robbie M" w:date="2018-06-19T14:06:00Z">
        <w:del w:id="209" w:author="Ezzati, Majid" w:date="2018-07-09T05:54:00Z">
          <w:r w:rsidR="00C66D47" w:rsidRPr="00AC73A1" w:rsidDel="00FC7D1E">
            <w:delText>is</w:delText>
          </w:r>
          <w:r w:rsidR="00200B4D" w:rsidRPr="00AC73A1" w:rsidDel="00FC7D1E">
            <w:delText xml:space="preserve"> </w:delText>
          </w:r>
        </w:del>
      </w:ins>
      <w:ins w:id="210" w:author="Parks, Robbie M" w:date="2018-06-19T14:42:00Z">
        <w:del w:id="211" w:author="Ezzati, Majid" w:date="2018-07-09T05:54:00Z">
          <w:r w:rsidR="00791CA8" w:rsidRPr="00AC73A1" w:rsidDel="00FC7D1E">
            <w:delText>charac</w:delText>
          </w:r>
          <w:r w:rsidR="00CD33D6" w:rsidRPr="00AC73A1" w:rsidDel="00FC7D1E">
            <w:delText>terised</w:delText>
          </w:r>
        </w:del>
      </w:ins>
      <w:ins w:id="212" w:author="Parks, Robbie M" w:date="2018-06-19T14:06:00Z">
        <w:del w:id="213" w:author="Ezzati, Majid" w:date="2018-07-09T05:54:00Z">
          <w:r w:rsidR="00CD33D6" w:rsidRPr="00AC73A1" w:rsidDel="00FC7D1E">
            <w:delText xml:space="preserve"> by</w:delText>
          </w:r>
          <w:r w:rsidR="00C02EE3" w:rsidRPr="00AC73A1" w:rsidDel="00FC7D1E">
            <w:delText xml:space="preserve"> 9 climate regions</w:delText>
          </w:r>
        </w:del>
      </w:ins>
      <w:ins w:id="214" w:author="Parks, Robbie M" w:date="2018-06-19T15:49:00Z">
        <w:del w:id="215" w:author="Ezzati, Majid" w:date="2018-07-09T05:54:00Z">
          <w:r w:rsidR="00E202D9" w:rsidRPr="00AC73A1" w:rsidDel="00FC7D1E">
            <w:delText xml:space="preserve"> (Table 2</w:delText>
          </w:r>
          <w:r w:rsidR="0081393F" w:rsidRPr="00AC73A1" w:rsidDel="00FC7D1E">
            <w:delText>)</w:delText>
          </w:r>
        </w:del>
      </w:ins>
      <w:ins w:id="216" w:author="Parks, Robbie M" w:date="2018-06-19T14:06:00Z">
        <w:del w:id="217" w:author="Ezzati, Majid" w:date="2018-07-09T05:54:00Z">
          <w:r w:rsidR="00C02EE3" w:rsidRPr="00AC73A1" w:rsidDel="00FC7D1E">
            <w:delText xml:space="preserve">. </w:delText>
          </w:r>
        </w:del>
      </w:ins>
      <w:commentRangeStart w:id="218"/>
      <w:ins w:id="219" w:author="Parks, Robbie M" w:date="2018-06-19T17:44:00Z">
        <w:r w:rsidR="00534B47" w:rsidRPr="00AC73A1">
          <w:t xml:space="preserve">The Central climate region has a </w:t>
        </w:r>
      </w:ins>
      <w:ins w:id="220" w:author="Parks, Robbie M" w:date="2018-06-19T17:56:00Z">
        <w:r w:rsidR="00534B47" w:rsidRPr="00AC73A1">
          <w:t>generally</w:t>
        </w:r>
      </w:ins>
      <w:ins w:id="221" w:author="Parks, Robbie M" w:date="2018-06-19T17:44:00Z">
        <w:r w:rsidR="00534B47" w:rsidRPr="00AC73A1">
          <w:t xml:space="preserve"> </w:t>
        </w:r>
      </w:ins>
      <w:ins w:id="222" w:author="Parks, Robbie M" w:date="2018-06-19T17:56:00Z">
        <w:r w:rsidR="00534B47" w:rsidRPr="00AC73A1">
          <w:t>temperate climate, with cold winters and mild summers.</w:t>
        </w:r>
      </w:ins>
      <w:ins w:id="223" w:author="Parks, Robbie M" w:date="2018-06-19T17:45:00Z">
        <w:r w:rsidR="00333321" w:rsidRPr="00AC73A1">
          <w:t xml:space="preserve"> East North Central </w:t>
        </w:r>
      </w:ins>
      <w:ins w:id="224" w:author="Parks, Robbie M" w:date="2018-06-19T17:56:00Z">
        <w:r w:rsidR="00377A68" w:rsidRPr="00AC73A1">
          <w:t xml:space="preserve">is one of the coldest </w:t>
        </w:r>
      </w:ins>
      <w:ins w:id="225" w:author="Parks, Robbie M" w:date="2018-06-19T18:05:00Z">
        <w:r w:rsidR="001A1C85" w:rsidRPr="00AC73A1">
          <w:t xml:space="preserve">climate </w:t>
        </w:r>
      </w:ins>
      <w:ins w:id="226" w:author="Parks, Robbie M" w:date="2018-06-19T17:56:00Z">
        <w:r w:rsidR="00377A68" w:rsidRPr="00AC73A1">
          <w:t xml:space="preserve">regions of the United States, </w:t>
        </w:r>
      </w:ins>
      <w:ins w:id="227" w:author="Parks, Robbie M" w:date="2018-06-19T18:06:00Z">
        <w:r w:rsidR="007B2F5A" w:rsidRPr="00AC73A1">
          <w:t>with a mean annual temperature of 8°C</w:t>
        </w:r>
        <w:r w:rsidR="00FD1F99" w:rsidRPr="00AC73A1">
          <w:t>,</w:t>
        </w:r>
        <w:r w:rsidR="007B2F5A" w:rsidRPr="00AC73A1">
          <w:t xml:space="preserve"> </w:t>
        </w:r>
      </w:ins>
      <w:ins w:id="228" w:author="Parks, Robbie M" w:date="2018-06-19T18:05:00Z">
        <w:r w:rsidR="00997E15" w:rsidRPr="00AC73A1">
          <w:t>and experiences</w:t>
        </w:r>
      </w:ins>
      <w:ins w:id="229" w:author="Parks, Robbie M" w:date="2018-06-19T17:56:00Z">
        <w:r w:rsidR="00377A68" w:rsidRPr="00AC73A1">
          <w:t xml:space="preserve"> deep winters and warm summers</w:t>
        </w:r>
      </w:ins>
      <w:ins w:id="230" w:author="Parks, Robbie M" w:date="2018-06-19T18:00:00Z">
        <w:r w:rsidR="00973BB6" w:rsidRPr="00AC73A1">
          <w:t>,</w:t>
        </w:r>
      </w:ins>
      <w:ins w:id="231" w:author="Parks, Robbie M" w:date="2018-06-19T17:45:00Z">
        <w:r w:rsidR="00333321" w:rsidRPr="00AC73A1">
          <w:t xml:space="preserve"> </w:t>
        </w:r>
      </w:ins>
      <w:ins w:id="232" w:author="Parks, Robbie M" w:date="2018-06-19T17:47:00Z">
        <w:r w:rsidR="00E60B9F" w:rsidRPr="00AC73A1">
          <w:t>The Northeast</w:t>
        </w:r>
      </w:ins>
      <w:ins w:id="233" w:author="Parks, Robbie M" w:date="2018-06-19T17:57:00Z">
        <w:r w:rsidR="00F95A18" w:rsidRPr="00AC73A1">
          <w:t xml:space="preserve"> possesses a humid, </w:t>
        </w:r>
      </w:ins>
      <w:ins w:id="234" w:author="Parks, Robbie M" w:date="2018-06-19T17:58:00Z">
        <w:r w:rsidR="00F95A18" w:rsidRPr="00AC73A1">
          <w:t>continental</w:t>
        </w:r>
      </w:ins>
      <w:ins w:id="235" w:author="Parks, Robbie M" w:date="2018-06-19T17:57:00Z">
        <w:r w:rsidR="00F95A18" w:rsidRPr="00AC73A1">
          <w:t xml:space="preserve"> climate</w:t>
        </w:r>
      </w:ins>
      <w:ins w:id="236" w:author="Parks, Robbie M" w:date="2018-06-19T17:58:00Z">
        <w:r w:rsidR="00393385" w:rsidRPr="00AC73A1">
          <w:t>, and the largest population of the climate regions (</w:t>
        </w:r>
      </w:ins>
      <w:ins w:id="237" w:author="Parks, Robbie M" w:date="2018-06-19T17:59:00Z">
        <w:r w:rsidR="002E20B6" w:rsidRPr="00AC73A1">
          <w:t xml:space="preserve">64,046,741 or </w:t>
        </w:r>
        <w:r w:rsidR="00054EEF" w:rsidRPr="00AC73A1">
          <w:t>19.8% total population in 2016</w:t>
        </w:r>
      </w:ins>
      <w:ins w:id="238" w:author="Parks, Robbie M" w:date="2018-06-19T17:58:00Z">
        <w:r w:rsidR="00393385" w:rsidRPr="00AC73A1">
          <w:t>)</w:t>
        </w:r>
      </w:ins>
      <w:ins w:id="239" w:author="Parks, Robbie M" w:date="2018-06-19T18:02:00Z">
        <w:r w:rsidR="00AC24A5" w:rsidRPr="00AC73A1">
          <w:t xml:space="preserve"> and the smallest share of the United States</w:t>
        </w:r>
      </w:ins>
      <w:ins w:id="240" w:author="Parks, Robbie M" w:date="2018-06-19T18:06:00Z">
        <w:r w:rsidR="00864A9D" w:rsidRPr="00AC73A1">
          <w:t>’ land mass</w:t>
        </w:r>
      </w:ins>
      <w:ins w:id="241" w:author="Parks, Robbie M" w:date="2018-06-19T18:02:00Z">
        <w:r w:rsidR="00AC24A5" w:rsidRPr="00AC73A1">
          <w:t xml:space="preserve"> (</w:t>
        </w:r>
        <w:r w:rsidR="006E7432" w:rsidRPr="00AC73A1">
          <w:t>6.02%</w:t>
        </w:r>
        <w:r w:rsidR="00AC24A5" w:rsidRPr="00AC73A1">
          <w:t>)</w:t>
        </w:r>
      </w:ins>
      <w:ins w:id="242" w:author="Parks, Robbie M" w:date="2018-06-19T18:01:00Z">
        <w:r w:rsidR="00BF5E95" w:rsidRPr="00AC73A1">
          <w:t>.</w:t>
        </w:r>
      </w:ins>
      <w:ins w:id="243" w:author="Parks, Robbie M" w:date="2018-06-19T17:47:00Z">
        <w:r w:rsidR="00E60B9F" w:rsidRPr="00AC73A1">
          <w:t xml:space="preserve"> </w:t>
        </w:r>
      </w:ins>
      <w:ins w:id="244" w:author="Parks, Robbie M" w:date="2018-06-19T14:22:00Z">
        <w:r w:rsidR="007911C9" w:rsidRPr="00AC73A1">
          <w:t>The Northwest</w:t>
        </w:r>
      </w:ins>
      <w:ins w:id="245" w:author="Parks, Robbie M" w:date="2018-06-19T14:45:00Z">
        <w:r w:rsidR="005376F7" w:rsidRPr="00AC73A1">
          <w:t xml:space="preserve"> </w:t>
        </w:r>
      </w:ins>
      <w:ins w:id="246" w:author="Parks, Robbie M" w:date="2018-06-19T14:22:00Z">
        <w:r w:rsidR="003430BD" w:rsidRPr="00AC73A1">
          <w:t xml:space="preserve">has an oceanic </w:t>
        </w:r>
        <w:r w:rsidR="00A55BF6" w:rsidRPr="00AC73A1">
          <w:t>climate</w:t>
        </w:r>
      </w:ins>
      <w:ins w:id="247" w:author="Parks, Robbie M" w:date="2018-06-19T15:42:00Z">
        <w:r w:rsidR="003430BD" w:rsidRPr="00AC73A1">
          <w:t>, wet and cool in autumn, wi</w:t>
        </w:r>
      </w:ins>
      <w:ins w:id="248" w:author="Parks, Robbie M" w:date="2018-06-19T15:44:00Z">
        <w:r w:rsidR="00AC24A5" w:rsidRPr="00AC73A1">
          <w:t xml:space="preserve">nter, </w:t>
        </w:r>
        <w:r w:rsidR="001A4537" w:rsidRPr="00AC73A1">
          <w:t xml:space="preserve">spring </w:t>
        </w:r>
      </w:ins>
      <w:ins w:id="249" w:author="Parks, Robbie M" w:date="2018-06-19T14:26:00Z">
        <w:r w:rsidR="00A55BF6" w:rsidRPr="00AC73A1">
          <w:t xml:space="preserve">and </w:t>
        </w:r>
      </w:ins>
      <w:ins w:id="250" w:author="Parks, Robbie M" w:date="2018-06-19T15:44:00Z">
        <w:r w:rsidR="001A4537" w:rsidRPr="00AC73A1">
          <w:t xml:space="preserve">a </w:t>
        </w:r>
      </w:ins>
      <w:ins w:id="251" w:author="Parks, Robbie M" w:date="2018-06-19T14:26:00Z">
        <w:r w:rsidR="00D65212" w:rsidRPr="00AC73A1">
          <w:t xml:space="preserve">mild </w:t>
        </w:r>
      </w:ins>
      <w:ins w:id="252" w:author="Parks, Robbie M" w:date="2018-06-19T15:44:00Z">
        <w:r w:rsidR="001A4537" w:rsidRPr="00AC73A1">
          <w:t>summer</w:t>
        </w:r>
      </w:ins>
      <w:ins w:id="253" w:author="Parks, Robbie M" w:date="2018-06-19T14:57:00Z">
        <w:r w:rsidR="00B46096" w:rsidRPr="00AC73A1">
          <w:t xml:space="preserve">. </w:t>
        </w:r>
      </w:ins>
      <w:ins w:id="254" w:author="Parks, Robbie M" w:date="2018-06-19T17:48:00Z">
        <w:r w:rsidR="00E60B9F" w:rsidRPr="00AC73A1">
          <w:t>The South</w:t>
        </w:r>
      </w:ins>
      <w:ins w:id="255" w:author="Parks, Robbie M" w:date="2018-06-19T18:03:00Z">
        <w:r w:rsidR="00903420" w:rsidRPr="00AC73A1">
          <w:t>, with the second warmest average annual temperature (18°C)</w:t>
        </w:r>
        <w:r w:rsidR="007C4524" w:rsidRPr="00AC73A1">
          <w:t>,</w:t>
        </w:r>
      </w:ins>
      <w:ins w:id="256" w:author="Parks, Robbie M" w:date="2018-06-19T17:48:00Z">
        <w:r w:rsidR="00E60B9F" w:rsidRPr="00AC73A1">
          <w:t xml:space="preserve"> takes up the largest geographic share of the USA (18.8% of land</w:t>
        </w:r>
      </w:ins>
      <w:ins w:id="257" w:author="Parks, Robbie M" w:date="2018-06-19T18:10:00Z">
        <w:r w:rsidR="00624902" w:rsidRPr="00AC73A1">
          <w:t xml:space="preserve"> </w:t>
        </w:r>
      </w:ins>
      <w:ins w:id="258" w:author="Parks, Robbie M" w:date="2018-06-19T17:48:00Z">
        <w:r w:rsidR="00E60B9F" w:rsidRPr="00AC73A1">
          <w:t>mass), with half taken up by Texas.</w:t>
        </w:r>
      </w:ins>
      <w:ins w:id="259" w:author="Parks, Robbie M" w:date="2018-06-19T17:52:00Z">
        <w:r w:rsidR="009B65AE" w:rsidRPr="00AC73A1">
          <w:t xml:space="preserve"> The Southeast</w:t>
        </w:r>
      </w:ins>
      <w:ins w:id="260" w:author="Parks, Robbie M" w:date="2018-06-19T14:26:00Z">
        <w:r w:rsidR="008A5089" w:rsidRPr="00AC73A1">
          <w:t xml:space="preserve"> </w:t>
        </w:r>
      </w:ins>
      <w:ins w:id="261" w:author="Parks, Robbie M" w:date="2018-06-19T18:00:00Z">
        <w:r w:rsidR="00973BB6" w:rsidRPr="00AC73A1">
          <w:t>has the warmest average temperature of the climate regions (</w:t>
        </w:r>
      </w:ins>
      <w:ins w:id="262" w:author="Parks, Robbie M" w:date="2018-06-19T18:01:00Z">
        <w:r w:rsidR="00973BB6" w:rsidRPr="00AC73A1">
          <w:t>18.4°C</w:t>
        </w:r>
      </w:ins>
      <w:ins w:id="263" w:author="Parks, Robbie M" w:date="2018-06-19T18:00:00Z">
        <w:r w:rsidR="00973BB6" w:rsidRPr="00AC73A1">
          <w:t xml:space="preserve">). </w:t>
        </w:r>
      </w:ins>
      <w:ins w:id="264" w:author="Parks, Robbie M" w:date="2018-06-19T17:52:00Z">
        <w:r w:rsidR="009B65AE" w:rsidRPr="00AC73A1">
          <w:t xml:space="preserve">The Southwest is hot and dry, frequently under drought, with deserts and the Colorado Plateau dominating the geography. </w:t>
        </w:r>
      </w:ins>
      <w:ins w:id="265" w:author="Parks, Robbie M" w:date="2018-06-19T14:26:00Z">
        <w:r w:rsidR="008A5089" w:rsidRPr="00AC73A1">
          <w:t>T</w:t>
        </w:r>
      </w:ins>
      <w:ins w:id="266" w:author="Parks, Robbie M" w:date="2018-06-19T14:45:00Z">
        <w:r w:rsidR="005376F7" w:rsidRPr="00AC73A1">
          <w:t>he West is typically hot and dry</w:t>
        </w:r>
      </w:ins>
      <w:ins w:id="267" w:author="Parks, Robbie M" w:date="2018-06-19T14:57:00Z">
        <w:r w:rsidR="00C34DB2" w:rsidRPr="00AC73A1">
          <w:t xml:space="preserve">, with a large proportion </w:t>
        </w:r>
        <w:r w:rsidR="00B46096" w:rsidRPr="00AC73A1">
          <w:t>of the population living in cit</w:t>
        </w:r>
        <w:r w:rsidR="00136E85" w:rsidRPr="00AC73A1">
          <w:t>ies and metropolitan areas</w:t>
        </w:r>
        <w:r w:rsidR="00B46096" w:rsidRPr="00AC73A1">
          <w:t>.</w:t>
        </w:r>
      </w:ins>
      <w:ins w:id="268" w:author="Parks, Robbie M" w:date="2018-06-19T15:00:00Z">
        <w:r w:rsidR="006D29DE" w:rsidRPr="00AC73A1">
          <w:t xml:space="preserve"> </w:t>
        </w:r>
      </w:ins>
      <w:ins w:id="269" w:author="Parks, Robbie M" w:date="2018-06-19T15:02:00Z">
        <w:r w:rsidR="007751D3" w:rsidRPr="00AC73A1">
          <w:t>West North Central</w:t>
        </w:r>
      </w:ins>
      <w:ins w:id="270" w:author="Parks, Robbie M" w:date="2018-06-19T17:37:00Z">
        <w:r w:rsidR="00EC78B3" w:rsidRPr="00AC73A1">
          <w:t>,</w:t>
        </w:r>
      </w:ins>
      <w:ins w:id="271" w:author="Parks, Robbie M" w:date="2018-06-19T15:02:00Z">
        <w:r w:rsidR="007751D3" w:rsidRPr="00AC73A1">
          <w:t xml:space="preserve"> </w:t>
        </w:r>
      </w:ins>
      <w:ins w:id="272" w:author="Parks, Robbie M" w:date="2018-06-19T15:06:00Z">
        <w:r w:rsidR="00434598" w:rsidRPr="00AC73A1">
          <w:t>with 15.5% of the land</w:t>
        </w:r>
      </w:ins>
      <w:ins w:id="273" w:author="Parks, Robbie M" w:date="2018-06-19T18:08:00Z">
        <w:r w:rsidR="00966EC2" w:rsidRPr="00AC73A1">
          <w:t xml:space="preserve"> </w:t>
        </w:r>
      </w:ins>
      <w:ins w:id="274" w:author="Parks, Robbie M" w:date="2018-06-19T15:06:00Z">
        <w:r w:rsidR="00434598" w:rsidRPr="00AC73A1">
          <w:t>mass of the USA</w:t>
        </w:r>
      </w:ins>
      <w:ins w:id="275" w:author="Parks, Robbie M" w:date="2018-06-19T18:10:00Z">
        <w:r w:rsidR="00624902" w:rsidRPr="00AC73A1">
          <w:t xml:space="preserve"> second only to </w:t>
        </w:r>
        <w:r w:rsidR="00C241F4" w:rsidRPr="00AC73A1">
          <w:t>the South in terms of land mass</w:t>
        </w:r>
      </w:ins>
      <w:ins w:id="276" w:author="Parks, Robbie M" w:date="2018-06-19T15:06:00Z">
        <w:r w:rsidR="00434598" w:rsidRPr="00AC73A1">
          <w:t xml:space="preserve">, </w:t>
        </w:r>
        <w:r w:rsidR="00EC78B3" w:rsidRPr="00AC73A1">
          <w:t xml:space="preserve">is the </w:t>
        </w:r>
      </w:ins>
      <w:ins w:id="277" w:author="Parks, Robbie M" w:date="2018-06-19T17:41:00Z">
        <w:r w:rsidR="008369F4" w:rsidRPr="00AC73A1">
          <w:t xml:space="preserve">least populated climate region (5,168,753 or </w:t>
        </w:r>
      </w:ins>
      <w:ins w:id="278" w:author="Parks, Robbie M" w:date="2018-06-19T17:43:00Z">
        <w:r w:rsidR="00E9559B" w:rsidRPr="00AC73A1">
          <w:t>1.6% of total population</w:t>
        </w:r>
      </w:ins>
      <w:ins w:id="279" w:author="Parks, Robbie M" w:date="2018-06-19T18:00:00Z">
        <w:r w:rsidR="00054EEF" w:rsidRPr="00AC73A1">
          <w:t xml:space="preserve"> in 2016</w:t>
        </w:r>
      </w:ins>
      <w:ins w:id="280" w:author="Parks, Robbie M" w:date="2018-06-19T17:43:00Z">
        <w:r w:rsidR="006E58C4" w:rsidRPr="00AC73A1">
          <w:t>)</w:t>
        </w:r>
      </w:ins>
      <w:ins w:id="281" w:author="Parks, Robbie M" w:date="2018-06-19T18:09:00Z">
        <w:r w:rsidR="00EC6F25" w:rsidRPr="00AC73A1">
          <w:t xml:space="preserve"> and the coldest </w:t>
        </w:r>
        <w:r w:rsidR="007B7697" w:rsidRPr="00AC73A1">
          <w:t>on average throughout the year (7.6°C)</w:t>
        </w:r>
      </w:ins>
      <w:ins w:id="282" w:author="Parks, Robbie M" w:date="2018-06-19T15:04:00Z">
        <w:r w:rsidR="001704F4" w:rsidRPr="00AC73A1">
          <w:t xml:space="preserve">. </w:t>
        </w:r>
      </w:ins>
      <w:commentRangeEnd w:id="218"/>
      <w:r w:rsidR="00FC7D1E">
        <w:rPr>
          <w:rStyle w:val="CommentReference"/>
          <w:rFonts w:asciiTheme="minorHAnsi" w:hAnsiTheme="minorHAnsi" w:cstheme="minorBidi"/>
          <w:lang w:eastAsia="en-US"/>
        </w:rPr>
        <w:commentReference w:id="218"/>
      </w:r>
    </w:p>
    <w:p w14:paraId="12F29E36" w14:textId="77777777" w:rsidR="00C66D47" w:rsidRPr="00AC73A1" w:rsidRDefault="00C66D47" w:rsidP="004055C0">
      <w:pPr>
        <w:spacing w:line="480" w:lineRule="auto"/>
        <w:jc w:val="both"/>
        <w:rPr>
          <w:ins w:id="283" w:author="Parks, Robbie M" w:date="2018-06-19T14:05:00Z"/>
        </w:rPr>
      </w:pPr>
    </w:p>
    <w:p w14:paraId="553936C7" w14:textId="0ABDAA9D" w:rsidR="004055C0" w:rsidRPr="00AC73A1" w:rsidDel="005378E9" w:rsidRDefault="004055C0" w:rsidP="004055C0">
      <w:pPr>
        <w:spacing w:line="480" w:lineRule="auto"/>
        <w:jc w:val="both"/>
        <w:rPr>
          <w:moveFrom w:id="284" w:author="Ezzati, Majid" w:date="2018-07-09T05:56:00Z"/>
          <w:color w:val="000000" w:themeColor="text1"/>
        </w:rPr>
      </w:pPr>
      <w:moveFromRangeStart w:id="285" w:author="Ezzati, Majid" w:date="2018-07-09T05:56:00Z" w:name="move518879113"/>
      <w:moveFrom w:id="286" w:author="Ezzati, Majid" w:date="2018-07-09T05:56:00Z">
        <w:r w:rsidRPr="00AC73A1" w:rsidDel="005378E9">
          <w:t xml:space="preserve">The underlying cause of death was coded </w:t>
        </w:r>
        <w:r w:rsidRPr="00AC73A1" w:rsidDel="005378E9">
          <w:rPr>
            <w:color w:val="000000" w:themeColor="text1"/>
          </w:rPr>
          <w:t>according to the international classification of diseases (ICD) system (9</w:t>
        </w:r>
        <w:r w:rsidRPr="00AC73A1" w:rsidDel="005378E9">
          <w:rPr>
            <w:color w:val="000000" w:themeColor="text1"/>
            <w:vertAlign w:val="superscript"/>
          </w:rPr>
          <w:t>th</w:t>
        </w:r>
        <w:r w:rsidRPr="00AC73A1" w:rsidDel="005378E9">
          <w:rPr>
            <w:color w:val="000000" w:themeColor="text1"/>
          </w:rPr>
          <w:t xml:space="preserve"> revision of ICD from 1980 to 1998 and 10</w:t>
        </w:r>
        <w:r w:rsidRPr="00AC73A1" w:rsidDel="005378E9">
          <w:rPr>
            <w:color w:val="000000" w:themeColor="text1"/>
            <w:vertAlign w:val="superscript"/>
          </w:rPr>
          <w:t>th</w:t>
        </w:r>
        <w:r w:rsidRPr="00AC73A1" w:rsidDel="005378E9">
          <w:rPr>
            <w:color w:val="000000" w:themeColor="text1"/>
          </w:rPr>
          <w:t xml:space="preserve"> revision of ICD thereafter).</w:t>
        </w:r>
      </w:moveFrom>
    </w:p>
    <w:p w14:paraId="0EF75AD8" w14:textId="294700DC" w:rsidR="004055C0" w:rsidRPr="00AC73A1" w:rsidDel="005378E9" w:rsidRDefault="004055C0" w:rsidP="004055C0">
      <w:pPr>
        <w:spacing w:line="480" w:lineRule="auto"/>
        <w:jc w:val="both"/>
        <w:rPr>
          <w:moveFrom w:id="287" w:author="Ezzati, Majid" w:date="2018-07-09T05:56:00Z"/>
          <w:color w:val="000000" w:themeColor="text1"/>
        </w:rPr>
      </w:pPr>
    </w:p>
    <w:moveFromRangeEnd w:id="285"/>
    <w:p w14:paraId="2396E1FF" w14:textId="266747B0" w:rsidR="0056225E" w:rsidRPr="00AC73A1" w:rsidRDefault="004055C0" w:rsidP="004055C0">
      <w:pPr>
        <w:spacing w:line="480" w:lineRule="auto"/>
        <w:jc w:val="both"/>
        <w:rPr>
          <w:ins w:id="288" w:author="Parks, Robbie M" w:date="2018-06-19T18:49:00Z"/>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w:t>
      </w:r>
      <w:r w:rsidRPr="00AC73A1">
        <w:rPr>
          <w:color w:val="000000" w:themeColor="text1"/>
        </w:rPr>
        <w:lastRenderedPageBreak/>
        <w:t xml:space="preserve">that would make it equivalent to a 31-day month. </w:t>
      </w:r>
      <w:moveFromRangeStart w:id="289" w:author="Ezzati, Majid" w:date="2018-07-09T05:57:00Z" w:name="move518879199"/>
      <w:moveFrom w:id="290" w:author="Ezzati, Majid" w:date="2018-07-09T05:57:00Z">
        <w:r w:rsidRPr="00AC73A1" w:rsidDel="005378E9">
          <w:rPr>
            <w:color w:val="000000" w:themeColor="text1"/>
          </w:rPr>
          <w:t>For analysis of seasonality by cause of death, we mapped each ICD-9 and ICD-10 codes to the disease categories</w:t>
        </w:r>
        <w:r w:rsidR="005D5156" w:rsidDel="005378E9">
          <w:rPr>
            <w:color w:val="000000" w:themeColor="text1"/>
          </w:rPr>
          <w:t>.</w:t>
        </w:r>
      </w:moveFrom>
      <w:moveFromRangeEnd w:id="289"/>
    </w:p>
    <w:p w14:paraId="60F24802" w14:textId="77777777" w:rsidR="004055C0" w:rsidRPr="00AC73A1" w:rsidRDefault="004055C0" w:rsidP="004055C0">
      <w:pPr>
        <w:spacing w:line="480" w:lineRule="auto"/>
        <w:jc w:val="both"/>
        <w:rPr>
          <w:color w:val="000000" w:themeColor="text1"/>
        </w:rPr>
      </w:pPr>
    </w:p>
    <w:p w14:paraId="49C1620C" w14:textId="38ED8E95" w:rsidR="004055C0" w:rsidRPr="00AC73A1" w:rsidRDefault="005378E9" w:rsidP="004055C0">
      <w:pPr>
        <w:spacing w:line="480" w:lineRule="auto"/>
        <w:jc w:val="both"/>
        <w:rPr>
          <w:color w:val="000000" w:themeColor="text1"/>
        </w:rPr>
      </w:pPr>
      <w:moveToRangeStart w:id="291" w:author="Ezzati, Majid" w:date="2018-07-09T05:57:00Z" w:name="move518879199"/>
      <w:moveTo w:id="292" w:author="Ezzati, Majid" w:date="2018-07-09T05:57:00Z">
        <w:r w:rsidRPr="00AC73A1">
          <w:rPr>
            <w:color w:val="000000" w:themeColor="text1"/>
          </w:rPr>
          <w:t xml:space="preserve">For analysis of seasonality by cause of death, we mapped each ICD-9 and ICD-10 codes to </w:t>
        </w:r>
        <w:del w:id="293" w:author="Ezzati, Majid" w:date="2018-07-09T05:58:00Z">
          <w:r w:rsidRPr="00AC73A1" w:rsidDel="005378E9">
            <w:rPr>
              <w:color w:val="000000" w:themeColor="text1"/>
            </w:rPr>
            <w:delText>the</w:delText>
          </w:r>
        </w:del>
      </w:moveTo>
      <w:ins w:id="294" w:author="Ezzati, Majid" w:date="2018-07-09T05:58:00Z">
        <w:r>
          <w:rPr>
            <w:color w:val="000000" w:themeColor="text1"/>
          </w:rPr>
          <w:t>four main</w:t>
        </w:r>
      </w:ins>
      <w:moveTo w:id="295" w:author="Ezzati, Majid" w:date="2018-07-09T05:57:00Z">
        <w:r w:rsidRPr="00AC73A1">
          <w:rPr>
            <w:color w:val="000000" w:themeColor="text1"/>
          </w:rPr>
          <w:t xml:space="preserve"> disease categories</w:t>
        </w:r>
      </w:moveTo>
      <w:ins w:id="296" w:author="Ezzati, Majid" w:date="2018-07-09T05:58:00Z">
        <w:r>
          <w:rPr>
            <w:color w:val="000000" w:themeColor="text1"/>
          </w:rPr>
          <w:t xml:space="preserve"> (Table XX) and to a number of subcategories which are presented in Appendix/Supplementary/whatever it is called</w:t>
        </w:r>
      </w:ins>
      <w:moveTo w:id="297" w:author="Ezzati, Majid" w:date="2018-07-09T05:57:00Z">
        <w:r>
          <w:rPr>
            <w:color w:val="000000" w:themeColor="text1"/>
          </w:rPr>
          <w:t>.</w:t>
        </w:r>
      </w:moveTo>
      <w:moveToRangeEnd w:id="291"/>
      <w:ins w:id="298" w:author="Ezzati, Majid" w:date="2018-07-09T05:57:00Z">
        <w:r>
          <w:rPr>
            <w:color w:val="000000" w:themeColor="text1"/>
          </w:rPr>
          <w:t xml:space="preserve"> </w:t>
        </w:r>
      </w:ins>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2542D0">
        <w:rPr>
          <w:color w:val="000000" w:themeColor="text1"/>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 "non-dropping-particle" : "", "parse-names" : false, "suffix" : "" } ], "container-title" : "Environmental Health: A Global Access Science Source", "id" : "ITEM-5", "issue" : "1", "issued" : { "date-parts" : [ [ "2009" ] ] }, "page" : "40", "title" : "High ambient temperature and mortality: A review of epidemiologic studies from 2001 to 2008", "type" : "article", "volume" : "8" }, "uris" : [ "http://www.mendeley.com/documents/?uuid=4a3c238b-f19d-4589-ab7d-38cd7a1ebe34" ] } ], "mendeley" : { "formattedCitation" : "(Basu, 2009; Basu &amp; Samet, 2002; Bennett, Blangiardo, Fecht, Elliott, &amp; Ezzati, 2014; Braga, Zanobetti, &amp; Schwartz, 2002; Gasparrini et al., 2015)", "plainTextFormattedCitation" : "(Basu, 2009; Basu &amp; Samet, 2002; Bennett, Blangiardo, Fecht, Elliott, &amp; Ezzati, 2014; Braga, Zanobetti, &amp; Schwartz, 2002; Gasparrini et al., 2015)", "previouslyFormattedCitation" : "(Basu, 2009; Basu &amp; Samet, 2002; Bennett, Blangiardo, Fecht, Elliott, &amp; Ezzati, 2014; Braga, Zanobetti, &amp; Schwartz, 2002; Gasparrini et al., 2015)" }, "properties" : {  }, "schema" : "https://github.com/citation-style-language/schema/raw/master/csl-citation.json" }</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64BD1FD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F52D66" w:rsidRPr="00AC73A1">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"(Dee et al., 2011)", "plainTextFormattedCitation" : "(Dee et al., 2011)", "previouslyFormattedCitation" : "(Dee et al., 2011)" }, "properties" : {  }, "schema" : "https://github.com/citation-style-language/schema/raw/master/csl-citation.json" }</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43A76AF9"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 xml:space="preserve">We used wavelet analysis to investigate seasonality, both nationally and sub-nationally, for each age-sex group. Wavelet analysis uncovers the presence, and frequency, of repeated maxima and minima in each age-sex-specific death rate time series. In brief, a </w:t>
      </w:r>
      <w:proofErr w:type="spellStart"/>
      <w:r w:rsidRPr="004B02D5">
        <w:rPr>
          <w:rFonts w:ascii="Times New Roman" w:hAnsi="Times New Roman" w:cs="Times New Roman"/>
          <w:color w:val="000000" w:themeColor="text1"/>
          <w:sz w:val="24"/>
          <w:szCs w:val="24"/>
        </w:rPr>
        <w:t>Morlet</w:t>
      </w:r>
      <w:proofErr w:type="spellEnd"/>
      <w:r w:rsidRPr="004B02D5">
        <w:rPr>
          <w:rFonts w:ascii="Times New Roman" w:hAnsi="Times New Roman" w:cs="Times New Roman"/>
          <w:color w:val="000000" w:themeColor="text1"/>
          <w:sz w:val="24"/>
          <w:szCs w:val="24"/>
        </w:rPr>
        <w:t xml:space="preserve"> wavelet, described in detail elsewhere</w:t>
      </w:r>
      <w:commentRangeStart w:id="299"/>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F52D66" w:rsidRPr="004B02D5">
        <w:rPr>
          <w:rFonts w:ascii="Times New Roman" w:hAnsi="Times New Roman" w:cs="Times New Roman"/>
          <w:color w:val="000000" w:themeColor="text1"/>
          <w:sz w:val="24"/>
          <w:szCs w:val="24"/>
        </w:rPr>
        <w: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"(Cazelles et al., 2008)", "plainTextFormattedCitation" : "(Cazelles et al., 2008)", "previouslyFormattedCitation" : "(Cazelles et al., 2008)" }, "properties" : {  }, "schema" : "https://github.com/citation-style-language/schema/raw/master/csl-citation.json" }</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w:t>
      </w:r>
      <w:commentRangeEnd w:id="299"/>
      <w:r w:rsidR="00242DD5">
        <w:rPr>
          <w:rStyle w:val="CommentReference"/>
        </w:rPr>
        <w:commentReference w:id="299"/>
      </w:r>
      <w:r w:rsidRPr="004B02D5">
        <w:rPr>
          <w:rFonts w:ascii="Times New Roman" w:hAnsi="Times New Roman" w:cs="Times New Roman"/>
          <w:color w:val="000000" w:themeColor="text1"/>
          <w:sz w:val="24"/>
          <w:szCs w:val="24"/>
        </w:rPr>
        <w:t xml:space="preserve">is equivalent to using a moving </w:t>
      </w:r>
      <w:r w:rsidRPr="004B02D5">
        <w:rPr>
          <w:rFonts w:ascii="Times New Roman" w:hAnsi="Times New Roman" w:cs="Times New Roman"/>
          <w:color w:val="000000" w:themeColor="text1"/>
          <w:sz w:val="24"/>
          <w:szCs w:val="24"/>
        </w:rPr>
        <w:lastRenderedPageBreak/>
        <w:t xml:space="preserve">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In addition to coefficients that measure the frequency of periodicity, wavel</w:t>
      </w:r>
      <w:commentRangeStart w:id="300"/>
      <w:r w:rsidR="00C04B90" w:rsidRPr="004B02D5">
        <w:rPr>
          <w:rFonts w:ascii="Times New Roman" w:hAnsi="Times New Roman" w:cs="Times New Roman"/>
          <w:color w:val="000000" w:themeColor="text1"/>
          <w:sz w:val="24"/>
          <w:szCs w:val="24"/>
        </w:rPr>
        <w:t xml:space="preserve">et analysis </w:t>
      </w:r>
      <w:ins w:id="301" w:author="Ezzati, Majid" w:date="2018-07-09T06:07:00Z">
        <w:r w:rsidR="00242DD5">
          <w:rPr>
            <w:rFonts w:ascii="Times New Roman" w:hAnsi="Times New Roman" w:cs="Times New Roman"/>
            <w:color w:val="000000" w:themeColor="text1"/>
            <w:sz w:val="24"/>
            <w:szCs w:val="24"/>
          </w:rPr>
          <w:t xml:space="preserve">estimates the probability </w:t>
        </w:r>
      </w:ins>
      <w:del w:id="302" w:author="Ezzati, Majid" w:date="2018-07-09T06:07:00Z">
        <w:r w:rsidR="00C04B90" w:rsidRPr="004B02D5" w:rsidDel="00242DD5">
          <w:rPr>
            <w:rFonts w:ascii="Times New Roman" w:hAnsi="Times New Roman" w:cs="Times New Roman"/>
            <w:color w:val="000000" w:themeColor="text1"/>
            <w:sz w:val="24"/>
            <w:szCs w:val="24"/>
          </w:rPr>
          <w:delText>gives an indication of</w:delText>
        </w:r>
      </w:del>
      <w:r w:rsidR="00C04B90" w:rsidRPr="004B02D5">
        <w:rPr>
          <w:rFonts w:ascii="Times New Roman" w:hAnsi="Times New Roman" w:cs="Times New Roman"/>
          <w:color w:val="000000" w:themeColor="text1"/>
          <w:sz w:val="24"/>
          <w:szCs w:val="24"/>
        </w:rPr>
        <w:t xml:space="preserve"> </w:t>
      </w:r>
      <w:del w:id="303" w:author="Ezzati, Majid" w:date="2018-07-09T06:08:00Z">
        <w:r w:rsidR="00C04B90" w:rsidRPr="004B02D5" w:rsidDel="00242DD5">
          <w:rPr>
            <w:rFonts w:ascii="Times New Roman" w:hAnsi="Times New Roman" w:cs="Times New Roman"/>
            <w:color w:val="000000" w:themeColor="text1"/>
            <w:sz w:val="24"/>
            <w:szCs w:val="24"/>
          </w:rPr>
          <w:delText>of</w:delText>
        </w:r>
      </w:del>
      <w:ins w:id="304" w:author="Parks, Robbie M" w:date="2018-07-04T17:23:00Z">
        <w:del w:id="305" w:author="Ezzati, Majid" w:date="2018-07-09T06:08:00Z">
          <w:r w:rsidR="00F23B8D" w:rsidDel="00242DD5">
            <w:rPr>
              <w:rFonts w:ascii="Times New Roman" w:hAnsi="Times New Roman" w:cs="Times New Roman"/>
              <w:color w:val="000000" w:themeColor="text1"/>
              <w:sz w:val="24"/>
              <w:szCs w:val="24"/>
            </w:rPr>
            <w:delText>how</w:delText>
          </w:r>
        </w:del>
      </w:ins>
      <w:del w:id="306" w:author="Ezzati, Majid" w:date="2018-07-09T06:08:00Z">
        <w:r w:rsidR="00C04B90" w:rsidRPr="004B02D5" w:rsidDel="00242DD5">
          <w:rPr>
            <w:rFonts w:ascii="Times New Roman" w:hAnsi="Times New Roman" w:cs="Times New Roman"/>
            <w:color w:val="000000" w:themeColor="text1"/>
            <w:sz w:val="24"/>
            <w:szCs w:val="24"/>
          </w:rPr>
          <w:delText xml:space="preserve"> results compared</w:delText>
        </w:r>
      </w:del>
      <w:ins w:id="307" w:author="Ezzati, Majid" w:date="2018-07-09T06:08:00Z">
        <w:r w:rsidR="00242DD5">
          <w:rPr>
            <w:rFonts w:ascii="Times New Roman" w:hAnsi="Times New Roman" w:cs="Times New Roman"/>
            <w:color w:val="000000" w:themeColor="text1"/>
            <w:sz w:val="24"/>
            <w:szCs w:val="24"/>
          </w:rPr>
          <w:t>of whether the data are different from the null situation of</w:t>
        </w:r>
      </w:ins>
      <w:r w:rsidR="00C04B90" w:rsidRPr="004B02D5">
        <w:rPr>
          <w:rFonts w:ascii="Times New Roman" w:hAnsi="Times New Roman" w:cs="Times New Roman"/>
          <w:color w:val="000000" w:themeColor="text1"/>
          <w:sz w:val="24"/>
          <w:szCs w:val="24"/>
        </w:rPr>
        <w:t xml:space="preserve"> </w:t>
      </w:r>
      <w:del w:id="308" w:author="Ezzati, Majid" w:date="2018-07-09T06:08:00Z">
        <w:r w:rsidR="00C04B90" w:rsidRPr="004B02D5" w:rsidDel="00242DD5">
          <w:rPr>
            <w:rFonts w:ascii="Times New Roman" w:hAnsi="Times New Roman" w:cs="Times New Roman"/>
            <w:color w:val="000000" w:themeColor="text1"/>
            <w:sz w:val="24"/>
            <w:szCs w:val="24"/>
          </w:rPr>
          <w:delText xml:space="preserve">with </w:delText>
        </w:r>
      </w:del>
      <w:r w:rsidR="00C04B90" w:rsidRPr="004B02D5">
        <w:rPr>
          <w:rFonts w:ascii="Times New Roman" w:hAnsi="Times New Roman" w:cs="Times New Roman"/>
          <w:color w:val="000000" w:themeColor="text1"/>
          <w:sz w:val="24"/>
          <w:szCs w:val="24"/>
        </w:rPr>
        <w:t>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commentRangeEnd w:id="300"/>
      <w:r w:rsidR="00242DD5">
        <w:rPr>
          <w:rStyle w:val="CommentReference"/>
        </w:rPr>
        <w:commentReference w:id="300"/>
      </w:r>
      <w:moveFromRangeStart w:id="309" w:author="Ezzati, Majid" w:date="2018-07-09T06:11:00Z" w:name="move518880011"/>
      <w:moveFrom w:id="310" w:author="Ezzati, Majid" w:date="2018-07-09T06:11:00Z">
        <w:r w:rsidRPr="004B02D5" w:rsidDel="00DB0E48">
          <w:rPr>
            <w:rFonts w:ascii="Times New Roman" w:hAnsi="Times New Roman" w:cs="Times New Roman"/>
            <w:color w:val="000000" w:themeColor="text1"/>
            <w:sz w:val="24"/>
            <w:szCs w:val="24"/>
          </w:rPr>
          <w:t>We used the R package WaveletComp (version 1.0) for the wavelet analysis. Before analysis, we de</w:t>
        </w:r>
        <w:r w:rsidR="00C04B90" w:rsidRPr="004B02D5" w:rsidDel="00DB0E48">
          <w:rPr>
            <w:rFonts w:ascii="Times New Roman" w:hAnsi="Times New Roman" w:cs="Times New Roman"/>
            <w:color w:val="000000" w:themeColor="text1"/>
            <w:sz w:val="24"/>
            <w:szCs w:val="24"/>
          </w:rPr>
          <w:t>-</w:t>
        </w:r>
        <w:r w:rsidRPr="004B02D5" w:rsidDel="00DB0E48">
          <w:rPr>
            <w:rFonts w:ascii="Times New Roman" w:hAnsi="Times New Roman" w:cs="Times New Roman"/>
            <w:color w:val="000000" w:themeColor="text1"/>
            <w:sz w:val="24"/>
            <w:szCs w:val="24"/>
          </w:rPr>
          <w:t xml:space="preserve">trended </w:t>
        </w:r>
        <w:r w:rsidR="000C2752" w:rsidRPr="004B02D5" w:rsidDel="00DB0E48">
          <w:rPr>
            <w:rFonts w:ascii="Times New Roman" w:hAnsi="Times New Roman" w:cs="Times New Roman"/>
            <w:color w:val="000000" w:themeColor="text1"/>
            <w:sz w:val="24"/>
            <w:szCs w:val="24"/>
          </w:rPr>
          <w:t xml:space="preserve">death rates </w:t>
        </w:r>
        <w:r w:rsidRPr="004B02D5" w:rsidDel="00DB0E48">
          <w:rPr>
            <w:rFonts w:ascii="Times New Roman" w:hAnsi="Times New Roman" w:cs="Times New Roman"/>
            <w:color w:val="000000" w:themeColor="text1"/>
            <w:sz w:val="24"/>
            <w:szCs w:val="24"/>
          </w:rPr>
          <w:t xml:space="preserve">using a polynomial regression, and rescaled each </w:t>
        </w:r>
        <w:r w:rsidR="00242DD5" w:rsidDel="00DB0E48">
          <w:rPr>
            <w:rStyle w:val="CommentReference"/>
          </w:rPr>
          <w:commentReference w:id="311"/>
        </w:r>
        <w:r w:rsidRPr="004B02D5" w:rsidDel="00DB0E48">
          <w:rPr>
            <w:rFonts w:ascii="Times New Roman" w:hAnsi="Times New Roman" w:cs="Times New Roman"/>
            <w:color w:val="000000" w:themeColor="text1"/>
            <w:sz w:val="24"/>
            <w:szCs w:val="24"/>
          </w:rPr>
          <w:t>death rate time series so as to range between 1 and -1.</w:t>
        </w:r>
      </w:moveFrom>
      <w:moveFromRangeEnd w:id="309"/>
      <w:r w:rsidR="00D73BA0" w:rsidRPr="004B02D5">
        <w:rPr>
          <w:rFonts w:ascii="Times New Roman" w:hAnsi="Times New Roman" w:cs="Times New Roman"/>
          <w:color w:val="000000" w:themeColor="text1"/>
          <w:sz w:val="24"/>
          <w:szCs w:val="24"/>
        </w:rPr>
        <w:t xml:space="preserve"> </w:t>
      </w:r>
      <w:ins w:id="312" w:author="Ezzati, Majid" w:date="2018-07-09T06:11:00Z">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ins>
      <w:commentRangeStart w:id="313"/>
      <w:del w:id="314" w:author="Ezzati, Majid" w:date="2018-07-09T06:11:00Z">
        <w:r w:rsidR="00D73BA0" w:rsidRPr="004B02D5" w:rsidDel="00DB0E48">
          <w:rPr>
            <w:rFonts w:ascii="Times New Roman" w:hAnsi="Times New Roman" w:cs="Times New Roman"/>
            <w:color w:val="000000" w:themeColor="text1"/>
            <w:sz w:val="24"/>
            <w:szCs w:val="24"/>
          </w:rPr>
          <w:delText>W</w:delText>
        </w:r>
      </w:del>
      <w:ins w:id="315" w:author="Ezzati, Majid" w:date="2018-07-09T06:11:00Z">
        <w:r w:rsidR="00DB0E48">
          <w:rPr>
            <w:rFonts w:ascii="Times New Roman" w:hAnsi="Times New Roman" w:cs="Times New Roman"/>
            <w:color w:val="000000" w:themeColor="text1"/>
            <w:sz w:val="24"/>
            <w:szCs w:val="24"/>
          </w:rPr>
          <w:t>w</w:t>
        </w:r>
      </w:ins>
      <w:r w:rsidR="00D73BA0" w:rsidRPr="004B02D5">
        <w:rPr>
          <w:rFonts w:ascii="Times New Roman" w:hAnsi="Times New Roman" w:cs="Times New Roman"/>
          <w:color w:val="000000" w:themeColor="text1"/>
          <w:sz w:val="24"/>
          <w:szCs w:val="24"/>
        </w:rPr>
        <w:t xml:space="preserve">e </w:t>
      </w:r>
      <w:ins w:id="316" w:author="Ezzati, Majid" w:date="2018-07-09T06:10:00Z">
        <w:r w:rsidR="00DB0E48">
          <w:rPr>
            <w:rFonts w:ascii="Times New Roman" w:hAnsi="Times New Roman" w:cs="Times New Roman"/>
            <w:color w:val="000000" w:themeColor="text1"/>
            <w:sz w:val="24"/>
            <w:szCs w:val="24"/>
          </w:rPr>
          <w:t xml:space="preserve">report the p values for the </w:t>
        </w:r>
      </w:ins>
      <w:del w:id="317" w:author="Ezzati, Majid" w:date="2018-07-09T06:11:00Z">
        <w:r w:rsidR="00D73BA0" w:rsidRPr="004B02D5" w:rsidDel="00DB0E48">
          <w:rPr>
            <w:rFonts w:ascii="Times New Roman" w:hAnsi="Times New Roman" w:cs="Times New Roman"/>
            <w:color w:val="000000" w:themeColor="text1"/>
            <w:sz w:val="24"/>
            <w:szCs w:val="24"/>
          </w:rPr>
          <w:delText xml:space="preserve">compared </w:delText>
        </w:r>
      </w:del>
      <w:ins w:id="318" w:author="Ezzati, Majid" w:date="2018-07-09T06:11:00Z">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ins>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 xml:space="preserve">of the entire study period (1980-2016) </w:t>
      </w:r>
      <w:del w:id="319" w:author="Ezzati, Majid" w:date="2018-07-09T06:11:00Z">
        <w:r w:rsidR="00D73BA0" w:rsidRPr="004B02D5" w:rsidDel="00DB0E48">
          <w:rPr>
            <w:rFonts w:ascii="Times New Roman" w:hAnsi="Times New Roman" w:cs="Times New Roman"/>
            <w:color w:val="000000" w:themeColor="text1"/>
            <w:sz w:val="24"/>
            <w:szCs w:val="24"/>
          </w:rPr>
          <w:delText xml:space="preserve">for each age-sex group </w:delText>
        </w:r>
      </w:del>
      <w:r w:rsidR="00D73BA0" w:rsidRPr="004B02D5">
        <w:rPr>
          <w:rFonts w:ascii="Times New Roman" w:hAnsi="Times New Roman" w:cs="Times New Roman"/>
          <w:color w:val="000000" w:themeColor="text1"/>
          <w:sz w:val="24"/>
          <w:szCs w:val="24"/>
        </w:rPr>
        <w:t>against a white noise spectrum, which represents random fluctuations</w:t>
      </w:r>
      <w:del w:id="320" w:author="Ezzati, Majid" w:date="2018-07-09T06:12:00Z">
        <w:r w:rsidR="00D73BA0" w:rsidRPr="004B02D5" w:rsidDel="00DB0E48">
          <w:rPr>
            <w:rFonts w:ascii="Times New Roman" w:hAnsi="Times New Roman" w:cs="Times New Roman"/>
            <w:color w:val="000000" w:themeColor="text1"/>
            <w:sz w:val="24"/>
            <w:szCs w:val="24"/>
          </w:rPr>
          <w:delText xml:space="preserve">, </w:delText>
        </w:r>
        <w:r w:rsidR="00835BFF" w:rsidRPr="004B02D5" w:rsidDel="00DB0E48">
          <w:rPr>
            <w:rFonts w:ascii="Times New Roman" w:hAnsi="Times New Roman" w:cs="Times New Roman"/>
            <w:color w:val="000000" w:themeColor="text1"/>
            <w:sz w:val="24"/>
            <w:szCs w:val="24"/>
          </w:rPr>
          <w:delText>to generate p-values</w:delText>
        </w:r>
      </w:del>
      <w:r w:rsidR="00835BFF" w:rsidRPr="004B02D5">
        <w:rPr>
          <w:rFonts w:ascii="Times New Roman" w:hAnsi="Times New Roman" w:cs="Times New Roman"/>
          <w:color w:val="000000" w:themeColor="text1"/>
          <w:sz w:val="24"/>
          <w:szCs w:val="24"/>
        </w:rPr>
        <w:t>.</w:t>
      </w:r>
      <w:commentRangeEnd w:id="313"/>
      <w:r w:rsidR="00DB0E48">
        <w:rPr>
          <w:rStyle w:val="CommentReference"/>
        </w:rPr>
        <w:commentReference w:id="313"/>
      </w:r>
      <w:ins w:id="321" w:author="Ezzati, Majid" w:date="2018-07-09T06:11:00Z">
        <w:r w:rsidR="00DB0E48" w:rsidRPr="00DB0E48">
          <w:rPr>
            <w:rFonts w:ascii="Times New Roman" w:hAnsi="Times New Roman" w:cs="Times New Roman"/>
            <w:color w:val="000000" w:themeColor="text1"/>
            <w:sz w:val="24"/>
            <w:szCs w:val="24"/>
          </w:rPr>
          <w:t xml:space="preserve"> </w:t>
        </w:r>
      </w:ins>
      <w:moveToRangeStart w:id="322" w:author="Ezzati, Majid" w:date="2018-07-09T06:11:00Z" w:name="move518880011"/>
      <w:moveTo w:id="323" w:author="Ezzati, Majid" w:date="2018-07-09T06:11:00Z">
        <w:r w:rsidR="00DB0E48" w:rsidRPr="004B02D5">
          <w:rPr>
            <w:rFonts w:ascii="Times New Roman" w:hAnsi="Times New Roman" w:cs="Times New Roman"/>
            <w:color w:val="000000" w:themeColor="text1"/>
            <w:sz w:val="24"/>
            <w:szCs w:val="24"/>
          </w:rPr>
          <w:t xml:space="preserve">We used the R package </w:t>
        </w:r>
        <w:proofErr w:type="spellStart"/>
        <w:r w:rsidR="00DB0E48" w:rsidRPr="004B02D5">
          <w:rPr>
            <w:rFonts w:ascii="Times New Roman" w:hAnsi="Times New Roman" w:cs="Times New Roman"/>
            <w:color w:val="000000" w:themeColor="text1"/>
            <w:sz w:val="24"/>
            <w:szCs w:val="24"/>
          </w:rPr>
          <w:t>WaveletComp</w:t>
        </w:r>
        <w:proofErr w:type="spellEnd"/>
        <w:r w:rsidR="00DB0E48" w:rsidRPr="004B02D5">
          <w:rPr>
            <w:rFonts w:ascii="Times New Roman" w:hAnsi="Times New Roman" w:cs="Times New Roman"/>
            <w:color w:val="000000" w:themeColor="text1"/>
            <w:sz w:val="24"/>
            <w:szCs w:val="24"/>
          </w:rPr>
          <w:t xml:space="preserve"> (version 1.0) for the wavelet analysis. Before analysis, we de-trended death rates using a polynomial regression, and rescaled each </w:t>
        </w:r>
        <w:r w:rsidR="00DB0E48">
          <w:rPr>
            <w:rStyle w:val="CommentReference"/>
          </w:rPr>
          <w:commentReference w:id="324"/>
        </w:r>
        <w:r w:rsidR="00DB0E48" w:rsidRPr="004B02D5">
          <w:rPr>
            <w:rFonts w:ascii="Times New Roman" w:hAnsi="Times New Roman" w:cs="Times New Roman"/>
            <w:color w:val="000000" w:themeColor="text1"/>
            <w:sz w:val="24"/>
            <w:szCs w:val="24"/>
          </w:rPr>
          <w:t>death rate time series so as to range between 1 and -1.</w:t>
        </w:r>
      </w:moveTo>
      <w:moveToRangeEnd w:id="322"/>
    </w:p>
    <w:p w14:paraId="31A9F8D3" w14:textId="77777777" w:rsidR="00D11282" w:rsidRPr="004B02D5" w:rsidRDefault="00D11282" w:rsidP="004055C0">
      <w:pPr>
        <w:pStyle w:val="CommentText"/>
        <w:spacing w:line="480" w:lineRule="auto"/>
        <w:jc w:val="both"/>
        <w:rPr>
          <w:ins w:id="325" w:author="Ezzati, Majid" w:date="2018-06-26T21:13:00Z"/>
          <w:rFonts w:ascii="Times New Roman" w:hAnsi="Times New Roman" w:cs="Times New Roman"/>
          <w:color w:val="000000" w:themeColor="text1"/>
          <w:sz w:val="24"/>
          <w:szCs w:val="24"/>
        </w:rPr>
      </w:pPr>
    </w:p>
    <w:p w14:paraId="4B75FE4F" w14:textId="622425D4" w:rsidR="004055C0" w:rsidRPr="004B02D5" w:rsidRDefault="00D11282"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commentRangeStart w:id="326"/>
      <w:commentRangeStart w:id="327"/>
      <w:commentRangeStart w:id="328"/>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 xml:space="preserve">January (month 1) to neighbour December (month 12), a technique called circular statistics. </w:t>
      </w:r>
      <w:r w:rsidR="004055C0" w:rsidRPr="004B02D5">
        <w:rPr>
          <w:rFonts w:ascii="Times New Roman" w:hAnsi="Times New Roman" w:cs="Times New Roman"/>
          <w:color w:val="000000" w:themeColor="text1"/>
          <w:sz w:val="24"/>
          <w:szCs w:val="24"/>
        </w:rPr>
        <w:t xml:space="preserve">Along with each </w:t>
      </w:r>
      <w:r w:rsidR="004055C0" w:rsidRPr="004B02D5">
        <w:rPr>
          <w:rFonts w:ascii="Times New Roman" w:hAnsi="Times New Roman" w:cs="Times New Roman"/>
          <w:color w:val="000000" w:themeColor="text1"/>
          <w:sz w:val="24"/>
          <w:szCs w:val="24"/>
        </w:rPr>
        <w:lastRenderedPageBreak/>
        <w:t xml:space="preserve">circular mean, a 95% confidence interval (CI) was calculated by using 1000 bootstrap </w:t>
      </w:r>
      <w:commentRangeStart w:id="329"/>
      <w:r w:rsidR="004055C0" w:rsidRPr="004B02D5">
        <w:rPr>
          <w:rFonts w:ascii="Times New Roman" w:hAnsi="Times New Roman" w:cs="Times New Roman"/>
          <w:color w:val="000000" w:themeColor="text1"/>
          <w:sz w:val="24"/>
          <w:szCs w:val="24"/>
        </w:rPr>
        <w:t>samples</w:t>
      </w:r>
      <w:commentRangeEnd w:id="329"/>
      <w:r w:rsidR="00706C63">
        <w:rPr>
          <w:rStyle w:val="CommentReference"/>
        </w:rPr>
        <w:commentReference w:id="329"/>
      </w:r>
      <w:r w:rsidR="004055C0" w:rsidRPr="004B02D5">
        <w:rPr>
          <w:rFonts w:ascii="Times New Roman" w:hAnsi="Times New Roman" w:cs="Times New Roman"/>
          <w:color w:val="000000" w:themeColor="text1"/>
          <w:sz w:val="24"/>
          <w:szCs w:val="24"/>
        </w:rPr>
        <w:t xml:space="preserve">. The R package </w:t>
      </w:r>
      <w:proofErr w:type="spellStart"/>
      <w:r w:rsidR="004055C0" w:rsidRPr="004B02D5">
        <w:rPr>
          <w:rFonts w:ascii="Times New Roman" w:hAnsi="Times New Roman" w:cs="Times New Roman"/>
          <w:color w:val="000000" w:themeColor="text1"/>
          <w:sz w:val="24"/>
          <w:szCs w:val="24"/>
        </w:rPr>
        <w:t>CircStats</w:t>
      </w:r>
      <w:proofErr w:type="spellEnd"/>
      <w:r w:rsidR="004055C0" w:rsidRPr="004B02D5">
        <w:rPr>
          <w:rFonts w:ascii="Times New Roman" w:hAnsi="Times New Roman" w:cs="Times New Roman"/>
          <w:color w:val="000000" w:themeColor="text1"/>
          <w:sz w:val="24"/>
          <w:szCs w:val="24"/>
        </w:rPr>
        <w:t xml:space="preserve"> (version 0.2.4) was used for this purpose.</w:t>
      </w:r>
      <w:commentRangeEnd w:id="326"/>
      <w:r w:rsidRPr="004B02D5">
        <w:rPr>
          <w:rStyle w:val="CommentReference"/>
          <w:rFonts w:ascii="Times New Roman" w:hAnsi="Times New Roman" w:cs="Times New Roman"/>
          <w:sz w:val="24"/>
          <w:szCs w:val="24"/>
        </w:rPr>
        <w:commentReference w:id="326"/>
      </w:r>
      <w:commentRangeEnd w:id="327"/>
      <w:r w:rsidR="00341AB6">
        <w:rPr>
          <w:rStyle w:val="CommentReference"/>
        </w:rPr>
        <w:commentReference w:id="327"/>
      </w:r>
      <w:commentRangeEnd w:id="328"/>
      <w:r w:rsidR="00706C63">
        <w:rPr>
          <w:rStyle w:val="CommentReference"/>
        </w:rPr>
        <w:commentReference w:id="328"/>
      </w:r>
    </w:p>
    <w:p w14:paraId="08A9E90E" w14:textId="77777777" w:rsidR="004055C0" w:rsidRPr="004B02D5" w:rsidRDefault="004055C0" w:rsidP="004055C0">
      <w:pPr>
        <w:spacing w:line="480" w:lineRule="auto"/>
        <w:jc w:val="both"/>
        <w:rPr>
          <w:color w:val="000000" w:themeColor="text1"/>
        </w:rPr>
      </w:pPr>
    </w:p>
    <w:p w14:paraId="4B96CF47" w14:textId="0A8B981D" w:rsidR="00CC3184" w:rsidRPr="004B02D5" w:rsidRDefault="004115F7" w:rsidP="00CC3184">
      <w:pPr>
        <w:spacing w:line="480" w:lineRule="auto"/>
        <w:jc w:val="both"/>
        <w:rPr>
          <w:moveTo w:id="330" w:author="Ezzati, Majid" w:date="2018-07-09T06:18:00Z"/>
          <w:color w:val="000000" w:themeColor="text1"/>
        </w:rPr>
      </w:pPr>
      <w:r w:rsidRPr="004B02D5">
        <w:rPr>
          <w:color w:val="000000" w:themeColor="text1"/>
        </w:rPr>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ins w:id="331" w:author="Ezzati, Majid" w:date="2018-07-09T06:16:00Z">
        <w:r w:rsidR="00CC3184">
          <w:rPr>
            <w:color w:val="000000" w:themeColor="text1"/>
          </w:rPr>
          <w:t xml:space="preserve">and for each year, we calculate the percent </w:t>
        </w:r>
      </w:ins>
      <w:ins w:id="332" w:author="Ezzati, Majid" w:date="2018-07-09T06:17:00Z">
        <w:r w:rsidR="00CC3184">
          <w:rPr>
            <w:color w:val="000000" w:themeColor="text1"/>
          </w:rPr>
          <w:t xml:space="preserve">difference in death rates between the maximum and minimum mortality months. </w:t>
        </w:r>
      </w:ins>
      <w:del w:id="333" w:author="Ezzati, Majid" w:date="2018-07-09T06:17:00Z">
        <w:r w:rsidRPr="004B02D5" w:rsidDel="00CC3184">
          <w:rPr>
            <w:color w:val="000000" w:themeColor="text1"/>
          </w:rPr>
          <w:delText>w</w:delText>
        </w:r>
      </w:del>
      <w:ins w:id="334" w:author="Ezzati, Majid" w:date="2018-07-09T06:17:00Z">
        <w:r w:rsidR="00CC3184">
          <w:rPr>
            <w:color w:val="000000" w:themeColor="text1"/>
          </w:rPr>
          <w:t>W</w:t>
        </w:r>
      </w:ins>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 the fitted trend line was used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and a 95% CI for the change in seasonal difference</w:t>
      </w:r>
      <w:r w:rsidR="002977CC">
        <w:rPr>
          <w:color w:val="000000" w:themeColor="text1"/>
        </w:rPr>
        <w:t xml:space="preserve"> per year, which we used to calculate the seasonal difference at the start (1980) and end (2016) of the period of study</w:t>
      </w:r>
      <w:r w:rsidR="00582277">
        <w:rPr>
          <w:color w:val="000000" w:themeColor="text1"/>
        </w:rPr>
        <w:t>, including the highlighting of values with a p-value less than 0.05</w:t>
      </w:r>
      <w:r w:rsidR="002977CC">
        <w:rPr>
          <w:color w:val="000000" w:themeColor="text1"/>
        </w:rPr>
        <w:t>.</w:t>
      </w:r>
      <w:r w:rsidR="004F361B">
        <w:rPr>
          <w:color w:val="000000" w:themeColor="text1"/>
        </w:rPr>
        <w:t xml:space="preserve"> </w:t>
      </w:r>
      <w:moveToRangeStart w:id="335" w:author="Ezzati, Majid" w:date="2018-07-09T06:18:00Z" w:name="move518880421"/>
      <w:moveTo w:id="336" w:author="Ezzati, Majid" w:date="2018-07-09T06:18:00Z">
        <w:r w:rsidR="00CC3184">
          <w:rPr>
            <w:color w:val="000000" w:themeColor="text1"/>
          </w:rPr>
          <w:t>Our method of</w:t>
        </w:r>
      </w:moveTo>
      <w:ins w:id="337" w:author="Ezzati, Majid" w:date="2018-07-09T06:18:00Z">
        <w:r w:rsidR="00CC3184">
          <w:rPr>
            <w:color w:val="000000" w:themeColor="text1"/>
          </w:rPr>
          <w:t xml:space="preserve"> analysing</w:t>
        </w:r>
      </w:ins>
      <w:moveTo w:id="338" w:author="Ezzati, Majid" w:date="2018-07-09T06:18:00Z">
        <w:r w:rsidR="00CC3184">
          <w:rPr>
            <w:color w:val="000000" w:themeColor="text1"/>
          </w:rPr>
          <w:t xml:space="preserve"> seasonal differences avoids </w:t>
        </w:r>
        <w:r w:rsidR="00CC3184" w:rsidRPr="004F361B">
          <w:rPr>
            <w:color w:val="000000" w:themeColor="text1"/>
          </w:rPr>
          <w:t xml:space="preserve">assuming that any </w:t>
        </w:r>
        <w:del w:id="339" w:author="Ezzati, Majid" w:date="2018-07-09T06:18:00Z">
          <w:r w:rsidR="00CC3184" w:rsidRPr="004F361B" w:rsidDel="00CC3184">
            <w:rPr>
              <w:color w:val="000000" w:themeColor="text1"/>
            </w:rPr>
            <w:delText>part of the year</w:delText>
          </w:r>
        </w:del>
      </w:moveTo>
      <w:ins w:id="340" w:author="Ezzati, Majid" w:date="2018-07-09T06:18:00Z">
        <w:r w:rsidR="00CC3184">
          <w:rPr>
            <w:color w:val="000000" w:themeColor="text1"/>
          </w:rPr>
          <w:t>specific month or group of months represent</w:t>
        </w:r>
      </w:ins>
      <w:moveTo w:id="341" w:author="Ezzati, Majid" w:date="2018-07-09T06:18:00Z">
        <w:r w:rsidR="00CC3184" w:rsidRPr="004F361B">
          <w:rPr>
            <w:color w:val="000000" w:themeColor="text1"/>
          </w:rPr>
          <w:t xml:space="preserve"> </w:t>
        </w:r>
        <w:del w:id="342" w:author="Ezzati, Majid" w:date="2018-07-09T06:19:00Z">
          <w:r w:rsidR="00CC3184" w:rsidRPr="004F361B" w:rsidDel="00CC3184">
            <w:rPr>
              <w:color w:val="000000" w:themeColor="text1"/>
            </w:rPr>
            <w:delText>has a higher</w:delText>
          </w:r>
        </w:del>
      </w:moveTo>
      <w:ins w:id="343" w:author="Ezzati, Majid" w:date="2018-07-09T06:19:00Z">
        <w:r w:rsidR="00CC3184">
          <w:rPr>
            <w:color w:val="000000" w:themeColor="text1"/>
          </w:rPr>
          <w:t>highest and lowest</w:t>
        </w:r>
      </w:ins>
      <w:moveTo w:id="344" w:author="Ezzati, Majid" w:date="2018-07-09T06:18:00Z">
        <w:r w:rsidR="00CC3184" w:rsidRPr="004F361B">
          <w:rPr>
            <w:color w:val="000000" w:themeColor="text1"/>
          </w:rPr>
          <w:t xml:space="preserve"> number of deaths for a particular cause of death</w:t>
        </w:r>
        <w:r w:rsidR="00CC3184">
          <w:rPr>
            <w:color w:val="000000" w:themeColor="text1"/>
          </w:rPr>
          <w:t xml:space="preserve">, </w:t>
        </w:r>
        <w:del w:id="345" w:author="Ezzati, Majid" w:date="2018-07-09T06:19:00Z">
          <w:r w:rsidR="00CC3184" w:rsidDel="00CC3184">
            <w:rPr>
              <w:color w:val="000000" w:themeColor="text1"/>
            </w:rPr>
            <w:delText>as with</w:delText>
          </w:r>
        </w:del>
      </w:moveTo>
      <w:ins w:id="346" w:author="Ezzati, Majid" w:date="2018-07-09T06:19:00Z">
        <w:r w:rsidR="00CC3184">
          <w:rPr>
            <w:color w:val="000000" w:themeColor="text1"/>
          </w:rPr>
          <w:t xml:space="preserve">which </w:t>
        </w:r>
        <w:proofErr w:type="gramStart"/>
        <w:r w:rsidR="00CC3184">
          <w:rPr>
            <w:color w:val="000000" w:themeColor="text1"/>
          </w:rPr>
          <w:t>is the approach</w:t>
        </w:r>
        <w:proofErr w:type="gramEnd"/>
        <w:r w:rsidR="00CC3184">
          <w:rPr>
            <w:color w:val="000000" w:themeColor="text1"/>
          </w:rPr>
          <w:t xml:space="preserve"> taken by the traditional measure of</w:t>
        </w:r>
      </w:ins>
      <w:moveTo w:id="347" w:author="Ezzati, Majid" w:date="2018-07-09T06:18:00Z">
        <w:r w:rsidR="00CC3184">
          <w:rPr>
            <w:color w:val="000000" w:themeColor="text1"/>
          </w:rPr>
          <w:t xml:space="preserve"> Excess Winter Deaths</w:t>
        </w:r>
        <w:r w:rsidR="00CC3184" w:rsidRPr="004F361B">
          <w:rPr>
            <w:color w:val="000000" w:themeColor="text1"/>
          </w:rPr>
          <w:t xml:space="preserve">. </w:t>
        </w:r>
      </w:moveTo>
      <w:ins w:id="348" w:author="Ezzati, Majid" w:date="2018-07-09T06:19:00Z">
        <w:r w:rsidR="00D67971">
          <w:rPr>
            <w:color w:val="000000" w:themeColor="text1"/>
          </w:rPr>
          <w:t>It also allows the maximum and minimum mortality months to vary by age group, sex and cause of death.</w:t>
        </w:r>
      </w:ins>
      <w:moveTo w:id="349" w:author="Ezzati, Majid" w:date="2018-07-09T06:18:00Z">
        <w:del w:id="350" w:author="Ezzati, Majid" w:date="2018-07-09T06:19:00Z">
          <w:r w:rsidR="00CC3184" w:rsidRPr="004F361B" w:rsidDel="00D67971">
            <w:rPr>
              <w:color w:val="000000" w:themeColor="text1"/>
            </w:rPr>
            <w:delText>Rather, we have developed a method of techniques which identify peak mortality within the year</w:delText>
          </w:r>
          <w:r w:rsidR="00CC3184" w:rsidDel="00D67971">
            <w:rPr>
              <w:color w:val="000000" w:themeColor="text1"/>
            </w:rPr>
            <w:delText xml:space="preserve"> from the centre of gravity analysis</w:delText>
          </w:r>
          <w:r w:rsidR="00CC3184" w:rsidRPr="004F361B" w:rsidDel="00D67971">
            <w:rPr>
              <w:color w:val="000000" w:themeColor="text1"/>
            </w:rPr>
            <w:delText>.</w:delText>
          </w:r>
        </w:del>
      </w:moveTo>
    </w:p>
    <w:moveToRangeEnd w:id="335"/>
    <w:p w14:paraId="6A901C47" w14:textId="029A4CD3" w:rsidR="004F361B" w:rsidRDefault="004F361B" w:rsidP="004055C0">
      <w:pPr>
        <w:spacing w:line="480" w:lineRule="auto"/>
        <w:jc w:val="both"/>
        <w:rPr>
          <w:color w:val="000000" w:themeColor="text1"/>
        </w:rPr>
      </w:pPr>
    </w:p>
    <w:p w14:paraId="5596AD47" w14:textId="77777777" w:rsidR="004F361B" w:rsidRDefault="004F361B" w:rsidP="004055C0">
      <w:pPr>
        <w:spacing w:line="480" w:lineRule="auto"/>
        <w:jc w:val="both"/>
        <w:rPr>
          <w:color w:val="000000" w:themeColor="text1"/>
        </w:rPr>
      </w:pPr>
    </w:p>
    <w:p w14:paraId="795E7515" w14:textId="0A7F2ABA" w:rsidR="004055C0" w:rsidRPr="004B02D5" w:rsidDel="00CC3184" w:rsidRDefault="00F33B5C" w:rsidP="004055C0">
      <w:pPr>
        <w:spacing w:line="480" w:lineRule="auto"/>
        <w:jc w:val="both"/>
        <w:rPr>
          <w:moveFrom w:id="351" w:author="Ezzati, Majid" w:date="2018-07-09T06:18:00Z"/>
          <w:color w:val="000000" w:themeColor="text1"/>
        </w:rPr>
      </w:pPr>
      <w:moveFromRangeStart w:id="352" w:author="Ezzati, Majid" w:date="2018-07-09T06:18:00Z" w:name="move518880421"/>
      <w:moveFrom w:id="353" w:author="Ezzati, Majid" w:date="2018-07-09T06:18:00Z">
        <w:r w:rsidDel="00CC3184">
          <w:rPr>
            <w:color w:val="000000" w:themeColor="text1"/>
          </w:rPr>
          <w:t>O</w:t>
        </w:r>
        <w:r w:rsidR="004F361B" w:rsidDel="00CC3184">
          <w:rPr>
            <w:color w:val="000000" w:themeColor="text1"/>
          </w:rPr>
          <w:t>ur method of seasonal differences avoids</w:t>
        </w:r>
        <w:r w:rsidR="00835BC8" w:rsidDel="00CC3184">
          <w:rPr>
            <w:color w:val="000000" w:themeColor="text1"/>
          </w:rPr>
          <w:t xml:space="preserve"> </w:t>
        </w:r>
        <w:r w:rsidR="004F361B" w:rsidRPr="004F361B" w:rsidDel="00CC3184">
          <w:rPr>
            <w:color w:val="000000" w:themeColor="text1"/>
          </w:rPr>
          <w:t>assuming that any part of the year has a higher number of deaths for a particular cause of death</w:t>
        </w:r>
        <w:r w:rsidDel="00CC3184">
          <w:rPr>
            <w:color w:val="000000" w:themeColor="text1"/>
          </w:rPr>
          <w:t>, as with Excess Winter Deaths</w:t>
        </w:r>
        <w:r w:rsidR="004F361B" w:rsidRPr="004F361B" w:rsidDel="00CC3184">
          <w:rPr>
            <w:color w:val="000000" w:themeColor="text1"/>
          </w:rPr>
          <w:t>. Rather, we have developed a method of techniques which identify peak mortality within the year</w:t>
        </w:r>
        <w:r w:rsidR="004F361B" w:rsidDel="00CC3184">
          <w:rPr>
            <w:color w:val="000000" w:themeColor="text1"/>
          </w:rPr>
          <w:t xml:space="preserve"> from the centre of gravity analysis</w:t>
        </w:r>
        <w:r w:rsidR="004F361B" w:rsidRPr="004F361B" w:rsidDel="00CC3184">
          <w:rPr>
            <w:color w:val="000000" w:themeColor="text1"/>
          </w:rPr>
          <w:t>.</w:t>
        </w:r>
      </w:moveFrom>
    </w:p>
    <w:moveFromRangeEnd w:id="352"/>
    <w:p w14:paraId="1364B50E" w14:textId="77777777" w:rsidR="00315BE6" w:rsidRDefault="00315BE6" w:rsidP="00D74F62">
      <w:pPr>
        <w:spacing w:line="480" w:lineRule="auto"/>
        <w:jc w:val="both"/>
        <w:rPr>
          <w:color w:val="000000" w:themeColor="text1"/>
        </w:rPr>
      </w:pPr>
    </w:p>
    <w:p w14:paraId="15BCD4F3" w14:textId="77777777" w:rsidR="00D74F62" w:rsidRDefault="00D74F62" w:rsidP="00D74F62">
      <w:pPr>
        <w:spacing w:line="480" w:lineRule="auto"/>
        <w:jc w:val="both"/>
        <w:rPr>
          <w:ins w:id="354" w:author="Parks, Robbie M" w:date="2018-06-24T22:39:00Z"/>
          <w:i/>
          <w:color w:val="000000" w:themeColor="text1"/>
        </w:rPr>
      </w:pPr>
      <w:ins w:id="355" w:author="Parks, Robbie M" w:date="2018-06-24T22:39:00Z">
        <w:r>
          <w:rPr>
            <w:i/>
            <w:color w:val="000000" w:themeColor="text1"/>
          </w:rPr>
          <w:t>Alternative statistical method to estimate trend in seasonality</w:t>
        </w:r>
      </w:ins>
    </w:p>
    <w:p w14:paraId="6D51EC8F" w14:textId="773807C0" w:rsidR="00D74F62" w:rsidRDefault="00D74F62" w:rsidP="00D74F62">
      <w:pPr>
        <w:spacing w:line="480" w:lineRule="auto"/>
        <w:jc w:val="both"/>
        <w:rPr>
          <w:ins w:id="356" w:author="Parks, Robbie M" w:date="2018-06-24T22:39:00Z"/>
          <w:color w:val="000000" w:themeColor="text1"/>
        </w:rPr>
      </w:pPr>
      <w:ins w:id="357" w:author="Parks, Robbie M" w:date="2018-06-24T22:39:00Z">
        <w:r>
          <w:rPr>
            <w:color w:val="000000" w:themeColor="text1"/>
          </w:rPr>
          <w:t>For comparison, we used a Poisson model with log-link to directly est</w:t>
        </w:r>
        <w:r w:rsidR="00992A76">
          <w:rPr>
            <w:color w:val="000000" w:themeColor="text1"/>
          </w:rPr>
          <w:t>imate the death rates over time</w:t>
        </w:r>
        <w:r>
          <w:rPr>
            <w:color w:val="000000" w:themeColor="text1"/>
          </w:rPr>
          <w:t xml:space="preserve">. We allowed death rates to vary over time both yearly and seasonally. The seasonal variation was modelled with </w:t>
        </w:r>
        <w:proofErr w:type="spellStart"/>
        <w:r>
          <w:rPr>
            <w:color w:val="000000" w:themeColor="text1"/>
          </w:rPr>
          <w:t>cosinor</w:t>
        </w:r>
        <w:proofErr w:type="spellEnd"/>
        <w:r>
          <w:rPr>
            <w:color w:val="000000" w:themeColor="text1"/>
          </w:rPr>
          <w:t xml:space="preserve"> functions with periods fixed at 6- and 12-months. The amplitude of the seasonal component of the model was allowed to either remain the same or change over time, with the parameter </w:t>
        </w:r>
        <w:r w:rsidRPr="00E46483">
          <w:rPr>
            <w:color w:val="000000" w:themeColor="text1"/>
          </w:rPr>
          <w:t>γ</w:t>
        </w:r>
        <w:r>
          <w:rPr>
            <w:color w:val="000000" w:themeColor="text1"/>
          </w:rPr>
          <w:t xml:space="preserve"> the measure of the change in amplitude per year. Using a</w:t>
        </w:r>
        <w:r w:rsidRPr="00E46483">
          <w:rPr>
            <w:color w:val="000000" w:themeColor="text1"/>
          </w:rPr>
          <w:t xml:space="preserve"> </w:t>
        </w:r>
        <w:r>
          <w:rPr>
            <w:color w:val="000000" w:themeColor="text1"/>
          </w:rPr>
          <w:t xml:space="preserve">likelihood ratio ANOVA test between the two models, we established p-values for the inclusion of </w:t>
        </w:r>
        <w:r w:rsidRPr="00E46483">
          <w:rPr>
            <w:color w:val="000000" w:themeColor="text1"/>
          </w:rPr>
          <w:t>γ</w:t>
        </w:r>
        <w:r>
          <w:rPr>
            <w:color w:val="000000" w:themeColor="text1"/>
          </w:rPr>
          <w:t xml:space="preserve">. The main disadvantage of this method is that it requires the assumption of stationary of the time series, i.e. that its period </w:t>
        </w:r>
      </w:ins>
      <w:ins w:id="358" w:author="Parks, Robbie M" w:date="2018-07-03T11:46:00Z">
        <w:r w:rsidR="0032080A">
          <w:rPr>
            <w:color w:val="000000" w:themeColor="text1"/>
          </w:rPr>
          <w:t xml:space="preserve">exists and </w:t>
        </w:r>
      </w:ins>
      <w:ins w:id="359" w:author="Parks, Robbie M" w:date="2018-06-24T22:39:00Z">
        <w:r>
          <w:rPr>
            <w:color w:val="000000" w:themeColor="text1"/>
          </w:rPr>
          <w:t>is constant throughout, and so is included only for comparison.</w:t>
        </w:r>
      </w:ins>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 xml:space="preserve">Robbie Parks is supported by a </w:t>
      </w:r>
      <w:proofErr w:type="spellStart"/>
      <w:r w:rsidRPr="00AC73A1">
        <w:rPr>
          <w:color w:val="000000" w:themeColor="text1"/>
        </w:rPr>
        <w:t>Wellcome</w:t>
      </w:r>
      <w:proofErr w:type="spellEnd"/>
      <w:r w:rsidRPr="00AC73A1">
        <w:rPr>
          <w:color w:val="000000" w:themeColor="text1"/>
        </w:rPr>
        <w:t xml:space="preserv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w:t>
      </w:r>
      <w:proofErr w:type="gramStart"/>
      <w:r w:rsidRPr="00AC73A1">
        <w:rPr>
          <w:color w:val="000000" w:themeColor="text1"/>
        </w:rPr>
        <w:t>ME</w:t>
      </w:r>
      <w:proofErr w:type="gramEnd"/>
      <w:r w:rsidRPr="00AC73A1">
        <w:rPr>
          <w:color w:val="000000" w:themeColor="text1"/>
        </w:rPr>
        <w:t xml:space="preserv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6BDF69DD" w14:textId="35859D46" w:rsidR="00625BF6" w:rsidRPr="00625BF6" w:rsidRDefault="009D5B4B" w:rsidP="000D2AC2">
      <w:pPr>
        <w:widowControl w:val="0"/>
        <w:autoSpaceDE w:val="0"/>
        <w:autoSpaceDN w:val="0"/>
        <w:adjustRightInd w:val="0"/>
        <w:ind w:left="480" w:hanging="480"/>
        <w:jc w:val="both"/>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625BF6" w:rsidRPr="00625BF6">
        <w:rPr>
          <w:rFonts w:eastAsia="Times New Roman"/>
          <w:noProof/>
        </w:rPr>
        <w:t xml:space="preserve">Basu, R. (2009). High ambient temperature and mortality: A review of epidemiologic studies from 2001 to 2008. </w:t>
      </w:r>
      <w:r w:rsidR="00625BF6" w:rsidRPr="00625BF6">
        <w:rPr>
          <w:rFonts w:eastAsia="Times New Roman"/>
          <w:i/>
          <w:iCs/>
          <w:noProof/>
        </w:rPr>
        <w:t>Environmental Health: A Global Access Science Source</w:t>
      </w:r>
      <w:r w:rsidR="00625BF6" w:rsidRPr="00625BF6">
        <w:rPr>
          <w:rFonts w:eastAsia="Times New Roman"/>
          <w:noProof/>
        </w:rPr>
        <w:t>. https://doi.org/10.1186/1476-069X-8-40</w:t>
      </w:r>
    </w:p>
    <w:p w14:paraId="74ED41C3"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Basu, R., &amp; Samet, J. M. (2002). Relation between elevated ambient temperature and mortality: A review of the epidemiologic evidence. </w:t>
      </w:r>
      <w:r w:rsidRPr="00625BF6">
        <w:rPr>
          <w:rFonts w:eastAsia="Times New Roman"/>
          <w:i/>
          <w:iCs/>
          <w:noProof/>
        </w:rPr>
        <w:t>Epidemiologic Reviews</w:t>
      </w:r>
      <w:r w:rsidRPr="00625BF6">
        <w:rPr>
          <w:rFonts w:eastAsia="Times New Roman"/>
          <w:noProof/>
        </w:rPr>
        <w:t>. https://doi.org/10.1093/epirev/mxf007</w:t>
      </w:r>
    </w:p>
    <w:p w14:paraId="4D00C70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Bennett, J. E., Blangiardo, M., Fecht, D., Elliott, P., &amp; Ezzati, M. (2014). Vulnerability to the mortality effects of warm temperature in the districts of England and Wales. </w:t>
      </w:r>
      <w:r w:rsidRPr="00625BF6">
        <w:rPr>
          <w:rFonts w:eastAsia="Times New Roman"/>
          <w:i/>
          <w:iCs/>
          <w:noProof/>
        </w:rPr>
        <w:t>Nature Climate Change</w:t>
      </w:r>
      <w:r w:rsidRPr="00625BF6">
        <w:rPr>
          <w:rFonts w:eastAsia="Times New Roman"/>
          <w:noProof/>
        </w:rPr>
        <w:t xml:space="preserve">, </w:t>
      </w:r>
      <w:r w:rsidRPr="00625BF6">
        <w:rPr>
          <w:rFonts w:eastAsia="Times New Roman"/>
          <w:i/>
          <w:iCs/>
          <w:noProof/>
        </w:rPr>
        <w:t>4</w:t>
      </w:r>
      <w:r w:rsidRPr="00625BF6">
        <w:rPr>
          <w:rFonts w:eastAsia="Times New Roman"/>
          <w:noProof/>
        </w:rPr>
        <w:t>(4), 269–273. https://doi.org/10.1038/nclimate2123</w:t>
      </w:r>
    </w:p>
    <w:p w14:paraId="31E14F9C"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Bobb, J. F., Peng, R. D., Bell, M. L., &amp; Dominici, F. (2014). Heat-related mortality and adaptation to heat in the United States. </w:t>
      </w:r>
      <w:r w:rsidRPr="00625BF6">
        <w:rPr>
          <w:rFonts w:eastAsia="Times New Roman"/>
          <w:i/>
          <w:iCs/>
          <w:noProof/>
        </w:rPr>
        <w:t>Environmental Health Perspectives</w:t>
      </w:r>
      <w:r w:rsidRPr="00625BF6">
        <w:rPr>
          <w:rFonts w:eastAsia="Times New Roman"/>
          <w:noProof/>
        </w:rPr>
        <w:t xml:space="preserve">, </w:t>
      </w:r>
      <w:r w:rsidRPr="00625BF6">
        <w:rPr>
          <w:rFonts w:eastAsia="Times New Roman"/>
          <w:i/>
          <w:iCs/>
          <w:noProof/>
        </w:rPr>
        <w:t>122</w:t>
      </w:r>
      <w:r w:rsidRPr="00625BF6">
        <w:rPr>
          <w:rFonts w:eastAsia="Times New Roman"/>
          <w:noProof/>
        </w:rPr>
        <w:t>(8), 811–816. https://doi.org/10.1289/ehp.1307392</w:t>
      </w:r>
    </w:p>
    <w:p w14:paraId="2BB7E040"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Braga, A. L. F., Zanobetti, A., &amp; Schwartz, J. (2002). The effect of weather on respiratory and cardiovascular deaths in 12 U.S. cities. </w:t>
      </w:r>
      <w:r w:rsidRPr="00625BF6">
        <w:rPr>
          <w:rFonts w:eastAsia="Times New Roman"/>
          <w:i/>
          <w:iCs/>
          <w:noProof/>
        </w:rPr>
        <w:t>Environmental Health Perspectives</w:t>
      </w:r>
      <w:r w:rsidRPr="00625BF6">
        <w:rPr>
          <w:rFonts w:eastAsia="Times New Roman"/>
          <w:noProof/>
        </w:rPr>
        <w:t xml:space="preserve">, </w:t>
      </w:r>
      <w:r w:rsidRPr="00625BF6">
        <w:rPr>
          <w:rFonts w:eastAsia="Times New Roman"/>
          <w:i/>
          <w:iCs/>
          <w:noProof/>
        </w:rPr>
        <w:t>110</w:t>
      </w:r>
      <w:r w:rsidRPr="00625BF6">
        <w:rPr>
          <w:rFonts w:eastAsia="Times New Roman"/>
          <w:noProof/>
        </w:rPr>
        <w:t>(9), 859–863. https://doi.org/10.1289/ehp.02110859</w:t>
      </w:r>
    </w:p>
    <w:p w14:paraId="4822C327"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Campbell, A. (2017). Excess winter mortality in England and Wales: 2016 to 2017 (provisional) and 2015 to 2016 (final). </w:t>
      </w:r>
      <w:r w:rsidRPr="00625BF6">
        <w:rPr>
          <w:rFonts w:eastAsia="Times New Roman"/>
          <w:i/>
          <w:iCs/>
          <w:noProof/>
        </w:rPr>
        <w:t>Statistical Bulletin, Office for National Statistics</w:t>
      </w:r>
      <w:r w:rsidRPr="00625BF6">
        <w:rPr>
          <w:rFonts w:eastAsia="Times New Roman"/>
          <w:noProof/>
        </w:rPr>
        <w:t>.</w:t>
      </w:r>
    </w:p>
    <w:p w14:paraId="78A58914"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Carson, C., Hajat, S., Armstrong, B., &amp; Wilkinson, P. (2006). Declining vulnerability to temperature-related mortality in London over the 20th century. </w:t>
      </w:r>
      <w:r w:rsidRPr="00625BF6">
        <w:rPr>
          <w:rFonts w:eastAsia="Times New Roman"/>
          <w:i/>
          <w:iCs/>
          <w:noProof/>
        </w:rPr>
        <w:t>American Journal of Epidemiology</w:t>
      </w:r>
      <w:r w:rsidRPr="00625BF6">
        <w:rPr>
          <w:rFonts w:eastAsia="Times New Roman"/>
          <w:noProof/>
        </w:rPr>
        <w:t xml:space="preserve">, </w:t>
      </w:r>
      <w:r w:rsidRPr="00625BF6">
        <w:rPr>
          <w:rFonts w:eastAsia="Times New Roman"/>
          <w:i/>
          <w:iCs/>
          <w:noProof/>
        </w:rPr>
        <w:t>164</w:t>
      </w:r>
      <w:r w:rsidRPr="00625BF6">
        <w:rPr>
          <w:rFonts w:eastAsia="Times New Roman"/>
          <w:noProof/>
        </w:rPr>
        <w:t>(1), 77–84. https://doi.org/10.1093/aje/kwj147</w:t>
      </w:r>
    </w:p>
    <w:p w14:paraId="0188C346"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Cazelles, B., Chavez, M., Berteaux, D., Ménard, F., Vik, J. O., Jenouvrier, S., &amp; Stenseth, N. C. (2008). Wavelet analysis of ecological time series. </w:t>
      </w:r>
      <w:r w:rsidRPr="00625BF6">
        <w:rPr>
          <w:rFonts w:eastAsia="Times New Roman"/>
          <w:i/>
          <w:iCs/>
          <w:noProof/>
        </w:rPr>
        <w:t>Oecologia</w:t>
      </w:r>
      <w:r w:rsidRPr="00625BF6">
        <w:rPr>
          <w:rFonts w:eastAsia="Times New Roman"/>
          <w:noProof/>
        </w:rPr>
        <w:t>. https://doi.org/10.1007/s00442-008-0993-2</w:t>
      </w:r>
    </w:p>
    <w:p w14:paraId="76B80368"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Davis, R. E., Knappenberger, P. C., Michaels, P. J., &amp; Novicoff, W. M. (2004). Seasonality of climate-human mortality relationships in US cities and impacts of climate change. </w:t>
      </w:r>
      <w:r w:rsidRPr="00625BF6">
        <w:rPr>
          <w:rFonts w:eastAsia="Times New Roman"/>
          <w:i/>
          <w:iCs/>
          <w:noProof/>
        </w:rPr>
        <w:t>Climate Research</w:t>
      </w:r>
      <w:r w:rsidRPr="00625BF6">
        <w:rPr>
          <w:rFonts w:eastAsia="Times New Roman"/>
          <w:noProof/>
        </w:rPr>
        <w:t xml:space="preserve">, </w:t>
      </w:r>
      <w:r w:rsidRPr="00625BF6">
        <w:rPr>
          <w:rFonts w:eastAsia="Times New Roman"/>
          <w:i/>
          <w:iCs/>
          <w:noProof/>
        </w:rPr>
        <w:t>26</w:t>
      </w:r>
      <w:r w:rsidRPr="00625BF6">
        <w:rPr>
          <w:rFonts w:eastAsia="Times New Roman"/>
          <w:noProof/>
        </w:rPr>
        <w:t>(1), 61–76. Retrieved from internal-pdf://32.0.35.211/paper.pdf</w:t>
      </w:r>
    </w:p>
    <w:p w14:paraId="0C67A8B8"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Dee, D. P., Uppala, S. M., Simmons, A. J., Berrisford, P., Poli, P., Kobayashi, S., … Vitart, F. (2011). The ERA-Interim reanalysis: configuration and performance of the data assimilation system. </w:t>
      </w:r>
      <w:r w:rsidRPr="00625BF6">
        <w:rPr>
          <w:rFonts w:eastAsia="Times New Roman"/>
          <w:i/>
          <w:iCs/>
          <w:noProof/>
        </w:rPr>
        <w:t>Quarterly Journal of the Royal Meteorological Society</w:t>
      </w:r>
      <w:r w:rsidRPr="00625BF6">
        <w:rPr>
          <w:rFonts w:eastAsia="Times New Roman"/>
          <w:noProof/>
        </w:rPr>
        <w:t xml:space="preserve">, </w:t>
      </w:r>
      <w:r w:rsidRPr="00625BF6">
        <w:rPr>
          <w:rFonts w:eastAsia="Times New Roman"/>
          <w:i/>
          <w:iCs/>
          <w:noProof/>
        </w:rPr>
        <w:t>137</w:t>
      </w:r>
      <w:r w:rsidRPr="00625BF6">
        <w:rPr>
          <w:rFonts w:eastAsia="Times New Roman"/>
          <w:noProof/>
        </w:rPr>
        <w:t>(656), 553–597. https://doi.org/10.1002/qj.828</w:t>
      </w:r>
    </w:p>
    <w:p w14:paraId="7FC04420"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Feinstein, C. A. (2002). Seasonality of deaths in the U.S. by age and cause. </w:t>
      </w:r>
      <w:r w:rsidRPr="00625BF6">
        <w:rPr>
          <w:rFonts w:eastAsia="Times New Roman"/>
          <w:i/>
          <w:iCs/>
          <w:noProof/>
        </w:rPr>
        <w:t>Demographic Research</w:t>
      </w:r>
      <w:r w:rsidRPr="00625BF6">
        <w:rPr>
          <w:rFonts w:eastAsia="Times New Roman"/>
          <w:noProof/>
        </w:rPr>
        <w:t xml:space="preserve">, </w:t>
      </w:r>
      <w:r w:rsidRPr="00625BF6">
        <w:rPr>
          <w:rFonts w:eastAsia="Times New Roman"/>
          <w:i/>
          <w:iCs/>
          <w:noProof/>
        </w:rPr>
        <w:t>6</w:t>
      </w:r>
      <w:r w:rsidRPr="00625BF6">
        <w:rPr>
          <w:rFonts w:eastAsia="Times New Roman"/>
          <w:noProof/>
        </w:rPr>
        <w:t>, 469–486. https://doi.org/10.4054/DemRes.2002.6.17</w:t>
      </w:r>
    </w:p>
    <w:p w14:paraId="0E02830D"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Ferreira Braga, A. L., Zanobetti, A., &amp; Schwartz, J. (2001). The time course of weather-related deaths. </w:t>
      </w:r>
      <w:r w:rsidRPr="00625BF6">
        <w:rPr>
          <w:rFonts w:eastAsia="Times New Roman"/>
          <w:i/>
          <w:iCs/>
          <w:noProof/>
        </w:rPr>
        <w:t>Epidemiology</w:t>
      </w:r>
      <w:r w:rsidRPr="00625BF6">
        <w:rPr>
          <w:rFonts w:eastAsia="Times New Roman"/>
          <w:noProof/>
        </w:rPr>
        <w:t xml:space="preserve">, </w:t>
      </w:r>
      <w:r w:rsidRPr="00625BF6">
        <w:rPr>
          <w:rFonts w:eastAsia="Times New Roman"/>
          <w:i/>
          <w:iCs/>
          <w:noProof/>
        </w:rPr>
        <w:t>12</w:t>
      </w:r>
      <w:r w:rsidRPr="00625BF6">
        <w:rPr>
          <w:rFonts w:eastAsia="Times New Roman"/>
          <w:noProof/>
        </w:rPr>
        <w:t>(6), 662–667. https://doi.org/10.1097/00001648-200111000-00014</w:t>
      </w:r>
    </w:p>
    <w:p w14:paraId="116A5448"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Fowler, T., Southgate, R. J., Waite, T., Harrell, R., Kovats, S., Bone, A., … Murray, V. (2015). Excess winter deaths in Europe: A multi-country descriptive analysis. </w:t>
      </w:r>
      <w:r w:rsidRPr="00625BF6">
        <w:rPr>
          <w:rFonts w:eastAsia="Times New Roman"/>
          <w:i/>
          <w:iCs/>
          <w:noProof/>
        </w:rPr>
        <w:t>European Journal of Public Health</w:t>
      </w:r>
      <w:r w:rsidRPr="00625BF6">
        <w:rPr>
          <w:rFonts w:eastAsia="Times New Roman"/>
          <w:noProof/>
        </w:rPr>
        <w:t xml:space="preserve">, </w:t>
      </w:r>
      <w:r w:rsidRPr="00625BF6">
        <w:rPr>
          <w:rFonts w:eastAsia="Times New Roman"/>
          <w:i/>
          <w:iCs/>
          <w:noProof/>
        </w:rPr>
        <w:t>25</w:t>
      </w:r>
      <w:r w:rsidRPr="00625BF6">
        <w:rPr>
          <w:rFonts w:eastAsia="Times New Roman"/>
          <w:noProof/>
        </w:rPr>
        <w:t>(2), 339–345. https://doi.org/10.1093/eurpub/cku073</w:t>
      </w:r>
    </w:p>
    <w:p w14:paraId="372FF75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Gasparrini, A., Guo, Y., Hashizume, M., Lavigne, E., Zanobetti, A., Schwartz, J., … Armstrong, B. (2015). Mortality risk attributable to high and low ambient temperature: A multicountry observational study. </w:t>
      </w:r>
      <w:r w:rsidRPr="00625BF6">
        <w:rPr>
          <w:rFonts w:eastAsia="Times New Roman"/>
          <w:i/>
          <w:iCs/>
          <w:noProof/>
        </w:rPr>
        <w:t>The Lancet</w:t>
      </w:r>
      <w:r w:rsidRPr="00625BF6">
        <w:rPr>
          <w:rFonts w:eastAsia="Times New Roman"/>
          <w:noProof/>
        </w:rPr>
        <w:t xml:space="preserve">, </w:t>
      </w:r>
      <w:r w:rsidRPr="00625BF6">
        <w:rPr>
          <w:rFonts w:eastAsia="Times New Roman"/>
          <w:i/>
          <w:iCs/>
          <w:noProof/>
        </w:rPr>
        <w:t>386</w:t>
      </w:r>
      <w:r w:rsidRPr="00625BF6">
        <w:rPr>
          <w:rFonts w:eastAsia="Times New Roman"/>
          <w:noProof/>
        </w:rPr>
        <w:t>(9991), 369–375. https://doi.org/10.1016/S0140-6736(14)62114-0</w:t>
      </w:r>
    </w:p>
    <w:p w14:paraId="4631A73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Grenfell, B. T., Bjørnstad, O. N., &amp; Kappey, J. (2001). Travelling waves and spatial hierarchies in measles epidemics. </w:t>
      </w:r>
      <w:r w:rsidRPr="00625BF6">
        <w:rPr>
          <w:rFonts w:eastAsia="Times New Roman"/>
          <w:i/>
          <w:iCs/>
          <w:noProof/>
        </w:rPr>
        <w:t>Nature</w:t>
      </w:r>
      <w:r w:rsidRPr="00625BF6">
        <w:rPr>
          <w:rFonts w:eastAsia="Times New Roman"/>
          <w:noProof/>
        </w:rPr>
        <w:t xml:space="preserve">, </w:t>
      </w:r>
      <w:r w:rsidRPr="00625BF6">
        <w:rPr>
          <w:rFonts w:eastAsia="Times New Roman"/>
          <w:i/>
          <w:iCs/>
          <w:noProof/>
        </w:rPr>
        <w:t>414</w:t>
      </w:r>
      <w:r w:rsidRPr="00625BF6">
        <w:rPr>
          <w:rFonts w:eastAsia="Times New Roman"/>
          <w:noProof/>
        </w:rPr>
        <w:t>(6865), 716–723. https://doi.org/10.1038/414716a</w:t>
      </w:r>
    </w:p>
    <w:p w14:paraId="79E9C40C"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Healy, J. D. (2003). Excess winter mortality in Europe: A cross country analysis identifying key risk factors. </w:t>
      </w:r>
      <w:r w:rsidRPr="00625BF6">
        <w:rPr>
          <w:rFonts w:eastAsia="Times New Roman"/>
          <w:i/>
          <w:iCs/>
          <w:noProof/>
        </w:rPr>
        <w:t>Journal of Epidemiology and Community Health</w:t>
      </w:r>
      <w:r w:rsidRPr="00625BF6">
        <w:rPr>
          <w:rFonts w:eastAsia="Times New Roman"/>
          <w:noProof/>
        </w:rPr>
        <w:t xml:space="preserve">, </w:t>
      </w:r>
      <w:r w:rsidRPr="00625BF6">
        <w:rPr>
          <w:rFonts w:eastAsia="Times New Roman"/>
          <w:i/>
          <w:iCs/>
          <w:noProof/>
        </w:rPr>
        <w:t>57</w:t>
      </w:r>
      <w:r w:rsidRPr="00625BF6">
        <w:rPr>
          <w:rFonts w:eastAsia="Times New Roman"/>
          <w:noProof/>
        </w:rPr>
        <w:t>(10), 784–789. https://doi.org/10.1136/jech.57.10.784</w:t>
      </w:r>
    </w:p>
    <w:p w14:paraId="1812E7FD"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lastRenderedPageBreak/>
        <w:t xml:space="preserve">Ingram, D. D., Parker, J. D., Schenker, N., Weed, J. A., Hamilton, B., Arias, E., &amp; Madans, J. H. (2003). United States Census 2000 population with bridged race categories. </w:t>
      </w:r>
      <w:r w:rsidRPr="00625BF6">
        <w:rPr>
          <w:rFonts w:eastAsia="Times New Roman"/>
          <w:i/>
          <w:iCs/>
          <w:noProof/>
        </w:rPr>
        <w:t>Vital and Health Statistics. Series 2, Data Evaluation and Methods Research</w:t>
      </w:r>
      <w:r w:rsidRPr="00625BF6">
        <w:rPr>
          <w:rFonts w:eastAsia="Times New Roman"/>
          <w:noProof/>
        </w:rPr>
        <w:t>, (135), 1–55. Retrieved from internal-pdf://103.99.132.94/paper.pdf</w:t>
      </w:r>
    </w:p>
    <w:p w14:paraId="285A907B"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Kalkstein, A. J. (2013). Regional Similarities in Seasonal Mortality across the United States: An Examination of 28 Metropolitan Statistical Areas. </w:t>
      </w:r>
      <w:r w:rsidRPr="00625BF6">
        <w:rPr>
          <w:rFonts w:eastAsia="Times New Roman"/>
          <w:i/>
          <w:iCs/>
          <w:noProof/>
        </w:rPr>
        <w:t>PLoS ONE</w:t>
      </w:r>
      <w:r w:rsidRPr="00625BF6">
        <w:rPr>
          <w:rFonts w:eastAsia="Times New Roman"/>
          <w:noProof/>
        </w:rPr>
        <w:t xml:space="preserve">, </w:t>
      </w:r>
      <w:r w:rsidRPr="00625BF6">
        <w:rPr>
          <w:rFonts w:eastAsia="Times New Roman"/>
          <w:i/>
          <w:iCs/>
          <w:noProof/>
        </w:rPr>
        <w:t>8</w:t>
      </w:r>
      <w:r w:rsidRPr="00625BF6">
        <w:rPr>
          <w:rFonts w:eastAsia="Times New Roman"/>
          <w:noProof/>
        </w:rPr>
        <w:t>(5). https://doi.org/10.1371/journal.pone.0063971</w:t>
      </w:r>
    </w:p>
    <w:p w14:paraId="356581AC"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Karl, T. R., &amp; Koss, W. J. (1984). Regional and national monthly, seasonal, and annual temperature weighted by area, 1895-1983.</w:t>
      </w:r>
    </w:p>
    <w:p w14:paraId="122C65CD"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Kimberly Miller, A. A. (2013). Smart-Home Technologies to Assist Older People to Live Well at Home. </w:t>
      </w:r>
      <w:r w:rsidRPr="00625BF6">
        <w:rPr>
          <w:rFonts w:eastAsia="Times New Roman"/>
          <w:i/>
          <w:iCs/>
          <w:noProof/>
        </w:rPr>
        <w:t>Journal of Aging Science</w:t>
      </w:r>
      <w:r w:rsidRPr="00625BF6">
        <w:rPr>
          <w:rFonts w:eastAsia="Times New Roman"/>
          <w:noProof/>
        </w:rPr>
        <w:t xml:space="preserve">, </w:t>
      </w:r>
      <w:r w:rsidRPr="00625BF6">
        <w:rPr>
          <w:rFonts w:eastAsia="Times New Roman"/>
          <w:i/>
          <w:iCs/>
          <w:noProof/>
        </w:rPr>
        <w:t>1</w:t>
      </w:r>
      <w:r w:rsidRPr="00625BF6">
        <w:rPr>
          <w:rFonts w:eastAsia="Times New Roman"/>
          <w:noProof/>
        </w:rPr>
        <w:t>(1). https://doi.org/10.4172/2329-8847.1000101</w:t>
      </w:r>
    </w:p>
    <w:p w14:paraId="4C4A136F"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Kinney, P. L., Schwartz, J., Pascal, M., Petkova, E., Tertre, A. Le, Medina, S., &amp; Vautard, R. (2015). Winter season mortality: Will climate warming bring benefits? </w:t>
      </w:r>
      <w:r w:rsidRPr="00625BF6">
        <w:rPr>
          <w:rFonts w:eastAsia="Times New Roman"/>
          <w:i/>
          <w:iCs/>
          <w:noProof/>
        </w:rPr>
        <w:t>Environmental Research Letters</w:t>
      </w:r>
      <w:r w:rsidRPr="00625BF6">
        <w:rPr>
          <w:rFonts w:eastAsia="Times New Roman"/>
          <w:noProof/>
        </w:rPr>
        <w:t xml:space="preserve">, </w:t>
      </w:r>
      <w:r w:rsidRPr="00625BF6">
        <w:rPr>
          <w:rFonts w:eastAsia="Times New Roman"/>
          <w:i/>
          <w:iCs/>
          <w:noProof/>
        </w:rPr>
        <w:t>10</w:t>
      </w:r>
      <w:r w:rsidRPr="00625BF6">
        <w:rPr>
          <w:rFonts w:eastAsia="Times New Roman"/>
          <w:noProof/>
        </w:rPr>
        <w:t>(6). https://doi.org/10.1088/1748-9326/10/6/064016</w:t>
      </w:r>
    </w:p>
    <w:p w14:paraId="50D8585F"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Langford, I. H., &amp; Bentham, G. (1995). The potential effects of climate change on winter mortality in England and Wales. </w:t>
      </w:r>
      <w:r w:rsidRPr="00625BF6">
        <w:rPr>
          <w:rFonts w:eastAsia="Times New Roman"/>
          <w:i/>
          <w:iCs/>
          <w:noProof/>
        </w:rPr>
        <w:t>Int J Biometeorol</w:t>
      </w:r>
      <w:r w:rsidRPr="00625BF6">
        <w:rPr>
          <w:rFonts w:eastAsia="Times New Roman"/>
          <w:noProof/>
        </w:rPr>
        <w:t xml:space="preserve">, </w:t>
      </w:r>
      <w:r w:rsidRPr="00625BF6">
        <w:rPr>
          <w:rFonts w:eastAsia="Times New Roman"/>
          <w:i/>
          <w:iCs/>
          <w:noProof/>
        </w:rPr>
        <w:t>38</w:t>
      </w:r>
      <w:r w:rsidRPr="00625BF6">
        <w:rPr>
          <w:rFonts w:eastAsia="Times New Roman"/>
          <w:noProof/>
        </w:rPr>
        <w:t>(3), 141–147. Retrieved from internal-pdf://189.27.88.183/art%253A10.1007%252FBF01208491.pdf</w:t>
      </w:r>
    </w:p>
    <w:p w14:paraId="16C3268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Lerchl, A. (1998). Changes in the seasonality of mortality in Germany from 1946 to 1995: the role of temperature. </w:t>
      </w:r>
      <w:r w:rsidRPr="00625BF6">
        <w:rPr>
          <w:rFonts w:eastAsia="Times New Roman"/>
          <w:i/>
          <w:iCs/>
          <w:noProof/>
        </w:rPr>
        <w:t>International Journal of Biometeorology</w:t>
      </w:r>
      <w:r w:rsidRPr="00625BF6">
        <w:rPr>
          <w:rFonts w:eastAsia="Times New Roman"/>
          <w:noProof/>
        </w:rPr>
        <w:t xml:space="preserve">, </w:t>
      </w:r>
      <w:r w:rsidRPr="00625BF6">
        <w:rPr>
          <w:rFonts w:eastAsia="Times New Roman"/>
          <w:i/>
          <w:iCs/>
          <w:noProof/>
        </w:rPr>
        <w:t>42</w:t>
      </w:r>
      <w:r w:rsidRPr="00625BF6">
        <w:rPr>
          <w:rFonts w:eastAsia="Times New Roman"/>
          <w:noProof/>
        </w:rPr>
        <w:t>(2), 84–88. https://doi.org/10.1007/s004840050089</w:t>
      </w:r>
    </w:p>
    <w:p w14:paraId="57AADA98"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MacDorman, M. F., &amp; Gregory, E. (2015). Fetal and Perinatal Mortality: United States, 2013. </w:t>
      </w:r>
      <w:r w:rsidRPr="00625BF6">
        <w:rPr>
          <w:rFonts w:eastAsia="Times New Roman"/>
          <w:i/>
          <w:iCs/>
          <w:noProof/>
        </w:rPr>
        <w:t>National Vital Statistics Reports</w:t>
      </w:r>
      <w:r w:rsidRPr="00625BF6">
        <w:rPr>
          <w:rFonts w:eastAsia="Times New Roman"/>
          <w:noProof/>
        </w:rPr>
        <w:t xml:space="preserve">, </w:t>
      </w:r>
      <w:r w:rsidRPr="00625BF6">
        <w:rPr>
          <w:rFonts w:eastAsia="Times New Roman"/>
          <w:i/>
          <w:iCs/>
          <w:noProof/>
        </w:rPr>
        <w:t>64</w:t>
      </w:r>
      <w:r w:rsidRPr="00625BF6">
        <w:rPr>
          <w:rFonts w:eastAsia="Times New Roman"/>
          <w:noProof/>
        </w:rPr>
        <w:t>(8), 1–24.</w:t>
      </w:r>
    </w:p>
    <w:p w14:paraId="5090DE39"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Mackenbach, J. P., Kunst, A. E., &amp; Looman, C. W. N. (1992). Seasonal variation in mortality in The Netherlands. </w:t>
      </w:r>
      <w:r w:rsidRPr="00625BF6">
        <w:rPr>
          <w:rFonts w:eastAsia="Times New Roman"/>
          <w:i/>
          <w:iCs/>
          <w:noProof/>
        </w:rPr>
        <w:t>Journal of Epidemiology and Community Health</w:t>
      </w:r>
      <w:r w:rsidRPr="00625BF6">
        <w:rPr>
          <w:rFonts w:eastAsia="Times New Roman"/>
          <w:noProof/>
        </w:rPr>
        <w:t xml:space="preserve">, </w:t>
      </w:r>
      <w:r w:rsidRPr="00625BF6">
        <w:rPr>
          <w:rFonts w:eastAsia="Times New Roman"/>
          <w:i/>
          <w:iCs/>
          <w:noProof/>
        </w:rPr>
        <w:t>46</w:t>
      </w:r>
      <w:r w:rsidRPr="00625BF6">
        <w:rPr>
          <w:rFonts w:eastAsia="Times New Roman"/>
          <w:noProof/>
        </w:rPr>
        <w:t>(3), 261–265. https://doi.org/10.1136/jech.46.3.261</w:t>
      </w:r>
    </w:p>
    <w:p w14:paraId="60AA04DA"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Martens, W. J. (1998). Climate change, thermal stress and mortality changes. </w:t>
      </w:r>
      <w:r w:rsidRPr="00625BF6">
        <w:rPr>
          <w:rFonts w:eastAsia="Times New Roman"/>
          <w:i/>
          <w:iCs/>
          <w:noProof/>
        </w:rPr>
        <w:t>Soc Sci Med</w:t>
      </w:r>
      <w:r w:rsidRPr="00625BF6">
        <w:rPr>
          <w:rFonts w:eastAsia="Times New Roman"/>
          <w:noProof/>
        </w:rPr>
        <w:t xml:space="preserve">, </w:t>
      </w:r>
      <w:r w:rsidRPr="00625BF6">
        <w:rPr>
          <w:rFonts w:eastAsia="Times New Roman"/>
          <w:i/>
          <w:iCs/>
          <w:noProof/>
        </w:rPr>
        <w:t>46</w:t>
      </w:r>
      <w:r w:rsidRPr="00625BF6">
        <w:rPr>
          <w:rFonts w:eastAsia="Times New Roman"/>
          <w:noProof/>
        </w:rPr>
        <w:t>(3), 331–344. Retrieved from internal-pdf://57.13.130.132/1-s2.0-S0277953697001627-main.pdf</w:t>
      </w:r>
    </w:p>
    <w:p w14:paraId="7588F85B"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McKee, C. M. (1989). Deaths in winter: Can Britain learn from Europe? </w:t>
      </w:r>
      <w:r w:rsidRPr="00625BF6">
        <w:rPr>
          <w:rFonts w:eastAsia="Times New Roman"/>
          <w:i/>
          <w:iCs/>
          <w:noProof/>
        </w:rPr>
        <w:t>European Journal of Epidemiology</w:t>
      </w:r>
      <w:r w:rsidRPr="00625BF6">
        <w:rPr>
          <w:rFonts w:eastAsia="Times New Roman"/>
          <w:noProof/>
        </w:rPr>
        <w:t xml:space="preserve">, </w:t>
      </w:r>
      <w:r w:rsidRPr="00625BF6">
        <w:rPr>
          <w:rFonts w:eastAsia="Times New Roman"/>
          <w:i/>
          <w:iCs/>
          <w:noProof/>
        </w:rPr>
        <w:t>5</w:t>
      </w:r>
      <w:r w:rsidRPr="00625BF6">
        <w:rPr>
          <w:rFonts w:eastAsia="Times New Roman"/>
          <w:noProof/>
        </w:rPr>
        <w:t>(2), 178–182. https://doi.org/10.1007/BF00156826</w:t>
      </w:r>
    </w:p>
    <w:p w14:paraId="22ACC11C"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Medina-Ramón, M., &amp; Schwartz, J. (2007). Temperature, temperature extremes, and mortality: A study of acclimatisation and effect modification in 50 US cities. </w:t>
      </w:r>
      <w:r w:rsidRPr="00625BF6">
        <w:rPr>
          <w:rFonts w:eastAsia="Times New Roman"/>
          <w:i/>
          <w:iCs/>
          <w:noProof/>
        </w:rPr>
        <w:t>Occupational and Environmental Medicine</w:t>
      </w:r>
      <w:r w:rsidRPr="00625BF6">
        <w:rPr>
          <w:rFonts w:eastAsia="Times New Roman"/>
          <w:noProof/>
        </w:rPr>
        <w:t xml:space="preserve">, </w:t>
      </w:r>
      <w:r w:rsidRPr="00625BF6">
        <w:rPr>
          <w:rFonts w:eastAsia="Times New Roman"/>
          <w:i/>
          <w:iCs/>
          <w:noProof/>
        </w:rPr>
        <w:t>64</w:t>
      </w:r>
      <w:r w:rsidRPr="00625BF6">
        <w:rPr>
          <w:rFonts w:eastAsia="Times New Roman"/>
          <w:noProof/>
        </w:rPr>
        <w:t>(12), 827–833. https://doi.org/10.1136/oem.2007.033175</w:t>
      </w:r>
    </w:p>
    <w:p w14:paraId="587900FF"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Moy, C. M., Seltzer, G. O., Rodbell, D. T., &amp; Anderson, D. M. (2002). Variability of El Niño/Southern Oscillation activity at millennial timescales during the Holocene epoch. </w:t>
      </w:r>
      <w:r w:rsidRPr="00625BF6">
        <w:rPr>
          <w:rFonts w:eastAsia="Times New Roman"/>
          <w:i/>
          <w:iCs/>
          <w:noProof/>
        </w:rPr>
        <w:t>Nature</w:t>
      </w:r>
      <w:r w:rsidRPr="00625BF6">
        <w:rPr>
          <w:rFonts w:eastAsia="Times New Roman"/>
          <w:noProof/>
        </w:rPr>
        <w:t xml:space="preserve">, </w:t>
      </w:r>
      <w:r w:rsidRPr="00625BF6">
        <w:rPr>
          <w:rFonts w:eastAsia="Times New Roman"/>
          <w:i/>
          <w:iCs/>
          <w:noProof/>
        </w:rPr>
        <w:t>420</w:t>
      </w:r>
      <w:r w:rsidRPr="00625BF6">
        <w:rPr>
          <w:rFonts w:eastAsia="Times New Roman"/>
          <w:noProof/>
        </w:rPr>
        <w:t>(6912), 162–165. https://doi.org/10.1038/nature01194</w:t>
      </w:r>
    </w:p>
    <w:p w14:paraId="35282ED3"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National Highway Traffic Safety Administration. (2005). Trend and Pattern Analysis of Highway Crash Fatality By Month and Day. </w:t>
      </w:r>
      <w:r w:rsidRPr="00625BF6">
        <w:rPr>
          <w:rFonts w:eastAsia="Times New Roman"/>
          <w:i/>
          <w:iCs/>
          <w:noProof/>
        </w:rPr>
        <w:t>National Center for Statistics and Analysis (NCHS)</w:t>
      </w:r>
      <w:r w:rsidRPr="00625BF6">
        <w:rPr>
          <w:rFonts w:eastAsia="Times New Roman"/>
          <w:noProof/>
        </w:rPr>
        <w:t>, (March).</w:t>
      </w:r>
    </w:p>
    <w:p w14:paraId="6199159D"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Public Health England. (2017). The Cold Weather Plan for England. </w:t>
      </w:r>
      <w:r w:rsidRPr="00625BF6">
        <w:rPr>
          <w:rFonts w:eastAsia="Times New Roman"/>
          <w:i/>
          <w:iCs/>
          <w:noProof/>
        </w:rPr>
        <w:t>Public Health England</w:t>
      </w:r>
      <w:r w:rsidRPr="00625BF6">
        <w:rPr>
          <w:rFonts w:eastAsia="Times New Roman"/>
          <w:noProof/>
        </w:rPr>
        <w:t>, (October).</w:t>
      </w:r>
    </w:p>
    <w:p w14:paraId="48DF1462"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Rau, R. (2004). Seasonality in Human Mortality.  A Demographic Approach. </w:t>
      </w:r>
      <w:r w:rsidRPr="00625BF6">
        <w:rPr>
          <w:rFonts w:eastAsia="Times New Roman"/>
          <w:i/>
          <w:iCs/>
          <w:noProof/>
        </w:rPr>
        <w:t>Wirtschafts- Und Sozialwissenschaftlichen Fakultät</w:t>
      </w:r>
      <w:r w:rsidRPr="00625BF6">
        <w:rPr>
          <w:rFonts w:eastAsia="Times New Roman"/>
          <w:noProof/>
        </w:rPr>
        <w:t xml:space="preserve">, </w:t>
      </w:r>
      <w:r w:rsidRPr="00625BF6">
        <w:rPr>
          <w:rFonts w:eastAsia="Times New Roman"/>
          <w:i/>
          <w:iCs/>
          <w:noProof/>
        </w:rPr>
        <w:t>PhD</w:t>
      </w:r>
      <w:r w:rsidRPr="00625BF6">
        <w:rPr>
          <w:rFonts w:eastAsia="Times New Roman"/>
          <w:noProof/>
        </w:rPr>
        <w:t>, 361. https://doi.org/10.1007/978-3-540-44902-7</w:t>
      </w:r>
    </w:p>
    <w:p w14:paraId="311DC01B"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Rau, R., Bohk-Ewald, C., Muszyńska, M. M., &amp; Vaupel, J. W. (2018). </w:t>
      </w:r>
      <w:r w:rsidRPr="00625BF6">
        <w:rPr>
          <w:rFonts w:eastAsia="Times New Roman"/>
          <w:i/>
          <w:iCs/>
          <w:noProof/>
        </w:rPr>
        <w:t>Visualizing Mortality Dynamics in the Lexis Diagram</w:t>
      </w:r>
      <w:r w:rsidRPr="00625BF6">
        <w:rPr>
          <w:rFonts w:eastAsia="Times New Roman"/>
          <w:noProof/>
        </w:rPr>
        <w:t>. https://doi.org/10.1007/978-3-319-64820-0</w:t>
      </w:r>
    </w:p>
    <w:p w14:paraId="5D5F90B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Rosenwaike, I. (1966). Seasonal Variation of Deaths in the United States, 1951–1960. </w:t>
      </w:r>
      <w:r w:rsidRPr="00625BF6">
        <w:rPr>
          <w:rFonts w:eastAsia="Times New Roman"/>
          <w:i/>
          <w:iCs/>
          <w:noProof/>
        </w:rPr>
        <w:t>Journal of the American Statistical Association</w:t>
      </w:r>
      <w:r w:rsidRPr="00625BF6">
        <w:rPr>
          <w:rFonts w:eastAsia="Times New Roman"/>
          <w:noProof/>
        </w:rPr>
        <w:t xml:space="preserve">, </w:t>
      </w:r>
      <w:r w:rsidRPr="00625BF6">
        <w:rPr>
          <w:rFonts w:eastAsia="Times New Roman"/>
          <w:i/>
          <w:iCs/>
          <w:noProof/>
        </w:rPr>
        <w:t>61</w:t>
      </w:r>
      <w:r w:rsidRPr="00625BF6">
        <w:rPr>
          <w:rFonts w:eastAsia="Times New Roman"/>
          <w:noProof/>
        </w:rPr>
        <w:t xml:space="preserve">(315), 706–719. </w:t>
      </w:r>
      <w:r w:rsidRPr="00625BF6">
        <w:rPr>
          <w:rFonts w:eastAsia="Times New Roman"/>
          <w:noProof/>
        </w:rPr>
        <w:lastRenderedPageBreak/>
        <w:t>https://doi.org/10.1080/01621459.1966.10480899</w:t>
      </w:r>
    </w:p>
    <w:p w14:paraId="3640A70F"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Seretakis, D. (1997). Changing Seasonality of Mortality From Coronary Heart Disease. </w:t>
      </w:r>
      <w:r w:rsidRPr="00625BF6">
        <w:rPr>
          <w:rFonts w:eastAsia="Times New Roman"/>
          <w:i/>
          <w:iCs/>
          <w:noProof/>
        </w:rPr>
        <w:t>JAMA: The Journal of the American Medical Association</w:t>
      </w:r>
      <w:r w:rsidRPr="00625BF6">
        <w:rPr>
          <w:rFonts w:eastAsia="Times New Roman"/>
          <w:noProof/>
        </w:rPr>
        <w:t xml:space="preserve">, </w:t>
      </w:r>
      <w:r w:rsidRPr="00625BF6">
        <w:rPr>
          <w:rFonts w:eastAsia="Times New Roman"/>
          <w:i/>
          <w:iCs/>
          <w:noProof/>
        </w:rPr>
        <w:t>278</w:t>
      </w:r>
      <w:r w:rsidRPr="00625BF6">
        <w:rPr>
          <w:rFonts w:eastAsia="Times New Roman"/>
          <w:noProof/>
        </w:rPr>
        <w:t>(12), 1012. https://doi.org/10.1001/jama.1997.03550120072036</w:t>
      </w:r>
    </w:p>
    <w:p w14:paraId="6955C2B6"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Sheridan, S. C., Kalkstein, A. J., &amp; Kalkstein, L. S. (2009). Trends in heat-related mortality in the United States, 1975-2004. </w:t>
      </w:r>
      <w:r w:rsidRPr="00625BF6">
        <w:rPr>
          <w:rFonts w:eastAsia="Times New Roman"/>
          <w:i/>
          <w:iCs/>
          <w:noProof/>
        </w:rPr>
        <w:t>Natural Hazards</w:t>
      </w:r>
      <w:r w:rsidRPr="00625BF6">
        <w:rPr>
          <w:rFonts w:eastAsia="Times New Roman"/>
          <w:noProof/>
        </w:rPr>
        <w:t xml:space="preserve">, </w:t>
      </w:r>
      <w:r w:rsidRPr="00625BF6">
        <w:rPr>
          <w:rFonts w:eastAsia="Times New Roman"/>
          <w:i/>
          <w:iCs/>
          <w:noProof/>
        </w:rPr>
        <w:t>50</w:t>
      </w:r>
      <w:r w:rsidRPr="00625BF6">
        <w:rPr>
          <w:rFonts w:eastAsia="Times New Roman"/>
          <w:noProof/>
        </w:rPr>
        <w:t>(1), 145–160. https://doi.org/10.1007/s11069-008-9327-2</w:t>
      </w:r>
    </w:p>
    <w:p w14:paraId="1A1BBF46" w14:textId="77777777" w:rsidR="00625BF6" w:rsidRPr="00625BF6" w:rsidRDefault="00625BF6" w:rsidP="000D2AC2">
      <w:pPr>
        <w:widowControl w:val="0"/>
        <w:autoSpaceDE w:val="0"/>
        <w:autoSpaceDN w:val="0"/>
        <w:adjustRightInd w:val="0"/>
        <w:ind w:left="480" w:hanging="480"/>
        <w:jc w:val="both"/>
        <w:rPr>
          <w:noProof/>
        </w:rPr>
      </w:pPr>
      <w:r w:rsidRPr="00625BF6">
        <w:rPr>
          <w:rFonts w:eastAsia="Times New Roman"/>
          <w:noProof/>
        </w:rPr>
        <w:t xml:space="preserve">Simonsen, L., Reichert, T. A., Viboud, C., Blackwelder, W. C., Taylor, R. J., &amp; Miller, M. A. (2005). Impact of influenza vaccination on seasonal mortality in the US elderly population. </w:t>
      </w:r>
      <w:r w:rsidRPr="00625BF6">
        <w:rPr>
          <w:rFonts w:eastAsia="Times New Roman"/>
          <w:i/>
          <w:iCs/>
          <w:noProof/>
        </w:rPr>
        <w:t>Archives of Internal Medicine</w:t>
      </w:r>
      <w:r w:rsidRPr="00625BF6">
        <w:rPr>
          <w:rFonts w:eastAsia="Times New Roman"/>
          <w:noProof/>
        </w:rPr>
        <w:t xml:space="preserve">, </w:t>
      </w:r>
      <w:r w:rsidRPr="00625BF6">
        <w:rPr>
          <w:rFonts w:eastAsia="Times New Roman"/>
          <w:i/>
          <w:iCs/>
          <w:noProof/>
        </w:rPr>
        <w:t>165</w:t>
      </w:r>
      <w:r w:rsidRPr="00625BF6">
        <w:rPr>
          <w:rFonts w:eastAsia="Times New Roman"/>
          <w:noProof/>
        </w:rPr>
        <w:t>(3), 265–272. https://doi.org/10.1001/archinte.165.3.265</w:t>
      </w:r>
    </w:p>
    <w:p w14:paraId="47F9BFAE" w14:textId="076C039C" w:rsidR="002C33D5" w:rsidRPr="00AC73A1" w:rsidRDefault="009D5B4B" w:rsidP="000D2AC2">
      <w:pPr>
        <w:widowControl w:val="0"/>
        <w:autoSpaceDE w:val="0"/>
        <w:autoSpaceDN w:val="0"/>
        <w:adjustRightInd w:val="0"/>
        <w:ind w:left="480" w:hanging="480"/>
        <w:jc w:val="both"/>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363D19CD"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ins w:id="360" w:author="Parks, Robbie M" w:date="2018-06-19T19:36:00Z">
        <w:r w:rsidR="007F5916">
          <w:rPr>
            <w:color w:val="000000" w:themeColor="text1"/>
          </w:rPr>
          <w:t>6</w:t>
        </w:r>
      </w:ins>
      <w:r w:rsidRPr="00AC73A1">
        <w:rPr>
          <w:color w:val="000000" w:themeColor="text1"/>
        </w:rPr>
        <w:t>, by</w:t>
      </w:r>
      <w:ins w:id="361" w:author="Parks, Robbie M" w:date="2018-07-02T18:30:00Z">
        <w:r w:rsidR="001678F7">
          <w:rPr>
            <w:color w:val="000000" w:themeColor="text1"/>
          </w:rPr>
          <w:t xml:space="preserve"> </w:t>
        </w:r>
      </w:ins>
      <w:ins w:id="362" w:author="Majid" w:date="2018-06-26T12:30:00Z">
        <w:r w:rsidR="00F84E39">
          <w:rPr>
            <w:color w:val="000000" w:themeColor="text1"/>
          </w:rPr>
          <w:t xml:space="preserve">sex and </w:t>
        </w:r>
      </w:ins>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w:t>
      </w:r>
      <w:commentRangeStart w:id="363"/>
      <w:del w:id="364" w:author="Parks, Robbie M" w:date="2018-07-04T17:24:00Z">
        <w:r w:rsidRPr="00AC73A1" w:rsidDel="006209EE">
          <w:rPr>
            <w:color w:val="000000" w:themeColor="text1"/>
          </w:rPr>
          <w:delText>, with white contour lines indicating the 5% significance level against a white noise spectrum</w:delText>
        </w:r>
        <w:r w:rsidR="00D03948" w:rsidRPr="00AC73A1" w:rsidDel="006209EE">
          <w:rPr>
            <w:color w:val="000000" w:themeColor="text1"/>
          </w:rPr>
          <w:delText xml:space="preserve"> (the same age groups would remain significant if significance had been measured against a red noise spectrum)</w:delText>
        </w:r>
      </w:del>
      <w:r w:rsidR="00934D53" w:rsidRPr="00AC73A1">
        <w:rPr>
          <w:color w:val="000000" w:themeColor="text1"/>
        </w:rPr>
        <w:t>.</w:t>
      </w:r>
      <w:r w:rsidR="00EF6AD5" w:rsidRPr="00AC73A1">
        <w:rPr>
          <w:color w:val="000000" w:themeColor="text1"/>
        </w:rPr>
        <w:t xml:space="preserve"> </w:t>
      </w:r>
      <w:commentRangeEnd w:id="363"/>
      <w:r w:rsidR="006D11D8">
        <w:rPr>
          <w:rStyle w:val="CommentReference"/>
          <w:rFonts w:asciiTheme="minorHAnsi" w:hAnsiTheme="minorHAnsi" w:cstheme="minorBidi"/>
          <w:lang w:eastAsia="en-US"/>
        </w:rPr>
        <w:commentReference w:id="363"/>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ins w:id="365" w:author="Majid" w:date="2018-06-26T12:24:00Z">
        <w:r w:rsidR="00EF7D30">
          <w:rPr>
            <w:color w:val="000000" w:themeColor="text1"/>
          </w:rPr>
          <w:t>See Supplementary Figure XX for disag</w:t>
        </w:r>
      </w:ins>
      <w:ins w:id="366" w:author="Majid" w:date="2018-06-26T12:25:00Z">
        <w:r w:rsidR="00EF7D30">
          <w:rPr>
            <w:color w:val="000000" w:themeColor="text1"/>
          </w:rPr>
          <w:t>gregated causes of death.</w:t>
        </w:r>
      </w:ins>
      <w:r w:rsidR="00AB7395" w:rsidRPr="00AC73A1">
        <w:rPr>
          <w:b/>
          <w:color w:val="000000" w:themeColor="text1"/>
        </w:rPr>
        <w:br w:type="page"/>
      </w:r>
    </w:p>
    <w:p w14:paraId="1E990617" w14:textId="2A852C4A"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r w:rsidR="00EF7D30">
        <w:rPr>
          <w:color w:val="000000" w:themeColor="text1"/>
        </w:rPr>
        <w:t xml:space="preserve"> See Supplementary Figure XX for disaggregated causes of death.</w:t>
      </w:r>
      <w:r w:rsidR="00AB7395" w:rsidRPr="00AC73A1">
        <w:rPr>
          <w:b/>
          <w:color w:val="000000" w:themeColor="text1"/>
        </w:rPr>
        <w:br w:type="page"/>
      </w:r>
    </w:p>
    <w:p w14:paraId="6C0EFD26" w14:textId="7F3FAC05"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Pr="00AC73A1">
        <w:rPr>
          <w:color w:val="000000" w:themeColor="text1"/>
        </w:rPr>
        <w:t xml:space="preserve"> by sex and age group. </w:t>
      </w:r>
      <w:commentRangeStart w:id="367"/>
      <w:r w:rsidRPr="00AC73A1">
        <w:rPr>
          <w:color w:val="000000" w:themeColor="text1"/>
        </w:rPr>
        <w:t xml:space="preserve">Age-sex groups with a </w:t>
      </w:r>
      <w:r w:rsidR="00E23198">
        <w:rPr>
          <w:color w:val="000000" w:themeColor="text1"/>
        </w:rPr>
        <w:t>p-value less than 0.05</w:t>
      </w:r>
      <w:r w:rsidRPr="00AC73A1">
        <w:rPr>
          <w:color w:val="000000" w:themeColor="text1"/>
        </w:rPr>
        <w:t xml:space="preserve"> </w:t>
      </w:r>
      <w:commentRangeEnd w:id="367"/>
      <w:r w:rsidR="00193F5D">
        <w:rPr>
          <w:rStyle w:val="CommentReference"/>
          <w:rFonts w:asciiTheme="minorHAnsi" w:hAnsiTheme="minorHAnsi" w:cstheme="minorBidi"/>
          <w:lang w:eastAsia="en-US"/>
        </w:rPr>
        <w:commentReference w:id="367"/>
      </w:r>
      <w:r w:rsidRPr="00AC73A1">
        <w:rPr>
          <w:color w:val="000000" w:themeColor="text1"/>
        </w:rPr>
        <w:t xml:space="preserve">are highlighted with a bold </w:t>
      </w:r>
      <w:r w:rsidR="0053237F" w:rsidRPr="00AC73A1">
        <w:rPr>
          <w:color w:val="000000" w:themeColor="text1"/>
        </w:rPr>
        <w:t xml:space="preserve">pink </w:t>
      </w:r>
      <w:r w:rsidRPr="00AC73A1">
        <w:rPr>
          <w:color w:val="000000" w:themeColor="text1"/>
        </w:rPr>
        <w:t>outline</w:t>
      </w:r>
      <w:commentRangeStart w:id="368"/>
      <w:r w:rsidRPr="00AC73A1">
        <w:rPr>
          <w:color w:val="000000" w:themeColor="text1"/>
        </w:rPr>
        <w:t>.</w:t>
      </w:r>
      <w:r w:rsidR="00EF7D30">
        <w:rPr>
          <w:color w:val="000000" w:themeColor="text1"/>
        </w:rPr>
        <w:t xml:space="preserve"> See Supplementary Figure XX for disaggregated causes of death.</w:t>
      </w:r>
      <w:commentRangeEnd w:id="368"/>
      <w:r w:rsidR="008525A3">
        <w:rPr>
          <w:rStyle w:val="CommentReference"/>
          <w:rFonts w:asciiTheme="minorHAnsi" w:hAnsiTheme="minorHAnsi" w:cstheme="minorBidi"/>
          <w:lang w:eastAsia="en-US"/>
        </w:rPr>
        <w:commentReference w:id="368"/>
      </w:r>
      <w:r w:rsidR="00AB7395" w:rsidRPr="00AC73A1">
        <w:rPr>
          <w:b/>
          <w:color w:val="000000" w:themeColor="text1"/>
        </w:rPr>
        <w:br w:type="page"/>
      </w:r>
      <w:bookmarkStart w:id="369" w:name="_GoBack"/>
      <w:bookmarkEnd w:id="369"/>
    </w:p>
    <w:p w14:paraId="163DABAC" w14:textId="1E5FCFB1"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commentRangeStart w:id="370"/>
      <w:r w:rsidR="00D257CC" w:rsidRPr="00AC73A1">
        <w:rPr>
          <w:color w:val="000000" w:themeColor="text1"/>
        </w:rPr>
        <w:t xml:space="preserve">See Supplementary Figure </w:t>
      </w:r>
      <w:ins w:id="371" w:author="Parks, Robbie M" w:date="2018-07-03T11:28:00Z">
        <w:r w:rsidR="00055738">
          <w:rPr>
            <w:color w:val="000000" w:themeColor="text1"/>
          </w:rPr>
          <w:t>XX</w:t>
        </w:r>
        <w:r w:rsidR="00055738" w:rsidRPr="00AC73A1">
          <w:rPr>
            <w:color w:val="000000" w:themeColor="text1"/>
          </w:rPr>
          <w:t xml:space="preserve"> </w:t>
        </w:r>
      </w:ins>
      <w:r w:rsidR="0053237F" w:rsidRPr="00AC73A1">
        <w:rPr>
          <w:color w:val="000000" w:themeColor="text1"/>
        </w:rPr>
        <w:t>for results by cause of death.</w:t>
      </w:r>
      <w:commentRangeEnd w:id="370"/>
      <w:r w:rsidR="008525A3">
        <w:rPr>
          <w:rStyle w:val="CommentReference"/>
          <w:rFonts w:asciiTheme="minorHAnsi" w:hAnsiTheme="minorHAnsi" w:cstheme="minorBidi"/>
          <w:lang w:eastAsia="en-US"/>
        </w:rPr>
        <w:commentReference w:id="370"/>
      </w:r>
      <w:r w:rsidR="00AB7395" w:rsidRPr="00AC73A1">
        <w:rPr>
          <w:b/>
          <w:color w:val="000000" w:themeColor="text1"/>
        </w:rPr>
        <w:br w:type="page"/>
      </w:r>
    </w:p>
    <w:p w14:paraId="19D0BFBE" w14:textId="48B22ED5" w:rsidR="004A0060" w:rsidRDefault="0036381E" w:rsidP="00A24BBA">
      <w:pPr>
        <w:spacing w:line="480" w:lineRule="auto"/>
        <w:jc w:val="both"/>
        <w:outlineLvl w:val="0"/>
        <w:rPr>
          <w:ins w:id="372" w:author="Parks, Robbie M" w:date="2018-06-20T13:26:00Z"/>
          <w:color w:val="000000" w:themeColor="text1"/>
        </w:rPr>
      </w:pPr>
      <w:commentRangeStart w:id="373"/>
      <w:r w:rsidRPr="00AC73A1">
        <w:rPr>
          <w:b/>
          <w:color w:val="000000" w:themeColor="text1"/>
        </w:rPr>
        <w:lastRenderedPageBreak/>
        <w:t>Figure 6</w:t>
      </w:r>
      <w:commentRangeEnd w:id="373"/>
      <w:r w:rsidR="000A451B">
        <w:rPr>
          <w:rStyle w:val="CommentReference"/>
          <w:rFonts w:asciiTheme="minorHAnsi" w:hAnsiTheme="minorHAnsi" w:cstheme="minorBidi"/>
          <w:lang w:eastAsia="en-US"/>
        </w:rPr>
        <w:commentReference w:id="373"/>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ins w:id="374" w:author="Parks, Robbie M" w:date="2018-06-19T19:36:00Z">
        <w:r w:rsidR="007F5916">
          <w:rPr>
            <w:color w:val="000000" w:themeColor="text1"/>
          </w:rPr>
          <w:t>6</w:t>
        </w:r>
      </w:ins>
      <w:r w:rsidRPr="00AC73A1">
        <w:rPr>
          <w:color w:val="000000" w:themeColor="text1"/>
        </w:rPr>
        <w:t xml:space="preserve">. </w:t>
      </w:r>
    </w:p>
    <w:p w14:paraId="3C325011" w14:textId="77777777" w:rsidR="004A0060" w:rsidRDefault="004A0060">
      <w:pPr>
        <w:rPr>
          <w:ins w:id="375" w:author="Parks, Robbie M" w:date="2018-06-20T13:26:00Z"/>
          <w:color w:val="000000" w:themeColor="text1"/>
        </w:rPr>
      </w:pPr>
      <w:ins w:id="376" w:author="Parks, Robbie M" w:date="2018-06-20T13:26:00Z">
        <w:r>
          <w:rPr>
            <w:color w:val="000000" w:themeColor="text1"/>
          </w:rPr>
          <w:br w:type="page"/>
        </w:r>
      </w:ins>
    </w:p>
    <w:p w14:paraId="273C103A" w14:textId="5B9A2C98" w:rsidR="00E32D18" w:rsidRPr="00AC73A1" w:rsidRDefault="00A95645" w:rsidP="00910AF9">
      <w:pPr>
        <w:spacing w:line="480" w:lineRule="auto"/>
        <w:jc w:val="both"/>
        <w:rPr>
          <w:b/>
          <w:color w:val="000000" w:themeColor="text1"/>
        </w:rPr>
      </w:pPr>
      <w:proofErr w:type="gramStart"/>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ins w:id="377" w:author="Parks, Robbie M" w:date="2018-07-02T15:01:00Z">
        <w:r w:rsidR="00272705">
          <w:rPr>
            <w:color w:val="000000" w:themeColor="text1"/>
          </w:rPr>
          <w:t xml:space="preserve"> </w:t>
        </w:r>
      </w:ins>
      <w:r w:rsidR="008912A2" w:rsidRPr="00AC73A1">
        <w:rPr>
          <w:color w:val="000000" w:themeColor="text1"/>
        </w:rPr>
        <w:t>2016.</w:t>
      </w:r>
      <w:proofErr w:type="gramEnd"/>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77777777" w:rsidR="003C1EB9" w:rsidRPr="00AC73A1" w:rsidRDefault="003C1EB9" w:rsidP="00F84E39">
            <w:pPr>
              <w:rPr>
                <w:rFonts w:eastAsia="Times New Roman"/>
                <w:bCs/>
                <w:color w:val="000000"/>
              </w:rPr>
            </w:pPr>
            <w:r w:rsidRPr="00AC73A1">
              <w:rPr>
                <w:rFonts w:eastAsia="Times New Roman"/>
                <w:bCs/>
                <w:color w:val="000000"/>
              </w:rPr>
              <w:t>Cancer</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77777777" w:rsidR="003C1EB9" w:rsidRPr="00AC73A1" w:rsidRDefault="003C1EB9" w:rsidP="00F84E39">
            <w:pPr>
              <w:rPr>
                <w:rFonts w:eastAsia="Times New Roman"/>
                <w:bCs/>
                <w:color w:val="000000"/>
              </w:rPr>
            </w:pPr>
            <w:r w:rsidRPr="00AC73A1">
              <w:rPr>
                <w:rFonts w:eastAsia="Times New Roman"/>
                <w:bCs/>
                <w:color w:val="000000"/>
              </w:rPr>
              <w:t>Cardiorespiratory</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77777777" w:rsidR="003C1EB9" w:rsidRPr="00AC73A1" w:rsidRDefault="003C1EB9" w:rsidP="00F84E39">
            <w:pPr>
              <w:rPr>
                <w:rFonts w:eastAsia="Times New Roman"/>
                <w:bCs/>
                <w:color w:val="000000"/>
              </w:rPr>
            </w:pPr>
            <w:r w:rsidRPr="00AC73A1">
              <w:rPr>
                <w:rFonts w:eastAsia="Times New Roman"/>
                <w:bCs/>
                <w:color w:val="000000"/>
              </w:rPr>
              <w:t>Cardiovascular</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77777777" w:rsidR="003C1EB9" w:rsidRPr="00AC73A1" w:rsidRDefault="003C1EB9" w:rsidP="00F84E39">
            <w:pPr>
              <w:rPr>
                <w:rFonts w:eastAsia="Times New Roman"/>
                <w:bCs/>
                <w:color w:val="000000"/>
              </w:rPr>
            </w:pPr>
            <w:r w:rsidRPr="00AC73A1">
              <w:rPr>
                <w:rFonts w:eastAsia="Times New Roman"/>
                <w:bCs/>
                <w:color w:val="000000"/>
              </w:rPr>
              <w:t>Other</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751E3F10" w14:textId="4647506B" w:rsidR="00A65808" w:rsidRPr="00AC73A1" w:rsidRDefault="00A65808" w:rsidP="00910AF9">
      <w:pPr>
        <w:spacing w:line="480" w:lineRule="auto"/>
        <w:jc w:val="both"/>
        <w:rPr>
          <w:color w:val="000000" w:themeColor="text1"/>
        </w:rPr>
      </w:pPr>
      <w:r w:rsidRPr="00AC73A1">
        <w:rPr>
          <w:color w:val="000000" w:themeColor="text1"/>
        </w:rPr>
        <w:br w:type="page"/>
      </w:r>
    </w:p>
    <w:p w14:paraId="579479B0" w14:textId="3845BB22" w:rsidR="00F44160" w:rsidRPr="00AC73A1" w:rsidRDefault="006970AF" w:rsidP="00A24BBA">
      <w:pPr>
        <w:spacing w:line="480" w:lineRule="auto"/>
        <w:jc w:val="both"/>
        <w:rPr>
          <w:color w:val="000000" w:themeColor="text1"/>
        </w:rPr>
      </w:pPr>
      <w:proofErr w:type="gramStart"/>
      <w:r w:rsidRPr="00AC73A1">
        <w:rPr>
          <w:b/>
          <w:color w:val="000000" w:themeColor="text1"/>
        </w:rPr>
        <w:lastRenderedPageBreak/>
        <w:t>Table</w:t>
      </w:r>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proofErr w:type="gramEnd"/>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rFonts w:eastAsia="Times New Roman"/>
                <w:b/>
                <w:bCs/>
                <w:color w:val="000000"/>
              </w:rPr>
            </w:pPr>
            <w:r w:rsidRPr="003D6280">
              <w:rPr>
                <w:rFonts w:eastAsia="Times New Roman"/>
                <w:b/>
                <w:bCs/>
                <w:color w:val="00000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rFonts w:eastAsia="Times New Roman"/>
                <w:b/>
                <w:bCs/>
                <w:color w:val="000000"/>
              </w:rPr>
            </w:pPr>
            <w:r w:rsidRPr="003D6280">
              <w:rPr>
                <w:rFonts w:eastAsia="Times New Roman"/>
                <w:b/>
                <w:bCs/>
                <w:color w:val="00000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rFonts w:eastAsia="Times New Roman"/>
                <w:b/>
                <w:bCs/>
                <w:color w:val="000000"/>
              </w:rPr>
            </w:pPr>
            <w:r w:rsidRPr="003D6280">
              <w:rPr>
                <w:rFonts w:eastAsia="Times New Roman"/>
                <w:b/>
                <w:bCs/>
                <w:color w:val="00000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rFonts w:eastAsia="Times New Roman"/>
                <w:b/>
                <w:bCs/>
                <w:color w:val="000000"/>
              </w:rPr>
            </w:pPr>
            <w:r w:rsidRPr="003D6280">
              <w:rPr>
                <w:rFonts w:eastAsia="Times New Roman"/>
                <w:b/>
                <w:bCs/>
                <w:color w:val="000000"/>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rFonts w:eastAsia="Times New Roman"/>
                <w:b/>
                <w:bCs/>
                <w:color w:val="000000"/>
              </w:rPr>
            </w:pPr>
            <w:r w:rsidRPr="003D6280">
              <w:rPr>
                <w:rFonts w:eastAsia="Times New Roman"/>
                <w:b/>
                <w:bCs/>
                <w:color w:val="000000"/>
              </w:rPr>
              <w:t>Mean annual temperature (1980-2016) (°C)</w:t>
            </w:r>
          </w:p>
        </w:tc>
      </w:tr>
      <w:tr w:rsidR="003D6280" w:rsidRPr="003D6280" w14:paraId="51F43BEB" w14:textId="77777777" w:rsidTr="00B60E7C">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rFonts w:eastAsia="Times New Roman"/>
                <w:color w:val="000000"/>
              </w:rPr>
            </w:pPr>
            <w:r w:rsidRPr="003D6280">
              <w:rPr>
                <w:rFonts w:eastAsia="Times New Roman"/>
                <w:color w:val="000000"/>
              </w:rPr>
              <w:t>Central</w:t>
            </w:r>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rFonts w:eastAsia="Times New Roman"/>
                <w:color w:val="000000"/>
              </w:rPr>
            </w:pPr>
            <w:r w:rsidRPr="003D6280">
              <w:rPr>
                <w:rFonts w:eastAsia="Times New Roman"/>
                <w:color w:val="00000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rFonts w:eastAsia="Times New Roman"/>
                <w:color w:val="000000"/>
              </w:rPr>
            </w:pPr>
            <w:r w:rsidRPr="003D6280">
              <w:rPr>
                <w:rFonts w:eastAsia="Times New Roman"/>
                <w:color w:val="00000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rFonts w:eastAsia="Times New Roman"/>
                <w:color w:val="000000"/>
              </w:rPr>
            </w:pPr>
            <w:r w:rsidRPr="003D6280">
              <w:rPr>
                <w:rFonts w:eastAsia="Times New Roman"/>
                <w:color w:val="000000"/>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rFonts w:eastAsia="Times New Roman"/>
                <w:color w:val="000000"/>
              </w:rPr>
            </w:pPr>
            <w:r w:rsidRPr="003D6280">
              <w:rPr>
                <w:rFonts w:eastAsia="Times New Roman"/>
                <w:color w:val="000000"/>
              </w:rPr>
              <w:t>11.6</w:t>
            </w:r>
          </w:p>
        </w:tc>
      </w:tr>
      <w:tr w:rsidR="003D6280" w:rsidRPr="003D6280" w14:paraId="5B793D0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rFonts w:eastAsia="Times New Roman"/>
                <w:color w:val="000000"/>
              </w:rPr>
            </w:pPr>
            <w:r w:rsidRPr="003D6280">
              <w:rPr>
                <w:rFonts w:eastAsia="Times New Roman"/>
                <w:color w:val="00000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rFonts w:eastAsia="Times New Roman"/>
                <w:color w:val="000000"/>
              </w:rPr>
            </w:pPr>
            <w:r w:rsidRPr="003D6280">
              <w:rPr>
                <w:rFonts w:eastAsia="Times New Roman"/>
                <w:color w:val="00000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rFonts w:eastAsia="Times New Roman"/>
                <w:color w:val="000000"/>
              </w:rPr>
            </w:pPr>
            <w:r w:rsidRPr="003D6280">
              <w:rPr>
                <w:rFonts w:eastAsia="Times New Roman"/>
                <w:color w:val="00000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rFonts w:eastAsia="Times New Roman"/>
                <w:color w:val="000000"/>
              </w:rPr>
            </w:pPr>
            <w:r w:rsidRPr="003D6280">
              <w:rPr>
                <w:rFonts w:eastAsia="Times New Roman"/>
                <w:color w:val="000000"/>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rFonts w:eastAsia="Times New Roman"/>
                <w:color w:val="000000"/>
              </w:rPr>
            </w:pPr>
            <w:r w:rsidRPr="003D6280">
              <w:rPr>
                <w:rFonts w:eastAsia="Times New Roman"/>
                <w:color w:val="000000"/>
              </w:rPr>
              <w:t>8</w:t>
            </w:r>
          </w:p>
        </w:tc>
      </w:tr>
      <w:tr w:rsidR="003D6280" w:rsidRPr="003D6280" w14:paraId="022A0AFE" w14:textId="77777777" w:rsidTr="00B60E7C">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rFonts w:eastAsia="Times New Roman"/>
                <w:color w:val="000000"/>
              </w:rPr>
            </w:pPr>
            <w:r w:rsidRPr="003D6280">
              <w:rPr>
                <w:rFonts w:eastAsia="Times New Roman"/>
                <w:color w:val="000000"/>
              </w:rPr>
              <w:t>Northeast</w:t>
            </w:r>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rFonts w:eastAsia="Times New Roman"/>
                <w:color w:val="000000"/>
              </w:rPr>
            </w:pPr>
            <w:r w:rsidRPr="003D6280">
              <w:rPr>
                <w:rFonts w:eastAsia="Times New Roman"/>
                <w:color w:val="00000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rFonts w:eastAsia="Times New Roman"/>
                <w:color w:val="000000"/>
              </w:rPr>
            </w:pPr>
            <w:r w:rsidRPr="003D6280">
              <w:rPr>
                <w:rFonts w:eastAsia="Times New Roman"/>
                <w:color w:val="00000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rFonts w:eastAsia="Times New Roman"/>
                <w:color w:val="000000"/>
              </w:rPr>
            </w:pPr>
            <w:r w:rsidRPr="003D6280">
              <w:rPr>
                <w:rFonts w:eastAsia="Times New Roman"/>
                <w:color w:val="000000"/>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rFonts w:eastAsia="Times New Roman"/>
                <w:color w:val="000000"/>
              </w:rPr>
            </w:pPr>
            <w:r w:rsidRPr="003D6280">
              <w:rPr>
                <w:rFonts w:eastAsia="Times New Roman"/>
                <w:color w:val="000000"/>
              </w:rPr>
              <w:t>10.6</w:t>
            </w:r>
          </w:p>
        </w:tc>
      </w:tr>
      <w:tr w:rsidR="003D6280" w:rsidRPr="003D6280" w14:paraId="13470DF2"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rFonts w:eastAsia="Times New Roman"/>
                <w:color w:val="000000"/>
              </w:rPr>
            </w:pPr>
            <w:r w:rsidRPr="003D6280">
              <w:rPr>
                <w:rFonts w:eastAsia="Times New Roman"/>
                <w:color w:val="000000"/>
              </w:rPr>
              <w:t>Northwest</w:t>
            </w:r>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rFonts w:eastAsia="Times New Roman"/>
                <w:color w:val="000000"/>
              </w:rPr>
            </w:pPr>
            <w:r w:rsidRPr="003D6280">
              <w:rPr>
                <w:rFonts w:eastAsia="Times New Roman"/>
                <w:color w:val="00000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rFonts w:eastAsia="Times New Roman"/>
                <w:color w:val="000000"/>
              </w:rPr>
            </w:pPr>
            <w:r w:rsidRPr="003D6280">
              <w:rPr>
                <w:rFonts w:eastAsia="Times New Roman"/>
                <w:color w:val="00000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rFonts w:eastAsia="Times New Roman"/>
                <w:color w:val="000000"/>
              </w:rPr>
            </w:pPr>
            <w:r w:rsidRPr="003D6280">
              <w:rPr>
                <w:rFonts w:eastAsia="Times New Roman"/>
                <w:color w:val="000000"/>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rFonts w:eastAsia="Times New Roman"/>
                <w:color w:val="000000"/>
              </w:rPr>
            </w:pPr>
            <w:r w:rsidRPr="003D6280">
              <w:rPr>
                <w:rFonts w:eastAsia="Times New Roman"/>
                <w:color w:val="000000"/>
              </w:rPr>
              <w:t>8.2</w:t>
            </w:r>
          </w:p>
        </w:tc>
      </w:tr>
      <w:tr w:rsidR="003D6280" w:rsidRPr="003D6280" w14:paraId="1B283F76"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rFonts w:eastAsia="Times New Roman"/>
                <w:color w:val="000000"/>
              </w:rPr>
            </w:pPr>
            <w:r w:rsidRPr="003D6280">
              <w:rPr>
                <w:rFonts w:eastAsia="Times New Roman"/>
                <w:color w:val="000000"/>
              </w:rPr>
              <w:t>South</w:t>
            </w:r>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rFonts w:eastAsia="Times New Roman"/>
                <w:color w:val="000000"/>
              </w:rPr>
            </w:pPr>
            <w:r w:rsidRPr="003D6280">
              <w:rPr>
                <w:rFonts w:eastAsia="Times New Roman"/>
                <w:color w:val="00000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rFonts w:eastAsia="Times New Roman"/>
                <w:color w:val="000000"/>
              </w:rPr>
            </w:pPr>
            <w:r w:rsidRPr="003D6280">
              <w:rPr>
                <w:rFonts w:eastAsia="Times New Roman"/>
                <w:color w:val="00000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rFonts w:eastAsia="Times New Roman"/>
                <w:color w:val="000000"/>
              </w:rPr>
            </w:pPr>
            <w:r w:rsidRPr="003D6280">
              <w:rPr>
                <w:rFonts w:eastAsia="Times New Roman"/>
                <w:color w:val="000000"/>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rFonts w:eastAsia="Times New Roman"/>
                <w:color w:val="000000"/>
              </w:rPr>
            </w:pPr>
            <w:r w:rsidRPr="003D6280">
              <w:rPr>
                <w:rFonts w:eastAsia="Times New Roman"/>
                <w:color w:val="000000"/>
              </w:rPr>
              <w:t>18</w:t>
            </w:r>
          </w:p>
        </w:tc>
      </w:tr>
      <w:tr w:rsidR="003D6280" w:rsidRPr="003D6280" w14:paraId="75BF4488"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rFonts w:eastAsia="Times New Roman"/>
                <w:color w:val="000000"/>
              </w:rPr>
            </w:pPr>
            <w:r w:rsidRPr="003D6280">
              <w:rPr>
                <w:rFonts w:eastAsia="Times New Roman"/>
                <w:color w:val="000000"/>
              </w:rPr>
              <w:t>Southeast</w:t>
            </w:r>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rFonts w:eastAsia="Times New Roman"/>
                <w:color w:val="000000"/>
              </w:rPr>
            </w:pPr>
            <w:r w:rsidRPr="003D6280">
              <w:rPr>
                <w:rFonts w:eastAsia="Times New Roman"/>
                <w:color w:val="00000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rFonts w:eastAsia="Times New Roman"/>
                <w:color w:val="000000"/>
              </w:rPr>
            </w:pPr>
            <w:r w:rsidRPr="003D6280">
              <w:rPr>
                <w:rFonts w:eastAsia="Times New Roman"/>
                <w:color w:val="00000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rFonts w:eastAsia="Times New Roman"/>
                <w:color w:val="000000"/>
              </w:rPr>
            </w:pPr>
            <w:r w:rsidRPr="003D6280">
              <w:rPr>
                <w:rFonts w:eastAsia="Times New Roman"/>
                <w:color w:val="000000"/>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rFonts w:eastAsia="Times New Roman"/>
                <w:color w:val="000000"/>
              </w:rPr>
            </w:pPr>
            <w:r w:rsidRPr="003D6280">
              <w:rPr>
                <w:rFonts w:eastAsia="Times New Roman"/>
                <w:color w:val="000000"/>
              </w:rPr>
              <w:t>18.4</w:t>
            </w:r>
          </w:p>
        </w:tc>
      </w:tr>
      <w:tr w:rsidR="003D6280" w:rsidRPr="003D6280" w14:paraId="5621696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rFonts w:eastAsia="Times New Roman"/>
                <w:color w:val="000000"/>
              </w:rPr>
            </w:pPr>
            <w:r w:rsidRPr="003D6280">
              <w:rPr>
                <w:rFonts w:eastAsia="Times New Roman"/>
                <w:color w:val="000000"/>
              </w:rPr>
              <w:t>Southwest</w:t>
            </w:r>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rFonts w:eastAsia="Times New Roman"/>
                <w:color w:val="000000"/>
              </w:rPr>
            </w:pPr>
            <w:r w:rsidRPr="003D6280">
              <w:rPr>
                <w:rFonts w:eastAsia="Times New Roman"/>
                <w:color w:val="00000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rFonts w:eastAsia="Times New Roman"/>
                <w:color w:val="000000"/>
              </w:rPr>
            </w:pPr>
            <w:r w:rsidRPr="003D6280">
              <w:rPr>
                <w:rFonts w:eastAsia="Times New Roman"/>
                <w:color w:val="00000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rFonts w:eastAsia="Times New Roman"/>
                <w:color w:val="000000"/>
              </w:rPr>
            </w:pPr>
            <w:r w:rsidRPr="003D6280">
              <w:rPr>
                <w:rFonts w:eastAsia="Times New Roman"/>
                <w:color w:val="000000"/>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rFonts w:eastAsia="Times New Roman"/>
                <w:color w:val="000000"/>
              </w:rPr>
            </w:pPr>
            <w:r w:rsidRPr="003D6280">
              <w:rPr>
                <w:rFonts w:eastAsia="Times New Roman"/>
                <w:color w:val="000000"/>
              </w:rPr>
              <w:t>13.6</w:t>
            </w:r>
          </w:p>
        </w:tc>
      </w:tr>
      <w:tr w:rsidR="003D6280" w:rsidRPr="003D6280" w14:paraId="7B09652B" w14:textId="77777777" w:rsidTr="00B60E7C">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rFonts w:eastAsia="Times New Roman"/>
                <w:color w:val="000000"/>
              </w:rPr>
            </w:pPr>
            <w:r w:rsidRPr="003D6280">
              <w:rPr>
                <w:rFonts w:eastAsia="Times New Roman"/>
                <w:color w:val="000000"/>
              </w:rPr>
              <w:t>West</w:t>
            </w:r>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rFonts w:eastAsia="Times New Roman"/>
                <w:color w:val="000000"/>
              </w:rPr>
            </w:pPr>
            <w:r w:rsidRPr="003D6280">
              <w:rPr>
                <w:rFonts w:eastAsia="Times New Roman"/>
                <w:color w:val="00000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rFonts w:eastAsia="Times New Roman"/>
                <w:color w:val="000000"/>
              </w:rPr>
            </w:pPr>
            <w:r w:rsidRPr="003D6280">
              <w:rPr>
                <w:rFonts w:eastAsia="Times New Roman"/>
                <w:color w:val="00000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rFonts w:eastAsia="Times New Roman"/>
                <w:color w:val="000000"/>
              </w:rPr>
            </w:pPr>
            <w:r w:rsidRPr="003D6280">
              <w:rPr>
                <w:rFonts w:eastAsia="Times New Roman"/>
                <w:color w:val="000000"/>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rFonts w:eastAsia="Times New Roman"/>
                <w:color w:val="000000"/>
              </w:rPr>
            </w:pPr>
            <w:r w:rsidRPr="003D6280">
              <w:rPr>
                <w:rFonts w:eastAsia="Times New Roman"/>
                <w:color w:val="000000"/>
              </w:rPr>
              <w:t>16.6</w:t>
            </w:r>
          </w:p>
        </w:tc>
      </w:tr>
      <w:tr w:rsidR="003D6280" w:rsidRPr="003D6280" w14:paraId="2B1BD4AD"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rFonts w:eastAsia="Times New Roman"/>
                <w:color w:val="000000"/>
              </w:rPr>
            </w:pPr>
            <w:r w:rsidRPr="003D6280">
              <w:rPr>
                <w:rFonts w:eastAsia="Times New Roman"/>
                <w:color w:val="00000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rFonts w:eastAsia="Times New Roman"/>
                <w:color w:val="000000"/>
              </w:rPr>
            </w:pPr>
            <w:r w:rsidRPr="003D6280">
              <w:rPr>
                <w:rFonts w:eastAsia="Times New Roman"/>
                <w:color w:val="00000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rFonts w:eastAsia="Times New Roman"/>
                <w:color w:val="000000"/>
              </w:rPr>
            </w:pPr>
            <w:r w:rsidRPr="003D6280">
              <w:rPr>
                <w:rFonts w:eastAsia="Times New Roman"/>
                <w:color w:val="00000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rFonts w:eastAsia="Times New Roman"/>
                <w:color w:val="000000"/>
              </w:rPr>
            </w:pPr>
            <w:r w:rsidRPr="003D6280">
              <w:rPr>
                <w:rFonts w:eastAsia="Times New Roman"/>
                <w:color w:val="000000"/>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rFonts w:eastAsia="Times New Roman"/>
                <w:color w:val="000000"/>
              </w:rPr>
            </w:pPr>
            <w:r w:rsidRPr="003D6280">
              <w:rPr>
                <w:rFonts w:eastAsia="Times New Roman"/>
                <w:color w:val="000000"/>
              </w:rPr>
              <w:t>7.6</w:t>
            </w:r>
          </w:p>
        </w:tc>
      </w:tr>
    </w:tbl>
    <w:p w14:paraId="0A6D0D8D" w14:textId="77777777" w:rsidR="00D67E0B" w:rsidRPr="00AC73A1" w:rsidRDefault="00D67E0B">
      <w:pPr>
        <w:rPr>
          <w:b/>
        </w:rPr>
      </w:pPr>
      <w:r w:rsidRPr="00AC73A1">
        <w:rPr>
          <w:b/>
        </w:rPr>
        <w:br w:type="page"/>
      </w:r>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rsidDel="00586DA1" w14:paraId="3C57E2BF" w14:textId="4FBA5F29" w:rsidTr="00AC73A1">
        <w:trPr>
          <w:trHeight w:val="320"/>
          <w:del w:id="378"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1B2AFDC8" w:rsidR="00AC73A1" w:rsidRPr="00AC73A1" w:rsidDel="00586DA1" w:rsidRDefault="00AC73A1" w:rsidP="00AC73A1">
            <w:pPr>
              <w:jc w:val="center"/>
              <w:rPr>
                <w:del w:id="379" w:author="Parks, Robbie M" w:date="2018-07-03T11:31:00Z"/>
                <w:rFonts w:eastAsia="Times New Roman"/>
                <w:b/>
                <w:bCs/>
                <w:color w:val="000000"/>
              </w:rPr>
            </w:pPr>
            <w:commentRangeStart w:id="380"/>
            <w:del w:id="381" w:author="Parks, Robbie M" w:date="2018-07-03T11:31:00Z">
              <w:r w:rsidRPr="00AC73A1" w:rsidDel="00586DA1">
                <w:rPr>
                  <w:rFonts w:eastAsia="Times New Roman"/>
                  <w:b/>
                  <w:bCs/>
                  <w:color w:val="000000"/>
                </w:rPr>
                <w:lastRenderedPageBreak/>
                <w:delText>Cause</w:delText>
              </w:r>
            </w:del>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5B5691FC" w:rsidR="00AC73A1" w:rsidRPr="00AC73A1" w:rsidDel="00586DA1" w:rsidRDefault="00AC73A1" w:rsidP="00AC73A1">
            <w:pPr>
              <w:rPr>
                <w:del w:id="382" w:author="Parks, Robbie M" w:date="2018-07-03T11:31:00Z"/>
                <w:rFonts w:eastAsia="Times New Roman"/>
                <w:b/>
                <w:bCs/>
                <w:color w:val="000000"/>
              </w:rPr>
            </w:pPr>
            <w:del w:id="383" w:author="Parks, Robbie M" w:date="2018-07-03T11:31:00Z">
              <w:r w:rsidRPr="00AC73A1" w:rsidDel="00586DA1">
                <w:rPr>
                  <w:rFonts w:eastAsia="Times New Roman"/>
                  <w:b/>
                  <w:bCs/>
                  <w:color w:val="000000"/>
                </w:rPr>
                <w:delText>ICD-9</w:delText>
              </w:r>
            </w:del>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232B5075" w:rsidR="00AC73A1" w:rsidRPr="00AC73A1" w:rsidDel="00586DA1" w:rsidRDefault="00AC73A1" w:rsidP="00AC73A1">
            <w:pPr>
              <w:rPr>
                <w:del w:id="384" w:author="Parks, Robbie M" w:date="2018-07-03T11:31:00Z"/>
                <w:rFonts w:eastAsia="Times New Roman"/>
                <w:b/>
                <w:bCs/>
                <w:color w:val="000000"/>
              </w:rPr>
            </w:pPr>
            <w:del w:id="385" w:author="Parks, Robbie M" w:date="2018-07-03T11:31:00Z">
              <w:r w:rsidRPr="00AC73A1" w:rsidDel="00586DA1">
                <w:rPr>
                  <w:rFonts w:eastAsia="Times New Roman"/>
                  <w:b/>
                  <w:bCs/>
                  <w:color w:val="000000"/>
                </w:rPr>
                <w:delText>ICD-10</w:delText>
              </w:r>
            </w:del>
          </w:p>
        </w:tc>
      </w:tr>
      <w:tr w:rsidR="00AC73A1" w:rsidRPr="00AC73A1" w:rsidDel="00586DA1" w14:paraId="3544323E" w14:textId="51B5B214" w:rsidTr="00AC73A1">
        <w:trPr>
          <w:trHeight w:val="320"/>
          <w:del w:id="386"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3BE18CC0" w:rsidR="00AC73A1" w:rsidRPr="00FD7116" w:rsidDel="00586DA1" w:rsidRDefault="00AC73A1" w:rsidP="00AC73A1">
            <w:pPr>
              <w:jc w:val="center"/>
              <w:rPr>
                <w:del w:id="387" w:author="Parks, Robbie M" w:date="2018-07-03T11:31:00Z"/>
                <w:rFonts w:eastAsia="Times New Roman"/>
                <w:color w:val="000000"/>
              </w:rPr>
            </w:pPr>
            <w:del w:id="388" w:author="Parks, Robbie M" w:date="2018-07-03T11:31:00Z">
              <w:r w:rsidRPr="00FD7116" w:rsidDel="00586DA1">
                <w:rPr>
                  <w:rFonts w:eastAsia="Times New Roman"/>
                  <w:color w:val="000000"/>
                </w:rPr>
                <w:delText>Cancer</w:delText>
              </w:r>
            </w:del>
          </w:p>
        </w:tc>
        <w:tc>
          <w:tcPr>
            <w:tcW w:w="3784" w:type="dxa"/>
            <w:tcBorders>
              <w:top w:val="nil"/>
              <w:left w:val="nil"/>
              <w:bottom w:val="single" w:sz="4" w:space="0" w:color="auto"/>
              <w:right w:val="single" w:sz="4" w:space="0" w:color="auto"/>
            </w:tcBorders>
            <w:shd w:val="clear" w:color="auto" w:fill="auto"/>
            <w:vAlign w:val="bottom"/>
            <w:hideMark/>
          </w:tcPr>
          <w:p w14:paraId="0335FB64" w14:textId="56E167F5" w:rsidR="00AC73A1" w:rsidRPr="00AC73A1" w:rsidDel="00586DA1" w:rsidRDefault="00AC73A1" w:rsidP="00AC73A1">
            <w:pPr>
              <w:rPr>
                <w:del w:id="389" w:author="Parks, Robbie M" w:date="2018-07-03T11:31:00Z"/>
                <w:rFonts w:eastAsia="Times New Roman"/>
                <w:color w:val="000000"/>
              </w:rPr>
            </w:pPr>
            <w:del w:id="390" w:author="Parks, Robbie M" w:date="2018-07-03T11:31:00Z">
              <w:r w:rsidRPr="00AC73A1" w:rsidDel="00586DA1">
                <w:rPr>
                  <w:rFonts w:eastAsia="Times New Roman"/>
                  <w:color w:val="000000"/>
                </w:rPr>
                <w:delText>140-239</w:delText>
              </w:r>
            </w:del>
          </w:p>
        </w:tc>
        <w:tc>
          <w:tcPr>
            <w:tcW w:w="4196" w:type="dxa"/>
            <w:tcBorders>
              <w:top w:val="nil"/>
              <w:left w:val="nil"/>
              <w:bottom w:val="single" w:sz="4" w:space="0" w:color="auto"/>
              <w:right w:val="single" w:sz="4" w:space="0" w:color="auto"/>
            </w:tcBorders>
            <w:shd w:val="clear" w:color="auto" w:fill="auto"/>
            <w:vAlign w:val="bottom"/>
            <w:hideMark/>
          </w:tcPr>
          <w:p w14:paraId="48F9E147" w14:textId="205E036A" w:rsidR="00AC73A1" w:rsidRPr="00AC73A1" w:rsidDel="00586DA1" w:rsidRDefault="00AC73A1" w:rsidP="00AC73A1">
            <w:pPr>
              <w:rPr>
                <w:del w:id="391" w:author="Parks, Robbie M" w:date="2018-07-03T11:31:00Z"/>
                <w:rFonts w:eastAsia="Times New Roman"/>
                <w:color w:val="000000"/>
              </w:rPr>
            </w:pPr>
            <w:del w:id="392" w:author="Parks, Robbie M" w:date="2018-07-03T11:31:00Z">
              <w:r w:rsidRPr="00AC73A1" w:rsidDel="00586DA1">
                <w:rPr>
                  <w:rFonts w:eastAsia="Times New Roman"/>
                  <w:color w:val="000000"/>
                </w:rPr>
                <w:delText>C00-D48</w:delText>
              </w:r>
            </w:del>
          </w:p>
        </w:tc>
      </w:tr>
      <w:tr w:rsidR="00AC73A1" w:rsidRPr="00AC73A1" w:rsidDel="00586DA1" w14:paraId="74054FE0" w14:textId="6E792185" w:rsidTr="00AC73A1">
        <w:trPr>
          <w:trHeight w:val="320"/>
          <w:del w:id="393"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427D886D" w:rsidR="00AC73A1" w:rsidRPr="00AC73A1" w:rsidDel="00586DA1" w:rsidRDefault="00AC73A1" w:rsidP="00AC73A1">
            <w:pPr>
              <w:jc w:val="center"/>
              <w:rPr>
                <w:del w:id="394" w:author="Parks, Robbie M" w:date="2018-07-03T11:31:00Z"/>
                <w:rFonts w:eastAsia="Times New Roman"/>
                <w:color w:val="000000"/>
              </w:rPr>
            </w:pPr>
            <w:del w:id="395" w:author="Parks, Robbie M" w:date="2018-07-03T11:31:00Z">
              <w:r w:rsidRPr="00AC73A1" w:rsidDel="00586DA1">
                <w:rPr>
                  <w:rFonts w:eastAsia="Times New Roman"/>
                  <w:color w:val="000000"/>
                </w:rPr>
                <w:delText>Cardiorespiratory</w:delText>
              </w:r>
            </w:del>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64E78B4C" w:rsidR="00AC73A1" w:rsidRPr="00AC73A1" w:rsidDel="00586DA1" w:rsidRDefault="00AC73A1" w:rsidP="00AC73A1">
            <w:pPr>
              <w:rPr>
                <w:del w:id="396" w:author="Parks, Robbie M" w:date="2018-07-03T11:31:00Z"/>
                <w:rFonts w:eastAsia="Times New Roman"/>
                <w:color w:val="000000"/>
              </w:rPr>
            </w:pPr>
            <w:del w:id="397" w:author="Parks, Robbie M" w:date="2018-07-03T11:31:00Z">
              <w:r w:rsidRPr="00AC73A1" w:rsidDel="00586DA1">
                <w:rPr>
                  <w:rFonts w:eastAsia="Times New Roman"/>
                  <w:color w:val="000000"/>
                </w:rPr>
                <w:delText>381-382, 390-519</w:delText>
              </w:r>
            </w:del>
          </w:p>
        </w:tc>
        <w:tc>
          <w:tcPr>
            <w:tcW w:w="4196" w:type="dxa"/>
            <w:tcBorders>
              <w:top w:val="nil"/>
              <w:left w:val="nil"/>
              <w:bottom w:val="single" w:sz="4" w:space="0" w:color="auto"/>
              <w:right w:val="single" w:sz="4" w:space="0" w:color="auto"/>
            </w:tcBorders>
            <w:shd w:val="clear" w:color="auto" w:fill="auto"/>
            <w:vAlign w:val="bottom"/>
            <w:hideMark/>
          </w:tcPr>
          <w:p w14:paraId="66E4D67C" w14:textId="21D7CA50" w:rsidR="00AC73A1" w:rsidRPr="00AC73A1" w:rsidDel="00586DA1" w:rsidRDefault="00AC73A1" w:rsidP="00AC73A1">
            <w:pPr>
              <w:rPr>
                <w:del w:id="398" w:author="Parks, Robbie M" w:date="2018-07-03T11:31:00Z"/>
                <w:rFonts w:eastAsia="Times New Roman"/>
                <w:color w:val="000000"/>
              </w:rPr>
            </w:pPr>
            <w:del w:id="399" w:author="Parks, Robbie M" w:date="2018-07-03T11:31:00Z">
              <w:r w:rsidRPr="00AC73A1" w:rsidDel="00586DA1">
                <w:rPr>
                  <w:rFonts w:eastAsia="Times New Roman"/>
                  <w:color w:val="000000"/>
                </w:rPr>
                <w:delText>I00-J99, H65-H66</w:delText>
              </w:r>
            </w:del>
          </w:p>
        </w:tc>
      </w:tr>
      <w:tr w:rsidR="00AC73A1" w:rsidRPr="00AC73A1" w:rsidDel="00586DA1" w14:paraId="4E3F94AB" w14:textId="47585C75" w:rsidTr="00AC73A1">
        <w:trPr>
          <w:trHeight w:val="320"/>
          <w:del w:id="400"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3807EFF1" w:rsidR="00AC73A1" w:rsidRPr="00AC73A1" w:rsidDel="00586DA1" w:rsidRDefault="00AC73A1" w:rsidP="00AC73A1">
            <w:pPr>
              <w:rPr>
                <w:del w:id="401" w:author="Parks, Robbie M" w:date="2018-07-03T11:31:00Z"/>
                <w:rFonts w:eastAsia="Times New Roman"/>
                <w:color w:val="000000"/>
              </w:rPr>
            </w:pPr>
            <w:del w:id="402"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238CB783" w:rsidR="00AC73A1" w:rsidRPr="00AC73A1" w:rsidDel="00586DA1" w:rsidRDefault="00AC73A1" w:rsidP="00AC73A1">
            <w:pPr>
              <w:rPr>
                <w:del w:id="403" w:author="Parks, Robbie M" w:date="2018-07-03T11:31:00Z"/>
                <w:rFonts w:eastAsia="Times New Roman"/>
                <w:color w:val="000000"/>
              </w:rPr>
            </w:pPr>
            <w:del w:id="404" w:author="Parks, Robbie M" w:date="2018-07-03T11:31:00Z">
              <w:r w:rsidRPr="00AC73A1" w:rsidDel="00586DA1">
                <w:rPr>
                  <w:rFonts w:eastAsia="Times New Roman"/>
                  <w:color w:val="000000"/>
                </w:rPr>
                <w:delText>Cardiovascular</w:delText>
              </w:r>
            </w:del>
          </w:p>
        </w:tc>
        <w:tc>
          <w:tcPr>
            <w:tcW w:w="3784" w:type="dxa"/>
            <w:tcBorders>
              <w:top w:val="nil"/>
              <w:left w:val="nil"/>
              <w:bottom w:val="single" w:sz="4" w:space="0" w:color="auto"/>
              <w:right w:val="single" w:sz="4" w:space="0" w:color="auto"/>
            </w:tcBorders>
            <w:shd w:val="clear" w:color="auto" w:fill="auto"/>
            <w:vAlign w:val="bottom"/>
            <w:hideMark/>
          </w:tcPr>
          <w:p w14:paraId="4CAAA299" w14:textId="6868D097" w:rsidR="00AC73A1" w:rsidRPr="00AC73A1" w:rsidDel="00586DA1" w:rsidRDefault="00AC73A1" w:rsidP="00AC73A1">
            <w:pPr>
              <w:rPr>
                <w:del w:id="405" w:author="Parks, Robbie M" w:date="2018-07-03T11:31:00Z"/>
                <w:rFonts w:eastAsia="Times New Roman"/>
                <w:color w:val="000000"/>
              </w:rPr>
            </w:pPr>
            <w:del w:id="406" w:author="Parks, Robbie M" w:date="2018-07-03T11:31:00Z">
              <w:r w:rsidRPr="00AC73A1" w:rsidDel="00586DA1">
                <w:rPr>
                  <w:rFonts w:eastAsia="Times New Roman"/>
                  <w:color w:val="000000"/>
                </w:rPr>
                <w:delText>390-459</w:delText>
              </w:r>
            </w:del>
          </w:p>
        </w:tc>
        <w:tc>
          <w:tcPr>
            <w:tcW w:w="4196" w:type="dxa"/>
            <w:tcBorders>
              <w:top w:val="nil"/>
              <w:left w:val="nil"/>
              <w:bottom w:val="single" w:sz="4" w:space="0" w:color="auto"/>
              <w:right w:val="single" w:sz="4" w:space="0" w:color="auto"/>
            </w:tcBorders>
            <w:shd w:val="clear" w:color="auto" w:fill="auto"/>
            <w:vAlign w:val="bottom"/>
            <w:hideMark/>
          </w:tcPr>
          <w:p w14:paraId="492C943C" w14:textId="18170CF2" w:rsidR="00AC73A1" w:rsidRPr="00AC73A1" w:rsidDel="00586DA1" w:rsidRDefault="00AC73A1" w:rsidP="00AC73A1">
            <w:pPr>
              <w:rPr>
                <w:del w:id="407" w:author="Parks, Robbie M" w:date="2018-07-03T11:31:00Z"/>
                <w:rFonts w:eastAsia="Times New Roman"/>
                <w:color w:val="000000"/>
              </w:rPr>
            </w:pPr>
            <w:del w:id="408" w:author="Parks, Robbie M" w:date="2018-07-03T11:31:00Z">
              <w:r w:rsidRPr="00AC73A1" w:rsidDel="00586DA1">
                <w:rPr>
                  <w:rFonts w:eastAsia="Times New Roman"/>
                  <w:color w:val="000000"/>
                </w:rPr>
                <w:delText>I00-I99</w:delText>
              </w:r>
            </w:del>
          </w:p>
        </w:tc>
      </w:tr>
      <w:tr w:rsidR="00AC73A1" w:rsidRPr="00AC73A1" w:rsidDel="00586DA1" w14:paraId="6331507A" w14:textId="11AC3844" w:rsidTr="00AC73A1">
        <w:trPr>
          <w:trHeight w:val="320"/>
          <w:del w:id="409"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23DFC55B" w:rsidR="00AC73A1" w:rsidRPr="00AC73A1" w:rsidDel="00586DA1" w:rsidRDefault="00AC73A1" w:rsidP="00AC73A1">
            <w:pPr>
              <w:rPr>
                <w:del w:id="410" w:author="Parks, Robbie M" w:date="2018-07-03T11:31:00Z"/>
                <w:rFonts w:eastAsia="Times New Roman"/>
                <w:color w:val="000000"/>
              </w:rPr>
            </w:pPr>
            <w:del w:id="411"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5AA2E729" w:rsidR="00AC73A1" w:rsidRPr="00AC73A1" w:rsidDel="00586DA1" w:rsidRDefault="00AC73A1" w:rsidP="00AC73A1">
            <w:pPr>
              <w:rPr>
                <w:del w:id="412" w:author="Parks, Robbie M" w:date="2018-07-03T11:31:00Z"/>
                <w:rFonts w:eastAsia="Times New Roman"/>
                <w:color w:val="000000"/>
              </w:rPr>
            </w:pPr>
            <w:del w:id="413" w:author="Parks, Robbie M" w:date="2018-07-03T11:31:00Z">
              <w:r w:rsidRPr="00AC73A1" w:rsidDel="00586DA1">
                <w:rPr>
                  <w:rFonts w:eastAsia="Times New Roman"/>
                  <w:color w:val="000000"/>
                </w:rPr>
                <w:delText>Chronic respiratory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47A27AED" w14:textId="368AE517" w:rsidR="00AC73A1" w:rsidRPr="00AC73A1" w:rsidDel="00586DA1" w:rsidRDefault="00AC73A1" w:rsidP="00AC73A1">
            <w:pPr>
              <w:rPr>
                <w:del w:id="414" w:author="Parks, Robbie M" w:date="2018-07-03T11:31:00Z"/>
                <w:rFonts w:eastAsia="Times New Roman"/>
                <w:color w:val="000000"/>
              </w:rPr>
            </w:pPr>
            <w:del w:id="415" w:author="Parks, Robbie M" w:date="2018-07-03T11:31:00Z">
              <w:r w:rsidRPr="00AC73A1" w:rsidDel="00586DA1">
                <w:rPr>
                  <w:rFonts w:eastAsia="Times New Roman"/>
                  <w:color w:val="000000"/>
                </w:rPr>
                <w:delText>470-478, 490-519</w:delText>
              </w:r>
            </w:del>
          </w:p>
        </w:tc>
        <w:tc>
          <w:tcPr>
            <w:tcW w:w="4196" w:type="dxa"/>
            <w:tcBorders>
              <w:top w:val="nil"/>
              <w:left w:val="nil"/>
              <w:bottom w:val="single" w:sz="4" w:space="0" w:color="auto"/>
              <w:right w:val="single" w:sz="4" w:space="0" w:color="auto"/>
            </w:tcBorders>
            <w:shd w:val="clear" w:color="auto" w:fill="auto"/>
            <w:vAlign w:val="bottom"/>
            <w:hideMark/>
          </w:tcPr>
          <w:p w14:paraId="3F52B688" w14:textId="09836AFE" w:rsidR="00AC73A1" w:rsidRPr="00AC73A1" w:rsidDel="00586DA1" w:rsidRDefault="00AC73A1" w:rsidP="00AC73A1">
            <w:pPr>
              <w:rPr>
                <w:del w:id="416" w:author="Parks, Robbie M" w:date="2018-07-03T11:31:00Z"/>
                <w:rFonts w:eastAsia="Times New Roman"/>
                <w:color w:val="000000"/>
              </w:rPr>
            </w:pPr>
            <w:del w:id="417" w:author="Parks, Robbie M" w:date="2018-07-03T11:31:00Z">
              <w:r w:rsidRPr="00AC73A1" w:rsidDel="00586DA1">
                <w:rPr>
                  <w:rFonts w:eastAsia="Times New Roman"/>
                  <w:color w:val="000000"/>
                </w:rPr>
                <w:delText>J30-J98</w:delText>
              </w:r>
            </w:del>
          </w:p>
        </w:tc>
      </w:tr>
      <w:tr w:rsidR="00AC73A1" w:rsidRPr="00AC73A1" w:rsidDel="00586DA1" w14:paraId="00AB4448" w14:textId="107D9C11" w:rsidTr="00AC73A1">
        <w:trPr>
          <w:trHeight w:val="320"/>
          <w:del w:id="418"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16F73FB4" w:rsidR="00AC73A1" w:rsidRPr="00AC73A1" w:rsidDel="00586DA1" w:rsidRDefault="00AC73A1" w:rsidP="00AC73A1">
            <w:pPr>
              <w:rPr>
                <w:del w:id="419" w:author="Parks, Robbie M" w:date="2018-07-03T11:31:00Z"/>
                <w:rFonts w:eastAsia="Times New Roman"/>
                <w:color w:val="000000"/>
              </w:rPr>
            </w:pPr>
            <w:del w:id="420"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0A033D9" w:rsidR="00AC73A1" w:rsidRPr="00AC73A1" w:rsidDel="00586DA1" w:rsidRDefault="00AC73A1" w:rsidP="00AC73A1">
            <w:pPr>
              <w:rPr>
                <w:del w:id="421" w:author="Parks, Robbie M" w:date="2018-07-03T11:31:00Z"/>
                <w:rFonts w:eastAsia="Times New Roman"/>
                <w:color w:val="000000"/>
              </w:rPr>
            </w:pPr>
            <w:del w:id="422" w:author="Parks, Robbie M" w:date="2018-07-03T11:31:00Z">
              <w:r w:rsidRPr="00AC73A1" w:rsidDel="00586DA1">
                <w:rPr>
                  <w:rFonts w:eastAsia="Times New Roman"/>
                  <w:color w:val="000000"/>
                </w:rPr>
                <w:delText>Respiratory infections</w:delText>
              </w:r>
            </w:del>
          </w:p>
        </w:tc>
        <w:tc>
          <w:tcPr>
            <w:tcW w:w="3784" w:type="dxa"/>
            <w:tcBorders>
              <w:top w:val="nil"/>
              <w:left w:val="nil"/>
              <w:bottom w:val="single" w:sz="4" w:space="0" w:color="auto"/>
              <w:right w:val="single" w:sz="4" w:space="0" w:color="auto"/>
            </w:tcBorders>
            <w:shd w:val="clear" w:color="auto" w:fill="auto"/>
            <w:vAlign w:val="bottom"/>
            <w:hideMark/>
          </w:tcPr>
          <w:p w14:paraId="54E98A1B" w14:textId="4CF21207" w:rsidR="00AC73A1" w:rsidRPr="00AC73A1" w:rsidDel="00586DA1" w:rsidRDefault="00AC73A1" w:rsidP="00AC73A1">
            <w:pPr>
              <w:rPr>
                <w:del w:id="423" w:author="Parks, Robbie M" w:date="2018-07-03T11:31:00Z"/>
                <w:rFonts w:eastAsia="Times New Roman"/>
                <w:color w:val="000000"/>
              </w:rPr>
            </w:pPr>
            <w:del w:id="424" w:author="Parks, Robbie M" w:date="2018-07-03T11:31:00Z">
              <w:r w:rsidRPr="00AC73A1" w:rsidDel="00586DA1">
                <w:rPr>
                  <w:rFonts w:eastAsia="Times New Roman"/>
                  <w:color w:val="000000"/>
                </w:rPr>
                <w:delText>460-466, 480-487, 381-382</w:delText>
              </w:r>
            </w:del>
          </w:p>
        </w:tc>
        <w:tc>
          <w:tcPr>
            <w:tcW w:w="4196" w:type="dxa"/>
            <w:tcBorders>
              <w:top w:val="nil"/>
              <w:left w:val="nil"/>
              <w:bottom w:val="single" w:sz="4" w:space="0" w:color="auto"/>
              <w:right w:val="single" w:sz="4" w:space="0" w:color="auto"/>
            </w:tcBorders>
            <w:shd w:val="clear" w:color="auto" w:fill="auto"/>
            <w:vAlign w:val="bottom"/>
            <w:hideMark/>
          </w:tcPr>
          <w:p w14:paraId="1E6415F6" w14:textId="7DAA7CAB" w:rsidR="00AC73A1" w:rsidRPr="00AC73A1" w:rsidDel="00586DA1" w:rsidRDefault="00AC73A1" w:rsidP="00AC73A1">
            <w:pPr>
              <w:rPr>
                <w:del w:id="425" w:author="Parks, Robbie M" w:date="2018-07-03T11:31:00Z"/>
                <w:rFonts w:eastAsia="Times New Roman"/>
                <w:color w:val="000000"/>
              </w:rPr>
            </w:pPr>
            <w:del w:id="426" w:author="Parks, Robbie M" w:date="2018-07-03T11:31:00Z">
              <w:r w:rsidRPr="00AC73A1" w:rsidDel="00586DA1">
                <w:rPr>
                  <w:rFonts w:eastAsia="Times New Roman"/>
                  <w:color w:val="000000"/>
                </w:rPr>
                <w:delText>J00-J06, J09-J18, J20-J22, H65-H66</w:delText>
              </w:r>
            </w:del>
          </w:p>
        </w:tc>
      </w:tr>
      <w:tr w:rsidR="00AC73A1" w:rsidRPr="00AC73A1" w:rsidDel="00586DA1" w14:paraId="546CA907" w14:textId="0B6574CC" w:rsidTr="00AC73A1">
        <w:trPr>
          <w:trHeight w:val="320"/>
          <w:del w:id="427"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3DD8FA0A" w:rsidR="00AC73A1" w:rsidRPr="00AC73A1" w:rsidDel="00586DA1" w:rsidRDefault="00AC73A1" w:rsidP="00AC73A1">
            <w:pPr>
              <w:jc w:val="center"/>
              <w:rPr>
                <w:del w:id="428" w:author="Parks, Robbie M" w:date="2018-07-03T11:31:00Z"/>
                <w:rFonts w:eastAsia="Times New Roman"/>
                <w:color w:val="000000"/>
              </w:rPr>
            </w:pPr>
            <w:del w:id="429" w:author="Parks, Robbie M" w:date="2018-07-03T11:31:00Z">
              <w:r w:rsidRPr="00AC73A1" w:rsidDel="00586DA1">
                <w:rPr>
                  <w:rFonts w:eastAsia="Times New Roman"/>
                  <w:color w:val="000000"/>
                </w:rPr>
                <w:delText>Injuries</w:delText>
              </w:r>
            </w:del>
          </w:p>
        </w:tc>
        <w:tc>
          <w:tcPr>
            <w:tcW w:w="3784" w:type="dxa"/>
            <w:tcBorders>
              <w:top w:val="nil"/>
              <w:left w:val="nil"/>
              <w:bottom w:val="single" w:sz="4" w:space="0" w:color="auto"/>
              <w:right w:val="single" w:sz="4" w:space="0" w:color="auto"/>
            </w:tcBorders>
            <w:shd w:val="clear" w:color="auto" w:fill="auto"/>
            <w:vAlign w:val="bottom"/>
            <w:hideMark/>
          </w:tcPr>
          <w:p w14:paraId="1FDCE893" w14:textId="47FD1E82" w:rsidR="00AC73A1" w:rsidRPr="00AC73A1" w:rsidDel="00586DA1" w:rsidRDefault="00AC73A1" w:rsidP="00AC73A1">
            <w:pPr>
              <w:rPr>
                <w:del w:id="430" w:author="Parks, Robbie M" w:date="2018-07-03T11:31:00Z"/>
                <w:rFonts w:eastAsia="Times New Roman"/>
                <w:color w:val="000000"/>
              </w:rPr>
            </w:pPr>
            <w:del w:id="431" w:author="Parks, Robbie M" w:date="2018-07-03T11:31:00Z">
              <w:r w:rsidRPr="00AC73A1" w:rsidDel="00586DA1">
                <w:rPr>
                  <w:rFonts w:eastAsia="Times New Roman"/>
                  <w:color w:val="000000"/>
                </w:rPr>
                <w:delText>E800-E999</w:delText>
              </w:r>
            </w:del>
          </w:p>
        </w:tc>
        <w:tc>
          <w:tcPr>
            <w:tcW w:w="4196" w:type="dxa"/>
            <w:tcBorders>
              <w:top w:val="nil"/>
              <w:left w:val="nil"/>
              <w:bottom w:val="single" w:sz="4" w:space="0" w:color="auto"/>
              <w:right w:val="single" w:sz="4" w:space="0" w:color="auto"/>
            </w:tcBorders>
            <w:shd w:val="clear" w:color="auto" w:fill="auto"/>
            <w:vAlign w:val="bottom"/>
            <w:hideMark/>
          </w:tcPr>
          <w:p w14:paraId="78D31229" w14:textId="54884900" w:rsidR="00AC73A1" w:rsidRPr="00AC73A1" w:rsidDel="00586DA1" w:rsidRDefault="00AC73A1" w:rsidP="00AC73A1">
            <w:pPr>
              <w:rPr>
                <w:del w:id="432" w:author="Parks, Robbie M" w:date="2018-07-03T11:31:00Z"/>
                <w:rFonts w:eastAsia="Times New Roman"/>
                <w:color w:val="000000"/>
              </w:rPr>
            </w:pPr>
            <w:del w:id="433" w:author="Parks, Robbie M" w:date="2018-07-03T11:31:00Z">
              <w:r w:rsidRPr="00AC73A1" w:rsidDel="00586DA1">
                <w:rPr>
                  <w:rFonts w:eastAsia="Times New Roman"/>
                  <w:color w:val="000000"/>
                </w:rPr>
                <w:delText>S00-T88, V00-V99</w:delText>
              </w:r>
            </w:del>
          </w:p>
        </w:tc>
      </w:tr>
      <w:tr w:rsidR="00AC73A1" w:rsidRPr="00AC73A1" w:rsidDel="00586DA1" w14:paraId="5774EE77" w14:textId="0CFB52F4" w:rsidTr="00AC73A1">
        <w:trPr>
          <w:trHeight w:val="320"/>
          <w:del w:id="434"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4E3E69E2" w:rsidR="00AC73A1" w:rsidRPr="00AC73A1" w:rsidDel="00586DA1" w:rsidRDefault="00AC73A1" w:rsidP="00AC73A1">
            <w:pPr>
              <w:rPr>
                <w:del w:id="435" w:author="Parks, Robbie M" w:date="2018-07-03T11:31:00Z"/>
                <w:rFonts w:eastAsia="Times New Roman"/>
                <w:color w:val="000000"/>
              </w:rPr>
            </w:pPr>
            <w:del w:id="436"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4B70F0A5" w:rsidR="00AC73A1" w:rsidRPr="00AC73A1" w:rsidDel="00586DA1" w:rsidRDefault="00AC73A1" w:rsidP="00AC73A1">
            <w:pPr>
              <w:rPr>
                <w:del w:id="437" w:author="Parks, Robbie M" w:date="2018-07-03T11:31:00Z"/>
                <w:rFonts w:eastAsia="Times New Roman"/>
                <w:color w:val="000000"/>
              </w:rPr>
            </w:pPr>
            <w:del w:id="438" w:author="Parks, Robbie M" w:date="2018-07-03T11:31:00Z">
              <w:r w:rsidRPr="00AC73A1" w:rsidDel="00586DA1">
                <w:rPr>
                  <w:rFonts w:eastAsia="Times New Roman"/>
                  <w:color w:val="000000"/>
                </w:rPr>
                <w:delText>Unintentional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341AA272" w14:textId="460739A2" w:rsidR="00AC73A1" w:rsidRPr="00AC73A1" w:rsidDel="00586DA1" w:rsidRDefault="00AC73A1" w:rsidP="00A821FD">
            <w:pPr>
              <w:rPr>
                <w:del w:id="439" w:author="Parks, Robbie M" w:date="2018-07-03T11:31:00Z"/>
                <w:rFonts w:eastAsia="Times New Roman"/>
                <w:color w:val="000000"/>
              </w:rPr>
            </w:pPr>
            <w:del w:id="440"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7CD6CC9F" w14:textId="04E2D468" w:rsidR="00AC73A1" w:rsidRPr="00AC73A1" w:rsidDel="00586DA1" w:rsidRDefault="00AC73A1" w:rsidP="00A821FD">
            <w:pPr>
              <w:rPr>
                <w:del w:id="441" w:author="Parks, Robbie M" w:date="2018-07-03T11:31:00Z"/>
                <w:rFonts w:eastAsia="Times New Roman"/>
                <w:color w:val="000000"/>
              </w:rPr>
            </w:pPr>
            <w:del w:id="442"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45D1DE9" w14:textId="5548F21C" w:rsidTr="00AC73A1">
        <w:trPr>
          <w:trHeight w:val="320"/>
          <w:del w:id="443"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20AA24D2" w:rsidR="00AC73A1" w:rsidRPr="00AC73A1" w:rsidDel="00586DA1" w:rsidRDefault="00AC73A1" w:rsidP="00AC73A1">
            <w:pPr>
              <w:rPr>
                <w:del w:id="444" w:author="Parks, Robbie M" w:date="2018-07-03T11:31:00Z"/>
                <w:rFonts w:eastAsia="Times New Roman"/>
                <w:color w:val="000000"/>
              </w:rPr>
            </w:pPr>
            <w:del w:id="445"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3A535F63" w:rsidR="00AC73A1" w:rsidRPr="00AC73A1" w:rsidDel="00586DA1" w:rsidRDefault="00AC73A1" w:rsidP="00AC73A1">
            <w:pPr>
              <w:rPr>
                <w:del w:id="446" w:author="Parks, Robbie M" w:date="2018-07-03T11:31:00Z"/>
                <w:rFonts w:eastAsia="Times New Roman"/>
                <w:color w:val="000000"/>
              </w:rPr>
            </w:pPr>
            <w:del w:id="447" w:author="Parks, Robbie M" w:date="2018-07-03T11:31:00Z">
              <w:r w:rsidRPr="00AC73A1" w:rsidDel="00586DA1">
                <w:rPr>
                  <w:rFonts w:eastAsia="Times New Roman"/>
                  <w:color w:val="000000"/>
                </w:rPr>
                <w:delText>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6FD40942" w14:textId="31F6CFFF" w:rsidR="00AC73A1" w:rsidRPr="00AC73A1" w:rsidDel="00586DA1" w:rsidRDefault="00AC73A1" w:rsidP="00A821FD">
            <w:pPr>
              <w:rPr>
                <w:del w:id="448" w:author="Parks, Robbie M" w:date="2018-07-03T11:31:00Z"/>
                <w:rFonts w:eastAsia="Times New Roman"/>
                <w:color w:val="000000"/>
              </w:rPr>
            </w:pPr>
            <w:del w:id="449"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3474152D" w14:textId="36CC4391" w:rsidR="00AC73A1" w:rsidRPr="00AC73A1" w:rsidDel="00586DA1" w:rsidRDefault="00AC73A1" w:rsidP="00A821FD">
            <w:pPr>
              <w:rPr>
                <w:del w:id="450" w:author="Parks, Robbie M" w:date="2018-07-03T11:31:00Z"/>
                <w:rFonts w:eastAsia="Times New Roman"/>
                <w:color w:val="000000"/>
              </w:rPr>
            </w:pPr>
            <w:del w:id="451"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3C01492" w14:textId="59B1EDF9" w:rsidTr="00AC73A1">
        <w:trPr>
          <w:trHeight w:val="640"/>
          <w:del w:id="452"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6A7CED3E" w:rsidR="00AC73A1" w:rsidRPr="00AC73A1" w:rsidDel="00586DA1" w:rsidRDefault="00AC73A1" w:rsidP="00AC73A1">
            <w:pPr>
              <w:jc w:val="center"/>
              <w:rPr>
                <w:del w:id="453" w:author="Parks, Robbie M" w:date="2018-07-03T11:31:00Z"/>
                <w:rFonts w:eastAsia="Times New Roman"/>
                <w:color w:val="000000"/>
              </w:rPr>
            </w:pPr>
            <w:del w:id="454"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4F0535C" w14:textId="55A651E4" w:rsidR="00AC73A1" w:rsidRPr="00AC73A1" w:rsidDel="00586DA1" w:rsidRDefault="00AC73A1" w:rsidP="00AC73A1">
            <w:pPr>
              <w:rPr>
                <w:del w:id="455" w:author="Parks, Robbie M" w:date="2018-07-03T11:31:00Z"/>
                <w:rFonts w:eastAsia="Times New Roman"/>
                <w:color w:val="000000"/>
              </w:rPr>
            </w:pPr>
            <w:del w:id="456" w:author="Parks, Robbie M" w:date="2018-07-03T11:31:00Z">
              <w:r w:rsidRPr="00AC73A1" w:rsidDel="00586DA1">
                <w:rPr>
                  <w:rFonts w:eastAsia="Times New Roman"/>
                  <w:color w:val="000000"/>
                </w:rPr>
                <w:delText>All other causes not in Cancer, Cardiorespiratory, Injuries</w:delText>
              </w:r>
            </w:del>
          </w:p>
        </w:tc>
        <w:tc>
          <w:tcPr>
            <w:tcW w:w="4196" w:type="dxa"/>
            <w:tcBorders>
              <w:top w:val="nil"/>
              <w:left w:val="nil"/>
              <w:bottom w:val="single" w:sz="4" w:space="0" w:color="auto"/>
              <w:right w:val="single" w:sz="4" w:space="0" w:color="auto"/>
            </w:tcBorders>
            <w:shd w:val="clear" w:color="auto" w:fill="auto"/>
            <w:vAlign w:val="bottom"/>
            <w:hideMark/>
          </w:tcPr>
          <w:p w14:paraId="52BACFBB" w14:textId="7168B9EF" w:rsidR="00AC73A1" w:rsidRPr="00AC73A1" w:rsidDel="00586DA1" w:rsidRDefault="00AC73A1" w:rsidP="00AC73A1">
            <w:pPr>
              <w:rPr>
                <w:del w:id="457" w:author="Parks, Robbie M" w:date="2018-07-03T11:31:00Z"/>
                <w:rFonts w:eastAsia="Times New Roman"/>
                <w:color w:val="000000"/>
              </w:rPr>
            </w:pPr>
            <w:del w:id="458" w:author="Parks, Robbie M" w:date="2018-07-03T11:31:00Z">
              <w:r w:rsidRPr="00AC73A1" w:rsidDel="00586DA1">
                <w:rPr>
                  <w:rFonts w:eastAsia="Times New Roman"/>
                  <w:color w:val="000000"/>
                </w:rPr>
                <w:delText>All other causes not in  Cancer, Cardiorespiratory, Injuries</w:delText>
              </w:r>
            </w:del>
          </w:p>
        </w:tc>
      </w:tr>
      <w:tr w:rsidR="00AC73A1" w:rsidRPr="00AC73A1" w:rsidDel="00586DA1" w14:paraId="16210411" w14:textId="48627741" w:rsidTr="00AC73A1">
        <w:trPr>
          <w:trHeight w:val="640"/>
          <w:del w:id="459"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1A0355E2" w:rsidR="00AC73A1" w:rsidRPr="00AC73A1" w:rsidDel="00586DA1" w:rsidRDefault="00AC73A1" w:rsidP="00AC73A1">
            <w:pPr>
              <w:rPr>
                <w:del w:id="460" w:author="Parks, Robbie M" w:date="2018-07-03T11:31:00Z"/>
                <w:rFonts w:eastAsia="Times New Roman"/>
                <w:color w:val="000000"/>
              </w:rPr>
            </w:pPr>
            <w:del w:id="461"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0D026C36" w:rsidR="00AC73A1" w:rsidRPr="00AC73A1" w:rsidDel="00586DA1" w:rsidRDefault="00AC73A1" w:rsidP="00AC73A1">
            <w:pPr>
              <w:rPr>
                <w:del w:id="462" w:author="Parks, Robbie M" w:date="2018-07-03T11:31:00Z"/>
                <w:rFonts w:eastAsia="Times New Roman"/>
                <w:color w:val="000000"/>
              </w:rPr>
            </w:pPr>
            <w:del w:id="463" w:author="Parks, Robbie M" w:date="2018-07-03T11:31:00Z">
              <w:r w:rsidRPr="00AC73A1" w:rsidDel="00586DA1">
                <w:rPr>
                  <w:rFonts w:eastAsia="Times New Roman"/>
                  <w:color w:val="000000"/>
                </w:rPr>
                <w:delText>Endocrine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67F1CE55" w14:textId="30FE146E" w:rsidR="00AC73A1" w:rsidRPr="00AC73A1" w:rsidDel="00586DA1" w:rsidRDefault="00AC73A1" w:rsidP="00AC73A1">
            <w:pPr>
              <w:rPr>
                <w:del w:id="464" w:author="Parks, Robbie M" w:date="2018-07-03T11:31:00Z"/>
                <w:rFonts w:eastAsia="Times New Roman"/>
                <w:color w:val="000000"/>
              </w:rPr>
            </w:pPr>
            <w:del w:id="465" w:author="Parks, Robbie M" w:date="2018-07-03T11:31:00Z">
              <w:r w:rsidRPr="00AC73A1" w:rsidDel="00586DA1">
                <w:rPr>
                  <w:rFonts w:eastAsia="Times New Roman"/>
                  <w:color w:val="000000"/>
                </w:rPr>
                <w:delText>240-242, 244-246, 251-259, 270-279 (minus 274, 279.5),282-285 (minus 285.9), 286-289</w:delText>
              </w:r>
            </w:del>
          </w:p>
        </w:tc>
        <w:tc>
          <w:tcPr>
            <w:tcW w:w="4196" w:type="dxa"/>
            <w:tcBorders>
              <w:top w:val="nil"/>
              <w:left w:val="nil"/>
              <w:bottom w:val="single" w:sz="4" w:space="0" w:color="auto"/>
              <w:right w:val="single" w:sz="4" w:space="0" w:color="auto"/>
            </w:tcBorders>
            <w:shd w:val="clear" w:color="auto" w:fill="auto"/>
            <w:vAlign w:val="bottom"/>
            <w:hideMark/>
          </w:tcPr>
          <w:p w14:paraId="42857D34" w14:textId="1E629E5F" w:rsidR="00AC73A1" w:rsidRPr="00AC73A1" w:rsidDel="00586DA1" w:rsidRDefault="00AC73A1" w:rsidP="00AC73A1">
            <w:pPr>
              <w:rPr>
                <w:del w:id="466" w:author="Parks, Robbie M" w:date="2018-07-03T11:31:00Z"/>
                <w:rFonts w:eastAsia="Times New Roman"/>
                <w:color w:val="000000"/>
              </w:rPr>
            </w:pPr>
            <w:del w:id="467" w:author="Parks, Robbie M" w:date="2018-07-03T11:31:00Z">
              <w:r w:rsidRPr="00AC73A1" w:rsidDel="00586DA1">
                <w:rPr>
                  <w:rFonts w:eastAsia="Times New Roman"/>
                  <w:color w:val="000000"/>
                </w:rPr>
                <w:delText>D55-D64 (minus D64.9),D65-D89, E03-E07, E15-E16, E20-E34, E65-E88</w:delText>
              </w:r>
            </w:del>
          </w:p>
        </w:tc>
      </w:tr>
      <w:tr w:rsidR="00AC73A1" w:rsidRPr="00AC73A1" w:rsidDel="00586DA1" w14:paraId="74A02811" w14:textId="63B94288" w:rsidTr="00AC73A1">
        <w:trPr>
          <w:trHeight w:val="320"/>
          <w:del w:id="468"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0485E32A" w:rsidR="00AC73A1" w:rsidRPr="00AC73A1" w:rsidDel="00586DA1" w:rsidRDefault="00AC73A1" w:rsidP="00AC73A1">
            <w:pPr>
              <w:rPr>
                <w:del w:id="469" w:author="Parks, Robbie M" w:date="2018-07-03T11:31:00Z"/>
                <w:rFonts w:eastAsia="Times New Roman"/>
                <w:color w:val="000000"/>
              </w:rPr>
            </w:pPr>
            <w:del w:id="470"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0728AB93" w:rsidR="00AC73A1" w:rsidRPr="00AC73A1" w:rsidDel="00586DA1" w:rsidRDefault="00AC73A1" w:rsidP="00AC73A1">
            <w:pPr>
              <w:rPr>
                <w:del w:id="471" w:author="Parks, Robbie M" w:date="2018-07-03T11:31:00Z"/>
                <w:rFonts w:eastAsia="Times New Roman"/>
                <w:color w:val="000000"/>
              </w:rPr>
            </w:pPr>
            <w:del w:id="472" w:author="Parks, Robbie M" w:date="2018-07-03T11:31:00Z">
              <w:r w:rsidRPr="00AC73A1" w:rsidDel="00586DA1">
                <w:rPr>
                  <w:rFonts w:eastAsia="Times New Roman"/>
                  <w:color w:val="000000"/>
                </w:rPr>
                <w:delText>Genitourinary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03392E1A" w14:textId="3E4AD515" w:rsidR="00AC73A1" w:rsidRPr="00AC73A1" w:rsidDel="00586DA1" w:rsidRDefault="00AC73A1" w:rsidP="00AC73A1">
            <w:pPr>
              <w:rPr>
                <w:del w:id="473" w:author="Parks, Robbie M" w:date="2018-07-03T11:31:00Z"/>
                <w:rFonts w:eastAsia="Times New Roman"/>
                <w:color w:val="000000"/>
              </w:rPr>
            </w:pPr>
            <w:del w:id="474" w:author="Parks, Robbie M" w:date="2018-07-03T11:31:00Z">
              <w:r w:rsidRPr="00AC73A1" w:rsidDel="00586DA1">
                <w:rPr>
                  <w:rFonts w:eastAsia="Times New Roman"/>
                  <w:color w:val="000000"/>
                </w:rPr>
                <w:delText>580-611, 617-629</w:delText>
              </w:r>
            </w:del>
          </w:p>
        </w:tc>
        <w:tc>
          <w:tcPr>
            <w:tcW w:w="4196" w:type="dxa"/>
            <w:tcBorders>
              <w:top w:val="nil"/>
              <w:left w:val="nil"/>
              <w:bottom w:val="single" w:sz="4" w:space="0" w:color="auto"/>
              <w:right w:val="single" w:sz="4" w:space="0" w:color="auto"/>
            </w:tcBorders>
            <w:shd w:val="clear" w:color="auto" w:fill="auto"/>
            <w:vAlign w:val="bottom"/>
            <w:hideMark/>
          </w:tcPr>
          <w:p w14:paraId="43AA3AD7" w14:textId="57DD66B0" w:rsidR="00AC73A1" w:rsidRPr="00AC73A1" w:rsidDel="00586DA1" w:rsidRDefault="00AC73A1" w:rsidP="00AC73A1">
            <w:pPr>
              <w:rPr>
                <w:del w:id="475" w:author="Parks, Robbie M" w:date="2018-07-03T11:31:00Z"/>
                <w:rFonts w:eastAsia="Times New Roman"/>
                <w:color w:val="000000"/>
              </w:rPr>
            </w:pPr>
            <w:del w:id="476" w:author="Parks, Robbie M" w:date="2018-07-03T11:31:00Z">
              <w:r w:rsidRPr="00AC73A1" w:rsidDel="00586DA1">
                <w:rPr>
                  <w:rFonts w:eastAsia="Times New Roman"/>
                  <w:color w:val="000000"/>
                </w:rPr>
                <w:delText>N00-N64, N75-N98</w:delText>
              </w:r>
            </w:del>
          </w:p>
        </w:tc>
      </w:tr>
      <w:tr w:rsidR="00AC73A1" w:rsidRPr="00AC73A1" w:rsidDel="00586DA1" w14:paraId="51599A2E" w14:textId="44E540C9" w:rsidTr="00AC73A1">
        <w:trPr>
          <w:trHeight w:val="320"/>
          <w:del w:id="477"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553A3804" w:rsidR="00AC73A1" w:rsidRPr="00AC73A1" w:rsidDel="00586DA1" w:rsidRDefault="00AC73A1" w:rsidP="00AC73A1">
            <w:pPr>
              <w:rPr>
                <w:del w:id="478" w:author="Parks, Robbie M" w:date="2018-07-03T11:31:00Z"/>
                <w:rFonts w:eastAsia="Times New Roman"/>
                <w:color w:val="000000"/>
              </w:rPr>
            </w:pPr>
            <w:del w:id="479"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3583DEC6" w:rsidR="00AC73A1" w:rsidRPr="00AC73A1" w:rsidDel="00586DA1" w:rsidRDefault="00AC73A1" w:rsidP="00AC73A1">
            <w:pPr>
              <w:rPr>
                <w:del w:id="480" w:author="Parks, Robbie M" w:date="2018-07-03T11:31:00Z"/>
                <w:rFonts w:eastAsia="Times New Roman"/>
                <w:color w:val="000000"/>
              </w:rPr>
            </w:pPr>
            <w:del w:id="481" w:author="Parks, Robbie M" w:date="2018-07-03T11:31:00Z">
              <w:r w:rsidRPr="00AC73A1" w:rsidDel="00586DA1">
                <w:rPr>
                  <w:rFonts w:eastAsia="Times New Roman"/>
                  <w:color w:val="000000"/>
                </w:rPr>
                <w:delText>Maternal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25AF36EA" w14:textId="1F062C4C" w:rsidR="00AC73A1" w:rsidRPr="00AC73A1" w:rsidDel="00586DA1" w:rsidRDefault="00AC73A1" w:rsidP="00AC73A1">
            <w:pPr>
              <w:rPr>
                <w:del w:id="482" w:author="Parks, Robbie M" w:date="2018-07-03T11:31:00Z"/>
                <w:rFonts w:eastAsia="Times New Roman"/>
                <w:color w:val="000000"/>
              </w:rPr>
            </w:pPr>
            <w:del w:id="483" w:author="Parks, Robbie M" w:date="2018-07-03T11:31:00Z">
              <w:r w:rsidRPr="00AC73A1" w:rsidDel="00586DA1">
                <w:rPr>
                  <w:rFonts w:eastAsia="Times New Roman"/>
                  <w:color w:val="000000"/>
                </w:rPr>
                <w:delText>630-676</w:delText>
              </w:r>
            </w:del>
          </w:p>
        </w:tc>
        <w:tc>
          <w:tcPr>
            <w:tcW w:w="4196" w:type="dxa"/>
            <w:tcBorders>
              <w:top w:val="nil"/>
              <w:left w:val="nil"/>
              <w:bottom w:val="single" w:sz="4" w:space="0" w:color="auto"/>
              <w:right w:val="single" w:sz="4" w:space="0" w:color="auto"/>
            </w:tcBorders>
            <w:shd w:val="clear" w:color="auto" w:fill="auto"/>
            <w:vAlign w:val="bottom"/>
            <w:hideMark/>
          </w:tcPr>
          <w:p w14:paraId="4DDA78D0" w14:textId="4ADE1555" w:rsidR="00AC73A1" w:rsidRPr="00AC73A1" w:rsidDel="00586DA1" w:rsidRDefault="00AC73A1" w:rsidP="00AC73A1">
            <w:pPr>
              <w:rPr>
                <w:del w:id="484" w:author="Parks, Robbie M" w:date="2018-07-03T11:31:00Z"/>
                <w:rFonts w:eastAsia="Times New Roman"/>
                <w:color w:val="000000"/>
              </w:rPr>
            </w:pPr>
            <w:del w:id="485" w:author="Parks, Robbie M" w:date="2018-07-03T11:31:00Z">
              <w:r w:rsidRPr="00AC73A1" w:rsidDel="00586DA1">
                <w:rPr>
                  <w:rFonts w:eastAsia="Times New Roman"/>
                  <w:color w:val="000000"/>
                </w:rPr>
                <w:delText>O00-O99</w:delText>
              </w:r>
            </w:del>
          </w:p>
        </w:tc>
      </w:tr>
      <w:tr w:rsidR="00AC73A1" w:rsidRPr="00AC73A1" w:rsidDel="00586DA1" w14:paraId="534BE850" w14:textId="49E429E6" w:rsidTr="00AC73A1">
        <w:trPr>
          <w:trHeight w:val="320"/>
          <w:del w:id="486"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29F32FDE" w:rsidR="00AC73A1" w:rsidRPr="00AC73A1" w:rsidDel="00586DA1" w:rsidRDefault="00AC73A1" w:rsidP="00AC73A1">
            <w:pPr>
              <w:rPr>
                <w:del w:id="487" w:author="Parks, Robbie M" w:date="2018-07-03T11:31:00Z"/>
                <w:rFonts w:eastAsia="Times New Roman"/>
                <w:color w:val="000000"/>
              </w:rPr>
            </w:pPr>
            <w:del w:id="488"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180311C" w:rsidR="00AC73A1" w:rsidRPr="00AC73A1" w:rsidDel="00586DA1" w:rsidRDefault="00AC73A1" w:rsidP="00AC73A1">
            <w:pPr>
              <w:rPr>
                <w:del w:id="489" w:author="Parks, Robbie M" w:date="2018-07-03T11:31:00Z"/>
                <w:rFonts w:eastAsia="Times New Roman"/>
                <w:color w:val="000000"/>
              </w:rPr>
            </w:pPr>
            <w:del w:id="490" w:author="Parks, Robbie M" w:date="2018-07-03T11:31:00Z">
              <w:r w:rsidRPr="00AC73A1" w:rsidDel="00586DA1">
                <w:rPr>
                  <w:rFonts w:eastAsia="Times New Roman"/>
                  <w:color w:val="000000"/>
                </w:rPr>
                <w:delText>Neuropsychiatric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71F94E0A" w14:textId="5DE8FABA" w:rsidR="00AC73A1" w:rsidRPr="00AC73A1" w:rsidDel="00586DA1" w:rsidRDefault="00AC73A1" w:rsidP="00AC73A1">
            <w:pPr>
              <w:rPr>
                <w:del w:id="491" w:author="Parks, Robbie M" w:date="2018-07-03T11:31:00Z"/>
                <w:rFonts w:eastAsia="Times New Roman"/>
                <w:color w:val="000000"/>
              </w:rPr>
            </w:pPr>
            <w:del w:id="492" w:author="Parks, Robbie M" w:date="2018-07-03T11:31:00Z">
              <w:r w:rsidRPr="00AC73A1" w:rsidDel="00586DA1">
                <w:rPr>
                  <w:rFonts w:eastAsia="Times New Roman"/>
                  <w:color w:val="000000"/>
                </w:rPr>
                <w:delText>290, 292-302, 305.1, 306-319, 324-359</w:delText>
              </w:r>
            </w:del>
          </w:p>
        </w:tc>
        <w:tc>
          <w:tcPr>
            <w:tcW w:w="4196" w:type="dxa"/>
            <w:tcBorders>
              <w:top w:val="nil"/>
              <w:left w:val="nil"/>
              <w:bottom w:val="single" w:sz="4" w:space="0" w:color="auto"/>
              <w:right w:val="single" w:sz="4" w:space="0" w:color="auto"/>
            </w:tcBorders>
            <w:shd w:val="clear" w:color="auto" w:fill="auto"/>
            <w:vAlign w:val="bottom"/>
            <w:hideMark/>
          </w:tcPr>
          <w:p w14:paraId="0433D3AB" w14:textId="4DE79FA4" w:rsidR="00AC73A1" w:rsidRPr="00AC73A1" w:rsidDel="00586DA1" w:rsidRDefault="00AC73A1" w:rsidP="00AC73A1">
            <w:pPr>
              <w:rPr>
                <w:del w:id="493" w:author="Parks, Robbie M" w:date="2018-07-03T11:31:00Z"/>
                <w:rFonts w:eastAsia="Times New Roman"/>
                <w:color w:val="000000"/>
              </w:rPr>
            </w:pPr>
            <w:del w:id="494" w:author="Parks, Robbie M" w:date="2018-07-03T11:31:00Z">
              <w:r w:rsidRPr="00AC73A1" w:rsidDel="00586DA1">
                <w:rPr>
                  <w:rFonts w:eastAsia="Times New Roman"/>
                  <w:color w:val="000000"/>
                </w:rPr>
                <w:delText>F1-F9, F17, F20-F99, G6-G13, G15-G98</w:delText>
              </w:r>
            </w:del>
          </w:p>
        </w:tc>
      </w:tr>
      <w:tr w:rsidR="00AC73A1" w:rsidRPr="00AC73A1" w:rsidDel="00586DA1" w14:paraId="72418B7A" w14:textId="52249F34" w:rsidTr="00AC73A1">
        <w:trPr>
          <w:trHeight w:val="320"/>
          <w:del w:id="495"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512835CB" w:rsidR="00AC73A1" w:rsidRPr="00AC73A1" w:rsidDel="00586DA1" w:rsidRDefault="00AC73A1" w:rsidP="00AC73A1">
            <w:pPr>
              <w:rPr>
                <w:del w:id="496" w:author="Parks, Robbie M" w:date="2018-07-03T11:31:00Z"/>
                <w:rFonts w:eastAsia="Times New Roman"/>
                <w:color w:val="000000"/>
              </w:rPr>
            </w:pPr>
            <w:del w:id="497"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0EA49367" w:rsidR="00AC73A1" w:rsidRPr="00AC73A1" w:rsidDel="00586DA1" w:rsidRDefault="00AC73A1" w:rsidP="00AC73A1">
            <w:pPr>
              <w:rPr>
                <w:del w:id="498" w:author="Parks, Robbie M" w:date="2018-07-03T11:31:00Z"/>
                <w:rFonts w:eastAsia="Times New Roman"/>
                <w:color w:val="000000"/>
              </w:rPr>
            </w:pPr>
            <w:del w:id="499" w:author="Parks, Robbie M" w:date="2018-07-03T11:31:00Z">
              <w:r w:rsidRPr="00AC73A1" w:rsidDel="00586DA1">
                <w:rPr>
                  <w:rFonts w:eastAsia="Times New Roman"/>
                  <w:color w:val="000000"/>
                </w:rPr>
                <w:delText>Perinatal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65CF371D" w14:textId="5AB7840C" w:rsidR="00AC73A1" w:rsidRPr="00AC73A1" w:rsidDel="00586DA1" w:rsidRDefault="00AC73A1" w:rsidP="00AC73A1">
            <w:pPr>
              <w:rPr>
                <w:del w:id="500" w:author="Parks, Robbie M" w:date="2018-07-03T11:31:00Z"/>
                <w:rFonts w:eastAsia="Times New Roman"/>
                <w:color w:val="000000"/>
              </w:rPr>
            </w:pPr>
            <w:del w:id="501" w:author="Parks, Robbie M" w:date="2018-07-03T11:31:00Z">
              <w:r w:rsidRPr="00AC73A1" w:rsidDel="00586DA1">
                <w:rPr>
                  <w:rFonts w:eastAsia="Times New Roman"/>
                  <w:color w:val="000000"/>
                </w:rPr>
                <w:delText>760-779 (minus 771.3)</w:delText>
              </w:r>
            </w:del>
          </w:p>
        </w:tc>
        <w:tc>
          <w:tcPr>
            <w:tcW w:w="4196" w:type="dxa"/>
            <w:tcBorders>
              <w:top w:val="nil"/>
              <w:left w:val="nil"/>
              <w:bottom w:val="single" w:sz="4" w:space="0" w:color="auto"/>
              <w:right w:val="single" w:sz="4" w:space="0" w:color="auto"/>
            </w:tcBorders>
            <w:shd w:val="clear" w:color="auto" w:fill="auto"/>
            <w:vAlign w:val="bottom"/>
            <w:hideMark/>
          </w:tcPr>
          <w:p w14:paraId="59822E92" w14:textId="4D51B1F3" w:rsidR="00AC73A1" w:rsidRPr="00AC73A1" w:rsidDel="00586DA1" w:rsidRDefault="00AC73A1" w:rsidP="00AC73A1">
            <w:pPr>
              <w:rPr>
                <w:del w:id="502" w:author="Parks, Robbie M" w:date="2018-07-03T11:31:00Z"/>
                <w:rFonts w:eastAsia="Times New Roman"/>
                <w:color w:val="000000"/>
              </w:rPr>
            </w:pPr>
            <w:del w:id="503" w:author="Parks, Robbie M" w:date="2018-07-03T11:31:00Z">
              <w:r w:rsidRPr="00AC73A1" w:rsidDel="00586DA1">
                <w:rPr>
                  <w:rFonts w:eastAsia="Times New Roman"/>
                  <w:color w:val="000000"/>
                </w:rPr>
                <w:delText>P00-P96</w:delText>
              </w:r>
            </w:del>
          </w:p>
        </w:tc>
      </w:tr>
      <w:tr w:rsidR="00AC73A1" w:rsidRPr="00AC73A1" w:rsidDel="00586DA1" w14:paraId="75DFC94B" w14:textId="17239116" w:rsidTr="00AC73A1">
        <w:trPr>
          <w:trHeight w:val="320"/>
          <w:del w:id="504"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61FC6541" w:rsidR="00AC73A1" w:rsidRPr="00AC73A1" w:rsidDel="00586DA1" w:rsidRDefault="00AC73A1" w:rsidP="00AC73A1">
            <w:pPr>
              <w:rPr>
                <w:del w:id="505" w:author="Parks, Robbie M" w:date="2018-07-03T11:31:00Z"/>
                <w:rFonts w:eastAsia="Times New Roman"/>
                <w:color w:val="000000"/>
              </w:rPr>
            </w:pPr>
            <w:del w:id="506"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208674E" w:rsidR="00AC73A1" w:rsidRPr="00AC73A1" w:rsidDel="00586DA1" w:rsidRDefault="00AC73A1" w:rsidP="00AC73A1">
            <w:pPr>
              <w:rPr>
                <w:del w:id="507" w:author="Parks, Robbie M" w:date="2018-07-03T11:31:00Z"/>
                <w:rFonts w:eastAsia="Times New Roman"/>
                <w:color w:val="000000"/>
              </w:rPr>
            </w:pPr>
            <w:del w:id="508" w:author="Parks, Robbie M" w:date="2018-07-03T11:31:00Z">
              <w:r w:rsidRPr="00AC73A1" w:rsidDel="00586DA1">
                <w:rPr>
                  <w:rFonts w:eastAsia="Times New Roman"/>
                  <w:color w:val="000000"/>
                </w:rPr>
                <w:delText>Substance use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59ED4FD9" w14:textId="47700390" w:rsidR="00AC73A1" w:rsidRPr="00AC73A1" w:rsidDel="00586DA1" w:rsidRDefault="00AC73A1" w:rsidP="00AC73A1">
            <w:pPr>
              <w:rPr>
                <w:del w:id="509" w:author="Parks, Robbie M" w:date="2018-07-03T11:31:00Z"/>
                <w:rFonts w:eastAsia="Times New Roman"/>
                <w:color w:val="000000"/>
              </w:rPr>
            </w:pPr>
            <w:del w:id="510" w:author="Parks, Robbie M" w:date="2018-07-03T11:31:00Z">
              <w:r w:rsidRPr="00AC73A1" w:rsidDel="00586DA1">
                <w:rPr>
                  <w:rFonts w:eastAsia="Times New Roman"/>
                  <w:color w:val="000000"/>
                </w:rPr>
                <w:delText>291, 303, 305.0, 304, 305.2-305.9</w:delText>
              </w:r>
            </w:del>
          </w:p>
        </w:tc>
        <w:tc>
          <w:tcPr>
            <w:tcW w:w="4196" w:type="dxa"/>
            <w:tcBorders>
              <w:top w:val="nil"/>
              <w:left w:val="nil"/>
              <w:bottom w:val="single" w:sz="4" w:space="0" w:color="auto"/>
              <w:right w:val="single" w:sz="4" w:space="0" w:color="auto"/>
            </w:tcBorders>
            <w:shd w:val="clear" w:color="auto" w:fill="auto"/>
            <w:vAlign w:val="bottom"/>
            <w:hideMark/>
          </w:tcPr>
          <w:p w14:paraId="001D0F47" w14:textId="2F457844" w:rsidR="00AC73A1" w:rsidRPr="00AC73A1" w:rsidDel="00586DA1" w:rsidRDefault="00AC73A1" w:rsidP="00AC73A1">
            <w:pPr>
              <w:rPr>
                <w:del w:id="511" w:author="Parks, Robbie M" w:date="2018-07-03T11:31:00Z"/>
                <w:rFonts w:eastAsia="Times New Roman"/>
                <w:color w:val="000000"/>
              </w:rPr>
            </w:pPr>
            <w:del w:id="512" w:author="Parks, Robbie M" w:date="2018-07-03T11:31:00Z">
              <w:r w:rsidRPr="00AC73A1" w:rsidDel="00586DA1">
                <w:rPr>
                  <w:rFonts w:eastAsia="Times New Roman"/>
                  <w:color w:val="000000"/>
                </w:rPr>
                <w:delText>F10-F16, F18-F19, X41-X42, X45, X49</w:delText>
              </w:r>
            </w:del>
          </w:p>
        </w:tc>
      </w:tr>
      <w:tr w:rsidR="00AC73A1" w:rsidRPr="00AC73A1" w:rsidDel="00586DA1" w14:paraId="2551F43C" w14:textId="00F95DE0" w:rsidTr="00AC73A1">
        <w:trPr>
          <w:trHeight w:val="1280"/>
          <w:del w:id="513"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4A81BE4D" w:rsidR="00AC73A1" w:rsidRPr="00AC73A1" w:rsidDel="00586DA1" w:rsidRDefault="00AC73A1" w:rsidP="00AC73A1">
            <w:pPr>
              <w:rPr>
                <w:del w:id="514" w:author="Parks, Robbie M" w:date="2018-07-03T11:31:00Z"/>
                <w:rFonts w:eastAsia="Times New Roman"/>
                <w:color w:val="000000"/>
              </w:rPr>
            </w:pPr>
            <w:del w:id="515"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6E6E6A7C" w:rsidR="00AC73A1" w:rsidRPr="00AC73A1" w:rsidDel="00586DA1" w:rsidRDefault="00AC73A1" w:rsidP="00AC73A1">
            <w:pPr>
              <w:rPr>
                <w:del w:id="516" w:author="Parks, Robbie M" w:date="2018-07-03T11:31:00Z"/>
                <w:rFonts w:eastAsia="Times New Roman"/>
                <w:color w:val="000000"/>
              </w:rPr>
            </w:pPr>
            <w:del w:id="517"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3BBCB5A" w14:textId="714DEA46" w:rsidR="00AC73A1" w:rsidRPr="00AC73A1" w:rsidDel="00586DA1" w:rsidRDefault="00AC73A1" w:rsidP="00AC73A1">
            <w:pPr>
              <w:rPr>
                <w:del w:id="518" w:author="Parks, Robbie M" w:date="2018-07-03T11:31:00Z"/>
                <w:rFonts w:eastAsia="Times New Roman"/>
                <w:color w:val="000000"/>
              </w:rPr>
            </w:pPr>
            <w:del w:id="519"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c>
          <w:tcPr>
            <w:tcW w:w="4196" w:type="dxa"/>
            <w:tcBorders>
              <w:top w:val="nil"/>
              <w:left w:val="nil"/>
              <w:bottom w:val="single" w:sz="4" w:space="0" w:color="auto"/>
              <w:right w:val="single" w:sz="4" w:space="0" w:color="auto"/>
            </w:tcBorders>
            <w:shd w:val="clear" w:color="auto" w:fill="auto"/>
            <w:vAlign w:val="bottom"/>
            <w:hideMark/>
          </w:tcPr>
          <w:p w14:paraId="16751922" w14:textId="55217E5B" w:rsidR="00AC73A1" w:rsidRPr="00AC73A1" w:rsidDel="00586DA1" w:rsidRDefault="00AC73A1" w:rsidP="00AC73A1">
            <w:pPr>
              <w:rPr>
                <w:del w:id="520" w:author="Parks, Robbie M" w:date="2018-07-03T11:31:00Z"/>
                <w:rFonts w:eastAsia="Times New Roman"/>
                <w:color w:val="000000"/>
              </w:rPr>
            </w:pPr>
            <w:del w:id="521"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r>
    </w:tbl>
    <w:p w14:paraId="09DE3F61" w14:textId="4403FF4E" w:rsidR="00EF117B" w:rsidRDefault="00AC73A1">
      <w:pPr>
        <w:rPr>
          <w:ins w:id="522" w:author="Parks, Robbie M" w:date="2018-06-19T19:08:00Z"/>
        </w:rPr>
      </w:pPr>
      <w:del w:id="523" w:author="Parks, Robbie M" w:date="2018-07-03T11:31:00Z">
        <w:r w:rsidRPr="00AC73A1" w:rsidDel="00586DA1">
          <w:rPr>
            <w:b/>
          </w:rPr>
          <w:delText xml:space="preserve"> </w:delText>
        </w:r>
      </w:del>
      <w:ins w:id="524" w:author="Parks, Robbie M" w:date="2018-06-19T19:08:00Z">
        <w:r w:rsidR="00EF117B">
          <w:br w:type="page"/>
        </w:r>
      </w:ins>
    </w:p>
    <w:commentRangeEnd w:id="380"/>
    <w:p w14:paraId="62902550" w14:textId="10B8A26E" w:rsidR="00002775" w:rsidRPr="00BA38EF" w:rsidRDefault="00473066" w:rsidP="00BE53B4">
      <w:r>
        <w:rPr>
          <w:rStyle w:val="CommentReference"/>
          <w:rFonts w:asciiTheme="minorHAnsi" w:hAnsiTheme="minorHAnsi" w:cstheme="minorBidi"/>
          <w:lang w:eastAsia="en-US"/>
        </w:rPr>
        <w:lastRenderedPageBreak/>
        <w:commentReference w:id="380"/>
      </w:r>
    </w:p>
    <w:sectPr w:rsidR="00002775" w:rsidRPr="00BA38EF" w:rsidSect="0001159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5" w:author="Ezzati, Majid" w:date="2018-07-08T22:01:00Z" w:initials="EM">
    <w:p w14:paraId="4B398390" w14:textId="68E9F395" w:rsidR="005E4473" w:rsidRDefault="005E4473">
      <w:pPr>
        <w:pStyle w:val="CommentText"/>
      </w:pPr>
      <w:r>
        <w:rPr>
          <w:rStyle w:val="CommentReference"/>
        </w:rPr>
        <w:annotationRef/>
      </w:r>
      <w:r>
        <w:t>Number of climatic regions</w:t>
      </w:r>
    </w:p>
  </w:comment>
  <w:comment w:id="46" w:author="Ezzati, Majid" w:date="2018-07-08T22:49:00Z" w:initials="EM">
    <w:p w14:paraId="56F8E73E" w14:textId="643CF7C5" w:rsidR="005E4473" w:rsidRDefault="005E4473">
      <w:pPr>
        <w:pStyle w:val="CommentText"/>
      </w:pPr>
      <w:r>
        <w:rPr>
          <w:rStyle w:val="CommentReference"/>
        </w:rPr>
        <w:annotationRef/>
      </w:r>
      <w:r>
        <w:t xml:space="preserve">To look at cause names in this figure together and make sure appropriate – e.g. there is injuries after intentional </w:t>
      </w:r>
    </w:p>
  </w:comment>
  <w:comment w:id="60" w:author="Ezzati, Majid" w:date="2018-07-08T22:51:00Z" w:initials="EM">
    <w:p w14:paraId="05D7840A" w14:textId="77777777" w:rsidR="005E4473" w:rsidRDefault="005E4473">
      <w:pPr>
        <w:pStyle w:val="CommentText"/>
      </w:pPr>
      <w:r>
        <w:rPr>
          <w:rStyle w:val="CommentReference"/>
        </w:rPr>
        <w:annotationRef/>
      </w:r>
    </w:p>
    <w:p w14:paraId="3DC17407" w14:textId="32F103C4" w:rsidR="005E4473" w:rsidRDefault="005E4473" w:rsidP="00EA7170">
      <w:pPr>
        <w:pStyle w:val="CommentText"/>
      </w:pPr>
      <w:r>
        <w:t>Discuss</w:t>
      </w:r>
    </w:p>
    <w:p w14:paraId="593DD394" w14:textId="387A0FEB" w:rsidR="005E4473" w:rsidRDefault="005E4473">
      <w:pPr>
        <w:pStyle w:val="CommentText"/>
      </w:pPr>
      <w:r>
        <w:t xml:space="preserve">If this is the same as in the last paragraph, get rid of this new sentence; CVDs in 0-4 unusual. </w:t>
      </w:r>
    </w:p>
  </w:comment>
  <w:comment w:id="80" w:author="Ezzati, Majid" w:date="2018-07-08T23:02:00Z" w:initials="EM">
    <w:p w14:paraId="4DAF7BA3" w14:textId="7BCD5D51" w:rsidR="005E4473" w:rsidRDefault="005E4473">
      <w:pPr>
        <w:pStyle w:val="CommentText"/>
      </w:pPr>
      <w:r>
        <w:rPr>
          <w:rStyle w:val="CommentReference"/>
        </w:rPr>
        <w:annotationRef/>
      </w:r>
      <w:r>
        <w:t>I think I know why you are saying this but it may imply this is the only one. Probably take out but discuss briefly</w:t>
      </w:r>
    </w:p>
  </w:comment>
  <w:comment w:id="82" w:author="Ezzati, Majid" w:date="2018-07-08T23:03:00Z" w:initials="EM">
    <w:p w14:paraId="27C89B0C" w14:textId="77293548" w:rsidR="005E4473" w:rsidRDefault="005E4473">
      <w:pPr>
        <w:pStyle w:val="CommentText"/>
      </w:pPr>
      <w:r>
        <w:rPr>
          <w:rStyle w:val="CommentReference"/>
        </w:rPr>
        <w:annotationRef/>
      </w:r>
      <w:r>
        <w:t>Discuss meaning and whether to integrate with the last sentence</w:t>
      </w:r>
    </w:p>
  </w:comment>
  <w:comment w:id="110" w:author="Ezzati, Majid" w:date="2018-07-08T23:16:00Z" w:initials="EM">
    <w:p w14:paraId="0129D633" w14:textId="63CEAECF" w:rsidR="005E4473" w:rsidRDefault="005E4473">
      <w:pPr>
        <w:pStyle w:val="CommentText"/>
      </w:pPr>
      <w:r>
        <w:rPr>
          <w:rStyle w:val="CommentReference"/>
        </w:rPr>
        <w:annotationRef/>
      </w:r>
      <w:r>
        <w:t>The sentences read awkward. Go through and give it variety and make sure what appears early on makes reading easier.</w:t>
      </w:r>
    </w:p>
  </w:comment>
  <w:comment w:id="119" w:author="Ezzati, Majid" w:date="2018-07-08T23:17:00Z" w:initials="EM">
    <w:p w14:paraId="08BB993E" w14:textId="123C13B6" w:rsidR="005E4473" w:rsidRDefault="005E4473">
      <w:pPr>
        <w:pStyle w:val="CommentText"/>
      </w:pPr>
      <w:r>
        <w:rPr>
          <w:rStyle w:val="CommentReference"/>
        </w:rPr>
        <w:annotationRef/>
      </w:r>
      <w:r>
        <w:t>Men and women don’t peak; death rates do!</w:t>
      </w:r>
    </w:p>
  </w:comment>
  <w:comment w:id="124" w:author="Majid" w:date="2018-06-26T12:57:00Z" w:initials="M">
    <w:p w14:paraId="7E0A87EE" w14:textId="0FDC32D2" w:rsidR="005E4473" w:rsidRDefault="005E4473">
      <w:pPr>
        <w:pStyle w:val="CommentText"/>
      </w:pPr>
      <w:r>
        <w:rPr>
          <w:rStyle w:val="CommentReference"/>
        </w:rPr>
        <w:annotationRef/>
      </w:r>
      <w:proofErr w:type="gramStart"/>
      <w:r>
        <w:t>discuss</w:t>
      </w:r>
      <w:proofErr w:type="gramEnd"/>
      <w:r>
        <w:t xml:space="preserve"> how much this can be generalised to older ages dying more in winter from most causes</w:t>
      </w:r>
    </w:p>
  </w:comment>
  <w:comment w:id="125" w:author="Parks, Robbie M" w:date="2018-07-03T12:17:00Z" w:initials="PRM">
    <w:p w14:paraId="0EFEA96C" w14:textId="35343573" w:rsidR="005E4473" w:rsidRDefault="005E4473">
      <w:pPr>
        <w:pStyle w:val="CommentText"/>
      </w:pPr>
      <w:r>
        <w:rPr>
          <w:rStyle w:val="CommentReference"/>
        </w:rPr>
        <w:annotationRef/>
      </w:r>
      <w:r>
        <w:t>See above</w:t>
      </w:r>
    </w:p>
  </w:comment>
  <w:comment w:id="126" w:author="Ezzati, Majid" w:date="2018-07-08T23:14:00Z" w:initials="EM">
    <w:p w14:paraId="60A747A4" w14:textId="5D86D0EB" w:rsidR="005E4473" w:rsidRDefault="005E4473">
      <w:pPr>
        <w:pStyle w:val="CommentText"/>
      </w:pPr>
      <w:r>
        <w:rPr>
          <w:rStyle w:val="CommentReference"/>
        </w:rPr>
        <w:annotationRef/>
      </w:r>
      <w:r>
        <w:t>Discuss if we can get rid of this given the above. We should aim to simply this paragraph</w:t>
      </w:r>
    </w:p>
  </w:comment>
  <w:comment w:id="128" w:author="Majid" w:date="2018-06-26T12:57:00Z" w:initials="M">
    <w:p w14:paraId="09585C8B" w14:textId="2B20A1E6" w:rsidR="005E4473" w:rsidRDefault="005E4473">
      <w:pPr>
        <w:pStyle w:val="CommentText"/>
      </w:pPr>
      <w:r>
        <w:rPr>
          <w:rStyle w:val="CommentReference"/>
        </w:rPr>
        <w:annotationRef/>
      </w:r>
      <w:proofErr w:type="gramStart"/>
      <w:r>
        <w:t>discuss</w:t>
      </w:r>
      <w:proofErr w:type="gramEnd"/>
      <w:r>
        <w:t xml:space="preserve"> if we can make this broader</w:t>
      </w:r>
    </w:p>
  </w:comment>
  <w:comment w:id="129" w:author="Parks, Robbie M" w:date="2018-07-03T12:17:00Z" w:initials="PRM">
    <w:p w14:paraId="712EF896" w14:textId="5504965B" w:rsidR="005E4473" w:rsidRDefault="005E4473">
      <w:pPr>
        <w:pStyle w:val="CommentText"/>
      </w:pPr>
      <w:r>
        <w:rPr>
          <w:rStyle w:val="CommentReference"/>
        </w:rPr>
        <w:annotationRef/>
      </w:r>
      <w:r>
        <w:t>I’ve added genitourinary too</w:t>
      </w:r>
    </w:p>
  </w:comment>
  <w:comment w:id="127" w:author="Ezzati, Majid" w:date="2018-07-08T23:58:00Z" w:initials="EM">
    <w:p w14:paraId="66B1E19E" w14:textId="299DD5CF" w:rsidR="005E4473" w:rsidRDefault="005E4473">
      <w:pPr>
        <w:pStyle w:val="CommentText"/>
      </w:pPr>
      <w:r>
        <w:rPr>
          <w:rStyle w:val="CommentReference"/>
        </w:rPr>
        <w:annotationRef/>
      </w:r>
      <w:r>
        <w:t>As before, if this is largely about older ages (even if cut-off for old is somewhat variable) we should me more efficient. Discuss what these are about but be ready to discuss details without going through tens of graphs</w:t>
      </w:r>
    </w:p>
  </w:comment>
  <w:comment w:id="130" w:author="Ezzati, Majid" w:date="2018-07-09T00:00:00Z" w:initials="EM">
    <w:p w14:paraId="580C08F6" w14:textId="0D6F2F02" w:rsidR="005E4473" w:rsidRDefault="005E4473">
      <w:pPr>
        <w:pStyle w:val="CommentText"/>
      </w:pPr>
      <w:r>
        <w:rPr>
          <w:rStyle w:val="CommentReference"/>
        </w:rPr>
        <w:annotationRef/>
      </w:r>
      <w:r>
        <w:t>I think we can keep non-significant here as it is not about wavelet</w:t>
      </w:r>
    </w:p>
  </w:comment>
  <w:comment w:id="135" w:author="Majid" w:date="2018-06-26T12:59:00Z" w:initials="M">
    <w:p w14:paraId="378D1CB4" w14:textId="25410FE9" w:rsidR="005E4473" w:rsidRDefault="005E4473">
      <w:pPr>
        <w:pStyle w:val="CommentText"/>
      </w:pPr>
      <w:r>
        <w:rPr>
          <w:rStyle w:val="CommentReference"/>
        </w:rPr>
        <w:annotationRef/>
      </w:r>
      <w:proofErr w:type="gramStart"/>
      <w:r>
        <w:t>discuss</w:t>
      </w:r>
      <w:proofErr w:type="gramEnd"/>
      <w:r>
        <w:t xml:space="preserve"> this specification</w:t>
      </w:r>
    </w:p>
  </w:comment>
  <w:comment w:id="136" w:author="Parks, Robbie M" w:date="2018-07-04T16:43:00Z" w:initials="PRM">
    <w:p w14:paraId="34D401F0" w14:textId="7391609E" w:rsidR="005E4473" w:rsidRDefault="005E4473">
      <w:pPr>
        <w:pStyle w:val="CommentText"/>
      </w:pPr>
      <w:r>
        <w:rPr>
          <w:rStyle w:val="CommentReference"/>
        </w:rPr>
        <w:annotationRef/>
      </w:r>
      <w:r>
        <w:t>I’ve added 0-4 as an example</w:t>
      </w:r>
    </w:p>
  </w:comment>
  <w:comment w:id="137" w:author="Ezzati, Majid" w:date="2018-07-09T05:38:00Z" w:initials="EM">
    <w:p w14:paraId="00963360" w14:textId="47A6A9BF" w:rsidR="005E4473" w:rsidRDefault="005E4473">
      <w:pPr>
        <w:pStyle w:val="CommentText"/>
      </w:pPr>
      <w:r>
        <w:rPr>
          <w:rStyle w:val="CommentReference"/>
        </w:rPr>
        <w:annotationRef/>
      </w:r>
      <w:r>
        <w:t>Presumably because denominator becoming tiny so not a good example for this. We may well want to drop this figure but discuss if anything interesting or we can just summarise in one sentence</w:t>
      </w:r>
    </w:p>
  </w:comment>
  <w:comment w:id="133" w:author="Ezzati, Majid" w:date="2018-07-09T00:03:00Z" w:initials="EM">
    <w:p w14:paraId="088819C0" w14:textId="30CD9431" w:rsidR="005E4473" w:rsidRDefault="005E4473">
      <w:pPr>
        <w:pStyle w:val="CommentText"/>
      </w:pPr>
      <w:r>
        <w:rPr>
          <w:rStyle w:val="CommentReference"/>
        </w:rPr>
        <w:annotationRef/>
      </w:r>
      <w:r>
        <w:t>To discuss how much of these we keep for every analyses</w:t>
      </w:r>
    </w:p>
  </w:comment>
  <w:comment w:id="134" w:author="Majid2" w:date="2018-07-09T14:21:00Z" w:initials="M">
    <w:p w14:paraId="75364CEF" w14:textId="7CD5CC23" w:rsidR="005F294A" w:rsidRDefault="005F294A">
      <w:pPr>
        <w:pStyle w:val="CommentText"/>
      </w:pPr>
      <w:r>
        <w:rPr>
          <w:rStyle w:val="CommentReference"/>
        </w:rPr>
        <w:annotationRef/>
      </w:r>
      <w:r>
        <w:t>Drop???????</w:t>
      </w:r>
    </w:p>
  </w:comment>
  <w:comment w:id="138" w:author="Ezzati, Majid" w:date="2018-07-09T00:05:00Z" w:initials="EM">
    <w:p w14:paraId="3E06584B" w14:textId="5BA8FE73" w:rsidR="005E4473" w:rsidRDefault="005E4473">
      <w:pPr>
        <w:pStyle w:val="CommentText"/>
      </w:pPr>
      <w:r>
        <w:rPr>
          <w:rStyle w:val="CommentReference"/>
        </w:rPr>
        <w:annotationRef/>
      </w:r>
      <w:r>
        <w:t>Doesn’t belong here but in methods.</w:t>
      </w:r>
    </w:p>
    <w:p w14:paraId="7D3657CB" w14:textId="746C0300" w:rsidR="005E4473" w:rsidRDefault="005E4473">
      <w:pPr>
        <w:pStyle w:val="CommentText"/>
      </w:pPr>
    </w:p>
    <w:p w14:paraId="6EBBFB8D" w14:textId="242E0460" w:rsidR="005E4473" w:rsidRDefault="005E4473">
      <w:pPr>
        <w:pStyle w:val="CommentText"/>
      </w:pPr>
      <w:r>
        <w:t xml:space="preserve">Also, discuss if we can summarise the results in one sentence in terms of comparison with ours – when significant, the same conclusion </w:t>
      </w:r>
      <w:proofErr w:type="spellStart"/>
      <w:r>
        <w:t>etc</w:t>
      </w:r>
      <w:proofErr w:type="spellEnd"/>
    </w:p>
  </w:comment>
  <w:comment w:id="139" w:author="Parks, Robbie M" w:date="2018-06-26T12:57:00Z" w:initials="PRM">
    <w:p w14:paraId="4D169113" w14:textId="25C1220A" w:rsidR="005E4473" w:rsidRDefault="005E4473">
      <w:pPr>
        <w:pStyle w:val="CommentText"/>
      </w:pPr>
      <w:r>
        <w:rPr>
          <w:rStyle w:val="CommentReference"/>
        </w:rPr>
        <w:annotationRef/>
      </w:r>
      <w:r>
        <w:t>I know we need to change this but I am cautious about doing that at this stage until Majid has a look.</w:t>
      </w:r>
    </w:p>
  </w:comment>
  <w:comment w:id="140" w:author="Ezzati, Majid" w:date="2018-07-09T00:07:00Z" w:initials="EM">
    <w:p w14:paraId="4506A6D5" w14:textId="3DFDE8F9" w:rsidR="005E4473" w:rsidRDefault="005E4473">
      <w:pPr>
        <w:pStyle w:val="CommentText"/>
      </w:pPr>
      <w:r>
        <w:rPr>
          <w:rStyle w:val="CommentReference"/>
        </w:rPr>
        <w:annotationRef/>
      </w:r>
      <w:r>
        <w:t>???</w:t>
      </w:r>
    </w:p>
  </w:comment>
  <w:comment w:id="147" w:author="Ezzati, Majid" w:date="2018-07-09T05:43:00Z" w:initials="EM">
    <w:p w14:paraId="137EA2F8" w14:textId="20930252" w:rsidR="005E4473" w:rsidRDefault="005E4473">
      <w:pPr>
        <w:pStyle w:val="CommentText"/>
      </w:pPr>
      <w:r>
        <w:rPr>
          <w:rStyle w:val="CommentReference"/>
        </w:rPr>
        <w:annotationRef/>
      </w:r>
      <w:r>
        <w:t>Were there variations? Next sentence says similarity</w:t>
      </w:r>
    </w:p>
  </w:comment>
  <w:comment w:id="157" w:author="Ezzati, Majid" w:date="2018-07-09T05:44:00Z" w:initials="EM">
    <w:p w14:paraId="2D55D62D" w14:textId="78253231" w:rsidR="005E4473" w:rsidRDefault="005E4473">
      <w:pPr>
        <w:pStyle w:val="CommentText"/>
      </w:pPr>
      <w:r>
        <w:rPr>
          <w:rStyle w:val="CommentReference"/>
        </w:rPr>
        <w:annotationRef/>
      </w:r>
      <w:r>
        <w:t>Drop the new one</w:t>
      </w:r>
    </w:p>
  </w:comment>
  <w:comment w:id="163" w:author="Ezzati, Majid" w:date="2018-07-09T00:11:00Z" w:initials="EM">
    <w:p w14:paraId="138F6077" w14:textId="74157BA6" w:rsidR="005E4473" w:rsidRDefault="005E4473">
      <w:pPr>
        <w:pStyle w:val="CommentText"/>
      </w:pPr>
      <w:r>
        <w:rPr>
          <w:rStyle w:val="CommentReference"/>
        </w:rPr>
        <w:annotationRef/>
      </w:r>
      <w:proofErr w:type="spellStart"/>
      <w:r>
        <w:t>Djd</w:t>
      </w:r>
      <w:proofErr w:type="spellEnd"/>
      <w:r>
        <w:t xml:space="preserve"> they actually have one?</w:t>
      </w:r>
    </w:p>
  </w:comment>
  <w:comment w:id="167" w:author="Ezzati, Majid" w:date="2018-07-09T05:46:00Z" w:initials="EM">
    <w:p w14:paraId="71495A02" w14:textId="79A2E746" w:rsidR="005E4473" w:rsidRDefault="005E4473">
      <w:pPr>
        <w:pStyle w:val="CommentText"/>
      </w:pPr>
      <w:r>
        <w:rPr>
          <w:rStyle w:val="CommentReference"/>
        </w:rPr>
        <w:annotationRef/>
      </w:r>
      <w:r>
        <w:t>To discuss if they are; see also my addition to responses.</w:t>
      </w:r>
    </w:p>
  </w:comment>
  <w:comment w:id="170" w:author="Ezzati, Majid" w:date="2018-07-09T05:48:00Z" w:initials="EM">
    <w:p w14:paraId="74C5D4FF" w14:textId="1C3836F3" w:rsidR="005E4473" w:rsidRDefault="005E4473">
      <w:pPr>
        <w:pStyle w:val="CommentText"/>
      </w:pPr>
      <w:r>
        <w:rPr>
          <w:rStyle w:val="CommentReference"/>
        </w:rPr>
        <w:annotationRef/>
      </w:r>
      <w:r>
        <w:t>Discuss if this is not correct; remove comment if ok.</w:t>
      </w:r>
    </w:p>
  </w:comment>
  <w:comment w:id="174" w:author="Ezzati, Majid" w:date="2018-07-09T05:51:00Z" w:initials="EM">
    <w:p w14:paraId="45093C7F" w14:textId="424882D3" w:rsidR="005E4473" w:rsidRDefault="005E4473">
      <w:pPr>
        <w:pStyle w:val="CommentText"/>
      </w:pPr>
      <w:r>
        <w:rPr>
          <w:rStyle w:val="CommentReference"/>
        </w:rPr>
        <w:annotationRef/>
      </w:r>
      <w:r>
        <w:t>Discuss if ok.</w:t>
      </w:r>
    </w:p>
  </w:comment>
  <w:comment w:id="182" w:author="Parks, Robbie M" w:date="2018-07-04T16:56:00Z" w:initials="PRM">
    <w:p w14:paraId="69C99189" w14:textId="23868E78" w:rsidR="005E4473" w:rsidRDefault="005E4473">
      <w:pPr>
        <w:pStyle w:val="CommentText"/>
      </w:pPr>
      <w:r>
        <w:rPr>
          <w:rStyle w:val="CommentReference"/>
        </w:rPr>
        <w:annotationRef/>
      </w:r>
      <w:r>
        <w:t>Both to address comments of reviewer and to set up for next papers on temperature</w:t>
      </w:r>
    </w:p>
  </w:comment>
  <w:comment w:id="183" w:author="Ezzati, Majid" w:date="2018-07-09T05:45:00Z" w:initials="EM">
    <w:p w14:paraId="50A64151" w14:textId="3E5BBCEB" w:rsidR="005E4473" w:rsidRDefault="005E4473">
      <w:pPr>
        <w:pStyle w:val="CommentText"/>
      </w:pPr>
      <w:r>
        <w:rPr>
          <w:rStyle w:val="CommentReference"/>
        </w:rPr>
        <w:annotationRef/>
      </w:r>
      <w:r>
        <w:t>The next paper will need its own justification!</w:t>
      </w:r>
    </w:p>
  </w:comment>
  <w:comment w:id="188" w:author="Ezzati, Majid" w:date="2018-07-09T05:53:00Z" w:initials="EM">
    <w:p w14:paraId="1FF84B6A" w14:textId="6B05AB42" w:rsidR="005E4473" w:rsidRDefault="005E4473">
      <w:pPr>
        <w:pStyle w:val="CommentText"/>
      </w:pPr>
      <w:r>
        <w:rPr>
          <w:rStyle w:val="CommentReference"/>
        </w:rPr>
        <w:annotationRef/>
      </w:r>
      <w:r>
        <w:t>OK?</w:t>
      </w:r>
    </w:p>
  </w:comment>
  <w:comment w:id="218" w:author="Ezzati, Majid" w:date="2018-07-09T05:55:00Z" w:initials="EM">
    <w:p w14:paraId="7BFF81DC" w14:textId="5C88A2BE" w:rsidR="005E4473" w:rsidRDefault="005E4473">
      <w:pPr>
        <w:pStyle w:val="CommentText"/>
      </w:pPr>
      <w:r>
        <w:rPr>
          <w:rStyle w:val="CommentReference"/>
        </w:rPr>
        <w:annotationRef/>
      </w:r>
      <w:r>
        <w:t xml:space="preserve">Discuss shortening and making it more than a list – winter temperature coldest in XX but going up westwards and southwards </w:t>
      </w:r>
      <w:proofErr w:type="spellStart"/>
      <w:r>
        <w:t>etc</w:t>
      </w:r>
      <w:proofErr w:type="spellEnd"/>
      <w:r>
        <w:t xml:space="preserve"> </w:t>
      </w:r>
      <w:proofErr w:type="spellStart"/>
      <w:r>
        <w:t>etc</w:t>
      </w:r>
      <w:proofErr w:type="spellEnd"/>
      <w:r>
        <w:t xml:space="preserve"> </w:t>
      </w:r>
    </w:p>
  </w:comment>
  <w:comment w:id="299" w:author="Ezzati, Majid" w:date="2018-07-09T06:00:00Z" w:initials="EM">
    <w:p w14:paraId="7FFA1916" w14:textId="21234743" w:rsidR="005E4473" w:rsidRDefault="005E4473">
      <w:pPr>
        <w:pStyle w:val="CommentText"/>
      </w:pPr>
      <w:r>
        <w:rPr>
          <w:rStyle w:val="CommentReference"/>
        </w:rPr>
        <w:annotationRef/>
      </w:r>
      <w:r>
        <w:t>This could be used in responses but is there also a paper in a math/stats journal?</w:t>
      </w:r>
    </w:p>
  </w:comment>
  <w:comment w:id="300" w:author="Ezzati, Majid" w:date="2018-07-09T06:08:00Z" w:initials="EM">
    <w:p w14:paraId="21D06C4E" w14:textId="0880702B" w:rsidR="005E4473" w:rsidRDefault="005E4473">
      <w:pPr>
        <w:pStyle w:val="CommentText"/>
      </w:pPr>
      <w:r>
        <w:rPr>
          <w:rStyle w:val="CommentReference"/>
        </w:rPr>
        <w:annotationRef/>
      </w:r>
      <w:r>
        <w:t>Ok</w:t>
      </w:r>
      <w:proofErr w:type="gramStart"/>
      <w:r>
        <w:t>?.</w:t>
      </w:r>
      <w:proofErr w:type="gramEnd"/>
      <w:r>
        <w:t xml:space="preserve"> </w:t>
      </w:r>
      <w:proofErr w:type="gramStart"/>
      <w:r>
        <w:t>reword</w:t>
      </w:r>
      <w:proofErr w:type="gramEnd"/>
      <w:r>
        <w:t xml:space="preserve"> as needed</w:t>
      </w:r>
    </w:p>
  </w:comment>
  <w:comment w:id="311" w:author="Ezzati, Majid" w:date="2018-07-09T06:09:00Z" w:initials="EM">
    <w:p w14:paraId="19EFD2D5" w14:textId="3EC9A3EA" w:rsidR="005E4473" w:rsidRDefault="005E4473">
      <w:pPr>
        <w:pStyle w:val="CommentText"/>
      </w:pPr>
      <w:r>
        <w:rPr>
          <w:rStyle w:val="CommentReference"/>
        </w:rPr>
        <w:annotationRef/>
      </w:r>
      <w:r>
        <w:t>Why just all-cause? Discuss if relevant</w:t>
      </w:r>
    </w:p>
  </w:comment>
  <w:comment w:id="313" w:author="Ezzati, Majid" w:date="2018-07-09T06:10:00Z" w:initials="EM">
    <w:p w14:paraId="3EDB524E" w14:textId="7FCE12C0" w:rsidR="005E4473" w:rsidRDefault="005E4473">
      <w:pPr>
        <w:pStyle w:val="CommentText"/>
      </w:pPr>
      <w:r>
        <w:rPr>
          <w:rStyle w:val="CommentReference"/>
        </w:rPr>
        <w:annotationRef/>
      </w:r>
      <w:r>
        <w:t>Figure 1 still has the white lines; to discuss</w:t>
      </w:r>
    </w:p>
  </w:comment>
  <w:comment w:id="324" w:author="Ezzati, Majid" w:date="2018-07-09T06:09:00Z" w:initials="EM">
    <w:p w14:paraId="13BF6D6A" w14:textId="77777777" w:rsidR="005E4473" w:rsidRDefault="005E4473" w:rsidP="00DB0E48">
      <w:pPr>
        <w:pStyle w:val="CommentText"/>
      </w:pPr>
      <w:r>
        <w:rPr>
          <w:rStyle w:val="CommentReference"/>
        </w:rPr>
        <w:annotationRef/>
      </w:r>
      <w:r>
        <w:t>Why just all-cause? Discuss if relevant</w:t>
      </w:r>
    </w:p>
  </w:comment>
  <w:comment w:id="329" w:author="Ezzati, Majid" w:date="2018-07-09T06:16:00Z" w:initials="EM">
    <w:p w14:paraId="62F06F63" w14:textId="4C98F1CF" w:rsidR="005E4473" w:rsidRDefault="005E4473">
      <w:pPr>
        <w:pStyle w:val="CommentText"/>
      </w:pPr>
      <w:r>
        <w:rPr>
          <w:rStyle w:val="CommentReference"/>
        </w:rPr>
        <w:annotationRef/>
      </w:r>
      <w:r>
        <w:t xml:space="preserve">From the deaths? </w:t>
      </w:r>
    </w:p>
  </w:comment>
  <w:comment w:id="326" w:author="Ezzati, Majid" w:date="2018-06-26T21:15:00Z" w:initials="EM">
    <w:p w14:paraId="3051C1D1" w14:textId="30163D49" w:rsidR="005E4473" w:rsidRDefault="005E4473">
      <w:pPr>
        <w:pStyle w:val="CommentText"/>
      </w:pPr>
      <w:r>
        <w:rPr>
          <w:rStyle w:val="CommentReference"/>
        </w:rPr>
        <w:annotationRef/>
      </w:r>
      <w:r>
        <w:t>To discuss if we should give the equation for this</w:t>
      </w:r>
    </w:p>
  </w:comment>
  <w:comment w:id="327" w:author="Parks, Robbie M" w:date="2018-07-03T11:55:00Z" w:initials="PRM">
    <w:p w14:paraId="52D66B8C" w14:textId="77777777" w:rsidR="005E4473" w:rsidRDefault="005E4473">
      <w:pPr>
        <w:pStyle w:val="CommentText"/>
      </w:pPr>
      <w:r>
        <w:rPr>
          <w:rStyle w:val="CommentReference"/>
        </w:rPr>
        <w:annotationRef/>
      </w:r>
      <w:r>
        <w:t xml:space="preserve">They asked in the review for more information on the model used for Figure 3. </w:t>
      </w:r>
    </w:p>
    <w:p w14:paraId="263B1168" w14:textId="77777777" w:rsidR="005E4473" w:rsidRDefault="005E4473">
      <w:pPr>
        <w:pStyle w:val="CommentText"/>
      </w:pPr>
    </w:p>
    <w:p w14:paraId="15CE8932" w14:textId="77777777" w:rsidR="005E4473" w:rsidRDefault="005E4473">
      <w:pPr>
        <w:pStyle w:val="CommentText"/>
      </w:pPr>
    </w:p>
    <w:p w14:paraId="13B89A3B" w14:textId="4869BB0A" w:rsidR="005E4473" w:rsidRDefault="005E4473">
      <w:pPr>
        <w:pStyle w:val="CommentText"/>
      </w:pPr>
      <w:r>
        <w:t xml:space="preserve">Reference if required: </w:t>
      </w:r>
      <w:r w:rsidRPr="00341AB6">
        <w:t>https://en.wikipedia.org/wiki/Mean_of_circular_quantities</w:t>
      </w:r>
    </w:p>
  </w:comment>
  <w:comment w:id="328" w:author="Ezzati, Majid" w:date="2018-07-09T06:15:00Z" w:initials="EM">
    <w:p w14:paraId="6049FB35" w14:textId="44588F91" w:rsidR="005E4473" w:rsidRDefault="005E4473">
      <w:pPr>
        <w:pStyle w:val="CommentText"/>
      </w:pPr>
      <w:r>
        <w:rPr>
          <w:rStyle w:val="CommentReference"/>
        </w:rPr>
        <w:annotationRef/>
      </w:r>
      <w:proofErr w:type="gramStart"/>
      <w:r>
        <w:t>discuss</w:t>
      </w:r>
      <w:proofErr w:type="gramEnd"/>
    </w:p>
  </w:comment>
  <w:comment w:id="363" w:author="Ezzati, Majid" w:date="2018-07-09T06:20:00Z" w:initials="EM">
    <w:p w14:paraId="04858446" w14:textId="3C20BB69" w:rsidR="005E4473" w:rsidRDefault="005E4473">
      <w:pPr>
        <w:pStyle w:val="CommentText"/>
      </w:pPr>
      <w:r>
        <w:rPr>
          <w:rStyle w:val="CommentReference"/>
        </w:rPr>
        <w:annotationRef/>
      </w:r>
      <w:proofErr w:type="gramStart"/>
      <w:r>
        <w:t>these</w:t>
      </w:r>
      <w:proofErr w:type="gramEnd"/>
      <w:r>
        <w:t xml:space="preserve"> will presumably go from figures, right</w:t>
      </w:r>
    </w:p>
  </w:comment>
  <w:comment w:id="367" w:author="Ezzati, Majid" w:date="2018-07-09T06:21:00Z" w:initials="EM">
    <w:p w14:paraId="0248F721" w14:textId="712DED6C" w:rsidR="005E4473" w:rsidRDefault="005E4473">
      <w:pPr>
        <w:pStyle w:val="CommentText"/>
      </w:pPr>
      <w:r>
        <w:rPr>
          <w:rStyle w:val="CommentReference"/>
        </w:rPr>
        <w:annotationRef/>
      </w:r>
      <w:proofErr w:type="gramStart"/>
      <w:r>
        <w:t>to</w:t>
      </w:r>
      <w:proofErr w:type="gramEnd"/>
      <w:r>
        <w:t xml:space="preserve"> </w:t>
      </w:r>
      <w:proofErr w:type="spellStart"/>
      <w:r>
        <w:t>dsicuss</w:t>
      </w:r>
      <w:proofErr w:type="spellEnd"/>
      <w:r>
        <w:t xml:space="preserve"> specifying what this p value is</w:t>
      </w:r>
    </w:p>
  </w:comment>
  <w:comment w:id="368" w:author="Ezzati, Majid" w:date="2018-07-08T23:19:00Z" w:initials="EM">
    <w:p w14:paraId="46C322C7" w14:textId="638CDA71" w:rsidR="005E4473" w:rsidRDefault="005E4473">
      <w:pPr>
        <w:pStyle w:val="CommentText"/>
      </w:pPr>
      <w:r>
        <w:rPr>
          <w:rStyle w:val="CommentReference"/>
        </w:rPr>
        <w:annotationRef/>
      </w:r>
      <w:r>
        <w:t xml:space="preserve">See my comment from last time; why should we keep this. </w:t>
      </w:r>
      <w:proofErr w:type="gramStart"/>
      <w:r>
        <w:t>discuss</w:t>
      </w:r>
      <w:proofErr w:type="gramEnd"/>
    </w:p>
  </w:comment>
  <w:comment w:id="370" w:author="Ezzati, Majid" w:date="2018-07-08T23:19:00Z" w:initials="EM">
    <w:p w14:paraId="41B33C52" w14:textId="4F63B077" w:rsidR="005E4473" w:rsidRDefault="005E4473">
      <w:pPr>
        <w:pStyle w:val="CommentText"/>
      </w:pPr>
      <w:r>
        <w:rPr>
          <w:rStyle w:val="CommentReference"/>
        </w:rPr>
        <w:annotationRef/>
      </w:r>
      <w:r>
        <w:t>Same. Why should we keep this? We should aim for a readable paper</w:t>
      </w:r>
    </w:p>
  </w:comment>
  <w:comment w:id="373" w:author="Parks, Robbie M" w:date="2018-07-03T12:20:00Z" w:initials="PRM">
    <w:p w14:paraId="24381C44" w14:textId="71C211BD" w:rsidR="005E4473" w:rsidRDefault="005E4473">
      <w:pPr>
        <w:pStyle w:val="CommentText"/>
      </w:pPr>
      <w:r>
        <w:rPr>
          <w:rStyle w:val="CommentReference"/>
        </w:rPr>
        <w:annotationRef/>
      </w:r>
      <w:r>
        <w:t>No supplementary figures then?</w:t>
      </w:r>
    </w:p>
  </w:comment>
  <w:comment w:id="380" w:author="Ezzati, Majid" w:date="2018-06-26T22:01:00Z" w:initials="EM">
    <w:p w14:paraId="09FFC8D1" w14:textId="5F9EDF1D" w:rsidR="005E4473" w:rsidRDefault="005E4473">
      <w:pPr>
        <w:pStyle w:val="CommentText"/>
      </w:pPr>
      <w:r>
        <w:rPr>
          <w:rStyle w:val="CommentReference"/>
        </w:rPr>
        <w:annotationRef/>
      </w:r>
      <w:r>
        <w:t>I don’t think we want these tables. Discuss simplifying</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B398390" w15:done="0"/>
  <w15:commentEx w15:paraId="56F8E73E" w15:done="0"/>
  <w15:commentEx w15:paraId="593DD394" w15:done="0"/>
  <w15:commentEx w15:paraId="4DAF7BA3" w15:done="0"/>
  <w15:commentEx w15:paraId="27C89B0C" w15:done="0"/>
  <w15:commentEx w15:paraId="26290FE4" w15:done="0"/>
  <w15:commentEx w15:paraId="625F9FC7" w15:done="0"/>
  <w15:commentEx w15:paraId="0129D633" w15:done="0"/>
  <w15:commentEx w15:paraId="08BB993E" w15:done="0"/>
  <w15:commentEx w15:paraId="7E0A87EE" w15:done="0"/>
  <w15:commentEx w15:paraId="0EFEA96C" w15:paraIdParent="7E0A87EE" w15:done="0"/>
  <w15:commentEx w15:paraId="60A747A4" w15:paraIdParent="7E0A87EE" w15:done="0"/>
  <w15:commentEx w15:paraId="09585C8B" w15:done="0"/>
  <w15:commentEx w15:paraId="712EF896" w15:paraIdParent="09585C8B" w15:done="0"/>
  <w15:commentEx w15:paraId="66B1E19E" w15:done="0"/>
  <w15:commentEx w15:paraId="580C08F6" w15:done="0"/>
  <w15:commentEx w15:paraId="378D1CB4" w15:done="0"/>
  <w15:commentEx w15:paraId="34D401F0" w15:paraIdParent="378D1CB4" w15:done="0"/>
  <w15:commentEx w15:paraId="00963360" w15:paraIdParent="378D1CB4" w15:done="0"/>
  <w15:commentEx w15:paraId="088819C0" w15:done="0"/>
  <w15:commentEx w15:paraId="62AC001C" w15:done="0"/>
  <w15:commentEx w15:paraId="6EBBFB8D" w15:done="0"/>
  <w15:commentEx w15:paraId="4D169113" w15:done="0"/>
  <w15:commentEx w15:paraId="4506A6D5" w15:paraIdParent="4D169113" w15:done="0"/>
  <w15:commentEx w15:paraId="137EA2F8" w15:done="0"/>
  <w15:commentEx w15:paraId="2D55D62D" w15:done="0"/>
  <w15:commentEx w15:paraId="138F6077" w15:done="0"/>
  <w15:commentEx w15:paraId="71495A02" w15:done="0"/>
  <w15:commentEx w15:paraId="74C5D4FF" w15:done="0"/>
  <w15:commentEx w15:paraId="45093C7F" w15:done="0"/>
  <w15:commentEx w15:paraId="69C99189" w15:done="0"/>
  <w15:commentEx w15:paraId="50A64151" w15:paraIdParent="69C99189" w15:done="0"/>
  <w15:commentEx w15:paraId="1FF84B6A" w15:done="0"/>
  <w15:commentEx w15:paraId="7BFF81DC" w15:done="0"/>
  <w15:commentEx w15:paraId="7FFA1916" w15:done="0"/>
  <w15:commentEx w15:paraId="21D06C4E" w15:done="0"/>
  <w15:commentEx w15:paraId="19EFD2D5" w15:done="0"/>
  <w15:commentEx w15:paraId="3EDB524E" w15:done="0"/>
  <w15:commentEx w15:paraId="13BF6D6A" w15:done="0"/>
  <w15:commentEx w15:paraId="62F06F63" w15:done="0"/>
  <w15:commentEx w15:paraId="3051C1D1" w15:done="0"/>
  <w15:commentEx w15:paraId="13B89A3B" w15:paraIdParent="3051C1D1" w15:done="0"/>
  <w15:commentEx w15:paraId="6049FB35" w15:paraIdParent="3051C1D1" w15:done="0"/>
  <w15:commentEx w15:paraId="04858446" w15:done="0"/>
  <w15:commentEx w15:paraId="0248F721" w15:done="0"/>
  <w15:commentEx w15:paraId="46C322C7" w15:done="0"/>
  <w15:commentEx w15:paraId="41B33C52" w15:done="0"/>
  <w15:commentEx w15:paraId="24381C44" w15:done="0"/>
  <w15:commentEx w15:paraId="09FFC8D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01333A" w14:textId="77777777" w:rsidR="00342147" w:rsidRDefault="00342147">
      <w:r>
        <w:separator/>
      </w:r>
    </w:p>
  </w:endnote>
  <w:endnote w:type="continuationSeparator" w:id="0">
    <w:p w14:paraId="1C27FD08" w14:textId="77777777" w:rsidR="00342147" w:rsidRDefault="00342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231D3E" w14:textId="77777777" w:rsidR="005E4473" w:rsidRDefault="005E4473"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5E4473" w:rsidRDefault="005E4473" w:rsidP="005B67C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BB0A84" w14:textId="4263CADB" w:rsidR="005E4473" w:rsidRDefault="005E4473"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F294A">
      <w:rPr>
        <w:rStyle w:val="PageNumber"/>
        <w:noProof/>
      </w:rPr>
      <w:t>29</w:t>
    </w:r>
    <w:r>
      <w:rPr>
        <w:rStyle w:val="PageNumber"/>
      </w:rPr>
      <w:fldChar w:fldCharType="end"/>
    </w:r>
  </w:p>
  <w:p w14:paraId="3F8F309C" w14:textId="77777777" w:rsidR="005E4473" w:rsidRDefault="005E4473" w:rsidP="005B67C9">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89453D" w14:textId="77777777" w:rsidR="00342147" w:rsidRDefault="00342147">
      <w:r>
        <w:separator/>
      </w:r>
    </w:p>
  </w:footnote>
  <w:footnote w:type="continuationSeparator" w:id="0">
    <w:p w14:paraId="6AD1BE00" w14:textId="77777777" w:rsidR="00342147" w:rsidRDefault="0034214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11F3"/>
    <w:rsid w:val="00001E52"/>
    <w:rsid w:val="00002775"/>
    <w:rsid w:val="00003248"/>
    <w:rsid w:val="00004649"/>
    <w:rsid w:val="00005B06"/>
    <w:rsid w:val="000064D1"/>
    <w:rsid w:val="00010088"/>
    <w:rsid w:val="00011599"/>
    <w:rsid w:val="00012568"/>
    <w:rsid w:val="000126AB"/>
    <w:rsid w:val="000156AA"/>
    <w:rsid w:val="00016C20"/>
    <w:rsid w:val="000171E9"/>
    <w:rsid w:val="00020A32"/>
    <w:rsid w:val="000210D1"/>
    <w:rsid w:val="00023586"/>
    <w:rsid w:val="0002552E"/>
    <w:rsid w:val="00025DE6"/>
    <w:rsid w:val="00033C40"/>
    <w:rsid w:val="000341A7"/>
    <w:rsid w:val="00035017"/>
    <w:rsid w:val="00035EC0"/>
    <w:rsid w:val="0003657E"/>
    <w:rsid w:val="00037CC3"/>
    <w:rsid w:val="00040FE5"/>
    <w:rsid w:val="0004316E"/>
    <w:rsid w:val="0004612A"/>
    <w:rsid w:val="00047456"/>
    <w:rsid w:val="00050A3D"/>
    <w:rsid w:val="00053419"/>
    <w:rsid w:val="00054EEF"/>
    <w:rsid w:val="00055738"/>
    <w:rsid w:val="000559D5"/>
    <w:rsid w:val="00057B55"/>
    <w:rsid w:val="0006004E"/>
    <w:rsid w:val="00061E82"/>
    <w:rsid w:val="00066C53"/>
    <w:rsid w:val="00070EF4"/>
    <w:rsid w:val="000711BB"/>
    <w:rsid w:val="00071653"/>
    <w:rsid w:val="00072F64"/>
    <w:rsid w:val="00077D09"/>
    <w:rsid w:val="000826AA"/>
    <w:rsid w:val="00082769"/>
    <w:rsid w:val="00082868"/>
    <w:rsid w:val="0008287A"/>
    <w:rsid w:val="00082E19"/>
    <w:rsid w:val="0008315C"/>
    <w:rsid w:val="00084F55"/>
    <w:rsid w:val="000855C6"/>
    <w:rsid w:val="000855D2"/>
    <w:rsid w:val="0009134D"/>
    <w:rsid w:val="0009224B"/>
    <w:rsid w:val="000A0AFB"/>
    <w:rsid w:val="000A0CBB"/>
    <w:rsid w:val="000A0E7F"/>
    <w:rsid w:val="000A1B37"/>
    <w:rsid w:val="000A4138"/>
    <w:rsid w:val="000A451B"/>
    <w:rsid w:val="000B0D4A"/>
    <w:rsid w:val="000B343F"/>
    <w:rsid w:val="000B43B6"/>
    <w:rsid w:val="000B49C7"/>
    <w:rsid w:val="000B49CF"/>
    <w:rsid w:val="000B4CE3"/>
    <w:rsid w:val="000B6495"/>
    <w:rsid w:val="000B68AC"/>
    <w:rsid w:val="000B7625"/>
    <w:rsid w:val="000C12A0"/>
    <w:rsid w:val="000C19A1"/>
    <w:rsid w:val="000C2752"/>
    <w:rsid w:val="000C576A"/>
    <w:rsid w:val="000C6C91"/>
    <w:rsid w:val="000C6ED9"/>
    <w:rsid w:val="000C7277"/>
    <w:rsid w:val="000D0291"/>
    <w:rsid w:val="000D08C2"/>
    <w:rsid w:val="000D2AC2"/>
    <w:rsid w:val="000D352A"/>
    <w:rsid w:val="000D4F95"/>
    <w:rsid w:val="000D5BA9"/>
    <w:rsid w:val="000D6410"/>
    <w:rsid w:val="000E0177"/>
    <w:rsid w:val="000E19E2"/>
    <w:rsid w:val="000E1B1B"/>
    <w:rsid w:val="000E2CF4"/>
    <w:rsid w:val="000E3486"/>
    <w:rsid w:val="000E3A7A"/>
    <w:rsid w:val="000E5F6C"/>
    <w:rsid w:val="000E6B25"/>
    <w:rsid w:val="000E7E2F"/>
    <w:rsid w:val="000F5812"/>
    <w:rsid w:val="000F58BA"/>
    <w:rsid w:val="000F5BDA"/>
    <w:rsid w:val="000F5E5D"/>
    <w:rsid w:val="001000EB"/>
    <w:rsid w:val="0010072E"/>
    <w:rsid w:val="00101234"/>
    <w:rsid w:val="00101D00"/>
    <w:rsid w:val="001029FD"/>
    <w:rsid w:val="00103132"/>
    <w:rsid w:val="001073C5"/>
    <w:rsid w:val="00111621"/>
    <w:rsid w:val="00115046"/>
    <w:rsid w:val="001153F6"/>
    <w:rsid w:val="0011544B"/>
    <w:rsid w:val="00115F35"/>
    <w:rsid w:val="001163FE"/>
    <w:rsid w:val="00122E71"/>
    <w:rsid w:val="00123104"/>
    <w:rsid w:val="00124A8E"/>
    <w:rsid w:val="00126DD9"/>
    <w:rsid w:val="00131404"/>
    <w:rsid w:val="00132C6C"/>
    <w:rsid w:val="00133606"/>
    <w:rsid w:val="00134C6D"/>
    <w:rsid w:val="00136E85"/>
    <w:rsid w:val="001407BB"/>
    <w:rsid w:val="0014242B"/>
    <w:rsid w:val="00142A44"/>
    <w:rsid w:val="001435DE"/>
    <w:rsid w:val="00143F59"/>
    <w:rsid w:val="0015398F"/>
    <w:rsid w:val="00156FC7"/>
    <w:rsid w:val="00160598"/>
    <w:rsid w:val="001608FF"/>
    <w:rsid w:val="00161E98"/>
    <w:rsid w:val="0016206E"/>
    <w:rsid w:val="00162EC4"/>
    <w:rsid w:val="00163AC8"/>
    <w:rsid w:val="0016500A"/>
    <w:rsid w:val="00165260"/>
    <w:rsid w:val="0016605A"/>
    <w:rsid w:val="00166A52"/>
    <w:rsid w:val="00167563"/>
    <w:rsid w:val="001678F7"/>
    <w:rsid w:val="001704F4"/>
    <w:rsid w:val="00172987"/>
    <w:rsid w:val="00175269"/>
    <w:rsid w:val="00175CB9"/>
    <w:rsid w:val="001763D6"/>
    <w:rsid w:val="00180945"/>
    <w:rsid w:val="00181294"/>
    <w:rsid w:val="00182421"/>
    <w:rsid w:val="00182928"/>
    <w:rsid w:val="00183090"/>
    <w:rsid w:val="00184EFC"/>
    <w:rsid w:val="001853D0"/>
    <w:rsid w:val="001913A5"/>
    <w:rsid w:val="0019228F"/>
    <w:rsid w:val="001925D8"/>
    <w:rsid w:val="0019272E"/>
    <w:rsid w:val="00193F5D"/>
    <w:rsid w:val="00194CDD"/>
    <w:rsid w:val="00196C4A"/>
    <w:rsid w:val="001A017E"/>
    <w:rsid w:val="001A0673"/>
    <w:rsid w:val="001A0887"/>
    <w:rsid w:val="001A0CB6"/>
    <w:rsid w:val="001A0F81"/>
    <w:rsid w:val="001A1C85"/>
    <w:rsid w:val="001A1F00"/>
    <w:rsid w:val="001A3870"/>
    <w:rsid w:val="001A3DE2"/>
    <w:rsid w:val="001A4537"/>
    <w:rsid w:val="001A477E"/>
    <w:rsid w:val="001A5AD8"/>
    <w:rsid w:val="001A6909"/>
    <w:rsid w:val="001A7900"/>
    <w:rsid w:val="001A7A93"/>
    <w:rsid w:val="001A7DC8"/>
    <w:rsid w:val="001B0BA7"/>
    <w:rsid w:val="001B23D1"/>
    <w:rsid w:val="001B3247"/>
    <w:rsid w:val="001B44B8"/>
    <w:rsid w:val="001B5B91"/>
    <w:rsid w:val="001B7DA5"/>
    <w:rsid w:val="001C0102"/>
    <w:rsid w:val="001C049B"/>
    <w:rsid w:val="001C0DFD"/>
    <w:rsid w:val="001C0EFF"/>
    <w:rsid w:val="001C0FC7"/>
    <w:rsid w:val="001C2F97"/>
    <w:rsid w:val="001C3C8D"/>
    <w:rsid w:val="001C613C"/>
    <w:rsid w:val="001C6F5C"/>
    <w:rsid w:val="001D05D2"/>
    <w:rsid w:val="001D0836"/>
    <w:rsid w:val="001D0F84"/>
    <w:rsid w:val="001D36DD"/>
    <w:rsid w:val="001D59F0"/>
    <w:rsid w:val="001D5CBD"/>
    <w:rsid w:val="001D78FC"/>
    <w:rsid w:val="001D7BA9"/>
    <w:rsid w:val="001E02CF"/>
    <w:rsid w:val="001E0A6F"/>
    <w:rsid w:val="001E4AF8"/>
    <w:rsid w:val="001E4DA9"/>
    <w:rsid w:val="001E577E"/>
    <w:rsid w:val="001E7CED"/>
    <w:rsid w:val="001F03E7"/>
    <w:rsid w:val="001F0FFF"/>
    <w:rsid w:val="001F3D58"/>
    <w:rsid w:val="00200B4D"/>
    <w:rsid w:val="002015BB"/>
    <w:rsid w:val="00203677"/>
    <w:rsid w:val="00205191"/>
    <w:rsid w:val="002061AD"/>
    <w:rsid w:val="00212965"/>
    <w:rsid w:val="00214C19"/>
    <w:rsid w:val="002166AE"/>
    <w:rsid w:val="00217F61"/>
    <w:rsid w:val="00220C4B"/>
    <w:rsid w:val="002231AC"/>
    <w:rsid w:val="00225C47"/>
    <w:rsid w:val="002317EC"/>
    <w:rsid w:val="002318D2"/>
    <w:rsid w:val="00232074"/>
    <w:rsid w:val="00235CE2"/>
    <w:rsid w:val="00236AF3"/>
    <w:rsid w:val="00236E9B"/>
    <w:rsid w:val="00241EFC"/>
    <w:rsid w:val="00242DD5"/>
    <w:rsid w:val="002452E3"/>
    <w:rsid w:val="002542D0"/>
    <w:rsid w:val="00260281"/>
    <w:rsid w:val="0026033D"/>
    <w:rsid w:val="00260B02"/>
    <w:rsid w:val="00263A68"/>
    <w:rsid w:val="0026410C"/>
    <w:rsid w:val="002648C8"/>
    <w:rsid w:val="00265FE4"/>
    <w:rsid w:val="002662B1"/>
    <w:rsid w:val="00271614"/>
    <w:rsid w:val="00272705"/>
    <w:rsid w:val="002734E8"/>
    <w:rsid w:val="00275889"/>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7FE4"/>
    <w:rsid w:val="002B0AB2"/>
    <w:rsid w:val="002B2295"/>
    <w:rsid w:val="002B3737"/>
    <w:rsid w:val="002B5E66"/>
    <w:rsid w:val="002B60AA"/>
    <w:rsid w:val="002B6D59"/>
    <w:rsid w:val="002C1A7D"/>
    <w:rsid w:val="002C2993"/>
    <w:rsid w:val="002C33D5"/>
    <w:rsid w:val="002D0212"/>
    <w:rsid w:val="002D1F5C"/>
    <w:rsid w:val="002D5558"/>
    <w:rsid w:val="002D5F29"/>
    <w:rsid w:val="002D7549"/>
    <w:rsid w:val="002E005E"/>
    <w:rsid w:val="002E0DC3"/>
    <w:rsid w:val="002E20B6"/>
    <w:rsid w:val="002F03B9"/>
    <w:rsid w:val="002F0EE2"/>
    <w:rsid w:val="002F1C09"/>
    <w:rsid w:val="002F2133"/>
    <w:rsid w:val="002F4DC5"/>
    <w:rsid w:val="002F6B9A"/>
    <w:rsid w:val="003026D8"/>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CF8"/>
    <w:rsid w:val="00333321"/>
    <w:rsid w:val="003339E3"/>
    <w:rsid w:val="00333BE8"/>
    <w:rsid w:val="00333CA8"/>
    <w:rsid w:val="0033413A"/>
    <w:rsid w:val="003377A4"/>
    <w:rsid w:val="003406C1"/>
    <w:rsid w:val="00340A68"/>
    <w:rsid w:val="00340C26"/>
    <w:rsid w:val="00341373"/>
    <w:rsid w:val="00341AB6"/>
    <w:rsid w:val="00342147"/>
    <w:rsid w:val="003430BD"/>
    <w:rsid w:val="003452E0"/>
    <w:rsid w:val="003453DE"/>
    <w:rsid w:val="00346839"/>
    <w:rsid w:val="00346CE7"/>
    <w:rsid w:val="003513D0"/>
    <w:rsid w:val="00351CDA"/>
    <w:rsid w:val="0035353D"/>
    <w:rsid w:val="0035394F"/>
    <w:rsid w:val="00353A6E"/>
    <w:rsid w:val="00354320"/>
    <w:rsid w:val="0035630E"/>
    <w:rsid w:val="003572E4"/>
    <w:rsid w:val="00357AC1"/>
    <w:rsid w:val="00360B44"/>
    <w:rsid w:val="00362019"/>
    <w:rsid w:val="0036381E"/>
    <w:rsid w:val="003649EA"/>
    <w:rsid w:val="00365ECB"/>
    <w:rsid w:val="003664F1"/>
    <w:rsid w:val="00373FD7"/>
    <w:rsid w:val="00377A68"/>
    <w:rsid w:val="0038389B"/>
    <w:rsid w:val="00384D1E"/>
    <w:rsid w:val="00385CAD"/>
    <w:rsid w:val="00386081"/>
    <w:rsid w:val="00387B37"/>
    <w:rsid w:val="00393385"/>
    <w:rsid w:val="00394197"/>
    <w:rsid w:val="0039492C"/>
    <w:rsid w:val="0039751B"/>
    <w:rsid w:val="003A23C3"/>
    <w:rsid w:val="003A3A3F"/>
    <w:rsid w:val="003A719E"/>
    <w:rsid w:val="003B0BAF"/>
    <w:rsid w:val="003B0DF1"/>
    <w:rsid w:val="003B214A"/>
    <w:rsid w:val="003B2BCB"/>
    <w:rsid w:val="003B5AA4"/>
    <w:rsid w:val="003B60EB"/>
    <w:rsid w:val="003B784F"/>
    <w:rsid w:val="003C0D6B"/>
    <w:rsid w:val="003C153C"/>
    <w:rsid w:val="003C1EB9"/>
    <w:rsid w:val="003C32A1"/>
    <w:rsid w:val="003C3886"/>
    <w:rsid w:val="003D394A"/>
    <w:rsid w:val="003D6280"/>
    <w:rsid w:val="003D6587"/>
    <w:rsid w:val="003E060B"/>
    <w:rsid w:val="003E1F81"/>
    <w:rsid w:val="003E213C"/>
    <w:rsid w:val="003E6E8C"/>
    <w:rsid w:val="003E7BB5"/>
    <w:rsid w:val="003F029F"/>
    <w:rsid w:val="003F22B3"/>
    <w:rsid w:val="003F4581"/>
    <w:rsid w:val="003F5EC1"/>
    <w:rsid w:val="00400938"/>
    <w:rsid w:val="00400D63"/>
    <w:rsid w:val="0040151C"/>
    <w:rsid w:val="004018CB"/>
    <w:rsid w:val="00402922"/>
    <w:rsid w:val="00402D6F"/>
    <w:rsid w:val="0040449F"/>
    <w:rsid w:val="004055C0"/>
    <w:rsid w:val="00407783"/>
    <w:rsid w:val="0041155C"/>
    <w:rsid w:val="004115F7"/>
    <w:rsid w:val="004116D2"/>
    <w:rsid w:val="004125DE"/>
    <w:rsid w:val="00413B5E"/>
    <w:rsid w:val="00415980"/>
    <w:rsid w:val="00417354"/>
    <w:rsid w:val="00421068"/>
    <w:rsid w:val="00421105"/>
    <w:rsid w:val="0042218D"/>
    <w:rsid w:val="004243A2"/>
    <w:rsid w:val="004258D7"/>
    <w:rsid w:val="004273F1"/>
    <w:rsid w:val="004331B4"/>
    <w:rsid w:val="00433EDB"/>
    <w:rsid w:val="004344EB"/>
    <w:rsid w:val="00434598"/>
    <w:rsid w:val="004350FA"/>
    <w:rsid w:val="0043780C"/>
    <w:rsid w:val="00440599"/>
    <w:rsid w:val="00441B14"/>
    <w:rsid w:val="00442BEF"/>
    <w:rsid w:val="0044563F"/>
    <w:rsid w:val="00445D94"/>
    <w:rsid w:val="004475C0"/>
    <w:rsid w:val="0044771A"/>
    <w:rsid w:val="004508FE"/>
    <w:rsid w:val="004530DD"/>
    <w:rsid w:val="00453D93"/>
    <w:rsid w:val="00455623"/>
    <w:rsid w:val="00456632"/>
    <w:rsid w:val="004566E5"/>
    <w:rsid w:val="00457A51"/>
    <w:rsid w:val="0046173B"/>
    <w:rsid w:val="00464C54"/>
    <w:rsid w:val="00465E33"/>
    <w:rsid w:val="004664CB"/>
    <w:rsid w:val="00466D5F"/>
    <w:rsid w:val="00467F6E"/>
    <w:rsid w:val="004717CE"/>
    <w:rsid w:val="00473066"/>
    <w:rsid w:val="00473A34"/>
    <w:rsid w:val="00474BAB"/>
    <w:rsid w:val="00475674"/>
    <w:rsid w:val="0047597D"/>
    <w:rsid w:val="00476FC9"/>
    <w:rsid w:val="00477A87"/>
    <w:rsid w:val="00480AE7"/>
    <w:rsid w:val="004817FA"/>
    <w:rsid w:val="004835CF"/>
    <w:rsid w:val="00485D14"/>
    <w:rsid w:val="004873B6"/>
    <w:rsid w:val="00487E60"/>
    <w:rsid w:val="00490EB4"/>
    <w:rsid w:val="004926F3"/>
    <w:rsid w:val="004960EA"/>
    <w:rsid w:val="004A0060"/>
    <w:rsid w:val="004A1538"/>
    <w:rsid w:val="004A39AD"/>
    <w:rsid w:val="004A469F"/>
    <w:rsid w:val="004A5074"/>
    <w:rsid w:val="004A5369"/>
    <w:rsid w:val="004B02D5"/>
    <w:rsid w:val="004B1D5A"/>
    <w:rsid w:val="004B1D6B"/>
    <w:rsid w:val="004B374F"/>
    <w:rsid w:val="004B3808"/>
    <w:rsid w:val="004B3A3B"/>
    <w:rsid w:val="004B4A30"/>
    <w:rsid w:val="004B654D"/>
    <w:rsid w:val="004C1040"/>
    <w:rsid w:val="004C165E"/>
    <w:rsid w:val="004C2CEE"/>
    <w:rsid w:val="004C3449"/>
    <w:rsid w:val="004C4C80"/>
    <w:rsid w:val="004C546E"/>
    <w:rsid w:val="004D0817"/>
    <w:rsid w:val="004D1754"/>
    <w:rsid w:val="004D273F"/>
    <w:rsid w:val="004D2BCA"/>
    <w:rsid w:val="004D3747"/>
    <w:rsid w:val="004D6279"/>
    <w:rsid w:val="004D74DC"/>
    <w:rsid w:val="004E008C"/>
    <w:rsid w:val="004E461D"/>
    <w:rsid w:val="004E5CD1"/>
    <w:rsid w:val="004E69CB"/>
    <w:rsid w:val="004E72FD"/>
    <w:rsid w:val="004E75ED"/>
    <w:rsid w:val="004F1CE2"/>
    <w:rsid w:val="004F2FDD"/>
    <w:rsid w:val="004F361B"/>
    <w:rsid w:val="004F404D"/>
    <w:rsid w:val="004F60F9"/>
    <w:rsid w:val="004F7FD8"/>
    <w:rsid w:val="005028B3"/>
    <w:rsid w:val="00504124"/>
    <w:rsid w:val="00506AF4"/>
    <w:rsid w:val="0051013D"/>
    <w:rsid w:val="00511176"/>
    <w:rsid w:val="00511306"/>
    <w:rsid w:val="00511FC1"/>
    <w:rsid w:val="005130C5"/>
    <w:rsid w:val="005135F3"/>
    <w:rsid w:val="00520468"/>
    <w:rsid w:val="0052436F"/>
    <w:rsid w:val="0053029A"/>
    <w:rsid w:val="0053237F"/>
    <w:rsid w:val="00532941"/>
    <w:rsid w:val="00534B47"/>
    <w:rsid w:val="005376F7"/>
    <w:rsid w:val="005378E9"/>
    <w:rsid w:val="00541914"/>
    <w:rsid w:val="005426EF"/>
    <w:rsid w:val="00544156"/>
    <w:rsid w:val="005450E2"/>
    <w:rsid w:val="00545E85"/>
    <w:rsid w:val="00545E92"/>
    <w:rsid w:val="00553A6D"/>
    <w:rsid w:val="00555D5B"/>
    <w:rsid w:val="00555DCE"/>
    <w:rsid w:val="005604F3"/>
    <w:rsid w:val="005612F0"/>
    <w:rsid w:val="0056225E"/>
    <w:rsid w:val="00562461"/>
    <w:rsid w:val="0056316D"/>
    <w:rsid w:val="0056369A"/>
    <w:rsid w:val="00565921"/>
    <w:rsid w:val="00565B41"/>
    <w:rsid w:val="00567BA7"/>
    <w:rsid w:val="00567E9C"/>
    <w:rsid w:val="005742B2"/>
    <w:rsid w:val="0057621B"/>
    <w:rsid w:val="00576746"/>
    <w:rsid w:val="00576EFD"/>
    <w:rsid w:val="005773A8"/>
    <w:rsid w:val="00577BB1"/>
    <w:rsid w:val="00577D56"/>
    <w:rsid w:val="00577DE0"/>
    <w:rsid w:val="00582277"/>
    <w:rsid w:val="005866BD"/>
    <w:rsid w:val="00586DA1"/>
    <w:rsid w:val="005872C8"/>
    <w:rsid w:val="005872FC"/>
    <w:rsid w:val="00590032"/>
    <w:rsid w:val="005902F2"/>
    <w:rsid w:val="00592119"/>
    <w:rsid w:val="00592638"/>
    <w:rsid w:val="00592BE6"/>
    <w:rsid w:val="0059341A"/>
    <w:rsid w:val="00593EAA"/>
    <w:rsid w:val="0059624C"/>
    <w:rsid w:val="005A07C4"/>
    <w:rsid w:val="005A20BA"/>
    <w:rsid w:val="005A76F0"/>
    <w:rsid w:val="005B03DF"/>
    <w:rsid w:val="005B0742"/>
    <w:rsid w:val="005B1D45"/>
    <w:rsid w:val="005B2FA0"/>
    <w:rsid w:val="005B5156"/>
    <w:rsid w:val="005B5C70"/>
    <w:rsid w:val="005B6397"/>
    <w:rsid w:val="005B67C9"/>
    <w:rsid w:val="005B6A1B"/>
    <w:rsid w:val="005B7C1A"/>
    <w:rsid w:val="005C0164"/>
    <w:rsid w:val="005C0A96"/>
    <w:rsid w:val="005C2851"/>
    <w:rsid w:val="005C6D9A"/>
    <w:rsid w:val="005C7E19"/>
    <w:rsid w:val="005D22AA"/>
    <w:rsid w:val="005D244E"/>
    <w:rsid w:val="005D5156"/>
    <w:rsid w:val="005D5B83"/>
    <w:rsid w:val="005E05E1"/>
    <w:rsid w:val="005E3C3F"/>
    <w:rsid w:val="005E4473"/>
    <w:rsid w:val="005E4F95"/>
    <w:rsid w:val="005F06A5"/>
    <w:rsid w:val="005F0F34"/>
    <w:rsid w:val="005F1013"/>
    <w:rsid w:val="005F294A"/>
    <w:rsid w:val="005F4447"/>
    <w:rsid w:val="005F50AC"/>
    <w:rsid w:val="00601585"/>
    <w:rsid w:val="00602D21"/>
    <w:rsid w:val="00603617"/>
    <w:rsid w:val="00604288"/>
    <w:rsid w:val="00604A42"/>
    <w:rsid w:val="00610C00"/>
    <w:rsid w:val="006112BC"/>
    <w:rsid w:val="00611D70"/>
    <w:rsid w:val="00611ED8"/>
    <w:rsid w:val="006124E6"/>
    <w:rsid w:val="00614B7D"/>
    <w:rsid w:val="00614D92"/>
    <w:rsid w:val="00615328"/>
    <w:rsid w:val="00617238"/>
    <w:rsid w:val="006177C5"/>
    <w:rsid w:val="006209EE"/>
    <w:rsid w:val="00621BB6"/>
    <w:rsid w:val="00623236"/>
    <w:rsid w:val="00624902"/>
    <w:rsid w:val="00625BF6"/>
    <w:rsid w:val="0062759F"/>
    <w:rsid w:val="006324AC"/>
    <w:rsid w:val="00632D82"/>
    <w:rsid w:val="00635195"/>
    <w:rsid w:val="0063646E"/>
    <w:rsid w:val="006412F8"/>
    <w:rsid w:val="00641AF0"/>
    <w:rsid w:val="00641FFF"/>
    <w:rsid w:val="00643A32"/>
    <w:rsid w:val="006441C9"/>
    <w:rsid w:val="006445F8"/>
    <w:rsid w:val="00650609"/>
    <w:rsid w:val="00652AC7"/>
    <w:rsid w:val="00654669"/>
    <w:rsid w:val="00656CF3"/>
    <w:rsid w:val="006630ED"/>
    <w:rsid w:val="006632B6"/>
    <w:rsid w:val="006633AD"/>
    <w:rsid w:val="00665B8F"/>
    <w:rsid w:val="00673416"/>
    <w:rsid w:val="0067689E"/>
    <w:rsid w:val="0067703F"/>
    <w:rsid w:val="006825A7"/>
    <w:rsid w:val="00684488"/>
    <w:rsid w:val="00690402"/>
    <w:rsid w:val="006934E5"/>
    <w:rsid w:val="006939C1"/>
    <w:rsid w:val="006959B5"/>
    <w:rsid w:val="00696DE7"/>
    <w:rsid w:val="006970AF"/>
    <w:rsid w:val="00697F11"/>
    <w:rsid w:val="006A5B04"/>
    <w:rsid w:val="006A63D8"/>
    <w:rsid w:val="006A677D"/>
    <w:rsid w:val="006B04D0"/>
    <w:rsid w:val="006B277C"/>
    <w:rsid w:val="006B2CBD"/>
    <w:rsid w:val="006B3776"/>
    <w:rsid w:val="006B4F92"/>
    <w:rsid w:val="006B55AC"/>
    <w:rsid w:val="006C147D"/>
    <w:rsid w:val="006C3DA1"/>
    <w:rsid w:val="006C41B5"/>
    <w:rsid w:val="006C50E6"/>
    <w:rsid w:val="006C70DC"/>
    <w:rsid w:val="006D0249"/>
    <w:rsid w:val="006D11D8"/>
    <w:rsid w:val="006D29DE"/>
    <w:rsid w:val="006D3FE2"/>
    <w:rsid w:val="006D5AA9"/>
    <w:rsid w:val="006D62B8"/>
    <w:rsid w:val="006D68AA"/>
    <w:rsid w:val="006D6F45"/>
    <w:rsid w:val="006E0E6B"/>
    <w:rsid w:val="006E202B"/>
    <w:rsid w:val="006E3DFC"/>
    <w:rsid w:val="006E4523"/>
    <w:rsid w:val="006E585E"/>
    <w:rsid w:val="006E58C4"/>
    <w:rsid w:val="006E5AD1"/>
    <w:rsid w:val="006E6E0D"/>
    <w:rsid w:val="006E70EA"/>
    <w:rsid w:val="006E7432"/>
    <w:rsid w:val="006E7853"/>
    <w:rsid w:val="006F07EC"/>
    <w:rsid w:val="006F12E4"/>
    <w:rsid w:val="006F25A2"/>
    <w:rsid w:val="006F348A"/>
    <w:rsid w:val="006F382C"/>
    <w:rsid w:val="006F3E63"/>
    <w:rsid w:val="006F4CA6"/>
    <w:rsid w:val="006F59ED"/>
    <w:rsid w:val="006F78C7"/>
    <w:rsid w:val="00702978"/>
    <w:rsid w:val="00704498"/>
    <w:rsid w:val="00704ACF"/>
    <w:rsid w:val="00706154"/>
    <w:rsid w:val="00706BDB"/>
    <w:rsid w:val="00706C63"/>
    <w:rsid w:val="00707714"/>
    <w:rsid w:val="00707E3F"/>
    <w:rsid w:val="0071242A"/>
    <w:rsid w:val="00712E39"/>
    <w:rsid w:val="0071406C"/>
    <w:rsid w:val="00714DCB"/>
    <w:rsid w:val="007155A4"/>
    <w:rsid w:val="00715F58"/>
    <w:rsid w:val="00716D2A"/>
    <w:rsid w:val="00717EE0"/>
    <w:rsid w:val="0072070F"/>
    <w:rsid w:val="0072142C"/>
    <w:rsid w:val="00722AD9"/>
    <w:rsid w:val="0072545A"/>
    <w:rsid w:val="00725C10"/>
    <w:rsid w:val="00725C59"/>
    <w:rsid w:val="00726222"/>
    <w:rsid w:val="0073479E"/>
    <w:rsid w:val="00734FDB"/>
    <w:rsid w:val="00735626"/>
    <w:rsid w:val="00744393"/>
    <w:rsid w:val="00744AE6"/>
    <w:rsid w:val="007452E2"/>
    <w:rsid w:val="007462A2"/>
    <w:rsid w:val="007471B0"/>
    <w:rsid w:val="00754259"/>
    <w:rsid w:val="0075546D"/>
    <w:rsid w:val="007613B9"/>
    <w:rsid w:val="007613D4"/>
    <w:rsid w:val="00763760"/>
    <w:rsid w:val="00765400"/>
    <w:rsid w:val="007657EB"/>
    <w:rsid w:val="00765D19"/>
    <w:rsid w:val="00766A54"/>
    <w:rsid w:val="00766E22"/>
    <w:rsid w:val="007671B3"/>
    <w:rsid w:val="0076751F"/>
    <w:rsid w:val="0077066D"/>
    <w:rsid w:val="00770A91"/>
    <w:rsid w:val="00771AD0"/>
    <w:rsid w:val="00772531"/>
    <w:rsid w:val="00773692"/>
    <w:rsid w:val="007751D3"/>
    <w:rsid w:val="00777BFD"/>
    <w:rsid w:val="007802A8"/>
    <w:rsid w:val="00780D25"/>
    <w:rsid w:val="0078122B"/>
    <w:rsid w:val="007814E0"/>
    <w:rsid w:val="00783586"/>
    <w:rsid w:val="00784546"/>
    <w:rsid w:val="0078487A"/>
    <w:rsid w:val="007852FE"/>
    <w:rsid w:val="00786AD0"/>
    <w:rsid w:val="00791168"/>
    <w:rsid w:val="007911C9"/>
    <w:rsid w:val="00791CA8"/>
    <w:rsid w:val="0079291D"/>
    <w:rsid w:val="00792E89"/>
    <w:rsid w:val="00794755"/>
    <w:rsid w:val="00795E96"/>
    <w:rsid w:val="00797805"/>
    <w:rsid w:val="00797F02"/>
    <w:rsid w:val="007A2B05"/>
    <w:rsid w:val="007A61E2"/>
    <w:rsid w:val="007A6467"/>
    <w:rsid w:val="007A652A"/>
    <w:rsid w:val="007B2B86"/>
    <w:rsid w:val="007B2F5A"/>
    <w:rsid w:val="007B3AFF"/>
    <w:rsid w:val="007B3CD8"/>
    <w:rsid w:val="007B7697"/>
    <w:rsid w:val="007B7B7F"/>
    <w:rsid w:val="007C4524"/>
    <w:rsid w:val="007C4D69"/>
    <w:rsid w:val="007E0218"/>
    <w:rsid w:val="007E021F"/>
    <w:rsid w:val="007E031A"/>
    <w:rsid w:val="007E13E7"/>
    <w:rsid w:val="007E30DC"/>
    <w:rsid w:val="007E7367"/>
    <w:rsid w:val="007F05EF"/>
    <w:rsid w:val="007F1359"/>
    <w:rsid w:val="007F2345"/>
    <w:rsid w:val="007F2E1E"/>
    <w:rsid w:val="007F3A36"/>
    <w:rsid w:val="007F54F2"/>
    <w:rsid w:val="007F5916"/>
    <w:rsid w:val="007F765A"/>
    <w:rsid w:val="00800663"/>
    <w:rsid w:val="008016FA"/>
    <w:rsid w:val="00801D40"/>
    <w:rsid w:val="00802C27"/>
    <w:rsid w:val="008038BB"/>
    <w:rsid w:val="00803D84"/>
    <w:rsid w:val="0081393F"/>
    <w:rsid w:val="008163B7"/>
    <w:rsid w:val="0081699D"/>
    <w:rsid w:val="008174C7"/>
    <w:rsid w:val="00820615"/>
    <w:rsid w:val="0082136F"/>
    <w:rsid w:val="00821A52"/>
    <w:rsid w:val="0082372D"/>
    <w:rsid w:val="00835BC8"/>
    <w:rsid w:val="00835BFF"/>
    <w:rsid w:val="008369F4"/>
    <w:rsid w:val="00837653"/>
    <w:rsid w:val="00841B48"/>
    <w:rsid w:val="00843126"/>
    <w:rsid w:val="00843A73"/>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748D0"/>
    <w:rsid w:val="00874C67"/>
    <w:rsid w:val="00877AE9"/>
    <w:rsid w:val="00880190"/>
    <w:rsid w:val="008807C6"/>
    <w:rsid w:val="00881129"/>
    <w:rsid w:val="00882810"/>
    <w:rsid w:val="008829B0"/>
    <w:rsid w:val="00882C94"/>
    <w:rsid w:val="00885D24"/>
    <w:rsid w:val="008906DB"/>
    <w:rsid w:val="008912A2"/>
    <w:rsid w:val="008A287F"/>
    <w:rsid w:val="008A36F4"/>
    <w:rsid w:val="008A3E97"/>
    <w:rsid w:val="008A5089"/>
    <w:rsid w:val="008A6465"/>
    <w:rsid w:val="008A6C6B"/>
    <w:rsid w:val="008A6E03"/>
    <w:rsid w:val="008B3934"/>
    <w:rsid w:val="008B4941"/>
    <w:rsid w:val="008B54BC"/>
    <w:rsid w:val="008B60BA"/>
    <w:rsid w:val="008B7DDD"/>
    <w:rsid w:val="008C4931"/>
    <w:rsid w:val="008C4B74"/>
    <w:rsid w:val="008C5A61"/>
    <w:rsid w:val="008D1344"/>
    <w:rsid w:val="008D16D9"/>
    <w:rsid w:val="008D2E91"/>
    <w:rsid w:val="008D4C2D"/>
    <w:rsid w:val="008D62D2"/>
    <w:rsid w:val="008D6B6B"/>
    <w:rsid w:val="008D7A20"/>
    <w:rsid w:val="008D7ED7"/>
    <w:rsid w:val="008E2E93"/>
    <w:rsid w:val="008E41EF"/>
    <w:rsid w:val="008E4728"/>
    <w:rsid w:val="008E764E"/>
    <w:rsid w:val="008F16FF"/>
    <w:rsid w:val="008F5EFD"/>
    <w:rsid w:val="008F7C0F"/>
    <w:rsid w:val="00903420"/>
    <w:rsid w:val="009069BE"/>
    <w:rsid w:val="00907632"/>
    <w:rsid w:val="009100EF"/>
    <w:rsid w:val="00910AF9"/>
    <w:rsid w:val="00910BC9"/>
    <w:rsid w:val="00911EE8"/>
    <w:rsid w:val="009134D8"/>
    <w:rsid w:val="00913C15"/>
    <w:rsid w:val="0091462A"/>
    <w:rsid w:val="009156EA"/>
    <w:rsid w:val="00916EB7"/>
    <w:rsid w:val="0092194B"/>
    <w:rsid w:val="00922A69"/>
    <w:rsid w:val="0092526A"/>
    <w:rsid w:val="009255C7"/>
    <w:rsid w:val="009257FE"/>
    <w:rsid w:val="00925FBE"/>
    <w:rsid w:val="0092675D"/>
    <w:rsid w:val="00932BD5"/>
    <w:rsid w:val="00933A9A"/>
    <w:rsid w:val="00934D53"/>
    <w:rsid w:val="00935167"/>
    <w:rsid w:val="00937AF1"/>
    <w:rsid w:val="00943F5B"/>
    <w:rsid w:val="009455A0"/>
    <w:rsid w:val="00945B9D"/>
    <w:rsid w:val="00946B38"/>
    <w:rsid w:val="009509FF"/>
    <w:rsid w:val="009544FB"/>
    <w:rsid w:val="00954635"/>
    <w:rsid w:val="009546CB"/>
    <w:rsid w:val="00954871"/>
    <w:rsid w:val="009558FF"/>
    <w:rsid w:val="009570B0"/>
    <w:rsid w:val="009604D5"/>
    <w:rsid w:val="00962945"/>
    <w:rsid w:val="009629F0"/>
    <w:rsid w:val="00963B19"/>
    <w:rsid w:val="00964975"/>
    <w:rsid w:val="00964BD6"/>
    <w:rsid w:val="00964E6A"/>
    <w:rsid w:val="00966EC2"/>
    <w:rsid w:val="00971022"/>
    <w:rsid w:val="009715E6"/>
    <w:rsid w:val="009725F7"/>
    <w:rsid w:val="00973308"/>
    <w:rsid w:val="00973BB6"/>
    <w:rsid w:val="0098603C"/>
    <w:rsid w:val="00986A66"/>
    <w:rsid w:val="00987583"/>
    <w:rsid w:val="00992A76"/>
    <w:rsid w:val="00992E34"/>
    <w:rsid w:val="00996091"/>
    <w:rsid w:val="00996AD4"/>
    <w:rsid w:val="00997E15"/>
    <w:rsid w:val="009A1890"/>
    <w:rsid w:val="009A1BE3"/>
    <w:rsid w:val="009A475F"/>
    <w:rsid w:val="009A75F1"/>
    <w:rsid w:val="009B11D1"/>
    <w:rsid w:val="009B275D"/>
    <w:rsid w:val="009B2F32"/>
    <w:rsid w:val="009B399D"/>
    <w:rsid w:val="009B42AA"/>
    <w:rsid w:val="009B509E"/>
    <w:rsid w:val="009B52E7"/>
    <w:rsid w:val="009B5317"/>
    <w:rsid w:val="009B60EF"/>
    <w:rsid w:val="009B65AE"/>
    <w:rsid w:val="009C267E"/>
    <w:rsid w:val="009C3DB9"/>
    <w:rsid w:val="009C4D03"/>
    <w:rsid w:val="009C5745"/>
    <w:rsid w:val="009C58E0"/>
    <w:rsid w:val="009C75C8"/>
    <w:rsid w:val="009D16DD"/>
    <w:rsid w:val="009D20AE"/>
    <w:rsid w:val="009D46B7"/>
    <w:rsid w:val="009D529E"/>
    <w:rsid w:val="009D5647"/>
    <w:rsid w:val="009D5B4B"/>
    <w:rsid w:val="009D7307"/>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5211"/>
    <w:rsid w:val="00A35647"/>
    <w:rsid w:val="00A43C02"/>
    <w:rsid w:val="00A4520B"/>
    <w:rsid w:val="00A509B8"/>
    <w:rsid w:val="00A53CD7"/>
    <w:rsid w:val="00A54142"/>
    <w:rsid w:val="00A54D53"/>
    <w:rsid w:val="00A55A47"/>
    <w:rsid w:val="00A55BF6"/>
    <w:rsid w:val="00A56493"/>
    <w:rsid w:val="00A57D16"/>
    <w:rsid w:val="00A6000F"/>
    <w:rsid w:val="00A6017C"/>
    <w:rsid w:val="00A6117A"/>
    <w:rsid w:val="00A62D0E"/>
    <w:rsid w:val="00A65808"/>
    <w:rsid w:val="00A718C6"/>
    <w:rsid w:val="00A71C40"/>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4441"/>
    <w:rsid w:val="00A869F6"/>
    <w:rsid w:val="00A87A63"/>
    <w:rsid w:val="00A87EFB"/>
    <w:rsid w:val="00A9014D"/>
    <w:rsid w:val="00A90A4A"/>
    <w:rsid w:val="00A92BD2"/>
    <w:rsid w:val="00A95645"/>
    <w:rsid w:val="00A958FE"/>
    <w:rsid w:val="00AA0329"/>
    <w:rsid w:val="00AA1780"/>
    <w:rsid w:val="00AA22F0"/>
    <w:rsid w:val="00AA2F95"/>
    <w:rsid w:val="00AA30BB"/>
    <w:rsid w:val="00AA3B09"/>
    <w:rsid w:val="00AA4B2F"/>
    <w:rsid w:val="00AA56CE"/>
    <w:rsid w:val="00AA5EC2"/>
    <w:rsid w:val="00AB3E0F"/>
    <w:rsid w:val="00AB4FD9"/>
    <w:rsid w:val="00AB66EA"/>
    <w:rsid w:val="00AB7395"/>
    <w:rsid w:val="00AC24A5"/>
    <w:rsid w:val="00AC3981"/>
    <w:rsid w:val="00AC49BC"/>
    <w:rsid w:val="00AC55DD"/>
    <w:rsid w:val="00AC5BF7"/>
    <w:rsid w:val="00AC6A7C"/>
    <w:rsid w:val="00AC73A1"/>
    <w:rsid w:val="00AC746F"/>
    <w:rsid w:val="00AD2DD2"/>
    <w:rsid w:val="00AD31CC"/>
    <w:rsid w:val="00AD7FF9"/>
    <w:rsid w:val="00AE341C"/>
    <w:rsid w:val="00AE56C4"/>
    <w:rsid w:val="00AE6A16"/>
    <w:rsid w:val="00AF44BC"/>
    <w:rsid w:val="00AF4AD6"/>
    <w:rsid w:val="00AF552B"/>
    <w:rsid w:val="00AF5E8C"/>
    <w:rsid w:val="00AF623D"/>
    <w:rsid w:val="00AF7681"/>
    <w:rsid w:val="00B025C4"/>
    <w:rsid w:val="00B06547"/>
    <w:rsid w:val="00B11556"/>
    <w:rsid w:val="00B128A3"/>
    <w:rsid w:val="00B133D1"/>
    <w:rsid w:val="00B1603E"/>
    <w:rsid w:val="00B16FD1"/>
    <w:rsid w:val="00B204AC"/>
    <w:rsid w:val="00B221E7"/>
    <w:rsid w:val="00B233D4"/>
    <w:rsid w:val="00B23634"/>
    <w:rsid w:val="00B244F9"/>
    <w:rsid w:val="00B27741"/>
    <w:rsid w:val="00B27B5D"/>
    <w:rsid w:val="00B27E5A"/>
    <w:rsid w:val="00B304B4"/>
    <w:rsid w:val="00B305D2"/>
    <w:rsid w:val="00B31D5F"/>
    <w:rsid w:val="00B34BC1"/>
    <w:rsid w:val="00B34D22"/>
    <w:rsid w:val="00B3504F"/>
    <w:rsid w:val="00B35118"/>
    <w:rsid w:val="00B35C46"/>
    <w:rsid w:val="00B368B6"/>
    <w:rsid w:val="00B41144"/>
    <w:rsid w:val="00B41306"/>
    <w:rsid w:val="00B438E6"/>
    <w:rsid w:val="00B45F2D"/>
    <w:rsid w:val="00B46096"/>
    <w:rsid w:val="00B461EC"/>
    <w:rsid w:val="00B465AF"/>
    <w:rsid w:val="00B46AD5"/>
    <w:rsid w:val="00B478EE"/>
    <w:rsid w:val="00B51B1A"/>
    <w:rsid w:val="00B539D8"/>
    <w:rsid w:val="00B56226"/>
    <w:rsid w:val="00B57279"/>
    <w:rsid w:val="00B60E7C"/>
    <w:rsid w:val="00B62D3F"/>
    <w:rsid w:val="00B6502E"/>
    <w:rsid w:val="00B66775"/>
    <w:rsid w:val="00B66895"/>
    <w:rsid w:val="00B66B49"/>
    <w:rsid w:val="00B6704E"/>
    <w:rsid w:val="00B67C7C"/>
    <w:rsid w:val="00B70782"/>
    <w:rsid w:val="00B7166D"/>
    <w:rsid w:val="00B802D5"/>
    <w:rsid w:val="00B85B28"/>
    <w:rsid w:val="00B86970"/>
    <w:rsid w:val="00B86D7A"/>
    <w:rsid w:val="00B9130F"/>
    <w:rsid w:val="00B91368"/>
    <w:rsid w:val="00B91584"/>
    <w:rsid w:val="00B940C7"/>
    <w:rsid w:val="00B96C91"/>
    <w:rsid w:val="00BA01B0"/>
    <w:rsid w:val="00BA38EF"/>
    <w:rsid w:val="00BA5550"/>
    <w:rsid w:val="00BA766C"/>
    <w:rsid w:val="00BB30BA"/>
    <w:rsid w:val="00BB36A2"/>
    <w:rsid w:val="00BB4232"/>
    <w:rsid w:val="00BB4B3A"/>
    <w:rsid w:val="00BB5047"/>
    <w:rsid w:val="00BB54F9"/>
    <w:rsid w:val="00BB5F35"/>
    <w:rsid w:val="00BB6B7A"/>
    <w:rsid w:val="00BB6E7F"/>
    <w:rsid w:val="00BB739D"/>
    <w:rsid w:val="00BC06EB"/>
    <w:rsid w:val="00BC109F"/>
    <w:rsid w:val="00BC242F"/>
    <w:rsid w:val="00BC35EF"/>
    <w:rsid w:val="00BC655C"/>
    <w:rsid w:val="00BD02E6"/>
    <w:rsid w:val="00BD1383"/>
    <w:rsid w:val="00BD3722"/>
    <w:rsid w:val="00BD45FA"/>
    <w:rsid w:val="00BD7179"/>
    <w:rsid w:val="00BE0B51"/>
    <w:rsid w:val="00BE0CD3"/>
    <w:rsid w:val="00BE13F4"/>
    <w:rsid w:val="00BE1974"/>
    <w:rsid w:val="00BE1A2A"/>
    <w:rsid w:val="00BE28E0"/>
    <w:rsid w:val="00BE50E6"/>
    <w:rsid w:val="00BE53B4"/>
    <w:rsid w:val="00BE5840"/>
    <w:rsid w:val="00BE6487"/>
    <w:rsid w:val="00BE6766"/>
    <w:rsid w:val="00BE6A78"/>
    <w:rsid w:val="00BE6B38"/>
    <w:rsid w:val="00BE7C5B"/>
    <w:rsid w:val="00BE7F76"/>
    <w:rsid w:val="00BF3FD9"/>
    <w:rsid w:val="00BF5E95"/>
    <w:rsid w:val="00C02149"/>
    <w:rsid w:val="00C02EE3"/>
    <w:rsid w:val="00C04B90"/>
    <w:rsid w:val="00C0501F"/>
    <w:rsid w:val="00C125D1"/>
    <w:rsid w:val="00C12A3F"/>
    <w:rsid w:val="00C13D9B"/>
    <w:rsid w:val="00C14611"/>
    <w:rsid w:val="00C14660"/>
    <w:rsid w:val="00C1470A"/>
    <w:rsid w:val="00C163B5"/>
    <w:rsid w:val="00C16760"/>
    <w:rsid w:val="00C16C83"/>
    <w:rsid w:val="00C17F03"/>
    <w:rsid w:val="00C23D9A"/>
    <w:rsid w:val="00C241F4"/>
    <w:rsid w:val="00C24822"/>
    <w:rsid w:val="00C25541"/>
    <w:rsid w:val="00C25C40"/>
    <w:rsid w:val="00C25CEC"/>
    <w:rsid w:val="00C33FFB"/>
    <w:rsid w:val="00C34DB2"/>
    <w:rsid w:val="00C35148"/>
    <w:rsid w:val="00C37144"/>
    <w:rsid w:val="00C4447B"/>
    <w:rsid w:val="00C52535"/>
    <w:rsid w:val="00C53889"/>
    <w:rsid w:val="00C56688"/>
    <w:rsid w:val="00C57CDC"/>
    <w:rsid w:val="00C60085"/>
    <w:rsid w:val="00C60D59"/>
    <w:rsid w:val="00C62D73"/>
    <w:rsid w:val="00C62D97"/>
    <w:rsid w:val="00C6417B"/>
    <w:rsid w:val="00C641C2"/>
    <w:rsid w:val="00C646B4"/>
    <w:rsid w:val="00C66D47"/>
    <w:rsid w:val="00C71065"/>
    <w:rsid w:val="00C72519"/>
    <w:rsid w:val="00C72ADA"/>
    <w:rsid w:val="00C77B93"/>
    <w:rsid w:val="00C77FA7"/>
    <w:rsid w:val="00C80B03"/>
    <w:rsid w:val="00C846EA"/>
    <w:rsid w:val="00C866BF"/>
    <w:rsid w:val="00C86A4C"/>
    <w:rsid w:val="00C8794B"/>
    <w:rsid w:val="00C87DEE"/>
    <w:rsid w:val="00C94A67"/>
    <w:rsid w:val="00C9555C"/>
    <w:rsid w:val="00C956EE"/>
    <w:rsid w:val="00C96D25"/>
    <w:rsid w:val="00CA0C4E"/>
    <w:rsid w:val="00CA4EFD"/>
    <w:rsid w:val="00CA6179"/>
    <w:rsid w:val="00CA785E"/>
    <w:rsid w:val="00CB331E"/>
    <w:rsid w:val="00CB4CD7"/>
    <w:rsid w:val="00CB57D1"/>
    <w:rsid w:val="00CB7689"/>
    <w:rsid w:val="00CC3025"/>
    <w:rsid w:val="00CC3184"/>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97C"/>
    <w:rsid w:val="00CF318B"/>
    <w:rsid w:val="00CF32EB"/>
    <w:rsid w:val="00CF46E8"/>
    <w:rsid w:val="00CF5F29"/>
    <w:rsid w:val="00CF73D8"/>
    <w:rsid w:val="00D038DF"/>
    <w:rsid w:val="00D03948"/>
    <w:rsid w:val="00D0474A"/>
    <w:rsid w:val="00D04AD1"/>
    <w:rsid w:val="00D06AEF"/>
    <w:rsid w:val="00D06CDA"/>
    <w:rsid w:val="00D075DC"/>
    <w:rsid w:val="00D10034"/>
    <w:rsid w:val="00D11282"/>
    <w:rsid w:val="00D117B9"/>
    <w:rsid w:val="00D15C51"/>
    <w:rsid w:val="00D15C80"/>
    <w:rsid w:val="00D16DC4"/>
    <w:rsid w:val="00D215E6"/>
    <w:rsid w:val="00D232E3"/>
    <w:rsid w:val="00D241C2"/>
    <w:rsid w:val="00D24DC4"/>
    <w:rsid w:val="00D257CC"/>
    <w:rsid w:val="00D277AA"/>
    <w:rsid w:val="00D312BA"/>
    <w:rsid w:val="00D3138B"/>
    <w:rsid w:val="00D31B63"/>
    <w:rsid w:val="00D33D76"/>
    <w:rsid w:val="00D34505"/>
    <w:rsid w:val="00D349E0"/>
    <w:rsid w:val="00D361AE"/>
    <w:rsid w:val="00D37EB9"/>
    <w:rsid w:val="00D42725"/>
    <w:rsid w:val="00D435B3"/>
    <w:rsid w:val="00D44595"/>
    <w:rsid w:val="00D44B32"/>
    <w:rsid w:val="00D51760"/>
    <w:rsid w:val="00D53EFC"/>
    <w:rsid w:val="00D551FB"/>
    <w:rsid w:val="00D55A8C"/>
    <w:rsid w:val="00D56CDF"/>
    <w:rsid w:val="00D578EC"/>
    <w:rsid w:val="00D57972"/>
    <w:rsid w:val="00D60C12"/>
    <w:rsid w:val="00D61489"/>
    <w:rsid w:val="00D636BB"/>
    <w:rsid w:val="00D64CF4"/>
    <w:rsid w:val="00D65212"/>
    <w:rsid w:val="00D656EB"/>
    <w:rsid w:val="00D65ADA"/>
    <w:rsid w:val="00D67971"/>
    <w:rsid w:val="00D67E0B"/>
    <w:rsid w:val="00D7104C"/>
    <w:rsid w:val="00D72846"/>
    <w:rsid w:val="00D7364D"/>
    <w:rsid w:val="00D73BA0"/>
    <w:rsid w:val="00D7437C"/>
    <w:rsid w:val="00D74BA2"/>
    <w:rsid w:val="00D74F62"/>
    <w:rsid w:val="00D75325"/>
    <w:rsid w:val="00D82B3B"/>
    <w:rsid w:val="00D83ACB"/>
    <w:rsid w:val="00D84009"/>
    <w:rsid w:val="00D845A7"/>
    <w:rsid w:val="00D8629D"/>
    <w:rsid w:val="00D869E4"/>
    <w:rsid w:val="00D8714D"/>
    <w:rsid w:val="00D910AD"/>
    <w:rsid w:val="00D92672"/>
    <w:rsid w:val="00D92A88"/>
    <w:rsid w:val="00D937F6"/>
    <w:rsid w:val="00D94AB5"/>
    <w:rsid w:val="00D97444"/>
    <w:rsid w:val="00DA178A"/>
    <w:rsid w:val="00DA1FC5"/>
    <w:rsid w:val="00DA363C"/>
    <w:rsid w:val="00DA5F0A"/>
    <w:rsid w:val="00DA6C08"/>
    <w:rsid w:val="00DA7A56"/>
    <w:rsid w:val="00DB0E48"/>
    <w:rsid w:val="00DB1F30"/>
    <w:rsid w:val="00DB2D88"/>
    <w:rsid w:val="00DB3130"/>
    <w:rsid w:val="00DB4B8F"/>
    <w:rsid w:val="00DB65EC"/>
    <w:rsid w:val="00DB7D92"/>
    <w:rsid w:val="00DB7F7E"/>
    <w:rsid w:val="00DC0C92"/>
    <w:rsid w:val="00DC1680"/>
    <w:rsid w:val="00DC1C08"/>
    <w:rsid w:val="00DC3654"/>
    <w:rsid w:val="00DC4352"/>
    <w:rsid w:val="00DC6E15"/>
    <w:rsid w:val="00DC6E3A"/>
    <w:rsid w:val="00DC768F"/>
    <w:rsid w:val="00DD1C1B"/>
    <w:rsid w:val="00DE0D8E"/>
    <w:rsid w:val="00DE1EA3"/>
    <w:rsid w:val="00DE21EC"/>
    <w:rsid w:val="00DE2636"/>
    <w:rsid w:val="00DE4035"/>
    <w:rsid w:val="00DF1059"/>
    <w:rsid w:val="00DF62BA"/>
    <w:rsid w:val="00DF682F"/>
    <w:rsid w:val="00E002DD"/>
    <w:rsid w:val="00E03995"/>
    <w:rsid w:val="00E110D3"/>
    <w:rsid w:val="00E115D4"/>
    <w:rsid w:val="00E11ABD"/>
    <w:rsid w:val="00E144A3"/>
    <w:rsid w:val="00E1504C"/>
    <w:rsid w:val="00E16C74"/>
    <w:rsid w:val="00E17CDC"/>
    <w:rsid w:val="00E202D9"/>
    <w:rsid w:val="00E23198"/>
    <w:rsid w:val="00E23271"/>
    <w:rsid w:val="00E24970"/>
    <w:rsid w:val="00E26342"/>
    <w:rsid w:val="00E27B34"/>
    <w:rsid w:val="00E30DF9"/>
    <w:rsid w:val="00E310D9"/>
    <w:rsid w:val="00E32D18"/>
    <w:rsid w:val="00E34465"/>
    <w:rsid w:val="00E34FC6"/>
    <w:rsid w:val="00E367B6"/>
    <w:rsid w:val="00E370E5"/>
    <w:rsid w:val="00E40247"/>
    <w:rsid w:val="00E41E51"/>
    <w:rsid w:val="00E42E99"/>
    <w:rsid w:val="00E45865"/>
    <w:rsid w:val="00E46483"/>
    <w:rsid w:val="00E46600"/>
    <w:rsid w:val="00E47802"/>
    <w:rsid w:val="00E5284B"/>
    <w:rsid w:val="00E60B9F"/>
    <w:rsid w:val="00E610FC"/>
    <w:rsid w:val="00E618D1"/>
    <w:rsid w:val="00E62060"/>
    <w:rsid w:val="00E6228B"/>
    <w:rsid w:val="00E62B0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BC8"/>
    <w:rsid w:val="00E827DA"/>
    <w:rsid w:val="00E85B65"/>
    <w:rsid w:val="00E909F5"/>
    <w:rsid w:val="00E912A6"/>
    <w:rsid w:val="00E91385"/>
    <w:rsid w:val="00E9239A"/>
    <w:rsid w:val="00E94C7C"/>
    <w:rsid w:val="00E9559B"/>
    <w:rsid w:val="00E95C08"/>
    <w:rsid w:val="00E97949"/>
    <w:rsid w:val="00EA1274"/>
    <w:rsid w:val="00EA21F1"/>
    <w:rsid w:val="00EA5E28"/>
    <w:rsid w:val="00EA7170"/>
    <w:rsid w:val="00EA74CA"/>
    <w:rsid w:val="00EB02E8"/>
    <w:rsid w:val="00EB2ED6"/>
    <w:rsid w:val="00EB2F43"/>
    <w:rsid w:val="00EB3D43"/>
    <w:rsid w:val="00EB3E5C"/>
    <w:rsid w:val="00EB5045"/>
    <w:rsid w:val="00EC004F"/>
    <w:rsid w:val="00EC07C7"/>
    <w:rsid w:val="00EC4DA6"/>
    <w:rsid w:val="00EC559F"/>
    <w:rsid w:val="00EC6F25"/>
    <w:rsid w:val="00EC78B3"/>
    <w:rsid w:val="00ED0384"/>
    <w:rsid w:val="00ED09FF"/>
    <w:rsid w:val="00ED1766"/>
    <w:rsid w:val="00ED3EB5"/>
    <w:rsid w:val="00ED78D3"/>
    <w:rsid w:val="00EE0CA6"/>
    <w:rsid w:val="00EE1590"/>
    <w:rsid w:val="00EE196B"/>
    <w:rsid w:val="00EE40BC"/>
    <w:rsid w:val="00EE473F"/>
    <w:rsid w:val="00EE50EA"/>
    <w:rsid w:val="00EE7E4F"/>
    <w:rsid w:val="00EF0C40"/>
    <w:rsid w:val="00EF0DEC"/>
    <w:rsid w:val="00EF117B"/>
    <w:rsid w:val="00EF1E22"/>
    <w:rsid w:val="00EF4283"/>
    <w:rsid w:val="00EF4585"/>
    <w:rsid w:val="00EF4FB4"/>
    <w:rsid w:val="00EF58F0"/>
    <w:rsid w:val="00EF5D2C"/>
    <w:rsid w:val="00EF6AD5"/>
    <w:rsid w:val="00EF7797"/>
    <w:rsid w:val="00EF7D30"/>
    <w:rsid w:val="00F00A6B"/>
    <w:rsid w:val="00F01B41"/>
    <w:rsid w:val="00F022F6"/>
    <w:rsid w:val="00F023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3911"/>
    <w:rsid w:val="00F33B5C"/>
    <w:rsid w:val="00F37812"/>
    <w:rsid w:val="00F43484"/>
    <w:rsid w:val="00F44160"/>
    <w:rsid w:val="00F45D72"/>
    <w:rsid w:val="00F50DD1"/>
    <w:rsid w:val="00F52D66"/>
    <w:rsid w:val="00F5304D"/>
    <w:rsid w:val="00F53B44"/>
    <w:rsid w:val="00F551C6"/>
    <w:rsid w:val="00F557A4"/>
    <w:rsid w:val="00F55A45"/>
    <w:rsid w:val="00F56521"/>
    <w:rsid w:val="00F56EE5"/>
    <w:rsid w:val="00F61880"/>
    <w:rsid w:val="00F62450"/>
    <w:rsid w:val="00F636D9"/>
    <w:rsid w:val="00F64873"/>
    <w:rsid w:val="00F64E7E"/>
    <w:rsid w:val="00F653C8"/>
    <w:rsid w:val="00F66D1B"/>
    <w:rsid w:val="00F71592"/>
    <w:rsid w:val="00F722A7"/>
    <w:rsid w:val="00F72E79"/>
    <w:rsid w:val="00F7368F"/>
    <w:rsid w:val="00F73868"/>
    <w:rsid w:val="00F73CE1"/>
    <w:rsid w:val="00F76061"/>
    <w:rsid w:val="00F77449"/>
    <w:rsid w:val="00F81E14"/>
    <w:rsid w:val="00F84E0B"/>
    <w:rsid w:val="00F84E39"/>
    <w:rsid w:val="00F904A9"/>
    <w:rsid w:val="00F91740"/>
    <w:rsid w:val="00F92934"/>
    <w:rsid w:val="00F937F7"/>
    <w:rsid w:val="00F93E34"/>
    <w:rsid w:val="00F95A18"/>
    <w:rsid w:val="00F965BA"/>
    <w:rsid w:val="00FA063A"/>
    <w:rsid w:val="00FA2809"/>
    <w:rsid w:val="00FA2B3B"/>
    <w:rsid w:val="00FA30B3"/>
    <w:rsid w:val="00FA7BCF"/>
    <w:rsid w:val="00FA7F26"/>
    <w:rsid w:val="00FB0F7A"/>
    <w:rsid w:val="00FB162A"/>
    <w:rsid w:val="00FB2FE0"/>
    <w:rsid w:val="00FB4895"/>
    <w:rsid w:val="00FB49C8"/>
    <w:rsid w:val="00FB4E0C"/>
    <w:rsid w:val="00FB6151"/>
    <w:rsid w:val="00FB6E65"/>
    <w:rsid w:val="00FC4FE7"/>
    <w:rsid w:val="00FC7D12"/>
    <w:rsid w:val="00FC7D1E"/>
    <w:rsid w:val="00FD1F99"/>
    <w:rsid w:val="00FD464A"/>
    <w:rsid w:val="00FD572B"/>
    <w:rsid w:val="00FD7116"/>
    <w:rsid w:val="00FD7E90"/>
    <w:rsid w:val="00FE0350"/>
    <w:rsid w:val="00FE1F35"/>
    <w:rsid w:val="00FE26BC"/>
    <w:rsid w:val="00FE2F81"/>
    <w:rsid w:val="00FE5AB4"/>
    <w:rsid w:val="00FE5FE6"/>
    <w:rsid w:val="00FE6FFC"/>
    <w:rsid w:val="00FF30A6"/>
    <w:rsid w:val="00FF42B0"/>
    <w:rsid w:val="00FF4E42"/>
    <w:rsid w:val="00FF522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2775"/>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2775"/>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microsoft.com/office/2011/relationships/commentsExtended" Target="commentsExtended.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F175DB9-D464-4AB3-908B-85793882A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23773</Words>
  <Characters>135511</Characters>
  <Application>Microsoft Office Word</Application>
  <DocSecurity>0</DocSecurity>
  <Lines>1129</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Majid2</cp:lastModifiedBy>
  <cp:revision>30</cp:revision>
  <dcterms:created xsi:type="dcterms:W3CDTF">2018-07-06T12:21:00Z</dcterms:created>
  <dcterms:modified xsi:type="dcterms:W3CDTF">2018-07-09T13:25:00Z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