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79D61FE9"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seasonality, including the timing of minimum and maximum mortality,</w:t>
      </w:r>
      <w:r w:rsidRPr="00AC73A1" w:rsidDel="007B3AFF">
        <w:rPr>
          <w:color w:val="000000" w:themeColor="text1"/>
        </w:rPr>
        <w:t xml:space="preserve"> varies 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especially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251C2E">
        <w:rPr>
          <w:color w:val="000000" w:themeColor="text1"/>
        </w:rPr>
        <w:t>nine</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w:t>
      </w:r>
      <w:ins w:id="0" w:author="Parks, Robbie M" w:date="2018-07-23T12:20:00Z">
        <w:r w:rsidR="00276EAE">
          <w:rPr>
            <w:color w:val="000000" w:themeColor="text1"/>
          </w:rPr>
          <w:t xml:space="preserve">December to </w:t>
        </w:r>
      </w:ins>
      <w:r w:rsidR="00773692" w:rsidRPr="00AC73A1">
        <w:rPr>
          <w:color w:val="000000" w:themeColor="text1"/>
        </w:rPr>
        <w:t>February and minimum in June</w:t>
      </w:r>
      <w:ins w:id="1" w:author="Parks, Robbie M" w:date="2018-07-23T12:20:00Z">
        <w:r w:rsidR="00276EAE">
          <w:rPr>
            <w:color w:val="000000" w:themeColor="text1"/>
          </w:rPr>
          <w:t xml:space="preserve"> to August</w:t>
        </w:r>
      </w:ins>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w:t>
      </w:r>
      <w:r w:rsidR="00773692" w:rsidRPr="00AC73A1">
        <w:rPr>
          <w:color w:val="000000" w:themeColor="text1"/>
        </w:rPr>
        <w:lastRenderedPageBreak/>
        <w:t xml:space="preserve">between peak and 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4660B08E"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r w:rsidR="00D50F7E">
        <w:rPr>
          <w:color w:val="000000" w:themeColor="text1"/>
        </w:rPr>
        <w:t xml:space="preserve">therefore </w:t>
      </w:r>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 xml:space="preserve">seasonality, including the timing of </w:t>
      </w:r>
      <w:r w:rsidR="004475C0" w:rsidRPr="00AC73A1">
        <w:rPr>
          <w:color w:val="000000" w:themeColor="text1"/>
        </w:rPr>
        <w:lastRenderedPageBreak/>
        <w:t>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55FB649C"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cardiorespiratory causes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r w:rsidR="00D50F7E">
        <w:rPr>
          <w:color w:val="000000" w:themeColor="text1"/>
        </w:rPr>
        <w:t>s</w:t>
      </w:r>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030756">
        <w:rPr>
          <w:color w:val="000000" w:themeColor="text1"/>
        </w:rPr>
        <w:t xml:space="preserve"> (23.2%)</w:t>
      </w:r>
      <w:r w:rsidR="002E757A">
        <w:rPr>
          <w:color w:val="000000" w:themeColor="text1"/>
        </w:rPr>
        <w:t xml:space="preserve">, </w:t>
      </w:r>
      <w:r w:rsidR="00EB3FE7">
        <w:rPr>
          <w:color w:val="000000" w:themeColor="text1"/>
        </w:rPr>
        <w:t>followed by 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r w:rsidR="00D50F7E">
        <w:rPr>
          <w:color w:val="000000" w:themeColor="text1"/>
        </w:rPr>
        <w:t xml:space="preserve"> from</w:t>
      </w:r>
      <w:r w:rsidR="00030756">
        <w:rPr>
          <w:color w:val="000000" w:themeColor="text1"/>
        </w:rPr>
        <w:t xml:space="preserve"> unintentional</w:t>
      </w:r>
      <w:r w:rsidR="00D50F7E">
        <w:rPr>
          <w:color w:val="000000" w:themeColor="text1"/>
        </w:rPr>
        <w:t xml:space="preserve"> injuries</w:t>
      </w:r>
      <w:r w:rsidR="00030756">
        <w:rPr>
          <w:color w:val="000000" w:themeColor="text1"/>
        </w:rPr>
        <w:t>.</w:t>
      </w:r>
    </w:p>
    <w:p w14:paraId="7ABBCA33" w14:textId="77777777" w:rsidR="007846F4" w:rsidRDefault="007846F4" w:rsidP="00C33FFB">
      <w:pPr>
        <w:spacing w:line="480" w:lineRule="auto"/>
        <w:jc w:val="both"/>
        <w:rPr>
          <w:ins w:id="2" w:author="Majid2" w:date="2018-07-16T10:39:00Z"/>
          <w:color w:val="000000" w:themeColor="text1"/>
        </w:rPr>
      </w:pPr>
    </w:p>
    <w:p w14:paraId="5B9DF667" w14:textId="22D70B50"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5-14 and 25-35 years</w:t>
      </w:r>
      <w:ins w:id="3" w:author="Parks, Robbie M" w:date="2018-07-25T16:55:00Z">
        <w:r w:rsidR="00C30533">
          <w:t xml:space="preserve"> (</w:t>
        </w:r>
      </w:ins>
      <w:ins w:id="4" w:author="Parks, Robbie M" w:date="2018-07-26T16:17:00Z">
        <w:r w:rsidR="00C808A2">
          <w:t>p-value</w:t>
        </w:r>
      </w:ins>
      <w:ins w:id="5" w:author="Parks, Robbie M" w:date="2018-07-26T14:10:00Z">
        <w:r w:rsidR="00264184">
          <w:t xml:space="preserve">s </w:t>
        </w:r>
      </w:ins>
      <w:ins w:id="6" w:author="Parks, Robbie M" w:date="2018-07-26T14:11:00Z">
        <w:r w:rsidR="002C7541">
          <w:t>0.2</w:t>
        </w:r>
        <w:r w:rsidR="00C0323F">
          <w:t>0</w:t>
        </w:r>
        <w:r w:rsidR="002C7541">
          <w:t xml:space="preserve"> and </w:t>
        </w:r>
        <w:r w:rsidR="00AA1CCE">
          <w:t>0.24</w:t>
        </w:r>
        <w:r w:rsidR="004A68C3">
          <w:t>, respectively</w:t>
        </w:r>
      </w:ins>
      <w:ins w:id="7" w:author="Parks, Robbie M" w:date="2018-07-25T16:55:00Z">
        <w:r w:rsidR="00C30533">
          <w:t>)</w:t>
        </w:r>
      </w:ins>
      <w:r w:rsidRPr="00AC73A1">
        <w:t>. While seasonality persist</w:t>
      </w:r>
      <w:bookmarkStart w:id="8" w:name="_GoBack"/>
      <w:bookmarkEnd w:id="8"/>
      <w:r w:rsidRPr="00AC73A1">
        <w:t xml:space="preserve">ed throughout the entire analysis period in older ages, it largely </w:t>
      </w:r>
      <w:r w:rsidRPr="00AC73A1">
        <w:lastRenderedPageBreak/>
        <w:t xml:space="preserve">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61D70D0D" w14:textId="042E7D38" w:rsidR="005872FC" w:rsidRDefault="005902F2" w:rsidP="00365ECB">
      <w:pPr>
        <w:spacing w:line="480" w:lineRule="auto"/>
        <w:jc w:val="both"/>
      </w:pPr>
      <w:r w:rsidRPr="00AC73A1">
        <w:t>M</w:t>
      </w:r>
      <w:r w:rsidR="0029208D" w:rsidRPr="00AC73A1">
        <w:t>ortality from all cause</w:t>
      </w:r>
      <w:r w:rsidR="00D211A0">
        <w:t xml:space="preserve">s </w:t>
      </w:r>
      <w:r w:rsidR="00AB2FE3">
        <w:t xml:space="preserve">of death </w:t>
      </w:r>
      <w:r w:rsidR="0029208D" w:rsidRPr="00AC73A1">
        <w:t>was</w:t>
      </w:r>
      <w:r w:rsidRPr="00AC73A1">
        <w:t xml:space="preserve"> seasonal </w:t>
      </w:r>
      <w:r w:rsidR="0072097F">
        <w:t>in older adults (above 65 or 75 years depending on cause</w:t>
      </w:r>
      <w:ins w:id="9" w:author="Parks, Robbie M" w:date="2018-07-24T13:56:00Z">
        <w:r w:rsidR="00E819F1">
          <w:t xml:space="preserve">, </w:t>
        </w:r>
      </w:ins>
      <w:ins w:id="10" w:author="Parks, Robbie M" w:date="2018-07-24T14:01:00Z">
        <w:r w:rsidR="00E819F1">
          <w:t xml:space="preserve">all </w:t>
        </w:r>
      </w:ins>
      <w:ins w:id="11" w:author="Parks, Robbie M" w:date="2018-07-26T16:17:00Z">
        <w:r w:rsidR="00C808A2">
          <w:t>p-value</w:t>
        </w:r>
      </w:ins>
      <w:ins w:id="12" w:author="Parks, Robbie M" w:date="2018-07-24T13:56:00Z">
        <w:r w:rsidR="006277F6">
          <w:t>s&lt;</w:t>
        </w:r>
        <w:r w:rsidR="00C134EC">
          <w:t>0.0</w:t>
        </w:r>
      </w:ins>
      <w:ins w:id="13" w:author="Parks, Robbie M" w:date="2018-07-26T14:14:00Z">
        <w:r w:rsidR="0043757C">
          <w:t>6</w:t>
        </w:r>
      </w:ins>
      <w:r w:rsidR="0072097F">
        <w:t>)</w:t>
      </w:r>
      <w:r w:rsidR="0072097F" w:rsidRPr="00AC73A1">
        <w:t xml:space="preserve"> </w:t>
      </w:r>
      <w:r w:rsidRPr="00AC73A1">
        <w:t>(Figure 2</w:t>
      </w:r>
      <w:r w:rsidR="00404DA8">
        <w:t xml:space="preserve"> and Supplementary Figure </w:t>
      </w:r>
      <w:r w:rsidR="00B650EB">
        <w:t>1</w:t>
      </w:r>
      <w:r w:rsidRPr="00AC73A1">
        <w:t>)</w:t>
      </w:r>
      <w:r w:rsidR="00F84E39">
        <w:t xml:space="preserve">, </w:t>
      </w:r>
      <w:r w:rsidR="00A137B9">
        <w:t>except for</w:t>
      </w:r>
      <w:r w:rsidR="00F91740">
        <w:t xml:space="preserve"> intentional injuries</w:t>
      </w:r>
      <w:r w:rsidR="0008287A">
        <w:t xml:space="preserve"> and substance use disorders</w:t>
      </w:r>
      <w:ins w:id="14" w:author="Parks, Robbie M" w:date="2018-07-26T14:14:00Z">
        <w:r w:rsidR="00534D44">
          <w:t xml:space="preserve">. </w:t>
        </w:r>
      </w:ins>
      <w:r w:rsidR="005861BC">
        <w:t>D</w:t>
      </w:r>
      <w:r w:rsidR="00B91368" w:rsidRPr="00AC73A1">
        <w:t>eaths from cardio</w:t>
      </w:r>
      <w:r w:rsidR="0029208D" w:rsidRPr="00AC73A1">
        <w:t>respiratory</w:t>
      </w:r>
      <w:r w:rsidR="00B91368" w:rsidRPr="00AC73A1">
        <w:t xml:space="preserve"> causes</w:t>
      </w:r>
      <w:r w:rsidR="00AB2FE3">
        <w:t>,</w:t>
      </w:r>
      <w:r w:rsidR="005861BC">
        <w:t xml:space="preserve"> and </w:t>
      </w:r>
      <w:r w:rsidR="00AB2FE3">
        <w:t xml:space="preserve">within it </w:t>
      </w:r>
      <w:r w:rsidR="005861BC">
        <w:t>respiratory infections</w:t>
      </w:r>
      <w:r w:rsidR="00AB2FE3">
        <w:t>,</w:t>
      </w:r>
      <w:r w:rsidR="00B91368" w:rsidRPr="00AC73A1">
        <w:t xml:space="preserve"> exhibited seasonality </w:t>
      </w:r>
      <w:r w:rsidR="0029208D" w:rsidRPr="00AC73A1">
        <w:t>throughout the life-course</w:t>
      </w:r>
      <w:ins w:id="15" w:author="Parks, Robbie M" w:date="2018-07-25T16:25:00Z">
        <w:r w:rsidR="00F571CA">
          <w:t xml:space="preserve"> (all p-values&lt;0.03</w:t>
        </w:r>
        <w:r w:rsidR="00BC4DF1">
          <w:t>)</w:t>
        </w:r>
      </w:ins>
      <w:ins w:id="16" w:author="Parks, Robbie M" w:date="2018-07-26T14:15:00Z">
        <w:r w:rsidR="00F571CA">
          <w:t xml:space="preserve"> except for </w:t>
        </w:r>
      </w:ins>
      <w:ins w:id="17" w:author="Parks, Robbie M" w:date="2018-07-26T14:16:00Z">
        <w:r w:rsidR="00960AF2">
          <w:t xml:space="preserve">cardiorespiratory deaths for </w:t>
        </w:r>
        <w:r w:rsidR="00F571CA">
          <w:t>boys aged 5-14 (</w:t>
        </w:r>
      </w:ins>
      <w:ins w:id="18" w:author="Parks, Robbie M" w:date="2018-07-26T16:17:00Z">
        <w:r w:rsidR="00C808A2">
          <w:t>p-value</w:t>
        </w:r>
      </w:ins>
      <w:ins w:id="19" w:author="Parks, Robbie M" w:date="2018-07-26T14:16:00Z">
        <w:r w:rsidR="00F571CA">
          <w:t xml:space="preserve"> = 0.11) and</w:t>
        </w:r>
      </w:ins>
      <w:ins w:id="20" w:author="Parks, Robbie M" w:date="2018-07-26T14:17:00Z">
        <w:r w:rsidR="00EB7CD1">
          <w:t xml:space="preserve"> males and females for 15-24 years (</w:t>
        </w:r>
      </w:ins>
      <w:ins w:id="21" w:author="Parks, Robbie M" w:date="2018-07-26T16:17:00Z">
        <w:r w:rsidR="00C808A2">
          <w:t>p-value</w:t>
        </w:r>
      </w:ins>
      <w:ins w:id="22" w:author="Parks, Robbie M" w:date="2018-07-26T14:17:00Z">
        <w:r w:rsidR="00EB7CD1">
          <w:t>s 0.42 and 0.18, respectively)</w:t>
        </w:r>
      </w:ins>
      <w:r w:rsidR="00F56EE5" w:rsidRPr="00AC73A1">
        <w:t xml:space="preserve">. </w:t>
      </w:r>
      <w:r w:rsidR="004C1040" w:rsidRPr="00AC73A1">
        <w:t>In addition to older ages,</w:t>
      </w:r>
      <w:r w:rsidR="00B91368" w:rsidRPr="00AC73A1">
        <w:t xml:space="preserve"> </w:t>
      </w:r>
      <w:r w:rsidR="004C1040" w:rsidRPr="00AC73A1">
        <w:t>i</w:t>
      </w:r>
      <w:r w:rsidRPr="00AC73A1">
        <w:t xml:space="preserve">njuries were </w:t>
      </w:r>
      <w:r w:rsidR="004C1040" w:rsidRPr="00AC73A1">
        <w:t xml:space="preserve">also </w:t>
      </w:r>
      <w:r w:rsidRPr="00AC73A1">
        <w:t xml:space="preserve">seasonal from childhood through </w:t>
      </w:r>
      <w:r w:rsidR="00A01E9E" w:rsidRPr="00AC73A1">
        <w:t>4</w:t>
      </w:r>
      <w:r w:rsidRPr="00AC73A1">
        <w:t xml:space="preserve">4 years in women and </w:t>
      </w:r>
      <w:r w:rsidR="0016500A">
        <w:t xml:space="preserve">through </w:t>
      </w:r>
      <w:r w:rsidR="00A01E9E" w:rsidRPr="00AC73A1">
        <w:t>6</w:t>
      </w:r>
      <w:r w:rsidRPr="00AC73A1">
        <w:t>4 years in men</w:t>
      </w:r>
      <w:ins w:id="23" w:author="Parks, Robbie M" w:date="2018-07-25T16:25:00Z">
        <w:r w:rsidR="00ED7523">
          <w:t xml:space="preserve"> (</w:t>
        </w:r>
      </w:ins>
      <w:ins w:id="24" w:author="Parks, Robbie M" w:date="2018-07-26T14:22:00Z">
        <w:r w:rsidR="005918BD">
          <w:t xml:space="preserve">all </w:t>
        </w:r>
      </w:ins>
      <w:ins w:id="25" w:author="Parks, Robbie M" w:date="2018-07-26T16:17:00Z">
        <w:r w:rsidR="00C808A2">
          <w:t>p-value</w:t>
        </w:r>
      </w:ins>
      <w:ins w:id="26" w:author="Parks, Robbie M" w:date="2018-07-25T16:25:00Z">
        <w:r w:rsidR="00ED7523">
          <w:t>s</w:t>
        </w:r>
      </w:ins>
      <w:ins w:id="27" w:author="Parks, Robbie M" w:date="2018-07-26T14:22:00Z">
        <w:r w:rsidR="005918BD">
          <w:t>&lt;0.08</w:t>
        </w:r>
      </w:ins>
      <w:ins w:id="28" w:author="Parks, Robbie M" w:date="2018-07-25T16:25:00Z">
        <w:r w:rsidR="00006DCD">
          <w:t>)</w:t>
        </w:r>
      </w:ins>
      <w:r w:rsidRPr="00AC73A1">
        <w:t>.</w:t>
      </w:r>
      <w:r w:rsidR="00E228F7">
        <w:t xml:space="preserve"> </w:t>
      </w:r>
      <w:r w:rsidR="009D7307">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rsidR="00A11860">
        <w:t xml:space="preserve">, </w:t>
      </w:r>
      <w:r w:rsidR="00EA7170">
        <w:t>with the exception of intentional injuries</w:t>
      </w:r>
      <w:r w:rsidR="00A11860">
        <w:t xml:space="preserve"> below 15 years and </w:t>
      </w:r>
      <w:r w:rsidR="00EA7170">
        <w:t xml:space="preserve">above </w:t>
      </w:r>
      <w:r w:rsidR="00A11860">
        <w:t>85</w:t>
      </w:r>
      <w:r w:rsidR="00EA7170">
        <w:t xml:space="preserve"> years</w:t>
      </w:r>
      <w:r w:rsidR="009D7307">
        <w:t xml:space="preserve"> (Supplementary Figure </w:t>
      </w:r>
      <w:r w:rsidR="00F62012">
        <w:t>1</w:t>
      </w:r>
      <w:r w:rsidR="009D7307" w:rsidRPr="00996AD4">
        <w:t>)</w:t>
      </w:r>
      <w:r w:rsidR="00D7104C">
        <w:t>.</w:t>
      </w:r>
      <w:r w:rsidR="00365ECB">
        <w:t xml:space="preserve"> </w:t>
      </w:r>
      <w:r w:rsidR="00906223" w:rsidRPr="00AC73A1">
        <w:t xml:space="preserve">Seasonality in cancer deaths only appeared </w:t>
      </w:r>
      <w:ins w:id="29" w:author="Parks, Robbie M" w:date="2018-07-25T16:53:00Z">
        <w:r w:rsidR="00EE67A4">
          <w:t xml:space="preserve">consistently throughout the time period </w:t>
        </w:r>
      </w:ins>
      <w:r w:rsidR="00906223" w:rsidRPr="00AC73A1">
        <w:t xml:space="preserve">after </w:t>
      </w:r>
      <w:r w:rsidR="00761F77">
        <w:t>5</w:t>
      </w:r>
      <w:r w:rsidR="00906223" w:rsidRPr="00AC73A1">
        <w:t>5 years of age</w:t>
      </w:r>
      <w:ins w:id="30" w:author="Parks, Robbie M" w:date="2018-07-26T14:23:00Z">
        <w:r w:rsidR="00761F77">
          <w:t xml:space="preserve"> (all </w:t>
        </w:r>
      </w:ins>
      <w:ins w:id="31" w:author="Parks, Robbie M" w:date="2018-07-26T16:17:00Z">
        <w:r w:rsidR="00C808A2">
          <w:t>p-value</w:t>
        </w:r>
      </w:ins>
      <w:ins w:id="32" w:author="Parks, Robbie M" w:date="2018-07-26T14:23:00Z">
        <w:r w:rsidR="00761F77">
          <w:t>s&lt;</w:t>
        </w:r>
      </w:ins>
      <w:ins w:id="33" w:author="Parks, Robbie M" w:date="2018-07-26T14:24:00Z">
        <w:r w:rsidR="001A373C">
          <w:t>0.04)</w:t>
        </w:r>
      </w:ins>
      <w:r w:rsidR="00906223">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 xml:space="preserve">(Supplementary Figure </w:t>
      </w:r>
      <w:r w:rsidR="00F62012">
        <w:t>1</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5FABCF65" w14:textId="3B0F524E" w:rsidR="008D5D97" w:rsidRDefault="00FD6D1A" w:rsidP="00C33FFB">
      <w:pPr>
        <w:spacing w:line="480" w:lineRule="auto"/>
        <w:jc w:val="both"/>
      </w:pPr>
      <w:ins w:id="34" w:author="Parks, Robbie M" w:date="2018-07-23T11:45:00Z">
        <w:r>
          <w:t>D</w:t>
        </w:r>
      </w:ins>
      <w:r w:rsidR="008166AA" w:rsidRPr="00AC73A1">
        <w:t xml:space="preserve">eath rates in men and women aged ≥35 years peaked in </w:t>
      </w:r>
      <w:ins w:id="35" w:author="Parks, Robbie M" w:date="2018-07-23T11:42:00Z">
        <w:r w:rsidR="00280DF1">
          <w:t xml:space="preserve">December, </w:t>
        </w:r>
      </w:ins>
      <w:r w:rsidR="008166AA" w:rsidRPr="00AC73A1">
        <w:t xml:space="preserve">January </w:t>
      </w:r>
      <w:ins w:id="36" w:author="Parks, Robbie M" w:date="2018-07-23T11:42:00Z">
        <w:r w:rsidR="00280DF1">
          <w:t>or</w:t>
        </w:r>
        <w:r w:rsidR="00280DF1" w:rsidRPr="00AC73A1">
          <w:t xml:space="preserve"> </w:t>
        </w:r>
      </w:ins>
      <w:r w:rsidR="008166AA" w:rsidRPr="00AC73A1">
        <w:t>February and were lowest in June</w:t>
      </w:r>
      <w:ins w:id="37" w:author="Parks, Robbie M" w:date="2018-07-23T11:42:00Z">
        <w:r w:rsidR="00E20480">
          <w:t xml:space="preserve"> to </w:t>
        </w:r>
      </w:ins>
      <w:r w:rsidR="008166AA" w:rsidRPr="00AC73A1">
        <w:t>August, for all-cause mortality</w:t>
      </w:r>
      <w:ins w:id="38" w:author="Parks, Robbie M" w:date="2018-07-23T11:44:00Z">
        <w:r>
          <w:t xml:space="preserve"> (except men aged 35-44)</w:t>
        </w:r>
      </w:ins>
      <w:r w:rsidR="008166AA" w:rsidRPr="00AC73A1">
        <w:t xml:space="preserve"> as well as for</w:t>
      </w:r>
      <w:r w:rsidR="008166AA">
        <w:t xml:space="preserve"> all non-injury causes</w:t>
      </w:r>
      <w:r w:rsidR="008166AA" w:rsidRPr="00AC73A1">
        <w:t xml:space="preserve"> of death</w:t>
      </w:r>
      <w:r w:rsidR="008166AA">
        <w:t xml:space="preserve"> (except for maternal conditions, which bore no clear pattern) (</w:t>
      </w:r>
      <w:ins w:id="39" w:author="Parks, Robbie M" w:date="2018-07-25T16:41:00Z">
        <w:r w:rsidR="009207F1">
          <w:t xml:space="preserve">Figure 3 and </w:t>
        </w:r>
      </w:ins>
      <w:r w:rsidR="008166AA">
        <w:t xml:space="preserve">Supplementary Figure </w:t>
      </w:r>
      <w:r w:rsidR="00B53CC1">
        <w:t>2</w:t>
      </w:r>
      <w:r w:rsidR="008166AA">
        <w:t>).</w:t>
      </w:r>
      <w:ins w:id="40" w:author="Parks, Robbie M" w:date="2018-07-23T12:09:00Z">
        <w:r w:rsidR="00AD28C9">
          <w:t xml:space="preserve"> </w:t>
        </w:r>
      </w:ins>
      <w:ins w:id="41" w:author="Parks, Robbie M" w:date="2018-07-23T12:10:00Z">
        <w:r w:rsidR="00AD28C9">
          <w:t xml:space="preserve">Death rates in </w:t>
        </w:r>
      </w:ins>
      <w:ins w:id="42" w:author="Parks, Robbie M" w:date="2018-07-23T12:09:00Z">
        <w:r w:rsidR="00AD28C9">
          <w:t xml:space="preserve">men and women </w:t>
        </w:r>
      </w:ins>
      <w:ins w:id="43" w:author="Parks, Robbie M" w:date="2018-07-23T12:10:00Z">
        <w:r w:rsidR="00AD28C9" w:rsidRPr="00AC73A1">
          <w:t>≥</w:t>
        </w:r>
        <w:r w:rsidR="00AD28C9">
          <w:t xml:space="preserve"> 75 years also peaked in the same months for non-intentional injuries</w:t>
        </w:r>
        <w:r w:rsidR="00C563E6">
          <w:t>.</w:t>
        </w:r>
      </w:ins>
      <w:ins w:id="44" w:author="Parks, Robbie M" w:date="2018-07-25T16:41:00Z">
        <w:r w:rsidR="00A41359">
          <w:t xml:space="preserve"> </w:t>
        </w:r>
      </w:ins>
      <w:r w:rsidR="0069659E">
        <w:t>D</w:t>
      </w:r>
      <w:r w:rsidR="008D5D97">
        <w:t xml:space="preserve">eaths from </w:t>
      </w:r>
      <w:r w:rsidR="0069659E">
        <w:t xml:space="preserve">cardiorespiratory mortality, including </w:t>
      </w:r>
      <w:r w:rsidR="008D5D97">
        <w:t>cardiovascular diseases</w:t>
      </w:r>
      <w:r w:rsidR="00681718">
        <w:t>,</w:t>
      </w:r>
      <w:r w:rsidR="008D5D97">
        <w:t xml:space="preserve"> </w:t>
      </w:r>
      <w:r w:rsidR="0069659E">
        <w:t xml:space="preserve">chronic respiratory diseases </w:t>
      </w:r>
      <w:r w:rsidR="008D5D97">
        <w:t>and respiratory infections</w:t>
      </w:r>
      <w:r w:rsidR="0069659E">
        <w:t>,</w:t>
      </w:r>
      <w:r w:rsidR="008D5D97">
        <w:t xml:space="preserve"> were </w:t>
      </w:r>
      <w:r w:rsidR="0069659E">
        <w:t xml:space="preserve">also </w:t>
      </w:r>
      <w:r w:rsidR="008D5D97">
        <w:t xml:space="preserve">consistently highest in January and February and lowest in July and August across </w:t>
      </w:r>
      <w:r w:rsidR="0069659E">
        <w:t xml:space="preserve">all </w:t>
      </w:r>
      <w:r w:rsidR="008D5D97">
        <w:t>ages</w:t>
      </w:r>
      <w:r w:rsidR="0069659E">
        <w:t>, except for chronic respiratory diseases</w:t>
      </w:r>
      <w:r w:rsidR="008D5D97">
        <w:t xml:space="preserve"> </w:t>
      </w:r>
      <w:r w:rsidR="008F4745">
        <w:t xml:space="preserve">in </w:t>
      </w:r>
      <w:r w:rsidR="00C36F42">
        <w:t xml:space="preserve">age </w:t>
      </w:r>
      <w:r w:rsidR="008F4745">
        <w:t>5-24 years</w:t>
      </w:r>
      <w:r w:rsidR="00C36F42">
        <w:t xml:space="preserve"> where there </w:t>
      </w:r>
      <w:r w:rsidR="00C36F42">
        <w:lastRenderedPageBreak/>
        <w:t>are few deaths from this cause leading to unstable estimates (p-value</w:t>
      </w:r>
      <w:ins w:id="45" w:author="Parks, Robbie M" w:date="2018-07-25T16:38:00Z">
        <w:r w:rsidR="001A5458">
          <w:t>s</w:t>
        </w:r>
      </w:ins>
      <w:r w:rsidR="00C36F42">
        <w:t xml:space="preserve"> for seasonality </w:t>
      </w:r>
      <w:ins w:id="46" w:author="Parks, Robbie M" w:date="2018-07-25T16:06:00Z">
        <w:r w:rsidR="000008D7">
          <w:t xml:space="preserve">from wavelet analysis </w:t>
        </w:r>
      </w:ins>
      <w:ins w:id="47" w:author="Parks, Robbie M" w:date="2018-07-25T16:38:00Z">
        <w:r w:rsidR="00E33674">
          <w:t xml:space="preserve">ranged from </w:t>
        </w:r>
      </w:ins>
      <w:ins w:id="48" w:author="Parks, Robbie M" w:date="2018-07-26T14:26:00Z">
        <w:r w:rsidR="00E33674">
          <w:t>0.35 to 0.49 for these ages</w:t>
        </w:r>
      </w:ins>
      <w:r w:rsidR="008D5D97">
        <w:t xml:space="preserve">). </w:t>
      </w:r>
    </w:p>
    <w:p w14:paraId="6D4B4E34" w14:textId="77777777" w:rsidR="00D211A0" w:rsidRDefault="00D211A0" w:rsidP="00C33FFB">
      <w:pPr>
        <w:spacing w:line="480" w:lineRule="auto"/>
        <w:jc w:val="both"/>
        <w:rPr>
          <w:ins w:id="49" w:author="Parks, Robbie M" w:date="2018-07-18T08:57:00Z"/>
        </w:rPr>
      </w:pPr>
    </w:p>
    <w:p w14:paraId="3B88980A" w14:textId="130ECDEC" w:rsidR="007846F4" w:rsidRDefault="000210D1" w:rsidP="00C33FFB">
      <w:pPr>
        <w:spacing w:line="480" w:lineRule="auto"/>
        <w:jc w:val="both"/>
      </w:pPr>
      <w:r w:rsidRPr="00AC73A1">
        <w:t xml:space="preserve">A similar temporal pattern was seen </w:t>
      </w:r>
      <w:r w:rsidR="00F44160" w:rsidRPr="00AC73A1">
        <w:t>for all-cause</w:t>
      </w:r>
      <w:r w:rsidR="00122F91">
        <w:t xml:space="preserve"> and non-injury</w:t>
      </w:r>
      <w:r w:rsidR="00F44160" w:rsidRPr="00AC73A1">
        <w:t xml:space="preserv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9D7307" w:rsidRPr="00AC73A1">
        <w:t>.</w:t>
      </w:r>
      <w:r w:rsidR="006C06A0">
        <w:t xml:space="preserve"> Injury deaths also had a summer peak in</w:t>
      </w:r>
      <w:r w:rsidR="007846F4">
        <w:t xml:space="preserve"> most other age groups for </w:t>
      </w:r>
      <w:r w:rsidR="000A68FE">
        <w:t>below</w:t>
      </w:r>
      <w:r w:rsidR="007846F4">
        <w:t xml:space="preserve"> 44 years </w:t>
      </w:r>
      <w:r w:rsidR="000A68FE">
        <w:t>of age</w:t>
      </w:r>
      <w:r w:rsidR="007846F4">
        <w:t>.</w:t>
      </w:r>
    </w:p>
    <w:p w14:paraId="7C840BD3" w14:textId="77777777" w:rsidR="00BE6B38" w:rsidRPr="00AC73A1" w:rsidRDefault="00BE6B38" w:rsidP="00C33FFB">
      <w:pPr>
        <w:spacing w:line="480" w:lineRule="auto"/>
        <w:jc w:val="both"/>
      </w:pPr>
    </w:p>
    <w:p w14:paraId="13C55760" w14:textId="2F26CC04"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w:t>
      </w:r>
      <w:ins w:id="50" w:author="Parks, Robbie M" w:date="2018-07-25T15:54:00Z">
        <w:r w:rsidR="00D905B6">
          <w:t xml:space="preserve">all </w:t>
        </w:r>
      </w:ins>
      <w:del w:id="51" w:author="Parks, Robbie M" w:date="2018-07-25T15:54:00Z">
        <w:r w:rsidR="00E40247" w:rsidRPr="00AC73A1" w:rsidDel="00D905B6">
          <w:delText xml:space="preserve">non-significantly and </w:delText>
        </w:r>
      </w:del>
      <w:ins w:id="52" w:author="Parks, Robbie M" w:date="2018-07-25T15:54:00Z">
        <w:r w:rsidR="00D905B6">
          <w:t>wi</w:t>
        </w:r>
        <w:r w:rsidR="0089325A">
          <w:t xml:space="preserve">th </w:t>
        </w:r>
      </w:ins>
      <w:ins w:id="53" w:author="Parks, Robbie M" w:date="2018-07-26T16:17:00Z">
        <w:r w:rsidR="00C808A2">
          <w:t>p-value</w:t>
        </w:r>
      </w:ins>
      <w:ins w:id="54" w:author="Parks, Robbie M" w:date="2018-07-25T15:54:00Z">
        <w:r w:rsidR="0089325A">
          <w:t>s&gt;</w:t>
        </w:r>
      </w:ins>
      <w:ins w:id="55" w:author="Parks, Robbie M" w:date="2018-07-25T16:31:00Z">
        <w:r w:rsidR="00DD7599">
          <w:t>0.1</w:t>
        </w:r>
      </w:ins>
      <w:ins w:id="56" w:author="Parks, Robbie M" w:date="2018-07-25T15:54:00Z">
        <w:r w:rsidR="00D905B6">
          <w:t xml:space="preserve"> and </w:t>
        </w:r>
      </w:ins>
      <w:r w:rsidR="00E40247" w:rsidRPr="00AC73A1">
        <w:t>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w:t>
      </w:r>
      <w:r w:rsidR="001446B6">
        <w:t xml:space="preserve">percent </w:t>
      </w:r>
      <w:r w:rsidR="000210D1" w:rsidRPr="00AC73A1">
        <w:t xml:space="preserve">difference between peak (summer) and minimum (winter) </w:t>
      </w:r>
      <w:r w:rsidR="005866BD" w:rsidRPr="00AC73A1">
        <w:t xml:space="preserve">death rates </w:t>
      </w:r>
      <w:r w:rsidR="000210D1" w:rsidRPr="00AC73A1">
        <w:t xml:space="preserve">declined </w:t>
      </w:r>
      <w:del w:id="57" w:author="Parks, Robbie M" w:date="2018-07-25T15:55:00Z">
        <w:r w:rsidR="000210D1" w:rsidRPr="00AC73A1" w:rsidDel="00E0772F">
          <w:delText xml:space="preserve">significantly </w:delText>
        </w:r>
      </w:del>
      <w:r w:rsidR="000210D1" w:rsidRPr="00AC73A1">
        <w:t xml:space="preserve">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ins w:id="58" w:author="Parks, Robbie M" w:date="2018-07-25T15:55:00Z">
        <w:r w:rsidR="00386C88">
          <w:t xml:space="preserve"> (</w:t>
        </w:r>
      </w:ins>
      <w:ins w:id="59" w:author="Parks, Robbie M" w:date="2018-07-26T16:17:00Z">
        <w:r w:rsidR="00C808A2">
          <w:t>p-value</w:t>
        </w:r>
      </w:ins>
      <w:ins w:id="60" w:author="Parks, Robbie M" w:date="2018-07-25T15:55:00Z">
        <w:r w:rsidR="00386C88">
          <w:t xml:space="preserve"> for both&lt;0.01</w:t>
        </w:r>
        <w:r w:rsidR="00E0772F">
          <w:t>)</w:t>
        </w:r>
      </w:ins>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w:t>
      </w:r>
      <w:del w:id="61" w:author="Parks, Robbie M" w:date="2018-07-25T16:32:00Z">
        <w:r w:rsidR="000210D1" w:rsidRPr="00AC73A1" w:rsidDel="007A3C23">
          <w:delText xml:space="preserve">a </w:delText>
        </w:r>
      </w:del>
      <w:del w:id="62" w:author="Parks, Robbie M" w:date="2018-07-25T15:55:00Z">
        <w:r w:rsidR="000210D1" w:rsidRPr="00AC73A1" w:rsidDel="00E0772F">
          <w:delText xml:space="preserve">statistically-significant </w:delText>
        </w:r>
      </w:del>
      <w:r w:rsidR="000210D1" w:rsidRPr="00AC73A1">
        <w:t>13 percentage points (</w:t>
      </w:r>
      <w:ins w:id="63" w:author="Parks, Robbie M" w:date="2018-07-26T16:17:00Z">
        <w:r w:rsidR="00C808A2">
          <w:t>p-value</w:t>
        </w:r>
      </w:ins>
      <w:ins w:id="64" w:author="Parks, Robbie M" w:date="2018-07-25T15:55:00Z">
        <w:r w:rsidR="00A3089D">
          <w:t>&lt;0.01</w:t>
        </w:r>
      </w:ins>
      <w:ins w:id="65" w:author="Parks, Robbie M" w:date="2018-07-25T15:56:00Z">
        <w:r w:rsidR="00E0772F">
          <w:t>,</w:t>
        </w:r>
      </w:ins>
      <w:ins w:id="66" w:author="Parks, Robbie M" w:date="2018-07-25T15:55:00Z">
        <w:r w:rsidR="00E0772F">
          <w:t xml:space="preserve"> </w:t>
        </w:r>
      </w:ins>
      <w:r w:rsidR="000210D1" w:rsidRPr="00AC73A1">
        <w:t>95% CI 8 to 18) for boys but only</w:t>
      </w:r>
      <w:del w:id="67" w:author="Parks, Robbie M" w:date="2018-07-25T15:56:00Z">
        <w:r w:rsidR="000210D1" w:rsidRPr="00AC73A1" w:rsidDel="00E0772F">
          <w:delText xml:space="preserve"> a statistically</w:delText>
        </w:r>
        <w:r w:rsidR="00E40247" w:rsidRPr="00AC73A1" w:rsidDel="00E0772F">
          <w:delText>-non-</w:delText>
        </w:r>
        <w:r w:rsidR="000210D1" w:rsidRPr="00AC73A1" w:rsidDel="00E0772F">
          <w:delText>significant</w:delText>
        </w:r>
      </w:del>
      <w:r w:rsidR="000210D1" w:rsidRPr="00AC73A1">
        <w:t xml:space="preserve"> 5 percentage points (</w:t>
      </w:r>
      <w:ins w:id="68" w:author="Parks, Robbie M" w:date="2018-07-26T16:17:00Z">
        <w:r w:rsidR="00C808A2">
          <w:t>p-value</w:t>
        </w:r>
      </w:ins>
      <w:ins w:id="69" w:author="Parks, Robbie M" w:date="2018-07-25T15:56:00Z">
        <w:r w:rsidR="008939CE">
          <w:t>=0.12</w:t>
        </w:r>
        <w:r w:rsidR="00E0772F">
          <w:t>,</w:t>
        </w:r>
        <w:r w:rsidR="00E0772F" w:rsidRPr="00E0772F">
          <w:t xml:space="preserve"> </w:t>
        </w:r>
        <w:r w:rsidR="00E0772F">
          <w:t xml:space="preserve">95% </w:t>
        </w:r>
      </w:ins>
      <w:r w:rsidR="000210D1" w:rsidRPr="00AC73A1">
        <w:t>-12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r w:rsidR="00564D58">
        <w:t xml:space="preserve">, itself driven by increasing difference in non-intentional injuries </w:t>
      </w:r>
      <w:r w:rsidR="00576EFD">
        <w:t xml:space="preserve">(Supplementary Figure </w:t>
      </w:r>
      <w:ins w:id="70" w:author="Parks, Robbie M" w:date="2018-07-25T16:42:00Z">
        <w:r w:rsidR="007F5135">
          <w:t>3</w:t>
        </w:r>
      </w:ins>
      <w:r w:rsidR="00B34D22">
        <w:t>).</w:t>
      </w:r>
      <w:r w:rsidR="00A833D2">
        <w:t xml:space="preserve"> </w:t>
      </w:r>
      <w:ins w:id="71" w:author="Ezzati, Majid" w:date="2018-07-20T07:21:00Z">
        <w:r w:rsidR="005C3CBC">
          <w:t xml:space="preserve">Within the cardiorespiratory cluster in under-five children, percent </w:t>
        </w:r>
      </w:ins>
      <w:ins w:id="72" w:author="Ezzati, Majid" w:date="2018-07-20T07:22:00Z">
        <w:r w:rsidR="005C3CBC">
          <w:t xml:space="preserve">difference declined for cardiorespiratory, cardiovascular diseases, and chronic respiratory diseases </w:t>
        </w:r>
      </w:ins>
      <w:ins w:id="73" w:author="Parks, Robbie M" w:date="2018-07-23T13:28:00Z">
        <w:r w:rsidR="00BC5573">
          <w:t>while</w:t>
        </w:r>
      </w:ins>
      <w:ins w:id="74" w:author="Ezzati, Majid" w:date="2018-07-20T07:22:00Z">
        <w:r w:rsidR="005C3CBC">
          <w:t xml:space="preserve"> increas</w:t>
        </w:r>
      </w:ins>
      <w:ins w:id="75" w:author="Parks, Robbie M" w:date="2018-07-23T13:28:00Z">
        <w:r w:rsidR="00BC5573">
          <w:t>ing</w:t>
        </w:r>
      </w:ins>
      <w:ins w:id="76" w:author="Ezzati, Majid" w:date="2018-07-20T07:22:00Z">
        <w:r w:rsidR="005C3CBC">
          <w:t xml:space="preserve"> for respiratory infections</w:t>
        </w:r>
      </w:ins>
      <w:r w:rsidR="0049494F">
        <w:t>.</w:t>
      </w:r>
    </w:p>
    <w:p w14:paraId="102D6F4D" w14:textId="77777777" w:rsidR="000210D1" w:rsidRPr="00AC73A1" w:rsidRDefault="000210D1" w:rsidP="00C33FFB">
      <w:pPr>
        <w:spacing w:line="480" w:lineRule="auto"/>
        <w:jc w:val="both"/>
      </w:pPr>
    </w:p>
    <w:p w14:paraId="6A559C4E" w14:textId="276F95FF" w:rsidR="000B343F" w:rsidRDefault="009B11D1" w:rsidP="00C33FFB">
      <w:pPr>
        <w:spacing w:line="480" w:lineRule="auto"/>
        <w:jc w:val="both"/>
      </w:pPr>
      <w:r w:rsidRPr="00AC73A1">
        <w:lastRenderedPageBreak/>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p>
    <w:p w14:paraId="3FC378D7" w14:textId="77777777" w:rsidR="00CA0C4E" w:rsidDel="0000534F" w:rsidRDefault="00CA0C4E" w:rsidP="00C33FFB">
      <w:pPr>
        <w:spacing w:line="480" w:lineRule="auto"/>
        <w:jc w:val="both"/>
        <w:rPr>
          <w:del w:id="77" w:author="Parks, Robbie M" w:date="2018-07-25T15:57:00Z"/>
        </w:rPr>
      </w:pPr>
    </w:p>
    <w:p w14:paraId="602C964B" w14:textId="36FE0C42" w:rsidR="00CA0C4E" w:rsidDel="0000534F" w:rsidRDefault="00CA0C4E" w:rsidP="00C33FFB">
      <w:pPr>
        <w:spacing w:line="480" w:lineRule="auto"/>
        <w:jc w:val="both"/>
        <w:rPr>
          <w:del w:id="78" w:author="Parks, Robbie M" w:date="2018-07-25T15:57:00Z"/>
          <w:i/>
        </w:rPr>
      </w:pPr>
      <w:del w:id="79" w:author="Parks, Robbie M" w:date="2018-07-25T15:57:00Z">
        <w:r w:rsidDel="0000534F">
          <w:rPr>
            <w:i/>
          </w:rPr>
          <w:delText>Alternative statistical approach</w:delText>
        </w:r>
      </w:del>
    </w:p>
    <w:p w14:paraId="23F72C94" w14:textId="11D31DD0" w:rsidR="007E0218" w:rsidRPr="00830B87" w:rsidDel="0000534F" w:rsidRDefault="007E0218" w:rsidP="007E0218">
      <w:pPr>
        <w:spacing w:line="480" w:lineRule="auto"/>
        <w:jc w:val="both"/>
        <w:rPr>
          <w:del w:id="80" w:author="Parks, Robbie M" w:date="2018-07-25T15:57:00Z"/>
          <w:color w:val="000000" w:themeColor="text1"/>
        </w:rPr>
      </w:pPr>
      <w:del w:id="81" w:author="Parks, Robbie M" w:date="2018-07-25T15:57:00Z">
        <w:r w:rsidDel="0000534F">
          <w:rPr>
            <w:color w:val="000000" w:themeColor="text1"/>
          </w:rPr>
          <w:delText xml:space="preserve">The results of using an alternative cosinor function method for examining change in percentage difference between maximum and minimum mortality in the year are given in Supplementary Table </w:delText>
        </w:r>
        <w:r w:rsidR="00C30C5D" w:rsidDel="0000534F">
          <w:rPr>
            <w:color w:val="000000" w:themeColor="text1"/>
          </w:rPr>
          <w:delText>XX</w:delText>
        </w:r>
        <w:r w:rsidDel="0000534F">
          <w:rPr>
            <w:color w:val="000000" w:themeColor="text1"/>
          </w:rPr>
          <w:delText>.</w:delText>
        </w:r>
      </w:del>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773CBD4D"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the higher </w:t>
      </w:r>
      <w:ins w:id="82" w:author="Parks, Robbie M" w:date="2018-07-23T12:32:00Z">
        <w:r w:rsidR="0089237F">
          <w:t xml:space="preserve">all-cause </w:t>
        </w:r>
      </w:ins>
      <w:r w:rsidR="000210D1" w:rsidRPr="00AC73A1">
        <w:t>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all-cause and cause-</w:t>
      </w:r>
      <w:r w:rsidR="00765400" w:rsidRPr="00AC73A1">
        <w:lastRenderedPageBreak/>
        <w:t xml:space="preserv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del w:id="83" w:author="Parks, Robbie M" w:date="2018-07-23T12:22:00Z">
        <w:r w:rsidR="00765400" w:rsidRPr="00AC73A1" w:rsidDel="00881856">
          <w:delText>, with a notable exception of injuries in older age</w:delText>
        </w:r>
        <w:r w:rsidR="00511306" w:rsidRPr="00AC73A1" w:rsidDel="00881856">
          <w:delText>s</w:delText>
        </w:r>
      </w:del>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358D3F33"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 xml:space="preserve">Similarly, our results on seasonality of injury deaths are supported by </w:t>
      </w:r>
      <w:ins w:id="84" w:author="Parks, Robbie M" w:date="2018-07-23T12:05:00Z">
        <w:r w:rsidR="005D5D35">
          <w:t xml:space="preserve">only </w:t>
        </w:r>
      </w:ins>
      <w:r w:rsidR="00A76EC0" w:rsidRPr="00AC73A1">
        <w:t>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ins w:id="85" w:author="Parks, Robbie M" w:date="2018-07-23T12:05:00Z">
        <w:r w:rsidR="005D5D35">
          <w:t>.</w:t>
        </w:r>
      </w:ins>
      <w:del w:id="86" w:author="Parks, Robbie M" w:date="2018-07-23T12:05:00Z">
        <w:r w:rsidR="00C1470A" w:rsidRPr="00AC73A1" w:rsidDel="005D5D35">
          <w:delText>,</w:delText>
        </w:r>
        <w:r w:rsidR="00A76EC0" w:rsidRPr="00AC73A1" w:rsidDel="005D5D35">
          <w:delText xml:space="preserve"> but </w:delText>
        </w:r>
        <w:commentRangeStart w:id="87"/>
        <w:r w:rsidR="00A76EC0" w:rsidRPr="00AC73A1" w:rsidDel="005D5D35">
          <w:delText xml:space="preserve">our subnational analysis over three decades revealed </w:delText>
        </w:r>
        <w:commentRangeStart w:id="88"/>
        <w:commentRangeStart w:id="89"/>
        <w:commentRangeStart w:id="90"/>
        <w:r w:rsidR="00A76EC0" w:rsidRPr="00AC73A1" w:rsidDel="005D5D35">
          <w:delText>variations</w:delText>
        </w:r>
        <w:commentRangeEnd w:id="88"/>
        <w:r w:rsidR="00B96C91" w:rsidDel="005D5D35">
          <w:rPr>
            <w:rStyle w:val="CommentReference"/>
            <w:rFonts w:asciiTheme="minorHAnsi" w:hAnsiTheme="minorHAnsi" w:cstheme="minorBidi"/>
            <w:lang w:eastAsia="en-US"/>
          </w:rPr>
          <w:commentReference w:id="88"/>
        </w:r>
        <w:commentRangeEnd w:id="89"/>
        <w:r w:rsidR="00A95B9E" w:rsidDel="005D5D35">
          <w:rPr>
            <w:rStyle w:val="CommentReference"/>
            <w:rFonts w:asciiTheme="minorHAnsi" w:hAnsiTheme="minorHAnsi" w:cstheme="minorBidi"/>
            <w:lang w:eastAsia="en-US"/>
          </w:rPr>
          <w:commentReference w:id="89"/>
        </w:r>
        <w:commentRangeEnd w:id="90"/>
        <w:r w:rsidR="00175631" w:rsidDel="005D5D35">
          <w:rPr>
            <w:rStyle w:val="CommentReference"/>
            <w:rFonts w:asciiTheme="minorHAnsi" w:hAnsiTheme="minorHAnsi" w:cstheme="minorBidi"/>
            <w:lang w:eastAsia="en-US"/>
          </w:rPr>
          <w:commentReference w:id="90"/>
        </w:r>
        <w:r w:rsidR="00A76EC0" w:rsidRPr="00AC73A1" w:rsidDel="005D5D35">
          <w:delText xml:space="preserve"> in </w:delText>
        </w:r>
        <w:r w:rsidR="002B3737" w:rsidRPr="00AC73A1" w:rsidDel="005D5D35">
          <w:delText xml:space="preserve">when injury deaths peaked and in how seasonal differences in these deaths have changed </w:delText>
        </w:r>
        <w:r w:rsidR="00722AD9" w:rsidRPr="00AC73A1" w:rsidDel="005D5D35">
          <w:delText xml:space="preserve">over time </w:delText>
        </w:r>
        <w:r w:rsidR="002B3737" w:rsidRPr="00AC73A1" w:rsidDel="005D5D35">
          <w:delText xml:space="preserve">which had not been </w:delText>
        </w:r>
        <w:r w:rsidR="00A76EC0" w:rsidRPr="00AC73A1" w:rsidDel="005D5D35">
          <w:delText>reported before.</w:delText>
        </w:r>
        <w:commentRangeEnd w:id="87"/>
        <w:r w:rsidR="00737C06" w:rsidDel="005D5D35">
          <w:rPr>
            <w:rStyle w:val="CommentReference"/>
            <w:rFonts w:asciiTheme="minorHAnsi" w:hAnsiTheme="minorHAnsi" w:cstheme="minorBidi"/>
            <w:lang w:eastAsia="en-US"/>
          </w:rPr>
          <w:commentReference w:id="87"/>
        </w:r>
      </w:del>
    </w:p>
    <w:p w14:paraId="6886C687" w14:textId="77777777" w:rsidR="0042218D" w:rsidRPr="00AC73A1" w:rsidRDefault="0042218D" w:rsidP="0042218D">
      <w:pPr>
        <w:spacing w:line="480" w:lineRule="auto"/>
        <w:jc w:val="both"/>
      </w:pPr>
    </w:p>
    <w:p w14:paraId="2B22717B" w14:textId="009D90A1" w:rsidR="00DB2D88" w:rsidRPr="008F7D99" w:rsidRDefault="000B49CF" w:rsidP="00391B02">
      <w:pPr>
        <w:spacing w:line="480" w:lineRule="auto"/>
        <w:rPr>
          <w:rFonts w:eastAsia="Times New Roman"/>
        </w:rPr>
      </w:pPr>
      <w:commentRangeStart w:id="91"/>
      <w:del w:id="92" w:author="Parks, Robbie M" w:date="2018-07-23T12:14:00Z">
        <w:r w:rsidDel="00391B02">
          <w:delText>T</w:delText>
        </w:r>
        <w:r w:rsidR="000B343F" w:rsidRPr="00AC73A1" w:rsidDel="00391B02">
          <w:delText xml:space="preserve">he observed geographical </w:delText>
        </w:r>
        <w:r w:rsidR="00EF4585" w:rsidRPr="00AC73A1" w:rsidDel="00391B02">
          <w:delText xml:space="preserve">similarity </w:delText>
        </w:r>
        <w:r w:rsidR="000B343F" w:rsidRPr="00AC73A1" w:rsidDel="00391B02">
          <w:delText>in seasonal mortality variation</w:delText>
        </w:r>
      </w:del>
      <w:del w:id="93" w:author="Parks, Robbie M" w:date="2018-07-23T12:13:00Z">
        <w:r w:rsidR="000B343F" w:rsidRPr="00AC73A1" w:rsidDel="00D41F63">
          <w:delText xml:space="preserve"> </w:delText>
        </w:r>
        <w:commentRangeEnd w:id="91"/>
        <w:r w:rsidR="00175631" w:rsidDel="00D41F63">
          <w:rPr>
            <w:rStyle w:val="CommentReference"/>
            <w:rFonts w:asciiTheme="minorHAnsi" w:hAnsiTheme="minorHAnsi" w:cstheme="minorBidi"/>
            <w:lang w:eastAsia="en-US"/>
          </w:rPr>
          <w:commentReference w:id="91"/>
        </w:r>
        <w:r w:rsidR="000B343F" w:rsidRPr="00AC73A1" w:rsidDel="00D41F63">
          <w:delText>i</w:delText>
        </w:r>
      </w:del>
      <w:del w:id="94" w:author="Parks, Robbie M" w:date="2018-07-23T12:14:00Z">
        <w:r w:rsidR="000B343F" w:rsidRPr="00AC73A1" w:rsidDel="00391B02">
          <w:delText xml:space="preserve">n </w:delText>
        </w:r>
      </w:del>
      <w:del w:id="95" w:author="Parks, Robbie M" w:date="2018-07-25T16:47:00Z">
        <w:r w:rsidR="000B343F" w:rsidRPr="00AC73A1" w:rsidDel="00B951CD">
          <w:delText>the USA</w:delText>
        </w:r>
        <w:r w:rsidR="005426EF" w:rsidDel="00B951CD">
          <w:delText xml:space="preserve"> </w:delText>
        </w:r>
      </w:del>
      <w:del w:id="96" w:author="Parks, Robbie M" w:date="2018-07-23T12:14:00Z">
        <w:r w:rsidR="005426EF" w:rsidDel="00391B02">
          <w:delText>was</w:delText>
        </w:r>
        <w:r w:rsidR="005426EF" w:rsidRPr="00AC73A1" w:rsidDel="00391B02">
          <w:delText xml:space="preserve"> </w:delText>
        </w:r>
        <w:r w:rsidR="000B343F" w:rsidRPr="00AC73A1" w:rsidDel="00391B02">
          <w:delText xml:space="preserve">also seen in </w:delText>
        </w:r>
      </w:del>
      <w:ins w:id="97" w:author="Parks, Robbie M" w:date="2018-07-25T16:47:00Z">
        <w:r w:rsidR="00B951CD">
          <w:t>A</w:t>
        </w:r>
      </w:ins>
      <w:r w:rsidR="000B343F" w:rsidRPr="00AC73A1">
        <w:t xml:space="preserve"> study of 36 cities</w:t>
      </w:r>
      <w:ins w:id="98" w:author="Parks, Robbie M" w:date="2018-07-25T16:47:00Z">
        <w:r w:rsidR="00B951CD">
          <w:t xml:space="preserve"> in the USA</w:t>
        </w:r>
      </w:ins>
      <w:r w:rsidR="000B343F" w:rsidRPr="00AC73A1">
        <w:t xml:space="preserve"> aggregated across age groups and over time</w:t>
      </w:r>
      <w:ins w:id="99" w:author="Parks, Robbie M" w:date="2018-07-23T12:14:00Z">
        <w:r w:rsidR="00391B02">
          <w:t xml:space="preserve"> also found that </w:t>
        </w:r>
        <w:r w:rsidR="00391B02">
          <w:rPr>
            <w:rFonts w:eastAsia="Times New Roman"/>
          </w:rPr>
          <w:t>excess mortality did not depend on seasonal temperature range</w:t>
        </w:r>
      </w:ins>
      <w:ins w:id="100" w:author="Parks, Robbie M" w:date="2018-07-23T12:15:00Z">
        <w:r w:rsidR="00391B02">
          <w:rPr>
            <w:rFonts w:eastAsia="Times New Roman"/>
          </w:rPr>
          <w:t>.</w:t>
        </w:r>
      </w:ins>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although the two measures are correlated)</w:t>
      </w:r>
      <w:r w:rsidR="005426EF">
        <w:t xml:space="preserve">. </w:t>
      </w:r>
      <w:r w:rsidR="000B343F" w:rsidRPr="00AC73A1">
        <w:t xml:space="preserve">The absence of </w:t>
      </w:r>
      <w:r w:rsidR="007814E0">
        <w:t>variation in</w:t>
      </w:r>
      <w:r w:rsidR="000B343F" w:rsidRPr="00AC73A1">
        <w:t xml:space="preserve"> the magnitude of mortality seasonality indicates that different regions in the USA are similarly </w:t>
      </w:r>
      <w:r w:rsidR="000B343F" w:rsidRPr="00AC73A1">
        <w:lastRenderedPageBreak/>
        <w:t>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in the USA also persists over time, the changes in temperature as a result of global </w:t>
      </w:r>
      <w:r w:rsidR="00FC7D1E">
        <w:t xml:space="preserve">climate </w:t>
      </w:r>
      <w:r w:rsidR="007814E0">
        <w:t>change are unlikely to affect the seasonality of mortality</w:t>
      </w:r>
      <w:r w:rsidR="008E764E">
        <w:t>.</w:t>
      </w:r>
    </w:p>
    <w:p w14:paraId="5D4068DF" w14:textId="77777777" w:rsidR="000B343F" w:rsidRPr="00AC73A1" w:rsidRDefault="000B343F" w:rsidP="000B343F">
      <w:pPr>
        <w:spacing w:line="480" w:lineRule="auto"/>
        <w:jc w:val="both"/>
      </w:pPr>
    </w:p>
    <w:p w14:paraId="320D38F2" w14:textId="00F3805C" w:rsidR="000210D1" w:rsidRPr="00AC73A1" w:rsidRDefault="000210D1" w:rsidP="00C33FFB">
      <w:pPr>
        <w:spacing w:line="480" w:lineRule="auto"/>
        <w:jc w:val="both"/>
      </w:pPr>
      <w:r w:rsidRPr="00AC73A1">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r w:rsidR="005F06A5" w:rsidRPr="00AC73A1">
        <w:t xml:space="preserve">from cardiorespiratory </w:t>
      </w:r>
      <w:r w:rsidR="00954635" w:rsidRPr="00AC73A1">
        <w:t xml:space="preserve">diseases </w:t>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w:t>
      </w:r>
      <w:del w:id="101" w:author="Parks, Robbie M" w:date="2018-07-25T16:44:00Z">
        <w:r w:rsidR="006D6F45" w:rsidRPr="00AC73A1" w:rsidDel="004F1CAB">
          <w:delText>during the perinatal period</w:delText>
        </w:r>
      </w:del>
      <w:ins w:id="102" w:author="Parks, Robbie M" w:date="2018-07-25T16:44:00Z">
        <w:r w:rsidR="004F1CAB">
          <w:t>from perinatal conditions</w:t>
        </w:r>
      </w:ins>
      <w:r w:rsidR="00954635" w:rsidRPr="00AC73A1">
        <w:t>, which have limited seasonality</w:t>
      </w:r>
      <w:ins w:id="103" w:author="Parks, Robbie M" w:date="2018-07-23T13:33:00Z">
        <w:r w:rsidR="00424C6B">
          <w:t xml:space="preserve"> (Supp</w:t>
        </w:r>
        <w:r w:rsidR="004F1CAB">
          <w:t>lementary Figure 1</w:t>
        </w:r>
        <w:r w:rsidR="00424C6B">
          <w:t>)</w:t>
        </w:r>
      </w:ins>
      <w:r w:rsidR="00954635" w:rsidRPr="00AC73A1">
        <w:t>,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lastRenderedPageBreak/>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r w:rsidR="005378E9" w:rsidRPr="00AC73A1">
        <w:rPr>
          <w:color w:val="000000" w:themeColor="text1"/>
        </w:rPr>
        <w:t>according to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ins w:id="104" w:author="Ezzati, Majid" w:date="2018-07-09T05:56:00Z">
        <w:r w:rsidR="005378E9">
          <w:rPr>
            <w:color w:val="000000" w:themeColor="text1"/>
          </w:rPr>
          <w:t xml:space="preserve"> </w:t>
        </w:r>
      </w:ins>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105" w:author="Parks, Robbie M" w:date="2018-06-19T14:05:00Z"/>
        </w:rPr>
      </w:pPr>
    </w:p>
    <w:p w14:paraId="1F726F12" w14:textId="5CB83010" w:rsidR="00DB02FB" w:rsidRDefault="004055C0" w:rsidP="004055C0">
      <w:pPr>
        <w:spacing w:line="480" w:lineRule="auto"/>
        <w:jc w:val="both"/>
        <w:rPr>
          <w:ins w:id="106" w:author="Parks, Robbie M" w:date="2018-07-23T13:44:00Z"/>
        </w:rPr>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del w:id="107" w:author="Parks, Robbie M" w:date="2018-07-23T14:32:00Z">
        <w:r w:rsidR="00175631" w:rsidDel="008C706E">
          <w:rPr>
            <w:rStyle w:val="CommentReference"/>
            <w:rFonts w:asciiTheme="minorHAnsi" w:hAnsiTheme="minorHAnsi" w:cstheme="minorBidi"/>
            <w:lang w:eastAsia="en-US"/>
          </w:rPr>
          <w:commentReference w:id="108"/>
        </w:r>
        <w:r w:rsidR="00175631" w:rsidDel="008C706E">
          <w:rPr>
            <w:rStyle w:val="CommentReference"/>
            <w:rFonts w:asciiTheme="minorHAnsi" w:hAnsiTheme="minorHAnsi" w:cstheme="minorBidi"/>
            <w:lang w:eastAsia="en-US"/>
          </w:rPr>
          <w:commentReference w:id="109"/>
        </w:r>
      </w:del>
      <w:ins w:id="110" w:author="Parks, Robbie M" w:date="2018-07-23T14:32:00Z">
        <w:r w:rsidR="008C706E">
          <w:t>O</w:t>
        </w:r>
      </w:ins>
      <w:ins w:id="111" w:author="Parks, Robbie M" w:date="2018-07-23T13:38:00Z">
        <w:r w:rsidR="0071370F">
          <w:t xml:space="preserve">n average, the </w:t>
        </w:r>
        <w:r w:rsidR="0071370F" w:rsidRPr="008C706E">
          <w:t>Southeast</w:t>
        </w:r>
      </w:ins>
      <w:ins w:id="112" w:author="Parks, Robbie M" w:date="2018-07-23T14:10:00Z">
        <w:r w:rsidR="008D58FB">
          <w:t xml:space="preserve">, </w:t>
        </w:r>
        <w:r w:rsidR="008D58FB" w:rsidRPr="008C706E">
          <w:t>South</w:t>
        </w:r>
        <w:r w:rsidR="008D58FB">
          <w:t xml:space="preserve"> and </w:t>
        </w:r>
        <w:r w:rsidR="008D58FB" w:rsidRPr="008C706E">
          <w:t>West</w:t>
        </w:r>
      </w:ins>
      <w:ins w:id="113" w:author="Parks, Robbie M" w:date="2018-07-23T13:38:00Z">
        <w:r w:rsidR="0071370F">
          <w:t xml:space="preserve"> </w:t>
        </w:r>
      </w:ins>
      <w:ins w:id="114" w:author="Parks, Robbie M" w:date="2018-07-23T14:09:00Z">
        <w:r w:rsidR="00301AA6">
          <w:t>are</w:t>
        </w:r>
        <w:r w:rsidR="00B56D4E">
          <w:t xml:space="preserve"> top three</w:t>
        </w:r>
      </w:ins>
      <w:ins w:id="115" w:author="Parks, Robbie M" w:date="2018-07-23T13:38:00Z">
        <w:r w:rsidR="0071370F">
          <w:t xml:space="preserve"> ho</w:t>
        </w:r>
        <w:r w:rsidR="001C6574">
          <w:t xml:space="preserve">ttest </w:t>
        </w:r>
        <w:r w:rsidR="00724B83">
          <w:t>climate</w:t>
        </w:r>
        <w:r w:rsidR="0071370F">
          <w:t xml:space="preserve"> regions </w:t>
        </w:r>
      </w:ins>
      <w:ins w:id="116" w:author="Parks, Robbie M" w:date="2018-07-23T14:13:00Z">
        <w:r w:rsidR="00D0607B">
          <w:t xml:space="preserve">with </w:t>
        </w:r>
        <w:r w:rsidR="00D0607B">
          <w:lastRenderedPageBreak/>
          <w:t xml:space="preserve">average annual temperatures of </w:t>
        </w:r>
      </w:ins>
      <w:ins w:id="117" w:author="Parks, Robbie M" w:date="2018-07-23T13:38:00Z">
        <w:r w:rsidR="0071370F">
          <w:t>18.4°C</w:t>
        </w:r>
      </w:ins>
      <w:ins w:id="118" w:author="Parks, Robbie M" w:date="2018-07-23T14:09:00Z">
        <w:r w:rsidR="007B651A">
          <w:t xml:space="preserve">, </w:t>
        </w:r>
      </w:ins>
      <w:ins w:id="119" w:author="Parks, Robbie M" w:date="2018-07-23T14:10:00Z">
        <w:r w:rsidR="008D58FB">
          <w:t>18°C</w:t>
        </w:r>
      </w:ins>
      <w:ins w:id="120" w:author="Parks, Robbie M" w:date="2018-07-23T14:09:00Z">
        <w:r w:rsidR="007B651A">
          <w:t xml:space="preserve">, </w:t>
        </w:r>
      </w:ins>
      <w:ins w:id="121" w:author="Parks, Robbie M" w:date="2018-07-23T14:17:00Z">
        <w:r w:rsidR="002641A2">
          <w:t>16.6°C</w:t>
        </w:r>
      </w:ins>
      <w:ins w:id="122" w:author="Parks, Robbie M" w:date="2018-07-23T14:09:00Z">
        <w:r w:rsidR="007B651A">
          <w:t>, respectively</w:t>
        </w:r>
      </w:ins>
      <w:ins w:id="123" w:author="Parks, Robbie M" w:date="2018-07-23T13:51:00Z">
        <w:r w:rsidR="007B651A">
          <w:t>. The Southeast</w:t>
        </w:r>
        <w:r w:rsidR="000261DC">
          <w:t xml:space="preserve"> </w:t>
        </w:r>
      </w:ins>
      <w:ins w:id="124" w:author="Parks, Robbie M" w:date="2018-07-23T14:01:00Z">
        <w:r w:rsidR="00D02922">
          <w:t>al</w:t>
        </w:r>
        <w:r w:rsidR="007B651A">
          <w:t xml:space="preserve">so </w:t>
        </w:r>
      </w:ins>
      <w:ins w:id="125" w:author="Parks, Robbie M" w:date="2018-07-23T14:10:00Z">
        <w:r w:rsidR="008D58FB">
          <w:t>possesses</w:t>
        </w:r>
      </w:ins>
      <w:ins w:id="126" w:author="Parks, Robbie M" w:date="2018-07-23T13:51:00Z">
        <w:r w:rsidR="000261DC">
          <w:t xml:space="preserve"> the lowest variation </w:t>
        </w:r>
        <w:r w:rsidR="00A52486">
          <w:t xml:space="preserve">in temperature </w:t>
        </w:r>
      </w:ins>
      <w:ins w:id="127" w:author="Parks, Robbie M" w:date="2018-07-23T13:52:00Z">
        <w:r w:rsidR="00A52486">
          <w:t>throughout the year (an average range of 17.5°C)</w:t>
        </w:r>
      </w:ins>
      <w:ins w:id="128" w:author="Parks, Robbie M" w:date="2018-07-23T13:38:00Z">
        <w:r w:rsidR="0071370F">
          <w:t>.</w:t>
        </w:r>
        <w:r w:rsidR="00653DB5">
          <w:t xml:space="preserve"> Although not the hottest region annually, the South possesses the highest average maximum monthly temperature (27.9</w:t>
        </w:r>
      </w:ins>
      <w:ins w:id="129" w:author="Parks, Robbie M" w:date="2018-07-23T14:42:00Z">
        <w:r w:rsidR="00653DB5">
          <w:t>°C in July)</w:t>
        </w:r>
        <w:r w:rsidR="00203FDC">
          <w:t>.</w:t>
        </w:r>
      </w:ins>
      <w:ins w:id="130" w:author="Parks, Robbie M" w:date="2018-07-23T14:45:00Z">
        <w:r w:rsidR="005651D6">
          <w:t xml:space="preserve"> </w:t>
        </w:r>
      </w:ins>
      <w:ins w:id="131" w:author="Parks, Robbie M" w:date="2018-07-23T14:12:00Z">
        <w:r w:rsidR="00606037">
          <w:t xml:space="preserve">The three coldest climate regions are </w:t>
        </w:r>
        <w:r w:rsidR="00606037" w:rsidRPr="008C706E">
          <w:t>West North Central</w:t>
        </w:r>
        <w:r w:rsidR="00606037">
          <w:t xml:space="preserve">, </w:t>
        </w:r>
      </w:ins>
      <w:ins w:id="132" w:author="Parks, Robbie M" w:date="2018-07-23T14:13:00Z">
        <w:r w:rsidR="00D0607B" w:rsidRPr="008C706E">
          <w:t xml:space="preserve">East </w:t>
        </w:r>
        <w:r w:rsidR="007C13B4" w:rsidRPr="008C706E">
          <w:t>North Central</w:t>
        </w:r>
        <w:r w:rsidR="007C13B4">
          <w:t xml:space="preserve"> and the </w:t>
        </w:r>
        <w:r w:rsidR="007C13B4" w:rsidRPr="008C706E">
          <w:t>Northwest</w:t>
        </w:r>
      </w:ins>
      <w:ins w:id="133" w:author="Parks, Robbie M" w:date="2018-07-23T14:24:00Z">
        <w:r w:rsidR="00F842CB">
          <w:t xml:space="preserve"> (7.8°C, 8.0°C,</w:t>
        </w:r>
        <w:r w:rsidR="00AE1964">
          <w:t xml:space="preserve"> 8.1</w:t>
        </w:r>
        <w:r w:rsidR="00F842CB">
          <w:t>°C respectively)</w:t>
        </w:r>
      </w:ins>
      <w:ins w:id="134" w:author="Parks, Robbie M" w:date="2018-07-23T14:13:00Z">
        <w:r w:rsidR="007C13B4">
          <w:t xml:space="preserve">. Mirroring the </w:t>
        </w:r>
      </w:ins>
      <w:ins w:id="135" w:author="Parks, Robbie M" w:date="2018-07-23T14:15:00Z">
        <w:r w:rsidR="00215559">
          <w:t>characteristic</w:t>
        </w:r>
        <w:r w:rsidR="005C4D6B">
          <w:t>s</w:t>
        </w:r>
        <w:r w:rsidR="00215559">
          <w:t xml:space="preserve"> of the </w:t>
        </w:r>
      </w:ins>
      <w:ins w:id="136" w:author="Parks, Robbie M" w:date="2018-07-23T14:13:00Z">
        <w:r w:rsidR="007C13B4">
          <w:t>hottest</w:t>
        </w:r>
      </w:ins>
      <w:ins w:id="137" w:author="Parks, Robbie M" w:date="2018-07-23T14:14:00Z">
        <w:r w:rsidR="007C13B4">
          <w:t xml:space="preserve"> climate regions, the largest variation in temperature</w:t>
        </w:r>
      </w:ins>
      <w:ins w:id="138" w:author="Parks, Robbie M" w:date="2018-07-24T11:07:00Z">
        <w:r w:rsidR="001710A4">
          <w:t xml:space="preserve"> throughout the year</w:t>
        </w:r>
      </w:ins>
      <w:ins w:id="139" w:author="Parks, Robbie M" w:date="2018-07-23T14:14:00Z">
        <w:r w:rsidR="007C13B4">
          <w:t xml:space="preserve"> is with the coldest region, West North Central (an average range of 30.5</w:t>
        </w:r>
      </w:ins>
      <w:ins w:id="140" w:author="Parks, Robbie M" w:date="2018-07-23T14:15:00Z">
        <w:r w:rsidR="007C13B4">
          <w:t>°C</w:t>
        </w:r>
        <w:r w:rsidR="0046498A">
          <w:t xml:space="preserve">), also </w:t>
        </w:r>
      </w:ins>
      <w:ins w:id="141" w:author="Parks, Robbie M" w:date="2018-07-23T14:21:00Z">
        <w:r w:rsidR="0046498A">
          <w:t xml:space="preserve">the </w:t>
        </w:r>
      </w:ins>
      <w:ins w:id="142" w:author="Parks, Robbie M" w:date="2018-07-23T14:16:00Z">
        <w:r w:rsidR="00DD146F">
          <w:t>least-populated region</w:t>
        </w:r>
      </w:ins>
      <w:ins w:id="143" w:author="Parks, Robbie M" w:date="2018-07-23T14:21:00Z">
        <w:r w:rsidR="0046498A">
          <w:t xml:space="preserve"> in the USA</w:t>
        </w:r>
      </w:ins>
      <w:ins w:id="144" w:author="Parks, Robbie M" w:date="2018-07-23T14:16:00Z">
        <w:r w:rsidR="00DD146F">
          <w:t xml:space="preserve"> </w:t>
        </w:r>
      </w:ins>
      <w:ins w:id="145" w:author="Parks, Robbie M" w:date="2018-07-23T14:17:00Z">
        <w:r w:rsidR="00DD146F">
          <w:t>(with only 1.6% of the total population in 2016)</w:t>
        </w:r>
      </w:ins>
      <w:ins w:id="146" w:author="Parks, Robbie M" w:date="2018-07-23T14:43:00Z">
        <w:r w:rsidR="00F0448C">
          <w:t>, with the lowest average minimum monthly temperature (</w:t>
        </w:r>
      </w:ins>
      <w:ins w:id="147" w:author="Parks, Robbie M" w:date="2018-07-23T14:44:00Z">
        <w:r w:rsidR="00F0448C">
          <w:t>-6.5°C</w:t>
        </w:r>
        <w:r w:rsidR="00E372B0">
          <w:t xml:space="preserve"> in January)</w:t>
        </w:r>
      </w:ins>
      <w:ins w:id="148" w:author="Parks, Robbie M" w:date="2018-07-23T14:17:00Z">
        <w:r w:rsidR="00DD146F">
          <w:t>.</w:t>
        </w:r>
      </w:ins>
      <w:ins w:id="149" w:author="Parks, Robbie M" w:date="2018-07-23T14:45:00Z">
        <w:r w:rsidR="005651D6">
          <w:t xml:space="preserve"> </w:t>
        </w:r>
        <w:r w:rsidR="00A90313">
          <w:t xml:space="preserve">The other climate regions, </w:t>
        </w:r>
      </w:ins>
      <w:ins w:id="150" w:author="Parks, Robbie M" w:date="2018-07-23T14:21:00Z">
        <w:r w:rsidR="009924E9">
          <w:t>No</w:t>
        </w:r>
        <w:r w:rsidR="00A90313">
          <w:t xml:space="preserve">rtheast, Southwest, and Central, </w:t>
        </w:r>
        <w:r w:rsidR="009924E9">
          <w:t xml:space="preserve">possess </w:t>
        </w:r>
      </w:ins>
      <w:ins w:id="151" w:author="Parks, Robbie M" w:date="2018-07-23T14:27:00Z">
        <w:r w:rsidR="00A4651F">
          <w:t xml:space="preserve">similar </w:t>
        </w:r>
      </w:ins>
      <w:ins w:id="152" w:author="Parks, Robbie M" w:date="2018-07-23T14:29:00Z">
        <w:r w:rsidR="00FF2440">
          <w:t>average temperatures</w:t>
        </w:r>
      </w:ins>
      <w:ins w:id="153" w:author="Parks, Robbie M" w:date="2018-07-23T14:30:00Z">
        <w:r w:rsidR="0059499B">
          <w:t xml:space="preserve"> (</w:t>
        </w:r>
        <w:r w:rsidR="00A407FD">
          <w:t xml:space="preserve">11 to </w:t>
        </w:r>
        <w:r w:rsidR="0059499B">
          <w:t>13</w:t>
        </w:r>
      </w:ins>
      <w:ins w:id="154" w:author="Parks, Robbie M" w:date="2018-07-23T14:31:00Z">
        <w:r w:rsidR="0059499B">
          <w:t>°C</w:t>
        </w:r>
      </w:ins>
      <w:ins w:id="155" w:author="Parks, Robbie M" w:date="2018-07-23T14:30:00Z">
        <w:r w:rsidR="0059499B">
          <w:t>)</w:t>
        </w:r>
      </w:ins>
      <w:ins w:id="156" w:author="Parks, Robbie M" w:date="2018-07-23T14:29:00Z">
        <w:r w:rsidR="00FF2440">
          <w:t xml:space="preserve"> and </w:t>
        </w:r>
      </w:ins>
      <w:ins w:id="157" w:author="Parks, Robbie M" w:date="2018-07-23T14:21:00Z">
        <w:r w:rsidR="009924E9">
          <w:t xml:space="preserve">variation within the year of </w:t>
        </w:r>
      </w:ins>
      <w:ins w:id="158" w:author="Parks, Robbie M" w:date="2018-07-23T14:29:00Z">
        <w:r w:rsidR="00FF2440">
          <w:t>(</w:t>
        </w:r>
      </w:ins>
      <w:ins w:id="159" w:author="Parks, Robbie M" w:date="2018-07-23T14:27:00Z">
        <w:r w:rsidR="00A407FD">
          <w:t>23</w:t>
        </w:r>
      </w:ins>
      <w:ins w:id="160" w:author="Parks, Robbie M" w:date="2018-07-23T14:46:00Z">
        <w:r w:rsidR="00A407FD">
          <w:t xml:space="preserve"> </w:t>
        </w:r>
      </w:ins>
      <w:ins w:id="161" w:author="Parks, Robbie M" w:date="2018-07-23T14:27:00Z">
        <w:r w:rsidR="00A407FD">
          <w:t xml:space="preserve">to </w:t>
        </w:r>
        <w:r w:rsidR="00A4651F">
          <w:t>26</w:t>
        </w:r>
      </w:ins>
      <w:ins w:id="162" w:author="Parks, Robbie M" w:date="2018-07-23T14:28:00Z">
        <w:r w:rsidR="00A4651F">
          <w:t>°C</w:t>
        </w:r>
      </w:ins>
      <w:ins w:id="163" w:author="Parks, Robbie M" w:date="2018-07-23T14:29:00Z">
        <w:r w:rsidR="00FF2440">
          <w:t>)</w:t>
        </w:r>
      </w:ins>
      <w:ins w:id="164" w:author="Parks, Robbie M" w:date="2018-07-23T14:28:00Z">
        <w:r w:rsidR="00FF2440">
          <w:t xml:space="preserve">, with the Northeast being the most populous region in the United States </w:t>
        </w:r>
      </w:ins>
      <w:ins w:id="165" w:author="Parks, Robbie M" w:date="2018-07-23T14:29:00Z">
        <w:r w:rsidR="00FF2440">
          <w:t>(</w:t>
        </w:r>
      </w:ins>
      <w:ins w:id="166" w:author="Parks, Robbie M" w:date="2018-07-23T14:46:00Z">
        <w:r w:rsidR="00BF75C7">
          <w:t xml:space="preserve">with </w:t>
        </w:r>
      </w:ins>
      <w:ins w:id="167" w:author="Parks, Robbie M" w:date="2018-07-23T14:29:00Z">
        <w:r w:rsidR="00FF2440">
          <w:t>19.8% total population in 2016)</w:t>
        </w:r>
      </w:ins>
      <w:ins w:id="168" w:author="Parks, Robbie M" w:date="2018-07-23T14:31:00Z">
        <w:r w:rsidR="00612029">
          <w:t>.</w:t>
        </w:r>
      </w:ins>
    </w:p>
    <w:p w14:paraId="12F29E36" w14:textId="77777777" w:rsidR="00C66D47" w:rsidRPr="00AC73A1" w:rsidRDefault="00C66D47" w:rsidP="004055C0">
      <w:pPr>
        <w:spacing w:line="480" w:lineRule="auto"/>
        <w:jc w:val="both"/>
        <w:rPr>
          <w:ins w:id="169" w:author="Parks, Robbie M" w:date="2018-06-19T14:05:00Z"/>
        </w:rPr>
      </w:pPr>
    </w:p>
    <w:p w14:paraId="2396E1FF" w14:textId="4F612136" w:rsidR="0056225E" w:rsidRPr="00AC73A1" w:rsidRDefault="004055C0" w:rsidP="004055C0">
      <w:pPr>
        <w:spacing w:line="480" w:lineRule="auto"/>
        <w:jc w:val="both"/>
        <w:rPr>
          <w:ins w:id="170" w:author="Parks, Robbie M" w:date="2018-06-19T18:49:00Z"/>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6064661"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w:t>
      </w:r>
      <w:r w:rsidR="0046507E">
        <w:rPr>
          <w:color w:val="000000" w:themeColor="text1"/>
        </w:rPr>
        <w:t>1</w:t>
      </w:r>
      <w:r>
        <w:rPr>
          <w:color w:val="000000" w:themeColor="text1"/>
        </w:rPr>
        <w:t xml:space="preserve">) and to a number of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 xml:space="preserve">eaths from cardiorespiratory diseases have been associated with cold and warm </w:t>
      </w:r>
      <w:r w:rsidR="004055C0" w:rsidRPr="00AC73A1">
        <w:rPr>
          <w:color w:val="000000" w:themeColor="text1"/>
        </w:rPr>
        <w:lastRenderedPageBreak/>
        <w:t>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7E6D9223"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ins w:id="171" w:author="Parks, Robbie M" w:date="2018-07-10T21:49:00Z">
        <w:r w:rsidR="00F31E70">
          <w:rPr>
            <w:rFonts w:ascii="Times New Roman" w:hAnsi="Times New Roman" w:cs="Times New Roman"/>
            <w:color w:val="000000" w:themeColor="text1"/>
            <w:sz w:val="24"/>
            <w:szCs w:val="24"/>
          </w:rPr>
          <w:t xml:space="preserve"> </w:t>
        </w:r>
      </w:ins>
      <w:ins w:id="172" w:author="Parks, Robbie M" w:date="2018-07-10T21:50:00Z">
        <w:r w:rsidR="00F31E70">
          <w:rPr>
            <w:rFonts w:ascii="Times New Roman" w:hAnsi="Times New Roman" w:cs="Times New Roman"/>
            <w:color w:val="000000" w:themeColor="text1"/>
            <w:sz w:val="24"/>
            <w:szCs w:val="24"/>
          </w:rPr>
          <w:fldChar w:fldCharType="begin" w:fldLock="1"/>
        </w:r>
      </w:ins>
      <w:r w:rsidR="002A4B30">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AMS","id":"ITEM-2","issued":{"date-parts":[["1996"]]},"title":"The world according to wavelets: the story of a mathematical technique in the making","type":"book"},"uris":["http://www.mendeley.com/documents/?uuid=c0318730-63cb-4808-bc08-757d8c45d2b1"]}],"mendeley":{"formattedCitation":"(Hubbard,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D63948" w:rsidRPr="00D63948">
        <w:rPr>
          <w:rFonts w:ascii="Times New Roman" w:hAnsi="Times New Roman" w:cs="Times New Roman"/>
          <w:noProof/>
          <w:color w:val="000000" w:themeColor="text1"/>
          <w:sz w:val="24"/>
          <w:szCs w:val="24"/>
        </w:rPr>
        <w:t>(Hubbard, 1996; Torrence &amp; Compo, 1998)</w:t>
      </w:r>
      <w:ins w:id="173" w:author="Parks, Robbie M" w:date="2018-07-10T21:50:00Z">
        <w:r w:rsidR="00F31E70">
          <w:rPr>
            <w:rFonts w:ascii="Times New Roman" w:hAnsi="Times New Roman" w:cs="Times New Roman"/>
            <w:color w:val="000000" w:themeColor="text1"/>
            <w:sz w:val="24"/>
            <w:szCs w:val="24"/>
          </w:rPr>
          <w:fldChar w:fldCharType="end"/>
        </w:r>
      </w:ins>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r w:rsidR="00242DD5">
        <w:rPr>
          <w:rFonts w:ascii="Times New Roman" w:hAnsi="Times New Roman" w:cs="Times New Roman"/>
          <w:color w:val="000000" w:themeColor="text1"/>
          <w:sz w:val="24"/>
          <w:szCs w:val="24"/>
        </w:rPr>
        <w:t>estimates the probability of whether the data are different from the null situation of</w:t>
      </w:r>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ins w:id="174" w:author="Parks, Robbie M" w:date="2018-07-24T15:15:00Z">
        <w:r w:rsidR="00AE2237">
          <w:rPr>
            <w:rFonts w:ascii="Times New Roman" w:hAnsi="Times New Roman" w:cs="Times New Roman"/>
            <w:color w:val="000000" w:themeColor="text1"/>
            <w:sz w:val="24"/>
            <w:szCs w:val="24"/>
          </w:rPr>
          <w:t>calculate</w:t>
        </w:r>
        <w:r w:rsidR="00B932BE">
          <w:rPr>
            <w:rFonts w:ascii="Times New Roman" w:hAnsi="Times New Roman" w:cs="Times New Roman"/>
            <w:color w:val="000000" w:themeColor="text1"/>
            <w:sz w:val="24"/>
            <w:szCs w:val="24"/>
          </w:rPr>
          <w:t xml:space="preserve"> </w:t>
        </w:r>
      </w:ins>
      <w:r w:rsidR="00DB0E48">
        <w:rPr>
          <w:rFonts w:ascii="Times New Roman" w:hAnsi="Times New Roman" w:cs="Times New Roman"/>
          <w:color w:val="000000" w:themeColor="text1"/>
          <w:sz w:val="24"/>
          <w:szCs w:val="24"/>
        </w:rPr>
        <w:t xml:space="preserve">the </w:t>
      </w:r>
      <w:del w:id="175" w:author="Parks, Robbie M" w:date="2018-07-26T16:17:00Z">
        <w:r w:rsidR="00DB0E48" w:rsidDel="00C808A2">
          <w:rPr>
            <w:rFonts w:ascii="Times New Roman" w:hAnsi="Times New Roman" w:cs="Times New Roman"/>
            <w:color w:val="000000" w:themeColor="text1"/>
            <w:sz w:val="24"/>
            <w:szCs w:val="24"/>
          </w:rPr>
          <w:delText>p value</w:delText>
        </w:r>
      </w:del>
      <w:ins w:id="176" w:author="Parks, Robbie M" w:date="2018-07-26T16:17:00Z">
        <w:r w:rsidR="00C808A2">
          <w:rPr>
            <w:rFonts w:ascii="Times New Roman" w:hAnsi="Times New Roman" w:cs="Times New Roman"/>
            <w:color w:val="000000" w:themeColor="text1"/>
            <w:sz w:val="24"/>
            <w:szCs w:val="24"/>
          </w:rPr>
          <w:t>p-value</w:t>
        </w:r>
      </w:ins>
      <w:r w:rsidR="00DB0E48">
        <w:rPr>
          <w:rFonts w:ascii="Times New Roman" w:hAnsi="Times New Roman" w:cs="Times New Roman"/>
          <w:color w:val="000000" w:themeColor="text1"/>
          <w:sz w:val="24"/>
          <w:szCs w:val="24"/>
        </w:rPr>
        <w:t xml:space="preserve">s </w:t>
      </w:r>
      <w:ins w:id="177" w:author="Parks, Robbie M" w:date="2018-07-24T14:03:00Z">
        <w:r w:rsidR="003B4F57">
          <w:rPr>
            <w:rFonts w:ascii="Times New Roman" w:hAnsi="Times New Roman" w:cs="Times New Roman"/>
            <w:color w:val="000000" w:themeColor="text1"/>
            <w:sz w:val="24"/>
            <w:szCs w:val="24"/>
          </w:rPr>
          <w:t>of</w:t>
        </w:r>
      </w:ins>
      <w:ins w:id="178" w:author="Parks, Robbie M" w:date="2018-07-25T16:35:00Z">
        <w:r w:rsidR="004773C9">
          <w:rPr>
            <w:rFonts w:ascii="Times New Roman" w:hAnsi="Times New Roman" w:cs="Times New Roman"/>
            <w:color w:val="000000" w:themeColor="text1"/>
            <w:sz w:val="24"/>
            <w:szCs w:val="24"/>
          </w:rPr>
          <w:t xml:space="preserve"> the presence of</w:t>
        </w:r>
      </w:ins>
      <w:ins w:id="179" w:author="Parks, Robbie M" w:date="2018-07-24T14:03:00Z">
        <w:r w:rsidR="009B1F4E">
          <w:rPr>
            <w:rFonts w:ascii="Times New Roman" w:hAnsi="Times New Roman" w:cs="Times New Roman"/>
            <w:color w:val="000000" w:themeColor="text1"/>
            <w:sz w:val="24"/>
            <w:szCs w:val="24"/>
          </w:rPr>
          <w:t xml:space="preserve"> 12-</w:t>
        </w:r>
      </w:ins>
      <w:ins w:id="180" w:author="Parks, Robbie M" w:date="2018-07-24T15:03:00Z">
        <w:r w:rsidR="00EF0AFA">
          <w:rPr>
            <w:rFonts w:ascii="Times New Roman" w:hAnsi="Times New Roman" w:cs="Times New Roman"/>
            <w:color w:val="000000" w:themeColor="text1"/>
            <w:sz w:val="24"/>
            <w:szCs w:val="24"/>
          </w:rPr>
          <w:t xml:space="preserve">month </w:t>
        </w:r>
      </w:ins>
      <w:ins w:id="181" w:author="Parks, Robbie M" w:date="2018-07-24T14:03:00Z">
        <w:r w:rsidR="009B1F4E">
          <w:rPr>
            <w:rFonts w:ascii="Times New Roman" w:hAnsi="Times New Roman" w:cs="Times New Roman"/>
            <w:color w:val="000000" w:themeColor="text1"/>
            <w:sz w:val="24"/>
            <w:szCs w:val="24"/>
          </w:rPr>
          <w:t xml:space="preserve">seasonality </w:t>
        </w:r>
        <w:r w:rsidR="005025EB">
          <w:rPr>
            <w:rFonts w:ascii="Times New Roman" w:hAnsi="Times New Roman" w:cs="Times New Roman"/>
            <w:color w:val="000000" w:themeColor="text1"/>
            <w:sz w:val="24"/>
            <w:szCs w:val="24"/>
          </w:rPr>
          <w:t xml:space="preserve">after 100 simulations </w:t>
        </w:r>
      </w:ins>
      <w:r w:rsidR="00DB0E48">
        <w:rPr>
          <w:rFonts w:ascii="Times New Roman" w:hAnsi="Times New Roman" w:cs="Times New Roman"/>
          <w:color w:val="000000" w:themeColor="text1"/>
          <w:sz w:val="24"/>
          <w:szCs w:val="24"/>
        </w:rPr>
        <w:t xml:space="preserve">for the </w:t>
      </w:r>
      <w:r w:rsidR="00DB0E48" w:rsidRPr="004B02D5">
        <w:rPr>
          <w:rFonts w:ascii="Times New Roman" w:hAnsi="Times New Roman" w:cs="Times New Roman"/>
          <w:color w:val="000000" w:themeColor="text1"/>
          <w:sz w:val="24"/>
          <w:szCs w:val="24"/>
        </w:rPr>
        <w:lastRenderedPageBreak/>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 xml:space="preserve">of the entire study period (1980-2016)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ins w:id="182" w:author="Ezzati, Majid" w:date="2018-07-09T06:11:00Z">
        <w:r w:rsidR="00DB0E48" w:rsidRPr="00DB0E48">
          <w:rPr>
            <w:rFonts w:ascii="Times New Roman" w:hAnsi="Times New Roman" w:cs="Times New Roman"/>
            <w:color w:val="000000" w:themeColor="text1"/>
            <w:sz w:val="24"/>
            <w:szCs w:val="24"/>
          </w:rPr>
          <w:t xml:space="preserve"> </w:t>
        </w:r>
      </w:ins>
      <w:r w:rsidR="00DB0E48" w:rsidRPr="004B02D5">
        <w:rPr>
          <w:rFonts w:ascii="Times New Roman" w:hAnsi="Times New Roman" w:cs="Times New Roman"/>
          <w:color w:val="000000" w:themeColor="text1"/>
          <w:sz w:val="24"/>
          <w:szCs w:val="24"/>
        </w:rPr>
        <w:t>We used the R package WaveletComp (version 1.0) for the wavelet analysis. Before analysis, we de-trended death rates using a polynomial regression, and rescaled each death rate time series so as to range between 1 and -1.</w:t>
      </w:r>
    </w:p>
    <w:p w14:paraId="31A9F8D3" w14:textId="77777777" w:rsidR="00D11282" w:rsidRPr="004B02D5" w:rsidRDefault="00D11282" w:rsidP="004055C0">
      <w:pPr>
        <w:pStyle w:val="CommentText"/>
        <w:spacing w:line="480" w:lineRule="auto"/>
        <w:jc w:val="both"/>
        <w:rPr>
          <w:ins w:id="183" w:author="Ezzati, Majid" w:date="2018-06-26T21:13:00Z"/>
          <w:rFonts w:ascii="Times New Roman" w:hAnsi="Times New Roman" w:cs="Times New Roman"/>
          <w:color w:val="000000" w:themeColor="text1"/>
          <w:sz w:val="24"/>
          <w:szCs w:val="24"/>
        </w:rPr>
      </w:pPr>
    </w:p>
    <w:p w14:paraId="1B27BF27" w14:textId="110D7349" w:rsidR="007B551D" w:rsidRDefault="00D11282"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neighbour December (month 12), </w:t>
      </w:r>
      <w:r w:rsidR="00F418B0">
        <w:rPr>
          <w:rFonts w:ascii="Times New Roman" w:hAnsi="Times New Roman" w:cs="Times New Roman"/>
          <w:noProof/>
          <w:sz w:val="24"/>
          <w:szCs w:val="24"/>
        </w:rPr>
        <w:t xml:space="preserve">representing each month by </w:t>
      </w:r>
      <w:r w:rsidR="00644978">
        <w:rPr>
          <w:rFonts w:ascii="Times New Roman" w:hAnsi="Times New Roman" w:cs="Times New Roman"/>
          <w:noProof/>
          <w:sz w:val="24"/>
          <w:szCs w:val="24"/>
        </w:rPr>
        <w:t xml:space="preserve">an angle subtended from </w:t>
      </w:r>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r w:rsidR="004055C0" w:rsidRPr="004B02D5">
        <w:rPr>
          <w:rFonts w:ascii="Times New Roman" w:hAnsi="Times New Roman" w:cs="Times New Roman"/>
          <w:noProof/>
          <w:sz w:val="24"/>
          <w:szCs w:val="24"/>
        </w:rPr>
        <w:t>a technique called circular statistics</w:t>
      </w:r>
      <w:r w:rsidR="007B551D">
        <w:rPr>
          <w:rFonts w:ascii="Times New Roman" w:hAnsi="Times New Roman" w:cs="Times New Roman"/>
          <w:noProof/>
          <w:sz w:val="24"/>
          <w:szCs w:val="24"/>
        </w:rPr>
        <w:t xml:space="preserve">, </w:t>
      </w:r>
      <w:r w:rsidR="00251005">
        <w:rPr>
          <w:rFonts w:ascii="Times New Roman" w:hAnsi="Times New Roman" w:cs="Times New Roman"/>
          <w:noProof/>
          <w:sz w:val="24"/>
          <w:szCs w:val="24"/>
        </w:rPr>
        <w:t xml:space="preserve">a mean of </w:t>
      </w:r>
      <w:r w:rsidR="00644978">
        <w:rPr>
          <w:rFonts w:ascii="Times New Roman" w:hAnsi="Times New Roman" w:cs="Times New Roman"/>
          <w:noProof/>
          <w:sz w:val="24"/>
          <w:szCs w:val="24"/>
        </w:rPr>
        <w:t>the angles (</w:t>
      </w:r>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2</m:t>
            </m:r>
          </m:sub>
        </m:sSub>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3</m:t>
            </m:r>
          </m:sub>
        </m:sSub>
        <m:r>
          <w:rPr>
            <w:rFonts w:ascii="Cambria Math" w:hAnsi="Cambria Math" w:cs="Times New Roman"/>
            <w:noProof/>
            <w:sz w:val="24"/>
            <w:szCs w:val="24"/>
          </w:rPr>
          <m:t>…</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n,</m:t>
            </m:r>
          </m:sub>
        </m:sSub>
      </m:oMath>
      <w:r w:rsidR="00644978">
        <w:rPr>
          <w:rFonts w:ascii="Times New Roman" w:hAnsi="Times New Roman" w:cs="Times New Roman"/>
          <w:noProof/>
          <w:sz w:val="24"/>
          <w:szCs w:val="24"/>
        </w:rPr>
        <w:t>)</w:t>
      </w:r>
      <w:r w:rsidR="00D63463">
        <w:rPr>
          <w:rFonts w:ascii="Times New Roman" w:hAnsi="Times New Roman" w:cs="Times New Roman"/>
          <w:noProof/>
          <w:sz w:val="24"/>
          <w:szCs w:val="24"/>
        </w:rPr>
        <w:t xml:space="preserve"> representing the deaths (with n the total number of deaths in an age-sex group for a particular cause of death) </w:t>
      </w:r>
      <w:r w:rsidR="00644978">
        <w:rPr>
          <w:rFonts w:ascii="Times New Roman" w:hAnsi="Times New Roman" w:cs="Times New Roman"/>
          <w:noProof/>
          <w:sz w:val="24"/>
          <w:szCs w:val="24"/>
        </w:rPr>
        <w:t>is found as the argument of the complex value:</w:t>
      </w:r>
      <w:r w:rsidR="004055C0" w:rsidRPr="004B02D5">
        <w:rPr>
          <w:rFonts w:ascii="Times New Roman" w:hAnsi="Times New Roman" w:cs="Times New Roman"/>
          <w:noProof/>
          <w:sz w:val="24"/>
          <w:szCs w:val="24"/>
        </w:rPr>
        <w:t xml:space="preserve"> </w:t>
      </w:r>
    </w:p>
    <w:p w14:paraId="3B0FEDA9" w14:textId="40A1EA38" w:rsidR="007B551D" w:rsidRDefault="00EB2CA2" w:rsidP="004055C0">
      <w:pPr>
        <w:pStyle w:val="CommentText"/>
        <w:spacing w:line="480" w:lineRule="auto"/>
        <w:jc w:val="both"/>
        <w:rPr>
          <w:rFonts w:ascii="Times New Roman" w:hAnsi="Times New Roman" w:cs="Times New Roman"/>
          <w:noProof/>
          <w:sz w:val="24"/>
          <w:szCs w:val="24"/>
        </w:rPr>
      </w:pPr>
      <m:oMathPara>
        <m:oMath>
          <m:acc>
            <m:accPr>
              <m:chr m:val="̅"/>
              <m:ctrlPr>
                <w:rPr>
                  <w:rFonts w:ascii="Cambria Math" w:hAnsi="Cambria Math" w:cs="Times New Roman"/>
                  <w:i/>
                  <w:noProof/>
                  <w:sz w:val="24"/>
                  <w:szCs w:val="24"/>
                </w:rPr>
              </m:ctrlPr>
            </m:accPr>
            <m:e>
              <m:r>
                <w:rPr>
                  <w:rFonts w:ascii="Cambria Math" w:hAnsi="Cambria Math" w:cs="Times New Roman"/>
                  <w:noProof/>
                  <w:sz w:val="24"/>
                  <w:szCs w:val="24"/>
                </w:rPr>
                <m:t>θ</m:t>
              </m:r>
            </m:e>
          </m:acc>
          <m:r>
            <w:rPr>
              <w:rFonts w:ascii="Cambria Math" w:hAnsi="Cambria Math" w:cs="Times New Roman"/>
              <w:noProof/>
              <w:sz w:val="24"/>
              <w:szCs w:val="24"/>
            </w:rPr>
            <m:t>=arg</m:t>
          </m:r>
          <m:d>
            <m:dPr>
              <m:begChr m:val="{"/>
              <m:endChr m:val="}"/>
              <m:ctrlPr>
                <w:rPr>
                  <w:rFonts w:ascii="Cambria Math" w:hAnsi="Cambria Math" w:cs="Times New Roman"/>
                  <w:i/>
                  <w:noProof/>
                  <w:sz w:val="24"/>
                  <w:szCs w:val="24"/>
                </w:rPr>
              </m:ctrlPr>
            </m:dPr>
            <m:e>
              <m:nary>
                <m:naryPr>
                  <m:chr m:val="∑"/>
                  <m:limLoc m:val="undOvr"/>
                  <m:ctrlPr>
                    <w:rPr>
                      <w:rFonts w:ascii="Cambria Math" w:hAnsi="Cambria Math" w:cs="Times New Roman"/>
                      <w:i/>
                      <w:noProof/>
                      <w:sz w:val="24"/>
                      <w:szCs w:val="24"/>
                    </w:rPr>
                  </m:ctrlPr>
                </m:naryPr>
                <m:sub>
                  <m:r>
                    <w:rPr>
                      <w:rFonts w:ascii="Cambria Math" w:hAnsi="Cambria Math" w:cs="Times New Roman"/>
                      <w:noProof/>
                      <w:sz w:val="24"/>
                      <w:szCs w:val="24"/>
                    </w:rPr>
                    <m:t>j=1</m:t>
                  </m:r>
                </m:sub>
                <m:sup>
                  <m:r>
                    <w:rPr>
                      <w:rFonts w:ascii="Cambria Math" w:hAnsi="Cambria Math" w:cs="Times New Roman"/>
                      <w:noProof/>
                      <w:sz w:val="24"/>
                      <w:szCs w:val="24"/>
                    </w:rPr>
                    <m:t>n</m:t>
                  </m:r>
                </m:sup>
                <m:e>
                  <m:r>
                    <m:rPr>
                      <m:sty m:val="p"/>
                    </m:rPr>
                    <w:rPr>
                      <w:rFonts w:ascii="Cambria Math" w:hAnsi="Cambria Math" w:cs="Times New Roman"/>
                      <w:noProof/>
                      <w:sz w:val="24"/>
                      <w:szCs w:val="24"/>
                    </w:rPr>
                    <m:t>exp⁡(i</m:t>
                  </m:r>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j</m:t>
                      </m:r>
                    </m:sub>
                  </m:sSub>
                  <m:r>
                    <w:rPr>
                      <w:rFonts w:ascii="Cambria Math" w:hAnsi="Cambria Math" w:cs="Times New Roman"/>
                      <w:noProof/>
                      <w:sz w:val="24"/>
                      <w:szCs w:val="24"/>
                    </w:rPr>
                    <m:t>)</m:t>
                  </m:r>
                </m:e>
              </m:nary>
            </m:e>
          </m:d>
          <m:r>
            <w:rPr>
              <w:rFonts w:ascii="Cambria Math" w:hAnsi="Cambria Math" w:cs="Times New Roman"/>
              <w:noProof/>
              <w:sz w:val="24"/>
              <w:szCs w:val="24"/>
            </w:rPr>
            <m:t>,</m:t>
          </m:r>
        </m:oMath>
      </m:oMathPara>
    </w:p>
    <w:p w14:paraId="55479A64" w14:textId="53D788CD" w:rsidR="00F652A9" w:rsidRDefault="001A0364" w:rsidP="004055C0">
      <w:pPr>
        <w:pStyle w:val="CommentText"/>
        <w:spacing w:line="48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which </w:t>
      </w:r>
      <w:r w:rsidR="00090953">
        <w:rPr>
          <w:rFonts w:ascii="Times New Roman" w:hAnsi="Times New Roman" w:cs="Times New Roman"/>
          <w:noProof/>
          <w:sz w:val="24"/>
          <w:szCs w:val="24"/>
        </w:rPr>
        <w:t>is</w:t>
      </w:r>
      <w:r>
        <w:rPr>
          <w:rFonts w:ascii="Times New Roman" w:hAnsi="Times New Roman" w:cs="Times New Roman"/>
          <w:noProof/>
          <w:sz w:val="24"/>
          <w:szCs w:val="24"/>
        </w:rPr>
        <w:t xml:space="preserve"> then converted back into a month value</w:t>
      </w:r>
      <w:r w:rsidR="00757D69">
        <w:rPr>
          <w:rFonts w:ascii="Times New Roman" w:hAnsi="Times New Roman" w:cs="Times New Roman"/>
          <w:noProof/>
          <w:sz w:val="24"/>
          <w:szCs w:val="24"/>
        </w:rPr>
        <w:t xml:space="preserve"> </w:t>
      </w:r>
      <w:r w:rsidR="002A4B30">
        <w:rPr>
          <w:rFonts w:ascii="Times New Roman" w:hAnsi="Times New Roman" w:cs="Times New Roman"/>
          <w:noProof/>
          <w:sz w:val="24"/>
          <w:szCs w:val="24"/>
        </w:rPr>
        <w:fldChar w:fldCharType="begin" w:fldLock="1"/>
      </w:r>
      <w:r w:rsidR="002A4B30">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1995)"},"properties":{"noteIndex":0},"schema":"https://github.com/citation-style-language/schema/raw/master/csl-citation.json"}</w:instrText>
      </w:r>
      <w:r w:rsidR="002A4B30">
        <w:rPr>
          <w:rFonts w:ascii="Times New Roman" w:hAnsi="Times New Roman" w:cs="Times New Roman"/>
          <w:noProof/>
          <w:sz w:val="24"/>
          <w:szCs w:val="24"/>
        </w:rPr>
        <w:fldChar w:fldCharType="separate"/>
      </w:r>
      <w:r w:rsidR="002A4B30" w:rsidRPr="002A4B30">
        <w:rPr>
          <w:rFonts w:ascii="Times New Roman" w:hAnsi="Times New Roman" w:cs="Times New Roman"/>
          <w:noProof/>
          <w:sz w:val="24"/>
          <w:szCs w:val="24"/>
        </w:rPr>
        <w:t>(Fisher, 1995)</w:t>
      </w:r>
      <w:r w:rsidR="002A4B30">
        <w:rPr>
          <w:rFonts w:ascii="Times New Roman" w:hAnsi="Times New Roman" w:cs="Times New Roman"/>
          <w:noProof/>
          <w:sz w:val="24"/>
          <w:szCs w:val="24"/>
        </w:rPr>
        <w:fldChar w:fldCharType="end"/>
      </w:r>
      <w:r w:rsidR="00EF047D">
        <w:rPr>
          <w:rFonts w:ascii="Times New Roman" w:hAnsi="Times New Roman" w:cs="Times New Roman"/>
          <w:noProof/>
          <w:sz w:val="24"/>
          <w:szCs w:val="24"/>
        </w:rPr>
        <w:t>.</w:t>
      </w:r>
    </w:p>
    <w:p w14:paraId="4B75FE4F" w14:textId="5EDCF5FC" w:rsidR="004055C0" w:rsidRPr="004B02D5" w:rsidRDefault="004055C0"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8A9E90E" w14:textId="77777777" w:rsidR="004055C0" w:rsidRPr="004B02D5" w:rsidRDefault="004055C0" w:rsidP="004055C0">
      <w:pPr>
        <w:spacing w:line="480" w:lineRule="auto"/>
        <w:jc w:val="both"/>
        <w:rPr>
          <w:color w:val="000000" w:themeColor="text1"/>
        </w:rPr>
      </w:pPr>
    </w:p>
    <w:p w14:paraId="4B96CF47" w14:textId="0FC66FD5"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 the percent difference in death rates between the maximum and minimum mortality months. W</w:t>
      </w:r>
      <w:r w:rsidRPr="004B02D5">
        <w:rPr>
          <w:color w:val="000000" w:themeColor="text1"/>
        </w:rPr>
        <w:t xml:space="preserve">e </w:t>
      </w:r>
      <w:r w:rsidR="004055C0" w:rsidRPr="004B02D5">
        <w:rPr>
          <w:color w:val="000000" w:themeColor="text1"/>
        </w:rPr>
        <w:t xml:space="preserve">fitted a </w:t>
      </w:r>
      <w:r w:rsidR="004055C0" w:rsidRPr="004B02D5">
        <w:rPr>
          <w:color w:val="000000" w:themeColor="text1"/>
        </w:rPr>
        <w:lastRenderedPageBreak/>
        <w:t>linear regression to the time series of seasonal differences</w:t>
      </w:r>
      <w:r w:rsidRPr="004B02D5">
        <w:rPr>
          <w:color w:val="000000" w:themeColor="text1"/>
        </w:rPr>
        <w:t xml:space="preserve"> from 1980 to 2016; the fitted trend line was used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commentRangeStart w:id="184"/>
      <w:r w:rsidR="00582277">
        <w:rPr>
          <w:color w:val="000000" w:themeColor="text1"/>
        </w:rPr>
        <w:t>, including the highlighting of values with a p-value less than 0.05</w:t>
      </w:r>
      <w:commentRangeEnd w:id="184"/>
      <w:r w:rsidR="002165D5">
        <w:rPr>
          <w:rStyle w:val="CommentReference"/>
          <w:rFonts w:asciiTheme="minorHAnsi" w:hAnsiTheme="minorHAnsi" w:cstheme="minorBidi"/>
          <w:lang w:eastAsia="en-US"/>
        </w:rPr>
        <w:commentReference w:id="184"/>
      </w:r>
      <w:r w:rsidR="002977CC">
        <w:rPr>
          <w:color w:val="000000" w:themeColor="text1"/>
        </w:rPr>
        <w:t>.</w:t>
      </w:r>
      <w:r w:rsidR="004F361B">
        <w:rPr>
          <w:color w:val="000000" w:themeColor="text1"/>
        </w:rPr>
        <w:t xml:space="preserve"> </w:t>
      </w:r>
      <w:r w:rsidR="00CC3184">
        <w:rPr>
          <w:color w:val="000000" w:themeColor="text1"/>
        </w:rPr>
        <w:t xml:space="preserve">Our method of analysing seasonal differences avoids </w:t>
      </w:r>
      <w:r w:rsidR="00CC3184" w:rsidRPr="004F361B">
        <w:rPr>
          <w:color w:val="000000" w:themeColor="text1"/>
        </w:rPr>
        <w:t xml:space="preserve">assuming that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lastRenderedPageBreak/>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46490998" w14:textId="1ABAB59A" w:rsidR="002A4B30" w:rsidRPr="002A4B30" w:rsidRDefault="009D5B4B" w:rsidP="002A4B30">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2A4B30" w:rsidRPr="002A4B30">
        <w:rPr>
          <w:rFonts w:eastAsia="Times New Roman"/>
          <w:noProof/>
        </w:rPr>
        <w:t xml:space="preserve">Basu, R. (2009). High ambient temperature and mortality: A review of epidemiologic studies from 2001 to 2008. </w:t>
      </w:r>
      <w:r w:rsidR="002A4B30" w:rsidRPr="002A4B30">
        <w:rPr>
          <w:rFonts w:eastAsia="Times New Roman"/>
          <w:i/>
          <w:iCs/>
          <w:noProof/>
        </w:rPr>
        <w:t>Environmental Health: A Global Access Science Source</w:t>
      </w:r>
      <w:r w:rsidR="002A4B30" w:rsidRPr="002A4B30">
        <w:rPr>
          <w:rFonts w:eastAsia="Times New Roman"/>
          <w:noProof/>
        </w:rPr>
        <w:t>. https://doi.org/10.1186/1476-069X-8-40</w:t>
      </w:r>
    </w:p>
    <w:p w14:paraId="7B01F8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Basu, R., &amp; Samet, J. M. (2002). Relation between elevated ambient temperature and mortality: A review of the epidemiologic evidence. </w:t>
      </w:r>
      <w:r w:rsidRPr="002A4B30">
        <w:rPr>
          <w:rFonts w:eastAsia="Times New Roman"/>
          <w:i/>
          <w:iCs/>
          <w:noProof/>
        </w:rPr>
        <w:t>Epidemiologic Reviews</w:t>
      </w:r>
      <w:r w:rsidRPr="002A4B30">
        <w:rPr>
          <w:rFonts w:eastAsia="Times New Roman"/>
          <w:noProof/>
        </w:rPr>
        <w:t>. https://doi.org/10.1093/epirev/mxf007</w:t>
      </w:r>
    </w:p>
    <w:p w14:paraId="15AC7F0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Bennett, J. E., Blangiardo, M., Fecht, D., Elliott, P., &amp; Ezzati, M. (2014). Vulnerability to the mortality effects of warm temperature in the districts of England and Wales. </w:t>
      </w:r>
      <w:r w:rsidRPr="002A4B30">
        <w:rPr>
          <w:rFonts w:eastAsia="Times New Roman"/>
          <w:i/>
          <w:iCs/>
          <w:noProof/>
        </w:rPr>
        <w:t>Nature Climate Change</w:t>
      </w:r>
      <w:r w:rsidRPr="002A4B30">
        <w:rPr>
          <w:rFonts w:eastAsia="Times New Roman"/>
          <w:noProof/>
        </w:rPr>
        <w:t xml:space="preserve">, </w:t>
      </w:r>
      <w:r w:rsidRPr="002A4B30">
        <w:rPr>
          <w:rFonts w:eastAsia="Times New Roman"/>
          <w:i/>
          <w:iCs/>
          <w:noProof/>
        </w:rPr>
        <w:t>4</w:t>
      </w:r>
      <w:r w:rsidRPr="002A4B30">
        <w:rPr>
          <w:rFonts w:eastAsia="Times New Roman"/>
          <w:noProof/>
        </w:rPr>
        <w:t>(4), 269–273. https://doi.org/10.1038/nclimate2123</w:t>
      </w:r>
    </w:p>
    <w:p w14:paraId="1592D6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Bobb, J. F., Peng, R. D., Bell, M. L., &amp; Dominici, F. (2014). Heat-related mortality and adaptation to heat in the United States.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122</w:t>
      </w:r>
      <w:r w:rsidRPr="002A4B30">
        <w:rPr>
          <w:rFonts w:eastAsia="Times New Roman"/>
          <w:noProof/>
        </w:rPr>
        <w:t>(8), 811–816. https://doi.org/10.1289/ehp.1307392</w:t>
      </w:r>
    </w:p>
    <w:p w14:paraId="3D42E3E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Braga, A. L. F., Zanobetti, A., &amp; Schwartz, J. (2002). The effect of weather on respiratory and cardiovascular deaths in 12 U.S. cities.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110</w:t>
      </w:r>
      <w:r w:rsidRPr="002A4B30">
        <w:rPr>
          <w:rFonts w:eastAsia="Times New Roman"/>
          <w:noProof/>
        </w:rPr>
        <w:t>(9), 859–863. https://doi.org/10.1289/ehp.02110859</w:t>
      </w:r>
    </w:p>
    <w:p w14:paraId="4A2EA13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Campbell, A. (2017). Excess winter mortality in England and Wales: 2016 to 2017 (provisional) and 2015 to 2016 (final). </w:t>
      </w:r>
      <w:r w:rsidRPr="002A4B30">
        <w:rPr>
          <w:rFonts w:eastAsia="Times New Roman"/>
          <w:i/>
          <w:iCs/>
          <w:noProof/>
        </w:rPr>
        <w:t>Statistical Bulletin, Office for National Statistics</w:t>
      </w:r>
      <w:r w:rsidRPr="002A4B30">
        <w:rPr>
          <w:rFonts w:eastAsia="Times New Roman"/>
          <w:noProof/>
        </w:rPr>
        <w:t>.</w:t>
      </w:r>
    </w:p>
    <w:p w14:paraId="79EC661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Carson, C., Hajat, S., Armstrong, B., &amp; Wilkinson, P. (2006). Declining vulnerability to temperature-related mortality in London over the 20th century. </w:t>
      </w:r>
      <w:r w:rsidRPr="002A4B30">
        <w:rPr>
          <w:rFonts w:eastAsia="Times New Roman"/>
          <w:i/>
          <w:iCs/>
          <w:noProof/>
        </w:rPr>
        <w:t>American Journal of Epidemiology</w:t>
      </w:r>
      <w:r w:rsidRPr="002A4B30">
        <w:rPr>
          <w:rFonts w:eastAsia="Times New Roman"/>
          <w:noProof/>
        </w:rPr>
        <w:t xml:space="preserve">, </w:t>
      </w:r>
      <w:r w:rsidRPr="002A4B30">
        <w:rPr>
          <w:rFonts w:eastAsia="Times New Roman"/>
          <w:i/>
          <w:iCs/>
          <w:noProof/>
        </w:rPr>
        <w:t>164</w:t>
      </w:r>
      <w:r w:rsidRPr="002A4B30">
        <w:rPr>
          <w:rFonts w:eastAsia="Times New Roman"/>
          <w:noProof/>
        </w:rPr>
        <w:t>(1), 77–84. https://doi.org/10.1093/aje/kwj147</w:t>
      </w:r>
    </w:p>
    <w:p w14:paraId="7D1584C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Cazelles, B., Chavez, M., Berteaux, D., Ménard, F., Vik, J. O., Jenouvrier, S., &amp; Stenseth, N. C. (2008). Wavelet analysis of ecological time series. </w:t>
      </w:r>
      <w:r w:rsidRPr="002A4B30">
        <w:rPr>
          <w:rFonts w:eastAsia="Times New Roman"/>
          <w:i/>
          <w:iCs/>
          <w:noProof/>
        </w:rPr>
        <w:t>Oecologia</w:t>
      </w:r>
      <w:r w:rsidRPr="002A4B30">
        <w:rPr>
          <w:rFonts w:eastAsia="Times New Roman"/>
          <w:noProof/>
        </w:rPr>
        <w:t>. https://doi.org/10.1007/s00442-008-0993-2</w:t>
      </w:r>
    </w:p>
    <w:p w14:paraId="3D92B8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Davis, R. E., Knappenberger, P. C., Michaels, P. J., &amp; Novicoff, W. M. (2004). Seasonality of climate-human mortality relationships in US cities and impacts of climate change. </w:t>
      </w:r>
      <w:r w:rsidRPr="002A4B30">
        <w:rPr>
          <w:rFonts w:eastAsia="Times New Roman"/>
          <w:i/>
          <w:iCs/>
          <w:noProof/>
        </w:rPr>
        <w:t>Climate Research</w:t>
      </w:r>
      <w:r w:rsidRPr="002A4B30">
        <w:rPr>
          <w:rFonts w:eastAsia="Times New Roman"/>
          <w:noProof/>
        </w:rPr>
        <w:t xml:space="preserve">, </w:t>
      </w:r>
      <w:r w:rsidRPr="002A4B30">
        <w:rPr>
          <w:rFonts w:eastAsia="Times New Roman"/>
          <w:i/>
          <w:iCs/>
          <w:noProof/>
        </w:rPr>
        <w:t>26</w:t>
      </w:r>
      <w:r w:rsidRPr="002A4B30">
        <w:rPr>
          <w:rFonts w:eastAsia="Times New Roman"/>
          <w:noProof/>
        </w:rPr>
        <w:t>(1), 61–76. Retrieved from internal-pdf://32.0.35.211/paper.pdf</w:t>
      </w:r>
    </w:p>
    <w:p w14:paraId="40BB19F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Dee, D. P., Uppala, S. M., Simmons, A. J., Berrisford, P., Poli, P., Kobayashi, S., … Vitart, F. (2011). The ERA-Interim reanalysis: configuration and performance of the data assimilation system. </w:t>
      </w:r>
      <w:r w:rsidRPr="002A4B30">
        <w:rPr>
          <w:rFonts w:eastAsia="Times New Roman"/>
          <w:i/>
          <w:iCs/>
          <w:noProof/>
        </w:rPr>
        <w:t>Quarterly Journal of the Royal Meteorological Society</w:t>
      </w:r>
      <w:r w:rsidRPr="002A4B30">
        <w:rPr>
          <w:rFonts w:eastAsia="Times New Roman"/>
          <w:noProof/>
        </w:rPr>
        <w:t xml:space="preserve">, </w:t>
      </w:r>
      <w:r w:rsidRPr="002A4B30">
        <w:rPr>
          <w:rFonts w:eastAsia="Times New Roman"/>
          <w:i/>
          <w:iCs/>
          <w:noProof/>
        </w:rPr>
        <w:t>137</w:t>
      </w:r>
      <w:r w:rsidRPr="002A4B30">
        <w:rPr>
          <w:rFonts w:eastAsia="Times New Roman"/>
          <w:noProof/>
        </w:rPr>
        <w:t>(656), 553–597. https://doi.org/10.1002/qj.828</w:t>
      </w:r>
    </w:p>
    <w:p w14:paraId="64E04B8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Feinstein, C. A. (2002). Seasonality of deaths in the U.S. by age and cause. </w:t>
      </w:r>
      <w:r w:rsidRPr="002A4B30">
        <w:rPr>
          <w:rFonts w:eastAsia="Times New Roman"/>
          <w:i/>
          <w:iCs/>
          <w:noProof/>
        </w:rPr>
        <w:t>Demographic Research</w:t>
      </w:r>
      <w:r w:rsidRPr="002A4B30">
        <w:rPr>
          <w:rFonts w:eastAsia="Times New Roman"/>
          <w:noProof/>
        </w:rPr>
        <w:t xml:space="preserve">, </w:t>
      </w:r>
      <w:r w:rsidRPr="002A4B30">
        <w:rPr>
          <w:rFonts w:eastAsia="Times New Roman"/>
          <w:i/>
          <w:iCs/>
          <w:noProof/>
        </w:rPr>
        <w:t>6</w:t>
      </w:r>
      <w:r w:rsidRPr="002A4B30">
        <w:rPr>
          <w:rFonts w:eastAsia="Times New Roman"/>
          <w:noProof/>
        </w:rPr>
        <w:t>, 469–486. https://doi.org/10.4054/DemRes.2002.6.17</w:t>
      </w:r>
    </w:p>
    <w:p w14:paraId="0BBDA33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Ferreira Braga, A. L., Zanobetti, A., &amp; Schwartz, J. (2001). The time course of weather-related deaths. </w:t>
      </w:r>
      <w:r w:rsidRPr="002A4B30">
        <w:rPr>
          <w:rFonts w:eastAsia="Times New Roman"/>
          <w:i/>
          <w:iCs/>
          <w:noProof/>
        </w:rPr>
        <w:t>Epidemiology</w:t>
      </w:r>
      <w:r w:rsidRPr="002A4B30">
        <w:rPr>
          <w:rFonts w:eastAsia="Times New Roman"/>
          <w:noProof/>
        </w:rPr>
        <w:t xml:space="preserve">, </w:t>
      </w:r>
      <w:r w:rsidRPr="002A4B30">
        <w:rPr>
          <w:rFonts w:eastAsia="Times New Roman"/>
          <w:i/>
          <w:iCs/>
          <w:noProof/>
        </w:rPr>
        <w:t>12</w:t>
      </w:r>
      <w:r w:rsidRPr="002A4B30">
        <w:rPr>
          <w:rFonts w:eastAsia="Times New Roman"/>
          <w:noProof/>
        </w:rPr>
        <w:t>(6), 662–667. https://doi.org/10.1097/00001648-200111000-00014</w:t>
      </w:r>
    </w:p>
    <w:p w14:paraId="052AC7B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Fisher, N. I. (1995). </w:t>
      </w:r>
      <w:r w:rsidRPr="002A4B30">
        <w:rPr>
          <w:rFonts w:eastAsia="Times New Roman"/>
          <w:i/>
          <w:iCs/>
          <w:noProof/>
        </w:rPr>
        <w:t>Statistical analysis of circular data</w:t>
      </w:r>
      <w:r w:rsidRPr="002A4B30">
        <w:rPr>
          <w:rFonts w:eastAsia="Times New Roman"/>
          <w:noProof/>
        </w:rPr>
        <w:t>. Cambridge University Press.</w:t>
      </w:r>
    </w:p>
    <w:p w14:paraId="553CE92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Fowler, T., Southgate, R. J., Waite, T., Harrell, R., Kovats, S., Bone, A., … Murray, V. (2015). Excess winter deaths in Europe: A multi-country descriptive analysis. </w:t>
      </w:r>
      <w:r w:rsidRPr="002A4B30">
        <w:rPr>
          <w:rFonts w:eastAsia="Times New Roman"/>
          <w:i/>
          <w:iCs/>
          <w:noProof/>
        </w:rPr>
        <w:t>European Journal of Public Health</w:t>
      </w:r>
      <w:r w:rsidRPr="002A4B30">
        <w:rPr>
          <w:rFonts w:eastAsia="Times New Roman"/>
          <w:noProof/>
        </w:rPr>
        <w:t xml:space="preserve">, </w:t>
      </w:r>
      <w:r w:rsidRPr="002A4B30">
        <w:rPr>
          <w:rFonts w:eastAsia="Times New Roman"/>
          <w:i/>
          <w:iCs/>
          <w:noProof/>
        </w:rPr>
        <w:t>25</w:t>
      </w:r>
      <w:r w:rsidRPr="002A4B30">
        <w:rPr>
          <w:rFonts w:eastAsia="Times New Roman"/>
          <w:noProof/>
        </w:rPr>
        <w:t>(2), 339–345. https://doi.org/10.1093/eurpub/cku073</w:t>
      </w:r>
    </w:p>
    <w:p w14:paraId="1CC8B0E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Gasparrini, A., Guo, Y., Hashizume, M., Lavigne, E., Zanobetti, A., Schwartz, J., … Armstrong, B. (2015). Mortality risk attributable to high and low ambient temperature: A multicountry observational study. </w:t>
      </w:r>
      <w:r w:rsidRPr="002A4B30">
        <w:rPr>
          <w:rFonts w:eastAsia="Times New Roman"/>
          <w:i/>
          <w:iCs/>
          <w:noProof/>
        </w:rPr>
        <w:t>The Lancet</w:t>
      </w:r>
      <w:r w:rsidRPr="002A4B30">
        <w:rPr>
          <w:rFonts w:eastAsia="Times New Roman"/>
          <w:noProof/>
        </w:rPr>
        <w:t xml:space="preserve">, </w:t>
      </w:r>
      <w:r w:rsidRPr="002A4B30">
        <w:rPr>
          <w:rFonts w:eastAsia="Times New Roman"/>
          <w:i/>
          <w:iCs/>
          <w:noProof/>
        </w:rPr>
        <w:t>386</w:t>
      </w:r>
      <w:r w:rsidRPr="002A4B30">
        <w:rPr>
          <w:rFonts w:eastAsia="Times New Roman"/>
          <w:noProof/>
        </w:rPr>
        <w:t>(9991), 369–375. https://doi.org/10.1016/S0140-6736(14)62114-0</w:t>
      </w:r>
    </w:p>
    <w:p w14:paraId="5A36F81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Grenfell, B. T., Bjørnstad, O. N., &amp; Kappey, J. (2001). Travelling waves and spatial hierarchies in measles epidemics.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414</w:t>
      </w:r>
      <w:r w:rsidRPr="002A4B30">
        <w:rPr>
          <w:rFonts w:eastAsia="Times New Roman"/>
          <w:noProof/>
        </w:rPr>
        <w:t>(6865), 716–723. https://doi.org/10.1038/414716a</w:t>
      </w:r>
    </w:p>
    <w:p w14:paraId="09D94FD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Healy, J. D. (2003). Excess winter mortality in Europe: A cross country analysis identifying key risk factors. </w:t>
      </w:r>
      <w:r w:rsidRPr="002A4B30">
        <w:rPr>
          <w:rFonts w:eastAsia="Times New Roman"/>
          <w:i/>
          <w:iCs/>
          <w:noProof/>
        </w:rPr>
        <w:t>Journal of Epidemiology and Community Health</w:t>
      </w:r>
      <w:r w:rsidRPr="002A4B30">
        <w:rPr>
          <w:rFonts w:eastAsia="Times New Roman"/>
          <w:noProof/>
        </w:rPr>
        <w:t xml:space="preserve">, </w:t>
      </w:r>
      <w:r w:rsidRPr="002A4B30">
        <w:rPr>
          <w:rFonts w:eastAsia="Times New Roman"/>
          <w:i/>
          <w:iCs/>
          <w:noProof/>
        </w:rPr>
        <w:t>57</w:t>
      </w:r>
      <w:r w:rsidRPr="002A4B30">
        <w:rPr>
          <w:rFonts w:eastAsia="Times New Roman"/>
          <w:noProof/>
        </w:rPr>
        <w:t xml:space="preserve">(10), 784–789. </w:t>
      </w:r>
      <w:r w:rsidRPr="002A4B30">
        <w:rPr>
          <w:rFonts w:eastAsia="Times New Roman"/>
          <w:noProof/>
        </w:rPr>
        <w:lastRenderedPageBreak/>
        <w:t>https://doi.org/10.1136/jech.57.10.784</w:t>
      </w:r>
    </w:p>
    <w:p w14:paraId="70D8ED1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Hubbard, B. B. (1996). </w:t>
      </w:r>
      <w:r w:rsidRPr="002A4B30">
        <w:rPr>
          <w:rFonts w:eastAsia="Times New Roman"/>
          <w:i/>
          <w:iCs/>
          <w:noProof/>
        </w:rPr>
        <w:t>The world according to wavelets: the story of a mathematical technique in the making</w:t>
      </w:r>
      <w:r w:rsidRPr="002A4B30">
        <w:rPr>
          <w:rFonts w:eastAsia="Times New Roman"/>
          <w:noProof/>
        </w:rPr>
        <w:t xml:space="preserve">. </w:t>
      </w:r>
      <w:r w:rsidRPr="002A4B30">
        <w:rPr>
          <w:rFonts w:eastAsia="Times New Roman"/>
          <w:i/>
          <w:iCs/>
          <w:noProof/>
        </w:rPr>
        <w:t>NOTICES OF THE AMS</w:t>
      </w:r>
      <w:r w:rsidRPr="002A4B30">
        <w:rPr>
          <w:rFonts w:eastAsia="Times New Roman"/>
          <w:noProof/>
        </w:rPr>
        <w:t>.</w:t>
      </w:r>
    </w:p>
    <w:p w14:paraId="4D0D044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Ingram, D. D., Parker, J. D., Schenker, N., Weed, J. A., Hamilton, B., Arias, E., &amp; Madans, J. H. (2003). United States Census 2000 population with bridged race categories. </w:t>
      </w:r>
      <w:r w:rsidRPr="002A4B30">
        <w:rPr>
          <w:rFonts w:eastAsia="Times New Roman"/>
          <w:i/>
          <w:iCs/>
          <w:noProof/>
        </w:rPr>
        <w:t>Vital and Health Statistics. Series 2, Data Evaluation and Methods Research</w:t>
      </w:r>
      <w:r w:rsidRPr="002A4B30">
        <w:rPr>
          <w:rFonts w:eastAsia="Times New Roman"/>
          <w:noProof/>
        </w:rPr>
        <w:t>, (135), 1–55. Retrieved from internal-pdf://103.99.132.94/paper.pdf</w:t>
      </w:r>
    </w:p>
    <w:p w14:paraId="07698E6E"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Kalkstein, A. J. (2013). Regional Similarities in Seasonal Mortality across the United States: An Examination of 28 Metropolitan Statistical Areas. </w:t>
      </w:r>
      <w:r w:rsidRPr="002A4B30">
        <w:rPr>
          <w:rFonts w:eastAsia="Times New Roman"/>
          <w:i/>
          <w:iCs/>
          <w:noProof/>
        </w:rPr>
        <w:t>PLoS ONE</w:t>
      </w:r>
      <w:r w:rsidRPr="002A4B30">
        <w:rPr>
          <w:rFonts w:eastAsia="Times New Roman"/>
          <w:noProof/>
        </w:rPr>
        <w:t xml:space="preserve">, </w:t>
      </w:r>
      <w:r w:rsidRPr="002A4B30">
        <w:rPr>
          <w:rFonts w:eastAsia="Times New Roman"/>
          <w:i/>
          <w:iCs/>
          <w:noProof/>
        </w:rPr>
        <w:t>8</w:t>
      </w:r>
      <w:r w:rsidRPr="002A4B30">
        <w:rPr>
          <w:rFonts w:eastAsia="Times New Roman"/>
          <w:noProof/>
        </w:rPr>
        <w:t>(5). https://doi.org/10.1371/journal.pone.0063971</w:t>
      </w:r>
    </w:p>
    <w:p w14:paraId="7789D0BF"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Karl, T. R., &amp; Koss, W. J. (1984). Regional and national monthly, seasonal, and annual temperature weighted by area, 1895-1983.</w:t>
      </w:r>
    </w:p>
    <w:p w14:paraId="7D1A37D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Kinney, P. L., Schwartz, J., Pascal, M., Petkova, E., Tertre, A. Le, Medina, S., &amp; Vautard, R. (2015). Winter season mortality: Will climate warming bring benefits? </w:t>
      </w:r>
      <w:r w:rsidRPr="002A4B30">
        <w:rPr>
          <w:rFonts w:eastAsia="Times New Roman"/>
          <w:i/>
          <w:iCs/>
          <w:noProof/>
        </w:rPr>
        <w:t>Environmental Research Letters</w:t>
      </w:r>
      <w:r w:rsidRPr="002A4B30">
        <w:rPr>
          <w:rFonts w:eastAsia="Times New Roman"/>
          <w:noProof/>
        </w:rPr>
        <w:t xml:space="preserve">, </w:t>
      </w:r>
      <w:r w:rsidRPr="002A4B30">
        <w:rPr>
          <w:rFonts w:eastAsia="Times New Roman"/>
          <w:i/>
          <w:iCs/>
          <w:noProof/>
        </w:rPr>
        <w:t>10</w:t>
      </w:r>
      <w:r w:rsidRPr="002A4B30">
        <w:rPr>
          <w:rFonts w:eastAsia="Times New Roman"/>
          <w:noProof/>
        </w:rPr>
        <w:t>(6). https://doi.org/10.1088/1748-9326/10/6/064016</w:t>
      </w:r>
    </w:p>
    <w:p w14:paraId="71DCB76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Langford, I. H., &amp; Bentham, G. (1995). The potential effects of climate change on winter mortality in England and Wales. </w:t>
      </w:r>
      <w:r w:rsidRPr="002A4B30">
        <w:rPr>
          <w:rFonts w:eastAsia="Times New Roman"/>
          <w:i/>
          <w:iCs/>
          <w:noProof/>
        </w:rPr>
        <w:t>Int J Biometeorol</w:t>
      </w:r>
      <w:r w:rsidRPr="002A4B30">
        <w:rPr>
          <w:rFonts w:eastAsia="Times New Roman"/>
          <w:noProof/>
        </w:rPr>
        <w:t xml:space="preserve">, </w:t>
      </w:r>
      <w:r w:rsidRPr="002A4B30">
        <w:rPr>
          <w:rFonts w:eastAsia="Times New Roman"/>
          <w:i/>
          <w:iCs/>
          <w:noProof/>
        </w:rPr>
        <w:t>38</w:t>
      </w:r>
      <w:r w:rsidRPr="002A4B30">
        <w:rPr>
          <w:rFonts w:eastAsia="Times New Roman"/>
          <w:noProof/>
        </w:rPr>
        <w:t>(3), 141–147. Retrieved from internal-pdf://189.27.88.183/art%253A10.1007%252FBF01208491.pdf</w:t>
      </w:r>
    </w:p>
    <w:p w14:paraId="3B73C55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Lerchl, A. (1998). Changes in the seasonality of mortality in Germany from 1946 to 1995: the role of temperature. </w:t>
      </w:r>
      <w:r w:rsidRPr="002A4B30">
        <w:rPr>
          <w:rFonts w:eastAsia="Times New Roman"/>
          <w:i/>
          <w:iCs/>
          <w:noProof/>
        </w:rPr>
        <w:t>International Journal of Biometeorology</w:t>
      </w:r>
      <w:r w:rsidRPr="002A4B30">
        <w:rPr>
          <w:rFonts w:eastAsia="Times New Roman"/>
          <w:noProof/>
        </w:rPr>
        <w:t xml:space="preserve">, </w:t>
      </w:r>
      <w:r w:rsidRPr="002A4B30">
        <w:rPr>
          <w:rFonts w:eastAsia="Times New Roman"/>
          <w:i/>
          <w:iCs/>
          <w:noProof/>
        </w:rPr>
        <w:t>42</w:t>
      </w:r>
      <w:r w:rsidRPr="002A4B30">
        <w:rPr>
          <w:rFonts w:eastAsia="Times New Roman"/>
          <w:noProof/>
        </w:rPr>
        <w:t>(2), 84–88. https://doi.org/10.1007/s004840050089</w:t>
      </w:r>
    </w:p>
    <w:p w14:paraId="6366E1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MacDorman, M. F., &amp; Gregory, E. (2015). Fetal and Perinatal Mortality: United States, 2013. </w:t>
      </w:r>
      <w:r w:rsidRPr="002A4B30">
        <w:rPr>
          <w:rFonts w:eastAsia="Times New Roman"/>
          <w:i/>
          <w:iCs/>
          <w:noProof/>
        </w:rPr>
        <w:t>National Vital Statistics Reports</w:t>
      </w:r>
      <w:r w:rsidRPr="002A4B30">
        <w:rPr>
          <w:rFonts w:eastAsia="Times New Roman"/>
          <w:noProof/>
        </w:rPr>
        <w:t xml:space="preserve">, </w:t>
      </w:r>
      <w:r w:rsidRPr="002A4B30">
        <w:rPr>
          <w:rFonts w:eastAsia="Times New Roman"/>
          <w:i/>
          <w:iCs/>
          <w:noProof/>
        </w:rPr>
        <w:t>64</w:t>
      </w:r>
      <w:r w:rsidRPr="002A4B30">
        <w:rPr>
          <w:rFonts w:eastAsia="Times New Roman"/>
          <w:noProof/>
        </w:rPr>
        <w:t>(8), 1–24.</w:t>
      </w:r>
    </w:p>
    <w:p w14:paraId="7CED0E8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Martens, W. J. (1998). Climate change, thermal stress and mortality changes. </w:t>
      </w:r>
      <w:r w:rsidRPr="002A4B30">
        <w:rPr>
          <w:rFonts w:eastAsia="Times New Roman"/>
          <w:i/>
          <w:iCs/>
          <w:noProof/>
        </w:rPr>
        <w:t>Soc Sci Med</w:t>
      </w:r>
      <w:r w:rsidRPr="002A4B30">
        <w:rPr>
          <w:rFonts w:eastAsia="Times New Roman"/>
          <w:noProof/>
        </w:rPr>
        <w:t xml:space="preserve">, </w:t>
      </w:r>
      <w:r w:rsidRPr="002A4B30">
        <w:rPr>
          <w:rFonts w:eastAsia="Times New Roman"/>
          <w:i/>
          <w:iCs/>
          <w:noProof/>
        </w:rPr>
        <w:t>46</w:t>
      </w:r>
      <w:r w:rsidRPr="002A4B30">
        <w:rPr>
          <w:rFonts w:eastAsia="Times New Roman"/>
          <w:noProof/>
        </w:rPr>
        <w:t>(3), 331–344. Retrieved from internal-pdf://57.13.130.132/1-s2.0-S0277953697001627-main.pdf</w:t>
      </w:r>
    </w:p>
    <w:p w14:paraId="2D5338F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McKee, C. M. (1989). Deaths in winter: Can Britain learn from Europe? </w:t>
      </w:r>
      <w:r w:rsidRPr="002A4B30">
        <w:rPr>
          <w:rFonts w:eastAsia="Times New Roman"/>
          <w:i/>
          <w:iCs/>
          <w:noProof/>
        </w:rPr>
        <w:t>European Journal of Epidemiology</w:t>
      </w:r>
      <w:r w:rsidRPr="002A4B30">
        <w:rPr>
          <w:rFonts w:eastAsia="Times New Roman"/>
          <w:noProof/>
        </w:rPr>
        <w:t xml:space="preserve">, </w:t>
      </w:r>
      <w:r w:rsidRPr="002A4B30">
        <w:rPr>
          <w:rFonts w:eastAsia="Times New Roman"/>
          <w:i/>
          <w:iCs/>
          <w:noProof/>
        </w:rPr>
        <w:t>5</w:t>
      </w:r>
      <w:r w:rsidRPr="002A4B30">
        <w:rPr>
          <w:rFonts w:eastAsia="Times New Roman"/>
          <w:noProof/>
        </w:rPr>
        <w:t>(2), 178–182. https://doi.org/10.1007/BF00156826</w:t>
      </w:r>
    </w:p>
    <w:p w14:paraId="6CBD598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Medina-Ramón, M., &amp; Schwartz, J. (2007). Temperature, temperature extremes, and mortality: A study of acclimatisation and effect modification in 50 US cities. </w:t>
      </w:r>
      <w:r w:rsidRPr="002A4B30">
        <w:rPr>
          <w:rFonts w:eastAsia="Times New Roman"/>
          <w:i/>
          <w:iCs/>
          <w:noProof/>
        </w:rPr>
        <w:t>Occupational and Environmental Medicine</w:t>
      </w:r>
      <w:r w:rsidRPr="002A4B30">
        <w:rPr>
          <w:rFonts w:eastAsia="Times New Roman"/>
          <w:noProof/>
        </w:rPr>
        <w:t xml:space="preserve">, </w:t>
      </w:r>
      <w:r w:rsidRPr="002A4B30">
        <w:rPr>
          <w:rFonts w:eastAsia="Times New Roman"/>
          <w:i/>
          <w:iCs/>
          <w:noProof/>
        </w:rPr>
        <w:t>64</w:t>
      </w:r>
      <w:r w:rsidRPr="002A4B30">
        <w:rPr>
          <w:rFonts w:eastAsia="Times New Roman"/>
          <w:noProof/>
        </w:rPr>
        <w:t>(12), 827–833. https://doi.org/10.1136/oem.2007.033175</w:t>
      </w:r>
    </w:p>
    <w:p w14:paraId="3720B5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Morris, M. E. (2013). Smart-Home Technologies to Assist Older People to Live Well at Home. </w:t>
      </w:r>
      <w:r w:rsidRPr="002A4B30">
        <w:rPr>
          <w:rFonts w:eastAsia="Times New Roman"/>
          <w:i/>
          <w:iCs/>
          <w:noProof/>
        </w:rPr>
        <w:t>Journal of Aging Science</w:t>
      </w:r>
      <w:r w:rsidRPr="002A4B30">
        <w:rPr>
          <w:rFonts w:eastAsia="Times New Roman"/>
          <w:noProof/>
        </w:rPr>
        <w:t xml:space="preserve">, </w:t>
      </w:r>
      <w:r w:rsidRPr="002A4B30">
        <w:rPr>
          <w:rFonts w:eastAsia="Times New Roman"/>
          <w:i/>
          <w:iCs/>
          <w:noProof/>
        </w:rPr>
        <w:t>01</w:t>
      </w:r>
      <w:r w:rsidRPr="002A4B30">
        <w:rPr>
          <w:rFonts w:eastAsia="Times New Roman"/>
          <w:noProof/>
        </w:rPr>
        <w:t>(01). https://doi.org/10.4172/2329-8847.1000101</w:t>
      </w:r>
    </w:p>
    <w:p w14:paraId="7CE4F22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Moy, C. M., Seltzer, G. O., Rodbell, D. T., &amp; Anderson, D. M. (2002). Variability of El Niño/Southern Oscillation activity at millennial timescales during the Holocene epoch.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420</w:t>
      </w:r>
      <w:r w:rsidRPr="002A4B30">
        <w:rPr>
          <w:rFonts w:eastAsia="Times New Roman"/>
          <w:noProof/>
        </w:rPr>
        <w:t>(6912), 162–165. https://doi.org/10.1038/nature01194</w:t>
      </w:r>
    </w:p>
    <w:p w14:paraId="762B788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National Highway Traffic Safety Administration. (2005). Trend and Pattern Analysis of Highway Crash Fatality By Month and Day. </w:t>
      </w:r>
      <w:r w:rsidRPr="002A4B30">
        <w:rPr>
          <w:rFonts w:eastAsia="Times New Roman"/>
          <w:i/>
          <w:iCs/>
          <w:noProof/>
        </w:rPr>
        <w:t>National Center for Statistics and Analysis (NCHS)</w:t>
      </w:r>
      <w:r w:rsidRPr="002A4B30">
        <w:rPr>
          <w:rFonts w:eastAsia="Times New Roman"/>
          <w:noProof/>
        </w:rPr>
        <w:t>, (March).</w:t>
      </w:r>
    </w:p>
    <w:p w14:paraId="7CBB6DF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Public Health England. (2017). The Cold Weather Plan for England. </w:t>
      </w:r>
      <w:r w:rsidRPr="002A4B30">
        <w:rPr>
          <w:rFonts w:eastAsia="Times New Roman"/>
          <w:i/>
          <w:iCs/>
          <w:noProof/>
        </w:rPr>
        <w:t>Public Health England</w:t>
      </w:r>
      <w:r w:rsidRPr="002A4B30">
        <w:rPr>
          <w:rFonts w:eastAsia="Times New Roman"/>
          <w:noProof/>
        </w:rPr>
        <w:t>, (October).</w:t>
      </w:r>
    </w:p>
    <w:p w14:paraId="3D75987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(2004). Seasonality in Human Mortality.  A Demographic Approach. </w:t>
      </w:r>
      <w:r w:rsidRPr="002A4B30">
        <w:rPr>
          <w:rFonts w:eastAsia="Times New Roman"/>
          <w:i/>
          <w:iCs/>
          <w:noProof/>
        </w:rPr>
        <w:t>Wirtschafts- Und Sozialwissenschaftlichen Fakultät</w:t>
      </w:r>
      <w:r w:rsidRPr="002A4B30">
        <w:rPr>
          <w:rFonts w:eastAsia="Times New Roman"/>
          <w:noProof/>
        </w:rPr>
        <w:t xml:space="preserve">, </w:t>
      </w:r>
      <w:r w:rsidRPr="002A4B30">
        <w:rPr>
          <w:rFonts w:eastAsia="Times New Roman"/>
          <w:i/>
          <w:iCs/>
          <w:noProof/>
        </w:rPr>
        <w:t>PhD</w:t>
      </w:r>
      <w:r w:rsidRPr="002A4B30">
        <w:rPr>
          <w:rFonts w:eastAsia="Times New Roman"/>
          <w:noProof/>
        </w:rPr>
        <w:t>, 361. https://doi.org/10.1007/978-3-540-44902-7</w:t>
      </w:r>
    </w:p>
    <w:p w14:paraId="6367901B"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Bohk-Ewald, C., Muszyńska, M. M., &amp; Vaupel, J. W. (2018). </w:t>
      </w:r>
      <w:r w:rsidRPr="002A4B30">
        <w:rPr>
          <w:rFonts w:eastAsia="Times New Roman"/>
          <w:i/>
          <w:iCs/>
          <w:noProof/>
        </w:rPr>
        <w:t>Visualizing Mortality Dynamics in the Lexis Diagram</w:t>
      </w:r>
      <w:r w:rsidRPr="002A4B30">
        <w:rPr>
          <w:rFonts w:eastAsia="Times New Roman"/>
          <w:noProof/>
        </w:rPr>
        <w:t>. https://doi.org/10.1007/978-3-319-64820-0</w:t>
      </w:r>
    </w:p>
    <w:p w14:paraId="17104B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Rosenwaike, I. (1966). Seasonal Variation of Deaths in the United States, 1951–1960. </w:t>
      </w:r>
      <w:r w:rsidRPr="002A4B30">
        <w:rPr>
          <w:rFonts w:eastAsia="Times New Roman"/>
          <w:i/>
          <w:iCs/>
          <w:noProof/>
        </w:rPr>
        <w:t>Journal of the American Statistical Association</w:t>
      </w:r>
      <w:r w:rsidRPr="002A4B30">
        <w:rPr>
          <w:rFonts w:eastAsia="Times New Roman"/>
          <w:noProof/>
        </w:rPr>
        <w:t xml:space="preserve">, </w:t>
      </w:r>
      <w:r w:rsidRPr="002A4B30">
        <w:rPr>
          <w:rFonts w:eastAsia="Times New Roman"/>
          <w:i/>
          <w:iCs/>
          <w:noProof/>
        </w:rPr>
        <w:t>61</w:t>
      </w:r>
      <w:r w:rsidRPr="002A4B30">
        <w:rPr>
          <w:rFonts w:eastAsia="Times New Roman"/>
          <w:noProof/>
        </w:rPr>
        <w:t>(315), 706–719. https://doi.org/10.1080/01621459.1966.10480899</w:t>
      </w:r>
    </w:p>
    <w:p w14:paraId="672B6D5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lastRenderedPageBreak/>
        <w:t xml:space="preserve">Seretakis, D. (1997). Changing Seasonality of Mortality From Coronary Heart Disease. </w:t>
      </w:r>
      <w:r w:rsidRPr="002A4B30">
        <w:rPr>
          <w:rFonts w:eastAsia="Times New Roman"/>
          <w:i/>
          <w:iCs/>
          <w:noProof/>
        </w:rPr>
        <w:t>JAMA: The Journal of the American Medical Association</w:t>
      </w:r>
      <w:r w:rsidRPr="002A4B30">
        <w:rPr>
          <w:rFonts w:eastAsia="Times New Roman"/>
          <w:noProof/>
        </w:rPr>
        <w:t xml:space="preserve">, </w:t>
      </w:r>
      <w:r w:rsidRPr="002A4B30">
        <w:rPr>
          <w:rFonts w:eastAsia="Times New Roman"/>
          <w:i/>
          <w:iCs/>
          <w:noProof/>
        </w:rPr>
        <w:t>278</w:t>
      </w:r>
      <w:r w:rsidRPr="002A4B30">
        <w:rPr>
          <w:rFonts w:eastAsia="Times New Roman"/>
          <w:noProof/>
        </w:rPr>
        <w:t>(12), 1012. https://doi.org/10.1001/jama.1997.03550120072036</w:t>
      </w:r>
    </w:p>
    <w:p w14:paraId="080E986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Sheridan, S. C., Kalkstein, A. J., &amp; Kalkstein, L. S. (2009). Trends in heat-related mortality in the United States, 1975-2004. </w:t>
      </w:r>
      <w:r w:rsidRPr="002A4B30">
        <w:rPr>
          <w:rFonts w:eastAsia="Times New Roman"/>
          <w:i/>
          <w:iCs/>
          <w:noProof/>
        </w:rPr>
        <w:t>Natural Hazards</w:t>
      </w:r>
      <w:r w:rsidRPr="002A4B30">
        <w:rPr>
          <w:rFonts w:eastAsia="Times New Roman"/>
          <w:noProof/>
        </w:rPr>
        <w:t xml:space="preserve">, </w:t>
      </w:r>
      <w:r w:rsidRPr="002A4B30">
        <w:rPr>
          <w:rFonts w:eastAsia="Times New Roman"/>
          <w:i/>
          <w:iCs/>
          <w:noProof/>
        </w:rPr>
        <w:t>50</w:t>
      </w:r>
      <w:r w:rsidRPr="002A4B30">
        <w:rPr>
          <w:rFonts w:eastAsia="Times New Roman"/>
          <w:noProof/>
        </w:rPr>
        <w:t>(1), 145–160. https://doi.org/10.1007/s11069-008-9327-2</w:t>
      </w:r>
    </w:p>
    <w:p w14:paraId="32F922D9" w14:textId="77777777" w:rsidR="002A4B30" w:rsidRPr="002A4B30" w:rsidRDefault="002A4B30" w:rsidP="002A4B30">
      <w:pPr>
        <w:widowControl w:val="0"/>
        <w:autoSpaceDE w:val="0"/>
        <w:autoSpaceDN w:val="0"/>
        <w:adjustRightInd w:val="0"/>
        <w:ind w:left="480" w:hanging="480"/>
        <w:rPr>
          <w:noProof/>
        </w:rPr>
      </w:pPr>
      <w:r w:rsidRPr="002A4B30">
        <w:rPr>
          <w:rFonts w:eastAsia="Times New Roman"/>
          <w:noProof/>
        </w:rPr>
        <w:t xml:space="preserve">Torrence, C., &amp; Compo, G. P. (1998). A Practical Guide to Wavelet Analysis. </w:t>
      </w:r>
      <w:r w:rsidRPr="002A4B30">
        <w:rPr>
          <w:rFonts w:eastAsia="Times New Roman"/>
          <w:i/>
          <w:iCs/>
          <w:noProof/>
        </w:rPr>
        <w:t>Bulletin of the American Meteorological Society</w:t>
      </w:r>
      <w:r w:rsidRPr="002A4B30">
        <w:rPr>
          <w:rFonts w:eastAsia="Times New Roman"/>
          <w:noProof/>
        </w:rPr>
        <w:t>. https://doi.org/10.1175/1520-0477(1998)079&lt;0061:APGTWA&gt;2.0.CO;2</w:t>
      </w:r>
    </w:p>
    <w:p w14:paraId="47F9BFAE" w14:textId="0EA7FF2F" w:rsidR="002C33D5" w:rsidRPr="00AC73A1" w:rsidRDefault="009D5B4B" w:rsidP="002A4B30">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4ED073D5"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ins w:id="185" w:author="Parks, Robbie M" w:date="2018-07-25T16:03:00Z">
        <w:r w:rsidR="00F9363C">
          <w:rPr>
            <w:color w:val="000000" w:themeColor="text1"/>
          </w:rPr>
          <w:t>P-values for the presence of</w:t>
        </w:r>
      </w:ins>
      <w:ins w:id="186" w:author="Parks, Robbie M" w:date="2018-07-25T16:35:00Z">
        <w:r w:rsidR="0007767F">
          <w:rPr>
            <w:color w:val="000000" w:themeColor="text1"/>
          </w:rPr>
          <w:t xml:space="preserve"> 12-month</w:t>
        </w:r>
      </w:ins>
      <w:ins w:id="187" w:author="Parks, Robbie M" w:date="2018-07-25T16:03:00Z">
        <w:r w:rsidR="00F9363C">
          <w:rPr>
            <w:color w:val="000000" w:themeColor="text1"/>
          </w:rPr>
          <w:t xml:space="preserve"> </w:t>
        </w:r>
        <w:r w:rsidR="00F718EF">
          <w:rPr>
            <w:color w:val="000000" w:themeColor="text1"/>
          </w:rPr>
          <w:t xml:space="preserve">seasonality are to the right of each figure at the 12-month line. </w:t>
        </w:r>
      </w:ins>
      <w:r w:rsidR="00EF7D30">
        <w:rPr>
          <w:color w:val="000000" w:themeColor="text1"/>
        </w:rPr>
        <w:t xml:space="preserve">See Supplementary Figure </w:t>
      </w:r>
      <w:ins w:id="188" w:author="Parks, Robbie M" w:date="2018-07-25T16:45:00Z">
        <w:r w:rsidR="001C56BD">
          <w:rPr>
            <w:color w:val="000000" w:themeColor="text1"/>
          </w:rPr>
          <w:t>1</w:t>
        </w:r>
      </w:ins>
      <w:r w:rsidR="00EF7D30">
        <w:rPr>
          <w:color w:val="000000" w:themeColor="text1"/>
        </w:rPr>
        <w:t xml:space="preserve"> for disaggregated causes of death.</w:t>
      </w:r>
      <w:r w:rsidR="00AB7395" w:rsidRPr="00AC73A1">
        <w:rPr>
          <w:b/>
          <w:color w:val="000000" w:themeColor="text1"/>
        </w:rPr>
        <w:br w:type="page"/>
      </w:r>
    </w:p>
    <w:p w14:paraId="1E990617" w14:textId="1F11EE5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w:t>
      </w:r>
      <w:ins w:id="189" w:author="Parks, Robbie M" w:date="2018-07-25T16:46:00Z">
        <w:r w:rsidR="00821CA7">
          <w:rPr>
            <w:color w:val="000000" w:themeColor="text1"/>
          </w:rPr>
          <w:t>2</w:t>
        </w:r>
      </w:ins>
      <w:r w:rsidR="00EF7D30">
        <w:rPr>
          <w:color w:val="000000" w:themeColor="text1"/>
        </w:rPr>
        <w:t xml:space="preserve"> for disaggregated causes of death.</w:t>
      </w:r>
      <w:r w:rsidR="00AB7395" w:rsidRPr="00AC73A1">
        <w:rPr>
          <w:b/>
          <w:color w:val="000000" w:themeColor="text1"/>
        </w:rPr>
        <w:br w:type="page"/>
      </w:r>
    </w:p>
    <w:p w14:paraId="6C0EFD26" w14:textId="56D05BB3"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 </w:t>
      </w:r>
      <w:commentRangeStart w:id="190"/>
      <w:r w:rsidRPr="00AC73A1">
        <w:rPr>
          <w:color w:val="000000" w:themeColor="text1"/>
        </w:rPr>
        <w:t xml:space="preserve">Age-sex groups with a </w:t>
      </w:r>
      <w:r w:rsidR="00E23198">
        <w:rPr>
          <w:color w:val="000000" w:themeColor="text1"/>
        </w:rPr>
        <w:t>p-value less than 0.05</w:t>
      </w:r>
      <w:r w:rsidRPr="00AC73A1">
        <w:rPr>
          <w:color w:val="000000" w:themeColor="text1"/>
        </w:rPr>
        <w:t xml:space="preserve"> are highlighted with a bold </w:t>
      </w:r>
      <w:r w:rsidR="0053237F" w:rsidRPr="00AC73A1">
        <w:rPr>
          <w:color w:val="000000" w:themeColor="text1"/>
        </w:rPr>
        <w:t xml:space="preserve">pink </w:t>
      </w:r>
      <w:r w:rsidRPr="00AC73A1">
        <w:rPr>
          <w:color w:val="000000" w:themeColor="text1"/>
        </w:rPr>
        <w:t>outline</w:t>
      </w:r>
      <w:commentRangeEnd w:id="190"/>
      <w:r w:rsidR="00BB06A1">
        <w:rPr>
          <w:rStyle w:val="CommentReference"/>
          <w:rFonts w:asciiTheme="minorHAnsi" w:hAnsiTheme="minorHAnsi" w:cstheme="minorBidi"/>
          <w:lang w:eastAsia="en-US"/>
        </w:rPr>
        <w:commentReference w:id="190"/>
      </w:r>
      <w:r w:rsidRPr="00AC73A1">
        <w:rPr>
          <w:color w:val="000000" w:themeColor="text1"/>
        </w:rPr>
        <w:t>.</w:t>
      </w:r>
      <w:r w:rsidR="00EF7D30">
        <w:rPr>
          <w:color w:val="000000" w:themeColor="text1"/>
        </w:rPr>
        <w:t xml:space="preserve"> See Supplementary Figure </w:t>
      </w:r>
      <w:ins w:id="191" w:author="Parks, Robbie M" w:date="2018-07-25T16:46:00Z">
        <w:r w:rsidR="0064630A">
          <w:rPr>
            <w:color w:val="000000" w:themeColor="text1"/>
          </w:rPr>
          <w:t>3</w:t>
        </w:r>
      </w:ins>
      <w:r w:rsidR="00EF7D30">
        <w:rPr>
          <w:color w:val="000000" w:themeColor="text1"/>
        </w:rPr>
        <w:t xml:space="preserve">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ins w:id="192"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ins w:id="193" w:author="Parks, Robbie M" w:date="2018-06-20T13:26:00Z">
        <w:r w:rsidR="004A0060">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194"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8780" w:type="dxa"/>
        <w:jc w:val="center"/>
        <w:tblLook w:val="04A0" w:firstRow="1" w:lastRow="0" w:firstColumn="1" w:lastColumn="0" w:noHBand="0" w:noVBand="1"/>
      </w:tblPr>
      <w:tblGrid>
        <w:gridCol w:w="2020"/>
        <w:gridCol w:w="3140"/>
        <w:gridCol w:w="1760"/>
        <w:gridCol w:w="1860"/>
      </w:tblGrid>
      <w:tr w:rsidR="00B26C55" w:rsidRPr="003D6280" w14:paraId="48558662" w14:textId="77777777" w:rsidTr="007B6AC2">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B26C55" w:rsidRPr="00B26C55" w:rsidRDefault="00B26C55" w:rsidP="00537676">
            <w:pPr>
              <w:jc w:val="both"/>
              <w:rPr>
                <w:rFonts w:eastAsia="Times New Roman"/>
                <w:b/>
                <w:bCs/>
                <w:color w:val="000000"/>
                <w:sz w:val="20"/>
                <w:szCs w:val="20"/>
              </w:rPr>
            </w:pPr>
            <w:r w:rsidRPr="00B26C55">
              <w:rPr>
                <w:rFonts w:eastAsia="Times New Roman"/>
                <w:b/>
                <w:bCs/>
                <w:color w:val="000000"/>
                <w:sz w:val="20"/>
                <w:szCs w:val="20"/>
              </w:rPr>
              <w:t>Mean annual temperature (1980-2016) (°C)</w:t>
            </w:r>
          </w:p>
        </w:tc>
      </w:tr>
      <w:tr w:rsidR="00B26C55" w:rsidRPr="003D6280" w14:paraId="53C418BB" w14:textId="77777777" w:rsidTr="007B6AC2">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14113E9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bottom"/>
            <w:hideMark/>
          </w:tcPr>
          <w:p w14:paraId="7499CF6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4BB7CD36"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2400F502"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11.6</w:t>
            </w:r>
          </w:p>
        </w:tc>
      </w:tr>
      <w:tr w:rsidR="00B26C55" w:rsidRPr="003D6280" w14:paraId="7EF5EA9A"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4F590F5"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7BC6C45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1368414A"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2D7F1283"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8</w:t>
            </w:r>
          </w:p>
        </w:tc>
      </w:tr>
      <w:tr w:rsidR="00B26C55" w:rsidRPr="003D6280" w14:paraId="516438B1" w14:textId="77777777" w:rsidTr="007B6AC2">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B360CEF"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bottom"/>
            <w:hideMark/>
          </w:tcPr>
          <w:p w14:paraId="239AF163"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0A2B1E29"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72DE3355"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10.6</w:t>
            </w:r>
          </w:p>
        </w:tc>
      </w:tr>
      <w:tr w:rsidR="00B26C55" w:rsidRPr="003D6280" w14:paraId="5332539D"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CDFBF0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bottom"/>
            <w:hideMark/>
          </w:tcPr>
          <w:p w14:paraId="7EB082D9"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5498C314"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E6065E7"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8.2</w:t>
            </w:r>
          </w:p>
        </w:tc>
      </w:tr>
      <w:tr w:rsidR="00B26C55" w:rsidRPr="003D6280" w14:paraId="1C643E73"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EA240"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bottom"/>
            <w:hideMark/>
          </w:tcPr>
          <w:p w14:paraId="48634086"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22AF3544"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79B47E75"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18</w:t>
            </w:r>
          </w:p>
        </w:tc>
      </w:tr>
      <w:tr w:rsidR="00B26C55" w:rsidRPr="003D6280" w14:paraId="3C16D61C" w14:textId="77777777" w:rsidTr="007B6AC2">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C83A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bottom"/>
            <w:hideMark/>
          </w:tcPr>
          <w:p w14:paraId="7712F774"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2DAC04EB"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72A1967B"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18.4</w:t>
            </w:r>
          </w:p>
        </w:tc>
      </w:tr>
      <w:tr w:rsidR="00B26C55" w:rsidRPr="003D6280" w14:paraId="4039AE5E" w14:textId="77777777" w:rsidTr="007B6AC2">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320B98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bottom"/>
            <w:hideMark/>
          </w:tcPr>
          <w:p w14:paraId="297A4337"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52716048"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07075AF9"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13.6</w:t>
            </w:r>
          </w:p>
        </w:tc>
      </w:tr>
      <w:tr w:rsidR="00B26C55" w:rsidRPr="003D6280" w14:paraId="3F432CFC" w14:textId="77777777" w:rsidTr="007B6AC2">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FE3108E"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bottom"/>
            <w:hideMark/>
          </w:tcPr>
          <w:p w14:paraId="44FF1192"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0851DCCB"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7B7E81B6"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16.6</w:t>
            </w:r>
          </w:p>
        </w:tc>
      </w:tr>
      <w:tr w:rsidR="00B26C55" w:rsidRPr="003D6280" w14:paraId="1D22EF2E" w14:textId="77777777" w:rsidTr="007B6AC2">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F21A1C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18482E28" w14:textId="77777777" w:rsidR="00B26C55" w:rsidRPr="00B26C55" w:rsidRDefault="00B26C55" w:rsidP="00537676">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241F665C"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0BB796DA" w14:textId="77777777" w:rsidR="00B26C55" w:rsidRPr="00B26C55" w:rsidRDefault="00B26C55" w:rsidP="00537676">
            <w:pPr>
              <w:jc w:val="right"/>
              <w:rPr>
                <w:rFonts w:eastAsia="Times New Roman"/>
                <w:color w:val="000000"/>
                <w:sz w:val="20"/>
                <w:szCs w:val="20"/>
              </w:rPr>
            </w:pPr>
            <w:r w:rsidRPr="00B26C55">
              <w:rPr>
                <w:rFonts w:eastAsia="Times New Roman"/>
                <w:color w:val="000000"/>
                <w:sz w:val="20"/>
                <w:szCs w:val="20"/>
              </w:rPr>
              <w:t>7.6</w:t>
            </w:r>
          </w:p>
        </w:tc>
      </w:tr>
    </w:tbl>
    <w:p w14:paraId="603E8436" w14:textId="77777777" w:rsidR="000E30F9" w:rsidRPr="00AC73A1" w:rsidDel="000E30F9" w:rsidRDefault="000E30F9" w:rsidP="000E30F9">
      <w:pPr>
        <w:rPr>
          <w:del w:id="195" w:author="Parks, Robbie M" w:date="2018-07-10T22:54:00Z"/>
          <w:b/>
        </w:rPr>
      </w:pPr>
      <w:r w:rsidRPr="00AC73A1">
        <w:rPr>
          <w:b/>
        </w:rPr>
        <w:br w:type="page"/>
      </w:r>
    </w:p>
    <w:p w14:paraId="751E3F10" w14:textId="2A79D978" w:rsidR="000E30F9" w:rsidRDefault="000E30F9">
      <w:pPr>
        <w:rPr>
          <w:color w:val="000000" w:themeColor="text1"/>
        </w:rPr>
      </w:pPr>
      <w:del w:id="196" w:author="Parks, Robbie M" w:date="2018-07-10T22:54:00Z">
        <w:r w:rsidDel="000E30F9">
          <w:rPr>
            <w:color w:val="000000" w:themeColor="text1"/>
          </w:rPr>
          <w:br w:type="page"/>
        </w:r>
      </w:del>
    </w:p>
    <w:p w14:paraId="1F98886B" w14:textId="77777777" w:rsidR="00A65808" w:rsidRPr="00AC73A1" w:rsidRDefault="00A65808" w:rsidP="00910AF9">
      <w:pPr>
        <w:spacing w:line="480" w:lineRule="auto"/>
        <w:jc w:val="both"/>
        <w:rPr>
          <w:color w:val="000000" w:themeColor="text1"/>
        </w:rPr>
      </w:pP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197"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198" w:author="Parks, Robbie M" w:date="2018-07-03T11:31:00Z"/>
                <w:rFonts w:eastAsia="Times New Roman"/>
                <w:b/>
                <w:bCs/>
                <w:color w:val="000000"/>
              </w:rPr>
            </w:pPr>
            <w:commentRangeStart w:id="199"/>
            <w:del w:id="200" w:author="Parks, Robbie M" w:date="2018-07-03T11:31:00Z">
              <w:r w:rsidRPr="00AC73A1" w:rsidDel="00586DA1">
                <w:rPr>
                  <w:rFonts w:eastAsia="Times New Roman"/>
                  <w:b/>
                  <w:bCs/>
                  <w:color w:val="000000"/>
                </w:rPr>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201" w:author="Parks, Robbie M" w:date="2018-07-03T11:31:00Z"/>
                <w:rFonts w:eastAsia="Times New Roman"/>
                <w:b/>
                <w:bCs/>
                <w:color w:val="000000"/>
              </w:rPr>
            </w:pPr>
            <w:del w:id="202"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203" w:author="Parks, Robbie M" w:date="2018-07-03T11:31:00Z"/>
                <w:rFonts w:eastAsia="Times New Roman"/>
                <w:b/>
                <w:bCs/>
                <w:color w:val="000000"/>
              </w:rPr>
            </w:pPr>
            <w:del w:id="204"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205"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206" w:author="Parks, Robbie M" w:date="2018-07-03T11:31:00Z"/>
                <w:rFonts w:eastAsia="Times New Roman"/>
                <w:color w:val="000000"/>
              </w:rPr>
            </w:pPr>
            <w:del w:id="207"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208" w:author="Parks, Robbie M" w:date="2018-07-03T11:31:00Z"/>
                <w:rFonts w:eastAsia="Times New Roman"/>
                <w:color w:val="000000"/>
              </w:rPr>
            </w:pPr>
            <w:del w:id="209"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210" w:author="Parks, Robbie M" w:date="2018-07-03T11:31:00Z"/>
                <w:rFonts w:eastAsia="Times New Roman"/>
                <w:color w:val="000000"/>
              </w:rPr>
            </w:pPr>
            <w:del w:id="211"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212"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213" w:author="Parks, Robbie M" w:date="2018-07-03T11:31:00Z"/>
                <w:rFonts w:eastAsia="Times New Roman"/>
                <w:color w:val="000000"/>
              </w:rPr>
            </w:pPr>
            <w:del w:id="214"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215" w:author="Parks, Robbie M" w:date="2018-07-03T11:31:00Z"/>
                <w:rFonts w:eastAsia="Times New Roman"/>
                <w:color w:val="000000"/>
              </w:rPr>
            </w:pPr>
            <w:del w:id="216"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217" w:author="Parks, Robbie M" w:date="2018-07-03T11:31:00Z"/>
                <w:rFonts w:eastAsia="Times New Roman"/>
                <w:color w:val="000000"/>
              </w:rPr>
            </w:pPr>
            <w:del w:id="218"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21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220" w:author="Parks, Robbie M" w:date="2018-07-03T11:31:00Z"/>
                <w:rFonts w:eastAsia="Times New Roman"/>
                <w:color w:val="000000"/>
              </w:rPr>
            </w:pPr>
            <w:del w:id="22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222" w:author="Parks, Robbie M" w:date="2018-07-03T11:31:00Z"/>
                <w:rFonts w:eastAsia="Times New Roman"/>
                <w:color w:val="000000"/>
              </w:rPr>
            </w:pPr>
            <w:del w:id="223"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224" w:author="Parks, Robbie M" w:date="2018-07-03T11:31:00Z"/>
                <w:rFonts w:eastAsia="Times New Roman"/>
                <w:color w:val="000000"/>
              </w:rPr>
            </w:pPr>
            <w:del w:id="225"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226" w:author="Parks, Robbie M" w:date="2018-07-03T11:31:00Z"/>
                <w:rFonts w:eastAsia="Times New Roman"/>
                <w:color w:val="000000"/>
              </w:rPr>
            </w:pPr>
            <w:del w:id="227"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22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229" w:author="Parks, Robbie M" w:date="2018-07-03T11:31:00Z"/>
                <w:rFonts w:eastAsia="Times New Roman"/>
                <w:color w:val="000000"/>
              </w:rPr>
            </w:pPr>
            <w:del w:id="23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231" w:author="Parks, Robbie M" w:date="2018-07-03T11:31:00Z"/>
                <w:rFonts w:eastAsia="Times New Roman"/>
                <w:color w:val="000000"/>
              </w:rPr>
            </w:pPr>
            <w:del w:id="232"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233" w:author="Parks, Robbie M" w:date="2018-07-03T11:31:00Z"/>
                <w:rFonts w:eastAsia="Times New Roman"/>
                <w:color w:val="000000"/>
              </w:rPr>
            </w:pPr>
            <w:del w:id="234"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235" w:author="Parks, Robbie M" w:date="2018-07-03T11:31:00Z"/>
                <w:rFonts w:eastAsia="Times New Roman"/>
                <w:color w:val="000000"/>
              </w:rPr>
            </w:pPr>
            <w:del w:id="236"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23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238" w:author="Parks, Robbie M" w:date="2018-07-03T11:31:00Z"/>
                <w:rFonts w:eastAsia="Times New Roman"/>
                <w:color w:val="000000"/>
              </w:rPr>
            </w:pPr>
            <w:del w:id="23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240" w:author="Parks, Robbie M" w:date="2018-07-03T11:31:00Z"/>
                <w:rFonts w:eastAsia="Times New Roman"/>
                <w:color w:val="000000"/>
              </w:rPr>
            </w:pPr>
            <w:del w:id="241"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242" w:author="Parks, Robbie M" w:date="2018-07-03T11:31:00Z"/>
                <w:rFonts w:eastAsia="Times New Roman"/>
                <w:color w:val="000000"/>
              </w:rPr>
            </w:pPr>
            <w:del w:id="243"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244" w:author="Parks, Robbie M" w:date="2018-07-03T11:31:00Z"/>
                <w:rFonts w:eastAsia="Times New Roman"/>
                <w:color w:val="000000"/>
              </w:rPr>
            </w:pPr>
            <w:del w:id="245"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246"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247" w:author="Parks, Robbie M" w:date="2018-07-03T11:31:00Z"/>
                <w:rFonts w:eastAsia="Times New Roman"/>
                <w:color w:val="000000"/>
              </w:rPr>
            </w:pPr>
            <w:del w:id="248"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249" w:author="Parks, Robbie M" w:date="2018-07-03T11:31:00Z"/>
                <w:rFonts w:eastAsia="Times New Roman"/>
                <w:color w:val="000000"/>
              </w:rPr>
            </w:pPr>
            <w:del w:id="250"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251" w:author="Parks, Robbie M" w:date="2018-07-03T11:31:00Z"/>
                <w:rFonts w:eastAsia="Times New Roman"/>
                <w:color w:val="000000"/>
              </w:rPr>
            </w:pPr>
            <w:del w:id="252"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25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254" w:author="Parks, Robbie M" w:date="2018-07-03T11:31:00Z"/>
                <w:rFonts w:eastAsia="Times New Roman"/>
                <w:color w:val="000000"/>
              </w:rPr>
            </w:pPr>
            <w:del w:id="25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256" w:author="Parks, Robbie M" w:date="2018-07-03T11:31:00Z"/>
                <w:rFonts w:eastAsia="Times New Roman"/>
                <w:color w:val="000000"/>
              </w:rPr>
            </w:pPr>
            <w:del w:id="257"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258" w:author="Parks, Robbie M" w:date="2018-07-03T11:31:00Z"/>
                <w:rFonts w:eastAsia="Times New Roman"/>
                <w:color w:val="000000"/>
              </w:rPr>
            </w:pPr>
            <w:del w:id="259"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260" w:author="Parks, Robbie M" w:date="2018-07-03T11:31:00Z"/>
                <w:rFonts w:eastAsia="Times New Roman"/>
                <w:color w:val="000000"/>
              </w:rPr>
            </w:pPr>
            <w:del w:id="261"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26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263" w:author="Parks, Robbie M" w:date="2018-07-03T11:31:00Z"/>
                <w:rFonts w:eastAsia="Times New Roman"/>
                <w:color w:val="000000"/>
              </w:rPr>
            </w:pPr>
            <w:del w:id="26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265" w:author="Parks, Robbie M" w:date="2018-07-03T11:31:00Z"/>
                <w:rFonts w:eastAsia="Times New Roman"/>
                <w:color w:val="000000"/>
              </w:rPr>
            </w:pPr>
            <w:del w:id="266"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267" w:author="Parks, Robbie M" w:date="2018-07-03T11:31:00Z"/>
                <w:rFonts w:eastAsia="Times New Roman"/>
                <w:color w:val="000000"/>
              </w:rPr>
            </w:pPr>
            <w:del w:id="268"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269" w:author="Parks, Robbie M" w:date="2018-07-03T11:31:00Z"/>
                <w:rFonts w:eastAsia="Times New Roman"/>
                <w:color w:val="000000"/>
              </w:rPr>
            </w:pPr>
            <w:del w:id="270"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271"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272" w:author="Parks, Robbie M" w:date="2018-07-03T11:31:00Z"/>
                <w:rFonts w:eastAsia="Times New Roman"/>
                <w:color w:val="000000"/>
              </w:rPr>
            </w:pPr>
            <w:del w:id="273"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274" w:author="Parks, Robbie M" w:date="2018-07-03T11:31:00Z"/>
                <w:rFonts w:eastAsia="Times New Roman"/>
                <w:color w:val="000000"/>
              </w:rPr>
            </w:pPr>
            <w:del w:id="275"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276" w:author="Parks, Robbie M" w:date="2018-07-03T11:31:00Z"/>
                <w:rFonts w:eastAsia="Times New Roman"/>
                <w:color w:val="000000"/>
              </w:rPr>
            </w:pPr>
            <w:del w:id="277"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27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279" w:author="Parks, Robbie M" w:date="2018-07-03T11:31:00Z"/>
                <w:rFonts w:eastAsia="Times New Roman"/>
                <w:color w:val="000000"/>
              </w:rPr>
            </w:pPr>
            <w:del w:id="28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281" w:author="Parks, Robbie M" w:date="2018-07-03T11:31:00Z"/>
                <w:rFonts w:eastAsia="Times New Roman"/>
                <w:color w:val="000000"/>
              </w:rPr>
            </w:pPr>
            <w:del w:id="282"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283" w:author="Parks, Robbie M" w:date="2018-07-03T11:31:00Z"/>
                <w:rFonts w:eastAsia="Times New Roman"/>
                <w:color w:val="000000"/>
              </w:rPr>
            </w:pPr>
            <w:del w:id="284"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285" w:author="Parks, Robbie M" w:date="2018-07-03T11:31:00Z"/>
                <w:rFonts w:eastAsia="Times New Roman"/>
                <w:color w:val="000000"/>
              </w:rPr>
            </w:pPr>
            <w:del w:id="286"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28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288" w:author="Parks, Robbie M" w:date="2018-07-03T11:31:00Z"/>
                <w:rFonts w:eastAsia="Times New Roman"/>
                <w:color w:val="000000"/>
              </w:rPr>
            </w:pPr>
            <w:del w:id="28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290" w:author="Parks, Robbie M" w:date="2018-07-03T11:31:00Z"/>
                <w:rFonts w:eastAsia="Times New Roman"/>
                <w:color w:val="000000"/>
              </w:rPr>
            </w:pPr>
            <w:del w:id="291"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292" w:author="Parks, Robbie M" w:date="2018-07-03T11:31:00Z"/>
                <w:rFonts w:eastAsia="Times New Roman"/>
                <w:color w:val="000000"/>
              </w:rPr>
            </w:pPr>
            <w:del w:id="293"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294" w:author="Parks, Robbie M" w:date="2018-07-03T11:31:00Z"/>
                <w:rFonts w:eastAsia="Times New Roman"/>
                <w:color w:val="000000"/>
              </w:rPr>
            </w:pPr>
            <w:del w:id="295"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29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297" w:author="Parks, Robbie M" w:date="2018-07-03T11:31:00Z"/>
                <w:rFonts w:eastAsia="Times New Roman"/>
                <w:color w:val="000000"/>
              </w:rPr>
            </w:pPr>
            <w:del w:id="29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299" w:author="Parks, Robbie M" w:date="2018-07-03T11:31:00Z"/>
                <w:rFonts w:eastAsia="Times New Roman"/>
                <w:color w:val="000000"/>
              </w:rPr>
            </w:pPr>
            <w:del w:id="300"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301" w:author="Parks, Robbie M" w:date="2018-07-03T11:31:00Z"/>
                <w:rFonts w:eastAsia="Times New Roman"/>
                <w:color w:val="000000"/>
              </w:rPr>
            </w:pPr>
            <w:del w:id="302"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303" w:author="Parks, Robbie M" w:date="2018-07-03T11:31:00Z"/>
                <w:rFonts w:eastAsia="Times New Roman"/>
                <w:color w:val="000000"/>
              </w:rPr>
            </w:pPr>
            <w:del w:id="304"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305"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306" w:author="Parks, Robbie M" w:date="2018-07-03T11:31:00Z"/>
                <w:rFonts w:eastAsia="Times New Roman"/>
                <w:color w:val="000000"/>
              </w:rPr>
            </w:pPr>
            <w:del w:id="307"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308" w:author="Parks, Robbie M" w:date="2018-07-03T11:31:00Z"/>
                <w:rFonts w:eastAsia="Times New Roman"/>
                <w:color w:val="000000"/>
              </w:rPr>
            </w:pPr>
            <w:del w:id="309"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310" w:author="Parks, Robbie M" w:date="2018-07-03T11:31:00Z"/>
                <w:rFonts w:eastAsia="Times New Roman"/>
                <w:color w:val="000000"/>
              </w:rPr>
            </w:pPr>
            <w:del w:id="311"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312" w:author="Parks, Robbie M" w:date="2018-07-03T11:31:00Z"/>
                <w:rFonts w:eastAsia="Times New Roman"/>
                <w:color w:val="000000"/>
              </w:rPr>
            </w:pPr>
            <w:del w:id="313"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314"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315" w:author="Parks, Robbie M" w:date="2018-07-03T11:31:00Z"/>
                <w:rFonts w:eastAsia="Times New Roman"/>
                <w:color w:val="000000"/>
              </w:rPr>
            </w:pPr>
            <w:del w:id="316"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317" w:author="Parks, Robbie M" w:date="2018-07-03T11:31:00Z"/>
                <w:rFonts w:eastAsia="Times New Roman"/>
                <w:color w:val="000000"/>
              </w:rPr>
            </w:pPr>
            <w:del w:id="318"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319" w:author="Parks, Robbie M" w:date="2018-07-03T11:31:00Z"/>
                <w:rFonts w:eastAsia="Times New Roman"/>
                <w:color w:val="000000"/>
              </w:rPr>
            </w:pPr>
            <w:del w:id="320"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321" w:author="Parks, Robbie M" w:date="2018-07-03T11:31:00Z"/>
                <w:rFonts w:eastAsia="Times New Roman"/>
                <w:color w:val="000000"/>
              </w:rPr>
            </w:pPr>
            <w:del w:id="322"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32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324" w:author="Parks, Robbie M" w:date="2018-07-03T11:31:00Z"/>
                <w:rFonts w:eastAsia="Times New Roman"/>
                <w:color w:val="000000"/>
              </w:rPr>
            </w:pPr>
            <w:del w:id="32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326" w:author="Parks, Robbie M" w:date="2018-07-03T11:31:00Z"/>
                <w:rFonts w:eastAsia="Times New Roman"/>
                <w:color w:val="000000"/>
              </w:rPr>
            </w:pPr>
            <w:del w:id="327"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328" w:author="Parks, Robbie M" w:date="2018-07-03T11:31:00Z"/>
                <w:rFonts w:eastAsia="Times New Roman"/>
                <w:color w:val="000000"/>
              </w:rPr>
            </w:pPr>
            <w:del w:id="329"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330" w:author="Parks, Robbie M" w:date="2018-07-03T11:31:00Z"/>
                <w:rFonts w:eastAsia="Times New Roman"/>
                <w:color w:val="000000"/>
              </w:rPr>
            </w:pPr>
            <w:del w:id="331"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33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333" w:author="Parks, Robbie M" w:date="2018-07-03T11:31:00Z"/>
                <w:rFonts w:eastAsia="Times New Roman"/>
                <w:color w:val="000000"/>
              </w:rPr>
            </w:pPr>
            <w:del w:id="33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335" w:author="Parks, Robbie M" w:date="2018-07-03T11:31:00Z"/>
                <w:rFonts w:eastAsia="Times New Roman"/>
                <w:color w:val="000000"/>
              </w:rPr>
            </w:pPr>
            <w:del w:id="336"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337" w:author="Parks, Robbie M" w:date="2018-07-03T11:31:00Z"/>
                <w:rFonts w:eastAsia="Times New Roman"/>
                <w:color w:val="000000"/>
              </w:rPr>
            </w:pPr>
            <w:del w:id="338"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339" w:author="Parks, Robbie M" w:date="2018-07-03T11:31:00Z"/>
                <w:rFonts w:eastAsia="Times New Roman"/>
                <w:color w:val="000000"/>
              </w:rPr>
            </w:pPr>
            <w:del w:id="340"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341" w:author="Parks, Robbie M" w:date="2018-06-19T19:08:00Z"/>
        </w:rPr>
      </w:pPr>
      <w:del w:id="342" w:author="Parks, Robbie M" w:date="2018-07-03T11:31:00Z">
        <w:r w:rsidRPr="00AC73A1" w:rsidDel="00586DA1">
          <w:rPr>
            <w:b/>
          </w:rPr>
          <w:delText xml:space="preserve"> </w:delText>
        </w:r>
      </w:del>
      <w:ins w:id="343" w:author="Parks, Robbie M" w:date="2018-06-19T19:08:00Z">
        <w:r w:rsidR="00EF117B">
          <w:br w:type="page"/>
        </w:r>
      </w:ins>
    </w:p>
    <w:commentRangeEnd w:id="199"/>
    <w:p w14:paraId="62902550" w14:textId="7DD65349" w:rsidR="00002775" w:rsidRPr="00BA38EF" w:rsidRDefault="00473066" w:rsidP="00BE53B4">
      <w:r>
        <w:rPr>
          <w:rStyle w:val="CommentReference"/>
          <w:rFonts w:asciiTheme="minorHAnsi" w:hAnsiTheme="minorHAnsi" w:cstheme="minorBidi"/>
          <w:lang w:eastAsia="en-US"/>
        </w:rPr>
        <w:commentReference w:id="199"/>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88" w:author="Ezzati, Majid" w:date="2018-07-09T05:43:00Z" w:initials="EM">
    <w:p w14:paraId="137EA2F8" w14:textId="20930252" w:rsidR="00EB2CA2" w:rsidRDefault="00EB2CA2">
      <w:pPr>
        <w:pStyle w:val="CommentText"/>
      </w:pPr>
      <w:r>
        <w:rPr>
          <w:rStyle w:val="CommentReference"/>
        </w:rPr>
        <w:annotationRef/>
      </w:r>
      <w:r>
        <w:t>Were there variations? Next sentence says similarity</w:t>
      </w:r>
    </w:p>
  </w:comment>
  <w:comment w:id="89" w:author="Parks, Robbie M" w:date="2018-07-09T10:56:00Z" w:initials="PRM">
    <w:p w14:paraId="448D0CF9" w14:textId="3B320DE6" w:rsidR="00EB2CA2" w:rsidRDefault="00EB2CA2">
      <w:pPr>
        <w:pStyle w:val="CommentText"/>
      </w:pPr>
      <w:r>
        <w:rPr>
          <w:rStyle w:val="CommentReference"/>
        </w:rPr>
        <w:annotationRef/>
      </w:r>
      <w:r>
        <w:t>This is in particular for injury deaths.</w:t>
      </w:r>
    </w:p>
  </w:comment>
  <w:comment w:id="90" w:author="Ezzati, Majid" w:date="2018-07-13T21:21:00Z" w:initials="EM">
    <w:p w14:paraId="29DB7569" w14:textId="4431A722" w:rsidR="00EB2CA2" w:rsidRDefault="00EB2CA2">
      <w:pPr>
        <w:pStyle w:val="CommentText"/>
      </w:pPr>
      <w:r>
        <w:rPr>
          <w:rStyle w:val="CommentReference"/>
        </w:rPr>
        <w:annotationRef/>
      </w:r>
      <w:r>
        <w:t>discuss</w:t>
      </w:r>
    </w:p>
  </w:comment>
  <w:comment w:id="87" w:author="Parks, Robbie M" w:date="2018-07-10T17:45:00Z" w:initials="PRM">
    <w:p w14:paraId="26BD59AD" w14:textId="204A3995" w:rsidR="00EB2CA2" w:rsidRDefault="00EB2CA2">
      <w:pPr>
        <w:pStyle w:val="CommentText"/>
      </w:pPr>
      <w:r>
        <w:rPr>
          <w:rStyle w:val="CommentReference"/>
        </w:rPr>
        <w:annotationRef/>
      </w:r>
      <w:r>
        <w:t>Again, if we do not have supplementary figures with maps of sub-causes, this will not be relevant.</w:t>
      </w:r>
    </w:p>
  </w:comment>
  <w:comment w:id="91" w:author="Ezzati, Majid" w:date="2018-07-13T21:20:00Z" w:initials="EM">
    <w:p w14:paraId="5F8D1780" w14:textId="30CD6BF1" w:rsidR="00EB2CA2" w:rsidRDefault="00EB2CA2">
      <w:pPr>
        <w:pStyle w:val="CommentText"/>
      </w:pPr>
      <w:r>
        <w:rPr>
          <w:rStyle w:val="CommentReference"/>
        </w:rPr>
        <w:annotationRef/>
      </w:r>
      <w:r>
        <w:t>vague</w:t>
      </w:r>
    </w:p>
  </w:comment>
  <w:comment w:id="108" w:author="Ezzati, Majid" w:date="2018-07-13T21:26:00Z" w:initials="EM">
    <w:p w14:paraId="60DCFE6B" w14:textId="1F47DF04" w:rsidR="00EB2CA2" w:rsidRDefault="00EB2CA2">
      <w:pPr>
        <w:pStyle w:val="CommentText"/>
      </w:pPr>
      <w:r>
        <w:rPr>
          <w:rStyle w:val="CommentReference"/>
        </w:rPr>
        <w:annotationRef/>
      </w:r>
      <w:r>
        <w:t>???</w:t>
      </w:r>
    </w:p>
    <w:p w14:paraId="234367AF" w14:textId="2CAA56B9" w:rsidR="00EB2CA2" w:rsidRDefault="00EB2CA2">
      <w:pPr>
        <w:pStyle w:val="CommentText"/>
      </w:pPr>
    </w:p>
    <w:p w14:paraId="1DCDAF1B" w14:textId="6C4FB452" w:rsidR="00EB2CA2" w:rsidRDefault="00EB2CA2">
      <w:pPr>
        <w:pStyle w:val="CommentText"/>
      </w:pPr>
    </w:p>
    <w:p w14:paraId="48C5ACB8" w14:textId="73F9D29B" w:rsidR="00EB2CA2" w:rsidRDefault="00EB2CA2">
      <w:pPr>
        <w:pStyle w:val="CommentText"/>
      </w:pPr>
      <w:r>
        <w:t>Any why are cities relevant in this paper; we don’t touch that</w:t>
      </w:r>
    </w:p>
  </w:comment>
  <w:comment w:id="109" w:author="Ezzati, Majid" w:date="2018-07-13T21:28:00Z" w:initials="EM">
    <w:p w14:paraId="5C14FAA0" w14:textId="3E87E1D3" w:rsidR="00EB2CA2" w:rsidRDefault="00EB2CA2">
      <w:pPr>
        <w:pStyle w:val="CommentText"/>
      </w:pPr>
      <w:r>
        <w:rPr>
          <w:rStyle w:val="CommentReference"/>
        </w:rPr>
        <w:annotationRef/>
      </w:r>
      <w:r>
        <w:t>Take out the stuff on wet/dry etc; not in your paper</w:t>
      </w:r>
    </w:p>
    <w:p w14:paraId="7DEF34D0" w14:textId="75DCB690" w:rsidR="00EB2CA2" w:rsidRDefault="00EB2CA2">
      <w:pPr>
        <w:pStyle w:val="CommentText"/>
      </w:pPr>
    </w:p>
    <w:p w14:paraId="2F54A51B" w14:textId="4484AD62" w:rsidR="00EB2CA2" w:rsidRDefault="00EB2CA2">
      <w:pPr>
        <w:pStyle w:val="CommentText"/>
      </w:pPr>
    </w:p>
    <w:p w14:paraId="30FC6FC7" w14:textId="4A6B8AFB" w:rsidR="00EB2CA2" w:rsidRDefault="00EB2CA2">
      <w:pPr>
        <w:pStyle w:val="CommentText"/>
      </w:pPr>
      <w:r>
        <w:t>You are still describing each region. Set the story around weather not geography</w:t>
      </w:r>
    </w:p>
    <w:p w14:paraId="1ABF8E9C" w14:textId="6E7AC298" w:rsidR="00EB2CA2" w:rsidRDefault="00EB2CA2">
      <w:pPr>
        <w:pStyle w:val="CommentText"/>
      </w:pPr>
    </w:p>
    <w:p w14:paraId="76882DA3" w14:textId="5975CBD0" w:rsidR="00EB2CA2" w:rsidRDefault="00EB2CA2">
      <w:pPr>
        <w:pStyle w:val="CommentText"/>
      </w:pPr>
      <w:r>
        <w:t>Write for yourself (not in this paper) 3-5 key weather stories and discuss</w:t>
      </w:r>
    </w:p>
  </w:comment>
  <w:comment w:id="184" w:author="Parks, Robbie M" w:date="2018-07-26T14:59:00Z" w:initials="PRM">
    <w:p w14:paraId="11EBEF69" w14:textId="123E9C9B" w:rsidR="002165D5" w:rsidRDefault="002165D5">
      <w:pPr>
        <w:pStyle w:val="CommentText"/>
      </w:pPr>
      <w:r>
        <w:rPr>
          <w:rStyle w:val="CommentReference"/>
        </w:rPr>
        <w:annotationRef/>
      </w:r>
      <w:r>
        <w:t>If we keep the highlighting</w:t>
      </w:r>
    </w:p>
  </w:comment>
  <w:comment w:id="190" w:author="Parks, Robbie M" w:date="2018-07-25T16:46:00Z" w:initials="PRM">
    <w:p w14:paraId="07492F4A" w14:textId="743BB273" w:rsidR="00BB06A1" w:rsidRDefault="00BB06A1">
      <w:pPr>
        <w:pStyle w:val="CommentText"/>
      </w:pPr>
      <w:r>
        <w:rPr>
          <w:rStyle w:val="CommentReference"/>
        </w:rPr>
        <w:annotationRef/>
      </w:r>
      <w:r>
        <w:t>Should I now get rid of these? I have supplied a version with and without so you can advise.</w:t>
      </w:r>
    </w:p>
  </w:comment>
  <w:comment w:id="199" w:author="Ezzati, Majid" w:date="2018-06-26T22:01:00Z" w:initials="EM">
    <w:p w14:paraId="09FFC8D1" w14:textId="5F9EDF1D" w:rsidR="00EB2CA2" w:rsidRDefault="00EB2CA2">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37EA2F8" w15:done="0"/>
  <w15:commentEx w15:paraId="448D0CF9" w15:paraIdParent="137EA2F8" w15:done="0"/>
  <w15:commentEx w15:paraId="29DB7569" w15:paraIdParent="137EA2F8" w15:done="0"/>
  <w15:commentEx w15:paraId="26BD59AD" w15:done="0"/>
  <w15:commentEx w15:paraId="5F8D1780" w15:done="0"/>
  <w15:commentEx w15:paraId="48C5ACB8" w15:done="0"/>
  <w15:commentEx w15:paraId="76882DA3" w15:done="0"/>
  <w15:commentEx w15:paraId="11EBEF69" w15:done="0"/>
  <w15:commentEx w15:paraId="07492F4A" w15:done="0"/>
  <w15:commentEx w15:paraId="09FFC8D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643CDA" w14:textId="77777777" w:rsidR="00974689" w:rsidRDefault="00974689">
      <w:r>
        <w:separator/>
      </w:r>
    </w:p>
  </w:endnote>
  <w:endnote w:type="continuationSeparator" w:id="0">
    <w:p w14:paraId="2F1DAEEB" w14:textId="77777777" w:rsidR="00974689" w:rsidRDefault="009746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MS Mincho">
    <w:panose1 w:val="02020609040205080304"/>
    <w:charset w:val="80"/>
    <w:family w:val="auto"/>
    <w:pitch w:val="variable"/>
    <w:sig w:usb0="E00002FF" w:usb1="6AC7FDFB" w:usb2="08000012" w:usb3="00000000" w:csb0="0002009F" w:csb1="00000000"/>
  </w:font>
  <w:font w:name="Cambria Math">
    <w:panose1 w:val="02040503050406030204"/>
    <w:charset w:val="00"/>
    <w:family w:val="auto"/>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EB2CA2" w:rsidRDefault="00EB2CA2"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EB2CA2" w:rsidRDefault="00EB2CA2" w:rsidP="005B67C9">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343C2745" w:rsidR="00EB2CA2" w:rsidRDefault="00EB2CA2"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808A2">
      <w:rPr>
        <w:rStyle w:val="PageNumber"/>
        <w:noProof/>
      </w:rPr>
      <w:t>4</w:t>
    </w:r>
    <w:r>
      <w:rPr>
        <w:rStyle w:val="PageNumber"/>
      </w:rPr>
      <w:fldChar w:fldCharType="end"/>
    </w:r>
  </w:p>
  <w:p w14:paraId="3F8F309C" w14:textId="77777777" w:rsidR="00EB2CA2" w:rsidRDefault="00EB2CA2" w:rsidP="005B67C9">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8A2704" w14:textId="77777777" w:rsidR="00974689" w:rsidRDefault="00974689">
      <w:r>
        <w:separator/>
      </w:r>
    </w:p>
  </w:footnote>
  <w:footnote w:type="continuationSeparator" w:id="0">
    <w:p w14:paraId="31A42830" w14:textId="77777777" w:rsidR="00974689" w:rsidRDefault="00974689">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Ezzati, Majid">
    <w15:presenceInfo w15:providerId="None" w15:userId="Ezzati, Maj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08D7"/>
    <w:rsid w:val="000011F3"/>
    <w:rsid w:val="00001E52"/>
    <w:rsid w:val="00002775"/>
    <w:rsid w:val="00003248"/>
    <w:rsid w:val="00003415"/>
    <w:rsid w:val="00004649"/>
    <w:rsid w:val="0000534F"/>
    <w:rsid w:val="00005B06"/>
    <w:rsid w:val="000064D1"/>
    <w:rsid w:val="00006DCD"/>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261DC"/>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EEF"/>
    <w:rsid w:val="00055738"/>
    <w:rsid w:val="000559D5"/>
    <w:rsid w:val="00057B55"/>
    <w:rsid w:val="0006004E"/>
    <w:rsid w:val="00061E82"/>
    <w:rsid w:val="00066C53"/>
    <w:rsid w:val="00070EF4"/>
    <w:rsid w:val="000711BB"/>
    <w:rsid w:val="00071653"/>
    <w:rsid w:val="00072F64"/>
    <w:rsid w:val="0007537F"/>
    <w:rsid w:val="0007767F"/>
    <w:rsid w:val="00077D09"/>
    <w:rsid w:val="000826AA"/>
    <w:rsid w:val="00082769"/>
    <w:rsid w:val="00082868"/>
    <w:rsid w:val="0008287A"/>
    <w:rsid w:val="00082E19"/>
    <w:rsid w:val="0008315C"/>
    <w:rsid w:val="00084F55"/>
    <w:rsid w:val="000855C6"/>
    <w:rsid w:val="000855D2"/>
    <w:rsid w:val="00090953"/>
    <w:rsid w:val="0009134D"/>
    <w:rsid w:val="0009224B"/>
    <w:rsid w:val="00093043"/>
    <w:rsid w:val="000940BB"/>
    <w:rsid w:val="000A0AFB"/>
    <w:rsid w:val="000A0CBB"/>
    <w:rsid w:val="000A0E7F"/>
    <w:rsid w:val="000A1B37"/>
    <w:rsid w:val="000A4138"/>
    <w:rsid w:val="000A43C1"/>
    <w:rsid w:val="000A451B"/>
    <w:rsid w:val="000A68FE"/>
    <w:rsid w:val="000A7D70"/>
    <w:rsid w:val="000B0D4A"/>
    <w:rsid w:val="000B343F"/>
    <w:rsid w:val="000B4037"/>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D648A"/>
    <w:rsid w:val="000E0177"/>
    <w:rsid w:val="000E19E2"/>
    <w:rsid w:val="000E1B1B"/>
    <w:rsid w:val="000E2CF4"/>
    <w:rsid w:val="000E30F9"/>
    <w:rsid w:val="000E3486"/>
    <w:rsid w:val="000E36FB"/>
    <w:rsid w:val="000E3A7A"/>
    <w:rsid w:val="000E5F6C"/>
    <w:rsid w:val="000E6B25"/>
    <w:rsid w:val="000E7E2F"/>
    <w:rsid w:val="000F50FB"/>
    <w:rsid w:val="000F5812"/>
    <w:rsid w:val="000F58BA"/>
    <w:rsid w:val="000F5BDA"/>
    <w:rsid w:val="000F5E5D"/>
    <w:rsid w:val="001000EB"/>
    <w:rsid w:val="0010072E"/>
    <w:rsid w:val="00100C18"/>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2FB9"/>
    <w:rsid w:val="00133606"/>
    <w:rsid w:val="00134C6D"/>
    <w:rsid w:val="00136E85"/>
    <w:rsid w:val="00140141"/>
    <w:rsid w:val="001407BB"/>
    <w:rsid w:val="0014242B"/>
    <w:rsid w:val="00142A44"/>
    <w:rsid w:val="001435DE"/>
    <w:rsid w:val="00143F59"/>
    <w:rsid w:val="001446B6"/>
    <w:rsid w:val="0015398F"/>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10A4"/>
    <w:rsid w:val="00172987"/>
    <w:rsid w:val="00175269"/>
    <w:rsid w:val="00175631"/>
    <w:rsid w:val="00175CB9"/>
    <w:rsid w:val="001763D6"/>
    <w:rsid w:val="00177A85"/>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73C"/>
    <w:rsid w:val="001A3870"/>
    <w:rsid w:val="001A3DE2"/>
    <w:rsid w:val="001A4537"/>
    <w:rsid w:val="001A477E"/>
    <w:rsid w:val="001A5458"/>
    <w:rsid w:val="001A5AD8"/>
    <w:rsid w:val="001A6909"/>
    <w:rsid w:val="001A7024"/>
    <w:rsid w:val="001A7900"/>
    <w:rsid w:val="001A7A93"/>
    <w:rsid w:val="001A7DC8"/>
    <w:rsid w:val="001B0BA7"/>
    <w:rsid w:val="001B23D1"/>
    <w:rsid w:val="001B3247"/>
    <w:rsid w:val="001B44B8"/>
    <w:rsid w:val="001B5B91"/>
    <w:rsid w:val="001B7A2A"/>
    <w:rsid w:val="001B7DA5"/>
    <w:rsid w:val="001C0102"/>
    <w:rsid w:val="001C049B"/>
    <w:rsid w:val="001C0DFD"/>
    <w:rsid w:val="001C0EFF"/>
    <w:rsid w:val="001C0FC7"/>
    <w:rsid w:val="001C2F97"/>
    <w:rsid w:val="001C3523"/>
    <w:rsid w:val="001C3C8D"/>
    <w:rsid w:val="001C4494"/>
    <w:rsid w:val="001C56BD"/>
    <w:rsid w:val="001C613C"/>
    <w:rsid w:val="001C6327"/>
    <w:rsid w:val="001C6574"/>
    <w:rsid w:val="001C6F5C"/>
    <w:rsid w:val="001D05D2"/>
    <w:rsid w:val="001D0836"/>
    <w:rsid w:val="001D0F84"/>
    <w:rsid w:val="001D2724"/>
    <w:rsid w:val="001D36DD"/>
    <w:rsid w:val="001D59F0"/>
    <w:rsid w:val="001D5CBD"/>
    <w:rsid w:val="001D78FC"/>
    <w:rsid w:val="001D7BA9"/>
    <w:rsid w:val="001E02CF"/>
    <w:rsid w:val="001E0A6F"/>
    <w:rsid w:val="001E4238"/>
    <w:rsid w:val="001E4AF8"/>
    <w:rsid w:val="001E4DA9"/>
    <w:rsid w:val="001E577E"/>
    <w:rsid w:val="001E7CED"/>
    <w:rsid w:val="001F03E7"/>
    <w:rsid w:val="001F0FFF"/>
    <w:rsid w:val="001F3D58"/>
    <w:rsid w:val="001F679D"/>
    <w:rsid w:val="00200B4D"/>
    <w:rsid w:val="002015BB"/>
    <w:rsid w:val="00203677"/>
    <w:rsid w:val="00203DF9"/>
    <w:rsid w:val="00203FDC"/>
    <w:rsid w:val="00205191"/>
    <w:rsid w:val="002053E9"/>
    <w:rsid w:val="002061AD"/>
    <w:rsid w:val="00211F66"/>
    <w:rsid w:val="00212965"/>
    <w:rsid w:val="00213631"/>
    <w:rsid w:val="00214C19"/>
    <w:rsid w:val="00215559"/>
    <w:rsid w:val="00215F62"/>
    <w:rsid w:val="002165D5"/>
    <w:rsid w:val="002166AE"/>
    <w:rsid w:val="00217F61"/>
    <w:rsid w:val="00220C4B"/>
    <w:rsid w:val="002231AC"/>
    <w:rsid w:val="00223EAC"/>
    <w:rsid w:val="00225C47"/>
    <w:rsid w:val="0023094A"/>
    <w:rsid w:val="002317EC"/>
    <w:rsid w:val="002318D2"/>
    <w:rsid w:val="00231ECA"/>
    <w:rsid w:val="00232074"/>
    <w:rsid w:val="00233A16"/>
    <w:rsid w:val="00235CE2"/>
    <w:rsid w:val="00236AF3"/>
    <w:rsid w:val="00236E9B"/>
    <w:rsid w:val="00241EFC"/>
    <w:rsid w:val="00242DD5"/>
    <w:rsid w:val="002452E3"/>
    <w:rsid w:val="00247A0A"/>
    <w:rsid w:val="00251005"/>
    <w:rsid w:val="00251C2E"/>
    <w:rsid w:val="002542D0"/>
    <w:rsid w:val="00260281"/>
    <w:rsid w:val="0026033D"/>
    <w:rsid w:val="00260B02"/>
    <w:rsid w:val="00263A68"/>
    <w:rsid w:val="0026410C"/>
    <w:rsid w:val="00264184"/>
    <w:rsid w:val="002641A2"/>
    <w:rsid w:val="002648C8"/>
    <w:rsid w:val="00265FBF"/>
    <w:rsid w:val="00265FE4"/>
    <w:rsid w:val="002662B1"/>
    <w:rsid w:val="00271614"/>
    <w:rsid w:val="00272705"/>
    <w:rsid w:val="002734E8"/>
    <w:rsid w:val="00274464"/>
    <w:rsid w:val="00275889"/>
    <w:rsid w:val="00276EAE"/>
    <w:rsid w:val="00277FF5"/>
    <w:rsid w:val="00280DF1"/>
    <w:rsid w:val="00281EE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A82"/>
    <w:rsid w:val="002A4B30"/>
    <w:rsid w:val="002A7FE4"/>
    <w:rsid w:val="002B0951"/>
    <w:rsid w:val="002B0AB2"/>
    <w:rsid w:val="002B2295"/>
    <w:rsid w:val="002B3737"/>
    <w:rsid w:val="002B5E66"/>
    <w:rsid w:val="002B60AA"/>
    <w:rsid w:val="002B6D59"/>
    <w:rsid w:val="002C1A7D"/>
    <w:rsid w:val="002C2993"/>
    <w:rsid w:val="002C33D5"/>
    <w:rsid w:val="002C7541"/>
    <w:rsid w:val="002C7660"/>
    <w:rsid w:val="002D0212"/>
    <w:rsid w:val="002D057C"/>
    <w:rsid w:val="002D1F5C"/>
    <w:rsid w:val="002D5558"/>
    <w:rsid w:val="002D5F29"/>
    <w:rsid w:val="002D7549"/>
    <w:rsid w:val="002E005E"/>
    <w:rsid w:val="002E0DC3"/>
    <w:rsid w:val="002E1EC9"/>
    <w:rsid w:val="002E20B6"/>
    <w:rsid w:val="002E2F92"/>
    <w:rsid w:val="002E5554"/>
    <w:rsid w:val="002E757A"/>
    <w:rsid w:val="002F03B9"/>
    <w:rsid w:val="002F0EE2"/>
    <w:rsid w:val="002F1C09"/>
    <w:rsid w:val="002F2133"/>
    <w:rsid w:val="002F2AD4"/>
    <w:rsid w:val="002F2C34"/>
    <w:rsid w:val="002F4DC5"/>
    <w:rsid w:val="002F6B9A"/>
    <w:rsid w:val="00300F68"/>
    <w:rsid w:val="00301AA6"/>
    <w:rsid w:val="003026D8"/>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2DD"/>
    <w:rsid w:val="00332CF8"/>
    <w:rsid w:val="00333321"/>
    <w:rsid w:val="003339E3"/>
    <w:rsid w:val="00333BE8"/>
    <w:rsid w:val="00333CA8"/>
    <w:rsid w:val="0033413A"/>
    <w:rsid w:val="00334301"/>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64B"/>
    <w:rsid w:val="003649EA"/>
    <w:rsid w:val="003653FF"/>
    <w:rsid w:val="00365ECB"/>
    <w:rsid w:val="003664F1"/>
    <w:rsid w:val="003670E4"/>
    <w:rsid w:val="00373FD7"/>
    <w:rsid w:val="00377A68"/>
    <w:rsid w:val="00381A9E"/>
    <w:rsid w:val="0038389B"/>
    <w:rsid w:val="00384D1E"/>
    <w:rsid w:val="00385CAD"/>
    <w:rsid w:val="00386081"/>
    <w:rsid w:val="00386C88"/>
    <w:rsid w:val="00387B37"/>
    <w:rsid w:val="0039132E"/>
    <w:rsid w:val="00391B02"/>
    <w:rsid w:val="00391C83"/>
    <w:rsid w:val="00393385"/>
    <w:rsid w:val="00393912"/>
    <w:rsid w:val="00394197"/>
    <w:rsid w:val="00394423"/>
    <w:rsid w:val="0039492C"/>
    <w:rsid w:val="0039751B"/>
    <w:rsid w:val="003A23C3"/>
    <w:rsid w:val="003A3A3F"/>
    <w:rsid w:val="003A4DA5"/>
    <w:rsid w:val="003A719E"/>
    <w:rsid w:val="003B0BAF"/>
    <w:rsid w:val="003B0DF1"/>
    <w:rsid w:val="003B214A"/>
    <w:rsid w:val="003B2BCB"/>
    <w:rsid w:val="003B496F"/>
    <w:rsid w:val="003B4F57"/>
    <w:rsid w:val="003B5AA4"/>
    <w:rsid w:val="003B60EB"/>
    <w:rsid w:val="003B6591"/>
    <w:rsid w:val="003B784F"/>
    <w:rsid w:val="003C0909"/>
    <w:rsid w:val="003C0D6B"/>
    <w:rsid w:val="003C153C"/>
    <w:rsid w:val="003C1EB9"/>
    <w:rsid w:val="003C32A1"/>
    <w:rsid w:val="003C3886"/>
    <w:rsid w:val="003C4D69"/>
    <w:rsid w:val="003D394A"/>
    <w:rsid w:val="003D6280"/>
    <w:rsid w:val="003D6587"/>
    <w:rsid w:val="003E060B"/>
    <w:rsid w:val="003E0DB3"/>
    <w:rsid w:val="003E1F81"/>
    <w:rsid w:val="003E213C"/>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4DA8"/>
    <w:rsid w:val="004055C0"/>
    <w:rsid w:val="00407783"/>
    <w:rsid w:val="0041155C"/>
    <w:rsid w:val="004115F7"/>
    <w:rsid w:val="004116D2"/>
    <w:rsid w:val="00411F19"/>
    <w:rsid w:val="004125DE"/>
    <w:rsid w:val="00413B5E"/>
    <w:rsid w:val="00414C7E"/>
    <w:rsid w:val="00415980"/>
    <w:rsid w:val="004161C9"/>
    <w:rsid w:val="00417354"/>
    <w:rsid w:val="00421068"/>
    <w:rsid w:val="00421105"/>
    <w:rsid w:val="0042218D"/>
    <w:rsid w:val="004243A2"/>
    <w:rsid w:val="00424C6B"/>
    <w:rsid w:val="004258D7"/>
    <w:rsid w:val="004273F1"/>
    <w:rsid w:val="004331B4"/>
    <w:rsid w:val="00433EDB"/>
    <w:rsid w:val="004340D5"/>
    <w:rsid w:val="004344EB"/>
    <w:rsid w:val="00434598"/>
    <w:rsid w:val="0043479B"/>
    <w:rsid w:val="004350FA"/>
    <w:rsid w:val="0043757C"/>
    <w:rsid w:val="0043780C"/>
    <w:rsid w:val="00440599"/>
    <w:rsid w:val="00441B14"/>
    <w:rsid w:val="00442BEF"/>
    <w:rsid w:val="0044563F"/>
    <w:rsid w:val="00445D94"/>
    <w:rsid w:val="004475C0"/>
    <w:rsid w:val="0044771A"/>
    <w:rsid w:val="004508FE"/>
    <w:rsid w:val="00451549"/>
    <w:rsid w:val="00452179"/>
    <w:rsid w:val="004530DD"/>
    <w:rsid w:val="004530E4"/>
    <w:rsid w:val="00453709"/>
    <w:rsid w:val="00453D93"/>
    <w:rsid w:val="00455623"/>
    <w:rsid w:val="00456632"/>
    <w:rsid w:val="004566E5"/>
    <w:rsid w:val="00457A51"/>
    <w:rsid w:val="00461713"/>
    <w:rsid w:val="0046173B"/>
    <w:rsid w:val="004631F7"/>
    <w:rsid w:val="0046498A"/>
    <w:rsid w:val="00464C54"/>
    <w:rsid w:val="0046507E"/>
    <w:rsid w:val="00465E33"/>
    <w:rsid w:val="0046631F"/>
    <w:rsid w:val="004664CB"/>
    <w:rsid w:val="00466D5F"/>
    <w:rsid w:val="00467F6E"/>
    <w:rsid w:val="004717CE"/>
    <w:rsid w:val="00473066"/>
    <w:rsid w:val="00473A34"/>
    <w:rsid w:val="00474BAB"/>
    <w:rsid w:val="00475674"/>
    <w:rsid w:val="0047597D"/>
    <w:rsid w:val="00476FC9"/>
    <w:rsid w:val="00476FD1"/>
    <w:rsid w:val="004773C9"/>
    <w:rsid w:val="00477A87"/>
    <w:rsid w:val="00480AE7"/>
    <w:rsid w:val="004811A8"/>
    <w:rsid w:val="004817FA"/>
    <w:rsid w:val="004835CF"/>
    <w:rsid w:val="00485D14"/>
    <w:rsid w:val="004873B6"/>
    <w:rsid w:val="00487E60"/>
    <w:rsid w:val="00490EB4"/>
    <w:rsid w:val="004926F3"/>
    <w:rsid w:val="004930FE"/>
    <w:rsid w:val="004933FE"/>
    <w:rsid w:val="0049494F"/>
    <w:rsid w:val="004960EA"/>
    <w:rsid w:val="004A0060"/>
    <w:rsid w:val="004A1538"/>
    <w:rsid w:val="004A2847"/>
    <w:rsid w:val="004A39AD"/>
    <w:rsid w:val="004A469F"/>
    <w:rsid w:val="004A5074"/>
    <w:rsid w:val="004A5369"/>
    <w:rsid w:val="004A63B9"/>
    <w:rsid w:val="004A68C3"/>
    <w:rsid w:val="004A6C97"/>
    <w:rsid w:val="004A7EC4"/>
    <w:rsid w:val="004B02D5"/>
    <w:rsid w:val="004B1D5A"/>
    <w:rsid w:val="004B1D6B"/>
    <w:rsid w:val="004B2FFF"/>
    <w:rsid w:val="004B374F"/>
    <w:rsid w:val="004B3808"/>
    <w:rsid w:val="004B3A3B"/>
    <w:rsid w:val="004B4A30"/>
    <w:rsid w:val="004B6375"/>
    <w:rsid w:val="004B654D"/>
    <w:rsid w:val="004C02E8"/>
    <w:rsid w:val="004C1040"/>
    <w:rsid w:val="004C165E"/>
    <w:rsid w:val="004C2CEE"/>
    <w:rsid w:val="004C3449"/>
    <w:rsid w:val="004C44A6"/>
    <w:rsid w:val="004C4C80"/>
    <w:rsid w:val="004C546E"/>
    <w:rsid w:val="004D0817"/>
    <w:rsid w:val="004D1754"/>
    <w:rsid w:val="004D273F"/>
    <w:rsid w:val="004D2BCA"/>
    <w:rsid w:val="004D3747"/>
    <w:rsid w:val="004D6279"/>
    <w:rsid w:val="004D74DC"/>
    <w:rsid w:val="004E008C"/>
    <w:rsid w:val="004E27A9"/>
    <w:rsid w:val="004E3A74"/>
    <w:rsid w:val="004E461D"/>
    <w:rsid w:val="004E591D"/>
    <w:rsid w:val="004E5CD1"/>
    <w:rsid w:val="004E69CB"/>
    <w:rsid w:val="004E72FD"/>
    <w:rsid w:val="004E75ED"/>
    <w:rsid w:val="004F1CAB"/>
    <w:rsid w:val="004F1CE2"/>
    <w:rsid w:val="004F2FDD"/>
    <w:rsid w:val="004F361B"/>
    <w:rsid w:val="004F3FD7"/>
    <w:rsid w:val="004F404D"/>
    <w:rsid w:val="004F60F9"/>
    <w:rsid w:val="004F7FD8"/>
    <w:rsid w:val="005025EB"/>
    <w:rsid w:val="005028B3"/>
    <w:rsid w:val="00504124"/>
    <w:rsid w:val="00504171"/>
    <w:rsid w:val="00506AF4"/>
    <w:rsid w:val="0051013D"/>
    <w:rsid w:val="00511176"/>
    <w:rsid w:val="00511306"/>
    <w:rsid w:val="00511FC1"/>
    <w:rsid w:val="005130C5"/>
    <w:rsid w:val="005135F3"/>
    <w:rsid w:val="00517C94"/>
    <w:rsid w:val="00520468"/>
    <w:rsid w:val="00522A97"/>
    <w:rsid w:val="0052436F"/>
    <w:rsid w:val="00525CFC"/>
    <w:rsid w:val="0053029A"/>
    <w:rsid w:val="0053237F"/>
    <w:rsid w:val="00532941"/>
    <w:rsid w:val="00534B47"/>
    <w:rsid w:val="00534D44"/>
    <w:rsid w:val="00537184"/>
    <w:rsid w:val="00537676"/>
    <w:rsid w:val="005376F7"/>
    <w:rsid w:val="005378E9"/>
    <w:rsid w:val="00541914"/>
    <w:rsid w:val="005426EF"/>
    <w:rsid w:val="00544156"/>
    <w:rsid w:val="005450E2"/>
    <w:rsid w:val="00545E85"/>
    <w:rsid w:val="00545E92"/>
    <w:rsid w:val="00545F08"/>
    <w:rsid w:val="005520EF"/>
    <w:rsid w:val="0055284D"/>
    <w:rsid w:val="00553A6D"/>
    <w:rsid w:val="00555D5B"/>
    <w:rsid w:val="00555DCE"/>
    <w:rsid w:val="005570F9"/>
    <w:rsid w:val="005573B5"/>
    <w:rsid w:val="005604F3"/>
    <w:rsid w:val="005612F0"/>
    <w:rsid w:val="0056225E"/>
    <w:rsid w:val="00562461"/>
    <w:rsid w:val="0056316D"/>
    <w:rsid w:val="0056369A"/>
    <w:rsid w:val="005639CE"/>
    <w:rsid w:val="00564D34"/>
    <w:rsid w:val="00564D58"/>
    <w:rsid w:val="005651D6"/>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DA1"/>
    <w:rsid w:val="005872C8"/>
    <w:rsid w:val="005872FC"/>
    <w:rsid w:val="00590032"/>
    <w:rsid w:val="005902F2"/>
    <w:rsid w:val="005918BD"/>
    <w:rsid w:val="00592119"/>
    <w:rsid w:val="00592638"/>
    <w:rsid w:val="00592BE6"/>
    <w:rsid w:val="0059341A"/>
    <w:rsid w:val="00593EAA"/>
    <w:rsid w:val="0059499B"/>
    <w:rsid w:val="0059624C"/>
    <w:rsid w:val="005A0464"/>
    <w:rsid w:val="005A07C4"/>
    <w:rsid w:val="005A20BA"/>
    <w:rsid w:val="005A2E60"/>
    <w:rsid w:val="005A76F0"/>
    <w:rsid w:val="005B03DF"/>
    <w:rsid w:val="005B0742"/>
    <w:rsid w:val="005B1D45"/>
    <w:rsid w:val="005B2FA0"/>
    <w:rsid w:val="005B469F"/>
    <w:rsid w:val="005B5156"/>
    <w:rsid w:val="005B5C70"/>
    <w:rsid w:val="005B6397"/>
    <w:rsid w:val="005B67C9"/>
    <w:rsid w:val="005B6A1B"/>
    <w:rsid w:val="005B7C1A"/>
    <w:rsid w:val="005C0164"/>
    <w:rsid w:val="005C0A96"/>
    <w:rsid w:val="005C2851"/>
    <w:rsid w:val="005C3CBC"/>
    <w:rsid w:val="005C4D6B"/>
    <w:rsid w:val="005C6D9A"/>
    <w:rsid w:val="005C7411"/>
    <w:rsid w:val="005C7E19"/>
    <w:rsid w:val="005D1CB6"/>
    <w:rsid w:val="005D22AA"/>
    <w:rsid w:val="005D244E"/>
    <w:rsid w:val="005D5156"/>
    <w:rsid w:val="005D5B83"/>
    <w:rsid w:val="005D5D35"/>
    <w:rsid w:val="005E05E1"/>
    <w:rsid w:val="005E3C3F"/>
    <w:rsid w:val="005E4F95"/>
    <w:rsid w:val="005F06A5"/>
    <w:rsid w:val="005F0F34"/>
    <w:rsid w:val="005F1013"/>
    <w:rsid w:val="005F321E"/>
    <w:rsid w:val="005F4447"/>
    <w:rsid w:val="005F50AC"/>
    <w:rsid w:val="005F75C8"/>
    <w:rsid w:val="00601585"/>
    <w:rsid w:val="00601BA9"/>
    <w:rsid w:val="00602D21"/>
    <w:rsid w:val="00603617"/>
    <w:rsid w:val="00604288"/>
    <w:rsid w:val="00604A42"/>
    <w:rsid w:val="00605E6F"/>
    <w:rsid w:val="00606037"/>
    <w:rsid w:val="00610C00"/>
    <w:rsid w:val="006112BC"/>
    <w:rsid w:val="00611D70"/>
    <w:rsid w:val="00611ED8"/>
    <w:rsid w:val="00612029"/>
    <w:rsid w:val="006124E6"/>
    <w:rsid w:val="00614B7D"/>
    <w:rsid w:val="00614D92"/>
    <w:rsid w:val="00615328"/>
    <w:rsid w:val="0061632E"/>
    <w:rsid w:val="00617238"/>
    <w:rsid w:val="006177C5"/>
    <w:rsid w:val="006209EE"/>
    <w:rsid w:val="00620AA6"/>
    <w:rsid w:val="00621BB6"/>
    <w:rsid w:val="00623236"/>
    <w:rsid w:val="00624902"/>
    <w:rsid w:val="00625BF6"/>
    <w:rsid w:val="0062759F"/>
    <w:rsid w:val="006277F6"/>
    <w:rsid w:val="006324AC"/>
    <w:rsid w:val="00632D82"/>
    <w:rsid w:val="00635195"/>
    <w:rsid w:val="0063646E"/>
    <w:rsid w:val="006370F9"/>
    <w:rsid w:val="006412F8"/>
    <w:rsid w:val="00641AF0"/>
    <w:rsid w:val="00641FFF"/>
    <w:rsid w:val="00643A32"/>
    <w:rsid w:val="006441C9"/>
    <w:rsid w:val="006445F8"/>
    <w:rsid w:val="00644978"/>
    <w:rsid w:val="0064630A"/>
    <w:rsid w:val="00650609"/>
    <w:rsid w:val="00652AC7"/>
    <w:rsid w:val="00653DB5"/>
    <w:rsid w:val="00654669"/>
    <w:rsid w:val="00656CF3"/>
    <w:rsid w:val="006630ED"/>
    <w:rsid w:val="006632B6"/>
    <w:rsid w:val="006633AD"/>
    <w:rsid w:val="00665B8F"/>
    <w:rsid w:val="006704B7"/>
    <w:rsid w:val="00673416"/>
    <w:rsid w:val="0067689E"/>
    <w:rsid w:val="0067703F"/>
    <w:rsid w:val="00677A01"/>
    <w:rsid w:val="00681718"/>
    <w:rsid w:val="006825A7"/>
    <w:rsid w:val="00684488"/>
    <w:rsid w:val="00690402"/>
    <w:rsid w:val="00691371"/>
    <w:rsid w:val="0069176C"/>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C06A0"/>
    <w:rsid w:val="006C147D"/>
    <w:rsid w:val="006C26C3"/>
    <w:rsid w:val="006C3DA1"/>
    <w:rsid w:val="006C41B5"/>
    <w:rsid w:val="006C50E6"/>
    <w:rsid w:val="006C70DC"/>
    <w:rsid w:val="006D0249"/>
    <w:rsid w:val="006D11D8"/>
    <w:rsid w:val="006D29DE"/>
    <w:rsid w:val="006D3FE2"/>
    <w:rsid w:val="006D5AA9"/>
    <w:rsid w:val="006D62B8"/>
    <w:rsid w:val="006D68AA"/>
    <w:rsid w:val="006D6F45"/>
    <w:rsid w:val="006E0C5E"/>
    <w:rsid w:val="006E0E6B"/>
    <w:rsid w:val="006E202B"/>
    <w:rsid w:val="006E34E7"/>
    <w:rsid w:val="006E3DFC"/>
    <w:rsid w:val="006E4523"/>
    <w:rsid w:val="006E585E"/>
    <w:rsid w:val="006E58C4"/>
    <w:rsid w:val="006E5AD1"/>
    <w:rsid w:val="006E6ADB"/>
    <w:rsid w:val="006E6D0B"/>
    <w:rsid w:val="006E6E0D"/>
    <w:rsid w:val="006E70EA"/>
    <w:rsid w:val="006E7432"/>
    <w:rsid w:val="006E7853"/>
    <w:rsid w:val="006F07EC"/>
    <w:rsid w:val="006F12E4"/>
    <w:rsid w:val="006F1D0B"/>
    <w:rsid w:val="006F21C2"/>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370F"/>
    <w:rsid w:val="0071406C"/>
    <w:rsid w:val="00714DCB"/>
    <w:rsid w:val="007155A4"/>
    <w:rsid w:val="00715F58"/>
    <w:rsid w:val="00716D2A"/>
    <w:rsid w:val="00717EE0"/>
    <w:rsid w:val="0072070F"/>
    <w:rsid w:val="0072097F"/>
    <w:rsid w:val="0072142C"/>
    <w:rsid w:val="00722AD9"/>
    <w:rsid w:val="007232A6"/>
    <w:rsid w:val="00724B83"/>
    <w:rsid w:val="0072545A"/>
    <w:rsid w:val="00725C10"/>
    <w:rsid w:val="00725C59"/>
    <w:rsid w:val="00726222"/>
    <w:rsid w:val="0073048E"/>
    <w:rsid w:val="007342D2"/>
    <w:rsid w:val="0073479E"/>
    <w:rsid w:val="00734FDB"/>
    <w:rsid w:val="00735626"/>
    <w:rsid w:val="00737C06"/>
    <w:rsid w:val="00744393"/>
    <w:rsid w:val="00744AE6"/>
    <w:rsid w:val="007452E2"/>
    <w:rsid w:val="007462A2"/>
    <w:rsid w:val="007471B0"/>
    <w:rsid w:val="00753DAA"/>
    <w:rsid w:val="00754259"/>
    <w:rsid w:val="00754E6C"/>
    <w:rsid w:val="0075546D"/>
    <w:rsid w:val="00757D69"/>
    <w:rsid w:val="007613B9"/>
    <w:rsid w:val="007613D4"/>
    <w:rsid w:val="00761F77"/>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3713"/>
    <w:rsid w:val="007A3C23"/>
    <w:rsid w:val="007A61E2"/>
    <w:rsid w:val="007A6467"/>
    <w:rsid w:val="007A652A"/>
    <w:rsid w:val="007B06B2"/>
    <w:rsid w:val="007B2B86"/>
    <w:rsid w:val="007B2F5A"/>
    <w:rsid w:val="007B3AFF"/>
    <w:rsid w:val="007B3CD8"/>
    <w:rsid w:val="007B5183"/>
    <w:rsid w:val="007B551D"/>
    <w:rsid w:val="007B651A"/>
    <w:rsid w:val="007B6AC2"/>
    <w:rsid w:val="007B7697"/>
    <w:rsid w:val="007B7B7F"/>
    <w:rsid w:val="007C13B4"/>
    <w:rsid w:val="007C221D"/>
    <w:rsid w:val="007C4524"/>
    <w:rsid w:val="007C4D69"/>
    <w:rsid w:val="007C7B72"/>
    <w:rsid w:val="007E0218"/>
    <w:rsid w:val="007E021F"/>
    <w:rsid w:val="007E031A"/>
    <w:rsid w:val="007E13E7"/>
    <w:rsid w:val="007E30DC"/>
    <w:rsid w:val="007E7367"/>
    <w:rsid w:val="007F05EF"/>
    <w:rsid w:val="007F0FAC"/>
    <w:rsid w:val="007F1359"/>
    <w:rsid w:val="007F2345"/>
    <w:rsid w:val="007F2E1E"/>
    <w:rsid w:val="007F3A36"/>
    <w:rsid w:val="007F5135"/>
    <w:rsid w:val="007F54F2"/>
    <w:rsid w:val="007F5797"/>
    <w:rsid w:val="007F5916"/>
    <w:rsid w:val="007F604F"/>
    <w:rsid w:val="007F6689"/>
    <w:rsid w:val="007F765A"/>
    <w:rsid w:val="00800663"/>
    <w:rsid w:val="00800B92"/>
    <w:rsid w:val="008016FA"/>
    <w:rsid w:val="00801D40"/>
    <w:rsid w:val="00802C27"/>
    <w:rsid w:val="008038BB"/>
    <w:rsid w:val="00803D84"/>
    <w:rsid w:val="00807D3D"/>
    <w:rsid w:val="0081393F"/>
    <w:rsid w:val="00813F4B"/>
    <w:rsid w:val="008163B7"/>
    <w:rsid w:val="008166AA"/>
    <w:rsid w:val="00816829"/>
    <w:rsid w:val="0081699D"/>
    <w:rsid w:val="008174C7"/>
    <w:rsid w:val="00817BAA"/>
    <w:rsid w:val="00820615"/>
    <w:rsid w:val="0082136F"/>
    <w:rsid w:val="00821A52"/>
    <w:rsid w:val="00821CA7"/>
    <w:rsid w:val="0082372D"/>
    <w:rsid w:val="00833C6C"/>
    <w:rsid w:val="00835BC8"/>
    <w:rsid w:val="00835BFF"/>
    <w:rsid w:val="008369F4"/>
    <w:rsid w:val="00837653"/>
    <w:rsid w:val="00841B48"/>
    <w:rsid w:val="00843126"/>
    <w:rsid w:val="00843A73"/>
    <w:rsid w:val="0084585A"/>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11C1"/>
    <w:rsid w:val="008748D0"/>
    <w:rsid w:val="00874C25"/>
    <w:rsid w:val="00874C67"/>
    <w:rsid w:val="00877AE9"/>
    <w:rsid w:val="00880190"/>
    <w:rsid w:val="008807C6"/>
    <w:rsid w:val="00881129"/>
    <w:rsid w:val="00881856"/>
    <w:rsid w:val="00882810"/>
    <w:rsid w:val="008829B0"/>
    <w:rsid w:val="00882C94"/>
    <w:rsid w:val="00885D24"/>
    <w:rsid w:val="008860F2"/>
    <w:rsid w:val="008906DB"/>
    <w:rsid w:val="00890BDE"/>
    <w:rsid w:val="008912A2"/>
    <w:rsid w:val="0089237F"/>
    <w:rsid w:val="00892EB3"/>
    <w:rsid w:val="0089325A"/>
    <w:rsid w:val="008939CE"/>
    <w:rsid w:val="00897C35"/>
    <w:rsid w:val="008A287F"/>
    <w:rsid w:val="008A36F4"/>
    <w:rsid w:val="008A3E97"/>
    <w:rsid w:val="008A48DB"/>
    <w:rsid w:val="008A5089"/>
    <w:rsid w:val="008A6465"/>
    <w:rsid w:val="008A6C6B"/>
    <w:rsid w:val="008A6E03"/>
    <w:rsid w:val="008B3934"/>
    <w:rsid w:val="008B4941"/>
    <w:rsid w:val="008B54BC"/>
    <w:rsid w:val="008B60BA"/>
    <w:rsid w:val="008B7DDD"/>
    <w:rsid w:val="008C1D2F"/>
    <w:rsid w:val="008C4931"/>
    <w:rsid w:val="008C4B74"/>
    <w:rsid w:val="008C5A61"/>
    <w:rsid w:val="008C706E"/>
    <w:rsid w:val="008C7C85"/>
    <w:rsid w:val="008D1344"/>
    <w:rsid w:val="008D16D9"/>
    <w:rsid w:val="008D2E91"/>
    <w:rsid w:val="008D4C2D"/>
    <w:rsid w:val="008D58FB"/>
    <w:rsid w:val="008D5D97"/>
    <w:rsid w:val="008D62D2"/>
    <w:rsid w:val="008D6B6B"/>
    <w:rsid w:val="008D7A20"/>
    <w:rsid w:val="008D7ED7"/>
    <w:rsid w:val="008E2E93"/>
    <w:rsid w:val="008E41EF"/>
    <w:rsid w:val="008E4728"/>
    <w:rsid w:val="008E637A"/>
    <w:rsid w:val="008E764E"/>
    <w:rsid w:val="008F16FF"/>
    <w:rsid w:val="008F465B"/>
    <w:rsid w:val="008F4745"/>
    <w:rsid w:val="008F5EFD"/>
    <w:rsid w:val="008F7C0F"/>
    <w:rsid w:val="008F7D99"/>
    <w:rsid w:val="008F7DA5"/>
    <w:rsid w:val="00903420"/>
    <w:rsid w:val="00904B6C"/>
    <w:rsid w:val="00906223"/>
    <w:rsid w:val="009069BE"/>
    <w:rsid w:val="00907632"/>
    <w:rsid w:val="009100EF"/>
    <w:rsid w:val="00910AF9"/>
    <w:rsid w:val="00910BC9"/>
    <w:rsid w:val="00911EE8"/>
    <w:rsid w:val="009134D8"/>
    <w:rsid w:val="00913589"/>
    <w:rsid w:val="00913C15"/>
    <w:rsid w:val="0091462A"/>
    <w:rsid w:val="009156EA"/>
    <w:rsid w:val="00916EB7"/>
    <w:rsid w:val="009207F1"/>
    <w:rsid w:val="0092194B"/>
    <w:rsid w:val="00922A69"/>
    <w:rsid w:val="0092345D"/>
    <w:rsid w:val="0092526A"/>
    <w:rsid w:val="009255C7"/>
    <w:rsid w:val="009257FE"/>
    <w:rsid w:val="00925FBE"/>
    <w:rsid w:val="0092675D"/>
    <w:rsid w:val="009277C7"/>
    <w:rsid w:val="00931835"/>
    <w:rsid w:val="0093208D"/>
    <w:rsid w:val="00932BD5"/>
    <w:rsid w:val="00933A9A"/>
    <w:rsid w:val="00933E82"/>
    <w:rsid w:val="00934D53"/>
    <w:rsid w:val="00935167"/>
    <w:rsid w:val="00936733"/>
    <w:rsid w:val="00937AF1"/>
    <w:rsid w:val="009428BE"/>
    <w:rsid w:val="00943F5B"/>
    <w:rsid w:val="009455A0"/>
    <w:rsid w:val="00945B9D"/>
    <w:rsid w:val="009465AD"/>
    <w:rsid w:val="00946B38"/>
    <w:rsid w:val="009509FF"/>
    <w:rsid w:val="00950C48"/>
    <w:rsid w:val="009541C4"/>
    <w:rsid w:val="009544FB"/>
    <w:rsid w:val="00954635"/>
    <w:rsid w:val="009546CB"/>
    <w:rsid w:val="00954871"/>
    <w:rsid w:val="009558FF"/>
    <w:rsid w:val="009570B0"/>
    <w:rsid w:val="009604D5"/>
    <w:rsid w:val="00960AF2"/>
    <w:rsid w:val="00962945"/>
    <w:rsid w:val="009629F0"/>
    <w:rsid w:val="00963B19"/>
    <w:rsid w:val="00964975"/>
    <w:rsid w:val="00964BD6"/>
    <w:rsid w:val="00964E6A"/>
    <w:rsid w:val="00966EC2"/>
    <w:rsid w:val="00967C68"/>
    <w:rsid w:val="00971022"/>
    <w:rsid w:val="009715E6"/>
    <w:rsid w:val="009725F7"/>
    <w:rsid w:val="00972F65"/>
    <w:rsid w:val="00973308"/>
    <w:rsid w:val="00973BB6"/>
    <w:rsid w:val="00974689"/>
    <w:rsid w:val="0098603C"/>
    <w:rsid w:val="009861E6"/>
    <w:rsid w:val="00986A66"/>
    <w:rsid w:val="00987583"/>
    <w:rsid w:val="009924E9"/>
    <w:rsid w:val="00992A76"/>
    <w:rsid w:val="00992E34"/>
    <w:rsid w:val="00996091"/>
    <w:rsid w:val="00996AD4"/>
    <w:rsid w:val="009978A5"/>
    <w:rsid w:val="00997E15"/>
    <w:rsid w:val="009A1890"/>
    <w:rsid w:val="009A1BE3"/>
    <w:rsid w:val="009A475F"/>
    <w:rsid w:val="009A75F1"/>
    <w:rsid w:val="009B11D1"/>
    <w:rsid w:val="009B1ED1"/>
    <w:rsid w:val="009B1F4E"/>
    <w:rsid w:val="009B275D"/>
    <w:rsid w:val="009B2F32"/>
    <w:rsid w:val="009B399D"/>
    <w:rsid w:val="009B42AA"/>
    <w:rsid w:val="009B509E"/>
    <w:rsid w:val="009B52E7"/>
    <w:rsid w:val="009B5317"/>
    <w:rsid w:val="009B600D"/>
    <w:rsid w:val="009B60EF"/>
    <w:rsid w:val="009B65AE"/>
    <w:rsid w:val="009B6A35"/>
    <w:rsid w:val="009C118F"/>
    <w:rsid w:val="009C267E"/>
    <w:rsid w:val="009C3DB9"/>
    <w:rsid w:val="009C4D03"/>
    <w:rsid w:val="009C5745"/>
    <w:rsid w:val="009C58E0"/>
    <w:rsid w:val="009C75C8"/>
    <w:rsid w:val="009D16DD"/>
    <w:rsid w:val="009D20AE"/>
    <w:rsid w:val="009D46B7"/>
    <w:rsid w:val="009D529E"/>
    <w:rsid w:val="009D5647"/>
    <w:rsid w:val="009D5B4B"/>
    <w:rsid w:val="009D615B"/>
    <w:rsid w:val="009D730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089D"/>
    <w:rsid w:val="00A35211"/>
    <w:rsid w:val="00A35647"/>
    <w:rsid w:val="00A407FD"/>
    <w:rsid w:val="00A41359"/>
    <w:rsid w:val="00A43C02"/>
    <w:rsid w:val="00A4520B"/>
    <w:rsid w:val="00A4651F"/>
    <w:rsid w:val="00A509B8"/>
    <w:rsid w:val="00A52393"/>
    <w:rsid w:val="00A52486"/>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4441"/>
    <w:rsid w:val="00A869F6"/>
    <w:rsid w:val="00A87A63"/>
    <w:rsid w:val="00A87EFB"/>
    <w:rsid w:val="00A9014D"/>
    <w:rsid w:val="00A90313"/>
    <w:rsid w:val="00A90A4A"/>
    <w:rsid w:val="00A91EED"/>
    <w:rsid w:val="00A922ED"/>
    <w:rsid w:val="00A92BD2"/>
    <w:rsid w:val="00A95645"/>
    <w:rsid w:val="00A958FE"/>
    <w:rsid w:val="00A95B9E"/>
    <w:rsid w:val="00A978A1"/>
    <w:rsid w:val="00AA0329"/>
    <w:rsid w:val="00AA1780"/>
    <w:rsid w:val="00AA1CCE"/>
    <w:rsid w:val="00AA22F0"/>
    <w:rsid w:val="00AA2BC9"/>
    <w:rsid w:val="00AA2F95"/>
    <w:rsid w:val="00AA30BB"/>
    <w:rsid w:val="00AA3B09"/>
    <w:rsid w:val="00AA4B2F"/>
    <w:rsid w:val="00AA56CE"/>
    <w:rsid w:val="00AA5EC2"/>
    <w:rsid w:val="00AB2EF0"/>
    <w:rsid w:val="00AB2FE3"/>
    <w:rsid w:val="00AB3E0F"/>
    <w:rsid w:val="00AB4FD9"/>
    <w:rsid w:val="00AB66EA"/>
    <w:rsid w:val="00AB7395"/>
    <w:rsid w:val="00AC24A5"/>
    <w:rsid w:val="00AC3981"/>
    <w:rsid w:val="00AC49BC"/>
    <w:rsid w:val="00AC55DD"/>
    <w:rsid w:val="00AC5BF7"/>
    <w:rsid w:val="00AC6A7C"/>
    <w:rsid w:val="00AC73A1"/>
    <w:rsid w:val="00AC746F"/>
    <w:rsid w:val="00AD28C9"/>
    <w:rsid w:val="00AD2DD2"/>
    <w:rsid w:val="00AD31CC"/>
    <w:rsid w:val="00AD701D"/>
    <w:rsid w:val="00AD7FF9"/>
    <w:rsid w:val="00AE1964"/>
    <w:rsid w:val="00AE2237"/>
    <w:rsid w:val="00AE341C"/>
    <w:rsid w:val="00AE56C4"/>
    <w:rsid w:val="00AE6A16"/>
    <w:rsid w:val="00AF44BC"/>
    <w:rsid w:val="00AF4AD6"/>
    <w:rsid w:val="00AF552B"/>
    <w:rsid w:val="00AF5E8C"/>
    <w:rsid w:val="00AF623D"/>
    <w:rsid w:val="00AF7681"/>
    <w:rsid w:val="00AF7AC2"/>
    <w:rsid w:val="00B025C4"/>
    <w:rsid w:val="00B06547"/>
    <w:rsid w:val="00B11556"/>
    <w:rsid w:val="00B128A3"/>
    <w:rsid w:val="00B133D1"/>
    <w:rsid w:val="00B1603E"/>
    <w:rsid w:val="00B16FD1"/>
    <w:rsid w:val="00B204AC"/>
    <w:rsid w:val="00B21AE5"/>
    <w:rsid w:val="00B221E7"/>
    <w:rsid w:val="00B22C84"/>
    <w:rsid w:val="00B233D4"/>
    <w:rsid w:val="00B23634"/>
    <w:rsid w:val="00B24486"/>
    <w:rsid w:val="00B244F9"/>
    <w:rsid w:val="00B24D59"/>
    <w:rsid w:val="00B25270"/>
    <w:rsid w:val="00B26C55"/>
    <w:rsid w:val="00B26F9B"/>
    <w:rsid w:val="00B2712F"/>
    <w:rsid w:val="00B27741"/>
    <w:rsid w:val="00B27B5D"/>
    <w:rsid w:val="00B27E5A"/>
    <w:rsid w:val="00B304B4"/>
    <w:rsid w:val="00B305D2"/>
    <w:rsid w:val="00B31D5F"/>
    <w:rsid w:val="00B3345C"/>
    <w:rsid w:val="00B34047"/>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3CC1"/>
    <w:rsid w:val="00B54F5A"/>
    <w:rsid w:val="00B55DB1"/>
    <w:rsid w:val="00B56226"/>
    <w:rsid w:val="00B56D4E"/>
    <w:rsid w:val="00B57279"/>
    <w:rsid w:val="00B576CF"/>
    <w:rsid w:val="00B60E7C"/>
    <w:rsid w:val="00B62D3F"/>
    <w:rsid w:val="00B6403F"/>
    <w:rsid w:val="00B6502E"/>
    <w:rsid w:val="00B650EB"/>
    <w:rsid w:val="00B66775"/>
    <w:rsid w:val="00B66895"/>
    <w:rsid w:val="00B66B49"/>
    <w:rsid w:val="00B6704E"/>
    <w:rsid w:val="00B67B01"/>
    <w:rsid w:val="00B67C7C"/>
    <w:rsid w:val="00B70782"/>
    <w:rsid w:val="00B7166D"/>
    <w:rsid w:val="00B802D5"/>
    <w:rsid w:val="00B84440"/>
    <w:rsid w:val="00B85AF6"/>
    <w:rsid w:val="00B85B28"/>
    <w:rsid w:val="00B861F5"/>
    <w:rsid w:val="00B86970"/>
    <w:rsid w:val="00B86D7A"/>
    <w:rsid w:val="00B86FF0"/>
    <w:rsid w:val="00B9130F"/>
    <w:rsid w:val="00B91368"/>
    <w:rsid w:val="00B91584"/>
    <w:rsid w:val="00B9292A"/>
    <w:rsid w:val="00B932BE"/>
    <w:rsid w:val="00B940C7"/>
    <w:rsid w:val="00B951CD"/>
    <w:rsid w:val="00B9615E"/>
    <w:rsid w:val="00B96681"/>
    <w:rsid w:val="00B96C91"/>
    <w:rsid w:val="00BA01B0"/>
    <w:rsid w:val="00BA38EF"/>
    <w:rsid w:val="00BA3E10"/>
    <w:rsid w:val="00BA5550"/>
    <w:rsid w:val="00BA72D3"/>
    <w:rsid w:val="00BA766C"/>
    <w:rsid w:val="00BA7E41"/>
    <w:rsid w:val="00BB06A1"/>
    <w:rsid w:val="00BB30BA"/>
    <w:rsid w:val="00BB36A2"/>
    <w:rsid w:val="00BB4232"/>
    <w:rsid w:val="00BB4B3A"/>
    <w:rsid w:val="00BB4FF2"/>
    <w:rsid w:val="00BB5047"/>
    <w:rsid w:val="00BB54F9"/>
    <w:rsid w:val="00BB5F35"/>
    <w:rsid w:val="00BB6B7A"/>
    <w:rsid w:val="00BB6E7F"/>
    <w:rsid w:val="00BB739D"/>
    <w:rsid w:val="00BC06EB"/>
    <w:rsid w:val="00BC109F"/>
    <w:rsid w:val="00BC242F"/>
    <w:rsid w:val="00BC35EF"/>
    <w:rsid w:val="00BC4DF1"/>
    <w:rsid w:val="00BC5573"/>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3C72"/>
    <w:rsid w:val="00BE50E6"/>
    <w:rsid w:val="00BE53B4"/>
    <w:rsid w:val="00BE5840"/>
    <w:rsid w:val="00BE6487"/>
    <w:rsid w:val="00BE6766"/>
    <w:rsid w:val="00BE6A78"/>
    <w:rsid w:val="00BE6B38"/>
    <w:rsid w:val="00BE7C5B"/>
    <w:rsid w:val="00BE7F76"/>
    <w:rsid w:val="00BF0FC8"/>
    <w:rsid w:val="00BF3FD9"/>
    <w:rsid w:val="00BF5E95"/>
    <w:rsid w:val="00BF6B19"/>
    <w:rsid w:val="00BF75C7"/>
    <w:rsid w:val="00C0051D"/>
    <w:rsid w:val="00C0115C"/>
    <w:rsid w:val="00C02149"/>
    <w:rsid w:val="00C02EE3"/>
    <w:rsid w:val="00C0323F"/>
    <w:rsid w:val="00C04B90"/>
    <w:rsid w:val="00C0501F"/>
    <w:rsid w:val="00C125D1"/>
    <w:rsid w:val="00C12A3F"/>
    <w:rsid w:val="00C130D9"/>
    <w:rsid w:val="00C1347B"/>
    <w:rsid w:val="00C134EC"/>
    <w:rsid w:val="00C13D9B"/>
    <w:rsid w:val="00C14611"/>
    <w:rsid w:val="00C14660"/>
    <w:rsid w:val="00C1470A"/>
    <w:rsid w:val="00C163B5"/>
    <w:rsid w:val="00C16760"/>
    <w:rsid w:val="00C16C83"/>
    <w:rsid w:val="00C17F03"/>
    <w:rsid w:val="00C22E65"/>
    <w:rsid w:val="00C23D9A"/>
    <w:rsid w:val="00C241F4"/>
    <w:rsid w:val="00C24822"/>
    <w:rsid w:val="00C25541"/>
    <w:rsid w:val="00C25C40"/>
    <w:rsid w:val="00C25CEC"/>
    <w:rsid w:val="00C30533"/>
    <w:rsid w:val="00C30C5D"/>
    <w:rsid w:val="00C30CAA"/>
    <w:rsid w:val="00C33FFB"/>
    <w:rsid w:val="00C34DB2"/>
    <w:rsid w:val="00C35148"/>
    <w:rsid w:val="00C36F42"/>
    <w:rsid w:val="00C37144"/>
    <w:rsid w:val="00C4447B"/>
    <w:rsid w:val="00C52535"/>
    <w:rsid w:val="00C52698"/>
    <w:rsid w:val="00C53889"/>
    <w:rsid w:val="00C54121"/>
    <w:rsid w:val="00C563E6"/>
    <w:rsid w:val="00C56688"/>
    <w:rsid w:val="00C57CDC"/>
    <w:rsid w:val="00C60085"/>
    <w:rsid w:val="00C60D59"/>
    <w:rsid w:val="00C62D73"/>
    <w:rsid w:val="00C62D97"/>
    <w:rsid w:val="00C6417B"/>
    <w:rsid w:val="00C641C2"/>
    <w:rsid w:val="00C646B4"/>
    <w:rsid w:val="00C6640B"/>
    <w:rsid w:val="00C66D47"/>
    <w:rsid w:val="00C71065"/>
    <w:rsid w:val="00C7166F"/>
    <w:rsid w:val="00C71ED7"/>
    <w:rsid w:val="00C72519"/>
    <w:rsid w:val="00C72ADA"/>
    <w:rsid w:val="00C76EA7"/>
    <w:rsid w:val="00C77AA5"/>
    <w:rsid w:val="00C77B93"/>
    <w:rsid w:val="00C77FA7"/>
    <w:rsid w:val="00C808A2"/>
    <w:rsid w:val="00C80B03"/>
    <w:rsid w:val="00C837D4"/>
    <w:rsid w:val="00C846EA"/>
    <w:rsid w:val="00C866BF"/>
    <w:rsid w:val="00C86A4C"/>
    <w:rsid w:val="00C8794B"/>
    <w:rsid w:val="00C87DEE"/>
    <w:rsid w:val="00C91B2D"/>
    <w:rsid w:val="00C94A67"/>
    <w:rsid w:val="00C950B8"/>
    <w:rsid w:val="00C9555C"/>
    <w:rsid w:val="00C956EE"/>
    <w:rsid w:val="00C96D25"/>
    <w:rsid w:val="00CA0C4E"/>
    <w:rsid w:val="00CA1E5A"/>
    <w:rsid w:val="00CA4EFD"/>
    <w:rsid w:val="00CA6179"/>
    <w:rsid w:val="00CA6F93"/>
    <w:rsid w:val="00CA785E"/>
    <w:rsid w:val="00CB331E"/>
    <w:rsid w:val="00CB3D19"/>
    <w:rsid w:val="00CB4CD7"/>
    <w:rsid w:val="00CB57D1"/>
    <w:rsid w:val="00CB584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5F29"/>
    <w:rsid w:val="00CF73D8"/>
    <w:rsid w:val="00D00F5D"/>
    <w:rsid w:val="00D02922"/>
    <w:rsid w:val="00D038DF"/>
    <w:rsid w:val="00D03948"/>
    <w:rsid w:val="00D03A28"/>
    <w:rsid w:val="00D0474A"/>
    <w:rsid w:val="00D04AD1"/>
    <w:rsid w:val="00D0607B"/>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3B2A"/>
    <w:rsid w:val="00D241C2"/>
    <w:rsid w:val="00D24DC4"/>
    <w:rsid w:val="00D257CC"/>
    <w:rsid w:val="00D277AA"/>
    <w:rsid w:val="00D312BA"/>
    <w:rsid w:val="00D3138B"/>
    <w:rsid w:val="00D31B63"/>
    <w:rsid w:val="00D33D76"/>
    <w:rsid w:val="00D34505"/>
    <w:rsid w:val="00D349E0"/>
    <w:rsid w:val="00D34C22"/>
    <w:rsid w:val="00D361AE"/>
    <w:rsid w:val="00D37EB9"/>
    <w:rsid w:val="00D40EE9"/>
    <w:rsid w:val="00D41F63"/>
    <w:rsid w:val="00D42725"/>
    <w:rsid w:val="00D42A31"/>
    <w:rsid w:val="00D435B3"/>
    <w:rsid w:val="00D44595"/>
    <w:rsid w:val="00D44B32"/>
    <w:rsid w:val="00D50F7E"/>
    <w:rsid w:val="00D511EB"/>
    <w:rsid w:val="00D51760"/>
    <w:rsid w:val="00D53EFC"/>
    <w:rsid w:val="00D5413B"/>
    <w:rsid w:val="00D551FB"/>
    <w:rsid w:val="00D55A8C"/>
    <w:rsid w:val="00D55DF6"/>
    <w:rsid w:val="00D56CDF"/>
    <w:rsid w:val="00D578EC"/>
    <w:rsid w:val="00D57972"/>
    <w:rsid w:val="00D60040"/>
    <w:rsid w:val="00D60C12"/>
    <w:rsid w:val="00D61489"/>
    <w:rsid w:val="00D61E42"/>
    <w:rsid w:val="00D63463"/>
    <w:rsid w:val="00D636BB"/>
    <w:rsid w:val="00D63948"/>
    <w:rsid w:val="00D64CF4"/>
    <w:rsid w:val="00D65212"/>
    <w:rsid w:val="00D656EB"/>
    <w:rsid w:val="00D65ADA"/>
    <w:rsid w:val="00D65D3F"/>
    <w:rsid w:val="00D67971"/>
    <w:rsid w:val="00D67E0B"/>
    <w:rsid w:val="00D7104C"/>
    <w:rsid w:val="00D72846"/>
    <w:rsid w:val="00D7364D"/>
    <w:rsid w:val="00D73BA0"/>
    <w:rsid w:val="00D7437C"/>
    <w:rsid w:val="00D74BA2"/>
    <w:rsid w:val="00D74F62"/>
    <w:rsid w:val="00D75325"/>
    <w:rsid w:val="00D82B3B"/>
    <w:rsid w:val="00D834F4"/>
    <w:rsid w:val="00D83ACB"/>
    <w:rsid w:val="00D83CBE"/>
    <w:rsid w:val="00D84009"/>
    <w:rsid w:val="00D845A7"/>
    <w:rsid w:val="00D8629D"/>
    <w:rsid w:val="00D869E4"/>
    <w:rsid w:val="00D8714D"/>
    <w:rsid w:val="00D905B6"/>
    <w:rsid w:val="00D910AD"/>
    <w:rsid w:val="00D92672"/>
    <w:rsid w:val="00D92926"/>
    <w:rsid w:val="00D92A88"/>
    <w:rsid w:val="00D937F6"/>
    <w:rsid w:val="00D94AB5"/>
    <w:rsid w:val="00D97444"/>
    <w:rsid w:val="00DA178A"/>
    <w:rsid w:val="00DA1FC5"/>
    <w:rsid w:val="00DA363C"/>
    <w:rsid w:val="00DA3685"/>
    <w:rsid w:val="00DA5F0A"/>
    <w:rsid w:val="00DA6C08"/>
    <w:rsid w:val="00DA7A56"/>
    <w:rsid w:val="00DB02FB"/>
    <w:rsid w:val="00DB0E48"/>
    <w:rsid w:val="00DB1F30"/>
    <w:rsid w:val="00DB2D88"/>
    <w:rsid w:val="00DB3130"/>
    <w:rsid w:val="00DB4B8F"/>
    <w:rsid w:val="00DB65EC"/>
    <w:rsid w:val="00DB7D92"/>
    <w:rsid w:val="00DB7F7E"/>
    <w:rsid w:val="00DC0C92"/>
    <w:rsid w:val="00DC1680"/>
    <w:rsid w:val="00DC1C08"/>
    <w:rsid w:val="00DC3654"/>
    <w:rsid w:val="00DC40BE"/>
    <w:rsid w:val="00DC4352"/>
    <w:rsid w:val="00DC47A8"/>
    <w:rsid w:val="00DC4BCF"/>
    <w:rsid w:val="00DC63B6"/>
    <w:rsid w:val="00DC6E15"/>
    <w:rsid w:val="00DC6E3A"/>
    <w:rsid w:val="00DC768F"/>
    <w:rsid w:val="00DD146F"/>
    <w:rsid w:val="00DD1C1B"/>
    <w:rsid w:val="00DD7599"/>
    <w:rsid w:val="00DE0D8E"/>
    <w:rsid w:val="00DE1EA3"/>
    <w:rsid w:val="00DE21EC"/>
    <w:rsid w:val="00DE2636"/>
    <w:rsid w:val="00DE4035"/>
    <w:rsid w:val="00DF1059"/>
    <w:rsid w:val="00DF1484"/>
    <w:rsid w:val="00DF62BA"/>
    <w:rsid w:val="00DF682F"/>
    <w:rsid w:val="00DF7E18"/>
    <w:rsid w:val="00E002DD"/>
    <w:rsid w:val="00E033FB"/>
    <w:rsid w:val="00E03995"/>
    <w:rsid w:val="00E0405F"/>
    <w:rsid w:val="00E0772F"/>
    <w:rsid w:val="00E10E5A"/>
    <w:rsid w:val="00E110D3"/>
    <w:rsid w:val="00E115D4"/>
    <w:rsid w:val="00E11ABD"/>
    <w:rsid w:val="00E144A3"/>
    <w:rsid w:val="00E1504C"/>
    <w:rsid w:val="00E16C74"/>
    <w:rsid w:val="00E175C5"/>
    <w:rsid w:val="00E17CDC"/>
    <w:rsid w:val="00E202D9"/>
    <w:rsid w:val="00E20480"/>
    <w:rsid w:val="00E22614"/>
    <w:rsid w:val="00E228F7"/>
    <w:rsid w:val="00E23198"/>
    <w:rsid w:val="00E23271"/>
    <w:rsid w:val="00E24970"/>
    <w:rsid w:val="00E26342"/>
    <w:rsid w:val="00E27031"/>
    <w:rsid w:val="00E27B34"/>
    <w:rsid w:val="00E27F2F"/>
    <w:rsid w:val="00E3083C"/>
    <w:rsid w:val="00E30DF9"/>
    <w:rsid w:val="00E310D9"/>
    <w:rsid w:val="00E315FB"/>
    <w:rsid w:val="00E32D18"/>
    <w:rsid w:val="00E33674"/>
    <w:rsid w:val="00E337E1"/>
    <w:rsid w:val="00E34465"/>
    <w:rsid w:val="00E34FC6"/>
    <w:rsid w:val="00E367B6"/>
    <w:rsid w:val="00E370E5"/>
    <w:rsid w:val="00E372B0"/>
    <w:rsid w:val="00E40247"/>
    <w:rsid w:val="00E41E51"/>
    <w:rsid w:val="00E42E99"/>
    <w:rsid w:val="00E45865"/>
    <w:rsid w:val="00E46483"/>
    <w:rsid w:val="00E46600"/>
    <w:rsid w:val="00E47802"/>
    <w:rsid w:val="00E47DBC"/>
    <w:rsid w:val="00E50A81"/>
    <w:rsid w:val="00E5284B"/>
    <w:rsid w:val="00E54F6E"/>
    <w:rsid w:val="00E60B9F"/>
    <w:rsid w:val="00E610FC"/>
    <w:rsid w:val="00E618D1"/>
    <w:rsid w:val="00E62060"/>
    <w:rsid w:val="00E6228B"/>
    <w:rsid w:val="00E6294E"/>
    <w:rsid w:val="00E62B00"/>
    <w:rsid w:val="00E634B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19F1"/>
    <w:rsid w:val="00E827DA"/>
    <w:rsid w:val="00E85B65"/>
    <w:rsid w:val="00E909F5"/>
    <w:rsid w:val="00E912A6"/>
    <w:rsid w:val="00E91385"/>
    <w:rsid w:val="00E9239A"/>
    <w:rsid w:val="00E94C7C"/>
    <w:rsid w:val="00E95082"/>
    <w:rsid w:val="00E9529D"/>
    <w:rsid w:val="00E9559B"/>
    <w:rsid w:val="00E95C08"/>
    <w:rsid w:val="00E97949"/>
    <w:rsid w:val="00EA1274"/>
    <w:rsid w:val="00EA167A"/>
    <w:rsid w:val="00EA21F1"/>
    <w:rsid w:val="00EA373A"/>
    <w:rsid w:val="00EA5E28"/>
    <w:rsid w:val="00EA7170"/>
    <w:rsid w:val="00EA74CA"/>
    <w:rsid w:val="00EB02E8"/>
    <w:rsid w:val="00EB2CA2"/>
    <w:rsid w:val="00EB2ED6"/>
    <w:rsid w:val="00EB2F43"/>
    <w:rsid w:val="00EB3D43"/>
    <w:rsid w:val="00EB3E5C"/>
    <w:rsid w:val="00EB3FE7"/>
    <w:rsid w:val="00EB5045"/>
    <w:rsid w:val="00EB7CD1"/>
    <w:rsid w:val="00EB7F8E"/>
    <w:rsid w:val="00EC004F"/>
    <w:rsid w:val="00EC07C7"/>
    <w:rsid w:val="00EC4DA6"/>
    <w:rsid w:val="00EC559F"/>
    <w:rsid w:val="00EC6F25"/>
    <w:rsid w:val="00EC78B3"/>
    <w:rsid w:val="00ED0384"/>
    <w:rsid w:val="00ED09FF"/>
    <w:rsid w:val="00ED1766"/>
    <w:rsid w:val="00ED3EB5"/>
    <w:rsid w:val="00ED7523"/>
    <w:rsid w:val="00ED78D3"/>
    <w:rsid w:val="00EE0CA6"/>
    <w:rsid w:val="00EE1590"/>
    <w:rsid w:val="00EE196B"/>
    <w:rsid w:val="00EE40BC"/>
    <w:rsid w:val="00EE473F"/>
    <w:rsid w:val="00EE50EA"/>
    <w:rsid w:val="00EE67A4"/>
    <w:rsid w:val="00EE7E4F"/>
    <w:rsid w:val="00EF047D"/>
    <w:rsid w:val="00EF0AFA"/>
    <w:rsid w:val="00EF0C40"/>
    <w:rsid w:val="00EF0DEC"/>
    <w:rsid w:val="00EF117B"/>
    <w:rsid w:val="00EF1E22"/>
    <w:rsid w:val="00EF4283"/>
    <w:rsid w:val="00EF4585"/>
    <w:rsid w:val="00EF4FB4"/>
    <w:rsid w:val="00EF58F0"/>
    <w:rsid w:val="00EF5D2C"/>
    <w:rsid w:val="00EF6AD5"/>
    <w:rsid w:val="00EF7797"/>
    <w:rsid w:val="00EF7D30"/>
    <w:rsid w:val="00F00A6B"/>
    <w:rsid w:val="00F01757"/>
    <w:rsid w:val="00F01B41"/>
    <w:rsid w:val="00F01C29"/>
    <w:rsid w:val="00F022F6"/>
    <w:rsid w:val="00F0238C"/>
    <w:rsid w:val="00F044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6521"/>
    <w:rsid w:val="00F56EE5"/>
    <w:rsid w:val="00F571CA"/>
    <w:rsid w:val="00F61880"/>
    <w:rsid w:val="00F62012"/>
    <w:rsid w:val="00F62450"/>
    <w:rsid w:val="00F636D9"/>
    <w:rsid w:val="00F64873"/>
    <w:rsid w:val="00F64E7E"/>
    <w:rsid w:val="00F652A9"/>
    <w:rsid w:val="00F653C8"/>
    <w:rsid w:val="00F66D1B"/>
    <w:rsid w:val="00F71592"/>
    <w:rsid w:val="00F718EF"/>
    <w:rsid w:val="00F722A7"/>
    <w:rsid w:val="00F72E79"/>
    <w:rsid w:val="00F7368F"/>
    <w:rsid w:val="00F73868"/>
    <w:rsid w:val="00F73CE1"/>
    <w:rsid w:val="00F76061"/>
    <w:rsid w:val="00F77449"/>
    <w:rsid w:val="00F81E14"/>
    <w:rsid w:val="00F842CB"/>
    <w:rsid w:val="00F84E0B"/>
    <w:rsid w:val="00F84E39"/>
    <w:rsid w:val="00F904A9"/>
    <w:rsid w:val="00F91740"/>
    <w:rsid w:val="00F92934"/>
    <w:rsid w:val="00F9363C"/>
    <w:rsid w:val="00F937F7"/>
    <w:rsid w:val="00F93E34"/>
    <w:rsid w:val="00F95A18"/>
    <w:rsid w:val="00F965BA"/>
    <w:rsid w:val="00FA063A"/>
    <w:rsid w:val="00FA1DFC"/>
    <w:rsid w:val="00FA2809"/>
    <w:rsid w:val="00FA2B3B"/>
    <w:rsid w:val="00FA30B3"/>
    <w:rsid w:val="00FA7477"/>
    <w:rsid w:val="00FA7733"/>
    <w:rsid w:val="00FA7BCF"/>
    <w:rsid w:val="00FA7F26"/>
    <w:rsid w:val="00FB0937"/>
    <w:rsid w:val="00FB0F7A"/>
    <w:rsid w:val="00FB162A"/>
    <w:rsid w:val="00FB2FE0"/>
    <w:rsid w:val="00FB4895"/>
    <w:rsid w:val="00FB489D"/>
    <w:rsid w:val="00FB49C8"/>
    <w:rsid w:val="00FB4E0C"/>
    <w:rsid w:val="00FB542F"/>
    <w:rsid w:val="00FB6151"/>
    <w:rsid w:val="00FB6E65"/>
    <w:rsid w:val="00FC4FE7"/>
    <w:rsid w:val="00FC6131"/>
    <w:rsid w:val="00FC7D12"/>
    <w:rsid w:val="00FC7D1E"/>
    <w:rsid w:val="00FD1F99"/>
    <w:rsid w:val="00FD2535"/>
    <w:rsid w:val="00FD464A"/>
    <w:rsid w:val="00FD572B"/>
    <w:rsid w:val="00FD6D1A"/>
    <w:rsid w:val="00FD7116"/>
    <w:rsid w:val="00FD7E90"/>
    <w:rsid w:val="00FE0350"/>
    <w:rsid w:val="00FE1F35"/>
    <w:rsid w:val="00FE26BC"/>
    <w:rsid w:val="00FE2F81"/>
    <w:rsid w:val="00FE5AB4"/>
    <w:rsid w:val="00FE5F91"/>
    <w:rsid w:val="00FE5FE6"/>
    <w:rsid w:val="00FE6FFC"/>
    <w:rsid w:val="00FF2440"/>
    <w:rsid w:val="00FF30A6"/>
    <w:rsid w:val="00FF35CA"/>
    <w:rsid w:val="00FF42B0"/>
    <w:rsid w:val="00FF4E42"/>
    <w:rsid w:val="00FF522C"/>
    <w:rsid w:val="00FF5DA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91B02"/>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38286524">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microsoft.com/office/2011/relationships/people" Target="peop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FA25DC0-3B86-F240-AF0E-8EB1FE388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26</Pages>
  <Words>21192</Words>
  <Characters>120797</Characters>
  <Application>Microsoft Macintosh Word</Application>
  <DocSecurity>0</DocSecurity>
  <Lines>1006</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78</cp:revision>
  <dcterms:created xsi:type="dcterms:W3CDTF">2018-07-25T15:35:00Z</dcterms:created>
  <dcterms:modified xsi:type="dcterms:W3CDTF">2018-07-26T15:17:00Z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