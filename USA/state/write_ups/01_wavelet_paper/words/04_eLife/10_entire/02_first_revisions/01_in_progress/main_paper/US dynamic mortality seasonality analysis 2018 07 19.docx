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2C8929F4"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3C44EA4A"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3D01A1D0" w:rsidR="007846F4" w:rsidRDefault="007846F4" w:rsidP="00C33FFB">
      <w:pPr>
        <w:spacing w:line="480" w:lineRule="auto"/>
        <w:jc w:val="both"/>
        <w:rPr>
          <w:ins w:id="0" w:author="Majid2" w:date="2018-07-16T10:39:00Z"/>
          <w:color w:val="000000" w:themeColor="text1"/>
        </w:rPr>
      </w:pPr>
      <w:r>
        <w:rPr>
          <w:color w:val="000000" w:themeColor="text1"/>
        </w:rPr>
        <w:t>Table 1 presents number of deaths by cause of death and sex.</w:t>
      </w:r>
      <w:r w:rsidRPr="00AC73A1">
        <w:rPr>
          <w:color w:val="000000" w:themeColor="text1"/>
        </w:rPr>
        <w:t xml:space="preserve"> </w:t>
      </w:r>
      <w:ins w:id="1" w:author="Parks, Robbie M" w:date="2018-07-18T07:39:00Z">
        <w:r w:rsidR="00125763">
          <w:rPr>
            <w:color w:val="000000" w:themeColor="text1"/>
          </w:rPr>
          <w:t xml:space="preserve">Deaths from </w:t>
        </w:r>
        <w:r w:rsidR="009978A5">
          <w:rPr>
            <w:color w:val="000000" w:themeColor="text1"/>
          </w:rPr>
          <w:t xml:space="preserve">cardiorespiratory causes make up </w:t>
        </w:r>
      </w:ins>
      <w:ins w:id="2" w:author="Parks, Robbie M" w:date="2018-07-18T07:49:00Z">
        <w:r w:rsidR="009978A5">
          <w:rPr>
            <w:color w:val="000000" w:themeColor="text1"/>
          </w:rPr>
          <w:t>nearly half of all deaths</w:t>
        </w:r>
      </w:ins>
      <w:ins w:id="3" w:author="Parks, Robbie M" w:date="2018-07-18T07:51:00Z">
        <w:r w:rsidR="007C221D">
          <w:rPr>
            <w:color w:val="000000" w:themeColor="text1"/>
          </w:rPr>
          <w:t xml:space="preserve"> (48.1%)</w:t>
        </w:r>
      </w:ins>
      <w:ins w:id="4" w:author="Parks, Robbie M" w:date="2018-07-18T07:49:00Z">
        <w:r w:rsidR="009978A5">
          <w:rPr>
            <w:color w:val="000000" w:themeColor="text1"/>
          </w:rPr>
          <w:t xml:space="preserve">, with </w:t>
        </w:r>
      </w:ins>
      <w:ins w:id="5" w:author="Parks, Robbie M" w:date="2018-07-19T07:46:00Z">
        <w:r w:rsidR="00B26F9B">
          <w:rPr>
            <w:color w:val="000000" w:themeColor="text1"/>
          </w:rPr>
          <w:t>most</w:t>
        </w:r>
      </w:ins>
      <w:ins w:id="6" w:author="Parks, Robbie M" w:date="2018-07-18T07:49:00Z">
        <w:r w:rsidR="009978A5">
          <w:rPr>
            <w:color w:val="000000" w:themeColor="text1"/>
          </w:rPr>
          <w:t xml:space="preserve"> </w:t>
        </w:r>
      </w:ins>
      <w:ins w:id="7" w:author="Parks, Robbie M" w:date="2018-07-18T07:53:00Z">
        <w:r w:rsidR="00A14627">
          <w:rPr>
            <w:color w:val="000000" w:themeColor="text1"/>
          </w:rPr>
          <w:t xml:space="preserve">deaths from </w:t>
        </w:r>
      </w:ins>
      <w:ins w:id="8" w:author="Parks, Robbie M" w:date="2018-07-18T07:49:00Z">
        <w:r w:rsidR="009978A5">
          <w:rPr>
            <w:color w:val="000000" w:themeColor="text1"/>
          </w:rPr>
          <w:t xml:space="preserve">cardiovascular </w:t>
        </w:r>
      </w:ins>
      <w:ins w:id="9" w:author="Parks, Robbie M" w:date="2018-07-18T07:53:00Z">
        <w:r w:rsidR="00A14627">
          <w:rPr>
            <w:color w:val="000000" w:themeColor="text1"/>
          </w:rPr>
          <w:t>disease</w:t>
        </w:r>
      </w:ins>
      <w:ins w:id="10" w:author="Parks, Robbie M" w:date="2018-07-18T07:49:00Z">
        <w:r w:rsidR="009978A5">
          <w:rPr>
            <w:color w:val="000000" w:themeColor="text1"/>
          </w:rPr>
          <w:t xml:space="preserve">. </w:t>
        </w:r>
      </w:ins>
      <w:ins w:id="11" w:author="Parks, Robbie M" w:date="2018-07-18T07:54:00Z">
        <w:r w:rsidR="00030756">
          <w:rPr>
            <w:color w:val="000000" w:themeColor="text1"/>
          </w:rPr>
          <w:t>Next highest during</w:t>
        </w:r>
      </w:ins>
      <w:ins w:id="12" w:author="Parks, Robbie M" w:date="2018-07-18T07:50:00Z">
        <w:r w:rsidR="002E757A">
          <w:rPr>
            <w:color w:val="000000" w:themeColor="text1"/>
          </w:rPr>
          <w:t xml:space="preserve"> the study period were </w:t>
        </w:r>
      </w:ins>
      <w:ins w:id="13" w:author="Parks, Robbie M" w:date="2018-07-18T07:54:00Z">
        <w:r w:rsidR="00030756">
          <w:rPr>
            <w:color w:val="000000" w:themeColor="text1"/>
          </w:rPr>
          <w:t xml:space="preserve">deaths </w:t>
        </w:r>
      </w:ins>
      <w:ins w:id="14" w:author="Parks, Robbie M" w:date="2018-07-18T07:50:00Z">
        <w:r w:rsidR="002E757A">
          <w:rPr>
            <w:color w:val="000000" w:themeColor="text1"/>
          </w:rPr>
          <w:t>from cancer</w:t>
        </w:r>
      </w:ins>
      <w:ins w:id="15" w:author="Parks, Robbie M" w:date="2018-07-18T07:54:00Z">
        <w:r w:rsidR="00030756">
          <w:rPr>
            <w:color w:val="000000" w:themeColor="text1"/>
          </w:rPr>
          <w:t xml:space="preserve"> (23.2%)</w:t>
        </w:r>
      </w:ins>
      <w:ins w:id="16" w:author="Parks, Robbie M" w:date="2018-07-18T07:50:00Z">
        <w:r w:rsidR="002E757A">
          <w:rPr>
            <w:color w:val="000000" w:themeColor="text1"/>
          </w:rPr>
          <w:t xml:space="preserve">, </w:t>
        </w:r>
      </w:ins>
      <w:ins w:id="17" w:author="Parks, Robbie M" w:date="2018-07-18T07:53:00Z">
        <w:r w:rsidR="00EB3FE7">
          <w:rPr>
            <w:color w:val="000000" w:themeColor="text1"/>
          </w:rPr>
          <w:t xml:space="preserve">followed by </w:t>
        </w:r>
      </w:ins>
      <w:ins w:id="18" w:author="Parks, Robbie M" w:date="2018-07-18T07:56:00Z">
        <w:r w:rsidR="00904B6C">
          <w:rPr>
            <w:color w:val="000000" w:themeColor="text1"/>
          </w:rPr>
          <w:t xml:space="preserve">deaths from </w:t>
        </w:r>
      </w:ins>
      <w:ins w:id="19" w:author="Parks, Robbie M" w:date="2018-07-18T07:53:00Z">
        <w:r w:rsidR="00EB3FE7">
          <w:rPr>
            <w:color w:val="000000" w:themeColor="text1"/>
          </w:rPr>
          <w:t>injuries</w:t>
        </w:r>
        <w:r w:rsidR="00A14627">
          <w:rPr>
            <w:color w:val="000000" w:themeColor="text1"/>
          </w:rPr>
          <w:t xml:space="preserve"> (6.8%)</w:t>
        </w:r>
        <w:r w:rsidR="00030756">
          <w:rPr>
            <w:color w:val="000000" w:themeColor="text1"/>
          </w:rPr>
          <w:t>,</w:t>
        </w:r>
      </w:ins>
      <w:ins w:id="20" w:author="Parks, Robbie M" w:date="2018-07-18T07:56:00Z">
        <w:r w:rsidR="001D2724">
          <w:rPr>
            <w:color w:val="000000" w:themeColor="text1"/>
          </w:rPr>
          <w:t xml:space="preserve"> with</w:t>
        </w:r>
      </w:ins>
      <w:ins w:id="21" w:author="Parks, Robbie M" w:date="2018-07-18T07:53:00Z">
        <w:r w:rsidR="00030756">
          <w:rPr>
            <w:color w:val="000000" w:themeColor="text1"/>
          </w:rPr>
          <w:t xml:space="preserve"> two thirds of those being unintentional.</w:t>
        </w:r>
      </w:ins>
    </w:p>
    <w:p w14:paraId="7ABBCA33" w14:textId="77777777" w:rsidR="007846F4" w:rsidRDefault="007846F4" w:rsidP="00C33FFB">
      <w:pPr>
        <w:spacing w:line="480" w:lineRule="auto"/>
        <w:jc w:val="both"/>
        <w:rPr>
          <w:ins w:id="22"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056DFF92" w:rsidR="00B91368" w:rsidRDefault="005902F2" w:rsidP="00C33FFB">
      <w:pPr>
        <w:spacing w:line="480" w:lineRule="auto"/>
        <w:jc w:val="both"/>
      </w:pPr>
      <w:r w:rsidRPr="00AC73A1">
        <w:lastRenderedPageBreak/>
        <w:t>M</w:t>
      </w:r>
      <w:r w:rsidR="0029208D" w:rsidRPr="00AC73A1">
        <w:t xml:space="preserve">ortality from all </w:t>
      </w:r>
      <w:del w:id="23" w:author="Parks, Robbie M" w:date="2018-07-18T08:40:00Z">
        <w:r w:rsidR="0029208D" w:rsidRPr="00AC73A1" w:rsidDel="00897C35">
          <w:delText xml:space="preserve">four </w:delText>
        </w:r>
        <w:r w:rsidR="00C87DEE" w:rsidDel="00897C35">
          <w:delText xml:space="preserve">main </w:delText>
        </w:r>
      </w:del>
      <w:r w:rsidR="0029208D" w:rsidRPr="00AC73A1">
        <w:t>cause</w:t>
      </w:r>
      <w:ins w:id="24" w:author="Parks, Robbie M" w:date="2018-07-18T08:58:00Z">
        <w:r w:rsidR="00D211A0">
          <w:t xml:space="preserve">s </w:t>
        </w:r>
      </w:ins>
      <w:del w:id="25" w:author="Parks, Robbie M" w:date="2018-07-18T08:58:00Z">
        <w:r w:rsidRPr="00AC73A1" w:rsidDel="00D211A0">
          <w:delText xml:space="preserve"> groups </w:delText>
        </w:r>
      </w:del>
      <w:r w:rsidR="0029208D" w:rsidRPr="00AC73A1">
        <w:t>was</w:t>
      </w:r>
      <w:r w:rsidRPr="00AC73A1">
        <w:t xml:space="preserve"> seasonal </w:t>
      </w:r>
      <w:r w:rsidR="0072097F">
        <w:t>in older adults (above 65 or 75 years depending on cause)</w:t>
      </w:r>
      <w:r w:rsidR="0072097F" w:rsidRPr="00AC73A1">
        <w:t xml:space="preserve"> </w:t>
      </w:r>
      <w:r w:rsidRPr="00AC73A1">
        <w:t>(Figure 2)</w:t>
      </w:r>
      <w:r w:rsidR="00F84E39">
        <w:t xml:space="preserve">, </w:t>
      </w:r>
      <w:del w:id="26" w:author="Parks, Robbie M" w:date="2018-07-18T08:40:00Z">
        <w:r w:rsidR="00F84E39" w:rsidDel="00452179">
          <w:delText xml:space="preserve">as was mortality from more disaggregated causes </w:delText>
        </w:r>
      </w:del>
      <w:r w:rsidR="00A137B9">
        <w:t>except for</w:t>
      </w:r>
      <w:r w:rsidR="00F91740">
        <w:t xml:space="preserve"> intentional injuries</w:t>
      </w:r>
      <w:r w:rsidR="0008287A">
        <w:t xml:space="preserve"> and substance use disorders</w:t>
      </w:r>
      <w:r w:rsidR="00D551FB">
        <w:t xml:space="preserve"> (Supplementary Figure XX)</w:t>
      </w:r>
      <w:r w:rsidRPr="00AC73A1">
        <w:t>.</w:t>
      </w:r>
      <w:ins w:id="27" w:author="Parks, Robbie M" w:date="2018-07-18T08:58:00Z">
        <w:r w:rsidR="00E228F7">
          <w:t xml:space="preserve"> </w:t>
        </w:r>
      </w:ins>
      <w:del w:id="28" w:author="Parks, Robbie M" w:date="2018-07-18T08:58:00Z">
        <w:r w:rsidRPr="00AC73A1" w:rsidDel="00E228F7">
          <w:delText xml:space="preserve"> </w:delText>
        </w:r>
        <w:r w:rsidR="00B91368" w:rsidRPr="00AC73A1" w:rsidDel="00E228F7">
          <w:delText xml:space="preserve">Seasonality in cancer deaths only appeared after </w:delText>
        </w:r>
        <w:r w:rsidR="00DA6C08" w:rsidRPr="00AC73A1" w:rsidDel="00E228F7">
          <w:delText>5</w:delText>
        </w:r>
        <w:r w:rsidR="00B91368" w:rsidRPr="00AC73A1" w:rsidDel="00E228F7">
          <w:delText>5 years of age</w:delText>
        </w:r>
      </w:del>
      <w:del w:id="29" w:author="Parks, Robbie M" w:date="2018-07-18T08:41:00Z">
        <w:r w:rsidR="00B91368" w:rsidRPr="00AC73A1" w:rsidDel="005861BC">
          <w:delText>,</w:delText>
        </w:r>
      </w:del>
      <w:del w:id="30" w:author="Parks, Robbie M" w:date="2018-07-18T08:58:00Z">
        <w:r w:rsidR="00B91368" w:rsidRPr="00AC73A1" w:rsidDel="00D65D3F">
          <w:delText xml:space="preserve"> </w:delText>
        </w:r>
      </w:del>
      <w:ins w:id="31" w:author="Parks, Robbie M" w:date="2018-07-18T08:42:00Z">
        <w:r w:rsidR="005861BC">
          <w:t>D</w:t>
        </w:r>
      </w:ins>
      <w:del w:id="32" w:author="Parks, Robbie M" w:date="2018-07-18T08:42:00Z">
        <w:r w:rsidR="00B91368" w:rsidRPr="00AC73A1" w:rsidDel="005861BC">
          <w:delText>whereas d</w:delText>
        </w:r>
      </w:del>
      <w:r w:rsidR="00B91368" w:rsidRPr="00AC73A1">
        <w:t>eaths from cardio</w:t>
      </w:r>
      <w:r w:rsidR="0029208D" w:rsidRPr="00AC73A1">
        <w:t>respiratory</w:t>
      </w:r>
      <w:r w:rsidR="00B91368" w:rsidRPr="00AC73A1">
        <w:t xml:space="preserve"> causes</w:t>
      </w:r>
      <w:ins w:id="33" w:author="Parks, Robbie M" w:date="2018-07-18T08:42:00Z">
        <w:r w:rsidR="005861BC">
          <w:t xml:space="preserve"> and respiratory infections</w:t>
        </w:r>
      </w:ins>
      <w:r w:rsidR="00B91368" w:rsidRPr="00AC73A1">
        <w:t xml:space="preserve">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ins w:id="34" w:author="Parks, Robbie M" w:date="2018-07-18T08:58:00Z">
        <w:r w:rsidR="00E228F7">
          <w:t xml:space="preserve"> </w:t>
        </w:r>
        <w:r w:rsidR="00E228F7" w:rsidRPr="00AC73A1">
          <w:t>Seasonality in cancer deaths only appeared after 55 years of age</w:t>
        </w:r>
        <w:r w:rsidR="00E228F7">
          <w:t>.</w:t>
        </w:r>
      </w:ins>
    </w:p>
    <w:p w14:paraId="59632C3F" w14:textId="77777777" w:rsidR="00B1603E" w:rsidRDefault="00B1603E" w:rsidP="00C33FFB">
      <w:pPr>
        <w:spacing w:line="480" w:lineRule="auto"/>
        <w:jc w:val="both"/>
      </w:pPr>
    </w:p>
    <w:p w14:paraId="61D70D0D" w14:textId="1A7DEF3F" w:rsidR="005872FC" w:rsidRDefault="00F84E39" w:rsidP="00365ECB">
      <w:pPr>
        <w:spacing w:line="480" w:lineRule="auto"/>
        <w:jc w:val="both"/>
      </w:pPr>
      <w:del w:id="35" w:author="Parks, Robbie M" w:date="2018-07-18T08:42:00Z">
        <w:r w:rsidDel="005861BC">
          <w:delText>When more disaggregated causes of death were analysed</w:delText>
        </w:r>
        <w:r w:rsidR="00F1252C" w:rsidDel="005861BC">
          <w:delText>, seasonality</w:delText>
        </w:r>
        <w:r w:rsidR="00C77B93" w:rsidDel="005861BC">
          <w:delText xml:space="preserve"> in </w:delText>
        </w:r>
        <w:r w:rsidR="00EA7170" w:rsidDel="005861BC">
          <w:delText>respiratory infections persisted throughout the analysis period for all ages (Supplementary Figure XX).</w:delText>
        </w:r>
        <w:r w:rsidR="006F12E4" w:rsidDel="005861BC">
          <w:delText xml:space="preserve"> </w:delText>
        </w:r>
      </w:del>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XX</w:t>
      </w:r>
      <w:r w:rsidR="009D7307"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242C8ADC" w14:textId="2E4477F8" w:rsidR="008D5D97" w:rsidRDefault="00233A16" w:rsidP="008D5D97">
      <w:pPr>
        <w:spacing w:line="480" w:lineRule="auto"/>
        <w:jc w:val="both"/>
      </w:pPr>
      <w:ins w:id="36" w:author="Parks, Robbie M" w:date="2018-07-18T08:52:00Z">
        <w:r>
          <w:t>Deaths of males and females aged</w:t>
        </w:r>
        <w:r w:rsidR="00FF5DAC">
          <w:t xml:space="preserve"> 7</w:t>
        </w:r>
        <w:r>
          <w:t>5 years and older from every cause of death were highest in the months of December, January and February</w:t>
        </w:r>
      </w:ins>
      <w:ins w:id="37" w:author="Parks, Robbie M" w:date="2018-07-18T08:53:00Z">
        <w:r w:rsidR="00FF5DAC">
          <w:t xml:space="preserve"> (Figure 3)</w:t>
        </w:r>
      </w:ins>
      <w:ins w:id="38" w:author="Parks, Robbie M" w:date="2018-07-18T08:52:00Z">
        <w:r>
          <w:t>, except for intentional injuries which peaked between June and August</w:t>
        </w:r>
      </w:ins>
      <w:ins w:id="39" w:author="Parks, Robbie M" w:date="2018-07-18T08:53:00Z">
        <w:r w:rsidR="00FF5DAC">
          <w:t xml:space="preserve"> (Supplementary Figure XX)</w:t>
        </w:r>
      </w:ins>
      <w:ins w:id="40" w:author="Parks, Robbie M" w:date="2018-07-18T08:52:00Z">
        <w:r>
          <w:t xml:space="preserve">. </w:t>
        </w:r>
      </w:ins>
      <w:ins w:id="41" w:author="Parks, Robbie M" w:date="2018-07-18T09:07:00Z">
        <w:r w:rsidR="0069659E">
          <w:t>D</w:t>
        </w:r>
      </w:ins>
      <w:moveToRangeStart w:id="42" w:author="Parks, Robbie M" w:date="2018-07-18T09:07:00Z" w:name="move519668167"/>
      <w:moveTo w:id="43" w:author="Parks, Robbie M" w:date="2018-07-18T09:07:00Z">
        <w:r w:rsidR="008D5D97">
          <w:t xml:space="preserve">eaths from </w:t>
        </w:r>
      </w:moveTo>
      <w:ins w:id="44" w:author="Parks, Robbie M" w:date="2018-07-18T09:07:00Z">
        <w:r w:rsidR="0069659E">
          <w:t>cardiorespiratory mortality</w:t>
        </w:r>
        <w:r w:rsidR="0069659E">
          <w:t>,</w:t>
        </w:r>
      </w:ins>
      <w:ins w:id="45" w:author="Parks, Robbie M" w:date="2018-07-18T09:08:00Z">
        <w:r w:rsidR="0069659E">
          <w:t xml:space="preserve"> including</w:t>
        </w:r>
      </w:ins>
      <w:ins w:id="46" w:author="Parks, Robbie M" w:date="2018-07-18T09:07:00Z">
        <w:r w:rsidR="0069659E">
          <w:t xml:space="preserve"> </w:t>
        </w:r>
      </w:ins>
      <w:moveTo w:id="47" w:author="Parks, Robbie M" w:date="2018-07-18T09:07:00Z">
        <w:r w:rsidR="008D5D97">
          <w:t>cardiovascular diseases</w:t>
        </w:r>
      </w:moveTo>
      <w:ins w:id="48" w:author="Parks, Robbie M" w:date="2018-07-19T07:47:00Z">
        <w:r w:rsidR="00681718">
          <w:t>,</w:t>
        </w:r>
      </w:ins>
      <w:moveTo w:id="49" w:author="Parks, Robbie M" w:date="2018-07-18T09:07:00Z">
        <w:r w:rsidR="008D5D97">
          <w:t xml:space="preserve"> </w:t>
        </w:r>
      </w:moveTo>
      <w:ins w:id="50" w:author="Parks, Robbie M" w:date="2018-07-18T09:09:00Z">
        <w:r w:rsidR="0069659E">
          <w:t xml:space="preserve">chronic respiratory diseases </w:t>
        </w:r>
      </w:ins>
      <w:moveTo w:id="51" w:author="Parks, Robbie M" w:date="2018-07-18T09:07:00Z">
        <w:r w:rsidR="008D5D97">
          <w:t>and respiratory infections</w:t>
        </w:r>
      </w:moveTo>
      <w:ins w:id="52" w:author="Parks, Robbie M" w:date="2018-07-18T09:09:00Z">
        <w:r w:rsidR="0069659E">
          <w:t>,</w:t>
        </w:r>
      </w:ins>
      <w:moveTo w:id="53" w:author="Parks, Robbie M" w:date="2018-07-18T09:07:00Z">
        <w:r w:rsidR="008D5D97">
          <w:t xml:space="preserve"> were </w:t>
        </w:r>
      </w:moveTo>
      <w:ins w:id="54" w:author="Parks, Robbie M" w:date="2018-07-18T09:08:00Z">
        <w:r w:rsidR="0069659E">
          <w:t xml:space="preserve">also </w:t>
        </w:r>
      </w:ins>
      <w:moveTo w:id="55" w:author="Parks, Robbie M" w:date="2018-07-18T09:07:00Z">
        <w:r w:rsidR="008D5D97">
          <w:t xml:space="preserve">consistently highest in January and February and lowest in July and August across </w:t>
        </w:r>
      </w:moveTo>
      <w:ins w:id="56" w:author="Parks, Robbie M" w:date="2018-07-18T09:08:00Z">
        <w:r w:rsidR="0069659E">
          <w:t xml:space="preserve">all </w:t>
        </w:r>
      </w:ins>
      <w:moveTo w:id="57" w:author="Parks, Robbie M" w:date="2018-07-18T09:07:00Z">
        <w:r w:rsidR="008D5D97">
          <w:t>ages</w:t>
        </w:r>
      </w:moveTo>
      <w:ins w:id="58" w:author="Parks, Robbie M" w:date="2018-07-18T09:08:00Z">
        <w:r w:rsidR="0069659E">
          <w:t xml:space="preserve">, </w:t>
        </w:r>
      </w:ins>
      <w:ins w:id="59" w:author="Parks, Robbie M" w:date="2018-07-18T09:09:00Z">
        <w:r w:rsidR="0069659E">
          <w:t>except for</w:t>
        </w:r>
      </w:ins>
      <w:ins w:id="60" w:author="Parks, Robbie M" w:date="2018-07-18T09:08:00Z">
        <w:r w:rsidR="0069659E">
          <w:t xml:space="preserve"> </w:t>
        </w:r>
      </w:ins>
      <w:ins w:id="61" w:author="Parks, Robbie M" w:date="2018-07-18T09:09:00Z">
        <w:r w:rsidR="0069659E">
          <w:t>males and females of 5-24 years in chronic respiratory diseases</w:t>
        </w:r>
      </w:ins>
      <w:moveTo w:id="62" w:author="Parks, Robbie M" w:date="2018-07-18T09:07:00Z">
        <w:r w:rsidR="008D5D97">
          <w:t xml:space="preserve"> (</w:t>
        </w:r>
      </w:moveTo>
      <w:ins w:id="63" w:author="Parks, Robbie M" w:date="2018-07-18T09:10:00Z">
        <w:r w:rsidR="006704B7">
          <w:t xml:space="preserve">Figure 3 and </w:t>
        </w:r>
      </w:ins>
      <w:moveTo w:id="64" w:author="Parks, Robbie M" w:date="2018-07-18T09:07:00Z">
        <w:r w:rsidR="008D5D97">
          <w:t xml:space="preserve">Supplementary Figure XX). </w:t>
        </w:r>
      </w:moveTo>
    </w:p>
    <w:moveToRangeEnd w:id="42"/>
    <w:p w14:paraId="5FABCF65" w14:textId="77777777" w:rsidR="008D5D97" w:rsidRDefault="008D5D97" w:rsidP="00C33FFB">
      <w:pPr>
        <w:spacing w:line="480" w:lineRule="auto"/>
        <w:jc w:val="both"/>
        <w:rPr>
          <w:ins w:id="65" w:author="Parks, Robbie M" w:date="2018-07-18T09:07:00Z"/>
        </w:rPr>
      </w:pPr>
    </w:p>
    <w:p w14:paraId="6848C76F" w14:textId="1DB56123" w:rsidR="00D211A0" w:rsidRDefault="00D211A0" w:rsidP="00C33FFB">
      <w:pPr>
        <w:spacing w:line="480" w:lineRule="auto"/>
        <w:jc w:val="both"/>
        <w:rPr>
          <w:ins w:id="66" w:author="Parks, Robbie M" w:date="2018-07-18T08:57:00Z"/>
        </w:rPr>
      </w:pPr>
      <w:ins w:id="67" w:author="Parks, Robbie M" w:date="2018-07-18T08:57:00Z">
        <w:r>
          <w:t>Further, d</w:t>
        </w:r>
      </w:ins>
      <w:del w:id="68" w:author="Parks, Robbie M" w:date="2018-07-18T08:57:00Z">
        <w:r w:rsidR="000210D1" w:rsidRPr="00AC73A1" w:rsidDel="00D211A0">
          <w:delText>D</w:delText>
        </w:r>
      </w:del>
      <w:r w:rsidR="000210D1" w:rsidRPr="00AC73A1">
        <w:t>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w:t>
      </w:r>
      <w:ins w:id="69" w:author="Majid2" w:date="2018-07-16T10:40:00Z">
        <w:r w:rsidR="007846F4">
          <w:t xml:space="preserve"> all non-injury causes</w:t>
        </w:r>
      </w:ins>
      <w:r w:rsidR="00F44160" w:rsidRPr="00AC73A1">
        <w:t xml:space="preserve"> of death</w:t>
      </w:r>
      <w:ins w:id="70" w:author="Parks, Robbie M" w:date="2018-07-18T09:01:00Z">
        <w:r w:rsidR="009E02EB">
          <w:t xml:space="preserve"> (</w:t>
        </w:r>
      </w:ins>
      <w:ins w:id="71" w:author="Parks, Robbie M" w:date="2018-07-18T09:05:00Z">
        <w:r w:rsidR="000940BB">
          <w:t>except for</w:t>
        </w:r>
      </w:ins>
      <w:ins w:id="72" w:author="Parks, Robbie M" w:date="2018-07-18T09:01:00Z">
        <w:r w:rsidR="009E02EB">
          <w:t xml:space="preserve"> maternal conditions, which bore no clear pattern)</w:t>
        </w:r>
      </w:ins>
      <w:ins w:id="73" w:author="Parks, Robbie M" w:date="2018-07-18T09:02:00Z">
        <w:r w:rsidR="00E95082">
          <w:t xml:space="preserve"> </w:t>
        </w:r>
        <w:r w:rsidR="00E95082">
          <w:t>(Supplementary Figure XX).</w:t>
        </w:r>
      </w:ins>
    </w:p>
    <w:p w14:paraId="6D4B4E34" w14:textId="77777777" w:rsidR="00D211A0" w:rsidRDefault="00D211A0" w:rsidP="00C33FFB">
      <w:pPr>
        <w:spacing w:line="480" w:lineRule="auto"/>
        <w:jc w:val="both"/>
        <w:rPr>
          <w:ins w:id="74" w:author="Parks, Robbie M" w:date="2018-07-18T08:57:00Z"/>
        </w:rPr>
      </w:pPr>
    </w:p>
    <w:p w14:paraId="3B88980A" w14:textId="0CF42060" w:rsidR="007846F4" w:rsidRDefault="000210D1" w:rsidP="00C33FFB">
      <w:pPr>
        <w:spacing w:line="480" w:lineRule="auto"/>
        <w:jc w:val="both"/>
        <w:rPr>
          <w:ins w:id="75" w:author="Majid2" w:date="2018-07-16T10:45:00Z"/>
        </w:rPr>
      </w:pPr>
      <w:r w:rsidRPr="00AC73A1">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ins w:id="76" w:author="Ezzati, Majid" w:date="2018-07-13T20:57:00Z">
        <w:r w:rsidR="006C06A0">
          <w:t>, as did deaths from injuries</w:t>
        </w:r>
      </w:ins>
      <w:r w:rsidR="009D7307" w:rsidRPr="00AC73A1">
        <w:t>.</w:t>
      </w:r>
      <w:ins w:id="77" w:author="Ezzati, Majid" w:date="2018-07-13T20:57:00Z">
        <w:r w:rsidR="006C06A0">
          <w:t xml:space="preserve"> Injury deaths also had a summer peak in</w:t>
        </w:r>
      </w:ins>
      <w:ins w:id="78" w:author="Majid2" w:date="2018-07-16T10:40:00Z">
        <w:r w:rsidR="007846F4">
          <w:t xml:space="preserve"> </w:t>
        </w:r>
      </w:ins>
      <w:ins w:id="79" w:author="Majid2" w:date="2018-07-16T10:42:00Z">
        <w:r w:rsidR="007846F4">
          <w:t>most other age groups for males and for females aged 44 years and younger.</w:t>
        </w:r>
      </w:ins>
    </w:p>
    <w:p w14:paraId="2FB6278E" w14:textId="4A4512AF" w:rsidR="000210D1" w:rsidDel="008D5D97" w:rsidRDefault="00C837D4" w:rsidP="00C33FFB">
      <w:pPr>
        <w:spacing w:line="480" w:lineRule="auto"/>
        <w:jc w:val="both"/>
      </w:pPr>
      <w:moveFromRangeStart w:id="80" w:author="Parks, Robbie M" w:date="2018-07-18T09:07:00Z" w:name="move519668167"/>
      <w:commentRangeStart w:id="81"/>
      <w:moveFrom w:id="82" w:author="Parks, Robbie M" w:date="2018-07-18T09:07:00Z">
        <w:r w:rsidDel="008D5D97">
          <w:t xml:space="preserve">As with </w:t>
        </w:r>
        <w:r w:rsidR="004930FE" w:rsidDel="008D5D97">
          <w:t xml:space="preserve">cardiorespiratory mortality, deaths from </w:t>
        </w:r>
        <w:r w:rsidR="00C17F03" w:rsidDel="008D5D97">
          <w:t xml:space="preserve">cardiovascular diseases </w:t>
        </w:r>
        <w:r w:rsidR="00E17CDC" w:rsidDel="008D5D97">
          <w:t>and</w:t>
        </w:r>
        <w:r w:rsidR="00C17F03" w:rsidDel="008D5D97">
          <w:t xml:space="preserve"> respiratory in</w:t>
        </w:r>
        <w:r w:rsidR="004960EA" w:rsidDel="008D5D97">
          <w:t>fections</w:t>
        </w:r>
        <w:r w:rsidR="00E17CDC" w:rsidDel="008D5D97">
          <w:t xml:space="preserve"> were consistently highest in January and February and lowest in July and August across ages</w:t>
        </w:r>
        <w:r w:rsidR="000A7D70" w:rsidDel="008D5D97">
          <w:t xml:space="preserve"> </w:t>
        </w:r>
        <w:r w:rsidR="004960EA" w:rsidDel="008D5D97">
          <w:t>(Supplementary Figure XX</w:t>
        </w:r>
        <w:r w:rsidR="00C17F03" w:rsidDel="008D5D97">
          <w:t>)</w:t>
        </w:r>
        <w:r w:rsidR="0092345D" w:rsidDel="008D5D97">
          <w:t>.</w:t>
        </w:r>
        <w:r w:rsidR="00611D70" w:rsidDel="008D5D97">
          <w:t xml:space="preserve"> </w:t>
        </w:r>
        <w:commentRangeEnd w:id="81"/>
        <w:r w:rsidR="006C06A0" w:rsidDel="008D5D97">
          <w:rPr>
            <w:rStyle w:val="CommentReference"/>
            <w:rFonts w:asciiTheme="minorHAnsi" w:hAnsiTheme="minorHAnsi" w:cstheme="minorBidi"/>
            <w:lang w:eastAsia="en-US"/>
          </w:rPr>
          <w:commentReference w:id="81"/>
        </w:r>
      </w:moveFrom>
    </w:p>
    <w:moveFromRangeEnd w:id="80"/>
    <w:p w14:paraId="7C840BD3" w14:textId="77777777" w:rsidR="00BE6B38" w:rsidRPr="00AC73A1" w:rsidRDefault="00BE6B38" w:rsidP="00C33FFB">
      <w:pPr>
        <w:spacing w:line="480" w:lineRule="auto"/>
        <w:jc w:val="both"/>
      </w:pPr>
    </w:p>
    <w:p w14:paraId="13C55760" w14:textId="042E4BC8"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itself driven by increasing difference in non-intentional injuries</w:t>
      </w:r>
      <w:r w:rsidR="009B11D1" w:rsidRPr="00AC73A1">
        <w:t>.</w:t>
      </w:r>
      <w:commentRangeStart w:id="83"/>
      <w:ins w:id="84" w:author="Parks, Robbie M" w:date="2018-07-10T16:31:00Z">
        <w:r w:rsidR="00564D58">
          <w:t xml:space="preserve"> </w:t>
        </w:r>
        <w:del w:id="85" w:author="Ezzati, Majid" w:date="2018-07-13T21:13:00Z">
          <w:r w:rsidR="00564D58" w:rsidDel="00CB584B">
            <w:delText>In contrast to cardiorespiratory deaths</w:delText>
          </w:r>
        </w:del>
      </w:ins>
      <w:ins w:id="86" w:author="Parks, Robbie M" w:date="2018-07-10T16:37:00Z">
        <w:del w:id="87" w:author="Ezzati, Majid" w:date="2018-07-13T21:13:00Z">
          <w:r w:rsidR="006370F9" w:rsidDel="00CB584B">
            <w:delText xml:space="preserve">, </w:delText>
          </w:r>
        </w:del>
      </w:ins>
      <w:ins w:id="88" w:author="Parks, Robbie M" w:date="2018-07-10T16:40:00Z">
        <w:del w:id="89" w:author="Ezzati, Majid" w:date="2018-07-13T21:13:00Z">
          <w:r w:rsidR="00C1347B" w:rsidDel="00CB584B">
            <w:delText xml:space="preserve">proportional difference increased in </w:delText>
          </w:r>
        </w:del>
      </w:ins>
      <w:ins w:id="90" w:author="Parks, Robbie M" w:date="2018-07-10T18:11:00Z">
        <w:del w:id="91" w:author="Ezzati, Majid" w:date="2018-07-13T21:13:00Z">
          <w:r w:rsidR="003E4733" w:rsidDel="00CB584B">
            <w:delText>respiratory infection</w:delText>
          </w:r>
        </w:del>
      </w:ins>
      <w:ins w:id="92" w:author="Parks, Robbie M" w:date="2018-07-10T16:40:00Z">
        <w:del w:id="93" w:author="Ezzati, Majid" w:date="2018-07-13T21:13:00Z">
          <w:r w:rsidR="00C1347B" w:rsidDel="00CB584B">
            <w:delText xml:space="preserve"> deaths of </w:delText>
          </w:r>
        </w:del>
      </w:ins>
      <w:ins w:id="94" w:author="Parks, Robbie M" w:date="2018-07-10T16:37:00Z">
        <w:del w:id="95" w:author="Ezzati, Majid" w:date="2018-07-13T21:13:00Z">
          <w:r w:rsidR="006370F9" w:rsidDel="00CB584B">
            <w:delText xml:space="preserve">several age groups </w:delText>
          </w:r>
        </w:del>
      </w:ins>
      <w:ins w:id="96" w:author="Parks, Robbie M" w:date="2018-07-10T16:40:00Z">
        <w:del w:id="97" w:author="Ezzati, Majid" w:date="2018-07-13T21:13:00Z">
          <w:r w:rsidR="00C1347B" w:rsidDel="00CB584B">
            <w:delText>in</w:delText>
          </w:r>
        </w:del>
      </w:ins>
      <w:ins w:id="98" w:author="Parks, Robbie M" w:date="2018-07-10T16:37:00Z">
        <w:del w:id="99" w:author="Ezzati, Majid" w:date="2018-07-13T21:13:00Z">
          <w:r w:rsidR="006370F9" w:rsidDel="00CB584B">
            <w:delText xml:space="preserve"> both males and females</w:delText>
          </w:r>
        </w:del>
      </w:ins>
      <w:ins w:id="100" w:author="Parks, Robbie M" w:date="2018-07-10T16:41:00Z">
        <w:del w:id="101" w:author="Ezzati, Majid" w:date="2018-07-13T21:13:00Z">
          <w:r w:rsidR="00691371" w:rsidDel="00CB584B">
            <w:delText xml:space="preserve">, including </w:delText>
          </w:r>
        </w:del>
      </w:ins>
      <w:ins w:id="102" w:author="Parks, Robbie M" w:date="2018-07-10T16:44:00Z">
        <w:del w:id="103" w:author="Ezzati, Majid" w:date="2018-07-13T21:13:00Z">
          <w:r w:rsidR="009C118F" w:rsidDel="00CB584B">
            <w:delText xml:space="preserve">significant increases in </w:delText>
          </w:r>
          <w:r w:rsidR="000C75E0" w:rsidDel="00CB584B">
            <w:delText>deaths of males of 35-64 years</w:delText>
          </w:r>
        </w:del>
      </w:ins>
      <w:commentRangeEnd w:id="83"/>
      <w:r w:rsidR="00CB584B">
        <w:rPr>
          <w:rStyle w:val="CommentReference"/>
          <w:rFonts w:asciiTheme="minorHAnsi" w:hAnsiTheme="minorHAnsi" w:cstheme="minorBidi"/>
          <w:lang w:eastAsia="en-US"/>
        </w:rPr>
        <w:commentReference w:id="83"/>
      </w:r>
      <w:r w:rsidR="00576EFD">
        <w:t>(Supplementary Figure XX</w:t>
      </w:r>
      <w:r w:rsidR="00B34D22">
        <w:t>).</w:t>
      </w:r>
      <w:r w:rsidR="00A833D2">
        <w:t xml:space="preserve"> </w:t>
      </w:r>
      <w:ins w:id="104" w:author="Parks, Robbie M" w:date="2018-07-19T08:10:00Z">
        <w:r w:rsidR="00706545">
          <w:t xml:space="preserve">In contrast </w:t>
        </w:r>
      </w:ins>
      <w:ins w:id="105" w:author="Parks, Robbie M" w:date="2018-07-19T08:12:00Z">
        <w:r w:rsidR="00706545">
          <w:t xml:space="preserve">to </w:t>
        </w:r>
      </w:ins>
      <w:ins w:id="106" w:author="Parks, Robbie M" w:date="2018-07-19T08:10:00Z">
        <w:r w:rsidR="00706545">
          <w:t>cardiorespiratory, cardiovascular d</w:t>
        </w:r>
      </w:ins>
      <w:ins w:id="107" w:author="Parks, Robbie M" w:date="2018-07-19T08:11:00Z">
        <w:r w:rsidR="00706545">
          <w:t xml:space="preserve">iseases, and </w:t>
        </w:r>
      </w:ins>
      <w:ins w:id="108" w:author="Parks, Robbie M" w:date="2018-07-19T08:12:00Z">
        <w:r w:rsidR="00706545">
          <w:t xml:space="preserve">chronic respiratory diseases, percent seasonal difference in </w:t>
        </w:r>
      </w:ins>
      <w:ins w:id="109" w:author="Parks, Robbie M" w:date="2018-07-19T08:13:00Z">
        <w:r w:rsidR="00706545">
          <w:t>deaths of under-fives in respiratory infections significantly increased (Supplementary Figure XX)</w:t>
        </w:r>
        <w:r w:rsidR="0049494F">
          <w:t>.</w:t>
        </w:r>
      </w:ins>
      <w:bookmarkStart w:id="110" w:name="_GoBack"/>
      <w:bookmarkEnd w:id="110"/>
    </w:p>
    <w:p w14:paraId="102D6F4D" w14:textId="77777777" w:rsidR="000210D1" w:rsidRPr="00AC73A1" w:rsidRDefault="000210D1" w:rsidP="00C33FFB">
      <w:pPr>
        <w:spacing w:line="480" w:lineRule="auto"/>
        <w:jc w:val="both"/>
      </w:pPr>
    </w:p>
    <w:p w14:paraId="6A559C4E" w14:textId="486BD71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xml:space="preserve">), indicating the </w:t>
      </w:r>
      <w:r w:rsidR="000210D1" w:rsidRPr="00AC73A1">
        <w:lastRenderedPageBreak/>
        <w:t>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del w:id="111" w:author="Parks, Robbie M" w:date="2018-07-18T09:10:00Z">
        <w:r w:rsidR="00214C19" w:rsidRPr="00AC73A1" w:rsidDel="00DC40BE">
          <w:delText xml:space="preserve"> </w:delText>
        </w:r>
        <w:commentRangeStart w:id="112"/>
        <w:commentRangeStart w:id="113"/>
        <w:r w:rsidR="00214C19" w:rsidRPr="00AC73A1" w:rsidDel="00DC40BE">
          <w:delText xml:space="preserve">The </w:delText>
        </w:r>
        <w:r w:rsidR="00C125D1" w:rsidRPr="00AC73A1" w:rsidDel="00DC40BE">
          <w:delText xml:space="preserve">only cause of death with regional differences in seasonality was </w:delText>
        </w:r>
        <w:r w:rsidR="00214C19" w:rsidRPr="00AC73A1" w:rsidDel="00DC40BE">
          <w:delText xml:space="preserve">injuries </w:delText>
        </w:r>
        <w:r w:rsidR="00C125D1" w:rsidRPr="00AC73A1" w:rsidDel="00DC40BE">
          <w:delText xml:space="preserve">in men aged </w:delText>
        </w:r>
        <w:r w:rsidR="00214C19" w:rsidRPr="00AC73A1" w:rsidDel="00DC40BE">
          <w:delText xml:space="preserve">55-64 </w:delText>
        </w:r>
        <w:r w:rsidR="00C125D1" w:rsidRPr="00AC73A1" w:rsidDel="00DC40BE">
          <w:delText>years</w:delText>
        </w:r>
        <w:r w:rsidR="00214C19" w:rsidRPr="00AC73A1" w:rsidDel="00DC40BE">
          <w:delText xml:space="preserve"> and </w:delText>
        </w:r>
        <w:r w:rsidR="00C125D1" w:rsidRPr="00AC73A1" w:rsidDel="00DC40BE">
          <w:delText xml:space="preserve">women aged </w:delText>
        </w:r>
        <w:r w:rsidR="00214C19" w:rsidRPr="00AC73A1" w:rsidDel="00DC40BE">
          <w:delText xml:space="preserve">65-74 </w:delText>
        </w:r>
        <w:r w:rsidR="00C125D1" w:rsidRPr="00AC73A1" w:rsidDel="00DC40BE">
          <w:delText xml:space="preserve">years. Injury death rates in these age-sex groups seemed to peak in January in the </w:delText>
        </w:r>
        <w:r w:rsidR="00765400" w:rsidRPr="00AC73A1" w:rsidDel="00DC40BE">
          <w:delText xml:space="preserve">Northeast peak </w:delText>
        </w:r>
        <w:r w:rsidR="00C125D1" w:rsidRPr="00AC73A1" w:rsidDel="00DC40BE">
          <w:delText>and in August in the</w:delText>
        </w:r>
        <w:r w:rsidR="00214C19" w:rsidRPr="00AC73A1" w:rsidDel="00DC40BE">
          <w:delText xml:space="preserve"> (</w:delText>
        </w:r>
        <w:r w:rsidR="00545E85" w:rsidRPr="00AC73A1" w:rsidDel="00DC40BE">
          <w:delText xml:space="preserve">Supplementary Figure </w:delText>
        </w:r>
        <w:r w:rsidR="00407783" w:rsidDel="00DC40BE">
          <w:delText>XX</w:delText>
        </w:r>
        <w:r w:rsidR="006630ED" w:rsidRPr="00AC73A1" w:rsidDel="00DC40BE">
          <w:delText>)</w:delText>
        </w:r>
        <w:r w:rsidR="00214C19" w:rsidRPr="00AC73A1" w:rsidDel="00DC40BE">
          <w:delText>.</w:delText>
        </w:r>
        <w:commentRangeEnd w:id="112"/>
        <w:r w:rsidR="00767823" w:rsidDel="00DC40BE">
          <w:rPr>
            <w:rStyle w:val="CommentReference"/>
            <w:rFonts w:asciiTheme="minorHAnsi" w:hAnsiTheme="minorHAnsi" w:cstheme="minorBidi"/>
            <w:lang w:eastAsia="en-US"/>
          </w:rPr>
          <w:commentReference w:id="112"/>
        </w:r>
        <w:commentRangeEnd w:id="113"/>
        <w:r w:rsidR="00CB584B" w:rsidDel="00DC40BE">
          <w:rPr>
            <w:rStyle w:val="CommentReference"/>
            <w:rFonts w:asciiTheme="minorHAnsi" w:hAnsiTheme="minorHAnsi" w:cstheme="minorBidi"/>
            <w:lang w:eastAsia="en-US"/>
          </w:rPr>
          <w:commentReference w:id="113"/>
        </w:r>
      </w:del>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cosinor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5539F61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w:t>
      </w:r>
      <w:r w:rsidR="002B3737" w:rsidRPr="00AC73A1">
        <w:lastRenderedPageBreak/>
        <w:t xml:space="preserve">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750FCB2B"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114"/>
      <w:r w:rsidR="00A76EC0" w:rsidRPr="00AC73A1">
        <w:t xml:space="preserve">our subnational analysis over three decades revealed </w:t>
      </w:r>
      <w:commentRangeStart w:id="115"/>
      <w:commentRangeStart w:id="116"/>
      <w:commentRangeStart w:id="117"/>
      <w:r w:rsidR="00A76EC0" w:rsidRPr="00AC73A1">
        <w:t>variations</w:t>
      </w:r>
      <w:commentRangeEnd w:id="115"/>
      <w:r w:rsidR="00B96C91">
        <w:rPr>
          <w:rStyle w:val="CommentReference"/>
          <w:rFonts w:asciiTheme="minorHAnsi" w:hAnsiTheme="minorHAnsi" w:cstheme="minorBidi"/>
          <w:lang w:eastAsia="en-US"/>
        </w:rPr>
        <w:commentReference w:id="115"/>
      </w:r>
      <w:commentRangeEnd w:id="116"/>
      <w:r w:rsidR="00A95B9E">
        <w:rPr>
          <w:rStyle w:val="CommentReference"/>
          <w:rFonts w:asciiTheme="minorHAnsi" w:hAnsiTheme="minorHAnsi" w:cstheme="minorBidi"/>
          <w:lang w:eastAsia="en-US"/>
        </w:rPr>
        <w:commentReference w:id="116"/>
      </w:r>
      <w:commentRangeEnd w:id="117"/>
      <w:r w:rsidR="00175631">
        <w:rPr>
          <w:rStyle w:val="CommentReference"/>
          <w:rFonts w:asciiTheme="minorHAnsi" w:hAnsiTheme="minorHAnsi" w:cstheme="minorBidi"/>
          <w:lang w:eastAsia="en-US"/>
        </w:rPr>
        <w:commentReference w:id="117"/>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114"/>
      <w:r w:rsidR="00737C06">
        <w:rPr>
          <w:rStyle w:val="CommentReference"/>
          <w:rFonts w:asciiTheme="minorHAnsi" w:hAnsiTheme="minorHAnsi" w:cstheme="minorBidi"/>
          <w:lang w:eastAsia="en-US"/>
        </w:rPr>
        <w:commentReference w:id="114"/>
      </w:r>
    </w:p>
    <w:p w14:paraId="6886C687" w14:textId="77777777" w:rsidR="0042218D" w:rsidRPr="00AC73A1" w:rsidRDefault="0042218D" w:rsidP="0042218D">
      <w:pPr>
        <w:spacing w:line="480" w:lineRule="auto"/>
        <w:jc w:val="both"/>
      </w:pPr>
    </w:p>
    <w:p w14:paraId="2B22717B" w14:textId="286B46DF" w:rsidR="00DB2D88" w:rsidRPr="00AC73A1" w:rsidRDefault="000B49CF" w:rsidP="00DB2D88">
      <w:pPr>
        <w:spacing w:line="480" w:lineRule="auto"/>
        <w:jc w:val="both"/>
      </w:pPr>
      <w:commentRangeStart w:id="118"/>
      <w:r>
        <w:t>T</w:t>
      </w:r>
      <w:r w:rsidR="000B343F" w:rsidRPr="00AC73A1">
        <w:t xml:space="preserve">he observed geographical </w:t>
      </w:r>
      <w:r w:rsidR="00EF4585" w:rsidRPr="00AC73A1">
        <w:t xml:space="preserve">similarity </w:t>
      </w:r>
      <w:r w:rsidR="000B343F" w:rsidRPr="00AC73A1">
        <w:t xml:space="preserve">in </w:t>
      </w:r>
      <w:ins w:id="119" w:author="Parks, Robbie M" w:date="2018-07-10T17:46:00Z">
        <w:del w:id="120" w:author="Majid2" w:date="2018-07-16T10:49:00Z">
          <w:r w:rsidR="00BA3E10" w:rsidDel="008C7C85">
            <w:delText xml:space="preserve">non-injury </w:delText>
          </w:r>
        </w:del>
      </w:ins>
      <w:r w:rsidR="000B343F" w:rsidRPr="00AC73A1">
        <w:t>seasonal mortality variation</w:t>
      </w:r>
      <w:ins w:id="121" w:author="Parks, Robbie M" w:date="2018-07-10T18:23:00Z">
        <w:r w:rsidR="00277FF5">
          <w:t xml:space="preserve"> (independent of range of temperature)</w:t>
        </w:r>
      </w:ins>
      <w:r w:rsidR="000B343F" w:rsidRPr="00AC73A1">
        <w:t xml:space="preserve"> </w:t>
      </w:r>
      <w:commentRangeEnd w:id="118"/>
      <w:r w:rsidR="00175631">
        <w:rPr>
          <w:rStyle w:val="CommentReference"/>
          <w:rFonts w:asciiTheme="minorHAnsi" w:hAnsiTheme="minorHAnsi" w:cstheme="minorBidi"/>
          <w:lang w:eastAsia="en-US"/>
        </w:rPr>
        <w:commentReference w:id="118"/>
      </w:r>
      <w:r w:rsidR="000B343F" w:rsidRPr="00AC73A1">
        <w:t>in the USA</w:t>
      </w:r>
      <w:r w:rsidR="005426EF">
        <w:t xml:space="preserve"> was</w:t>
      </w:r>
      <w:r w:rsidR="005426EF" w:rsidRPr="00AC73A1">
        <w:t xml:space="preserve"> </w:t>
      </w:r>
      <w:r w:rsidR="000B343F" w:rsidRPr="00AC73A1">
        <w:t xml:space="preserve">also seen in a study of 36 cities </w:t>
      </w:r>
      <w:del w:id="122" w:author="Majid2" w:date="2018-07-16T10:49:00Z">
        <w:r w:rsidR="000B343F" w:rsidRPr="00AC73A1" w:rsidDel="008C7C85">
          <w:delText xml:space="preserve">using </w:delText>
        </w:r>
      </w:del>
      <w:ins w:id="123" w:author="Parks, Robbie M" w:date="2018-07-10T17:46:00Z">
        <w:del w:id="124" w:author="Majid2" w:date="2018-07-16T10:49:00Z">
          <w:r w:rsidR="0079171F" w:rsidDel="008C7C85">
            <w:delText>all</w:delText>
          </w:r>
          <w:r w:rsidR="001310F1" w:rsidDel="008C7C85">
            <w:delText>-cause</w:delText>
          </w:r>
          <w:r w:rsidR="0079171F" w:rsidDel="008C7C85">
            <w:delText xml:space="preserve"> </w:delText>
          </w:r>
        </w:del>
      </w:ins>
      <w:del w:id="125" w:author="Majid2" w:date="2018-07-16T10:49:00Z">
        <w:r w:rsidR="000B343F" w:rsidRPr="00AC73A1" w:rsidDel="008C7C85">
          <w:delText xml:space="preserve">deaths </w:delText>
        </w:r>
      </w:del>
      <w:r w:rsidR="000B343F" w:rsidRPr="00AC73A1">
        <w:t>aggregated across age groups and over time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w:t>
      </w:r>
      <w:r w:rsidR="000B343F" w:rsidRPr="00AC73A1">
        <w:lastRenderedPageBreak/>
        <w:t xml:space="preserve">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w:t>
      </w:r>
      <w:commentRangeStart w:id="126"/>
      <w:commentRangeStart w:id="127"/>
      <w:commentRangeStart w:id="128"/>
      <w:r w:rsidR="00B96C91">
        <w:t>although the two measures are correlated</w:t>
      </w:r>
      <w:commentRangeEnd w:id="126"/>
      <w:r w:rsidR="00B96C91">
        <w:rPr>
          <w:rStyle w:val="CommentReference"/>
          <w:rFonts w:asciiTheme="minorHAnsi" w:hAnsiTheme="minorHAnsi" w:cstheme="minorBidi"/>
          <w:lang w:eastAsia="en-US"/>
        </w:rPr>
        <w:commentReference w:id="126"/>
      </w:r>
      <w:commentRangeEnd w:id="127"/>
      <w:r w:rsidR="00C7166F">
        <w:rPr>
          <w:rStyle w:val="CommentReference"/>
          <w:rFonts w:asciiTheme="minorHAnsi" w:hAnsiTheme="minorHAnsi" w:cstheme="minorBidi"/>
          <w:lang w:eastAsia="en-US"/>
        </w:rPr>
        <w:commentReference w:id="127"/>
      </w:r>
      <w:commentRangeEnd w:id="128"/>
      <w:r w:rsidR="00175631">
        <w:rPr>
          <w:rStyle w:val="CommentReference"/>
          <w:rFonts w:asciiTheme="minorHAnsi" w:hAnsiTheme="minorHAnsi" w:cstheme="minorBidi"/>
          <w:lang w:eastAsia="en-US"/>
        </w:rPr>
        <w:commentReference w:id="128"/>
      </w:r>
      <w:ins w:id="129" w:author="Ezzati, Majid" w:date="2018-07-09T05:44:00Z">
        <w:r w:rsidR="00B96C91">
          <w:t>)</w:t>
        </w:r>
      </w:ins>
      <w:ins w:id="130"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as a result of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543BBADD"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175631">
        <w:rPr>
          <w:rStyle w:val="CommentReference"/>
          <w:rFonts w:asciiTheme="minorHAnsi" w:hAnsiTheme="minorHAnsi" w:cstheme="minorBidi"/>
          <w:lang w:eastAsia="en-US"/>
        </w:rPr>
        <w:commentReference w:id="131"/>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w:t>
      </w:r>
      <w:r w:rsidRPr="00AC73A1">
        <w:lastRenderedPageBreak/>
        <w:t xml:space="preserve">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132"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lastRenderedPageBreak/>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33" w:author="Parks, Robbie M" w:date="2018-06-19T14:05:00Z"/>
        </w:rPr>
      </w:pPr>
    </w:p>
    <w:p w14:paraId="6514E41B" w14:textId="321E3FB9" w:rsidR="00E9529D" w:rsidRDefault="004055C0" w:rsidP="00E9529D">
      <w:pPr>
        <w:spacing w:line="480" w:lineRule="auto"/>
        <w:jc w:val="both"/>
        <w:rPr>
          <w:ins w:id="134" w:author="Parks, Robbie M" w:date="2018-07-10T22:50: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commentRangeStart w:id="135"/>
      <w:ins w:id="136" w:author="Parks, Robbie M" w:date="2018-07-10T22:50:00Z">
        <w:r w:rsidR="00E9529D">
          <w:t>Hottest of all the regions on average annually is the Southeast (18.4°C).</w:t>
        </w:r>
      </w:ins>
      <w:commentRangeEnd w:id="135"/>
      <w:r w:rsidR="00175631">
        <w:rPr>
          <w:rStyle w:val="CommentReference"/>
          <w:rFonts w:asciiTheme="minorHAnsi" w:hAnsiTheme="minorHAnsi" w:cstheme="minorBidi"/>
          <w:lang w:eastAsia="en-US"/>
        </w:rPr>
        <w:commentReference w:id="135"/>
      </w:r>
      <w:ins w:id="137" w:author="Parks, Robbie M" w:date="2018-07-10T22:50:00Z">
        <w:r w:rsidR="00E9529D">
          <w:t xml:space="preserve"> </w:t>
        </w:r>
        <w:commentRangeStart w:id="138"/>
        <w:r w:rsidR="00E9529D">
          <w:t xml:space="preserve">Moving westwards, the South, with the second warmest average annual temperature (18°C), takes up the largest geographic share of the USA (18.8% of contiguous land mass), with half taken up by Texas. </w:t>
        </w:r>
      </w:ins>
      <w:commentRangeEnd w:id="138"/>
      <w:r w:rsidR="00175631">
        <w:rPr>
          <w:rStyle w:val="CommentReference"/>
          <w:rFonts w:asciiTheme="minorHAnsi" w:hAnsiTheme="minorHAnsi" w:cstheme="minorBidi"/>
          <w:lang w:eastAsia="en-US"/>
        </w:rPr>
        <w:commentReference w:id="138"/>
      </w:r>
      <w:commentRangeStart w:id="139"/>
      <w:ins w:id="140" w:author="Parks, Robbie M" w:date="2018-07-10T22:50:00Z">
        <w:r w:rsidR="00E9529D">
          <w:t xml:space="preserve">Making up the rest of the southern half of the United States, the Southwest and West are hot and dry, frequently under drought. While the Southwest is dominated by deserts and the Colorado Plateau, the West contains a large proportion of the population living in cities and metropolitan areas. </w:t>
        </w:r>
      </w:ins>
      <w:commentRangeEnd w:id="139"/>
      <w:r w:rsidR="00175631">
        <w:rPr>
          <w:rStyle w:val="CommentReference"/>
          <w:rFonts w:asciiTheme="minorHAnsi" w:hAnsiTheme="minorHAnsi" w:cstheme="minorBidi"/>
          <w:lang w:eastAsia="en-US"/>
        </w:rPr>
        <w:commentReference w:id="139"/>
      </w:r>
    </w:p>
    <w:p w14:paraId="6D7FBE97" w14:textId="77777777" w:rsidR="00E9529D" w:rsidRDefault="00E9529D" w:rsidP="00E9529D">
      <w:pPr>
        <w:spacing w:line="480" w:lineRule="auto"/>
        <w:jc w:val="both"/>
        <w:rPr>
          <w:ins w:id="141" w:author="Parks, Robbie M" w:date="2018-07-10T22:50:00Z"/>
        </w:rPr>
      </w:pPr>
    </w:p>
    <w:p w14:paraId="6C50800E" w14:textId="00B4687A" w:rsidR="00C66D47" w:rsidRPr="00AC73A1" w:rsidRDefault="00E9529D" w:rsidP="004055C0">
      <w:pPr>
        <w:spacing w:line="480" w:lineRule="auto"/>
        <w:jc w:val="both"/>
        <w:rPr>
          <w:ins w:id="142" w:author="Parks, Robbie M" w:date="2018-06-19T14:05:00Z"/>
        </w:rPr>
      </w:pPr>
      <w:commentRangeStart w:id="143"/>
      <w:ins w:id="144" w:author="Parks, Robbie M" w:date="2018-07-10T22:50:00Z">
        <w:r>
          <w:t>Moving on to the northern half of the United States, the Northwest has an oceanic climate, wet and cool in the autumn, winter and spring, and with a mild summer. Travelling over and beyond the Rocky Mountains, West North Central contains 15.5% of the land mass of the contiguous United States (second only to the South), but is the least populated region (with only 1.6% of the total population in 2016). It is also the coldest on average throughout the year (7.6°C). Next coldest is the neighbouring East North Central region, also known as the Upper Midwest, which experiences deep winters and warm summers. In contrast, the Central region has a generally temperature climate. Finally, the largest population concentration of all the climate regions (64,046,741 or 19.8% total population in 2016) is in the Northeast, covering New England, which possesse</w:t>
        </w:r>
        <w:r w:rsidR="00537676">
          <w:t>s a humid, continental climate.</w:t>
        </w:r>
      </w:ins>
      <w:commentRangeEnd w:id="143"/>
      <w:r w:rsidR="00175631">
        <w:rPr>
          <w:rStyle w:val="CommentReference"/>
          <w:rFonts w:asciiTheme="minorHAnsi" w:hAnsiTheme="minorHAnsi" w:cstheme="minorBidi"/>
          <w:lang w:eastAsia="en-US"/>
        </w:rPr>
        <w:commentReference w:id="143"/>
      </w:r>
    </w:p>
    <w:p w14:paraId="12F29E36" w14:textId="77777777" w:rsidR="00C66D47" w:rsidRPr="00AC73A1" w:rsidRDefault="00C66D47" w:rsidP="004055C0">
      <w:pPr>
        <w:spacing w:line="480" w:lineRule="auto"/>
        <w:jc w:val="both"/>
        <w:rPr>
          <w:ins w:id="145" w:author="Parks, Robbie M" w:date="2018-06-19T14:05:00Z"/>
        </w:rPr>
      </w:pPr>
    </w:p>
    <w:p w14:paraId="2396E1FF" w14:textId="4F612136" w:rsidR="0056225E" w:rsidRPr="00AC73A1" w:rsidRDefault="004055C0" w:rsidP="004055C0">
      <w:pPr>
        <w:spacing w:line="480" w:lineRule="auto"/>
        <w:jc w:val="both"/>
        <w:rPr>
          <w:ins w:id="146" w:author="Parks, Robbie M" w:date="2018-06-19T18:49:00Z"/>
          <w:color w:val="000000" w:themeColor="text1"/>
        </w:rPr>
      </w:pPr>
      <w:r w:rsidRPr="00AC73A1">
        <w:rPr>
          <w:color w:val="000000" w:themeColor="text1"/>
        </w:rPr>
        <w:lastRenderedPageBreak/>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1E6D316"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lastRenderedPageBreak/>
        <w:t>We used wavelet analysis to investigate seasonality for each age-sex group. Wavelet analysis uncovers the presence, and frequency, of repeated maxima and minima in each age-sex-specific death rate time series</w:t>
      </w:r>
      <w:ins w:id="147" w:author="Parks, Robbie M" w:date="2018-07-10T21:49:00Z">
        <w:r w:rsidR="00F31E70">
          <w:rPr>
            <w:rFonts w:ascii="Times New Roman" w:hAnsi="Times New Roman" w:cs="Times New Roman"/>
            <w:color w:val="000000" w:themeColor="text1"/>
            <w:sz w:val="24"/>
            <w:szCs w:val="24"/>
          </w:rPr>
          <w:t xml:space="preserve"> </w:t>
        </w:r>
      </w:ins>
      <w:ins w:id="148"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49"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150" w:author="Ezzati, Majid" w:date="2018-07-09T06:07:00Z">
        <w:r w:rsidR="00242DD5">
          <w:rPr>
            <w:rFonts w:ascii="Times New Roman" w:hAnsi="Times New Roman" w:cs="Times New Roman"/>
            <w:color w:val="000000" w:themeColor="text1"/>
            <w:sz w:val="24"/>
            <w:szCs w:val="24"/>
          </w:rPr>
          <w:t xml:space="preserve">estimates the probability </w:t>
        </w:r>
      </w:ins>
      <w:ins w:id="151"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152" w:author="Ezzati, Majid" w:date="2018-07-09T06:10:00Z">
        <w:r w:rsidR="00DB0E48">
          <w:rPr>
            <w:rFonts w:ascii="Times New Roman" w:hAnsi="Times New Roman" w:cs="Times New Roman"/>
            <w:color w:val="000000" w:themeColor="text1"/>
            <w:sz w:val="24"/>
            <w:szCs w:val="24"/>
          </w:rPr>
          <w:t xml:space="preserve">report the p values for the </w:t>
        </w:r>
      </w:ins>
      <w:ins w:id="153"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54"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ins w:id="155"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ins w:id="156" w:author="Parks, Robbie M" w:date="2018-07-10T22:01:00Z"/>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ins w:id="157" w:author="Parks, Robbie M" w:date="2018-07-10T22:00:00Z">
        <w:r w:rsidR="00F418B0">
          <w:rPr>
            <w:rFonts w:ascii="Times New Roman" w:hAnsi="Times New Roman" w:cs="Times New Roman"/>
            <w:noProof/>
            <w:sz w:val="24"/>
            <w:szCs w:val="24"/>
          </w:rPr>
          <w:t xml:space="preserve">representing each month by </w:t>
        </w:r>
      </w:ins>
      <w:ins w:id="158" w:author="Parks, Robbie M" w:date="2018-07-10T22:04:00Z">
        <w:r w:rsidR="00644978">
          <w:rPr>
            <w:rFonts w:ascii="Times New Roman" w:hAnsi="Times New Roman" w:cs="Times New Roman"/>
            <w:noProof/>
            <w:sz w:val="24"/>
            <w:szCs w:val="24"/>
          </w:rPr>
          <w:t xml:space="preserve">an angle subtended from </w:t>
        </w:r>
      </w:ins>
      <w:ins w:id="159" w:author="Parks, Robbie M" w:date="2018-07-10T22:00:00Z">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ins>
      <w:r w:rsidR="004055C0" w:rsidRPr="004B02D5">
        <w:rPr>
          <w:rFonts w:ascii="Times New Roman" w:hAnsi="Times New Roman" w:cs="Times New Roman"/>
          <w:noProof/>
          <w:sz w:val="24"/>
          <w:szCs w:val="24"/>
        </w:rPr>
        <w:t>a technique called circular statistics</w:t>
      </w:r>
      <w:ins w:id="160" w:author="Parks, Robbie M" w:date="2018-07-10T22:01:00Z">
        <w:r w:rsidR="007B551D">
          <w:rPr>
            <w:rFonts w:ascii="Times New Roman" w:hAnsi="Times New Roman" w:cs="Times New Roman"/>
            <w:noProof/>
            <w:sz w:val="24"/>
            <w:szCs w:val="24"/>
          </w:rPr>
          <w:t xml:space="preserve">, </w:t>
        </w:r>
      </w:ins>
      <w:ins w:id="161" w:author="Parks, Robbie M" w:date="2018-07-10T22:03:00Z">
        <w:r w:rsidR="00251005">
          <w:rPr>
            <w:rFonts w:ascii="Times New Roman" w:hAnsi="Times New Roman" w:cs="Times New Roman"/>
            <w:noProof/>
            <w:sz w:val="24"/>
            <w:szCs w:val="24"/>
          </w:rPr>
          <w:t xml:space="preserve">a mean </w:t>
        </w:r>
        <w:r w:rsidR="00251005">
          <w:rPr>
            <w:rFonts w:ascii="Times New Roman" w:hAnsi="Times New Roman" w:cs="Times New Roman"/>
            <w:noProof/>
            <w:sz w:val="24"/>
            <w:szCs w:val="24"/>
          </w:rPr>
          <w:lastRenderedPageBreak/>
          <w:t xml:space="preserve">of </w:t>
        </w:r>
        <w:r w:rsidR="00644978">
          <w:rPr>
            <w:rFonts w:ascii="Times New Roman" w:hAnsi="Times New Roman" w:cs="Times New Roman"/>
            <w:noProof/>
            <w:sz w:val="24"/>
            <w:szCs w:val="24"/>
          </w:rPr>
          <w:t>the ang</w:t>
        </w:r>
      </w:ins>
      <w:ins w:id="162" w:author="Parks, Robbie M" w:date="2018-07-10T22:04:00Z">
        <w:r w:rsidR="00644978">
          <w:rPr>
            <w:rFonts w:ascii="Times New Roman" w:hAnsi="Times New Roman" w:cs="Times New Roman"/>
            <w:noProof/>
            <w:sz w:val="24"/>
            <w:szCs w:val="24"/>
          </w:rPr>
          <w:t>les (</w:t>
        </w:r>
      </w:ins>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w:ins w:id="163" w:author="Ezzati, Majid" w:date="2018-07-13T21:34:00Z">
          <m:r>
            <w:rPr>
              <w:rFonts w:ascii="Cambria Math" w:hAnsi="Cambria Math" w:cs="Times New Roman"/>
              <w:noProof/>
              <w:sz w:val="24"/>
              <w:szCs w:val="24"/>
            </w:rPr>
            <m:t>,</m:t>
          </m:r>
        </w:ins>
        <m:sSub>
          <m:sSubPr>
            <m:ctrlPr>
              <w:ins w:id="164" w:author="Parks, Robbie M" w:date="2018-07-10T22:06:00Z">
                <w:rPr>
                  <w:rFonts w:ascii="Cambria Math" w:hAnsi="Cambria Math" w:cs="Times New Roman"/>
                  <w:i/>
                  <w:noProof/>
                  <w:sz w:val="24"/>
                  <w:szCs w:val="24"/>
                </w:rPr>
              </w:ins>
            </m:ctrlPr>
          </m:sSubPr>
          <m:e>
            <w:ins w:id="165" w:author="Parks, Robbie M" w:date="2018-07-10T22:06:00Z">
              <m:r>
                <w:rPr>
                  <w:rFonts w:ascii="Cambria Math" w:hAnsi="Cambria Math" w:cs="Times New Roman"/>
                  <w:noProof/>
                  <w:sz w:val="24"/>
                  <w:szCs w:val="24"/>
                </w:rPr>
                <m:t>θ</m:t>
              </m:r>
            </w:ins>
          </m:e>
          <m:sub>
            <w:ins w:id="166" w:author="Parks, Robbie M" w:date="2018-07-10T22:06:00Z">
              <m:r>
                <w:rPr>
                  <w:rFonts w:ascii="Cambria Math" w:hAnsi="Cambria Math" w:cs="Times New Roman"/>
                  <w:noProof/>
                  <w:sz w:val="24"/>
                  <w:szCs w:val="24"/>
                </w:rPr>
                <m:t>2</m:t>
              </m:r>
            </w:ins>
          </m:sub>
        </m:sSub>
        <m:sSub>
          <m:sSubPr>
            <m:ctrlPr>
              <w:ins w:id="167" w:author="Parks, Robbie M" w:date="2018-07-10T22:06:00Z">
                <w:rPr>
                  <w:rFonts w:ascii="Cambria Math" w:hAnsi="Cambria Math" w:cs="Times New Roman"/>
                  <w:i/>
                  <w:noProof/>
                  <w:sz w:val="24"/>
                  <w:szCs w:val="24"/>
                </w:rPr>
              </w:ins>
            </m:ctrlPr>
          </m:sSubPr>
          <m:e>
            <w:ins w:id="168" w:author="Ezzati, Majid" w:date="2018-07-13T21:33:00Z">
              <m:r>
                <w:rPr>
                  <w:rFonts w:ascii="Cambria Math" w:hAnsi="Cambria Math" w:cs="Times New Roman"/>
                  <w:noProof/>
                  <w:sz w:val="24"/>
                  <w:szCs w:val="24"/>
                </w:rPr>
                <m:t>,</m:t>
              </m:r>
            </w:ins>
            <w:ins w:id="169" w:author="Parks, Robbie M" w:date="2018-07-10T22:06:00Z">
              <m:r>
                <w:rPr>
                  <w:rFonts w:ascii="Cambria Math" w:hAnsi="Cambria Math" w:cs="Times New Roman"/>
                  <w:noProof/>
                  <w:sz w:val="24"/>
                  <w:szCs w:val="24"/>
                </w:rPr>
                <m:t>θ</m:t>
              </m:r>
            </w:ins>
          </m:e>
          <m:sub>
            <w:ins w:id="170" w:author="Parks, Robbie M" w:date="2018-07-10T22:06:00Z">
              <m:r>
                <w:rPr>
                  <w:rFonts w:ascii="Cambria Math" w:hAnsi="Cambria Math" w:cs="Times New Roman"/>
                  <w:noProof/>
                  <w:sz w:val="24"/>
                  <w:szCs w:val="24"/>
                </w:rPr>
                <m:t>3</m:t>
              </m:r>
            </w:ins>
          </m:sub>
        </m:sSub>
        <w:ins w:id="171" w:author="Parks, Robbie M" w:date="2018-07-10T22:06:00Z">
          <m:r>
            <w:rPr>
              <w:rFonts w:ascii="Cambria Math" w:hAnsi="Cambria Math" w:cs="Times New Roman"/>
              <w:noProof/>
              <w:sz w:val="24"/>
              <w:szCs w:val="24"/>
            </w:rPr>
            <m:t>…</m:t>
          </m:r>
        </w:ins>
        <m:sSub>
          <m:sSubPr>
            <m:ctrlPr>
              <w:ins w:id="172" w:author="Parks, Robbie M" w:date="2018-07-10T22:06:00Z">
                <w:rPr>
                  <w:rFonts w:ascii="Cambria Math" w:hAnsi="Cambria Math" w:cs="Times New Roman"/>
                  <w:i/>
                  <w:noProof/>
                  <w:sz w:val="24"/>
                  <w:szCs w:val="24"/>
                </w:rPr>
              </w:ins>
            </m:ctrlPr>
          </m:sSubPr>
          <m:e>
            <w:ins w:id="173" w:author="Parks, Robbie M" w:date="2018-07-10T22:06:00Z">
              <m:r>
                <w:rPr>
                  <w:rFonts w:ascii="Cambria Math" w:hAnsi="Cambria Math" w:cs="Times New Roman"/>
                  <w:noProof/>
                  <w:sz w:val="24"/>
                  <w:szCs w:val="24"/>
                </w:rPr>
                <m:t>,θ</m:t>
              </m:r>
            </w:ins>
          </m:e>
          <m:sub>
            <w:ins w:id="174" w:author="Parks, Robbie M" w:date="2018-07-10T22:06:00Z">
              <m:r>
                <w:rPr>
                  <w:rFonts w:ascii="Cambria Math" w:hAnsi="Cambria Math" w:cs="Times New Roman"/>
                  <w:noProof/>
                  <w:sz w:val="24"/>
                  <w:szCs w:val="24"/>
                </w:rPr>
                <m:t>n,</m:t>
              </m:r>
            </w:ins>
          </m:sub>
        </m:sSub>
      </m:oMath>
      <w:ins w:id="175" w:author="Parks, Robbie M" w:date="2018-07-10T22:04:00Z">
        <w:r w:rsidR="00644978">
          <w:rPr>
            <w:rFonts w:ascii="Times New Roman" w:hAnsi="Times New Roman" w:cs="Times New Roman"/>
            <w:noProof/>
            <w:sz w:val="24"/>
            <w:szCs w:val="24"/>
          </w:rPr>
          <w:t>)</w:t>
        </w:r>
      </w:ins>
      <w:ins w:id="176" w:author="Parks, Robbie M" w:date="2018-07-10T22:11:00Z">
        <w:r w:rsidR="00D63463">
          <w:rPr>
            <w:rFonts w:ascii="Times New Roman" w:hAnsi="Times New Roman" w:cs="Times New Roman"/>
            <w:noProof/>
            <w:sz w:val="24"/>
            <w:szCs w:val="24"/>
          </w:rPr>
          <w:t xml:space="preserve"> </w:t>
        </w:r>
      </w:ins>
      <w:ins w:id="177" w:author="Parks, Robbie M" w:date="2018-07-10T22:06:00Z">
        <w:r w:rsidR="00D63463">
          <w:rPr>
            <w:rFonts w:ascii="Times New Roman" w:hAnsi="Times New Roman" w:cs="Times New Roman"/>
            <w:noProof/>
            <w:sz w:val="24"/>
            <w:szCs w:val="24"/>
          </w:rPr>
          <w:t xml:space="preserve">representing the deaths </w:t>
        </w:r>
      </w:ins>
      <w:ins w:id="178" w:author="Parks, Robbie M" w:date="2018-07-10T22:12:00Z">
        <w:r w:rsidR="00D63463">
          <w:rPr>
            <w:rFonts w:ascii="Times New Roman" w:hAnsi="Times New Roman" w:cs="Times New Roman"/>
            <w:noProof/>
            <w:sz w:val="24"/>
            <w:szCs w:val="24"/>
          </w:rPr>
          <w:t xml:space="preserve">(with n the total number of deaths in an age-sex group for a particular cause of death) </w:t>
        </w:r>
      </w:ins>
      <w:ins w:id="179" w:author="Parks, Robbie M" w:date="2018-07-10T22:06:00Z">
        <w:r w:rsidR="00644978">
          <w:rPr>
            <w:rFonts w:ascii="Times New Roman" w:hAnsi="Times New Roman" w:cs="Times New Roman"/>
            <w:noProof/>
            <w:sz w:val="24"/>
            <w:szCs w:val="24"/>
          </w:rPr>
          <w:t xml:space="preserve">is </w:t>
        </w:r>
      </w:ins>
      <w:ins w:id="180" w:author="Parks, Robbie M" w:date="2018-07-10T22:07:00Z">
        <w:r w:rsidR="00644978">
          <w:rPr>
            <w:rFonts w:ascii="Times New Roman" w:hAnsi="Times New Roman" w:cs="Times New Roman"/>
            <w:noProof/>
            <w:sz w:val="24"/>
            <w:szCs w:val="24"/>
          </w:rPr>
          <w:t>found as the argument of the complex value:</w:t>
        </w:r>
      </w:ins>
      <w:r w:rsidR="004055C0" w:rsidRPr="004B02D5">
        <w:rPr>
          <w:rFonts w:ascii="Times New Roman" w:hAnsi="Times New Roman" w:cs="Times New Roman"/>
          <w:noProof/>
          <w:sz w:val="24"/>
          <w:szCs w:val="24"/>
        </w:rPr>
        <w:t xml:space="preserve"> </w:t>
      </w:r>
    </w:p>
    <w:p w14:paraId="3B0FEDA9" w14:textId="40A1EA38" w:rsidR="007B551D" w:rsidRDefault="00125763" w:rsidP="004055C0">
      <w:pPr>
        <w:pStyle w:val="CommentText"/>
        <w:spacing w:line="480" w:lineRule="auto"/>
        <w:jc w:val="both"/>
        <w:rPr>
          <w:ins w:id="181" w:author="Parks, Robbie M" w:date="2018-07-10T22:08:00Z"/>
          <w:rFonts w:ascii="Times New Roman" w:hAnsi="Times New Roman" w:cs="Times New Roman"/>
          <w:noProof/>
          <w:sz w:val="24"/>
          <w:szCs w:val="24"/>
        </w:rPr>
      </w:pPr>
      <m:oMathPara>
        <m:oMath>
          <m:acc>
            <m:accPr>
              <m:chr m:val="̅"/>
              <m:ctrlPr>
                <w:ins w:id="182" w:author="Parks, Robbie M" w:date="2018-07-10T22:08:00Z">
                  <w:rPr>
                    <w:rFonts w:ascii="Cambria Math" w:hAnsi="Cambria Math" w:cs="Times New Roman"/>
                    <w:i/>
                    <w:noProof/>
                    <w:sz w:val="24"/>
                    <w:szCs w:val="24"/>
                  </w:rPr>
                </w:ins>
              </m:ctrlPr>
            </m:accPr>
            <m:e>
              <w:ins w:id="183" w:author="Parks, Robbie M" w:date="2018-07-10T22:08:00Z">
                <m:r>
                  <w:rPr>
                    <w:rFonts w:ascii="Cambria Math" w:hAnsi="Cambria Math" w:cs="Times New Roman"/>
                    <w:noProof/>
                    <w:sz w:val="24"/>
                    <w:szCs w:val="24"/>
                  </w:rPr>
                  <m:t>θ</m:t>
                </m:r>
              </w:ins>
            </m:e>
          </m:acc>
          <w:ins w:id="184" w:author="Parks, Robbie M" w:date="2018-07-10T22:10:00Z">
            <m:r>
              <w:rPr>
                <w:rFonts w:ascii="Cambria Math" w:hAnsi="Cambria Math" w:cs="Times New Roman"/>
                <w:noProof/>
                <w:sz w:val="24"/>
                <w:szCs w:val="24"/>
              </w:rPr>
              <m:t>=arg</m:t>
            </m:r>
          </w:ins>
          <m:d>
            <m:dPr>
              <m:begChr m:val="{"/>
              <m:endChr m:val="}"/>
              <m:ctrlPr>
                <w:ins w:id="185" w:author="Parks, Robbie M" w:date="2018-07-10T22:10:00Z">
                  <w:rPr>
                    <w:rFonts w:ascii="Cambria Math" w:hAnsi="Cambria Math" w:cs="Times New Roman"/>
                    <w:i/>
                    <w:noProof/>
                    <w:sz w:val="24"/>
                    <w:szCs w:val="24"/>
                  </w:rPr>
                </w:ins>
              </m:ctrlPr>
            </m:dPr>
            <m:e>
              <m:nary>
                <m:naryPr>
                  <m:chr m:val="∑"/>
                  <m:limLoc m:val="undOvr"/>
                  <m:ctrlPr>
                    <w:ins w:id="186" w:author="Parks, Robbie M" w:date="2018-07-10T22:10:00Z">
                      <w:rPr>
                        <w:rFonts w:ascii="Cambria Math" w:hAnsi="Cambria Math" w:cs="Times New Roman"/>
                        <w:i/>
                        <w:noProof/>
                        <w:sz w:val="24"/>
                        <w:szCs w:val="24"/>
                      </w:rPr>
                    </w:ins>
                  </m:ctrlPr>
                </m:naryPr>
                <m:sub>
                  <w:ins w:id="187" w:author="Parks, Robbie M" w:date="2018-07-10T22:10:00Z">
                    <m:r>
                      <w:rPr>
                        <w:rFonts w:ascii="Cambria Math" w:hAnsi="Cambria Math" w:cs="Times New Roman"/>
                        <w:noProof/>
                        <w:sz w:val="24"/>
                        <w:szCs w:val="24"/>
                      </w:rPr>
                      <m:t>j=1</m:t>
                    </m:r>
                  </w:ins>
                </m:sub>
                <m:sup>
                  <w:ins w:id="188" w:author="Parks, Robbie M" w:date="2018-07-10T22:10:00Z">
                    <m:r>
                      <w:rPr>
                        <w:rFonts w:ascii="Cambria Math" w:hAnsi="Cambria Math" w:cs="Times New Roman"/>
                        <w:noProof/>
                        <w:sz w:val="24"/>
                        <w:szCs w:val="24"/>
                      </w:rPr>
                      <m:t>n</m:t>
                    </m:r>
                  </w:ins>
                </m:sup>
                <m:e>
                  <w:ins w:id="189" w:author="Parks, Robbie M" w:date="2018-07-10T22:10:00Z">
                    <m:r>
                      <m:rPr>
                        <m:sty m:val="p"/>
                      </m:rPr>
                      <w:rPr>
                        <w:rFonts w:ascii="Cambria Math" w:hAnsi="Cambria Math" w:cs="Times New Roman"/>
                        <w:noProof/>
                        <w:sz w:val="24"/>
                        <w:szCs w:val="24"/>
                      </w:rPr>
                      <m:t>exp⁡(i</m:t>
                    </m:r>
                  </w:ins>
                  <m:sSub>
                    <m:sSubPr>
                      <m:ctrlPr>
                        <w:ins w:id="190" w:author="Parks, Robbie M" w:date="2018-07-10T22:11:00Z">
                          <w:rPr>
                            <w:rFonts w:ascii="Cambria Math" w:hAnsi="Cambria Math" w:cs="Times New Roman"/>
                            <w:i/>
                            <w:noProof/>
                            <w:sz w:val="24"/>
                            <w:szCs w:val="24"/>
                          </w:rPr>
                        </w:ins>
                      </m:ctrlPr>
                    </m:sSubPr>
                    <m:e>
                      <w:ins w:id="191" w:author="Parks, Robbie M" w:date="2018-07-10T22:11:00Z">
                        <m:r>
                          <w:rPr>
                            <w:rFonts w:ascii="Cambria Math" w:hAnsi="Cambria Math" w:cs="Times New Roman"/>
                            <w:noProof/>
                            <w:sz w:val="24"/>
                            <w:szCs w:val="24"/>
                          </w:rPr>
                          <m:t>θ</m:t>
                        </m:r>
                      </w:ins>
                    </m:e>
                    <m:sub>
                      <w:ins w:id="192" w:author="Parks, Robbie M" w:date="2018-07-10T22:11:00Z">
                        <m:r>
                          <w:rPr>
                            <w:rFonts w:ascii="Cambria Math" w:hAnsi="Cambria Math" w:cs="Times New Roman"/>
                            <w:noProof/>
                            <w:sz w:val="24"/>
                            <w:szCs w:val="24"/>
                          </w:rPr>
                          <m:t>j</m:t>
                        </m:r>
                      </w:ins>
                    </m:sub>
                  </m:sSub>
                  <w:ins w:id="193" w:author="Parks, Robbie M" w:date="2018-07-10T22:10:00Z">
                    <m:r>
                      <w:rPr>
                        <w:rFonts w:ascii="Cambria Math" w:hAnsi="Cambria Math" w:cs="Times New Roman"/>
                        <w:noProof/>
                        <w:sz w:val="24"/>
                        <w:szCs w:val="24"/>
                      </w:rPr>
                      <m:t>)</m:t>
                    </m:r>
                  </w:ins>
                </m:e>
              </m:nary>
            </m:e>
          </m:d>
          <w:ins w:id="194" w:author="Parks, Robbie M" w:date="2018-07-10T22:13:00Z">
            <m:r>
              <w:rPr>
                <w:rFonts w:ascii="Cambria Math" w:hAnsi="Cambria Math" w:cs="Times New Roman"/>
                <w:noProof/>
                <w:sz w:val="24"/>
                <w:szCs w:val="24"/>
              </w:rPr>
              <m:t>,</m:t>
            </m:r>
          </w:ins>
        </m:oMath>
      </m:oMathPara>
    </w:p>
    <w:p w14:paraId="55479A64" w14:textId="53D788CD" w:rsidR="00F652A9" w:rsidRDefault="001A0364" w:rsidP="004055C0">
      <w:pPr>
        <w:pStyle w:val="CommentText"/>
        <w:spacing w:line="480" w:lineRule="auto"/>
        <w:jc w:val="both"/>
        <w:rPr>
          <w:ins w:id="195" w:author="Parks, Robbie M" w:date="2018-07-10T22:01:00Z"/>
          <w:rFonts w:ascii="Times New Roman" w:hAnsi="Times New Roman" w:cs="Times New Roman"/>
          <w:noProof/>
          <w:sz w:val="24"/>
          <w:szCs w:val="24"/>
        </w:rPr>
      </w:pPr>
      <w:ins w:id="196" w:author="Parks, Robbie M" w:date="2018-07-10T22:13:00Z">
        <w:r>
          <w:rPr>
            <w:rFonts w:ascii="Times New Roman" w:hAnsi="Times New Roman" w:cs="Times New Roman"/>
            <w:noProof/>
            <w:sz w:val="24"/>
            <w:szCs w:val="24"/>
          </w:rPr>
          <w:t xml:space="preserve">which </w:t>
        </w:r>
      </w:ins>
      <w:ins w:id="197" w:author="Parks, Robbie M" w:date="2018-07-10T22:51:00Z">
        <w:r w:rsidR="00090953">
          <w:rPr>
            <w:rFonts w:ascii="Times New Roman" w:hAnsi="Times New Roman" w:cs="Times New Roman"/>
            <w:noProof/>
            <w:sz w:val="24"/>
            <w:szCs w:val="24"/>
          </w:rPr>
          <w:t>is</w:t>
        </w:r>
      </w:ins>
      <w:ins w:id="198" w:author="Parks, Robbie M" w:date="2018-07-10T22:13:00Z">
        <w:r>
          <w:rPr>
            <w:rFonts w:ascii="Times New Roman" w:hAnsi="Times New Roman" w:cs="Times New Roman"/>
            <w:noProof/>
            <w:sz w:val="24"/>
            <w:szCs w:val="24"/>
          </w:rPr>
          <w:t xml:space="preserve"> then converted back into a month value</w:t>
        </w:r>
      </w:ins>
      <w:ins w:id="199" w:author="Parks, Robbie M" w:date="2018-07-18T08:21:00Z">
        <w:r w:rsidR="00757D69">
          <w:rPr>
            <w:rFonts w:ascii="Times New Roman" w:hAnsi="Times New Roman" w:cs="Times New Roman"/>
            <w:noProof/>
            <w:sz w:val="24"/>
            <w:szCs w:val="24"/>
          </w:rPr>
          <w:t xml:space="preserve"> </w:t>
        </w:r>
      </w:ins>
      <w:ins w:id="200" w:author="Parks, Robbie M" w:date="2018-07-18T08:29:00Z">
        <w:r w:rsidR="002A4B30">
          <w:rPr>
            <w:rFonts w:ascii="Times New Roman" w:hAnsi="Times New Roman" w:cs="Times New Roman"/>
            <w:noProof/>
            <w:sz w:val="24"/>
            <w:szCs w:val="24"/>
          </w:rPr>
          <w:fldChar w:fldCharType="begin" w:fldLock="1"/>
        </w:r>
      </w:ins>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ins w:id="201" w:author="Parks, Robbie M" w:date="2018-07-18T08:29:00Z">
        <w:r w:rsidR="002A4B30">
          <w:rPr>
            <w:rFonts w:ascii="Times New Roman" w:hAnsi="Times New Roman" w:cs="Times New Roman"/>
            <w:noProof/>
            <w:sz w:val="24"/>
            <w:szCs w:val="24"/>
          </w:rPr>
          <w:fldChar w:fldCharType="end"/>
        </w:r>
      </w:ins>
      <w:ins w:id="202" w:author="Parks, Robbie M" w:date="2018-07-10T22:13:00Z">
        <w:r w:rsidR="00EF047D">
          <w:rPr>
            <w:rFonts w:ascii="Times New Roman" w:hAnsi="Times New Roman" w:cs="Times New Roman"/>
            <w:noProof/>
            <w:sz w:val="24"/>
            <w:szCs w:val="24"/>
          </w:rPr>
          <w:t>.</w:t>
        </w:r>
      </w:ins>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203" w:author="Parks, Robbie M" w:date="2018-06-24T22:39:00Z"/>
          <w:i/>
          <w:color w:val="000000" w:themeColor="text1"/>
        </w:rPr>
      </w:pPr>
      <w:ins w:id="204" w:author="Parks, Robbie M" w:date="2018-06-24T22:39:00Z">
        <w:r>
          <w:rPr>
            <w:i/>
            <w:color w:val="000000" w:themeColor="text1"/>
          </w:rPr>
          <w:lastRenderedPageBreak/>
          <w:t>Alternative statistical method to estimate trend in seasonality</w:t>
        </w:r>
      </w:ins>
    </w:p>
    <w:p w14:paraId="6D51EC8F" w14:textId="773807C0" w:rsidR="00D74F62" w:rsidRDefault="00D74F62" w:rsidP="00D74F62">
      <w:pPr>
        <w:spacing w:line="480" w:lineRule="auto"/>
        <w:jc w:val="both"/>
        <w:rPr>
          <w:ins w:id="205" w:author="Parks, Robbie M" w:date="2018-06-24T22:39:00Z"/>
          <w:color w:val="000000" w:themeColor="text1"/>
        </w:rPr>
      </w:pPr>
      <w:ins w:id="206"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207" w:author="Parks, Robbie M" w:date="2018-07-03T11:46:00Z">
        <w:r w:rsidR="0032080A">
          <w:rPr>
            <w:color w:val="000000" w:themeColor="text1"/>
          </w:rPr>
          <w:t xml:space="preserve">exists and </w:t>
        </w:r>
      </w:ins>
      <w:ins w:id="208"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209"/>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209"/>
      <w:r w:rsidR="00193F5D">
        <w:rPr>
          <w:rStyle w:val="CommentReference"/>
          <w:rFonts w:asciiTheme="minorHAnsi" w:hAnsiTheme="minorHAnsi" w:cstheme="minorBidi"/>
          <w:lang w:eastAsia="en-US"/>
        </w:rPr>
        <w:commentReference w:id="209"/>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210"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211"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212"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213" w:author="Ezzati, Majid" w:date="2018-07-13T21:35:00Z">
                  <w:rPr>
                    <w:rFonts w:eastAsia="Times New Roman"/>
                    <w:b/>
                    <w:bCs/>
                    <w:color w:val="000000"/>
                  </w:rPr>
                </w:rPrChange>
              </w:rPr>
            </w:pPr>
            <w:r w:rsidRPr="00335759">
              <w:rPr>
                <w:rFonts w:eastAsia="Times New Roman"/>
                <w:b/>
                <w:bCs/>
                <w:color w:val="000000"/>
                <w:sz w:val="20"/>
                <w:szCs w:val="20"/>
                <w:rPrChange w:id="214"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215" w:author="Ezzati, Majid" w:date="2018-07-13T21:35:00Z">
                  <w:rPr>
                    <w:rFonts w:eastAsia="Times New Roman"/>
                    <w:b/>
                    <w:bCs/>
                    <w:color w:val="000000"/>
                  </w:rPr>
                </w:rPrChange>
              </w:rPr>
            </w:pPr>
            <w:r w:rsidRPr="00335759">
              <w:rPr>
                <w:rFonts w:eastAsia="Times New Roman"/>
                <w:b/>
                <w:bCs/>
                <w:color w:val="000000"/>
                <w:sz w:val="20"/>
                <w:szCs w:val="20"/>
                <w:rPrChange w:id="216"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217" w:author="Ezzati, Majid" w:date="2018-07-13T21:35:00Z">
                  <w:rPr>
                    <w:rFonts w:eastAsia="Times New Roman"/>
                    <w:b/>
                    <w:bCs/>
                    <w:color w:val="000000"/>
                  </w:rPr>
                </w:rPrChange>
              </w:rPr>
            </w:pPr>
            <w:r w:rsidRPr="00335759">
              <w:rPr>
                <w:rFonts w:eastAsia="Times New Roman"/>
                <w:b/>
                <w:bCs/>
                <w:color w:val="000000"/>
                <w:sz w:val="20"/>
                <w:szCs w:val="20"/>
                <w:rPrChange w:id="218"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219" w:author="Ezzati, Majid" w:date="2018-07-13T21:35:00Z">
                  <w:rPr>
                    <w:rFonts w:eastAsia="Times New Roman"/>
                    <w:b/>
                    <w:bCs/>
                    <w:color w:val="000000"/>
                  </w:rPr>
                </w:rPrChange>
              </w:rPr>
            </w:pPr>
            <w:r w:rsidRPr="00335759">
              <w:rPr>
                <w:rFonts w:eastAsia="Times New Roman"/>
                <w:b/>
                <w:bCs/>
                <w:color w:val="000000"/>
                <w:sz w:val="20"/>
                <w:szCs w:val="20"/>
                <w:rPrChange w:id="220"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221" w:author="Ezzati, Majid" w:date="2018-07-13T21:35:00Z">
                  <w:rPr>
                    <w:rFonts w:eastAsia="Times New Roman"/>
                    <w:b/>
                    <w:bCs/>
                    <w:color w:val="000000"/>
                  </w:rPr>
                </w:rPrChange>
              </w:rPr>
            </w:pPr>
            <w:r w:rsidRPr="00335759">
              <w:rPr>
                <w:rFonts w:eastAsia="Times New Roman"/>
                <w:b/>
                <w:bCs/>
                <w:color w:val="000000"/>
                <w:sz w:val="20"/>
                <w:szCs w:val="20"/>
                <w:rPrChange w:id="222"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223" w:author="Ezzati, Majid" w:date="2018-07-13T21:35:00Z">
                  <w:rPr>
                    <w:rFonts w:eastAsia="Times New Roman"/>
                    <w:color w:val="000000"/>
                  </w:rPr>
                </w:rPrChange>
              </w:rPr>
            </w:pPr>
            <w:r w:rsidRPr="00335759">
              <w:rPr>
                <w:rFonts w:eastAsia="Times New Roman"/>
                <w:color w:val="000000"/>
                <w:sz w:val="20"/>
                <w:szCs w:val="20"/>
                <w:rPrChange w:id="224"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225" w:author="Ezzati, Majid" w:date="2018-07-13T21:35:00Z">
                  <w:rPr>
                    <w:rFonts w:eastAsia="Times New Roman"/>
                    <w:color w:val="000000"/>
                  </w:rPr>
                </w:rPrChange>
              </w:rPr>
            </w:pPr>
            <w:r w:rsidRPr="00335759">
              <w:rPr>
                <w:rFonts w:eastAsia="Times New Roman"/>
                <w:color w:val="000000"/>
                <w:sz w:val="20"/>
                <w:szCs w:val="20"/>
                <w:rPrChange w:id="226"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227" w:author="Ezzati, Majid" w:date="2018-07-13T21:35:00Z">
                  <w:rPr>
                    <w:rFonts w:eastAsia="Times New Roman"/>
                    <w:color w:val="000000"/>
                  </w:rPr>
                </w:rPrChange>
              </w:rPr>
            </w:pPr>
            <w:r w:rsidRPr="00335759">
              <w:rPr>
                <w:rFonts w:eastAsia="Times New Roman"/>
                <w:color w:val="000000"/>
                <w:sz w:val="20"/>
                <w:szCs w:val="20"/>
                <w:rPrChange w:id="228"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229" w:author="Ezzati, Majid" w:date="2018-07-13T21:35:00Z">
                  <w:rPr>
                    <w:rFonts w:eastAsia="Times New Roman"/>
                    <w:color w:val="000000"/>
                  </w:rPr>
                </w:rPrChange>
              </w:rPr>
            </w:pPr>
            <w:r w:rsidRPr="00335759">
              <w:rPr>
                <w:rFonts w:eastAsia="Times New Roman"/>
                <w:color w:val="000000"/>
                <w:sz w:val="20"/>
                <w:szCs w:val="20"/>
                <w:rPrChange w:id="230"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231" w:author="Ezzati, Majid" w:date="2018-07-13T21:35:00Z">
                  <w:rPr>
                    <w:rFonts w:eastAsia="Times New Roman"/>
                    <w:color w:val="000000"/>
                  </w:rPr>
                </w:rPrChange>
              </w:rPr>
            </w:pPr>
            <w:r w:rsidRPr="00335759">
              <w:rPr>
                <w:rFonts w:eastAsia="Times New Roman"/>
                <w:color w:val="000000"/>
                <w:sz w:val="20"/>
                <w:szCs w:val="20"/>
                <w:rPrChange w:id="232"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233" w:author="Ezzati, Majid" w:date="2018-07-13T21:35:00Z">
                  <w:rPr>
                    <w:rFonts w:eastAsia="Times New Roman"/>
                    <w:color w:val="000000"/>
                  </w:rPr>
                </w:rPrChange>
              </w:rPr>
            </w:pPr>
            <w:r w:rsidRPr="00335759">
              <w:rPr>
                <w:rFonts w:eastAsia="Times New Roman"/>
                <w:color w:val="000000"/>
                <w:sz w:val="20"/>
                <w:szCs w:val="20"/>
                <w:rPrChange w:id="234"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235" w:author="Ezzati, Majid" w:date="2018-07-13T21:35:00Z">
                  <w:rPr>
                    <w:rFonts w:eastAsia="Times New Roman"/>
                    <w:color w:val="000000"/>
                  </w:rPr>
                </w:rPrChange>
              </w:rPr>
            </w:pPr>
            <w:r w:rsidRPr="00335759">
              <w:rPr>
                <w:rFonts w:eastAsia="Times New Roman"/>
                <w:color w:val="000000"/>
                <w:sz w:val="20"/>
                <w:szCs w:val="20"/>
                <w:rPrChange w:id="236"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237" w:author="Ezzati, Majid" w:date="2018-07-13T21:35:00Z">
                  <w:rPr>
                    <w:rFonts w:eastAsia="Times New Roman"/>
                    <w:color w:val="000000"/>
                  </w:rPr>
                </w:rPrChange>
              </w:rPr>
            </w:pPr>
            <w:r w:rsidRPr="00335759">
              <w:rPr>
                <w:rFonts w:eastAsia="Times New Roman"/>
                <w:color w:val="000000"/>
                <w:sz w:val="20"/>
                <w:szCs w:val="20"/>
                <w:rPrChange w:id="238"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239" w:author="Ezzati, Majid" w:date="2018-07-13T21:35:00Z">
                  <w:rPr>
                    <w:rFonts w:eastAsia="Times New Roman"/>
                    <w:color w:val="000000"/>
                  </w:rPr>
                </w:rPrChange>
              </w:rPr>
            </w:pPr>
            <w:r w:rsidRPr="00335759">
              <w:rPr>
                <w:rFonts w:eastAsia="Times New Roman"/>
                <w:color w:val="000000"/>
                <w:sz w:val="20"/>
                <w:szCs w:val="20"/>
                <w:rPrChange w:id="240"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241" w:author="Ezzati, Majid" w:date="2018-07-13T21:35:00Z">
                  <w:rPr>
                    <w:rFonts w:eastAsia="Times New Roman"/>
                    <w:color w:val="000000"/>
                  </w:rPr>
                </w:rPrChange>
              </w:rPr>
            </w:pPr>
            <w:r w:rsidRPr="00335759">
              <w:rPr>
                <w:rFonts w:eastAsia="Times New Roman"/>
                <w:color w:val="000000"/>
                <w:sz w:val="20"/>
                <w:szCs w:val="20"/>
                <w:rPrChange w:id="242"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243" w:author="Ezzati, Majid" w:date="2018-07-13T21:35:00Z">
                  <w:rPr>
                    <w:rFonts w:eastAsia="Times New Roman"/>
                    <w:color w:val="000000"/>
                  </w:rPr>
                </w:rPrChange>
              </w:rPr>
            </w:pPr>
            <w:r w:rsidRPr="00335759">
              <w:rPr>
                <w:rFonts w:eastAsia="Times New Roman"/>
                <w:color w:val="000000"/>
                <w:sz w:val="20"/>
                <w:szCs w:val="20"/>
                <w:rPrChange w:id="244"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245" w:author="Ezzati, Majid" w:date="2018-07-13T21:35:00Z">
                  <w:rPr>
                    <w:rFonts w:eastAsia="Times New Roman"/>
                    <w:color w:val="000000"/>
                  </w:rPr>
                </w:rPrChange>
              </w:rPr>
            </w:pPr>
            <w:r w:rsidRPr="00335759">
              <w:rPr>
                <w:rFonts w:eastAsia="Times New Roman"/>
                <w:color w:val="000000"/>
                <w:sz w:val="20"/>
                <w:szCs w:val="20"/>
                <w:rPrChange w:id="246"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247" w:author="Ezzati, Majid" w:date="2018-07-13T21:35:00Z">
                  <w:rPr>
                    <w:rFonts w:eastAsia="Times New Roman"/>
                    <w:color w:val="000000"/>
                  </w:rPr>
                </w:rPrChange>
              </w:rPr>
            </w:pPr>
            <w:r w:rsidRPr="00335759">
              <w:rPr>
                <w:rFonts w:eastAsia="Times New Roman"/>
                <w:color w:val="000000"/>
                <w:sz w:val="20"/>
                <w:szCs w:val="20"/>
                <w:rPrChange w:id="248"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249" w:author="Ezzati, Majid" w:date="2018-07-13T21:35:00Z">
                  <w:rPr>
                    <w:rFonts w:eastAsia="Times New Roman"/>
                    <w:color w:val="000000"/>
                  </w:rPr>
                </w:rPrChange>
              </w:rPr>
            </w:pPr>
            <w:r w:rsidRPr="00335759">
              <w:rPr>
                <w:rFonts w:eastAsia="Times New Roman"/>
                <w:color w:val="000000"/>
                <w:sz w:val="20"/>
                <w:szCs w:val="20"/>
                <w:rPrChange w:id="250"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251" w:author="Ezzati, Majid" w:date="2018-07-13T21:35:00Z">
                  <w:rPr>
                    <w:rFonts w:eastAsia="Times New Roman"/>
                    <w:color w:val="000000"/>
                  </w:rPr>
                </w:rPrChange>
              </w:rPr>
            </w:pPr>
            <w:r w:rsidRPr="00335759">
              <w:rPr>
                <w:rFonts w:eastAsia="Times New Roman"/>
                <w:color w:val="000000"/>
                <w:sz w:val="20"/>
                <w:szCs w:val="20"/>
                <w:rPrChange w:id="252"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253" w:author="Ezzati, Majid" w:date="2018-07-13T21:35:00Z">
                  <w:rPr>
                    <w:rFonts w:eastAsia="Times New Roman"/>
                    <w:color w:val="000000"/>
                  </w:rPr>
                </w:rPrChange>
              </w:rPr>
            </w:pPr>
            <w:r w:rsidRPr="00335759">
              <w:rPr>
                <w:rFonts w:eastAsia="Times New Roman"/>
                <w:color w:val="000000"/>
                <w:sz w:val="20"/>
                <w:szCs w:val="20"/>
                <w:rPrChange w:id="254"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255" w:author="Ezzati, Majid" w:date="2018-07-13T21:35:00Z">
                  <w:rPr>
                    <w:rFonts w:eastAsia="Times New Roman"/>
                    <w:color w:val="000000"/>
                  </w:rPr>
                </w:rPrChange>
              </w:rPr>
            </w:pPr>
            <w:r w:rsidRPr="00335759">
              <w:rPr>
                <w:rFonts w:eastAsia="Times New Roman"/>
                <w:color w:val="000000"/>
                <w:sz w:val="20"/>
                <w:szCs w:val="20"/>
                <w:rPrChange w:id="256"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257" w:author="Ezzati, Majid" w:date="2018-07-13T21:35:00Z">
                  <w:rPr>
                    <w:rFonts w:eastAsia="Times New Roman"/>
                    <w:color w:val="000000"/>
                  </w:rPr>
                </w:rPrChange>
              </w:rPr>
            </w:pPr>
            <w:r w:rsidRPr="00335759">
              <w:rPr>
                <w:rFonts w:eastAsia="Times New Roman"/>
                <w:color w:val="000000"/>
                <w:sz w:val="20"/>
                <w:szCs w:val="20"/>
                <w:rPrChange w:id="258"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259" w:author="Ezzati, Majid" w:date="2018-07-13T21:35:00Z">
                  <w:rPr>
                    <w:rFonts w:eastAsia="Times New Roman"/>
                    <w:color w:val="000000"/>
                  </w:rPr>
                </w:rPrChange>
              </w:rPr>
            </w:pPr>
            <w:r w:rsidRPr="00335759">
              <w:rPr>
                <w:rFonts w:eastAsia="Times New Roman"/>
                <w:color w:val="000000"/>
                <w:sz w:val="20"/>
                <w:szCs w:val="20"/>
                <w:rPrChange w:id="260"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261" w:author="Ezzati, Majid" w:date="2018-07-13T21:35:00Z">
                  <w:rPr>
                    <w:rFonts w:eastAsia="Times New Roman"/>
                    <w:color w:val="000000"/>
                  </w:rPr>
                </w:rPrChange>
              </w:rPr>
            </w:pPr>
            <w:r w:rsidRPr="00335759">
              <w:rPr>
                <w:rFonts w:eastAsia="Times New Roman"/>
                <w:color w:val="000000"/>
                <w:sz w:val="20"/>
                <w:szCs w:val="20"/>
                <w:rPrChange w:id="262"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263" w:author="Ezzati, Majid" w:date="2018-07-13T21:35:00Z">
                  <w:rPr>
                    <w:rFonts w:eastAsia="Times New Roman"/>
                    <w:color w:val="000000"/>
                  </w:rPr>
                </w:rPrChange>
              </w:rPr>
            </w:pPr>
            <w:r w:rsidRPr="00335759">
              <w:rPr>
                <w:rFonts w:eastAsia="Times New Roman"/>
                <w:color w:val="000000"/>
                <w:sz w:val="20"/>
                <w:szCs w:val="20"/>
                <w:rPrChange w:id="264"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265" w:author="Ezzati, Majid" w:date="2018-07-13T21:35:00Z">
                  <w:rPr>
                    <w:rFonts w:eastAsia="Times New Roman"/>
                    <w:color w:val="000000"/>
                  </w:rPr>
                </w:rPrChange>
              </w:rPr>
            </w:pPr>
            <w:r w:rsidRPr="00335759">
              <w:rPr>
                <w:rFonts w:eastAsia="Times New Roman"/>
                <w:color w:val="000000"/>
                <w:sz w:val="20"/>
                <w:szCs w:val="20"/>
                <w:rPrChange w:id="266"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267" w:author="Ezzati, Majid" w:date="2018-07-13T21:35:00Z">
                  <w:rPr>
                    <w:rFonts w:eastAsia="Times New Roman"/>
                    <w:color w:val="000000"/>
                  </w:rPr>
                </w:rPrChange>
              </w:rPr>
            </w:pPr>
            <w:r w:rsidRPr="00335759">
              <w:rPr>
                <w:rFonts w:eastAsia="Times New Roman"/>
                <w:color w:val="000000"/>
                <w:sz w:val="20"/>
                <w:szCs w:val="20"/>
                <w:rPrChange w:id="268"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269" w:author="Ezzati, Majid" w:date="2018-07-13T21:35:00Z">
                  <w:rPr>
                    <w:rFonts w:eastAsia="Times New Roman"/>
                    <w:color w:val="000000"/>
                  </w:rPr>
                </w:rPrChange>
              </w:rPr>
            </w:pPr>
            <w:r w:rsidRPr="00335759">
              <w:rPr>
                <w:rFonts w:eastAsia="Times New Roman"/>
                <w:color w:val="000000"/>
                <w:sz w:val="20"/>
                <w:szCs w:val="20"/>
                <w:rPrChange w:id="270"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271" w:author="Ezzati, Majid" w:date="2018-07-13T21:35:00Z">
                  <w:rPr>
                    <w:rFonts w:eastAsia="Times New Roman"/>
                    <w:color w:val="000000"/>
                  </w:rPr>
                </w:rPrChange>
              </w:rPr>
            </w:pPr>
            <w:r w:rsidRPr="00335759">
              <w:rPr>
                <w:rFonts w:eastAsia="Times New Roman"/>
                <w:color w:val="000000"/>
                <w:sz w:val="20"/>
                <w:szCs w:val="20"/>
                <w:rPrChange w:id="272"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273" w:author="Ezzati, Majid" w:date="2018-07-13T21:35:00Z">
                  <w:rPr>
                    <w:rFonts w:eastAsia="Times New Roman"/>
                    <w:color w:val="000000"/>
                  </w:rPr>
                </w:rPrChange>
              </w:rPr>
            </w:pPr>
            <w:r w:rsidRPr="00335759">
              <w:rPr>
                <w:rFonts w:eastAsia="Times New Roman"/>
                <w:color w:val="000000"/>
                <w:sz w:val="20"/>
                <w:szCs w:val="20"/>
                <w:rPrChange w:id="274"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275" w:author="Ezzati, Majid" w:date="2018-07-13T21:35:00Z">
                  <w:rPr>
                    <w:rFonts w:eastAsia="Times New Roman"/>
                    <w:color w:val="000000"/>
                  </w:rPr>
                </w:rPrChange>
              </w:rPr>
            </w:pPr>
            <w:r w:rsidRPr="00335759">
              <w:rPr>
                <w:rFonts w:eastAsia="Times New Roman"/>
                <w:color w:val="000000"/>
                <w:sz w:val="20"/>
                <w:szCs w:val="20"/>
                <w:rPrChange w:id="276"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277" w:author="Ezzati, Majid" w:date="2018-07-13T21:35:00Z">
                  <w:rPr>
                    <w:rFonts w:eastAsia="Times New Roman"/>
                    <w:color w:val="000000"/>
                  </w:rPr>
                </w:rPrChange>
              </w:rPr>
            </w:pPr>
            <w:r w:rsidRPr="00335759">
              <w:rPr>
                <w:rFonts w:eastAsia="Times New Roman"/>
                <w:color w:val="000000"/>
                <w:sz w:val="20"/>
                <w:szCs w:val="20"/>
                <w:rPrChange w:id="278"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279" w:author="Ezzati, Majid" w:date="2018-07-13T21:35:00Z">
                  <w:rPr>
                    <w:rFonts w:eastAsia="Times New Roman"/>
                    <w:color w:val="000000"/>
                  </w:rPr>
                </w:rPrChange>
              </w:rPr>
            </w:pPr>
            <w:r w:rsidRPr="00335759">
              <w:rPr>
                <w:rFonts w:eastAsia="Times New Roman"/>
                <w:color w:val="000000"/>
                <w:sz w:val="20"/>
                <w:szCs w:val="20"/>
                <w:rPrChange w:id="280"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281" w:author="Ezzati, Majid" w:date="2018-07-13T21:35:00Z">
                  <w:rPr>
                    <w:rFonts w:eastAsia="Times New Roman"/>
                    <w:color w:val="000000"/>
                  </w:rPr>
                </w:rPrChange>
              </w:rPr>
            </w:pPr>
            <w:r w:rsidRPr="00335759">
              <w:rPr>
                <w:rFonts w:eastAsia="Times New Roman"/>
                <w:color w:val="000000"/>
                <w:sz w:val="20"/>
                <w:szCs w:val="20"/>
                <w:rPrChange w:id="282"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83" w:author="Ezzati, Majid" w:date="2018-07-13T21:35:00Z">
                  <w:rPr>
                    <w:rFonts w:eastAsia="Times New Roman"/>
                    <w:color w:val="000000"/>
                  </w:rPr>
                </w:rPrChange>
              </w:rPr>
            </w:pPr>
            <w:r w:rsidRPr="00335759">
              <w:rPr>
                <w:rFonts w:eastAsia="Times New Roman"/>
                <w:color w:val="000000"/>
                <w:sz w:val="20"/>
                <w:szCs w:val="20"/>
                <w:rPrChange w:id="284"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85" w:author="Ezzati, Majid" w:date="2018-07-13T21:35:00Z">
                  <w:rPr>
                    <w:rFonts w:eastAsia="Times New Roman"/>
                    <w:color w:val="000000"/>
                  </w:rPr>
                </w:rPrChange>
              </w:rPr>
            </w:pPr>
            <w:r w:rsidRPr="00335759">
              <w:rPr>
                <w:rFonts w:eastAsia="Times New Roman"/>
                <w:color w:val="000000"/>
                <w:sz w:val="20"/>
                <w:szCs w:val="20"/>
                <w:rPrChange w:id="286"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87" w:author="Ezzati, Majid" w:date="2018-07-13T21:35:00Z">
                  <w:rPr>
                    <w:rFonts w:eastAsia="Times New Roman"/>
                    <w:color w:val="000000"/>
                  </w:rPr>
                </w:rPrChange>
              </w:rPr>
            </w:pPr>
            <w:r w:rsidRPr="00335759">
              <w:rPr>
                <w:rFonts w:eastAsia="Times New Roman"/>
                <w:color w:val="000000"/>
                <w:sz w:val="20"/>
                <w:szCs w:val="20"/>
                <w:rPrChange w:id="288"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89" w:author="Ezzati, Majid" w:date="2018-07-13T21:35:00Z">
                  <w:rPr>
                    <w:rFonts w:eastAsia="Times New Roman"/>
                    <w:color w:val="000000"/>
                  </w:rPr>
                </w:rPrChange>
              </w:rPr>
            </w:pPr>
            <w:r w:rsidRPr="00335759">
              <w:rPr>
                <w:rFonts w:eastAsia="Times New Roman"/>
                <w:color w:val="000000"/>
                <w:sz w:val="20"/>
                <w:szCs w:val="20"/>
                <w:rPrChange w:id="290"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91" w:author="Ezzati, Majid" w:date="2018-07-13T21:35:00Z">
                  <w:rPr>
                    <w:rFonts w:eastAsia="Times New Roman"/>
                    <w:color w:val="000000"/>
                  </w:rPr>
                </w:rPrChange>
              </w:rPr>
            </w:pPr>
            <w:r w:rsidRPr="00335759">
              <w:rPr>
                <w:rFonts w:eastAsia="Times New Roman"/>
                <w:color w:val="000000"/>
                <w:sz w:val="20"/>
                <w:szCs w:val="20"/>
                <w:rPrChange w:id="292"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93" w:author="Ezzati, Majid" w:date="2018-07-13T21:35:00Z">
                  <w:rPr>
                    <w:rFonts w:eastAsia="Times New Roman"/>
                    <w:color w:val="000000"/>
                  </w:rPr>
                </w:rPrChange>
              </w:rPr>
            </w:pPr>
            <w:r w:rsidRPr="00335759">
              <w:rPr>
                <w:rFonts w:eastAsia="Times New Roman"/>
                <w:color w:val="000000"/>
                <w:sz w:val="20"/>
                <w:szCs w:val="20"/>
                <w:rPrChange w:id="294"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95" w:author="Ezzati, Majid" w:date="2018-07-13T21:35:00Z">
                  <w:rPr>
                    <w:rFonts w:eastAsia="Times New Roman"/>
                    <w:color w:val="000000"/>
                  </w:rPr>
                </w:rPrChange>
              </w:rPr>
            </w:pPr>
            <w:r w:rsidRPr="00335759">
              <w:rPr>
                <w:rFonts w:eastAsia="Times New Roman"/>
                <w:color w:val="000000"/>
                <w:sz w:val="20"/>
                <w:szCs w:val="20"/>
                <w:rPrChange w:id="296"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97" w:author="Ezzati, Majid" w:date="2018-07-13T21:35:00Z">
                  <w:rPr>
                    <w:rFonts w:eastAsia="Times New Roman"/>
                    <w:color w:val="000000"/>
                  </w:rPr>
                </w:rPrChange>
              </w:rPr>
            </w:pPr>
            <w:r w:rsidRPr="00335759">
              <w:rPr>
                <w:rFonts w:eastAsia="Times New Roman"/>
                <w:color w:val="000000"/>
                <w:sz w:val="20"/>
                <w:szCs w:val="20"/>
                <w:rPrChange w:id="298"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99" w:author="Ezzati, Majid" w:date="2018-07-13T21:35:00Z">
                  <w:rPr>
                    <w:rFonts w:eastAsia="Times New Roman"/>
                    <w:color w:val="000000"/>
                  </w:rPr>
                </w:rPrChange>
              </w:rPr>
            </w:pPr>
            <w:r w:rsidRPr="00335759">
              <w:rPr>
                <w:rFonts w:eastAsia="Times New Roman"/>
                <w:color w:val="000000"/>
                <w:sz w:val="20"/>
                <w:szCs w:val="20"/>
                <w:rPrChange w:id="300"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301" w:author="Ezzati, Majid" w:date="2018-07-13T21:35:00Z">
                  <w:rPr>
                    <w:rFonts w:eastAsia="Times New Roman"/>
                    <w:color w:val="000000"/>
                  </w:rPr>
                </w:rPrChange>
              </w:rPr>
            </w:pPr>
            <w:r w:rsidRPr="00335759">
              <w:rPr>
                <w:rFonts w:eastAsia="Times New Roman"/>
                <w:color w:val="000000"/>
                <w:sz w:val="20"/>
                <w:szCs w:val="20"/>
                <w:rPrChange w:id="302"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303" w:author="Ezzati, Majid" w:date="2018-07-13T21:35:00Z">
                  <w:rPr>
                    <w:rFonts w:eastAsia="Times New Roman"/>
                    <w:color w:val="000000"/>
                  </w:rPr>
                </w:rPrChange>
              </w:rPr>
            </w:pPr>
            <w:r w:rsidRPr="00335759">
              <w:rPr>
                <w:rFonts w:eastAsia="Times New Roman"/>
                <w:color w:val="000000"/>
                <w:sz w:val="20"/>
                <w:szCs w:val="20"/>
                <w:rPrChange w:id="304"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305" w:author="Ezzati, Majid" w:date="2018-07-13T21:35:00Z">
                  <w:rPr>
                    <w:rFonts w:eastAsia="Times New Roman"/>
                    <w:color w:val="000000"/>
                  </w:rPr>
                </w:rPrChange>
              </w:rPr>
            </w:pPr>
            <w:r w:rsidRPr="00335759">
              <w:rPr>
                <w:rFonts w:eastAsia="Times New Roman"/>
                <w:color w:val="000000"/>
                <w:sz w:val="20"/>
                <w:szCs w:val="20"/>
                <w:rPrChange w:id="306"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307" w:author="Ezzati, Majid" w:date="2018-07-13T21:35:00Z">
                  <w:rPr>
                    <w:rFonts w:eastAsia="Times New Roman"/>
                    <w:color w:val="000000"/>
                  </w:rPr>
                </w:rPrChange>
              </w:rPr>
            </w:pPr>
            <w:r w:rsidRPr="00335759">
              <w:rPr>
                <w:rFonts w:eastAsia="Times New Roman"/>
                <w:color w:val="000000"/>
                <w:sz w:val="20"/>
                <w:szCs w:val="20"/>
                <w:rPrChange w:id="308"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309" w:author="Ezzati, Majid" w:date="2018-07-13T21:35:00Z">
                  <w:rPr>
                    <w:rFonts w:eastAsia="Times New Roman"/>
                    <w:color w:val="000000"/>
                  </w:rPr>
                </w:rPrChange>
              </w:rPr>
            </w:pPr>
            <w:r w:rsidRPr="00335759">
              <w:rPr>
                <w:rFonts w:eastAsia="Times New Roman"/>
                <w:color w:val="000000"/>
                <w:sz w:val="20"/>
                <w:szCs w:val="20"/>
                <w:rPrChange w:id="310"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311" w:author="Ezzati, Majid" w:date="2018-07-13T21:35:00Z">
                  <w:rPr>
                    <w:rFonts w:eastAsia="Times New Roman"/>
                    <w:color w:val="000000"/>
                  </w:rPr>
                </w:rPrChange>
              </w:rPr>
            </w:pPr>
            <w:r w:rsidRPr="00335759">
              <w:rPr>
                <w:rFonts w:eastAsia="Times New Roman"/>
                <w:color w:val="000000"/>
                <w:sz w:val="20"/>
                <w:szCs w:val="20"/>
                <w:rPrChange w:id="312"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313" w:author="Parks, Robbie M" w:date="2018-07-10T22:54:00Z"/>
          <w:b/>
        </w:rPr>
      </w:pPr>
      <w:r w:rsidRPr="00AC73A1">
        <w:rPr>
          <w:b/>
        </w:rPr>
        <w:br w:type="page"/>
      </w:r>
    </w:p>
    <w:p w14:paraId="751E3F10" w14:textId="2A79D978" w:rsidR="000E30F9" w:rsidRDefault="000E30F9">
      <w:pPr>
        <w:rPr>
          <w:color w:val="000000" w:themeColor="text1"/>
        </w:rPr>
      </w:pPr>
      <w:del w:id="314"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1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16" w:author="Parks, Robbie M" w:date="2018-07-03T11:31:00Z"/>
                <w:rFonts w:eastAsia="Times New Roman"/>
                <w:b/>
                <w:bCs/>
                <w:color w:val="000000"/>
              </w:rPr>
            </w:pPr>
            <w:commentRangeStart w:id="317"/>
            <w:del w:id="318"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19" w:author="Parks, Robbie M" w:date="2018-07-03T11:31:00Z"/>
                <w:rFonts w:eastAsia="Times New Roman"/>
                <w:b/>
                <w:bCs/>
                <w:color w:val="000000"/>
              </w:rPr>
            </w:pPr>
            <w:del w:id="320"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21" w:author="Parks, Robbie M" w:date="2018-07-03T11:31:00Z"/>
                <w:rFonts w:eastAsia="Times New Roman"/>
                <w:b/>
                <w:bCs/>
                <w:color w:val="000000"/>
              </w:rPr>
            </w:pPr>
            <w:del w:id="322"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32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324" w:author="Parks, Robbie M" w:date="2018-07-03T11:31:00Z"/>
                <w:rFonts w:eastAsia="Times New Roman"/>
                <w:color w:val="000000"/>
              </w:rPr>
            </w:pPr>
            <w:del w:id="325"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328" w:author="Parks, Robbie M" w:date="2018-07-03T11:31:00Z"/>
                <w:rFonts w:eastAsia="Times New Roman"/>
                <w:color w:val="000000"/>
              </w:rPr>
            </w:pPr>
            <w:del w:id="329"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33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331" w:author="Parks, Robbie M" w:date="2018-07-03T11:31:00Z"/>
                <w:rFonts w:eastAsia="Times New Roman"/>
                <w:color w:val="000000"/>
              </w:rPr>
            </w:pPr>
            <w:del w:id="332"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333" w:author="Parks, Robbie M" w:date="2018-07-03T11:31:00Z"/>
                <w:rFonts w:eastAsia="Times New Roman"/>
                <w:color w:val="000000"/>
              </w:rPr>
            </w:pPr>
            <w:del w:id="334"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33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338" w:author="Parks, Robbie M" w:date="2018-07-03T11:31:00Z"/>
                <w:rFonts w:eastAsia="Times New Roman"/>
                <w:color w:val="000000"/>
              </w:rPr>
            </w:pPr>
            <w:del w:id="33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340" w:author="Parks, Robbie M" w:date="2018-07-03T11:31:00Z"/>
                <w:rFonts w:eastAsia="Times New Roman"/>
                <w:color w:val="000000"/>
              </w:rPr>
            </w:pPr>
            <w:del w:id="341"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342" w:author="Parks, Robbie M" w:date="2018-07-03T11:31:00Z"/>
                <w:rFonts w:eastAsia="Times New Roman"/>
                <w:color w:val="000000"/>
              </w:rPr>
            </w:pPr>
            <w:del w:id="343"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344" w:author="Parks, Robbie M" w:date="2018-07-03T11:31:00Z"/>
                <w:rFonts w:eastAsia="Times New Roman"/>
                <w:color w:val="000000"/>
              </w:rPr>
            </w:pPr>
            <w:del w:id="345"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34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347" w:author="Parks, Robbie M" w:date="2018-07-03T11:31:00Z"/>
                <w:rFonts w:eastAsia="Times New Roman"/>
                <w:color w:val="000000"/>
              </w:rPr>
            </w:pPr>
            <w:del w:id="34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349" w:author="Parks, Robbie M" w:date="2018-07-03T11:31:00Z"/>
                <w:rFonts w:eastAsia="Times New Roman"/>
                <w:color w:val="000000"/>
              </w:rPr>
            </w:pPr>
            <w:del w:id="350"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351" w:author="Parks, Robbie M" w:date="2018-07-03T11:31:00Z"/>
                <w:rFonts w:eastAsia="Times New Roman"/>
                <w:color w:val="000000"/>
              </w:rPr>
            </w:pPr>
            <w:del w:id="352"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353" w:author="Parks, Robbie M" w:date="2018-07-03T11:31:00Z"/>
                <w:rFonts w:eastAsia="Times New Roman"/>
                <w:color w:val="000000"/>
              </w:rPr>
            </w:pPr>
            <w:del w:id="354"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35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356" w:author="Parks, Robbie M" w:date="2018-07-03T11:31:00Z"/>
                <w:rFonts w:eastAsia="Times New Roman"/>
                <w:color w:val="000000"/>
              </w:rPr>
            </w:pPr>
            <w:del w:id="35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358" w:author="Parks, Robbie M" w:date="2018-07-03T11:31:00Z"/>
                <w:rFonts w:eastAsia="Times New Roman"/>
                <w:color w:val="000000"/>
              </w:rPr>
            </w:pPr>
            <w:del w:id="359"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360" w:author="Parks, Robbie M" w:date="2018-07-03T11:31:00Z"/>
                <w:rFonts w:eastAsia="Times New Roman"/>
                <w:color w:val="000000"/>
              </w:rPr>
            </w:pPr>
            <w:del w:id="361"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362" w:author="Parks, Robbie M" w:date="2018-07-03T11:31:00Z"/>
                <w:rFonts w:eastAsia="Times New Roman"/>
                <w:color w:val="000000"/>
              </w:rPr>
            </w:pPr>
            <w:del w:id="363"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36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365" w:author="Parks, Robbie M" w:date="2018-07-03T11:31:00Z"/>
                <w:rFonts w:eastAsia="Times New Roman"/>
                <w:color w:val="000000"/>
              </w:rPr>
            </w:pPr>
            <w:del w:id="366"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367" w:author="Parks, Robbie M" w:date="2018-07-03T11:31:00Z"/>
                <w:rFonts w:eastAsia="Times New Roman"/>
                <w:color w:val="000000"/>
              </w:rPr>
            </w:pPr>
            <w:del w:id="368"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369" w:author="Parks, Robbie M" w:date="2018-07-03T11:31:00Z"/>
                <w:rFonts w:eastAsia="Times New Roman"/>
                <w:color w:val="000000"/>
              </w:rPr>
            </w:pPr>
            <w:del w:id="370"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37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372" w:author="Parks, Robbie M" w:date="2018-07-03T11:31:00Z"/>
                <w:rFonts w:eastAsia="Times New Roman"/>
                <w:color w:val="000000"/>
              </w:rPr>
            </w:pPr>
            <w:del w:id="37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374" w:author="Parks, Robbie M" w:date="2018-07-03T11:31:00Z"/>
                <w:rFonts w:eastAsia="Times New Roman"/>
                <w:color w:val="000000"/>
              </w:rPr>
            </w:pPr>
            <w:del w:id="375"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376" w:author="Parks, Robbie M" w:date="2018-07-03T11:31:00Z"/>
                <w:rFonts w:eastAsia="Times New Roman"/>
                <w:color w:val="000000"/>
              </w:rPr>
            </w:pPr>
            <w:del w:id="377"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378" w:author="Parks, Robbie M" w:date="2018-07-03T11:31:00Z"/>
                <w:rFonts w:eastAsia="Times New Roman"/>
                <w:color w:val="000000"/>
              </w:rPr>
            </w:pPr>
            <w:del w:id="37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38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381" w:author="Parks, Robbie M" w:date="2018-07-03T11:31:00Z"/>
                <w:rFonts w:eastAsia="Times New Roman"/>
                <w:color w:val="000000"/>
              </w:rPr>
            </w:pPr>
            <w:del w:id="38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83" w:author="Parks, Robbie M" w:date="2018-07-03T11:31:00Z"/>
                <w:rFonts w:eastAsia="Times New Roman"/>
                <w:color w:val="000000"/>
              </w:rPr>
            </w:pPr>
            <w:del w:id="384"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85" w:author="Parks, Robbie M" w:date="2018-07-03T11:31:00Z"/>
                <w:rFonts w:eastAsia="Times New Roman"/>
                <w:color w:val="000000"/>
              </w:rPr>
            </w:pPr>
            <w:del w:id="386"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87" w:author="Parks, Robbie M" w:date="2018-07-03T11:31:00Z"/>
                <w:rFonts w:eastAsia="Times New Roman"/>
                <w:color w:val="000000"/>
              </w:rPr>
            </w:pPr>
            <w:del w:id="38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8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90" w:author="Parks, Robbie M" w:date="2018-07-03T11:31:00Z"/>
                <w:rFonts w:eastAsia="Times New Roman"/>
                <w:color w:val="000000"/>
              </w:rPr>
            </w:pPr>
            <w:del w:id="391"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92" w:author="Parks, Robbie M" w:date="2018-07-03T11:31:00Z"/>
                <w:rFonts w:eastAsia="Times New Roman"/>
                <w:color w:val="000000"/>
              </w:rPr>
            </w:pPr>
            <w:del w:id="393"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94" w:author="Parks, Robbie M" w:date="2018-07-03T11:31:00Z"/>
                <w:rFonts w:eastAsia="Times New Roman"/>
                <w:color w:val="000000"/>
              </w:rPr>
            </w:pPr>
            <w:del w:id="395"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9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97" w:author="Parks, Robbie M" w:date="2018-07-03T11:31:00Z"/>
                <w:rFonts w:eastAsia="Times New Roman"/>
                <w:color w:val="000000"/>
              </w:rPr>
            </w:pPr>
            <w:del w:id="39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99" w:author="Parks, Robbie M" w:date="2018-07-03T11:31:00Z"/>
                <w:rFonts w:eastAsia="Times New Roman"/>
                <w:color w:val="000000"/>
              </w:rPr>
            </w:pPr>
            <w:del w:id="400"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401" w:author="Parks, Robbie M" w:date="2018-07-03T11:31:00Z"/>
                <w:rFonts w:eastAsia="Times New Roman"/>
                <w:color w:val="000000"/>
              </w:rPr>
            </w:pPr>
            <w:del w:id="402"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403" w:author="Parks, Robbie M" w:date="2018-07-03T11:31:00Z"/>
                <w:rFonts w:eastAsia="Times New Roman"/>
                <w:color w:val="000000"/>
              </w:rPr>
            </w:pPr>
            <w:del w:id="404"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40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406" w:author="Parks, Robbie M" w:date="2018-07-03T11:31:00Z"/>
                <w:rFonts w:eastAsia="Times New Roman"/>
                <w:color w:val="000000"/>
              </w:rPr>
            </w:pPr>
            <w:del w:id="40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08" w:author="Parks, Robbie M" w:date="2018-07-03T11:31:00Z"/>
                <w:rFonts w:eastAsia="Times New Roman"/>
                <w:color w:val="000000"/>
              </w:rPr>
            </w:pPr>
            <w:del w:id="409"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10" w:author="Parks, Robbie M" w:date="2018-07-03T11:31:00Z"/>
                <w:rFonts w:eastAsia="Times New Roman"/>
                <w:color w:val="000000"/>
              </w:rPr>
            </w:pPr>
            <w:del w:id="411"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12" w:author="Parks, Robbie M" w:date="2018-07-03T11:31:00Z"/>
                <w:rFonts w:eastAsia="Times New Roman"/>
                <w:color w:val="000000"/>
              </w:rPr>
            </w:pPr>
            <w:del w:id="413"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1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15" w:author="Parks, Robbie M" w:date="2018-07-03T11:31:00Z"/>
                <w:rFonts w:eastAsia="Times New Roman"/>
                <w:color w:val="000000"/>
              </w:rPr>
            </w:pPr>
            <w:del w:id="41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17" w:author="Parks, Robbie M" w:date="2018-07-03T11:31:00Z"/>
                <w:rFonts w:eastAsia="Times New Roman"/>
                <w:color w:val="000000"/>
              </w:rPr>
            </w:pPr>
            <w:del w:id="418"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19" w:author="Parks, Robbie M" w:date="2018-07-03T11:31:00Z"/>
                <w:rFonts w:eastAsia="Times New Roman"/>
                <w:color w:val="000000"/>
              </w:rPr>
            </w:pPr>
            <w:del w:id="420"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21" w:author="Parks, Robbie M" w:date="2018-07-03T11:31:00Z"/>
                <w:rFonts w:eastAsia="Times New Roman"/>
                <w:color w:val="000000"/>
              </w:rPr>
            </w:pPr>
            <w:del w:id="422"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42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424" w:author="Parks, Robbie M" w:date="2018-07-03T11:31:00Z"/>
                <w:rFonts w:eastAsia="Times New Roman"/>
                <w:color w:val="000000"/>
              </w:rPr>
            </w:pPr>
            <w:del w:id="42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426" w:author="Parks, Robbie M" w:date="2018-07-03T11:31:00Z"/>
                <w:rFonts w:eastAsia="Times New Roman"/>
                <w:color w:val="000000"/>
              </w:rPr>
            </w:pPr>
            <w:del w:id="427"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428" w:author="Parks, Robbie M" w:date="2018-07-03T11:31:00Z"/>
                <w:rFonts w:eastAsia="Times New Roman"/>
                <w:color w:val="000000"/>
              </w:rPr>
            </w:pPr>
            <w:del w:id="429"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430" w:author="Parks, Robbie M" w:date="2018-07-03T11:31:00Z"/>
                <w:rFonts w:eastAsia="Times New Roman"/>
                <w:color w:val="000000"/>
              </w:rPr>
            </w:pPr>
            <w:del w:id="431"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43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433" w:author="Parks, Robbie M" w:date="2018-07-03T11:31:00Z"/>
                <w:rFonts w:eastAsia="Times New Roman"/>
                <w:color w:val="000000"/>
              </w:rPr>
            </w:pPr>
            <w:del w:id="43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435" w:author="Parks, Robbie M" w:date="2018-07-03T11:31:00Z"/>
                <w:rFonts w:eastAsia="Times New Roman"/>
                <w:color w:val="000000"/>
              </w:rPr>
            </w:pPr>
            <w:del w:id="436"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437" w:author="Parks, Robbie M" w:date="2018-07-03T11:31:00Z"/>
                <w:rFonts w:eastAsia="Times New Roman"/>
                <w:color w:val="000000"/>
              </w:rPr>
            </w:pPr>
            <w:del w:id="438"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439" w:author="Parks, Robbie M" w:date="2018-07-03T11:31:00Z"/>
                <w:rFonts w:eastAsia="Times New Roman"/>
                <w:color w:val="000000"/>
              </w:rPr>
            </w:pPr>
            <w:del w:id="440"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44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442" w:author="Parks, Robbie M" w:date="2018-07-03T11:31:00Z"/>
                <w:rFonts w:eastAsia="Times New Roman"/>
                <w:color w:val="000000"/>
              </w:rPr>
            </w:pPr>
            <w:del w:id="44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444" w:author="Parks, Robbie M" w:date="2018-07-03T11:31:00Z"/>
                <w:rFonts w:eastAsia="Times New Roman"/>
                <w:color w:val="000000"/>
              </w:rPr>
            </w:pPr>
            <w:del w:id="445"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446" w:author="Parks, Robbie M" w:date="2018-07-03T11:31:00Z"/>
                <w:rFonts w:eastAsia="Times New Roman"/>
                <w:color w:val="000000"/>
              </w:rPr>
            </w:pPr>
            <w:del w:id="447"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448" w:author="Parks, Robbie M" w:date="2018-07-03T11:31:00Z"/>
                <w:rFonts w:eastAsia="Times New Roman"/>
                <w:color w:val="000000"/>
              </w:rPr>
            </w:pPr>
            <w:del w:id="449"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45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451" w:author="Parks, Robbie M" w:date="2018-07-03T11:31:00Z"/>
                <w:rFonts w:eastAsia="Times New Roman"/>
                <w:color w:val="000000"/>
              </w:rPr>
            </w:pPr>
            <w:del w:id="45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453" w:author="Parks, Robbie M" w:date="2018-07-03T11:31:00Z"/>
                <w:rFonts w:eastAsia="Times New Roman"/>
                <w:color w:val="000000"/>
              </w:rPr>
            </w:pPr>
            <w:del w:id="454"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455" w:author="Parks, Robbie M" w:date="2018-07-03T11:31:00Z"/>
                <w:rFonts w:eastAsia="Times New Roman"/>
                <w:color w:val="000000"/>
              </w:rPr>
            </w:pPr>
            <w:del w:id="456"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457" w:author="Parks, Robbie M" w:date="2018-07-03T11:31:00Z"/>
                <w:rFonts w:eastAsia="Times New Roman"/>
                <w:color w:val="000000"/>
              </w:rPr>
            </w:pPr>
            <w:del w:id="458"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459" w:author="Parks, Robbie M" w:date="2018-06-19T19:08:00Z"/>
        </w:rPr>
      </w:pPr>
      <w:del w:id="460" w:author="Parks, Robbie M" w:date="2018-07-03T11:31:00Z">
        <w:r w:rsidRPr="00AC73A1" w:rsidDel="00586DA1">
          <w:rPr>
            <w:b/>
          </w:rPr>
          <w:delText xml:space="preserve"> </w:delText>
        </w:r>
      </w:del>
      <w:ins w:id="461" w:author="Parks, Robbie M" w:date="2018-06-19T19:08:00Z">
        <w:r w:rsidR="00EF117B">
          <w:br w:type="page"/>
        </w:r>
      </w:ins>
    </w:p>
    <w:commentRangeEnd w:id="317"/>
    <w:p w14:paraId="62902550" w14:textId="7DD65349" w:rsidR="00002775" w:rsidRPr="00BA38EF" w:rsidRDefault="00473066" w:rsidP="00BE53B4">
      <w:r>
        <w:rPr>
          <w:rStyle w:val="CommentReference"/>
          <w:rFonts w:asciiTheme="minorHAnsi" w:hAnsiTheme="minorHAnsi" w:cstheme="minorBidi"/>
          <w:lang w:eastAsia="en-US"/>
        </w:rPr>
        <w:commentReference w:id="317"/>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1" w:author="Ezzati, Majid" w:date="2018-07-13T21:09:00Z" w:initials="EM">
    <w:p w14:paraId="4BD1AD9F" w14:textId="3747F5E1" w:rsidR="00125763" w:rsidRDefault="00125763">
      <w:pPr>
        <w:pStyle w:val="CommentText"/>
      </w:pPr>
      <w:r>
        <w:rPr>
          <w:rStyle w:val="CommentReference"/>
        </w:rPr>
        <w:annotationRef/>
      </w:r>
      <w:r>
        <w:t>Work into earlier paragraph wherever C-R is mentioned. If not, we need a good structure to do this</w:t>
      </w:r>
    </w:p>
  </w:comment>
  <w:comment w:id="83" w:author="Ezzati, Majid" w:date="2018-07-13T21:14:00Z" w:initials="EM">
    <w:p w14:paraId="31BBDEF8" w14:textId="22539ADE" w:rsidR="00125763" w:rsidRDefault="00125763">
      <w:pPr>
        <w:pStyle w:val="CommentText"/>
      </w:pPr>
      <w:r>
        <w:rPr>
          <w:rStyle w:val="CommentReference"/>
        </w:rPr>
        <w:annotationRef/>
      </w:r>
      <w:r>
        <w:t>This follows a sentence about C-R in children so there is no “in contrast”. Nor is this cause discussed elsewhere. If relevant, we need to have a way to put structure but as is, these paragraphs are becoming long lists with confusing age groups</w:t>
      </w:r>
    </w:p>
  </w:comment>
  <w:comment w:id="112" w:author="Parks, Robbie M" w:date="2018-07-10T17:44:00Z" w:initials="PRM">
    <w:p w14:paraId="668901A5" w14:textId="2CBA4836" w:rsidR="00125763" w:rsidRDefault="00125763">
      <w:pPr>
        <w:pStyle w:val="CommentText"/>
      </w:pPr>
      <w:r>
        <w:rPr>
          <w:rStyle w:val="CommentReference"/>
        </w:rPr>
        <w:annotationRef/>
      </w:r>
      <w:r>
        <w:rPr>
          <w:rStyle w:val="CommentReference"/>
        </w:rPr>
        <w:annotationRef/>
      </w:r>
      <w:r>
        <w:t>If we are not having other causes as maps (apart from main figure which is just all-cause), then we have to delete this right?</w:t>
      </w:r>
    </w:p>
  </w:comment>
  <w:comment w:id="113" w:author="Ezzati, Majid" w:date="2018-07-13T21:15:00Z" w:initials="EM">
    <w:p w14:paraId="652A5D6C" w14:textId="1C9D97C1" w:rsidR="00125763" w:rsidRDefault="00125763">
      <w:pPr>
        <w:pStyle w:val="CommentText"/>
      </w:pPr>
      <w:r>
        <w:rPr>
          <w:rStyle w:val="CommentReference"/>
        </w:rPr>
        <w:annotationRef/>
      </w:r>
      <w:r>
        <w:t>discuss</w:t>
      </w:r>
    </w:p>
  </w:comment>
  <w:comment w:id="115" w:author="Ezzati, Majid" w:date="2018-07-09T05:43:00Z" w:initials="EM">
    <w:p w14:paraId="137EA2F8" w14:textId="20930252" w:rsidR="00125763" w:rsidRDefault="00125763">
      <w:pPr>
        <w:pStyle w:val="CommentText"/>
      </w:pPr>
      <w:r>
        <w:rPr>
          <w:rStyle w:val="CommentReference"/>
        </w:rPr>
        <w:annotationRef/>
      </w:r>
      <w:r>
        <w:t>Were there variations? Next sentence says similarity</w:t>
      </w:r>
    </w:p>
  </w:comment>
  <w:comment w:id="116" w:author="Parks, Robbie M" w:date="2018-07-09T10:56:00Z" w:initials="PRM">
    <w:p w14:paraId="448D0CF9" w14:textId="3B320DE6" w:rsidR="00125763" w:rsidRDefault="00125763">
      <w:pPr>
        <w:pStyle w:val="CommentText"/>
      </w:pPr>
      <w:r>
        <w:rPr>
          <w:rStyle w:val="CommentReference"/>
        </w:rPr>
        <w:annotationRef/>
      </w:r>
      <w:r>
        <w:t>This is in particular for injury deaths.</w:t>
      </w:r>
    </w:p>
  </w:comment>
  <w:comment w:id="117" w:author="Ezzati, Majid" w:date="2018-07-13T21:21:00Z" w:initials="EM">
    <w:p w14:paraId="29DB7569" w14:textId="4431A722" w:rsidR="00125763" w:rsidRDefault="00125763">
      <w:pPr>
        <w:pStyle w:val="CommentText"/>
      </w:pPr>
      <w:r>
        <w:rPr>
          <w:rStyle w:val="CommentReference"/>
        </w:rPr>
        <w:annotationRef/>
      </w:r>
      <w:r>
        <w:t>discuss</w:t>
      </w:r>
    </w:p>
  </w:comment>
  <w:comment w:id="114" w:author="Parks, Robbie M" w:date="2018-07-10T17:45:00Z" w:initials="PRM">
    <w:p w14:paraId="26BD59AD" w14:textId="204A3995" w:rsidR="00125763" w:rsidRDefault="00125763">
      <w:pPr>
        <w:pStyle w:val="CommentText"/>
      </w:pPr>
      <w:r>
        <w:rPr>
          <w:rStyle w:val="CommentReference"/>
        </w:rPr>
        <w:annotationRef/>
      </w:r>
      <w:r>
        <w:t>Again, if we do not have supplementary figures with maps of sub-causes, this will not be relevant.</w:t>
      </w:r>
    </w:p>
  </w:comment>
  <w:comment w:id="118" w:author="Ezzati, Majid" w:date="2018-07-13T21:20:00Z" w:initials="EM">
    <w:p w14:paraId="5F8D1780" w14:textId="30CD6BF1" w:rsidR="00125763" w:rsidRDefault="00125763">
      <w:pPr>
        <w:pStyle w:val="CommentText"/>
      </w:pPr>
      <w:r>
        <w:rPr>
          <w:rStyle w:val="CommentReference"/>
        </w:rPr>
        <w:annotationRef/>
      </w:r>
      <w:r>
        <w:t>vague</w:t>
      </w:r>
    </w:p>
  </w:comment>
  <w:comment w:id="126" w:author="Ezzati, Majid" w:date="2018-07-09T05:46:00Z" w:initials="EM">
    <w:p w14:paraId="71495A02" w14:textId="79A2E746" w:rsidR="00125763" w:rsidRDefault="00125763">
      <w:pPr>
        <w:pStyle w:val="CommentText"/>
      </w:pPr>
      <w:r>
        <w:rPr>
          <w:rStyle w:val="CommentReference"/>
        </w:rPr>
        <w:annotationRef/>
      </w:r>
      <w:r>
        <w:t>To discuss if they are; see also my addition to responses.</w:t>
      </w:r>
    </w:p>
  </w:comment>
  <w:comment w:id="127" w:author="Parks, Robbie M" w:date="2018-07-10T18:19:00Z" w:initials="PRM">
    <w:p w14:paraId="1FE8D8A7" w14:textId="33B01B35" w:rsidR="00125763" w:rsidRDefault="00125763">
      <w:pPr>
        <w:pStyle w:val="CommentText"/>
      </w:pPr>
      <w:r>
        <w:rPr>
          <w:rStyle w:val="CommentReference"/>
        </w:rPr>
        <w:annotationRef/>
      </w:r>
      <w:r>
        <w:t>Yes the general trend is that when mean temperature goes up the range goes down (see additional  figures)</w:t>
      </w:r>
    </w:p>
  </w:comment>
  <w:comment w:id="128" w:author="Ezzati, Majid" w:date="2018-07-13T21:22:00Z" w:initials="EM">
    <w:p w14:paraId="5E87E292" w14:textId="4EDA9104" w:rsidR="00125763" w:rsidRDefault="00125763">
      <w:pPr>
        <w:pStyle w:val="CommentText"/>
      </w:pPr>
      <w:r>
        <w:rPr>
          <w:rStyle w:val="CommentReference"/>
        </w:rPr>
        <w:annotationRef/>
      </w:r>
      <w:r>
        <w:t>Discuss simplifying the figure. I don’t understand the points but whatever they are, only one size stays.</w:t>
      </w:r>
    </w:p>
  </w:comment>
  <w:comment w:id="131" w:author="Ezzati, Majid" w:date="2018-07-13T21:23:00Z" w:initials="EM">
    <w:p w14:paraId="711D1A11" w14:textId="22575DD7" w:rsidR="00125763" w:rsidRDefault="00125763">
      <w:pPr>
        <w:pStyle w:val="CommentText"/>
      </w:pPr>
      <w:r>
        <w:rPr>
          <w:rStyle w:val="CommentReference"/>
        </w:rPr>
        <w:annotationRef/>
      </w:r>
      <w:r>
        <w:t>You are treating the level 2 and 3 causes as separate analyses. But communicating these has to be integrated. So statemnets like this are confusing (presumably you mean except respiratory infections).  Keep readability in mind; in this case discuss why we should even say something</w:t>
      </w:r>
    </w:p>
  </w:comment>
  <w:comment w:id="135" w:author="Ezzati, Majid" w:date="2018-07-13T21:26:00Z" w:initials="EM">
    <w:p w14:paraId="2290B5F1" w14:textId="597196ED" w:rsidR="00125763" w:rsidRDefault="00125763">
      <w:pPr>
        <w:pStyle w:val="CommentText"/>
      </w:pPr>
      <w:r>
        <w:rPr>
          <w:rStyle w:val="CommentReference"/>
        </w:rPr>
        <w:annotationRef/>
      </w:r>
    </w:p>
    <w:p w14:paraId="75B7DEEE" w14:textId="0D93CAB6" w:rsidR="00125763" w:rsidRDefault="00125763">
      <w:pPr>
        <w:pStyle w:val="CommentText"/>
      </w:pPr>
    </w:p>
    <w:p w14:paraId="79D44F60" w14:textId="5847BB53" w:rsidR="00125763" w:rsidRDefault="00125763">
      <w:pPr>
        <w:pStyle w:val="CommentText"/>
      </w:pPr>
      <w:r>
        <w:t>Start sentences as much as you can with a subject or a way that readability is easy</w:t>
      </w:r>
    </w:p>
  </w:comment>
  <w:comment w:id="138" w:author="Ezzati, Majid" w:date="2018-07-13T21:26:00Z" w:initials="EM">
    <w:p w14:paraId="46DEAACA" w14:textId="0E615A52" w:rsidR="00125763" w:rsidRDefault="00125763">
      <w:pPr>
        <w:pStyle w:val="CommentText"/>
      </w:pPr>
      <w:r>
        <w:rPr>
          <w:rStyle w:val="CommentReference"/>
        </w:rPr>
        <w:annotationRef/>
      </w:r>
      <w:r>
        <w:t>???</w:t>
      </w:r>
    </w:p>
  </w:comment>
  <w:comment w:id="139" w:author="Ezzati, Majid" w:date="2018-07-13T21:26:00Z" w:initials="EM">
    <w:p w14:paraId="60DCFE6B" w14:textId="1F47DF04" w:rsidR="00125763" w:rsidRDefault="00125763">
      <w:pPr>
        <w:pStyle w:val="CommentText"/>
      </w:pPr>
      <w:r>
        <w:rPr>
          <w:rStyle w:val="CommentReference"/>
        </w:rPr>
        <w:annotationRef/>
      </w:r>
      <w:r>
        <w:t>???</w:t>
      </w:r>
    </w:p>
    <w:p w14:paraId="234367AF" w14:textId="2CAA56B9" w:rsidR="00125763" w:rsidRDefault="00125763">
      <w:pPr>
        <w:pStyle w:val="CommentText"/>
      </w:pPr>
    </w:p>
    <w:p w14:paraId="1DCDAF1B" w14:textId="6C4FB452" w:rsidR="00125763" w:rsidRDefault="00125763">
      <w:pPr>
        <w:pStyle w:val="CommentText"/>
      </w:pPr>
    </w:p>
    <w:p w14:paraId="48C5ACB8" w14:textId="73F9D29B" w:rsidR="00125763" w:rsidRDefault="00125763">
      <w:pPr>
        <w:pStyle w:val="CommentText"/>
      </w:pPr>
      <w:r>
        <w:t>Any why are cities relevant in this paper; we don’t touch that</w:t>
      </w:r>
    </w:p>
  </w:comment>
  <w:comment w:id="143" w:author="Ezzati, Majid" w:date="2018-07-13T21:28:00Z" w:initials="EM">
    <w:p w14:paraId="5C14FAA0" w14:textId="3E87E1D3" w:rsidR="00125763" w:rsidRDefault="00125763">
      <w:pPr>
        <w:pStyle w:val="CommentText"/>
      </w:pPr>
      <w:r>
        <w:rPr>
          <w:rStyle w:val="CommentReference"/>
        </w:rPr>
        <w:annotationRef/>
      </w:r>
      <w:r>
        <w:t>Take out the stuff on wet/dry etc; not in your paper</w:t>
      </w:r>
    </w:p>
    <w:p w14:paraId="7DEF34D0" w14:textId="75DCB690" w:rsidR="00125763" w:rsidRDefault="00125763">
      <w:pPr>
        <w:pStyle w:val="CommentText"/>
      </w:pPr>
    </w:p>
    <w:p w14:paraId="2F54A51B" w14:textId="4484AD62" w:rsidR="00125763" w:rsidRDefault="00125763">
      <w:pPr>
        <w:pStyle w:val="CommentText"/>
      </w:pPr>
    </w:p>
    <w:p w14:paraId="30FC6FC7" w14:textId="4A6B8AFB" w:rsidR="00125763" w:rsidRDefault="00125763">
      <w:pPr>
        <w:pStyle w:val="CommentText"/>
      </w:pPr>
      <w:r>
        <w:t>You are still describing each region. Set the story around weather not geography</w:t>
      </w:r>
    </w:p>
    <w:p w14:paraId="1ABF8E9C" w14:textId="6E7AC298" w:rsidR="00125763" w:rsidRDefault="00125763">
      <w:pPr>
        <w:pStyle w:val="CommentText"/>
      </w:pPr>
    </w:p>
    <w:p w14:paraId="76882DA3" w14:textId="5975CBD0" w:rsidR="00125763" w:rsidRDefault="00125763">
      <w:pPr>
        <w:pStyle w:val="CommentText"/>
      </w:pPr>
      <w:r>
        <w:t>Write for yourself (not in this paper) 3-5 key weather stories and discuss</w:t>
      </w:r>
    </w:p>
  </w:comment>
  <w:comment w:id="209" w:author="Ezzati, Majid" w:date="2018-07-09T06:21:00Z" w:initials="EM">
    <w:p w14:paraId="0248F721" w14:textId="712DED6C" w:rsidR="00125763" w:rsidRDefault="00125763">
      <w:pPr>
        <w:pStyle w:val="CommentText"/>
      </w:pPr>
      <w:r>
        <w:rPr>
          <w:rStyle w:val="CommentReference"/>
        </w:rPr>
        <w:annotationRef/>
      </w:r>
      <w:r>
        <w:t>to dsicuss specifying what this p value is</w:t>
      </w:r>
    </w:p>
  </w:comment>
  <w:comment w:id="317" w:author="Ezzati, Majid" w:date="2018-06-26T22:01:00Z" w:initials="EM">
    <w:p w14:paraId="09FFC8D1" w14:textId="5F9EDF1D" w:rsidR="00125763" w:rsidRDefault="00125763">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BD1AD9F" w15:done="0"/>
  <w15:commentEx w15:paraId="31BBDEF8" w15:done="0"/>
  <w15:commentEx w15:paraId="668901A5" w15:done="0"/>
  <w15:commentEx w15:paraId="652A5D6C" w15:paraIdParent="668901A5"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71495A02" w15:done="0"/>
  <w15:commentEx w15:paraId="1FE8D8A7" w15:paraIdParent="71495A02" w15:done="0"/>
  <w15:commentEx w15:paraId="5E87E292" w15:paraIdParent="71495A02" w15:done="0"/>
  <w15:commentEx w15:paraId="711D1A11" w15:done="0"/>
  <w15:commentEx w15:paraId="79D44F60" w15:done="0"/>
  <w15:commentEx w15:paraId="46DEAACA" w15:done="0"/>
  <w15:commentEx w15:paraId="48C5ACB8" w15:done="0"/>
  <w15:commentEx w15:paraId="76882DA3" w15:done="0"/>
  <w15:commentEx w15:paraId="0248F721"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69D154" w14:textId="77777777" w:rsidR="00FA7477" w:rsidRDefault="00FA7477">
      <w:r>
        <w:separator/>
      </w:r>
    </w:p>
  </w:endnote>
  <w:endnote w:type="continuationSeparator" w:id="0">
    <w:p w14:paraId="027D1334" w14:textId="77777777" w:rsidR="00FA7477" w:rsidRDefault="00FA7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25763" w:rsidRDefault="00125763"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B5BFD28"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9494F">
      <w:rPr>
        <w:rStyle w:val="PageNumber"/>
        <w:noProof/>
      </w:rPr>
      <w:t>20</w:t>
    </w:r>
    <w:r>
      <w:rPr>
        <w:rStyle w:val="PageNumber"/>
      </w:rPr>
      <w:fldChar w:fldCharType="end"/>
    </w:r>
  </w:p>
  <w:p w14:paraId="3F8F309C" w14:textId="77777777" w:rsidR="00125763" w:rsidRDefault="00125763"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DF9154" w14:textId="77777777" w:rsidR="00FA7477" w:rsidRDefault="00FA7477">
      <w:r>
        <w:separator/>
      </w:r>
    </w:p>
  </w:footnote>
  <w:footnote w:type="continuationSeparator" w:id="0">
    <w:p w14:paraId="682936BF" w14:textId="77777777" w:rsidR="00FA7477" w:rsidRDefault="00FA7477">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3075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940BB"/>
    <w:rsid w:val="000A0AFB"/>
    <w:rsid w:val="000A0CBB"/>
    <w:rsid w:val="000A0E7F"/>
    <w:rsid w:val="000A1B37"/>
    <w:rsid w:val="000A4138"/>
    <w:rsid w:val="000A451B"/>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631"/>
    <w:rsid w:val="00175CB9"/>
    <w:rsid w:val="001763D6"/>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272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1F679D"/>
    <w:rsid w:val="00200B4D"/>
    <w:rsid w:val="002015BB"/>
    <w:rsid w:val="00203677"/>
    <w:rsid w:val="00203DF9"/>
    <w:rsid w:val="00205191"/>
    <w:rsid w:val="002061AD"/>
    <w:rsid w:val="00211F66"/>
    <w:rsid w:val="00212965"/>
    <w:rsid w:val="00214C19"/>
    <w:rsid w:val="00215F62"/>
    <w:rsid w:val="002166AE"/>
    <w:rsid w:val="00217F61"/>
    <w:rsid w:val="00220C4B"/>
    <w:rsid w:val="002231AC"/>
    <w:rsid w:val="00223EAC"/>
    <w:rsid w:val="00225C47"/>
    <w:rsid w:val="002317EC"/>
    <w:rsid w:val="002318D2"/>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8C8"/>
    <w:rsid w:val="00265FBF"/>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1EC9"/>
    <w:rsid w:val="002E20B6"/>
    <w:rsid w:val="002E2F92"/>
    <w:rsid w:val="002E757A"/>
    <w:rsid w:val="002F03B9"/>
    <w:rsid w:val="002F0EE2"/>
    <w:rsid w:val="002F1C09"/>
    <w:rsid w:val="002F2133"/>
    <w:rsid w:val="002F2AD4"/>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ECB"/>
    <w:rsid w:val="003664F1"/>
    <w:rsid w:val="003670E4"/>
    <w:rsid w:val="00373FD7"/>
    <w:rsid w:val="00377A68"/>
    <w:rsid w:val="00381A9E"/>
    <w:rsid w:val="0038389B"/>
    <w:rsid w:val="00384D1E"/>
    <w:rsid w:val="00385CAD"/>
    <w:rsid w:val="00386081"/>
    <w:rsid w:val="00387B37"/>
    <w:rsid w:val="0039132E"/>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1F19"/>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0E4"/>
    <w:rsid w:val="00453D93"/>
    <w:rsid w:val="00455623"/>
    <w:rsid w:val="00456632"/>
    <w:rsid w:val="004566E5"/>
    <w:rsid w:val="00457A51"/>
    <w:rsid w:val="00461713"/>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494F"/>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3A74"/>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76"/>
    <w:rsid w:val="005376F7"/>
    <w:rsid w:val="005378E9"/>
    <w:rsid w:val="00541914"/>
    <w:rsid w:val="005426EF"/>
    <w:rsid w:val="00544156"/>
    <w:rsid w:val="005450E2"/>
    <w:rsid w:val="00545E85"/>
    <w:rsid w:val="00545E92"/>
    <w:rsid w:val="00545F08"/>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321E"/>
    <w:rsid w:val="005F4447"/>
    <w:rsid w:val="005F50AC"/>
    <w:rsid w:val="00601585"/>
    <w:rsid w:val="00602D21"/>
    <w:rsid w:val="00603617"/>
    <w:rsid w:val="00604288"/>
    <w:rsid w:val="00604A42"/>
    <w:rsid w:val="00605E6F"/>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4669"/>
    <w:rsid w:val="00656CF3"/>
    <w:rsid w:val="006630ED"/>
    <w:rsid w:val="006632B6"/>
    <w:rsid w:val="006633AD"/>
    <w:rsid w:val="00665B8F"/>
    <w:rsid w:val="006704B7"/>
    <w:rsid w:val="00673416"/>
    <w:rsid w:val="0067689E"/>
    <w:rsid w:val="0067703F"/>
    <w:rsid w:val="00681718"/>
    <w:rsid w:val="006825A7"/>
    <w:rsid w:val="00684488"/>
    <w:rsid w:val="00690402"/>
    <w:rsid w:val="00691371"/>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61E2"/>
    <w:rsid w:val="007A6467"/>
    <w:rsid w:val="007A652A"/>
    <w:rsid w:val="007B2B86"/>
    <w:rsid w:val="007B2F5A"/>
    <w:rsid w:val="007B3AFF"/>
    <w:rsid w:val="007B3CD8"/>
    <w:rsid w:val="007B5183"/>
    <w:rsid w:val="007B551D"/>
    <w:rsid w:val="007B7697"/>
    <w:rsid w:val="007B7B7F"/>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92EB3"/>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C85"/>
    <w:rsid w:val="008D1344"/>
    <w:rsid w:val="008D16D9"/>
    <w:rsid w:val="008D2E91"/>
    <w:rsid w:val="008D4C2D"/>
    <w:rsid w:val="008D5D97"/>
    <w:rsid w:val="008D62D2"/>
    <w:rsid w:val="008D6B6B"/>
    <w:rsid w:val="008D7A20"/>
    <w:rsid w:val="008D7ED7"/>
    <w:rsid w:val="008E2E93"/>
    <w:rsid w:val="008E41EF"/>
    <w:rsid w:val="008E4728"/>
    <w:rsid w:val="008E764E"/>
    <w:rsid w:val="008F16FF"/>
    <w:rsid w:val="008F465B"/>
    <w:rsid w:val="008F5EFD"/>
    <w:rsid w:val="008F7C0F"/>
    <w:rsid w:val="008F7DA5"/>
    <w:rsid w:val="00903420"/>
    <w:rsid w:val="00904B6C"/>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0C48"/>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1E6"/>
    <w:rsid w:val="00986A66"/>
    <w:rsid w:val="00987583"/>
    <w:rsid w:val="00992A76"/>
    <w:rsid w:val="00992E34"/>
    <w:rsid w:val="00996091"/>
    <w:rsid w:val="00996AD4"/>
    <w:rsid w:val="009978A5"/>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01D"/>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6F9B"/>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C7C"/>
    <w:rsid w:val="00B70782"/>
    <w:rsid w:val="00B7166D"/>
    <w:rsid w:val="00B802D5"/>
    <w:rsid w:val="00B84440"/>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38DF"/>
    <w:rsid w:val="00D03948"/>
    <w:rsid w:val="00D03A28"/>
    <w:rsid w:val="00D0474A"/>
    <w:rsid w:val="00D04AD1"/>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11EB"/>
    <w:rsid w:val="00D51760"/>
    <w:rsid w:val="00D53EFC"/>
    <w:rsid w:val="00D5413B"/>
    <w:rsid w:val="00D551FB"/>
    <w:rsid w:val="00D55A8C"/>
    <w:rsid w:val="00D56CDF"/>
    <w:rsid w:val="00D578EC"/>
    <w:rsid w:val="00D57972"/>
    <w:rsid w:val="00D60C12"/>
    <w:rsid w:val="00D61489"/>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926"/>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BCF"/>
    <w:rsid w:val="00DC63B6"/>
    <w:rsid w:val="00DC6E15"/>
    <w:rsid w:val="00DC6E3A"/>
    <w:rsid w:val="00DC768F"/>
    <w:rsid w:val="00DD1C1B"/>
    <w:rsid w:val="00DE0D8E"/>
    <w:rsid w:val="00DE1EA3"/>
    <w:rsid w:val="00DE21EC"/>
    <w:rsid w:val="00DE2636"/>
    <w:rsid w:val="00DE4035"/>
    <w:rsid w:val="00DF1059"/>
    <w:rsid w:val="00DF62BA"/>
    <w:rsid w:val="00DF682F"/>
    <w:rsid w:val="00DF7E18"/>
    <w:rsid w:val="00E002DD"/>
    <w:rsid w:val="00E033FB"/>
    <w:rsid w:val="00E03995"/>
    <w:rsid w:val="00E0405F"/>
    <w:rsid w:val="00E110D3"/>
    <w:rsid w:val="00E115D4"/>
    <w:rsid w:val="00E11ABD"/>
    <w:rsid w:val="00E144A3"/>
    <w:rsid w:val="00E1504C"/>
    <w:rsid w:val="00E16C74"/>
    <w:rsid w:val="00E175C5"/>
    <w:rsid w:val="00E17CDC"/>
    <w:rsid w:val="00E202D9"/>
    <w:rsid w:val="00E22614"/>
    <w:rsid w:val="00E228F7"/>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BC8"/>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477"/>
    <w:rsid w:val="00FA7BCF"/>
    <w:rsid w:val="00FA7F26"/>
    <w:rsid w:val="00FB0F7A"/>
    <w:rsid w:val="00FB162A"/>
    <w:rsid w:val="00FB2FE0"/>
    <w:rsid w:val="00FB4895"/>
    <w:rsid w:val="00FB49C8"/>
    <w:rsid w:val="00FB4E0C"/>
    <w:rsid w:val="00FB542F"/>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440E63F-97C3-B240-A177-024F5827D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27</Pages>
  <Words>21433</Words>
  <Characters>122169</Characters>
  <Application>Microsoft Macintosh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cp:revision>
  <dcterms:created xsi:type="dcterms:W3CDTF">2018-07-19T06:58:00Z</dcterms:created>
  <dcterms:modified xsi:type="dcterms:W3CDTF">2018-07-19T07:13:00Z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