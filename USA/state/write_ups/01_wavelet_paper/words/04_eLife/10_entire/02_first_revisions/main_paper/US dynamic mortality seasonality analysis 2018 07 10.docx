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75E29A5"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140141">
        <w:rPr>
          <w:color w:val="000000" w:themeColor="text1"/>
        </w:rPr>
        <w:t>9</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3C44EA4A"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ins w:id="0" w:author="Parks, Robbie M" w:date="2018-07-02T14:51:00Z">
        <w:r w:rsidR="002542D0">
          <w:rPr>
            <w:color w:val="000000" w:themeColor="text1"/>
          </w:rPr>
          <w:fldChar w:fldCharType="begin" w:fldLock="1"/>
        </w:r>
      </w:ins>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ins w:id="1"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5A76B517"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7A25069C" w:rsidR="00B91368" w:rsidRDefault="00F84E39" w:rsidP="00C33FFB">
      <w:pPr>
        <w:spacing w:line="480" w:lineRule="auto"/>
        <w:jc w:val="both"/>
        <w:rPr>
          <w:ins w:id="2"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r w:rsidR="00C87DEE">
        <w:t xml:space="preserve">main </w:t>
      </w:r>
      <w:r w:rsidR="0029208D" w:rsidRPr="00AC73A1">
        <w:t>cause</w:t>
      </w:r>
      <w:r w:rsidR="005902F2" w:rsidRPr="00AC73A1">
        <w:t xml:space="preserve"> groups </w:t>
      </w:r>
      <w:r w:rsidR="0029208D" w:rsidRPr="00AC73A1">
        <w:t>was</w:t>
      </w:r>
      <w:r w:rsidR="005902F2" w:rsidRPr="00AC73A1">
        <w:t xml:space="preserve"> seasonal </w:t>
      </w:r>
      <w:r w:rsidR="0072097F">
        <w:t>in older adults (above 65 or 75 years depending on cause)</w:t>
      </w:r>
      <w:r w:rsidR="0072097F" w:rsidRPr="00AC73A1">
        <w:t xml:space="preserve"> </w:t>
      </w:r>
      <w:r w:rsidR="005902F2" w:rsidRPr="00AC73A1">
        <w:t>(Figure 2)</w:t>
      </w:r>
      <w:r>
        <w:t xml:space="preserve">, as was mortality from more disaggregated causes </w:t>
      </w:r>
      <w:r w:rsidR="00A137B9">
        <w:t>except for</w:t>
      </w:r>
      <w:r w:rsidR="00F91740">
        <w:t xml:space="preserve"> </w:t>
      </w:r>
      <w:r w:rsidR="0008287A">
        <w:t xml:space="preserve">deaths from </w:t>
      </w:r>
      <w:r w:rsidR="00F91740">
        <w:t>intentional injuries</w:t>
      </w:r>
      <w:r w:rsidR="0008287A">
        <w:t xml:space="preserve"> and substance use disorders</w:t>
      </w:r>
      <w:r w:rsidR="00D551FB">
        <w:t xml:space="preserve"> (Supplementary Figure XX)</w:t>
      </w:r>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w:t>
      </w:r>
      <w:r w:rsidR="00B91368" w:rsidRPr="00AC73A1">
        <w:lastRenderedPageBreak/>
        <w:t xml:space="preserve">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p>
    <w:p w14:paraId="59632C3F" w14:textId="77777777" w:rsidR="00B1603E" w:rsidRDefault="00B1603E" w:rsidP="00C33FFB">
      <w:pPr>
        <w:spacing w:line="480" w:lineRule="auto"/>
        <w:jc w:val="both"/>
        <w:rPr>
          <w:ins w:id="3" w:author="Parks, Robbie M" w:date="2018-06-20T11:06:00Z"/>
        </w:rPr>
      </w:pPr>
    </w:p>
    <w:p w14:paraId="61D70D0D" w14:textId="2876395B" w:rsidR="005872FC" w:rsidRDefault="00F84E39" w:rsidP="00365ECB">
      <w:pPr>
        <w:spacing w:line="480" w:lineRule="auto"/>
        <w:jc w:val="both"/>
      </w:pPr>
      <w:r>
        <w:t>When more disaggregated causes of death were analysed</w:t>
      </w:r>
      <w:r w:rsidR="00F1252C">
        <w:t>, seasonality</w:t>
      </w:r>
      <w:r w:rsidR="00C77B93">
        <w:t xml:space="preserve"> in </w:t>
      </w:r>
      <w:r w:rsidR="00EA7170">
        <w:t>respiratory infections persisted throughout the analysis period for all ages (Supplementary Figure XX).</w:t>
      </w:r>
      <w:r w:rsidR="006F12E4">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43946A13" w14:textId="0B65FEFF" w:rsidR="000210D1" w:rsidRDefault="000210D1" w:rsidP="00C33FFB">
      <w:pPr>
        <w:spacing w:line="480" w:lineRule="auto"/>
        <w:jc w:val="both"/>
        <w:rPr>
          <w:ins w:id="4"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 seasonality</w:t>
      </w:r>
      <w:r w:rsidRPr="00AC73A1">
        <w:t xml:space="preserve"> (Figure </w:t>
      </w:r>
      <w:r w:rsidR="00040FE5" w:rsidRPr="00AC73A1">
        <w:t>3</w:t>
      </w:r>
      <w:r w:rsidRPr="00AC73A1">
        <w:t xml:space="preserve">). 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ins w:id="5" w:author="Ezzati, Majid" w:date="2018-07-08T23:05:00Z">
        <w:r w:rsidR="009D7307">
          <w:t>,</w:t>
        </w:r>
      </w:ins>
      <w:r w:rsidR="00F44160" w:rsidRPr="00AC73A1">
        <w:t xml:space="preserve"> </w:t>
      </w:r>
      <w:r w:rsidR="009D7307">
        <w:t>a</w:t>
      </w:r>
      <w:r w:rsidR="009D7307" w:rsidRPr="00AC73A1">
        <w:t xml:space="preserve">mong </w:t>
      </w:r>
      <w:r w:rsidR="009D7307">
        <w:t xml:space="preserve">males aged </w:t>
      </w:r>
      <w:ins w:id="6" w:author="Parks, Robbie M" w:date="2018-07-09T10:13:00Z">
        <w:r w:rsidR="004B6375">
          <w:t>5</w:t>
        </w:r>
      </w:ins>
      <w:r w:rsidR="009D7307">
        <w:t>-</w:t>
      </w:r>
      <w:ins w:id="7" w:author="Parks, Robbie M" w:date="2018-07-09T10:13:00Z">
        <w:r w:rsidR="004B6375">
          <w:t>34</w:t>
        </w:r>
      </w:ins>
      <w:r w:rsidR="009D7307">
        <w:t xml:space="preserve"> years</w:t>
      </w:r>
      <w:r w:rsidR="009D7307" w:rsidRPr="00AC73A1">
        <w:t xml:space="preserve">, all-cause mortality </w:t>
      </w:r>
      <w:r w:rsidR="009D7307">
        <w:t>peaked in June or July</w:t>
      </w:r>
      <w:r w:rsidR="009D7307" w:rsidRPr="00AC73A1">
        <w:t xml:space="preserve">. </w:t>
      </w:r>
      <w:ins w:id="8" w:author="Parks, Robbie M" w:date="2018-07-09T10:27:00Z">
        <w:r w:rsidR="00E50A81">
          <w:t xml:space="preserve">Injury mortality for males </w:t>
        </w:r>
      </w:ins>
      <w:ins w:id="9" w:author="Parks, Robbie M" w:date="2018-07-09T10:30:00Z">
        <w:r w:rsidR="00FA1DFC">
          <w:t xml:space="preserve">below 74 years and below </w:t>
        </w:r>
      </w:ins>
      <w:ins w:id="10" w:author="Parks, Robbie M" w:date="2018-07-09T10:31:00Z">
        <w:r w:rsidR="009465AD">
          <w:t xml:space="preserve">44 years </w:t>
        </w:r>
      </w:ins>
      <w:ins w:id="11" w:author="Parks, Robbie M" w:date="2018-07-09T10:27:00Z">
        <w:r w:rsidR="00E50A81">
          <w:t xml:space="preserve">also peaked in summer months (June/July/August), with this pattern also </w:t>
        </w:r>
      </w:ins>
      <w:ins w:id="12" w:author="Parks, Robbie M" w:date="2018-07-09T10:29:00Z">
        <w:r w:rsidR="00694B9C">
          <w:t xml:space="preserve">evident in intentional injuries for both males and females above 15 years, and </w:t>
        </w:r>
        <w:r w:rsidR="00FA1DFC">
          <w:t xml:space="preserve">unintentional injuries </w:t>
        </w:r>
      </w:ins>
      <w:ins w:id="13" w:author="Parks, Robbie M" w:date="2018-07-09T10:32:00Z">
        <w:r w:rsidR="009465AD">
          <w:t>below 44 years.</w:t>
        </w:r>
      </w:ins>
      <w:ins w:id="14" w:author="Ezzati, Majid" w:date="2018-07-08T23:06:00Z">
        <w:del w:id="15" w:author="Parks, Robbie M" w:date="2018-07-09T10:27:00Z">
          <w:r w:rsidR="009D7307" w:rsidDel="00A978A1">
            <w:delText>[[[of the main cause groups, injuries also had this pattern. Then go to say June/July injury peak went beyond this group and was also seen in XXXXXXX]]]]</w:delText>
          </w:r>
        </w:del>
      </w:ins>
    </w:p>
    <w:p w14:paraId="6BCB2CC5" w14:textId="77777777" w:rsidR="00E776E4" w:rsidRDefault="00E776E4" w:rsidP="00C33FFB">
      <w:pPr>
        <w:spacing w:line="480" w:lineRule="auto"/>
        <w:jc w:val="both"/>
        <w:rPr>
          <w:ins w:id="16" w:author="Parks, Robbie M" w:date="2018-06-20T12:19:00Z"/>
        </w:rPr>
      </w:pPr>
    </w:p>
    <w:p w14:paraId="2FB6278E" w14:textId="2A229811" w:rsidR="000210D1" w:rsidRDefault="00A92BD2" w:rsidP="00C33FFB">
      <w:pPr>
        <w:spacing w:line="480" w:lineRule="auto"/>
        <w:jc w:val="both"/>
      </w:pPr>
      <w:r>
        <w:t>D</w:t>
      </w:r>
      <w:r w:rsidR="004125DE">
        <w:t xml:space="preserve">eaths of </w:t>
      </w:r>
      <w:r w:rsidR="00E642BC">
        <w:t>males and females</w:t>
      </w:r>
      <w:r>
        <w:t xml:space="preserve"> aged</w:t>
      </w:r>
      <w:r w:rsidR="00E642BC">
        <w:t xml:space="preserve"> 65 </w:t>
      </w:r>
      <w:r>
        <w:t xml:space="preserve">years </w:t>
      </w:r>
      <w:r w:rsidR="00E642BC">
        <w:t>and o</w:t>
      </w:r>
      <w:r>
        <w:t>lder</w:t>
      </w:r>
      <w:r w:rsidR="00E642BC">
        <w:t xml:space="preserve"> </w:t>
      </w:r>
      <w:r>
        <w:t xml:space="preserve">from every disaggregated cause of death </w:t>
      </w:r>
      <w:r w:rsidR="004125DE">
        <w:t>were highest</w:t>
      </w:r>
      <w:r w:rsidR="00797805">
        <w:t xml:space="preserve"> in the months of December, January and February, except for intentional injuries</w:t>
      </w:r>
      <w:ins w:id="17" w:author="Parks, Robbie M" w:date="2018-07-10T16:13:00Z">
        <w:r w:rsidR="00C130D9">
          <w:t xml:space="preserve"> which peaked between June and August</w:t>
        </w:r>
      </w:ins>
      <w:r w:rsidR="00797805">
        <w:t>.</w:t>
      </w:r>
      <w:r w:rsidR="00181294">
        <w:t xml:space="preserve"> </w:t>
      </w:r>
      <w:ins w:id="18" w:author="Parks, Robbie M" w:date="2018-07-09T10:44:00Z">
        <w:r w:rsidR="00C837D4">
          <w:t xml:space="preserve">As with </w:t>
        </w:r>
        <w:r w:rsidR="004930FE">
          <w:t xml:space="preserve">cardiorespiratory </w:t>
        </w:r>
      </w:ins>
      <w:ins w:id="19" w:author="Parks, Robbie M" w:date="2018-07-09T10:46:00Z">
        <w:r w:rsidR="004930FE">
          <w:t>mortality</w:t>
        </w:r>
      </w:ins>
      <w:ins w:id="20" w:author="Parks, Robbie M" w:date="2018-07-09T10:44:00Z">
        <w:r w:rsidR="004930FE">
          <w:t>,</w:t>
        </w:r>
      </w:ins>
      <w:ins w:id="21" w:author="Parks, Robbie M" w:date="2018-07-09T10:45:00Z">
        <w:r w:rsidR="004930FE">
          <w:t xml:space="preserve"> </w:t>
        </w:r>
      </w:ins>
      <w:ins w:id="22" w:author="Parks, Robbie M" w:date="2018-07-09T10:46:00Z">
        <w:r w:rsidR="004930FE">
          <w:t xml:space="preserve">deaths from </w:t>
        </w:r>
      </w:ins>
      <w:r w:rsidR="00C17F03">
        <w:t xml:space="preserve">cardiovascular diseases </w:t>
      </w:r>
      <w:r w:rsidR="00E17CDC">
        <w:t>and</w:t>
      </w:r>
      <w:r w:rsidR="00C17F03">
        <w:t xml:space="preserve"> respiratory in</w:t>
      </w:r>
      <w:r w:rsidR="004960EA">
        <w:t>fections</w:t>
      </w:r>
      <w:r w:rsidR="00E17CDC">
        <w:t xml:space="preserve"> were consistently highest in January </w:t>
      </w:r>
      <w:r w:rsidR="00E17CDC">
        <w:lastRenderedPageBreak/>
        <w:t>and February and lowest in July and August across ages</w:t>
      </w:r>
      <w:ins w:id="23" w:author="Parks, Robbie M" w:date="2018-07-09T10:46:00Z">
        <w:r w:rsidR="000A7D70">
          <w:t xml:space="preserve"> </w:t>
        </w:r>
      </w:ins>
      <w:r w:rsidR="004960EA">
        <w:t>(Supplementary Figure XX</w:t>
      </w:r>
      <w:r w:rsidR="00C17F03">
        <w:t>)</w:t>
      </w:r>
      <w:ins w:id="24" w:author="Parks, Robbie M" w:date="2018-07-10T19:17:00Z">
        <w:r w:rsidR="0092345D">
          <w:t>.</w:t>
        </w:r>
      </w:ins>
      <w:r w:rsidR="00611D70">
        <w:t xml:space="preserve"> </w:t>
      </w:r>
      <w:r w:rsidR="00794755">
        <w:t>For genitourinary diseases and substance use disorders, u</w:t>
      </w:r>
      <w:r w:rsidR="00611D70">
        <w:t>ncertainty was too large</w:t>
      </w:r>
      <w:r w:rsidR="00794755">
        <w:t xml:space="preserve"> across all ages</w:t>
      </w:r>
      <w:r w:rsidR="00611D70">
        <w:t xml:space="preserve"> in ma</w:t>
      </w:r>
      <w:r w:rsidR="00794755">
        <w:t xml:space="preserve">ximum and minimum mortality </w:t>
      </w:r>
      <w:r w:rsidR="00611D70">
        <w:t>to draw any firm con</w:t>
      </w:r>
      <w:r w:rsidR="004960EA">
        <w:t>clusions (Supplementary Figure XX</w:t>
      </w:r>
      <w:r w:rsidR="00611D70">
        <w:t>)</w:t>
      </w:r>
      <w:r w:rsidR="001153F6">
        <w:t xml:space="preserve">, </w:t>
      </w:r>
      <w:del w:id="25" w:author="Parks, Robbie M" w:date="2018-07-10T17:39:00Z">
        <w:r w:rsidR="001153F6" w:rsidDel="00775081">
          <w:delText>which matches</w:delText>
        </w:r>
      </w:del>
      <w:ins w:id="26" w:author="Parks, Robbie M" w:date="2018-07-10T17:39:00Z">
        <w:r w:rsidR="00775081">
          <w:t>matching</w:t>
        </w:r>
      </w:ins>
      <w:r w:rsidR="001153F6">
        <w:t xml:space="preserve"> the lack of 12-month seasonality evident in the wavelet analysis (Supplemen</w:t>
      </w:r>
      <w:r w:rsidR="004960EA">
        <w:t>tary Figure XX</w:t>
      </w:r>
      <w:r w:rsidR="001153F6">
        <w:t>)</w:t>
      </w:r>
      <w:r w:rsidR="0041155C">
        <w:t>.</w:t>
      </w:r>
    </w:p>
    <w:p w14:paraId="7C840BD3" w14:textId="77777777" w:rsidR="00BE6B38" w:rsidRPr="00AC73A1" w:rsidRDefault="00BE6B38" w:rsidP="00C33FFB">
      <w:pPr>
        <w:spacing w:line="480" w:lineRule="auto"/>
        <w:jc w:val="both"/>
      </w:pPr>
    </w:p>
    <w:p w14:paraId="13C55760" w14:textId="46861C86"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ins w:id="27" w:author="Parks, Robbie M" w:date="2018-07-10T16:30:00Z">
        <w:r w:rsidR="00564D58">
          <w:t>, itself driven by increasing difference in non-intentional injuries</w:t>
        </w:r>
      </w:ins>
      <w:r w:rsidR="009B11D1" w:rsidRPr="00AC73A1">
        <w:t>.</w:t>
      </w:r>
      <w:ins w:id="28" w:author="Parks, Robbie M" w:date="2018-07-10T16:31:00Z">
        <w:r w:rsidR="00564D58">
          <w:t xml:space="preserve"> In contrast to cardiorespiratory deaths</w:t>
        </w:r>
      </w:ins>
      <w:ins w:id="29" w:author="Parks, Robbie M" w:date="2018-07-10T16:37:00Z">
        <w:r w:rsidR="006370F9">
          <w:t xml:space="preserve">, </w:t>
        </w:r>
      </w:ins>
      <w:ins w:id="30" w:author="Parks, Robbie M" w:date="2018-07-10T16:40:00Z">
        <w:r w:rsidR="00C1347B">
          <w:t xml:space="preserve">proportional difference increased in </w:t>
        </w:r>
      </w:ins>
      <w:ins w:id="31" w:author="Parks, Robbie M" w:date="2018-07-10T18:11:00Z">
        <w:r w:rsidR="003E4733">
          <w:t>respiratory infection</w:t>
        </w:r>
      </w:ins>
      <w:ins w:id="32" w:author="Parks, Robbie M" w:date="2018-07-10T16:40:00Z">
        <w:r w:rsidR="00C1347B">
          <w:t xml:space="preserve"> deaths of </w:t>
        </w:r>
      </w:ins>
      <w:ins w:id="33" w:author="Parks, Robbie M" w:date="2018-07-10T16:37:00Z">
        <w:r w:rsidR="006370F9">
          <w:t xml:space="preserve">several age groups </w:t>
        </w:r>
      </w:ins>
      <w:ins w:id="34" w:author="Parks, Robbie M" w:date="2018-07-10T16:40:00Z">
        <w:r w:rsidR="00C1347B">
          <w:t>in</w:t>
        </w:r>
      </w:ins>
      <w:ins w:id="35" w:author="Parks, Robbie M" w:date="2018-07-10T16:37:00Z">
        <w:r w:rsidR="006370F9">
          <w:t xml:space="preserve"> both males and females</w:t>
        </w:r>
      </w:ins>
      <w:ins w:id="36" w:author="Parks, Robbie M" w:date="2018-07-10T16:41:00Z">
        <w:r w:rsidR="00691371">
          <w:t xml:space="preserve">, including </w:t>
        </w:r>
      </w:ins>
      <w:ins w:id="37" w:author="Parks, Robbie M" w:date="2018-07-10T16:44:00Z">
        <w:r w:rsidR="009C118F">
          <w:t xml:space="preserve">significant increases in </w:t>
        </w:r>
        <w:r w:rsidR="000C75E0">
          <w:t xml:space="preserve">deaths of males of 35-64 years </w:t>
        </w:r>
      </w:ins>
      <w:r w:rsidR="00576EFD">
        <w:t>(Supplementary Figure XX</w:t>
      </w:r>
      <w:r w:rsidR="00B34D22">
        <w:t>).</w:t>
      </w:r>
      <w:r w:rsidR="00A833D2">
        <w:t xml:space="preserve"> </w:t>
      </w:r>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lastRenderedPageBreak/>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w:t>
      </w:r>
      <w:commentRangeStart w:id="38"/>
      <w:r w:rsidR="00214C19" w:rsidRPr="00AC73A1">
        <w:t xml:space="preserve">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r w:rsidR="00407783">
        <w:t>XX</w:t>
      </w:r>
      <w:r w:rsidR="006630ED" w:rsidRPr="00AC73A1">
        <w:t>)</w:t>
      </w:r>
      <w:r w:rsidR="00214C19" w:rsidRPr="00AC73A1">
        <w:t>.</w:t>
      </w:r>
      <w:commentRangeEnd w:id="38"/>
      <w:r w:rsidR="00767823">
        <w:rPr>
          <w:rStyle w:val="CommentReference"/>
          <w:rFonts w:asciiTheme="minorHAnsi" w:hAnsiTheme="minorHAnsi" w:cstheme="minorBidi"/>
          <w:lang w:eastAsia="en-US"/>
        </w:rPr>
        <w:commentReference w:id="38"/>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39"/>
      <w:r w:rsidR="00A76EC0" w:rsidRPr="00AC73A1">
        <w:t xml:space="preserve">our subnational analysis over three decades revealed </w:t>
      </w:r>
      <w:commentRangeStart w:id="40"/>
      <w:commentRangeStart w:id="41"/>
      <w:r w:rsidR="00A76EC0" w:rsidRPr="00AC73A1">
        <w:t>variations</w:t>
      </w:r>
      <w:commentRangeEnd w:id="40"/>
      <w:r w:rsidR="00B96C91">
        <w:rPr>
          <w:rStyle w:val="CommentReference"/>
          <w:rFonts w:asciiTheme="minorHAnsi" w:hAnsiTheme="minorHAnsi" w:cstheme="minorBidi"/>
          <w:lang w:eastAsia="en-US"/>
        </w:rPr>
        <w:commentReference w:id="40"/>
      </w:r>
      <w:commentRangeEnd w:id="41"/>
      <w:r w:rsidR="00A95B9E">
        <w:rPr>
          <w:rStyle w:val="CommentReference"/>
          <w:rFonts w:asciiTheme="minorHAnsi" w:hAnsiTheme="minorHAnsi" w:cstheme="minorBidi"/>
          <w:lang w:eastAsia="en-US"/>
        </w:rPr>
        <w:commentReference w:id="41"/>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39"/>
      <w:r w:rsidR="00737C06">
        <w:rPr>
          <w:rStyle w:val="CommentReference"/>
          <w:rFonts w:asciiTheme="minorHAnsi" w:hAnsiTheme="minorHAnsi" w:cstheme="minorBidi"/>
          <w:lang w:eastAsia="en-US"/>
        </w:rPr>
        <w:commentReference w:id="39"/>
      </w:r>
    </w:p>
    <w:p w14:paraId="6886C687" w14:textId="77777777" w:rsidR="0042218D" w:rsidRPr="00AC73A1" w:rsidRDefault="0042218D" w:rsidP="0042218D">
      <w:pPr>
        <w:spacing w:line="480" w:lineRule="auto"/>
        <w:jc w:val="both"/>
      </w:pPr>
    </w:p>
    <w:p w14:paraId="2B22717B" w14:textId="6F166561" w:rsidR="00DB2D88" w:rsidRPr="00AC73A1" w:rsidRDefault="000B49CF" w:rsidP="00DB2D88">
      <w:pPr>
        <w:spacing w:line="480" w:lineRule="auto"/>
        <w:jc w:val="both"/>
      </w:pPr>
      <w:r>
        <w:lastRenderedPageBreak/>
        <w:t>T</w:t>
      </w:r>
      <w:r w:rsidR="000B343F" w:rsidRPr="00AC73A1">
        <w:t xml:space="preserve">he observed geographical </w:t>
      </w:r>
      <w:r w:rsidR="00EF4585" w:rsidRPr="00AC73A1">
        <w:t xml:space="preserve">similarity </w:t>
      </w:r>
      <w:r w:rsidR="000B343F" w:rsidRPr="00AC73A1">
        <w:t xml:space="preserve">in </w:t>
      </w:r>
      <w:ins w:id="42" w:author="Parks, Robbie M" w:date="2018-07-10T17:46:00Z">
        <w:r w:rsidR="00BA3E10">
          <w:t xml:space="preserve">non-injury </w:t>
        </w:r>
      </w:ins>
      <w:r w:rsidR="000B343F" w:rsidRPr="00AC73A1">
        <w:t>seasonal mortality variation</w:t>
      </w:r>
      <w:ins w:id="43" w:author="Parks, Robbie M" w:date="2018-07-10T18:23:00Z">
        <w:r w:rsidR="00277FF5">
          <w:t xml:space="preserve"> (independent of range of temperature)</w:t>
        </w:r>
      </w:ins>
      <w:r w:rsidR="000B343F" w:rsidRPr="00AC73A1">
        <w:t xml:space="preserve"> in the USA</w:t>
      </w:r>
      <w:r w:rsidR="005426EF">
        <w:t xml:space="preserve"> was</w:t>
      </w:r>
      <w:r w:rsidR="005426EF" w:rsidRPr="00AC73A1">
        <w:t xml:space="preserve"> </w:t>
      </w:r>
      <w:r w:rsidR="000B343F" w:rsidRPr="00AC73A1">
        <w:t xml:space="preserve">also seen in a study of 36 cities using </w:t>
      </w:r>
      <w:ins w:id="44" w:author="Parks, Robbie M" w:date="2018-07-10T17:46:00Z">
        <w:r w:rsidR="0079171F">
          <w:t>all</w:t>
        </w:r>
        <w:r w:rsidR="001310F1">
          <w:t>-cause</w:t>
        </w:r>
        <w:r w:rsidR="0079171F">
          <w:t xml:space="preserve"> </w:t>
        </w:r>
      </w:ins>
      <w:r w:rsidR="000B343F" w:rsidRPr="00AC73A1">
        <w:t>deaths 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45"/>
      <w:commentRangeStart w:id="46"/>
      <w:r w:rsidR="00B96C91">
        <w:t>although the two measures are correlated</w:t>
      </w:r>
      <w:commentRangeEnd w:id="45"/>
      <w:r w:rsidR="00B96C91">
        <w:rPr>
          <w:rStyle w:val="CommentReference"/>
          <w:rFonts w:asciiTheme="minorHAnsi" w:hAnsiTheme="minorHAnsi" w:cstheme="minorBidi"/>
          <w:lang w:eastAsia="en-US"/>
        </w:rPr>
        <w:commentReference w:id="45"/>
      </w:r>
      <w:commentRangeEnd w:id="46"/>
      <w:r w:rsidR="00C7166F">
        <w:rPr>
          <w:rStyle w:val="CommentReference"/>
          <w:rFonts w:asciiTheme="minorHAnsi" w:hAnsiTheme="minorHAnsi" w:cstheme="minorBidi"/>
          <w:lang w:eastAsia="en-US"/>
        </w:rPr>
        <w:commentReference w:id="46"/>
      </w:r>
      <w:ins w:id="47" w:author="Ezzati, Majid" w:date="2018-07-09T05:44:00Z">
        <w:r w:rsidR="00B96C91">
          <w:t>)</w:t>
        </w:r>
      </w:ins>
      <w:ins w:id="48"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26511988"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49" w:author="Ezzati, Majid" w:date="2018-07-09T05:52:00Z">
        <w:r w:rsidR="00FC7D1E">
          <w:t>(</w:t>
        </w:r>
      </w:ins>
      <w:r w:rsidR="0011544B">
        <w:t>unintentional</w:t>
      </w:r>
      <w:ins w:id="50" w:author="Ezzati, Majid" w:date="2018-07-09T05:52:00Z">
        <w:r w:rsidR="00FC7D1E">
          <w:t>)</w:t>
        </w:r>
      </w:ins>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t xml:space="preserve">(mainly </w:t>
      </w:r>
      <w:ins w:id="51" w:author="Parks, Robbie M" w:date="2018-07-10T16:53:00Z">
        <w:r w:rsidR="00B25270">
          <w:t>cardiovascular and chronic respiratory diseases</w:t>
        </w:r>
      </w:ins>
      <w:r w:rsidR="00FC7D1E">
        <w:t>)</w:t>
      </w:r>
      <w:ins w:id="52" w:author="Parks, Robbie M" w:date="2018-07-10T16:53:00Z">
        <w:r w:rsidR="00B25270">
          <w:t xml:space="preserve"> </w:t>
        </w:r>
      </w:ins>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 xml:space="preserve">Age, sex, state of residence, month of death, and </w:t>
      </w:r>
      <w:r w:rsidR="004055C0" w:rsidRPr="00AC73A1">
        <w:rPr>
          <w:color w:val="000000" w:themeColor="text1"/>
        </w:rPr>
        <w:lastRenderedPageBreak/>
        <w:t>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53"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54" w:author="Parks, Robbie M" w:date="2018-06-19T14:05:00Z"/>
        </w:rPr>
      </w:pPr>
    </w:p>
    <w:p w14:paraId="6C50800E" w14:textId="248674B9" w:rsidR="00C66D47" w:rsidRPr="00AC73A1" w:rsidRDefault="004055C0" w:rsidP="004055C0">
      <w:pPr>
        <w:spacing w:line="480" w:lineRule="auto"/>
        <w:jc w:val="both"/>
        <w:rPr>
          <w:ins w:id="55" w:author="Parks, Robbie M" w:date="2018-06-19T14:05:00Z"/>
        </w:rPr>
      </w:pPr>
      <w:r w:rsidRPr="00AC73A1">
        <w:t xml:space="preserve">We also subdivided the national data geographically </w:t>
      </w:r>
      <w:ins w:id="56" w:author="Ezzati, Majid" w:date="2018-07-09T05:54:00Z">
        <w:r w:rsidR="00FC7D1E">
          <w:t>into nine</w:t>
        </w:r>
        <w:r w:rsidR="00FC7D1E" w:rsidRPr="00AC73A1">
          <w:t xml:space="preserve"> </w:t>
        </w:r>
      </w:ins>
      <w:r w:rsidRPr="00AC73A1">
        <w:t>climate regions used by the National Oceanic and Atmos</w:t>
      </w:r>
      <w:r w:rsidR="00C9555C" w:rsidRPr="00AC73A1">
        <w:t>pheric Administration (Figure 1</w:t>
      </w:r>
      <w:ins w:id="57" w:author="Ezzati, Majid" w:date="2018-07-09T05:54:00Z">
        <w:r w:rsidR="00FC7D1E">
          <w:t xml:space="preserve"> and </w:t>
        </w:r>
        <w:r w:rsidR="00FC7D1E" w:rsidRPr="00AC73A1">
          <w:t>Table 2</w:t>
        </w:r>
      </w:ins>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58"/>
      <w:ins w:id="59" w:author="Parks, Robbie M" w:date="2018-06-19T17:44:00Z">
        <w:r w:rsidR="00534B47" w:rsidRPr="00AC73A1">
          <w:t xml:space="preserve">The Central climate region has a </w:t>
        </w:r>
      </w:ins>
      <w:ins w:id="60" w:author="Parks, Robbie M" w:date="2018-06-19T17:56:00Z">
        <w:r w:rsidR="00534B47" w:rsidRPr="00AC73A1">
          <w:t>generally</w:t>
        </w:r>
      </w:ins>
      <w:ins w:id="61" w:author="Parks, Robbie M" w:date="2018-06-19T17:44:00Z">
        <w:r w:rsidR="00534B47" w:rsidRPr="00AC73A1">
          <w:t xml:space="preserve"> </w:t>
        </w:r>
      </w:ins>
      <w:ins w:id="62" w:author="Parks, Robbie M" w:date="2018-06-19T17:56:00Z">
        <w:r w:rsidR="00534B47" w:rsidRPr="00AC73A1">
          <w:t>temperate climate, with cold winters and mild summers.</w:t>
        </w:r>
      </w:ins>
      <w:ins w:id="63" w:author="Parks, Robbie M" w:date="2018-06-19T17:45:00Z">
        <w:r w:rsidR="00333321" w:rsidRPr="00AC73A1">
          <w:t xml:space="preserve"> East North Central </w:t>
        </w:r>
      </w:ins>
      <w:ins w:id="64" w:author="Parks, Robbie M" w:date="2018-06-19T17:56:00Z">
        <w:r w:rsidR="00377A68" w:rsidRPr="00AC73A1">
          <w:t xml:space="preserve">is one of the coldest </w:t>
        </w:r>
      </w:ins>
      <w:ins w:id="65" w:author="Parks, Robbie M" w:date="2018-06-19T18:05:00Z">
        <w:r w:rsidR="001A1C85" w:rsidRPr="00AC73A1">
          <w:t xml:space="preserve">climate </w:t>
        </w:r>
      </w:ins>
      <w:ins w:id="66" w:author="Parks, Robbie M" w:date="2018-06-19T17:56:00Z">
        <w:r w:rsidR="00377A68" w:rsidRPr="00AC73A1">
          <w:t xml:space="preserve">regions of the United States, </w:t>
        </w:r>
      </w:ins>
      <w:ins w:id="67" w:author="Parks, Robbie M" w:date="2018-06-19T18:06:00Z">
        <w:r w:rsidR="007B2F5A" w:rsidRPr="00AC73A1">
          <w:t>with a mean annual temperature of 8°C</w:t>
        </w:r>
        <w:r w:rsidR="00FD1F99" w:rsidRPr="00AC73A1">
          <w:t>,</w:t>
        </w:r>
        <w:r w:rsidR="007B2F5A" w:rsidRPr="00AC73A1">
          <w:t xml:space="preserve"> </w:t>
        </w:r>
      </w:ins>
      <w:ins w:id="68" w:author="Parks, Robbie M" w:date="2018-06-19T18:05:00Z">
        <w:r w:rsidR="00997E15" w:rsidRPr="00AC73A1">
          <w:t>and experiences</w:t>
        </w:r>
      </w:ins>
      <w:ins w:id="69" w:author="Parks, Robbie M" w:date="2018-06-19T17:56:00Z">
        <w:r w:rsidR="00377A68" w:rsidRPr="00AC73A1">
          <w:t xml:space="preserve"> deep winters and warm summers</w:t>
        </w:r>
      </w:ins>
      <w:ins w:id="70" w:author="Parks, Robbie M" w:date="2018-06-19T18:00:00Z">
        <w:r w:rsidR="00973BB6" w:rsidRPr="00AC73A1">
          <w:t>,</w:t>
        </w:r>
      </w:ins>
      <w:ins w:id="71" w:author="Parks, Robbie M" w:date="2018-06-19T17:45:00Z">
        <w:r w:rsidR="00333321" w:rsidRPr="00AC73A1">
          <w:t xml:space="preserve"> </w:t>
        </w:r>
      </w:ins>
      <w:ins w:id="72" w:author="Parks, Robbie M" w:date="2018-06-19T17:47:00Z">
        <w:r w:rsidR="00E60B9F" w:rsidRPr="00AC73A1">
          <w:t>The Northeast</w:t>
        </w:r>
      </w:ins>
      <w:ins w:id="73" w:author="Parks, Robbie M" w:date="2018-06-19T17:57:00Z">
        <w:r w:rsidR="00F95A18" w:rsidRPr="00AC73A1">
          <w:t xml:space="preserve"> possesses a humid, </w:t>
        </w:r>
      </w:ins>
      <w:ins w:id="74" w:author="Parks, Robbie M" w:date="2018-06-19T17:58:00Z">
        <w:r w:rsidR="00F95A18" w:rsidRPr="00AC73A1">
          <w:t>continental</w:t>
        </w:r>
      </w:ins>
      <w:ins w:id="75" w:author="Parks, Robbie M" w:date="2018-06-19T17:57:00Z">
        <w:r w:rsidR="00F95A18" w:rsidRPr="00AC73A1">
          <w:t xml:space="preserve"> climate</w:t>
        </w:r>
      </w:ins>
      <w:ins w:id="76" w:author="Parks, Robbie M" w:date="2018-06-19T17:58:00Z">
        <w:r w:rsidR="00393385" w:rsidRPr="00AC73A1">
          <w:t>, and the largest population of the climate regions (</w:t>
        </w:r>
      </w:ins>
      <w:ins w:id="77" w:author="Parks, Robbie M" w:date="2018-06-19T17:59:00Z">
        <w:r w:rsidR="002E20B6" w:rsidRPr="00AC73A1">
          <w:t xml:space="preserve">64,046,741 or </w:t>
        </w:r>
        <w:r w:rsidR="00054EEF" w:rsidRPr="00AC73A1">
          <w:t>19.8% total population in 2016</w:t>
        </w:r>
      </w:ins>
      <w:ins w:id="78" w:author="Parks, Robbie M" w:date="2018-06-19T17:58:00Z">
        <w:r w:rsidR="00393385" w:rsidRPr="00AC73A1">
          <w:t>)</w:t>
        </w:r>
      </w:ins>
      <w:ins w:id="79" w:author="Parks, Robbie M" w:date="2018-06-19T18:02:00Z">
        <w:r w:rsidR="00AC24A5" w:rsidRPr="00AC73A1">
          <w:t xml:space="preserve"> and the smallest share of the United States</w:t>
        </w:r>
      </w:ins>
      <w:ins w:id="80" w:author="Parks, Robbie M" w:date="2018-06-19T18:06:00Z">
        <w:r w:rsidR="00864A9D" w:rsidRPr="00AC73A1">
          <w:t>’ land mass</w:t>
        </w:r>
      </w:ins>
      <w:ins w:id="81" w:author="Parks, Robbie M" w:date="2018-06-19T18:02:00Z">
        <w:r w:rsidR="00AC24A5" w:rsidRPr="00AC73A1">
          <w:t xml:space="preserve"> (</w:t>
        </w:r>
        <w:r w:rsidR="006E7432" w:rsidRPr="00AC73A1">
          <w:t>6.02%</w:t>
        </w:r>
        <w:r w:rsidR="00AC24A5" w:rsidRPr="00AC73A1">
          <w:t>)</w:t>
        </w:r>
      </w:ins>
      <w:ins w:id="82" w:author="Parks, Robbie M" w:date="2018-06-19T18:01:00Z">
        <w:r w:rsidR="00BF5E95" w:rsidRPr="00AC73A1">
          <w:t>.</w:t>
        </w:r>
      </w:ins>
      <w:ins w:id="83" w:author="Parks, Robbie M" w:date="2018-06-19T17:47:00Z">
        <w:r w:rsidR="00E60B9F" w:rsidRPr="00AC73A1">
          <w:t xml:space="preserve"> </w:t>
        </w:r>
      </w:ins>
      <w:ins w:id="84" w:author="Parks, Robbie M" w:date="2018-06-19T14:22:00Z">
        <w:r w:rsidR="007911C9" w:rsidRPr="00AC73A1">
          <w:t>The Northwest</w:t>
        </w:r>
      </w:ins>
      <w:ins w:id="85" w:author="Parks, Robbie M" w:date="2018-06-19T14:45:00Z">
        <w:r w:rsidR="005376F7" w:rsidRPr="00AC73A1">
          <w:t xml:space="preserve"> </w:t>
        </w:r>
      </w:ins>
      <w:ins w:id="86" w:author="Parks, Robbie M" w:date="2018-06-19T14:22:00Z">
        <w:r w:rsidR="003430BD" w:rsidRPr="00AC73A1">
          <w:t xml:space="preserve">has an oceanic </w:t>
        </w:r>
        <w:r w:rsidR="00A55BF6" w:rsidRPr="00AC73A1">
          <w:t>climate</w:t>
        </w:r>
      </w:ins>
      <w:ins w:id="87" w:author="Parks, Robbie M" w:date="2018-06-19T15:42:00Z">
        <w:r w:rsidR="003430BD" w:rsidRPr="00AC73A1">
          <w:t>, wet and cool in autumn, wi</w:t>
        </w:r>
      </w:ins>
      <w:ins w:id="88" w:author="Parks, Robbie M" w:date="2018-06-19T15:44:00Z">
        <w:r w:rsidR="00AC24A5" w:rsidRPr="00AC73A1">
          <w:t xml:space="preserve">nter, </w:t>
        </w:r>
        <w:r w:rsidR="001A4537" w:rsidRPr="00AC73A1">
          <w:t xml:space="preserve">spring </w:t>
        </w:r>
      </w:ins>
      <w:ins w:id="89" w:author="Parks, Robbie M" w:date="2018-06-19T14:26:00Z">
        <w:r w:rsidR="00A55BF6" w:rsidRPr="00AC73A1">
          <w:t xml:space="preserve">and </w:t>
        </w:r>
      </w:ins>
      <w:ins w:id="90" w:author="Parks, Robbie M" w:date="2018-06-19T15:44:00Z">
        <w:r w:rsidR="001A4537" w:rsidRPr="00AC73A1">
          <w:t xml:space="preserve">a </w:t>
        </w:r>
      </w:ins>
      <w:ins w:id="91" w:author="Parks, Robbie M" w:date="2018-06-19T14:26:00Z">
        <w:r w:rsidR="00D65212" w:rsidRPr="00AC73A1">
          <w:t xml:space="preserve">mild </w:t>
        </w:r>
      </w:ins>
      <w:ins w:id="92" w:author="Parks, Robbie M" w:date="2018-06-19T15:44:00Z">
        <w:r w:rsidR="001A4537" w:rsidRPr="00AC73A1">
          <w:t>summer</w:t>
        </w:r>
      </w:ins>
      <w:ins w:id="93" w:author="Parks, Robbie M" w:date="2018-06-19T14:57:00Z">
        <w:r w:rsidR="00B46096" w:rsidRPr="00AC73A1">
          <w:t xml:space="preserve">. </w:t>
        </w:r>
      </w:ins>
      <w:ins w:id="94" w:author="Parks, Robbie M" w:date="2018-06-19T17:48:00Z">
        <w:r w:rsidR="00E60B9F" w:rsidRPr="00AC73A1">
          <w:t>The South</w:t>
        </w:r>
      </w:ins>
      <w:ins w:id="95" w:author="Parks, Robbie M" w:date="2018-06-19T18:03:00Z">
        <w:r w:rsidR="00903420" w:rsidRPr="00AC73A1">
          <w:t>, with the second warmest average annual temperature (18°C)</w:t>
        </w:r>
        <w:r w:rsidR="007C4524" w:rsidRPr="00AC73A1">
          <w:t>,</w:t>
        </w:r>
      </w:ins>
      <w:ins w:id="96" w:author="Parks, Robbie M" w:date="2018-06-19T17:48:00Z">
        <w:r w:rsidR="00E60B9F" w:rsidRPr="00AC73A1">
          <w:t xml:space="preserve"> takes up the largest geographic share of the USA (18.8% of land</w:t>
        </w:r>
      </w:ins>
      <w:ins w:id="97" w:author="Parks, Robbie M" w:date="2018-06-19T18:10:00Z">
        <w:r w:rsidR="00624902" w:rsidRPr="00AC73A1">
          <w:t xml:space="preserve"> </w:t>
        </w:r>
      </w:ins>
      <w:ins w:id="98" w:author="Parks, Robbie M" w:date="2018-06-19T17:48:00Z">
        <w:r w:rsidR="00E60B9F" w:rsidRPr="00AC73A1">
          <w:t>mass), with half taken up by Texas.</w:t>
        </w:r>
      </w:ins>
      <w:ins w:id="99" w:author="Parks, Robbie M" w:date="2018-06-19T17:52:00Z">
        <w:r w:rsidR="009B65AE" w:rsidRPr="00AC73A1">
          <w:t xml:space="preserve"> The Southeast</w:t>
        </w:r>
      </w:ins>
      <w:ins w:id="100" w:author="Parks, Robbie M" w:date="2018-06-19T14:26:00Z">
        <w:r w:rsidR="008A5089" w:rsidRPr="00AC73A1">
          <w:t xml:space="preserve"> </w:t>
        </w:r>
      </w:ins>
      <w:ins w:id="101" w:author="Parks, Robbie M" w:date="2018-06-19T18:00:00Z">
        <w:r w:rsidR="00973BB6" w:rsidRPr="00AC73A1">
          <w:t>has the warmest average temperature of the climate regions (</w:t>
        </w:r>
      </w:ins>
      <w:ins w:id="102" w:author="Parks, Robbie M" w:date="2018-06-19T18:01:00Z">
        <w:r w:rsidR="00973BB6" w:rsidRPr="00AC73A1">
          <w:t>18.4°C</w:t>
        </w:r>
      </w:ins>
      <w:ins w:id="103" w:author="Parks, Robbie M" w:date="2018-06-19T18:00:00Z">
        <w:r w:rsidR="00973BB6" w:rsidRPr="00AC73A1">
          <w:t xml:space="preserve">). </w:t>
        </w:r>
      </w:ins>
      <w:ins w:id="104" w:author="Parks, Robbie M" w:date="2018-06-19T17:52:00Z">
        <w:r w:rsidR="009B65AE" w:rsidRPr="00AC73A1">
          <w:t xml:space="preserve">The Southwest is hot and dry, frequently under drought, with deserts and the Colorado Plateau dominating the geography. </w:t>
        </w:r>
      </w:ins>
      <w:ins w:id="105" w:author="Parks, Robbie M" w:date="2018-06-19T14:26:00Z">
        <w:r w:rsidR="008A5089" w:rsidRPr="00AC73A1">
          <w:t>T</w:t>
        </w:r>
      </w:ins>
      <w:ins w:id="106" w:author="Parks, Robbie M" w:date="2018-06-19T14:45:00Z">
        <w:r w:rsidR="005376F7" w:rsidRPr="00AC73A1">
          <w:t>he West is typically hot and dry</w:t>
        </w:r>
      </w:ins>
      <w:ins w:id="107"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108" w:author="Parks, Robbie M" w:date="2018-06-19T15:00:00Z">
        <w:r w:rsidR="006D29DE" w:rsidRPr="00AC73A1">
          <w:t xml:space="preserve"> </w:t>
        </w:r>
      </w:ins>
      <w:ins w:id="109" w:author="Parks, Robbie M" w:date="2018-06-19T15:02:00Z">
        <w:r w:rsidR="007751D3" w:rsidRPr="00AC73A1">
          <w:t>West North Central</w:t>
        </w:r>
      </w:ins>
      <w:ins w:id="110" w:author="Parks, Robbie M" w:date="2018-06-19T17:37:00Z">
        <w:r w:rsidR="00EC78B3" w:rsidRPr="00AC73A1">
          <w:t>,</w:t>
        </w:r>
      </w:ins>
      <w:ins w:id="111" w:author="Parks, Robbie M" w:date="2018-06-19T15:02:00Z">
        <w:r w:rsidR="007751D3" w:rsidRPr="00AC73A1">
          <w:t xml:space="preserve"> </w:t>
        </w:r>
      </w:ins>
      <w:ins w:id="112" w:author="Parks, Robbie M" w:date="2018-06-19T15:06:00Z">
        <w:r w:rsidR="00434598" w:rsidRPr="00AC73A1">
          <w:t>with 15.5% of the land</w:t>
        </w:r>
      </w:ins>
      <w:ins w:id="113" w:author="Parks, Robbie M" w:date="2018-06-19T18:08:00Z">
        <w:r w:rsidR="00966EC2" w:rsidRPr="00AC73A1">
          <w:t xml:space="preserve"> </w:t>
        </w:r>
      </w:ins>
      <w:ins w:id="114" w:author="Parks, Robbie M" w:date="2018-06-19T15:06:00Z">
        <w:r w:rsidR="00434598" w:rsidRPr="00AC73A1">
          <w:t>mass of the USA</w:t>
        </w:r>
      </w:ins>
      <w:ins w:id="115" w:author="Parks, Robbie M" w:date="2018-06-19T18:10:00Z">
        <w:r w:rsidR="00624902" w:rsidRPr="00AC73A1">
          <w:t xml:space="preserve"> second only to </w:t>
        </w:r>
        <w:r w:rsidR="00C241F4" w:rsidRPr="00AC73A1">
          <w:t>the South in terms of land mass</w:t>
        </w:r>
      </w:ins>
      <w:ins w:id="116" w:author="Parks, Robbie M" w:date="2018-06-19T15:06:00Z">
        <w:r w:rsidR="00434598" w:rsidRPr="00AC73A1">
          <w:t xml:space="preserve">, </w:t>
        </w:r>
        <w:r w:rsidR="00EC78B3" w:rsidRPr="00AC73A1">
          <w:t xml:space="preserve">is the </w:t>
        </w:r>
      </w:ins>
      <w:ins w:id="117" w:author="Parks, Robbie M" w:date="2018-06-19T17:41:00Z">
        <w:r w:rsidR="008369F4" w:rsidRPr="00AC73A1">
          <w:t xml:space="preserve">least populated climate region (5,168,753 or </w:t>
        </w:r>
      </w:ins>
      <w:ins w:id="118" w:author="Parks, Robbie M" w:date="2018-06-19T17:43:00Z">
        <w:r w:rsidR="00E9559B" w:rsidRPr="00AC73A1">
          <w:t>1.6% of total population</w:t>
        </w:r>
      </w:ins>
      <w:ins w:id="119" w:author="Parks, Robbie M" w:date="2018-06-19T18:00:00Z">
        <w:r w:rsidR="00054EEF" w:rsidRPr="00AC73A1">
          <w:t xml:space="preserve"> in 2016</w:t>
        </w:r>
      </w:ins>
      <w:ins w:id="120" w:author="Parks, Robbie M" w:date="2018-06-19T17:43:00Z">
        <w:r w:rsidR="006E58C4" w:rsidRPr="00AC73A1">
          <w:t>)</w:t>
        </w:r>
      </w:ins>
      <w:ins w:id="121" w:author="Parks, Robbie M" w:date="2018-06-19T18:09:00Z">
        <w:r w:rsidR="00EC6F25" w:rsidRPr="00AC73A1">
          <w:t xml:space="preserve"> and the coldest </w:t>
        </w:r>
        <w:r w:rsidR="007B7697" w:rsidRPr="00AC73A1">
          <w:t>on average throughout the year (7.6°C)</w:t>
        </w:r>
      </w:ins>
      <w:ins w:id="122" w:author="Parks, Robbie M" w:date="2018-06-19T15:04:00Z">
        <w:r w:rsidR="001704F4" w:rsidRPr="00AC73A1">
          <w:t xml:space="preserve">. </w:t>
        </w:r>
      </w:ins>
      <w:commentRangeEnd w:id="58"/>
      <w:r w:rsidR="00FC7D1E">
        <w:rPr>
          <w:rStyle w:val="CommentReference"/>
          <w:rFonts w:asciiTheme="minorHAnsi" w:hAnsiTheme="minorHAnsi" w:cstheme="minorBidi"/>
          <w:lang w:eastAsia="en-US"/>
        </w:rPr>
        <w:commentReference w:id="58"/>
      </w:r>
    </w:p>
    <w:p w14:paraId="12F29E36" w14:textId="77777777" w:rsidR="00C66D47" w:rsidRPr="00AC73A1" w:rsidRDefault="00C66D47" w:rsidP="004055C0">
      <w:pPr>
        <w:spacing w:line="480" w:lineRule="auto"/>
        <w:jc w:val="both"/>
        <w:rPr>
          <w:ins w:id="123" w:author="Parks, Robbie M" w:date="2018-06-19T14:05:00Z"/>
        </w:rPr>
      </w:pPr>
    </w:p>
    <w:p w14:paraId="2396E1FF" w14:textId="4F612136" w:rsidR="0056225E" w:rsidRPr="00AC73A1" w:rsidRDefault="004055C0" w:rsidP="004055C0">
      <w:pPr>
        <w:spacing w:line="480" w:lineRule="auto"/>
        <w:jc w:val="both"/>
        <w:rPr>
          <w:ins w:id="124" w:author="Parks, Robbie M" w:date="2018-06-19T18:49:00Z"/>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17696574"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w:t>
      </w:r>
      <w:del w:id="125" w:author="Parks, Robbie M" w:date="2018-07-10T21:36:00Z">
        <w:r w:rsidRPr="004B02D5" w:rsidDel="002E2F92">
          <w:rPr>
            <w:rFonts w:ascii="Times New Roman" w:hAnsi="Times New Roman" w:cs="Times New Roman"/>
            <w:color w:val="000000" w:themeColor="text1"/>
            <w:sz w:val="24"/>
            <w:szCs w:val="24"/>
          </w:rPr>
          <w:delText>, both</w:delText>
        </w:r>
      </w:del>
      <w:r w:rsidRPr="004B02D5">
        <w:rPr>
          <w:rFonts w:ascii="Times New Roman" w:hAnsi="Times New Roman" w:cs="Times New Roman"/>
          <w:color w:val="000000" w:themeColor="text1"/>
          <w:sz w:val="24"/>
          <w:szCs w:val="24"/>
        </w:rPr>
        <w:t xml:space="preserve"> nationally</w:t>
      </w:r>
      <w:del w:id="126" w:author="Parks, Robbie M" w:date="2018-07-10T21:36:00Z">
        <w:r w:rsidRPr="004B02D5" w:rsidDel="002E2F92">
          <w:rPr>
            <w:rFonts w:ascii="Times New Roman" w:hAnsi="Times New Roman" w:cs="Times New Roman"/>
            <w:color w:val="000000" w:themeColor="text1"/>
            <w:sz w:val="24"/>
            <w:szCs w:val="24"/>
          </w:rPr>
          <w:delText xml:space="preserve"> and sub-nationally</w:delText>
        </w:r>
      </w:del>
      <w:del w:id="127" w:author="Parks, Robbie M" w:date="2018-07-10T21:37:00Z">
        <w:r w:rsidRPr="004B02D5" w:rsidDel="00817BAA">
          <w:rPr>
            <w:rFonts w:ascii="Times New Roman" w:hAnsi="Times New Roman" w:cs="Times New Roman"/>
            <w:color w:val="000000" w:themeColor="text1"/>
            <w:sz w:val="24"/>
            <w:szCs w:val="24"/>
          </w:rPr>
          <w:delText>,</w:delText>
        </w:r>
      </w:del>
      <w:r w:rsidRPr="004B02D5">
        <w:rPr>
          <w:rFonts w:ascii="Times New Roman" w:hAnsi="Times New Roman" w:cs="Times New Roman"/>
          <w:color w:val="000000" w:themeColor="text1"/>
          <w:sz w:val="24"/>
          <w:szCs w:val="24"/>
        </w:rPr>
        <w:t xml:space="preserve"> for each age-sex group. Wavelet analysis uncovers the presence, and frequency, of repeated maxima and minima in each age-sex-specific death rate time series</w:t>
      </w:r>
      <w:ins w:id="128" w:author="Parks, Robbie M" w:date="2018-07-10T21:49:00Z">
        <w:r w:rsidR="00F31E70">
          <w:rPr>
            <w:rFonts w:ascii="Times New Roman" w:hAnsi="Times New Roman" w:cs="Times New Roman"/>
            <w:color w:val="000000" w:themeColor="text1"/>
            <w:sz w:val="24"/>
            <w:szCs w:val="24"/>
          </w:rPr>
          <w:t xml:space="preserve"> </w:t>
        </w:r>
      </w:ins>
      <w:ins w:id="129" w:author="Parks, Robbie M" w:date="2018-07-10T21:50:00Z">
        <w:r w:rsidR="00F31E70">
          <w:rPr>
            <w:rFonts w:ascii="Times New Roman" w:hAnsi="Times New Roman" w:cs="Times New Roman"/>
            <w:color w:val="000000" w:themeColor="text1"/>
            <w:sz w:val="24"/>
            <w:szCs w:val="24"/>
          </w:rPr>
          <w:fldChar w:fldCharType="begin" w:fldLock="1"/>
        </w:r>
      </w:ins>
      <w:r w:rsidR="00E175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Analysis","type":"article-journal"},"uris":["http://www.mendeley.com/documents/?uuid=01ea8ad1-904b-46e4-a3e4-6cbc5d8756a0"]}],"mendeley":{"formattedCitation":"(Torrence &amp; Compo, 1998)","plainTextFormattedCitation":"(Torrence &amp; Compo, 1998)","previouslyFormattedCitation":"(Torrence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F31E70" w:rsidRPr="00F31E70">
        <w:rPr>
          <w:rFonts w:ascii="Times New Roman" w:hAnsi="Times New Roman" w:cs="Times New Roman"/>
          <w:noProof/>
          <w:color w:val="000000" w:themeColor="text1"/>
          <w:sz w:val="24"/>
          <w:szCs w:val="24"/>
        </w:rPr>
        <w:t>(Torrence &amp; Compo, 1998)</w:t>
      </w:r>
      <w:ins w:id="130"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commentRangeStart w:id="131"/>
      <w:commentRangeStart w:id="132"/>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w:t>
      </w:r>
      <w:commentRangeEnd w:id="131"/>
      <w:r w:rsidR="00242DD5">
        <w:rPr>
          <w:rStyle w:val="CommentReference"/>
        </w:rPr>
        <w:commentReference w:id="131"/>
      </w:r>
      <w:commentRangeEnd w:id="132"/>
      <w:r w:rsidR="00F31E70">
        <w:rPr>
          <w:rStyle w:val="CommentReference"/>
        </w:rPr>
        <w:commentReference w:id="132"/>
      </w:r>
      <w:r w:rsidRPr="004B02D5">
        <w:rPr>
          <w:rFonts w:ascii="Times New Roman" w:hAnsi="Times New Roman" w:cs="Times New Roman"/>
          <w:color w:val="000000" w:themeColor="text1"/>
          <w:sz w:val="24"/>
          <w:szCs w:val="24"/>
        </w:rPr>
        <w:t xml:space="preserve">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133" w:author="Ezzati, Majid" w:date="2018-07-09T06:07:00Z">
        <w:r w:rsidR="00242DD5">
          <w:rPr>
            <w:rFonts w:ascii="Times New Roman" w:hAnsi="Times New Roman" w:cs="Times New Roman"/>
            <w:color w:val="000000" w:themeColor="text1"/>
            <w:sz w:val="24"/>
            <w:szCs w:val="24"/>
          </w:rPr>
          <w:t xml:space="preserve">estimates the probability </w:t>
        </w:r>
      </w:ins>
      <w:ins w:id="134"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commentRangeStart w:id="135"/>
      <w:commentRangeStart w:id="136"/>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37" w:author="Ezzati, Majid" w:date="2018-07-09T06:10:00Z">
        <w:r w:rsidR="00DB0E48">
          <w:rPr>
            <w:rFonts w:ascii="Times New Roman" w:hAnsi="Times New Roman" w:cs="Times New Roman"/>
            <w:color w:val="000000" w:themeColor="text1"/>
            <w:sz w:val="24"/>
            <w:szCs w:val="24"/>
          </w:rPr>
          <w:t xml:space="preserve">report the p values for the </w:t>
        </w:r>
      </w:ins>
      <w:ins w:id="138"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commentRangeEnd w:id="135"/>
      <w:r w:rsidR="00DB0E48">
        <w:rPr>
          <w:rStyle w:val="CommentReference"/>
        </w:rPr>
        <w:commentReference w:id="135"/>
      </w:r>
      <w:commentRangeEnd w:id="136"/>
      <w:r w:rsidR="00191761">
        <w:rPr>
          <w:rStyle w:val="CommentReference"/>
        </w:rPr>
        <w:commentReference w:id="136"/>
      </w:r>
      <w:ins w:id="139"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140" w:author="Ezzati, Majid" w:date="2018-06-26T21:13:00Z"/>
          <w:rFonts w:ascii="Times New Roman" w:hAnsi="Times New Roman" w:cs="Times New Roman"/>
          <w:color w:val="000000" w:themeColor="text1"/>
          <w:sz w:val="24"/>
          <w:szCs w:val="24"/>
        </w:rPr>
      </w:pPr>
    </w:p>
    <w:p w14:paraId="1B27BF27" w14:textId="23D2D6B5" w:rsidR="007B551D" w:rsidRDefault="00D11282" w:rsidP="004055C0">
      <w:pPr>
        <w:pStyle w:val="CommentText"/>
        <w:spacing w:line="480" w:lineRule="auto"/>
        <w:jc w:val="both"/>
        <w:rPr>
          <w:ins w:id="141"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ins w:id="142" w:author="Parks, Robbie M" w:date="2018-07-10T22:00:00Z">
        <w:r w:rsidR="00F418B0">
          <w:rPr>
            <w:rFonts w:ascii="Times New Roman" w:hAnsi="Times New Roman" w:cs="Times New Roman"/>
            <w:noProof/>
            <w:sz w:val="24"/>
            <w:szCs w:val="24"/>
          </w:rPr>
          <w:t xml:space="preserve">representing each month by </w:t>
        </w:r>
      </w:ins>
      <w:ins w:id="143" w:author="Parks, Robbie M" w:date="2018-07-10T22:04:00Z">
        <w:r w:rsidR="00644978">
          <w:rPr>
            <w:rFonts w:ascii="Times New Roman" w:hAnsi="Times New Roman" w:cs="Times New Roman"/>
            <w:noProof/>
            <w:sz w:val="24"/>
            <w:szCs w:val="24"/>
          </w:rPr>
          <w:t xml:space="preserve">an angle subtended from </w:t>
        </w:r>
      </w:ins>
      <w:ins w:id="144"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145" w:author="Parks, Robbie M" w:date="2018-07-10T22:01:00Z">
        <w:r w:rsidR="007B551D">
          <w:rPr>
            <w:rFonts w:ascii="Times New Roman" w:hAnsi="Times New Roman" w:cs="Times New Roman"/>
            <w:noProof/>
            <w:sz w:val="24"/>
            <w:szCs w:val="24"/>
          </w:rPr>
          <w:t xml:space="preserve">, </w:t>
        </w:r>
      </w:ins>
      <w:ins w:id="146" w:author="Parks, Robbie M" w:date="2018-07-10T22:03:00Z">
        <w:r w:rsidR="00251005">
          <w:rPr>
            <w:rFonts w:ascii="Times New Roman" w:hAnsi="Times New Roman" w:cs="Times New Roman"/>
            <w:noProof/>
            <w:sz w:val="24"/>
            <w:szCs w:val="24"/>
          </w:rPr>
          <w:t xml:space="preserve">a mean </w:t>
        </w:r>
        <w:r w:rsidR="00251005">
          <w:rPr>
            <w:rFonts w:ascii="Times New Roman" w:hAnsi="Times New Roman" w:cs="Times New Roman"/>
            <w:noProof/>
            <w:sz w:val="24"/>
            <w:szCs w:val="24"/>
          </w:rPr>
          <w:lastRenderedPageBreak/>
          <w:t xml:space="preserve">of </w:t>
        </w:r>
        <w:r w:rsidR="00644978">
          <w:rPr>
            <w:rFonts w:ascii="Times New Roman" w:hAnsi="Times New Roman" w:cs="Times New Roman"/>
            <w:noProof/>
            <w:sz w:val="24"/>
            <w:szCs w:val="24"/>
          </w:rPr>
          <w:t>the ang</w:t>
        </w:r>
      </w:ins>
      <w:ins w:id="147" w:author="Parks, Robbie M" w:date="2018-07-10T22:04:00Z">
        <w:r w:rsidR="00644978">
          <w:rPr>
            <w:rFonts w:ascii="Times New Roman" w:hAnsi="Times New Roman" w:cs="Times New Roman"/>
            <w:noProof/>
            <w:sz w:val="24"/>
            <w:szCs w:val="24"/>
          </w:rPr>
          <w:t>les (</w:t>
        </w:r>
      </w:ins>
      <m:oMath>
        <m:sSub>
          <m:sSubPr>
            <m:ctrlPr>
              <w:ins w:id="148" w:author="Parks, Robbie M" w:date="2018-07-10T22:05:00Z">
                <w:rPr>
                  <w:rFonts w:ascii="Cambria Math" w:hAnsi="Cambria Math" w:cs="Times New Roman"/>
                  <w:i/>
                  <w:noProof/>
                  <w:sz w:val="24"/>
                  <w:szCs w:val="24"/>
                </w:rPr>
              </w:ins>
            </m:ctrlPr>
          </m:sSubPr>
          <m:e>
            <w:ins w:id="149" w:author="Parks, Robbie M" w:date="2018-07-10T22:05:00Z">
              <m:r>
                <w:rPr>
                  <w:rFonts w:ascii="Cambria Math" w:hAnsi="Cambria Math" w:cs="Times New Roman"/>
                  <w:noProof/>
                  <w:sz w:val="24"/>
                  <w:szCs w:val="24"/>
                </w:rPr>
                <m:t>θ</m:t>
              </m:r>
            </w:ins>
          </m:e>
          <m:sub>
            <w:ins w:id="150" w:author="Parks, Robbie M" w:date="2018-07-10T22:05:00Z">
              <m:r>
                <w:rPr>
                  <w:rFonts w:ascii="Cambria Math" w:hAnsi="Cambria Math" w:cs="Times New Roman"/>
                  <w:noProof/>
                  <w:sz w:val="24"/>
                  <w:szCs w:val="24"/>
                </w:rPr>
                <m:t>1,</m:t>
              </m:r>
            </w:ins>
          </m:sub>
        </m:sSub>
        <m:sSub>
          <m:sSubPr>
            <m:ctrlPr>
              <w:ins w:id="151" w:author="Parks, Robbie M" w:date="2018-07-10T22:06:00Z">
                <w:rPr>
                  <w:rFonts w:ascii="Cambria Math" w:hAnsi="Cambria Math" w:cs="Times New Roman"/>
                  <w:i/>
                  <w:noProof/>
                  <w:sz w:val="24"/>
                  <w:szCs w:val="24"/>
                </w:rPr>
              </w:ins>
            </m:ctrlPr>
          </m:sSubPr>
          <m:e>
            <w:ins w:id="152" w:author="Parks, Robbie M" w:date="2018-07-10T22:06:00Z">
              <m:r>
                <w:rPr>
                  <w:rFonts w:ascii="Cambria Math" w:hAnsi="Cambria Math" w:cs="Times New Roman"/>
                  <w:noProof/>
                  <w:sz w:val="24"/>
                  <w:szCs w:val="24"/>
                </w:rPr>
                <m:t>θ</m:t>
              </m:r>
            </w:ins>
          </m:e>
          <m:sub>
            <w:ins w:id="153" w:author="Parks, Robbie M" w:date="2018-07-10T22:06:00Z">
              <m:r>
                <w:rPr>
                  <w:rFonts w:ascii="Cambria Math" w:hAnsi="Cambria Math" w:cs="Times New Roman"/>
                  <w:noProof/>
                  <w:sz w:val="24"/>
                  <w:szCs w:val="24"/>
                </w:rPr>
                <m:t>2</m:t>
              </m:r>
            </w:ins>
          </m:sub>
        </m:sSub>
        <m:sSub>
          <m:sSubPr>
            <m:ctrlPr>
              <w:ins w:id="154" w:author="Parks, Robbie M" w:date="2018-07-10T22:06:00Z">
                <w:rPr>
                  <w:rFonts w:ascii="Cambria Math" w:hAnsi="Cambria Math" w:cs="Times New Roman"/>
                  <w:i/>
                  <w:noProof/>
                  <w:sz w:val="24"/>
                  <w:szCs w:val="24"/>
                </w:rPr>
              </w:ins>
            </m:ctrlPr>
          </m:sSubPr>
          <m:e>
            <w:ins w:id="155" w:author="Parks, Robbie M" w:date="2018-07-10T22:06:00Z">
              <m:r>
                <w:rPr>
                  <w:rFonts w:ascii="Cambria Math" w:hAnsi="Cambria Math" w:cs="Times New Roman"/>
                  <w:noProof/>
                  <w:sz w:val="24"/>
                  <w:szCs w:val="24"/>
                </w:rPr>
                <m:t>θ</m:t>
              </m:r>
            </w:ins>
          </m:e>
          <m:sub>
            <w:ins w:id="156" w:author="Parks, Robbie M" w:date="2018-07-10T22:06:00Z">
              <m:r>
                <w:rPr>
                  <w:rFonts w:ascii="Cambria Math" w:hAnsi="Cambria Math" w:cs="Times New Roman"/>
                  <w:noProof/>
                  <w:sz w:val="24"/>
                  <w:szCs w:val="24"/>
                </w:rPr>
                <m:t>3</m:t>
              </m:r>
            </w:ins>
          </m:sub>
        </m:sSub>
        <w:ins w:id="157" w:author="Parks, Robbie M" w:date="2018-07-10T22:06:00Z">
          <m:r>
            <w:rPr>
              <w:rFonts w:ascii="Cambria Math" w:hAnsi="Cambria Math" w:cs="Times New Roman"/>
              <w:noProof/>
              <w:sz w:val="24"/>
              <w:szCs w:val="24"/>
            </w:rPr>
            <m:t>…</m:t>
          </m:r>
        </w:ins>
        <m:sSub>
          <m:sSubPr>
            <m:ctrlPr>
              <w:ins w:id="158" w:author="Parks, Robbie M" w:date="2018-07-10T22:06:00Z">
                <w:rPr>
                  <w:rFonts w:ascii="Cambria Math" w:hAnsi="Cambria Math" w:cs="Times New Roman"/>
                  <w:i/>
                  <w:noProof/>
                  <w:sz w:val="24"/>
                  <w:szCs w:val="24"/>
                </w:rPr>
              </w:ins>
            </m:ctrlPr>
          </m:sSubPr>
          <m:e>
            <w:ins w:id="159" w:author="Parks, Robbie M" w:date="2018-07-10T22:06:00Z">
              <m:r>
                <w:rPr>
                  <w:rFonts w:ascii="Cambria Math" w:hAnsi="Cambria Math" w:cs="Times New Roman"/>
                  <w:noProof/>
                  <w:sz w:val="24"/>
                  <w:szCs w:val="24"/>
                </w:rPr>
                <m:t>,</m:t>
              </m:r>
              <m:r>
                <w:rPr>
                  <w:rFonts w:ascii="Cambria Math" w:hAnsi="Cambria Math" w:cs="Times New Roman"/>
                  <w:noProof/>
                  <w:sz w:val="24"/>
                  <w:szCs w:val="24"/>
                </w:rPr>
                <m:t>θ</m:t>
              </m:r>
            </w:ins>
          </m:e>
          <m:sub>
            <w:ins w:id="160" w:author="Parks, Robbie M" w:date="2018-07-10T22:06:00Z">
              <m:r>
                <w:rPr>
                  <w:rFonts w:ascii="Cambria Math" w:hAnsi="Cambria Math" w:cs="Times New Roman"/>
                  <w:noProof/>
                  <w:sz w:val="24"/>
                  <w:szCs w:val="24"/>
                </w:rPr>
                <m:t>n</m:t>
              </m:r>
              <m:r>
                <w:rPr>
                  <w:rFonts w:ascii="Cambria Math" w:hAnsi="Cambria Math" w:cs="Times New Roman"/>
                  <w:noProof/>
                  <w:sz w:val="24"/>
                  <w:szCs w:val="24"/>
                </w:rPr>
                <m:t>,</m:t>
              </m:r>
            </w:ins>
          </m:sub>
        </m:sSub>
      </m:oMath>
      <w:ins w:id="161" w:author="Parks, Robbie M" w:date="2018-07-10T22:04:00Z">
        <w:r w:rsidR="00644978">
          <w:rPr>
            <w:rFonts w:ascii="Times New Roman" w:hAnsi="Times New Roman" w:cs="Times New Roman"/>
            <w:noProof/>
            <w:sz w:val="24"/>
            <w:szCs w:val="24"/>
          </w:rPr>
          <w:t>)</w:t>
        </w:r>
      </w:ins>
      <w:ins w:id="162" w:author="Parks, Robbie M" w:date="2018-07-10T22:11:00Z">
        <w:r w:rsidR="00D63463">
          <w:rPr>
            <w:rFonts w:ascii="Times New Roman" w:hAnsi="Times New Roman" w:cs="Times New Roman"/>
            <w:noProof/>
            <w:sz w:val="24"/>
            <w:szCs w:val="24"/>
          </w:rPr>
          <w:t xml:space="preserve"> </w:t>
        </w:r>
      </w:ins>
      <w:ins w:id="163" w:author="Parks, Robbie M" w:date="2018-07-10T22:06:00Z">
        <w:r w:rsidR="00D63463">
          <w:rPr>
            <w:rFonts w:ascii="Times New Roman" w:hAnsi="Times New Roman" w:cs="Times New Roman"/>
            <w:noProof/>
            <w:sz w:val="24"/>
            <w:szCs w:val="24"/>
          </w:rPr>
          <w:t xml:space="preserve">representing the deaths </w:t>
        </w:r>
      </w:ins>
      <w:ins w:id="164" w:author="Parks, Robbie M" w:date="2018-07-10T22:12:00Z">
        <w:r w:rsidR="00D63463">
          <w:rPr>
            <w:rFonts w:ascii="Times New Roman" w:hAnsi="Times New Roman" w:cs="Times New Roman"/>
            <w:noProof/>
            <w:sz w:val="24"/>
            <w:szCs w:val="24"/>
          </w:rPr>
          <w:t>(</w:t>
        </w:r>
        <w:r w:rsidR="00D63463">
          <w:rPr>
            <w:rFonts w:ascii="Times New Roman" w:hAnsi="Times New Roman" w:cs="Times New Roman"/>
            <w:noProof/>
            <w:sz w:val="24"/>
            <w:szCs w:val="24"/>
          </w:rPr>
          <w:t>with n the total number of deaths in an age-sex group for a particular cause of death</w:t>
        </w:r>
        <w:r w:rsidR="00D63463">
          <w:rPr>
            <w:rFonts w:ascii="Times New Roman" w:hAnsi="Times New Roman" w:cs="Times New Roman"/>
            <w:noProof/>
            <w:sz w:val="24"/>
            <w:szCs w:val="24"/>
          </w:rPr>
          <w:t xml:space="preserve">) </w:t>
        </w:r>
      </w:ins>
      <w:ins w:id="165" w:author="Parks, Robbie M" w:date="2018-07-10T22:06:00Z">
        <w:r w:rsidR="00644978">
          <w:rPr>
            <w:rFonts w:ascii="Times New Roman" w:hAnsi="Times New Roman" w:cs="Times New Roman"/>
            <w:noProof/>
            <w:sz w:val="24"/>
            <w:szCs w:val="24"/>
          </w:rPr>
          <w:t xml:space="preserve">is </w:t>
        </w:r>
      </w:ins>
      <w:ins w:id="166"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F652A9" w:rsidP="004055C0">
      <w:pPr>
        <w:pStyle w:val="CommentText"/>
        <w:spacing w:line="480" w:lineRule="auto"/>
        <w:jc w:val="both"/>
        <w:rPr>
          <w:ins w:id="167" w:author="Parks, Robbie M" w:date="2018-07-10T22:08:00Z"/>
          <w:rFonts w:ascii="Times New Roman" w:hAnsi="Times New Roman" w:cs="Times New Roman"/>
          <w:noProof/>
          <w:sz w:val="24"/>
          <w:szCs w:val="24"/>
        </w:rPr>
      </w:pPr>
      <m:oMathPara>
        <m:oMath>
          <m:acc>
            <m:accPr>
              <m:chr m:val="̅"/>
              <m:ctrlPr>
                <w:ins w:id="168" w:author="Parks, Robbie M" w:date="2018-07-10T22:08:00Z">
                  <w:rPr>
                    <w:rFonts w:ascii="Cambria Math" w:hAnsi="Cambria Math" w:cs="Times New Roman"/>
                    <w:i/>
                    <w:noProof/>
                    <w:sz w:val="24"/>
                    <w:szCs w:val="24"/>
                  </w:rPr>
                </w:ins>
              </m:ctrlPr>
            </m:accPr>
            <m:e>
              <w:ins w:id="169" w:author="Parks, Robbie M" w:date="2018-07-10T22:08:00Z">
                <m:r>
                  <w:rPr>
                    <w:rFonts w:ascii="Cambria Math" w:hAnsi="Cambria Math" w:cs="Times New Roman"/>
                    <w:noProof/>
                    <w:sz w:val="24"/>
                    <w:szCs w:val="24"/>
                  </w:rPr>
                  <m:t>θ</m:t>
                </m:r>
              </w:ins>
            </m:e>
          </m:acc>
          <w:ins w:id="170" w:author="Parks, Robbie M" w:date="2018-07-10T22:10:00Z">
            <m:r>
              <w:rPr>
                <w:rFonts w:ascii="Cambria Math" w:hAnsi="Cambria Math" w:cs="Times New Roman"/>
                <w:noProof/>
                <w:sz w:val="24"/>
                <w:szCs w:val="24"/>
              </w:rPr>
              <m:t>=arg</m:t>
            </m:r>
          </w:ins>
          <m:d>
            <m:dPr>
              <m:begChr m:val="{"/>
              <m:endChr m:val="}"/>
              <m:ctrlPr>
                <w:ins w:id="171" w:author="Parks, Robbie M" w:date="2018-07-10T22:10:00Z">
                  <w:rPr>
                    <w:rFonts w:ascii="Cambria Math" w:hAnsi="Cambria Math" w:cs="Times New Roman"/>
                    <w:i/>
                    <w:noProof/>
                    <w:sz w:val="24"/>
                    <w:szCs w:val="24"/>
                  </w:rPr>
                </w:ins>
              </m:ctrlPr>
            </m:dPr>
            <m:e>
              <m:nary>
                <m:naryPr>
                  <m:chr m:val="∑"/>
                  <m:limLoc m:val="undOvr"/>
                  <m:ctrlPr>
                    <w:ins w:id="172" w:author="Parks, Robbie M" w:date="2018-07-10T22:10:00Z">
                      <w:rPr>
                        <w:rFonts w:ascii="Cambria Math" w:hAnsi="Cambria Math" w:cs="Times New Roman"/>
                        <w:i/>
                        <w:noProof/>
                        <w:sz w:val="24"/>
                        <w:szCs w:val="24"/>
                      </w:rPr>
                    </w:ins>
                  </m:ctrlPr>
                </m:naryPr>
                <m:sub>
                  <w:ins w:id="173" w:author="Parks, Robbie M" w:date="2018-07-10T22:10:00Z">
                    <m:r>
                      <w:rPr>
                        <w:rFonts w:ascii="Cambria Math" w:hAnsi="Cambria Math" w:cs="Times New Roman"/>
                        <w:noProof/>
                        <w:sz w:val="24"/>
                        <w:szCs w:val="24"/>
                      </w:rPr>
                      <m:t>j=1</m:t>
                    </m:r>
                  </w:ins>
                </m:sub>
                <m:sup>
                  <w:ins w:id="174" w:author="Parks, Robbie M" w:date="2018-07-10T22:10:00Z">
                    <m:r>
                      <w:rPr>
                        <w:rFonts w:ascii="Cambria Math" w:hAnsi="Cambria Math" w:cs="Times New Roman"/>
                        <w:noProof/>
                        <w:sz w:val="24"/>
                        <w:szCs w:val="24"/>
                      </w:rPr>
                      <m:t>n</m:t>
                    </m:r>
                  </w:ins>
                </m:sup>
                <m:e>
                  <w:ins w:id="175" w:author="Parks, Robbie M" w:date="2018-07-10T22:10:00Z">
                    <m:r>
                      <m:rPr>
                        <m:sty m:val="p"/>
                      </m:rPr>
                      <w:rPr>
                        <w:rFonts w:ascii="Cambria Math" w:hAnsi="Cambria Math" w:cs="Times New Roman"/>
                        <w:noProof/>
                        <w:sz w:val="24"/>
                        <w:szCs w:val="24"/>
                      </w:rPr>
                      <m:t>exp⁡(</m:t>
                    </m:r>
                    <m:r>
                      <m:rPr>
                        <m:sty m:val="p"/>
                      </m:rPr>
                      <w:rPr>
                        <w:rFonts w:ascii="Cambria Math" w:hAnsi="Cambria Math" w:cs="Times New Roman"/>
                        <w:noProof/>
                        <w:sz w:val="24"/>
                        <w:szCs w:val="24"/>
                      </w:rPr>
                      <m:t>i</m:t>
                    </m:r>
                  </w:ins>
                  <m:sSub>
                    <m:sSubPr>
                      <m:ctrlPr>
                        <w:ins w:id="176" w:author="Parks, Robbie M" w:date="2018-07-10T22:11:00Z">
                          <w:rPr>
                            <w:rFonts w:ascii="Cambria Math" w:hAnsi="Cambria Math" w:cs="Times New Roman"/>
                            <w:i/>
                            <w:noProof/>
                            <w:sz w:val="24"/>
                            <w:szCs w:val="24"/>
                          </w:rPr>
                        </w:ins>
                      </m:ctrlPr>
                    </m:sSubPr>
                    <m:e>
                      <w:ins w:id="177" w:author="Parks, Robbie M" w:date="2018-07-10T22:11:00Z">
                        <m:r>
                          <w:rPr>
                            <w:rFonts w:ascii="Cambria Math" w:hAnsi="Cambria Math" w:cs="Times New Roman"/>
                            <w:noProof/>
                            <w:sz w:val="24"/>
                            <w:szCs w:val="24"/>
                          </w:rPr>
                          <m:t>θ</m:t>
                        </m:r>
                      </w:ins>
                    </m:e>
                    <m:sub>
                      <w:ins w:id="178" w:author="Parks, Robbie M" w:date="2018-07-10T22:11:00Z">
                        <m:r>
                          <w:rPr>
                            <w:rFonts w:ascii="Cambria Math" w:hAnsi="Cambria Math" w:cs="Times New Roman"/>
                            <w:noProof/>
                            <w:sz w:val="24"/>
                            <w:szCs w:val="24"/>
                          </w:rPr>
                          <m:t>j</m:t>
                        </m:r>
                      </w:ins>
                    </m:sub>
                  </m:sSub>
                  <w:ins w:id="179" w:author="Parks, Robbie M" w:date="2018-07-10T22:10:00Z">
                    <m:r>
                      <w:rPr>
                        <w:rFonts w:ascii="Cambria Math" w:hAnsi="Cambria Math" w:cs="Times New Roman"/>
                        <w:noProof/>
                        <w:sz w:val="24"/>
                        <w:szCs w:val="24"/>
                      </w:rPr>
                      <m:t>)</m:t>
                    </m:r>
                  </w:ins>
                </m:e>
              </m:nary>
            </m:e>
          </m:d>
          <w:ins w:id="180" w:author="Parks, Robbie M" w:date="2018-07-10T22:13:00Z">
            <m:r>
              <w:rPr>
                <w:rFonts w:ascii="Cambria Math" w:hAnsi="Cambria Math" w:cs="Times New Roman"/>
                <w:noProof/>
                <w:sz w:val="24"/>
                <w:szCs w:val="24"/>
              </w:rPr>
              <m:t>,</m:t>
            </m:r>
          </w:ins>
        </m:oMath>
      </m:oMathPara>
    </w:p>
    <w:p w14:paraId="55479A64" w14:textId="55E07EE2" w:rsidR="00F652A9" w:rsidRDefault="001A0364" w:rsidP="004055C0">
      <w:pPr>
        <w:pStyle w:val="CommentText"/>
        <w:spacing w:line="480" w:lineRule="auto"/>
        <w:jc w:val="both"/>
        <w:rPr>
          <w:ins w:id="181" w:author="Parks, Robbie M" w:date="2018-07-10T22:01:00Z"/>
          <w:rFonts w:ascii="Times New Roman" w:hAnsi="Times New Roman" w:cs="Times New Roman"/>
          <w:noProof/>
          <w:sz w:val="24"/>
          <w:szCs w:val="24"/>
        </w:rPr>
      </w:pPr>
      <w:ins w:id="182" w:author="Parks, Robbie M" w:date="2018-07-10T22:13:00Z">
        <w:r>
          <w:rPr>
            <w:rFonts w:ascii="Times New Roman" w:hAnsi="Times New Roman" w:cs="Times New Roman"/>
            <w:noProof/>
            <w:sz w:val="24"/>
            <w:szCs w:val="24"/>
          </w:rPr>
          <w:t>which will then be converted back into a month value</w:t>
        </w:r>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w:t>
      </w:r>
      <w:bookmarkStart w:id="183" w:name="_GoBack"/>
      <w:bookmarkEnd w:id="183"/>
      <w:r w:rsidR="00CC3184">
        <w:rPr>
          <w:color w:val="000000" w:themeColor="text1"/>
        </w:rPr>
        <w:t>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84" w:author="Parks, Robbie M" w:date="2018-06-24T22:39:00Z"/>
          <w:i/>
          <w:color w:val="000000" w:themeColor="text1"/>
        </w:rPr>
      </w:pPr>
      <w:ins w:id="185"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86" w:author="Parks, Robbie M" w:date="2018-06-24T22:39:00Z"/>
          <w:color w:val="000000" w:themeColor="text1"/>
        </w:rPr>
      </w:pPr>
      <w:ins w:id="187" w:author="Parks, Robbie M" w:date="2018-06-24T22:39:00Z">
        <w:r>
          <w:rPr>
            <w:color w:val="000000" w:themeColor="text1"/>
          </w:rPr>
          <w:lastRenderedPageBreak/>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88" w:author="Parks, Robbie M" w:date="2018-07-03T11:46:00Z">
        <w:r w:rsidR="0032080A">
          <w:rPr>
            <w:color w:val="000000" w:themeColor="text1"/>
          </w:rPr>
          <w:t xml:space="preserve">exists and </w:t>
        </w:r>
      </w:ins>
      <w:ins w:id="189"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2319E743" w14:textId="6FC66C01" w:rsidR="00E175C5" w:rsidRPr="00E175C5" w:rsidRDefault="009D5B4B" w:rsidP="00E175C5">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E175C5" w:rsidRPr="00E175C5">
        <w:rPr>
          <w:rFonts w:eastAsia="Times New Roman"/>
          <w:noProof/>
        </w:rPr>
        <w:t xml:space="preserve">Basu, R. (2009). High ambient temperature and mortality: A review of epidemiologic studies from 2001 to 2008. </w:t>
      </w:r>
      <w:r w:rsidR="00E175C5" w:rsidRPr="00E175C5">
        <w:rPr>
          <w:rFonts w:eastAsia="Times New Roman"/>
          <w:i/>
          <w:iCs/>
          <w:noProof/>
        </w:rPr>
        <w:t>Environmental Health: A Global Access Science Source</w:t>
      </w:r>
      <w:r w:rsidR="00E175C5" w:rsidRPr="00E175C5">
        <w:rPr>
          <w:rFonts w:eastAsia="Times New Roman"/>
          <w:noProof/>
        </w:rPr>
        <w:t>. https://doi.org/10.1186/1476-069X-8-40</w:t>
      </w:r>
    </w:p>
    <w:p w14:paraId="33C9BA20"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Basu, R., &amp; Samet, J. M. (2002). Relation between elevated ambient temperature and mortality: A review of the epidemiologic evidence. </w:t>
      </w:r>
      <w:r w:rsidRPr="00E175C5">
        <w:rPr>
          <w:rFonts w:eastAsia="Times New Roman"/>
          <w:i/>
          <w:iCs/>
          <w:noProof/>
        </w:rPr>
        <w:t>Epidemiologic Reviews</w:t>
      </w:r>
      <w:r w:rsidRPr="00E175C5">
        <w:rPr>
          <w:rFonts w:eastAsia="Times New Roman"/>
          <w:noProof/>
        </w:rPr>
        <w:t>. https://doi.org/10.1093/epirev/mxf007</w:t>
      </w:r>
    </w:p>
    <w:p w14:paraId="5CF62DB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Bennett, J. E., Blangiardo, M., Fecht, D., Elliott, P., &amp; Ezzati, M. (2014). Vulnerability to the mortality effects of warm temperature in the districts of England and Wales. </w:t>
      </w:r>
      <w:r w:rsidRPr="00E175C5">
        <w:rPr>
          <w:rFonts w:eastAsia="Times New Roman"/>
          <w:i/>
          <w:iCs/>
          <w:noProof/>
        </w:rPr>
        <w:t>Nature Climate Change</w:t>
      </w:r>
      <w:r w:rsidRPr="00E175C5">
        <w:rPr>
          <w:rFonts w:eastAsia="Times New Roman"/>
          <w:noProof/>
        </w:rPr>
        <w:t xml:space="preserve">, </w:t>
      </w:r>
      <w:r w:rsidRPr="00E175C5">
        <w:rPr>
          <w:rFonts w:eastAsia="Times New Roman"/>
          <w:i/>
          <w:iCs/>
          <w:noProof/>
        </w:rPr>
        <w:t>4</w:t>
      </w:r>
      <w:r w:rsidRPr="00E175C5">
        <w:rPr>
          <w:rFonts w:eastAsia="Times New Roman"/>
          <w:noProof/>
        </w:rPr>
        <w:t>(4), 269–273. https://doi.org/10.1038/nclimate2123</w:t>
      </w:r>
    </w:p>
    <w:p w14:paraId="6B44F2B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Bobb, J. F., Peng, R. D., Bell, M. L., &amp; Dominici, F. (2014). Heat-related mortality and adaptation to heat in the United States. </w:t>
      </w:r>
      <w:r w:rsidRPr="00E175C5">
        <w:rPr>
          <w:rFonts w:eastAsia="Times New Roman"/>
          <w:i/>
          <w:iCs/>
          <w:noProof/>
        </w:rPr>
        <w:t>Environmental Health Perspectives</w:t>
      </w:r>
      <w:r w:rsidRPr="00E175C5">
        <w:rPr>
          <w:rFonts w:eastAsia="Times New Roman"/>
          <w:noProof/>
        </w:rPr>
        <w:t xml:space="preserve">, </w:t>
      </w:r>
      <w:r w:rsidRPr="00E175C5">
        <w:rPr>
          <w:rFonts w:eastAsia="Times New Roman"/>
          <w:i/>
          <w:iCs/>
          <w:noProof/>
        </w:rPr>
        <w:t>122</w:t>
      </w:r>
      <w:r w:rsidRPr="00E175C5">
        <w:rPr>
          <w:rFonts w:eastAsia="Times New Roman"/>
          <w:noProof/>
        </w:rPr>
        <w:t>(8), 811–816. https://doi.org/10.1289/ehp.1307392</w:t>
      </w:r>
    </w:p>
    <w:p w14:paraId="4F202E85"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Braga, A. L. F., Zanobetti, A., &amp; Schwartz, J. (2002). The effect of weather on respiratory and cardiovascular deaths in 12 U.S. cities. </w:t>
      </w:r>
      <w:r w:rsidRPr="00E175C5">
        <w:rPr>
          <w:rFonts w:eastAsia="Times New Roman"/>
          <w:i/>
          <w:iCs/>
          <w:noProof/>
        </w:rPr>
        <w:t>Environmental Health Perspectives</w:t>
      </w:r>
      <w:r w:rsidRPr="00E175C5">
        <w:rPr>
          <w:rFonts w:eastAsia="Times New Roman"/>
          <w:noProof/>
        </w:rPr>
        <w:t xml:space="preserve">, </w:t>
      </w:r>
      <w:r w:rsidRPr="00E175C5">
        <w:rPr>
          <w:rFonts w:eastAsia="Times New Roman"/>
          <w:i/>
          <w:iCs/>
          <w:noProof/>
        </w:rPr>
        <w:t>110</w:t>
      </w:r>
      <w:r w:rsidRPr="00E175C5">
        <w:rPr>
          <w:rFonts w:eastAsia="Times New Roman"/>
          <w:noProof/>
        </w:rPr>
        <w:t>(9), 859–863. https://doi.org/10.1289/ehp.02110859</w:t>
      </w:r>
    </w:p>
    <w:p w14:paraId="20A58EA4"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Campbell, A. (2017). Excess winter mortality in England and Wales: 2016 to 2017 (provisional) and 2015 to 2016 (final). </w:t>
      </w:r>
      <w:r w:rsidRPr="00E175C5">
        <w:rPr>
          <w:rFonts w:eastAsia="Times New Roman"/>
          <w:i/>
          <w:iCs/>
          <w:noProof/>
        </w:rPr>
        <w:t>Statistical Bulletin, Office for National Statistics</w:t>
      </w:r>
      <w:r w:rsidRPr="00E175C5">
        <w:rPr>
          <w:rFonts w:eastAsia="Times New Roman"/>
          <w:noProof/>
        </w:rPr>
        <w:t>.</w:t>
      </w:r>
    </w:p>
    <w:p w14:paraId="0A5DF9C1"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Carson, C., Hajat, S., Armstrong, B., &amp; Wilkinson, P. (2006). Declining vulnerability to temperature-related mortality in London over the 20th century. </w:t>
      </w:r>
      <w:r w:rsidRPr="00E175C5">
        <w:rPr>
          <w:rFonts w:eastAsia="Times New Roman"/>
          <w:i/>
          <w:iCs/>
          <w:noProof/>
        </w:rPr>
        <w:t>American Journal of Epidemiology</w:t>
      </w:r>
      <w:r w:rsidRPr="00E175C5">
        <w:rPr>
          <w:rFonts w:eastAsia="Times New Roman"/>
          <w:noProof/>
        </w:rPr>
        <w:t xml:space="preserve">, </w:t>
      </w:r>
      <w:r w:rsidRPr="00E175C5">
        <w:rPr>
          <w:rFonts w:eastAsia="Times New Roman"/>
          <w:i/>
          <w:iCs/>
          <w:noProof/>
        </w:rPr>
        <w:t>164</w:t>
      </w:r>
      <w:r w:rsidRPr="00E175C5">
        <w:rPr>
          <w:rFonts w:eastAsia="Times New Roman"/>
          <w:noProof/>
        </w:rPr>
        <w:t>(1), 77–84. https://doi.org/10.1093/aje/kwj147</w:t>
      </w:r>
    </w:p>
    <w:p w14:paraId="5243223A"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Cazelles, B., Chavez, M., Berteaux, D., Ménard, F., Vik, J. O., Jenouvrier, S., &amp; Stenseth, N. C. (2008). Wavelet analysis of ecological time series. </w:t>
      </w:r>
      <w:r w:rsidRPr="00E175C5">
        <w:rPr>
          <w:rFonts w:eastAsia="Times New Roman"/>
          <w:i/>
          <w:iCs/>
          <w:noProof/>
        </w:rPr>
        <w:t>Oecologia</w:t>
      </w:r>
      <w:r w:rsidRPr="00E175C5">
        <w:rPr>
          <w:rFonts w:eastAsia="Times New Roman"/>
          <w:noProof/>
        </w:rPr>
        <w:t>. https://doi.org/10.1007/s00442-008-0993-2</w:t>
      </w:r>
    </w:p>
    <w:p w14:paraId="7484DEFD"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Davis, R. E., Knappenberger, P. C., Michaels, P. J., &amp; Novicoff, W. M. (2004). Seasonality of climate-human mortality relationships in US cities and impacts of climate change. </w:t>
      </w:r>
      <w:r w:rsidRPr="00E175C5">
        <w:rPr>
          <w:rFonts w:eastAsia="Times New Roman"/>
          <w:i/>
          <w:iCs/>
          <w:noProof/>
        </w:rPr>
        <w:t>Climate Research</w:t>
      </w:r>
      <w:r w:rsidRPr="00E175C5">
        <w:rPr>
          <w:rFonts w:eastAsia="Times New Roman"/>
          <w:noProof/>
        </w:rPr>
        <w:t xml:space="preserve">, </w:t>
      </w:r>
      <w:r w:rsidRPr="00E175C5">
        <w:rPr>
          <w:rFonts w:eastAsia="Times New Roman"/>
          <w:i/>
          <w:iCs/>
          <w:noProof/>
        </w:rPr>
        <w:t>26</w:t>
      </w:r>
      <w:r w:rsidRPr="00E175C5">
        <w:rPr>
          <w:rFonts w:eastAsia="Times New Roman"/>
          <w:noProof/>
        </w:rPr>
        <w:t>(1), 61–76. Retrieved from internal-pdf://32.0.35.211/paper.pdf</w:t>
      </w:r>
    </w:p>
    <w:p w14:paraId="286B7A8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Dee, D. P., Uppala, S. M., Simmons, A. J., Berrisford, P., Poli, P., Kobayashi, S., … Vitart, F. (2011). The ERA-Interim reanalysis: configuration and performance of the data assimilation system. </w:t>
      </w:r>
      <w:r w:rsidRPr="00E175C5">
        <w:rPr>
          <w:rFonts w:eastAsia="Times New Roman"/>
          <w:i/>
          <w:iCs/>
          <w:noProof/>
        </w:rPr>
        <w:t>Quarterly Journal of the Royal Meteorological Society</w:t>
      </w:r>
      <w:r w:rsidRPr="00E175C5">
        <w:rPr>
          <w:rFonts w:eastAsia="Times New Roman"/>
          <w:noProof/>
        </w:rPr>
        <w:t xml:space="preserve">, </w:t>
      </w:r>
      <w:r w:rsidRPr="00E175C5">
        <w:rPr>
          <w:rFonts w:eastAsia="Times New Roman"/>
          <w:i/>
          <w:iCs/>
          <w:noProof/>
        </w:rPr>
        <w:t>137</w:t>
      </w:r>
      <w:r w:rsidRPr="00E175C5">
        <w:rPr>
          <w:rFonts w:eastAsia="Times New Roman"/>
          <w:noProof/>
        </w:rPr>
        <w:t>(656), 553–597. https://doi.org/10.1002/qj.828</w:t>
      </w:r>
    </w:p>
    <w:p w14:paraId="3E489F87"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Feinstein, C. A. (2002). Seasonality of deaths in the U.S. by age and cause. </w:t>
      </w:r>
      <w:r w:rsidRPr="00E175C5">
        <w:rPr>
          <w:rFonts w:eastAsia="Times New Roman"/>
          <w:i/>
          <w:iCs/>
          <w:noProof/>
        </w:rPr>
        <w:t>Demographic Research</w:t>
      </w:r>
      <w:r w:rsidRPr="00E175C5">
        <w:rPr>
          <w:rFonts w:eastAsia="Times New Roman"/>
          <w:noProof/>
        </w:rPr>
        <w:t xml:space="preserve">, </w:t>
      </w:r>
      <w:r w:rsidRPr="00E175C5">
        <w:rPr>
          <w:rFonts w:eastAsia="Times New Roman"/>
          <w:i/>
          <w:iCs/>
          <w:noProof/>
        </w:rPr>
        <w:t>6</w:t>
      </w:r>
      <w:r w:rsidRPr="00E175C5">
        <w:rPr>
          <w:rFonts w:eastAsia="Times New Roman"/>
          <w:noProof/>
        </w:rPr>
        <w:t>, 469–486. https://doi.org/10.4054/DemRes.2002.6.17</w:t>
      </w:r>
    </w:p>
    <w:p w14:paraId="031CDC02"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Ferreira Braga, A. L., Zanobetti, A., &amp; Schwartz, J. (2001). The time course of weather-related deaths. </w:t>
      </w:r>
      <w:r w:rsidRPr="00E175C5">
        <w:rPr>
          <w:rFonts w:eastAsia="Times New Roman"/>
          <w:i/>
          <w:iCs/>
          <w:noProof/>
        </w:rPr>
        <w:t>Epidemiology</w:t>
      </w:r>
      <w:r w:rsidRPr="00E175C5">
        <w:rPr>
          <w:rFonts w:eastAsia="Times New Roman"/>
          <w:noProof/>
        </w:rPr>
        <w:t xml:space="preserve">, </w:t>
      </w:r>
      <w:r w:rsidRPr="00E175C5">
        <w:rPr>
          <w:rFonts w:eastAsia="Times New Roman"/>
          <w:i/>
          <w:iCs/>
          <w:noProof/>
        </w:rPr>
        <w:t>12</w:t>
      </w:r>
      <w:r w:rsidRPr="00E175C5">
        <w:rPr>
          <w:rFonts w:eastAsia="Times New Roman"/>
          <w:noProof/>
        </w:rPr>
        <w:t>(6), 662–667. https://doi.org/10.1097/00001648-200111000-00014</w:t>
      </w:r>
    </w:p>
    <w:p w14:paraId="0530E3AA"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Fowler, T., Southgate, R. J., Waite, T., Harrell, R., Kovats, S., Bone, A., … Murray, V. (2015). Excess winter deaths in Europe: A multi-country descriptive analysis. </w:t>
      </w:r>
      <w:r w:rsidRPr="00E175C5">
        <w:rPr>
          <w:rFonts w:eastAsia="Times New Roman"/>
          <w:i/>
          <w:iCs/>
          <w:noProof/>
        </w:rPr>
        <w:t>European Journal of Public Health</w:t>
      </w:r>
      <w:r w:rsidRPr="00E175C5">
        <w:rPr>
          <w:rFonts w:eastAsia="Times New Roman"/>
          <w:noProof/>
        </w:rPr>
        <w:t xml:space="preserve">, </w:t>
      </w:r>
      <w:r w:rsidRPr="00E175C5">
        <w:rPr>
          <w:rFonts w:eastAsia="Times New Roman"/>
          <w:i/>
          <w:iCs/>
          <w:noProof/>
        </w:rPr>
        <w:t>25</w:t>
      </w:r>
      <w:r w:rsidRPr="00E175C5">
        <w:rPr>
          <w:rFonts w:eastAsia="Times New Roman"/>
          <w:noProof/>
        </w:rPr>
        <w:t>(2), 339–345. https://doi.org/10.1093/eurpub/cku073</w:t>
      </w:r>
    </w:p>
    <w:p w14:paraId="3F9AA74F"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Gasparrini, A., Guo, Y., Hashizume, M., Lavigne, E., Zanobetti, A., Schwartz, J., … Armstrong, B. (2015). Mortality risk attributable to high and low ambient temperature: A multicountry observational study. </w:t>
      </w:r>
      <w:r w:rsidRPr="00E175C5">
        <w:rPr>
          <w:rFonts w:eastAsia="Times New Roman"/>
          <w:i/>
          <w:iCs/>
          <w:noProof/>
        </w:rPr>
        <w:t>The Lancet</w:t>
      </w:r>
      <w:r w:rsidRPr="00E175C5">
        <w:rPr>
          <w:rFonts w:eastAsia="Times New Roman"/>
          <w:noProof/>
        </w:rPr>
        <w:t xml:space="preserve">, </w:t>
      </w:r>
      <w:r w:rsidRPr="00E175C5">
        <w:rPr>
          <w:rFonts w:eastAsia="Times New Roman"/>
          <w:i/>
          <w:iCs/>
          <w:noProof/>
        </w:rPr>
        <w:t>386</w:t>
      </w:r>
      <w:r w:rsidRPr="00E175C5">
        <w:rPr>
          <w:rFonts w:eastAsia="Times New Roman"/>
          <w:noProof/>
        </w:rPr>
        <w:t>(9991), 369–375. https://doi.org/10.1016/S0140-6736(14)62114-0</w:t>
      </w:r>
    </w:p>
    <w:p w14:paraId="2B11552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Grenfell, B. T., Bjørnstad, O. N., &amp; Kappey, J. (2001). Travelling waves and spatial hierarchies in measles epidemics. </w:t>
      </w:r>
      <w:r w:rsidRPr="00E175C5">
        <w:rPr>
          <w:rFonts w:eastAsia="Times New Roman"/>
          <w:i/>
          <w:iCs/>
          <w:noProof/>
        </w:rPr>
        <w:t>Nature</w:t>
      </w:r>
      <w:r w:rsidRPr="00E175C5">
        <w:rPr>
          <w:rFonts w:eastAsia="Times New Roman"/>
          <w:noProof/>
        </w:rPr>
        <w:t xml:space="preserve">, </w:t>
      </w:r>
      <w:r w:rsidRPr="00E175C5">
        <w:rPr>
          <w:rFonts w:eastAsia="Times New Roman"/>
          <w:i/>
          <w:iCs/>
          <w:noProof/>
        </w:rPr>
        <w:t>414</w:t>
      </w:r>
      <w:r w:rsidRPr="00E175C5">
        <w:rPr>
          <w:rFonts w:eastAsia="Times New Roman"/>
          <w:noProof/>
        </w:rPr>
        <w:t>(6865), 716–723. https://doi.org/10.1038/414716a</w:t>
      </w:r>
    </w:p>
    <w:p w14:paraId="52FCDDC9"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Healy, J. D. (2003). Excess winter mortality in Europe: A cross country analysis identifying key risk factors. </w:t>
      </w:r>
      <w:r w:rsidRPr="00E175C5">
        <w:rPr>
          <w:rFonts w:eastAsia="Times New Roman"/>
          <w:i/>
          <w:iCs/>
          <w:noProof/>
        </w:rPr>
        <w:t>Journal of Epidemiology and Community Health</w:t>
      </w:r>
      <w:r w:rsidRPr="00E175C5">
        <w:rPr>
          <w:rFonts w:eastAsia="Times New Roman"/>
          <w:noProof/>
        </w:rPr>
        <w:t xml:space="preserve">, </w:t>
      </w:r>
      <w:r w:rsidRPr="00E175C5">
        <w:rPr>
          <w:rFonts w:eastAsia="Times New Roman"/>
          <w:i/>
          <w:iCs/>
          <w:noProof/>
        </w:rPr>
        <w:t>57</w:t>
      </w:r>
      <w:r w:rsidRPr="00E175C5">
        <w:rPr>
          <w:rFonts w:eastAsia="Times New Roman"/>
          <w:noProof/>
        </w:rPr>
        <w:t>(10), 784–789. https://doi.org/10.1136/jech.57.10.784</w:t>
      </w:r>
    </w:p>
    <w:p w14:paraId="49D54455"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lastRenderedPageBreak/>
        <w:t xml:space="preserve">Ingram, D. D., Parker, J. D., Schenker, N., Weed, J. A., Hamilton, B., Arias, E., &amp; Madans, J. H. (2003). United States Census 2000 population with bridged race categories. </w:t>
      </w:r>
      <w:r w:rsidRPr="00E175C5">
        <w:rPr>
          <w:rFonts w:eastAsia="Times New Roman"/>
          <w:i/>
          <w:iCs/>
          <w:noProof/>
        </w:rPr>
        <w:t>Vital and Health Statistics. Series 2, Data Evaluation and Methods Research</w:t>
      </w:r>
      <w:r w:rsidRPr="00E175C5">
        <w:rPr>
          <w:rFonts w:eastAsia="Times New Roman"/>
          <w:noProof/>
        </w:rPr>
        <w:t>, (135), 1–55. Retrieved from internal-pdf://103.99.132.94/paper.pdf</w:t>
      </w:r>
    </w:p>
    <w:p w14:paraId="15AB4254"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Kalkstein, A. J. (2013). Regional Similarities in Seasonal Mortality across the United States: An Examination of 28 Metropolitan Statistical Areas. </w:t>
      </w:r>
      <w:r w:rsidRPr="00E175C5">
        <w:rPr>
          <w:rFonts w:eastAsia="Times New Roman"/>
          <w:i/>
          <w:iCs/>
          <w:noProof/>
        </w:rPr>
        <w:t>PLoS ONE</w:t>
      </w:r>
      <w:r w:rsidRPr="00E175C5">
        <w:rPr>
          <w:rFonts w:eastAsia="Times New Roman"/>
          <w:noProof/>
        </w:rPr>
        <w:t xml:space="preserve">, </w:t>
      </w:r>
      <w:r w:rsidRPr="00E175C5">
        <w:rPr>
          <w:rFonts w:eastAsia="Times New Roman"/>
          <w:i/>
          <w:iCs/>
          <w:noProof/>
        </w:rPr>
        <w:t>8</w:t>
      </w:r>
      <w:r w:rsidRPr="00E175C5">
        <w:rPr>
          <w:rFonts w:eastAsia="Times New Roman"/>
          <w:noProof/>
        </w:rPr>
        <w:t>(5). https://doi.org/10.1371/journal.pone.0063971</w:t>
      </w:r>
    </w:p>
    <w:p w14:paraId="661C5500"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Karl, T. R., &amp; Koss, W. J. (1984). Regional and national monthly, seasonal, and annual temperature weighted by area, 1895-1983.</w:t>
      </w:r>
    </w:p>
    <w:p w14:paraId="67F5BB9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Kinney, P. L., Schwartz, J., Pascal, M., Petkova, E., Tertre, A. Le, Medina, S., &amp; Vautard, R. (2015). Winter season mortality: Will climate warming bring benefits? </w:t>
      </w:r>
      <w:r w:rsidRPr="00E175C5">
        <w:rPr>
          <w:rFonts w:eastAsia="Times New Roman"/>
          <w:i/>
          <w:iCs/>
          <w:noProof/>
        </w:rPr>
        <w:t>Environmental Research Letters</w:t>
      </w:r>
      <w:r w:rsidRPr="00E175C5">
        <w:rPr>
          <w:rFonts w:eastAsia="Times New Roman"/>
          <w:noProof/>
        </w:rPr>
        <w:t xml:space="preserve">, </w:t>
      </w:r>
      <w:r w:rsidRPr="00E175C5">
        <w:rPr>
          <w:rFonts w:eastAsia="Times New Roman"/>
          <w:i/>
          <w:iCs/>
          <w:noProof/>
        </w:rPr>
        <w:t>10</w:t>
      </w:r>
      <w:r w:rsidRPr="00E175C5">
        <w:rPr>
          <w:rFonts w:eastAsia="Times New Roman"/>
          <w:noProof/>
        </w:rPr>
        <w:t>(6). https://doi.org/10.1088/1748-9326/10/6/064016</w:t>
      </w:r>
    </w:p>
    <w:p w14:paraId="592A5A7C"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Langford, I. H., &amp; Bentham, G. (1995). The potential effects of climate change on winter mortality in England and Wales. </w:t>
      </w:r>
      <w:r w:rsidRPr="00E175C5">
        <w:rPr>
          <w:rFonts w:eastAsia="Times New Roman"/>
          <w:i/>
          <w:iCs/>
          <w:noProof/>
        </w:rPr>
        <w:t>Int J Biometeorol</w:t>
      </w:r>
      <w:r w:rsidRPr="00E175C5">
        <w:rPr>
          <w:rFonts w:eastAsia="Times New Roman"/>
          <w:noProof/>
        </w:rPr>
        <w:t xml:space="preserve">, </w:t>
      </w:r>
      <w:r w:rsidRPr="00E175C5">
        <w:rPr>
          <w:rFonts w:eastAsia="Times New Roman"/>
          <w:i/>
          <w:iCs/>
          <w:noProof/>
        </w:rPr>
        <w:t>38</w:t>
      </w:r>
      <w:r w:rsidRPr="00E175C5">
        <w:rPr>
          <w:rFonts w:eastAsia="Times New Roman"/>
          <w:noProof/>
        </w:rPr>
        <w:t>(3), 141–147. Retrieved from internal-pdf://189.27.88.183/art%253A10.1007%252FBF01208491.pdf</w:t>
      </w:r>
    </w:p>
    <w:p w14:paraId="48DE1D97"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Lerchl, A. (1998). Changes in the seasonality of mortality in Germany from 1946 to 1995: the role of temperature. </w:t>
      </w:r>
      <w:r w:rsidRPr="00E175C5">
        <w:rPr>
          <w:rFonts w:eastAsia="Times New Roman"/>
          <w:i/>
          <w:iCs/>
          <w:noProof/>
        </w:rPr>
        <w:t>International Journal of Biometeorology</w:t>
      </w:r>
      <w:r w:rsidRPr="00E175C5">
        <w:rPr>
          <w:rFonts w:eastAsia="Times New Roman"/>
          <w:noProof/>
        </w:rPr>
        <w:t xml:space="preserve">, </w:t>
      </w:r>
      <w:r w:rsidRPr="00E175C5">
        <w:rPr>
          <w:rFonts w:eastAsia="Times New Roman"/>
          <w:i/>
          <w:iCs/>
          <w:noProof/>
        </w:rPr>
        <w:t>42</w:t>
      </w:r>
      <w:r w:rsidRPr="00E175C5">
        <w:rPr>
          <w:rFonts w:eastAsia="Times New Roman"/>
          <w:noProof/>
        </w:rPr>
        <w:t>(2), 84–88. https://doi.org/10.1007/s004840050089</w:t>
      </w:r>
    </w:p>
    <w:p w14:paraId="0C21FBD5"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MacDorman, M. F., &amp; Gregory, E. (2015). Fetal and Perinatal Mortality: United States, 2013. </w:t>
      </w:r>
      <w:r w:rsidRPr="00E175C5">
        <w:rPr>
          <w:rFonts w:eastAsia="Times New Roman"/>
          <w:i/>
          <w:iCs/>
          <w:noProof/>
        </w:rPr>
        <w:t>National Vital Statistics Reports</w:t>
      </w:r>
      <w:r w:rsidRPr="00E175C5">
        <w:rPr>
          <w:rFonts w:eastAsia="Times New Roman"/>
          <w:noProof/>
        </w:rPr>
        <w:t xml:space="preserve">, </w:t>
      </w:r>
      <w:r w:rsidRPr="00E175C5">
        <w:rPr>
          <w:rFonts w:eastAsia="Times New Roman"/>
          <w:i/>
          <w:iCs/>
          <w:noProof/>
        </w:rPr>
        <w:t>64</w:t>
      </w:r>
      <w:r w:rsidRPr="00E175C5">
        <w:rPr>
          <w:rFonts w:eastAsia="Times New Roman"/>
          <w:noProof/>
        </w:rPr>
        <w:t>(8), 1–24.</w:t>
      </w:r>
    </w:p>
    <w:p w14:paraId="0EC6C2EB"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Martens, W. J. (1998). Climate change, thermal stress and mortality changes. </w:t>
      </w:r>
      <w:r w:rsidRPr="00E175C5">
        <w:rPr>
          <w:rFonts w:eastAsia="Times New Roman"/>
          <w:i/>
          <w:iCs/>
          <w:noProof/>
        </w:rPr>
        <w:t>Soc Sci Med</w:t>
      </w:r>
      <w:r w:rsidRPr="00E175C5">
        <w:rPr>
          <w:rFonts w:eastAsia="Times New Roman"/>
          <w:noProof/>
        </w:rPr>
        <w:t xml:space="preserve">, </w:t>
      </w:r>
      <w:r w:rsidRPr="00E175C5">
        <w:rPr>
          <w:rFonts w:eastAsia="Times New Roman"/>
          <w:i/>
          <w:iCs/>
          <w:noProof/>
        </w:rPr>
        <w:t>46</w:t>
      </w:r>
      <w:r w:rsidRPr="00E175C5">
        <w:rPr>
          <w:rFonts w:eastAsia="Times New Roman"/>
          <w:noProof/>
        </w:rPr>
        <w:t>(3), 331–344. Retrieved from internal-pdf://57.13.130.132/1-s2.0-S0277953697001627-main.pdf</w:t>
      </w:r>
    </w:p>
    <w:p w14:paraId="7A306F1C"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McKee, C. M. (1989). Deaths in winter: Can Britain learn from Europe? </w:t>
      </w:r>
      <w:r w:rsidRPr="00E175C5">
        <w:rPr>
          <w:rFonts w:eastAsia="Times New Roman"/>
          <w:i/>
          <w:iCs/>
          <w:noProof/>
        </w:rPr>
        <w:t>European Journal of Epidemiology</w:t>
      </w:r>
      <w:r w:rsidRPr="00E175C5">
        <w:rPr>
          <w:rFonts w:eastAsia="Times New Roman"/>
          <w:noProof/>
        </w:rPr>
        <w:t xml:space="preserve">, </w:t>
      </w:r>
      <w:r w:rsidRPr="00E175C5">
        <w:rPr>
          <w:rFonts w:eastAsia="Times New Roman"/>
          <w:i/>
          <w:iCs/>
          <w:noProof/>
        </w:rPr>
        <w:t>5</w:t>
      </w:r>
      <w:r w:rsidRPr="00E175C5">
        <w:rPr>
          <w:rFonts w:eastAsia="Times New Roman"/>
          <w:noProof/>
        </w:rPr>
        <w:t>(2), 178–182. https://doi.org/10.1007/BF00156826</w:t>
      </w:r>
    </w:p>
    <w:p w14:paraId="2F2378CA"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Medina-Ramón, M., &amp; Schwartz, J. (2007). Temperature, temperature extremes, and mortality: A study of acclimatisation and effect modification in 50 US cities. </w:t>
      </w:r>
      <w:r w:rsidRPr="00E175C5">
        <w:rPr>
          <w:rFonts w:eastAsia="Times New Roman"/>
          <w:i/>
          <w:iCs/>
          <w:noProof/>
        </w:rPr>
        <w:t>Occupational and Environmental Medicine</w:t>
      </w:r>
      <w:r w:rsidRPr="00E175C5">
        <w:rPr>
          <w:rFonts w:eastAsia="Times New Roman"/>
          <w:noProof/>
        </w:rPr>
        <w:t xml:space="preserve">, </w:t>
      </w:r>
      <w:r w:rsidRPr="00E175C5">
        <w:rPr>
          <w:rFonts w:eastAsia="Times New Roman"/>
          <w:i/>
          <w:iCs/>
          <w:noProof/>
        </w:rPr>
        <w:t>64</w:t>
      </w:r>
      <w:r w:rsidRPr="00E175C5">
        <w:rPr>
          <w:rFonts w:eastAsia="Times New Roman"/>
          <w:noProof/>
        </w:rPr>
        <w:t>(12), 827–833. https://doi.org/10.1136/oem.2007.033175</w:t>
      </w:r>
    </w:p>
    <w:p w14:paraId="7EDD9B58"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Morris, M. E. (2013). Smart-Home Technologies to Assist Older People to Live Well at Home. </w:t>
      </w:r>
      <w:r w:rsidRPr="00E175C5">
        <w:rPr>
          <w:rFonts w:eastAsia="Times New Roman"/>
          <w:i/>
          <w:iCs/>
          <w:noProof/>
        </w:rPr>
        <w:t>Journal of Aging Science</w:t>
      </w:r>
      <w:r w:rsidRPr="00E175C5">
        <w:rPr>
          <w:rFonts w:eastAsia="Times New Roman"/>
          <w:noProof/>
        </w:rPr>
        <w:t xml:space="preserve">, </w:t>
      </w:r>
      <w:r w:rsidRPr="00E175C5">
        <w:rPr>
          <w:rFonts w:eastAsia="Times New Roman"/>
          <w:i/>
          <w:iCs/>
          <w:noProof/>
        </w:rPr>
        <w:t>01</w:t>
      </w:r>
      <w:r w:rsidRPr="00E175C5">
        <w:rPr>
          <w:rFonts w:eastAsia="Times New Roman"/>
          <w:noProof/>
        </w:rPr>
        <w:t>(01). https://doi.org/10.4172/2329-8847.1000101</w:t>
      </w:r>
    </w:p>
    <w:p w14:paraId="169D877E"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Moy, C. M., Seltzer, G. O., Rodbell, D. T., &amp; Anderson, D. M. (2002). Variability of El Niño/Southern Oscillation activity at millennial timescales during the Holocene epoch. </w:t>
      </w:r>
      <w:r w:rsidRPr="00E175C5">
        <w:rPr>
          <w:rFonts w:eastAsia="Times New Roman"/>
          <w:i/>
          <w:iCs/>
          <w:noProof/>
        </w:rPr>
        <w:t>Nature</w:t>
      </w:r>
      <w:r w:rsidRPr="00E175C5">
        <w:rPr>
          <w:rFonts w:eastAsia="Times New Roman"/>
          <w:noProof/>
        </w:rPr>
        <w:t xml:space="preserve">, </w:t>
      </w:r>
      <w:r w:rsidRPr="00E175C5">
        <w:rPr>
          <w:rFonts w:eastAsia="Times New Roman"/>
          <w:i/>
          <w:iCs/>
          <w:noProof/>
        </w:rPr>
        <w:t>420</w:t>
      </w:r>
      <w:r w:rsidRPr="00E175C5">
        <w:rPr>
          <w:rFonts w:eastAsia="Times New Roman"/>
          <w:noProof/>
        </w:rPr>
        <w:t>(6912), 162–165. https://doi.org/10.1038/nature01194</w:t>
      </w:r>
    </w:p>
    <w:p w14:paraId="34639E74"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National Highway Traffic Safety Administration. (2005). Trend and Pattern Analysis of Highway Crash Fatality By Month and Day. </w:t>
      </w:r>
      <w:r w:rsidRPr="00E175C5">
        <w:rPr>
          <w:rFonts w:eastAsia="Times New Roman"/>
          <w:i/>
          <w:iCs/>
          <w:noProof/>
        </w:rPr>
        <w:t>National Center for Statistics and Analysis (NCHS)</w:t>
      </w:r>
      <w:r w:rsidRPr="00E175C5">
        <w:rPr>
          <w:rFonts w:eastAsia="Times New Roman"/>
          <w:noProof/>
        </w:rPr>
        <w:t>, (March).</w:t>
      </w:r>
    </w:p>
    <w:p w14:paraId="6CC28C0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Public Health England. (2017). The Cold Weather Plan for England. </w:t>
      </w:r>
      <w:r w:rsidRPr="00E175C5">
        <w:rPr>
          <w:rFonts w:eastAsia="Times New Roman"/>
          <w:i/>
          <w:iCs/>
          <w:noProof/>
        </w:rPr>
        <w:t>Public Health England</w:t>
      </w:r>
      <w:r w:rsidRPr="00E175C5">
        <w:rPr>
          <w:rFonts w:eastAsia="Times New Roman"/>
          <w:noProof/>
        </w:rPr>
        <w:t>, (October).</w:t>
      </w:r>
    </w:p>
    <w:p w14:paraId="7E82B1BF"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Rau, R. (2004). Seasonality in Human Mortality.  A Demographic Approach. </w:t>
      </w:r>
      <w:r w:rsidRPr="00E175C5">
        <w:rPr>
          <w:rFonts w:eastAsia="Times New Roman"/>
          <w:i/>
          <w:iCs/>
          <w:noProof/>
        </w:rPr>
        <w:t>Wirtschafts- Und Sozialwissenschaftlichen Fakultät</w:t>
      </w:r>
      <w:r w:rsidRPr="00E175C5">
        <w:rPr>
          <w:rFonts w:eastAsia="Times New Roman"/>
          <w:noProof/>
        </w:rPr>
        <w:t xml:space="preserve">, </w:t>
      </w:r>
      <w:r w:rsidRPr="00E175C5">
        <w:rPr>
          <w:rFonts w:eastAsia="Times New Roman"/>
          <w:i/>
          <w:iCs/>
          <w:noProof/>
        </w:rPr>
        <w:t>PhD</w:t>
      </w:r>
      <w:r w:rsidRPr="00E175C5">
        <w:rPr>
          <w:rFonts w:eastAsia="Times New Roman"/>
          <w:noProof/>
        </w:rPr>
        <w:t>, 361. https://doi.org/10.1007/978-3-540-44902-7</w:t>
      </w:r>
    </w:p>
    <w:p w14:paraId="76E9D80E"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Rau, R., Bohk-Ewald, C., Muszyńska, M. M., &amp; Vaupel, J. W. (2018). </w:t>
      </w:r>
      <w:r w:rsidRPr="00E175C5">
        <w:rPr>
          <w:rFonts w:eastAsia="Times New Roman"/>
          <w:i/>
          <w:iCs/>
          <w:noProof/>
        </w:rPr>
        <w:t>Visualizing Mortality Dynamics in the Lexis Diagram</w:t>
      </w:r>
      <w:r w:rsidRPr="00E175C5">
        <w:rPr>
          <w:rFonts w:eastAsia="Times New Roman"/>
          <w:noProof/>
        </w:rPr>
        <w:t>. https://doi.org/10.1007/978-3-319-64820-0</w:t>
      </w:r>
    </w:p>
    <w:p w14:paraId="0412920B"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Rosenwaike, I. (1966). Seasonal Variation of Deaths in the United States, 1951–1960. </w:t>
      </w:r>
      <w:r w:rsidRPr="00E175C5">
        <w:rPr>
          <w:rFonts w:eastAsia="Times New Roman"/>
          <w:i/>
          <w:iCs/>
          <w:noProof/>
        </w:rPr>
        <w:t>Journal of the American Statistical Association</w:t>
      </w:r>
      <w:r w:rsidRPr="00E175C5">
        <w:rPr>
          <w:rFonts w:eastAsia="Times New Roman"/>
          <w:noProof/>
        </w:rPr>
        <w:t xml:space="preserve">, </w:t>
      </w:r>
      <w:r w:rsidRPr="00E175C5">
        <w:rPr>
          <w:rFonts w:eastAsia="Times New Roman"/>
          <w:i/>
          <w:iCs/>
          <w:noProof/>
        </w:rPr>
        <w:t>61</w:t>
      </w:r>
      <w:r w:rsidRPr="00E175C5">
        <w:rPr>
          <w:rFonts w:eastAsia="Times New Roman"/>
          <w:noProof/>
        </w:rPr>
        <w:t>(315), 706–719. https://doi.org/10.1080/01621459.1966.10480899</w:t>
      </w:r>
    </w:p>
    <w:p w14:paraId="57795456"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t xml:space="preserve">Seretakis, D. (1997). Changing Seasonality of Mortality From Coronary Heart Disease. </w:t>
      </w:r>
      <w:r w:rsidRPr="00E175C5">
        <w:rPr>
          <w:rFonts w:eastAsia="Times New Roman"/>
          <w:i/>
          <w:iCs/>
          <w:noProof/>
        </w:rPr>
        <w:t>JAMA: The Journal of the American Medical Association</w:t>
      </w:r>
      <w:r w:rsidRPr="00E175C5">
        <w:rPr>
          <w:rFonts w:eastAsia="Times New Roman"/>
          <w:noProof/>
        </w:rPr>
        <w:t xml:space="preserve">, </w:t>
      </w:r>
      <w:r w:rsidRPr="00E175C5">
        <w:rPr>
          <w:rFonts w:eastAsia="Times New Roman"/>
          <w:i/>
          <w:iCs/>
          <w:noProof/>
        </w:rPr>
        <w:t>278</w:t>
      </w:r>
      <w:r w:rsidRPr="00E175C5">
        <w:rPr>
          <w:rFonts w:eastAsia="Times New Roman"/>
          <w:noProof/>
        </w:rPr>
        <w:t>(12), 1012. https://doi.org/10.1001/jama.1997.03550120072036</w:t>
      </w:r>
    </w:p>
    <w:p w14:paraId="64A544C0" w14:textId="77777777" w:rsidR="00E175C5" w:rsidRPr="00E175C5" w:rsidRDefault="00E175C5" w:rsidP="00E175C5">
      <w:pPr>
        <w:widowControl w:val="0"/>
        <w:autoSpaceDE w:val="0"/>
        <w:autoSpaceDN w:val="0"/>
        <w:adjustRightInd w:val="0"/>
        <w:ind w:left="480" w:hanging="480"/>
        <w:rPr>
          <w:rFonts w:eastAsia="Times New Roman"/>
          <w:noProof/>
        </w:rPr>
      </w:pPr>
      <w:r w:rsidRPr="00E175C5">
        <w:rPr>
          <w:rFonts w:eastAsia="Times New Roman"/>
          <w:noProof/>
        </w:rPr>
        <w:lastRenderedPageBreak/>
        <w:t xml:space="preserve">Sheridan, S. C., Kalkstein, A. J., &amp; Kalkstein, L. S. (2009). Trends in heat-related mortality in the United States, 1975-2004. </w:t>
      </w:r>
      <w:r w:rsidRPr="00E175C5">
        <w:rPr>
          <w:rFonts w:eastAsia="Times New Roman"/>
          <w:i/>
          <w:iCs/>
          <w:noProof/>
        </w:rPr>
        <w:t>Natural Hazards</w:t>
      </w:r>
      <w:r w:rsidRPr="00E175C5">
        <w:rPr>
          <w:rFonts w:eastAsia="Times New Roman"/>
          <w:noProof/>
        </w:rPr>
        <w:t xml:space="preserve">, </w:t>
      </w:r>
      <w:r w:rsidRPr="00E175C5">
        <w:rPr>
          <w:rFonts w:eastAsia="Times New Roman"/>
          <w:i/>
          <w:iCs/>
          <w:noProof/>
        </w:rPr>
        <w:t>50</w:t>
      </w:r>
      <w:r w:rsidRPr="00E175C5">
        <w:rPr>
          <w:rFonts w:eastAsia="Times New Roman"/>
          <w:noProof/>
        </w:rPr>
        <w:t>(1), 145–160. https://doi.org/10.1007/s11069-008-9327-2</w:t>
      </w:r>
    </w:p>
    <w:p w14:paraId="334B6DF7" w14:textId="77777777" w:rsidR="00E175C5" w:rsidRPr="00E175C5" w:rsidRDefault="00E175C5" w:rsidP="00E175C5">
      <w:pPr>
        <w:widowControl w:val="0"/>
        <w:autoSpaceDE w:val="0"/>
        <w:autoSpaceDN w:val="0"/>
        <w:adjustRightInd w:val="0"/>
        <w:ind w:left="480" w:hanging="480"/>
        <w:rPr>
          <w:noProof/>
        </w:rPr>
      </w:pPr>
      <w:r w:rsidRPr="00E175C5">
        <w:rPr>
          <w:rFonts w:eastAsia="Times New Roman"/>
          <w:noProof/>
        </w:rPr>
        <w:t xml:space="preserve">Torrence, C., &amp; Compo, G. P. (1998). A Practical Guide to Wavelet Analysis. </w:t>
      </w:r>
      <w:r w:rsidRPr="00E175C5">
        <w:rPr>
          <w:rFonts w:eastAsia="Times New Roman"/>
          <w:i/>
          <w:iCs/>
          <w:noProof/>
        </w:rPr>
        <w:t>Bulletin of the American Meteorological Society</w:t>
      </w:r>
      <w:r w:rsidRPr="00E175C5">
        <w:rPr>
          <w:rFonts w:eastAsia="Times New Roman"/>
          <w:noProof/>
        </w:rPr>
        <w:t>. https://doi.org/10.1175/1520-0477(1998)079&lt;0061:APGTWA&gt;2.0.CO;2</w:t>
      </w:r>
    </w:p>
    <w:p w14:paraId="47F9BFAE" w14:textId="4165C964" w:rsidR="002C33D5" w:rsidRPr="00AC73A1" w:rsidRDefault="009D5B4B" w:rsidP="00E175C5">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90"/>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190"/>
      <w:r w:rsidR="00193F5D">
        <w:rPr>
          <w:rStyle w:val="CommentReference"/>
          <w:rFonts w:asciiTheme="minorHAnsi" w:hAnsiTheme="minorHAnsi" w:cstheme="minorBidi"/>
          <w:lang w:eastAsia="en-US"/>
        </w:rPr>
        <w:commentReference w:id="190"/>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91"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92"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93"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9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95" w:author="Parks, Robbie M" w:date="2018-07-03T11:31:00Z"/>
                <w:rFonts w:eastAsia="Times New Roman"/>
                <w:b/>
                <w:bCs/>
                <w:color w:val="000000"/>
              </w:rPr>
            </w:pPr>
            <w:commentRangeStart w:id="196"/>
            <w:del w:id="197"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198" w:author="Parks, Robbie M" w:date="2018-07-03T11:31:00Z"/>
                <w:rFonts w:eastAsia="Times New Roman"/>
                <w:b/>
                <w:bCs/>
                <w:color w:val="000000"/>
              </w:rPr>
            </w:pPr>
            <w:del w:id="199"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00" w:author="Parks, Robbie M" w:date="2018-07-03T11:31:00Z"/>
                <w:rFonts w:eastAsia="Times New Roman"/>
                <w:b/>
                <w:bCs/>
                <w:color w:val="000000"/>
              </w:rPr>
            </w:pPr>
            <w:del w:id="201"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0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03" w:author="Parks, Robbie M" w:date="2018-07-03T11:31:00Z"/>
                <w:rFonts w:eastAsia="Times New Roman"/>
                <w:color w:val="000000"/>
              </w:rPr>
            </w:pPr>
            <w:del w:id="204"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05" w:author="Parks, Robbie M" w:date="2018-07-03T11:31:00Z"/>
                <w:rFonts w:eastAsia="Times New Roman"/>
                <w:color w:val="000000"/>
              </w:rPr>
            </w:pPr>
            <w:del w:id="206"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07" w:author="Parks, Robbie M" w:date="2018-07-03T11:31:00Z"/>
                <w:rFonts w:eastAsia="Times New Roman"/>
                <w:color w:val="000000"/>
              </w:rPr>
            </w:pPr>
            <w:del w:id="208"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0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10" w:author="Parks, Robbie M" w:date="2018-07-03T11:31:00Z"/>
                <w:rFonts w:eastAsia="Times New Roman"/>
                <w:color w:val="000000"/>
              </w:rPr>
            </w:pPr>
            <w:del w:id="211"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12" w:author="Parks, Robbie M" w:date="2018-07-03T11:31:00Z"/>
                <w:rFonts w:eastAsia="Times New Roman"/>
                <w:color w:val="000000"/>
              </w:rPr>
            </w:pPr>
            <w:del w:id="213"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14" w:author="Parks, Robbie M" w:date="2018-07-03T11:31:00Z"/>
                <w:rFonts w:eastAsia="Times New Roman"/>
                <w:color w:val="000000"/>
              </w:rPr>
            </w:pPr>
            <w:del w:id="215"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1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17" w:author="Parks, Robbie M" w:date="2018-07-03T11:31:00Z"/>
                <w:rFonts w:eastAsia="Times New Roman"/>
                <w:color w:val="000000"/>
              </w:rPr>
            </w:pPr>
            <w:del w:id="21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19" w:author="Parks, Robbie M" w:date="2018-07-03T11:31:00Z"/>
                <w:rFonts w:eastAsia="Times New Roman"/>
                <w:color w:val="000000"/>
              </w:rPr>
            </w:pPr>
            <w:del w:id="220"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21" w:author="Parks, Robbie M" w:date="2018-07-03T11:31:00Z"/>
                <w:rFonts w:eastAsia="Times New Roman"/>
                <w:color w:val="000000"/>
              </w:rPr>
            </w:pPr>
            <w:del w:id="222"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23" w:author="Parks, Robbie M" w:date="2018-07-03T11:31:00Z"/>
                <w:rFonts w:eastAsia="Times New Roman"/>
                <w:color w:val="000000"/>
              </w:rPr>
            </w:pPr>
            <w:del w:id="224"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2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26" w:author="Parks, Robbie M" w:date="2018-07-03T11:31:00Z"/>
                <w:rFonts w:eastAsia="Times New Roman"/>
                <w:color w:val="000000"/>
              </w:rPr>
            </w:pPr>
            <w:del w:id="22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28" w:author="Parks, Robbie M" w:date="2018-07-03T11:31:00Z"/>
                <w:rFonts w:eastAsia="Times New Roman"/>
                <w:color w:val="000000"/>
              </w:rPr>
            </w:pPr>
            <w:del w:id="229"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30" w:author="Parks, Robbie M" w:date="2018-07-03T11:31:00Z"/>
                <w:rFonts w:eastAsia="Times New Roman"/>
                <w:color w:val="000000"/>
              </w:rPr>
            </w:pPr>
            <w:del w:id="231"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32" w:author="Parks, Robbie M" w:date="2018-07-03T11:31:00Z"/>
                <w:rFonts w:eastAsia="Times New Roman"/>
                <w:color w:val="000000"/>
              </w:rPr>
            </w:pPr>
            <w:del w:id="233"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3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35" w:author="Parks, Robbie M" w:date="2018-07-03T11:31:00Z"/>
                <w:rFonts w:eastAsia="Times New Roman"/>
                <w:color w:val="000000"/>
              </w:rPr>
            </w:pPr>
            <w:del w:id="23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37" w:author="Parks, Robbie M" w:date="2018-07-03T11:31:00Z"/>
                <w:rFonts w:eastAsia="Times New Roman"/>
                <w:color w:val="000000"/>
              </w:rPr>
            </w:pPr>
            <w:del w:id="238"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39" w:author="Parks, Robbie M" w:date="2018-07-03T11:31:00Z"/>
                <w:rFonts w:eastAsia="Times New Roman"/>
                <w:color w:val="000000"/>
              </w:rPr>
            </w:pPr>
            <w:del w:id="240"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41" w:author="Parks, Robbie M" w:date="2018-07-03T11:31:00Z"/>
                <w:rFonts w:eastAsia="Times New Roman"/>
                <w:color w:val="000000"/>
              </w:rPr>
            </w:pPr>
            <w:del w:id="242"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4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44" w:author="Parks, Robbie M" w:date="2018-07-03T11:31:00Z"/>
                <w:rFonts w:eastAsia="Times New Roman"/>
                <w:color w:val="000000"/>
              </w:rPr>
            </w:pPr>
            <w:del w:id="245"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46" w:author="Parks, Robbie M" w:date="2018-07-03T11:31:00Z"/>
                <w:rFonts w:eastAsia="Times New Roman"/>
                <w:color w:val="000000"/>
              </w:rPr>
            </w:pPr>
            <w:del w:id="247"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48" w:author="Parks, Robbie M" w:date="2018-07-03T11:31:00Z"/>
                <w:rFonts w:eastAsia="Times New Roman"/>
                <w:color w:val="000000"/>
              </w:rPr>
            </w:pPr>
            <w:del w:id="249"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5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51" w:author="Parks, Robbie M" w:date="2018-07-03T11:31:00Z"/>
                <w:rFonts w:eastAsia="Times New Roman"/>
                <w:color w:val="000000"/>
              </w:rPr>
            </w:pPr>
            <w:del w:id="25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53" w:author="Parks, Robbie M" w:date="2018-07-03T11:31:00Z"/>
                <w:rFonts w:eastAsia="Times New Roman"/>
                <w:color w:val="000000"/>
              </w:rPr>
            </w:pPr>
            <w:del w:id="254"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55" w:author="Parks, Robbie M" w:date="2018-07-03T11:31:00Z"/>
                <w:rFonts w:eastAsia="Times New Roman"/>
                <w:color w:val="000000"/>
              </w:rPr>
            </w:pPr>
            <w:del w:id="25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57" w:author="Parks, Robbie M" w:date="2018-07-03T11:31:00Z"/>
                <w:rFonts w:eastAsia="Times New Roman"/>
                <w:color w:val="000000"/>
              </w:rPr>
            </w:pPr>
            <w:del w:id="25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5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62" w:author="Parks, Robbie M" w:date="2018-07-03T11:31:00Z"/>
                <w:rFonts w:eastAsia="Times New Roman"/>
                <w:color w:val="000000"/>
              </w:rPr>
            </w:pPr>
            <w:del w:id="263"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66" w:author="Parks, Robbie M" w:date="2018-07-03T11:31:00Z"/>
                <w:rFonts w:eastAsia="Times New Roman"/>
                <w:color w:val="000000"/>
              </w:rPr>
            </w:pPr>
            <w:del w:id="26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6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71" w:author="Parks, Robbie M" w:date="2018-07-03T11:31:00Z"/>
                <w:rFonts w:eastAsia="Times New Roman"/>
                <w:color w:val="000000"/>
              </w:rPr>
            </w:pPr>
            <w:del w:id="272"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73" w:author="Parks, Robbie M" w:date="2018-07-03T11:31:00Z"/>
                <w:rFonts w:eastAsia="Times New Roman"/>
                <w:color w:val="000000"/>
              </w:rPr>
            </w:pPr>
            <w:del w:id="274"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7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80" w:author="Parks, Robbie M" w:date="2018-07-03T11:31:00Z"/>
                <w:rFonts w:eastAsia="Times New Roman"/>
                <w:color w:val="000000"/>
              </w:rPr>
            </w:pPr>
            <w:del w:id="281"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82" w:author="Parks, Robbie M" w:date="2018-07-03T11:31:00Z"/>
                <w:rFonts w:eastAsia="Times New Roman"/>
                <w:color w:val="000000"/>
              </w:rPr>
            </w:pPr>
            <w:del w:id="283"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8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89" w:author="Parks, Robbie M" w:date="2018-07-03T11:31:00Z"/>
                <w:rFonts w:eastAsia="Times New Roman"/>
                <w:color w:val="000000"/>
              </w:rPr>
            </w:pPr>
            <w:del w:id="290"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91" w:author="Parks, Robbie M" w:date="2018-07-03T11:31:00Z"/>
                <w:rFonts w:eastAsia="Times New Roman"/>
                <w:color w:val="000000"/>
              </w:rPr>
            </w:pPr>
            <w:del w:id="292"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9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296" w:author="Parks, Robbie M" w:date="2018-07-03T11:31:00Z"/>
                <w:rFonts w:eastAsia="Times New Roman"/>
                <w:color w:val="000000"/>
              </w:rPr>
            </w:pPr>
            <w:del w:id="297"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298" w:author="Parks, Robbie M" w:date="2018-07-03T11:31:00Z"/>
                <w:rFonts w:eastAsia="Times New Roman"/>
                <w:color w:val="000000"/>
              </w:rPr>
            </w:pPr>
            <w:del w:id="299"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00" w:author="Parks, Robbie M" w:date="2018-07-03T11:31:00Z"/>
                <w:rFonts w:eastAsia="Times New Roman"/>
                <w:color w:val="000000"/>
              </w:rPr>
            </w:pPr>
            <w:del w:id="301"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0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05" w:author="Parks, Robbie M" w:date="2018-07-03T11:31:00Z"/>
                <w:rFonts w:eastAsia="Times New Roman"/>
                <w:color w:val="000000"/>
              </w:rPr>
            </w:pPr>
            <w:del w:id="306"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07" w:author="Parks, Robbie M" w:date="2018-07-03T11:31:00Z"/>
                <w:rFonts w:eastAsia="Times New Roman"/>
                <w:color w:val="000000"/>
              </w:rPr>
            </w:pPr>
            <w:del w:id="308"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09" w:author="Parks, Robbie M" w:date="2018-07-03T11:31:00Z"/>
                <w:rFonts w:eastAsia="Times New Roman"/>
                <w:color w:val="000000"/>
              </w:rPr>
            </w:pPr>
            <w:del w:id="310"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1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14" w:author="Parks, Robbie M" w:date="2018-07-03T11:31:00Z"/>
                <w:rFonts w:eastAsia="Times New Roman"/>
                <w:color w:val="000000"/>
              </w:rPr>
            </w:pPr>
            <w:del w:id="315"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16" w:author="Parks, Robbie M" w:date="2018-07-03T11:31:00Z"/>
                <w:rFonts w:eastAsia="Times New Roman"/>
                <w:color w:val="000000"/>
              </w:rPr>
            </w:pPr>
            <w:del w:id="317"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18" w:author="Parks, Robbie M" w:date="2018-07-03T11:31:00Z"/>
                <w:rFonts w:eastAsia="Times New Roman"/>
                <w:color w:val="000000"/>
              </w:rPr>
            </w:pPr>
            <w:del w:id="319"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2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23" w:author="Parks, Robbie M" w:date="2018-07-03T11:31:00Z"/>
                <w:rFonts w:eastAsia="Times New Roman"/>
                <w:color w:val="000000"/>
              </w:rPr>
            </w:pPr>
            <w:del w:id="324"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25" w:author="Parks, Robbie M" w:date="2018-07-03T11:31:00Z"/>
                <w:rFonts w:eastAsia="Times New Roman"/>
                <w:color w:val="000000"/>
              </w:rPr>
            </w:pPr>
            <w:del w:id="326"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27" w:author="Parks, Robbie M" w:date="2018-07-03T11:31:00Z"/>
                <w:rFonts w:eastAsia="Times New Roman"/>
                <w:color w:val="000000"/>
              </w:rPr>
            </w:pPr>
            <w:del w:id="328"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2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32" w:author="Parks, Robbie M" w:date="2018-07-03T11:31:00Z"/>
                <w:rFonts w:eastAsia="Times New Roman"/>
                <w:color w:val="000000"/>
              </w:rPr>
            </w:pPr>
            <w:del w:id="33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34" w:author="Parks, Robbie M" w:date="2018-07-03T11:31:00Z"/>
                <w:rFonts w:eastAsia="Times New Roman"/>
                <w:color w:val="000000"/>
              </w:rPr>
            </w:pPr>
            <w:del w:id="335"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36" w:author="Parks, Robbie M" w:date="2018-07-03T11:31:00Z"/>
                <w:rFonts w:eastAsia="Times New Roman"/>
                <w:color w:val="000000"/>
              </w:rPr>
            </w:pPr>
            <w:del w:id="337"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38" w:author="Parks, Robbie M" w:date="2018-06-19T19:08:00Z"/>
        </w:rPr>
      </w:pPr>
      <w:del w:id="339" w:author="Parks, Robbie M" w:date="2018-07-03T11:31:00Z">
        <w:r w:rsidRPr="00AC73A1" w:rsidDel="00586DA1">
          <w:rPr>
            <w:b/>
          </w:rPr>
          <w:delText xml:space="preserve"> </w:delText>
        </w:r>
      </w:del>
      <w:ins w:id="340" w:author="Parks, Robbie M" w:date="2018-06-19T19:08:00Z">
        <w:r w:rsidR="00EF117B">
          <w:br w:type="page"/>
        </w:r>
      </w:ins>
    </w:p>
    <w:commentRangeEnd w:id="196"/>
    <w:p w14:paraId="62902550" w14:textId="7DD65349" w:rsidR="00002775" w:rsidRPr="00BA38EF" w:rsidRDefault="00473066" w:rsidP="00BE53B4">
      <w:r>
        <w:rPr>
          <w:rStyle w:val="CommentReference"/>
          <w:rFonts w:asciiTheme="minorHAnsi" w:hAnsiTheme="minorHAnsi" w:cstheme="minorBidi"/>
          <w:lang w:eastAsia="en-US"/>
        </w:rPr>
        <w:commentReference w:id="196"/>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8" w:author="Parks, Robbie M" w:date="2018-07-10T17:44:00Z" w:initials="PRM">
    <w:p w14:paraId="668901A5" w14:textId="2CBA4836" w:rsidR="00AF7AC2" w:rsidRDefault="00AF7AC2">
      <w:pPr>
        <w:pStyle w:val="CommentText"/>
      </w:pPr>
      <w:r>
        <w:rPr>
          <w:rStyle w:val="CommentReference"/>
        </w:rPr>
        <w:annotationRef/>
      </w:r>
      <w:r>
        <w:rPr>
          <w:rStyle w:val="CommentReference"/>
        </w:rPr>
        <w:annotationRef/>
      </w:r>
      <w:r>
        <w:t>If we are not having other causes as maps (apart from main figure which is just all-cause), then we have to delete this right?</w:t>
      </w:r>
    </w:p>
  </w:comment>
  <w:comment w:id="40" w:author="Ezzati, Majid" w:date="2018-07-09T05:43:00Z" w:initials="EM">
    <w:p w14:paraId="137EA2F8" w14:textId="20930252" w:rsidR="00AF7AC2" w:rsidRDefault="00AF7AC2">
      <w:pPr>
        <w:pStyle w:val="CommentText"/>
      </w:pPr>
      <w:r>
        <w:rPr>
          <w:rStyle w:val="CommentReference"/>
        </w:rPr>
        <w:annotationRef/>
      </w:r>
      <w:r>
        <w:t>Were there variations? Next sentence says similarity</w:t>
      </w:r>
    </w:p>
  </w:comment>
  <w:comment w:id="41" w:author="Parks, Robbie M" w:date="2018-07-09T10:56:00Z" w:initials="PRM">
    <w:p w14:paraId="448D0CF9" w14:textId="3B320DE6" w:rsidR="00AF7AC2" w:rsidRDefault="00AF7AC2">
      <w:pPr>
        <w:pStyle w:val="CommentText"/>
      </w:pPr>
      <w:r>
        <w:rPr>
          <w:rStyle w:val="CommentReference"/>
        </w:rPr>
        <w:annotationRef/>
      </w:r>
      <w:r>
        <w:t>This is in particular for injury deaths.</w:t>
      </w:r>
    </w:p>
  </w:comment>
  <w:comment w:id="39" w:author="Parks, Robbie M" w:date="2018-07-10T17:45:00Z" w:initials="PRM">
    <w:p w14:paraId="26BD59AD" w14:textId="204A3995" w:rsidR="00AF7AC2" w:rsidRDefault="00AF7AC2">
      <w:pPr>
        <w:pStyle w:val="CommentText"/>
      </w:pPr>
      <w:r>
        <w:rPr>
          <w:rStyle w:val="CommentReference"/>
        </w:rPr>
        <w:annotationRef/>
      </w:r>
      <w:r>
        <w:t>Again, if we do not have supplementary figures with maps of sub-causes, this will not be relevant.</w:t>
      </w:r>
    </w:p>
  </w:comment>
  <w:comment w:id="45" w:author="Ezzati, Majid" w:date="2018-07-09T05:46:00Z" w:initials="EM">
    <w:p w14:paraId="71495A02" w14:textId="79A2E746" w:rsidR="00AF7AC2" w:rsidRDefault="00AF7AC2">
      <w:pPr>
        <w:pStyle w:val="CommentText"/>
      </w:pPr>
      <w:r>
        <w:rPr>
          <w:rStyle w:val="CommentReference"/>
        </w:rPr>
        <w:annotationRef/>
      </w:r>
      <w:r>
        <w:t>To discuss if they are; see also my addition to responses.</w:t>
      </w:r>
    </w:p>
  </w:comment>
  <w:comment w:id="46" w:author="Parks, Robbie M" w:date="2018-07-10T18:19:00Z" w:initials="PRM">
    <w:p w14:paraId="1FE8D8A7" w14:textId="33B01B35" w:rsidR="00C7166F" w:rsidRDefault="00C7166F">
      <w:pPr>
        <w:pStyle w:val="CommentText"/>
      </w:pPr>
      <w:r>
        <w:rPr>
          <w:rStyle w:val="CommentReference"/>
        </w:rPr>
        <w:annotationRef/>
      </w:r>
      <w:r>
        <w:t xml:space="preserve">Yes the general trend is that </w:t>
      </w:r>
      <w:r w:rsidR="00CB3D19">
        <w:t xml:space="preserve">when mean temperature goes up the range goes down (see </w:t>
      </w:r>
      <w:r w:rsidR="000B799D">
        <w:t xml:space="preserve">additional </w:t>
      </w:r>
      <w:r w:rsidR="00CB3D19">
        <w:t xml:space="preserve"> figures)</w:t>
      </w:r>
    </w:p>
  </w:comment>
  <w:comment w:id="58" w:author="Ezzati, Majid" w:date="2018-07-09T05:55:00Z" w:initials="EM">
    <w:p w14:paraId="7BFF81DC" w14:textId="5C88A2BE" w:rsidR="00AF7AC2" w:rsidRDefault="00AF7AC2">
      <w:pPr>
        <w:pStyle w:val="CommentText"/>
      </w:pPr>
      <w:r>
        <w:rPr>
          <w:rStyle w:val="CommentReference"/>
        </w:rPr>
        <w:annotationRef/>
      </w:r>
      <w:r>
        <w:t xml:space="preserve">Discuss shortening and making it more than a list – winter temperature coldest in XX but going up westwards and southwards etc etc </w:t>
      </w:r>
    </w:p>
  </w:comment>
  <w:comment w:id="131" w:author="Ezzati, Majid" w:date="2018-07-09T06:00:00Z" w:initials="EM">
    <w:p w14:paraId="7FFA1916" w14:textId="21234743" w:rsidR="00AF7AC2" w:rsidRDefault="00AF7AC2">
      <w:pPr>
        <w:pStyle w:val="CommentText"/>
      </w:pPr>
      <w:r>
        <w:rPr>
          <w:rStyle w:val="CommentReference"/>
        </w:rPr>
        <w:annotationRef/>
      </w:r>
      <w:r>
        <w:t>This could be used in responses but is there also a paper in a math/stats journal?</w:t>
      </w:r>
    </w:p>
  </w:comment>
  <w:comment w:id="132" w:author="Parks, Robbie M" w:date="2018-07-10T21:50:00Z" w:initials="PRM">
    <w:p w14:paraId="438C45BB" w14:textId="18C7265E" w:rsidR="00F31E70" w:rsidRDefault="00F31E70">
      <w:pPr>
        <w:pStyle w:val="CommentText"/>
      </w:pPr>
      <w:r>
        <w:rPr>
          <w:rStyle w:val="CommentReference"/>
        </w:rPr>
        <w:annotationRef/>
      </w:r>
      <w:r>
        <w:t>How about the Torrence one above? It’s a nice theoretical paper but then goes into a practical example. It’s from a meteorology journal.</w:t>
      </w:r>
    </w:p>
  </w:comment>
  <w:comment w:id="135" w:author="Ezzati, Majid" w:date="2018-07-09T06:10:00Z" w:initials="EM">
    <w:p w14:paraId="3EDB524E" w14:textId="7FCE12C0" w:rsidR="00AF7AC2" w:rsidRDefault="00AF7AC2">
      <w:pPr>
        <w:pStyle w:val="CommentText"/>
      </w:pPr>
      <w:r>
        <w:rPr>
          <w:rStyle w:val="CommentReference"/>
        </w:rPr>
        <w:annotationRef/>
      </w:r>
      <w:r>
        <w:t>Figure 1 still has the white lines; to discuss</w:t>
      </w:r>
    </w:p>
  </w:comment>
  <w:comment w:id="136" w:author="Parks, Robbie M" w:date="2018-07-10T21:16:00Z" w:initials="PRM">
    <w:p w14:paraId="484AE718" w14:textId="33AB91F9" w:rsidR="00191761" w:rsidRDefault="00191761">
      <w:pPr>
        <w:pStyle w:val="CommentText"/>
      </w:pPr>
      <w:r>
        <w:rPr>
          <w:rStyle w:val="CommentReference"/>
        </w:rPr>
        <w:annotationRef/>
      </w:r>
      <w:r>
        <w:t>They</w:t>
      </w:r>
      <w:r w:rsidR="00003415">
        <w:t>’v</w:t>
      </w:r>
      <w:r>
        <w:t>e gone</w:t>
      </w:r>
      <w:r w:rsidR="00F31E70">
        <w:t xml:space="preserve"> but now I’m confused about how we </w:t>
      </w:r>
      <w:r w:rsidR="00AD701D">
        <w:t xml:space="preserve">approach describing the wavelet analysis </w:t>
      </w:r>
      <w:r w:rsidR="002E1EC9">
        <w:t>her</w:t>
      </w:r>
      <w:r w:rsidR="004811A8">
        <w:t>e without discussing p-values here.</w:t>
      </w:r>
    </w:p>
  </w:comment>
  <w:comment w:id="190" w:author="Ezzati, Majid" w:date="2018-07-09T06:21:00Z" w:initials="EM">
    <w:p w14:paraId="0248F721" w14:textId="712DED6C" w:rsidR="00AF7AC2" w:rsidRDefault="00AF7AC2">
      <w:pPr>
        <w:pStyle w:val="CommentText"/>
      </w:pPr>
      <w:r>
        <w:rPr>
          <w:rStyle w:val="CommentReference"/>
        </w:rPr>
        <w:annotationRef/>
      </w:r>
      <w:r>
        <w:t>to dsicuss specifying what this p value is</w:t>
      </w:r>
    </w:p>
  </w:comment>
  <w:comment w:id="196" w:author="Ezzati, Majid" w:date="2018-06-26T22:01:00Z" w:initials="EM">
    <w:p w14:paraId="09FFC8D1" w14:textId="5F9EDF1D" w:rsidR="00AF7AC2" w:rsidRDefault="00AF7AC2">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8901A5" w15:done="0"/>
  <w15:commentEx w15:paraId="137EA2F8" w15:done="0"/>
  <w15:commentEx w15:paraId="448D0CF9" w15:paraIdParent="137EA2F8" w15:done="0"/>
  <w15:commentEx w15:paraId="26BD59AD" w15:done="0"/>
  <w15:commentEx w15:paraId="71495A02" w15:done="0"/>
  <w15:commentEx w15:paraId="1FE8D8A7" w15:paraIdParent="71495A02" w15:done="0"/>
  <w15:commentEx w15:paraId="7BFF81DC" w15:done="0"/>
  <w15:commentEx w15:paraId="7FFA1916" w15:done="0"/>
  <w15:commentEx w15:paraId="438C45BB" w15:paraIdParent="7FFA1916" w15:done="0"/>
  <w15:commentEx w15:paraId="3EDB524E" w15:done="0"/>
  <w15:commentEx w15:paraId="484AE718" w15:paraIdParent="3EDB524E"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78B7CB" w14:textId="77777777" w:rsidR="00D92EB3" w:rsidRDefault="00D92EB3">
      <w:r>
        <w:separator/>
      </w:r>
    </w:p>
  </w:endnote>
  <w:endnote w:type="continuationSeparator" w:id="0">
    <w:p w14:paraId="1E10D94D" w14:textId="77777777" w:rsidR="00D92EB3" w:rsidRDefault="00D9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AF7AC2" w:rsidRDefault="00AF7AC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AF7AC2" w:rsidRDefault="00AF7AC2"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63CADB" w:rsidR="00AF7AC2" w:rsidRDefault="00AF7AC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F321E">
      <w:rPr>
        <w:rStyle w:val="PageNumber"/>
        <w:noProof/>
      </w:rPr>
      <w:t>12</w:t>
    </w:r>
    <w:r>
      <w:rPr>
        <w:rStyle w:val="PageNumber"/>
      </w:rPr>
      <w:fldChar w:fldCharType="end"/>
    </w:r>
  </w:p>
  <w:p w14:paraId="3F8F309C" w14:textId="77777777" w:rsidR="00AF7AC2" w:rsidRDefault="00AF7AC2"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5163D1" w14:textId="77777777" w:rsidR="00D92EB3" w:rsidRDefault="00D92EB3">
      <w:r>
        <w:separator/>
      </w:r>
    </w:p>
  </w:footnote>
  <w:footnote w:type="continuationSeparator" w:id="0">
    <w:p w14:paraId="6B41D79A" w14:textId="77777777" w:rsidR="00D92EB3" w:rsidRDefault="00D92EB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56AA"/>
    <w:rsid w:val="00016C20"/>
    <w:rsid w:val="000171E9"/>
    <w:rsid w:val="00020A32"/>
    <w:rsid w:val="00020F15"/>
    <w:rsid w:val="000210D1"/>
    <w:rsid w:val="00023586"/>
    <w:rsid w:val="0002488D"/>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134D"/>
    <w:rsid w:val="0009224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66AE"/>
    <w:rsid w:val="00217F61"/>
    <w:rsid w:val="00220C4B"/>
    <w:rsid w:val="002231AC"/>
    <w:rsid w:val="00223EAC"/>
    <w:rsid w:val="00225C47"/>
    <w:rsid w:val="002317EC"/>
    <w:rsid w:val="002318D2"/>
    <w:rsid w:val="00232074"/>
    <w:rsid w:val="00235CE2"/>
    <w:rsid w:val="00236AF3"/>
    <w:rsid w:val="00236E9B"/>
    <w:rsid w:val="00241EFC"/>
    <w:rsid w:val="00242DD5"/>
    <w:rsid w:val="002452E3"/>
    <w:rsid w:val="00251005"/>
    <w:rsid w:val="002542D0"/>
    <w:rsid w:val="00260281"/>
    <w:rsid w:val="0026033D"/>
    <w:rsid w:val="00260B02"/>
    <w:rsid w:val="00263A68"/>
    <w:rsid w:val="0026410C"/>
    <w:rsid w:val="002648C8"/>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9EA"/>
    <w:rsid w:val="00365ECB"/>
    <w:rsid w:val="003664F1"/>
    <w:rsid w:val="003670E4"/>
    <w:rsid w:val="00373FD7"/>
    <w:rsid w:val="00377A68"/>
    <w:rsid w:val="0038389B"/>
    <w:rsid w:val="00384D1E"/>
    <w:rsid w:val="00385CAD"/>
    <w:rsid w:val="00386081"/>
    <w:rsid w:val="00387B37"/>
    <w:rsid w:val="00391C83"/>
    <w:rsid w:val="00393385"/>
    <w:rsid w:val="00394197"/>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30DD"/>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F7"/>
    <w:rsid w:val="005378E9"/>
    <w:rsid w:val="00541914"/>
    <w:rsid w:val="005426EF"/>
    <w:rsid w:val="00544156"/>
    <w:rsid w:val="005450E2"/>
    <w:rsid w:val="00545E85"/>
    <w:rsid w:val="00545E92"/>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1371"/>
    <w:rsid w:val="006934E5"/>
    <w:rsid w:val="006939C1"/>
    <w:rsid w:val="00694B9C"/>
    <w:rsid w:val="006959B5"/>
    <w:rsid w:val="00696DE7"/>
    <w:rsid w:val="006970AF"/>
    <w:rsid w:val="00697F11"/>
    <w:rsid w:val="006A5B04"/>
    <w:rsid w:val="006A63D8"/>
    <w:rsid w:val="006A677D"/>
    <w:rsid w:val="006A7793"/>
    <w:rsid w:val="006B04D0"/>
    <w:rsid w:val="006B277C"/>
    <w:rsid w:val="006B2CBD"/>
    <w:rsid w:val="006B3776"/>
    <w:rsid w:val="006B4F92"/>
    <w:rsid w:val="006B55AC"/>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61E2"/>
    <w:rsid w:val="007A6467"/>
    <w:rsid w:val="007A652A"/>
    <w:rsid w:val="007B2B86"/>
    <w:rsid w:val="007B2F5A"/>
    <w:rsid w:val="007B3AFF"/>
    <w:rsid w:val="007B3CD8"/>
    <w:rsid w:val="007B5183"/>
    <w:rsid w:val="007B551D"/>
    <w:rsid w:val="007B7697"/>
    <w:rsid w:val="007B7B7F"/>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A66"/>
    <w:rsid w:val="00987583"/>
    <w:rsid w:val="00992A76"/>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51FB"/>
    <w:rsid w:val="00D55A8C"/>
    <w:rsid w:val="00D56CDF"/>
    <w:rsid w:val="00D578EC"/>
    <w:rsid w:val="00D57972"/>
    <w:rsid w:val="00D60C12"/>
    <w:rsid w:val="00D61489"/>
    <w:rsid w:val="00D63463"/>
    <w:rsid w:val="00D636BB"/>
    <w:rsid w:val="00D64CF4"/>
    <w:rsid w:val="00D65212"/>
    <w:rsid w:val="00D656EB"/>
    <w:rsid w:val="00D65ADA"/>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2EB3"/>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352"/>
    <w:rsid w:val="00DC4BCF"/>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175C5"/>
    <w:rsid w:val="00E17CDC"/>
    <w:rsid w:val="00E202D9"/>
    <w:rsid w:val="00E22614"/>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8D6F608-596E-2140-B4CB-569493404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25</Pages>
  <Words>20918</Words>
  <Characters>119235</Characters>
  <Application>Microsoft Macintosh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31</cp:revision>
  <dcterms:created xsi:type="dcterms:W3CDTF">2018-07-10T18:04:00Z</dcterms:created>
  <dcterms:modified xsi:type="dcterms:W3CDTF">2018-07-10T21:13:00Z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