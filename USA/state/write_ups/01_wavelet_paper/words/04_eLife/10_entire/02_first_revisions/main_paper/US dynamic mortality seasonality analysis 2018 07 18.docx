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1D27F117" w:rsidR="007846F4" w:rsidRDefault="007846F4" w:rsidP="00C33FFB">
      <w:pPr>
        <w:spacing w:line="480" w:lineRule="auto"/>
        <w:jc w:val="both"/>
        <w:rPr>
          <w:ins w:id="0" w:author="Majid2" w:date="2018-07-16T10:39:00Z"/>
          <w:color w:val="000000" w:themeColor="text1"/>
        </w:rPr>
      </w:pPr>
      <w:r>
        <w:rPr>
          <w:color w:val="000000" w:themeColor="text1"/>
        </w:rPr>
        <w:t>Table 1 presents number of deaths by cause of death and sex.</w:t>
      </w:r>
      <w:r w:rsidRPr="00AC73A1">
        <w:rPr>
          <w:color w:val="000000" w:themeColor="text1"/>
        </w:rPr>
        <w:t xml:space="preserve"> </w:t>
      </w:r>
      <w:ins w:id="1" w:author="Parks, Robbie M" w:date="2018-07-18T07:39:00Z">
        <w:r w:rsidR="00125763">
          <w:rPr>
            <w:color w:val="000000" w:themeColor="text1"/>
          </w:rPr>
          <w:t xml:space="preserve">Deaths from </w:t>
        </w:r>
        <w:r w:rsidR="009978A5">
          <w:rPr>
            <w:color w:val="000000" w:themeColor="text1"/>
          </w:rPr>
          <w:t xml:space="preserve">cardiorespiratory causes make up </w:t>
        </w:r>
      </w:ins>
      <w:ins w:id="2" w:author="Parks, Robbie M" w:date="2018-07-18T07:49:00Z">
        <w:r w:rsidR="009978A5">
          <w:rPr>
            <w:color w:val="000000" w:themeColor="text1"/>
          </w:rPr>
          <w:t>nearly half of all deaths</w:t>
        </w:r>
      </w:ins>
      <w:ins w:id="3" w:author="Parks, Robbie M" w:date="2018-07-18T07:51:00Z">
        <w:r w:rsidR="007C221D">
          <w:rPr>
            <w:color w:val="000000" w:themeColor="text1"/>
          </w:rPr>
          <w:t xml:space="preserve"> (48.1%)</w:t>
        </w:r>
      </w:ins>
      <w:ins w:id="4" w:author="Parks, Robbie M" w:date="2018-07-18T07:49:00Z">
        <w:r w:rsidR="009978A5">
          <w:rPr>
            <w:color w:val="000000" w:themeColor="text1"/>
          </w:rPr>
          <w:t xml:space="preserve">, with </w:t>
        </w:r>
        <w:proofErr w:type="gramStart"/>
        <w:r w:rsidR="009978A5">
          <w:rPr>
            <w:color w:val="000000" w:themeColor="text1"/>
          </w:rPr>
          <w:t>the majority of</w:t>
        </w:r>
        <w:proofErr w:type="gramEnd"/>
        <w:r w:rsidR="009978A5">
          <w:rPr>
            <w:color w:val="000000" w:themeColor="text1"/>
          </w:rPr>
          <w:t xml:space="preserve"> those </w:t>
        </w:r>
      </w:ins>
      <w:ins w:id="5" w:author="Parks, Robbie M" w:date="2018-07-18T07:53:00Z">
        <w:r w:rsidR="00A14627">
          <w:rPr>
            <w:color w:val="000000" w:themeColor="text1"/>
          </w:rPr>
          <w:t xml:space="preserve">deaths from </w:t>
        </w:r>
      </w:ins>
      <w:ins w:id="6" w:author="Parks, Robbie M" w:date="2018-07-18T07:49:00Z">
        <w:r w:rsidR="009978A5">
          <w:rPr>
            <w:color w:val="000000" w:themeColor="text1"/>
          </w:rPr>
          <w:t xml:space="preserve">cardiovascular </w:t>
        </w:r>
      </w:ins>
      <w:ins w:id="7" w:author="Parks, Robbie M" w:date="2018-07-18T07:53:00Z">
        <w:r w:rsidR="00A14627">
          <w:rPr>
            <w:color w:val="000000" w:themeColor="text1"/>
          </w:rPr>
          <w:t>disease</w:t>
        </w:r>
      </w:ins>
      <w:ins w:id="8" w:author="Parks, Robbie M" w:date="2018-07-18T07:49:00Z">
        <w:r w:rsidR="009978A5">
          <w:rPr>
            <w:color w:val="000000" w:themeColor="text1"/>
          </w:rPr>
          <w:t xml:space="preserve">. </w:t>
        </w:r>
      </w:ins>
      <w:ins w:id="9" w:author="Parks, Robbie M" w:date="2018-07-18T07:54:00Z">
        <w:r w:rsidR="00030756">
          <w:rPr>
            <w:color w:val="000000" w:themeColor="text1"/>
          </w:rPr>
          <w:t>Next highest during</w:t>
        </w:r>
      </w:ins>
      <w:ins w:id="10" w:author="Parks, Robbie M" w:date="2018-07-18T07:50:00Z">
        <w:r w:rsidR="002E757A">
          <w:rPr>
            <w:color w:val="000000" w:themeColor="text1"/>
          </w:rPr>
          <w:t xml:space="preserve"> the study period were </w:t>
        </w:r>
      </w:ins>
      <w:ins w:id="11" w:author="Parks, Robbie M" w:date="2018-07-18T07:54:00Z">
        <w:r w:rsidR="00030756">
          <w:rPr>
            <w:color w:val="000000" w:themeColor="text1"/>
          </w:rPr>
          <w:t xml:space="preserve">deaths </w:t>
        </w:r>
      </w:ins>
      <w:ins w:id="12" w:author="Parks, Robbie M" w:date="2018-07-18T07:50:00Z">
        <w:r w:rsidR="002E757A">
          <w:rPr>
            <w:color w:val="000000" w:themeColor="text1"/>
          </w:rPr>
          <w:t>from cancer</w:t>
        </w:r>
      </w:ins>
      <w:ins w:id="13" w:author="Parks, Robbie M" w:date="2018-07-18T07:54:00Z">
        <w:r w:rsidR="00030756">
          <w:rPr>
            <w:color w:val="000000" w:themeColor="text1"/>
          </w:rPr>
          <w:t xml:space="preserve"> (23.2%)</w:t>
        </w:r>
      </w:ins>
      <w:ins w:id="14" w:author="Parks, Robbie M" w:date="2018-07-18T07:50:00Z">
        <w:r w:rsidR="002E757A">
          <w:rPr>
            <w:color w:val="000000" w:themeColor="text1"/>
          </w:rPr>
          <w:t xml:space="preserve">, </w:t>
        </w:r>
      </w:ins>
      <w:ins w:id="15" w:author="Parks, Robbie M" w:date="2018-07-18T07:53:00Z">
        <w:r w:rsidR="00EB3FE7">
          <w:rPr>
            <w:color w:val="000000" w:themeColor="text1"/>
          </w:rPr>
          <w:t xml:space="preserve">followed by </w:t>
        </w:r>
      </w:ins>
      <w:ins w:id="16" w:author="Parks, Robbie M" w:date="2018-07-18T07:56:00Z">
        <w:r w:rsidR="00904B6C">
          <w:rPr>
            <w:color w:val="000000" w:themeColor="text1"/>
          </w:rPr>
          <w:t xml:space="preserve">deaths from </w:t>
        </w:r>
      </w:ins>
      <w:ins w:id="17" w:author="Parks, Robbie M" w:date="2018-07-18T07:53:00Z">
        <w:r w:rsidR="00EB3FE7">
          <w:rPr>
            <w:color w:val="000000" w:themeColor="text1"/>
          </w:rPr>
          <w:t>injuries</w:t>
        </w:r>
        <w:r w:rsidR="00A14627">
          <w:rPr>
            <w:color w:val="000000" w:themeColor="text1"/>
          </w:rPr>
          <w:t xml:space="preserve"> (6.8%)</w:t>
        </w:r>
        <w:r w:rsidR="00030756">
          <w:rPr>
            <w:color w:val="000000" w:themeColor="text1"/>
          </w:rPr>
          <w:t>,</w:t>
        </w:r>
      </w:ins>
      <w:ins w:id="18" w:author="Parks, Robbie M" w:date="2018-07-18T07:56:00Z">
        <w:r w:rsidR="001D2724">
          <w:rPr>
            <w:color w:val="000000" w:themeColor="text1"/>
          </w:rPr>
          <w:t xml:space="preserve"> with</w:t>
        </w:r>
      </w:ins>
      <w:ins w:id="19" w:author="Parks, Robbie M" w:date="2018-07-18T07:53:00Z">
        <w:r w:rsidR="00030756">
          <w:rPr>
            <w:color w:val="000000" w:themeColor="text1"/>
          </w:rPr>
          <w:t xml:space="preserve"> two thirds of those being unintentional.</w:t>
        </w:r>
      </w:ins>
    </w:p>
    <w:p w14:paraId="7ABBCA33" w14:textId="77777777" w:rsidR="007846F4" w:rsidRDefault="007846F4" w:rsidP="00C33FFB">
      <w:pPr>
        <w:spacing w:line="480" w:lineRule="auto"/>
        <w:jc w:val="both"/>
        <w:rPr>
          <w:ins w:id="20"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56DFF92" w:rsidR="00B91368" w:rsidRDefault="005902F2" w:rsidP="00C33FFB">
      <w:pPr>
        <w:spacing w:line="480" w:lineRule="auto"/>
        <w:jc w:val="both"/>
      </w:pPr>
      <w:r w:rsidRPr="00AC73A1">
        <w:t>M</w:t>
      </w:r>
      <w:r w:rsidR="0029208D" w:rsidRPr="00AC73A1">
        <w:t xml:space="preserve">ortality from all </w:t>
      </w:r>
      <w:del w:id="21" w:author="Parks, Robbie M" w:date="2018-07-18T08:40:00Z">
        <w:r w:rsidR="0029208D" w:rsidRPr="00AC73A1" w:rsidDel="00897C35">
          <w:delText xml:space="preserve">four </w:delText>
        </w:r>
        <w:r w:rsidR="00C87DEE" w:rsidDel="00897C35">
          <w:delText xml:space="preserve">main </w:delText>
        </w:r>
      </w:del>
      <w:r w:rsidR="0029208D" w:rsidRPr="00AC73A1">
        <w:t>cause</w:t>
      </w:r>
      <w:ins w:id="22" w:author="Parks, Robbie M" w:date="2018-07-18T08:58:00Z">
        <w:r w:rsidR="00D211A0">
          <w:t xml:space="preserve">s </w:t>
        </w:r>
      </w:ins>
      <w:del w:id="23" w:author="Parks, Robbie M" w:date="2018-07-18T08:58:00Z">
        <w:r w:rsidRPr="00AC73A1" w:rsidDel="00D211A0">
          <w:delText xml:space="preserve"> groups </w:delText>
        </w:r>
      </w:del>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del w:id="24" w:author="Parks, Robbie M" w:date="2018-07-18T08:40:00Z">
        <w:r w:rsidR="00F84E39" w:rsidDel="00452179">
          <w:delText xml:space="preserve">as was mortality from more disaggregated causes </w:delText>
        </w:r>
      </w:del>
      <w:r w:rsidR="00A137B9">
        <w:t>except for</w:t>
      </w:r>
      <w:r w:rsidR="00F91740">
        <w:t xml:space="preserve"> intentional injuries</w:t>
      </w:r>
      <w:r w:rsidR="0008287A">
        <w:t xml:space="preserve"> and substance use disorders</w:t>
      </w:r>
      <w:r w:rsidR="00D551FB">
        <w:t xml:space="preserve"> (Supplementary Figure XX)</w:t>
      </w:r>
      <w:r w:rsidRPr="00AC73A1">
        <w:t>.</w:t>
      </w:r>
      <w:ins w:id="25" w:author="Parks, Robbie M" w:date="2018-07-18T08:58:00Z">
        <w:r w:rsidR="00E228F7">
          <w:t xml:space="preserve"> </w:t>
        </w:r>
      </w:ins>
      <w:del w:id="26" w:author="Parks, Robbie M" w:date="2018-07-18T08:58:00Z">
        <w:r w:rsidRPr="00AC73A1" w:rsidDel="00E228F7">
          <w:delText xml:space="preserve"> </w:delText>
        </w:r>
        <w:r w:rsidR="00B91368" w:rsidRPr="00AC73A1" w:rsidDel="00E228F7">
          <w:delText xml:space="preserve">Seasonality in cancer deaths only appeared after </w:delText>
        </w:r>
        <w:r w:rsidR="00DA6C08" w:rsidRPr="00AC73A1" w:rsidDel="00E228F7">
          <w:delText>5</w:delText>
        </w:r>
        <w:r w:rsidR="00B91368" w:rsidRPr="00AC73A1" w:rsidDel="00E228F7">
          <w:delText>5 years of age</w:delText>
        </w:r>
      </w:del>
      <w:del w:id="27" w:author="Parks, Robbie M" w:date="2018-07-18T08:41:00Z">
        <w:r w:rsidR="00B91368" w:rsidRPr="00AC73A1" w:rsidDel="005861BC">
          <w:delText>,</w:delText>
        </w:r>
      </w:del>
      <w:del w:id="28" w:author="Parks, Robbie M" w:date="2018-07-18T08:58:00Z">
        <w:r w:rsidR="00B91368" w:rsidRPr="00AC73A1" w:rsidDel="00D65D3F">
          <w:delText xml:space="preserve"> </w:delText>
        </w:r>
      </w:del>
      <w:ins w:id="29" w:author="Parks, Robbie M" w:date="2018-07-18T08:42:00Z">
        <w:r w:rsidR="005861BC">
          <w:t>D</w:t>
        </w:r>
      </w:ins>
      <w:del w:id="30" w:author="Parks, Robbie M" w:date="2018-07-18T08:42:00Z">
        <w:r w:rsidR="00B91368" w:rsidRPr="00AC73A1" w:rsidDel="005861BC">
          <w:delText>whereas d</w:delText>
        </w:r>
      </w:del>
      <w:r w:rsidR="00B91368" w:rsidRPr="00AC73A1">
        <w:t>eaths from cardio</w:t>
      </w:r>
      <w:r w:rsidR="0029208D" w:rsidRPr="00AC73A1">
        <w:t>respiratory</w:t>
      </w:r>
      <w:r w:rsidR="00B91368" w:rsidRPr="00AC73A1">
        <w:t xml:space="preserve"> causes</w:t>
      </w:r>
      <w:ins w:id="31" w:author="Parks, Robbie M" w:date="2018-07-18T08:42:00Z">
        <w:r w:rsidR="005861BC">
          <w:t xml:space="preserve"> and respiratory infections</w:t>
        </w:r>
      </w:ins>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32" w:author="Parks, Robbie M" w:date="2018-07-18T08:58:00Z">
        <w:r w:rsidR="00E228F7">
          <w:t xml:space="preserve"> </w:t>
        </w:r>
        <w:r w:rsidR="00E228F7" w:rsidRPr="00AC73A1">
          <w:t>Seasonality in cancer deaths only appeared after 55 years of age</w:t>
        </w:r>
        <w:r w:rsidR="00E228F7">
          <w:t>.</w:t>
        </w:r>
      </w:ins>
    </w:p>
    <w:p w14:paraId="59632C3F" w14:textId="77777777" w:rsidR="00B1603E" w:rsidRDefault="00B1603E" w:rsidP="00C33FFB">
      <w:pPr>
        <w:spacing w:line="480" w:lineRule="auto"/>
        <w:jc w:val="both"/>
      </w:pPr>
    </w:p>
    <w:p w14:paraId="61D70D0D" w14:textId="1A7DEF3F" w:rsidR="005872FC" w:rsidRDefault="00F84E39" w:rsidP="00365ECB">
      <w:pPr>
        <w:spacing w:line="480" w:lineRule="auto"/>
        <w:jc w:val="both"/>
      </w:pPr>
      <w:del w:id="33" w:author="Parks, Robbie M" w:date="2018-07-18T08:42:00Z">
        <w:r w:rsidDel="005861BC">
          <w:delText>When more disaggregated causes of death were analysed</w:delText>
        </w:r>
        <w:r w:rsidR="00F1252C" w:rsidDel="005861BC">
          <w:delText>, seasonality</w:delText>
        </w:r>
        <w:r w:rsidR="00C77B93" w:rsidDel="005861BC">
          <w:delText xml:space="preserve"> in </w:delText>
        </w:r>
        <w:r w:rsidR="00EA7170" w:rsidDel="005861BC">
          <w:delText>respiratory infections persisted throughout the analysis period for all ages (Supplementary Figure XX).</w:delText>
        </w:r>
        <w:r w:rsidR="006F12E4" w:rsidDel="005861BC">
          <w:delText xml:space="preserve"> </w:delText>
        </w:r>
      </w:del>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3DB79E9E" w:rsidR="008D5D97" w:rsidRDefault="00233A16" w:rsidP="008D5D97">
      <w:pPr>
        <w:spacing w:line="480" w:lineRule="auto"/>
        <w:jc w:val="both"/>
      </w:pPr>
      <w:ins w:id="34" w:author="Parks, Robbie M" w:date="2018-07-18T08:52:00Z">
        <w:r>
          <w:t>Deaths of males and females aged</w:t>
        </w:r>
        <w:r w:rsidR="00FF5DAC">
          <w:t xml:space="preserve"> 7</w:t>
        </w:r>
        <w:r>
          <w:t>5 years and older from every cause of death were highest in the months of December, January and February</w:t>
        </w:r>
      </w:ins>
      <w:ins w:id="35" w:author="Parks, Robbie M" w:date="2018-07-18T08:53:00Z">
        <w:r w:rsidR="00FF5DAC">
          <w:t xml:space="preserve"> (Figure 3)</w:t>
        </w:r>
      </w:ins>
      <w:ins w:id="36" w:author="Parks, Robbie M" w:date="2018-07-18T08:52:00Z">
        <w:r>
          <w:t>, except for intentional injuries which peaked between June and August</w:t>
        </w:r>
      </w:ins>
      <w:ins w:id="37" w:author="Parks, Robbie M" w:date="2018-07-18T08:53:00Z">
        <w:r w:rsidR="00FF5DAC">
          <w:t xml:space="preserve"> (Supplementary Figure XX)</w:t>
        </w:r>
      </w:ins>
      <w:ins w:id="38" w:author="Parks, Robbie M" w:date="2018-07-18T08:52:00Z">
        <w:r>
          <w:t xml:space="preserve">. </w:t>
        </w:r>
      </w:ins>
      <w:ins w:id="39" w:author="Parks, Robbie M" w:date="2018-07-18T09:07:00Z">
        <w:r w:rsidR="0069659E">
          <w:t>D</w:t>
        </w:r>
      </w:ins>
      <w:moveToRangeStart w:id="40" w:author="Parks, Robbie M" w:date="2018-07-18T09:07:00Z" w:name="move519668167"/>
      <w:moveTo w:id="41" w:author="Parks, Robbie M" w:date="2018-07-18T09:07:00Z">
        <w:del w:id="42" w:author="Parks, Robbie M" w:date="2018-07-18T09:07:00Z">
          <w:r w:rsidR="008D5D97" w:rsidDel="0069659E">
            <w:delText>As with cardiorespiratory mortality, d</w:delText>
          </w:r>
        </w:del>
        <w:r w:rsidR="008D5D97">
          <w:t xml:space="preserve">eaths from </w:t>
        </w:r>
      </w:moveTo>
      <w:ins w:id="43" w:author="Parks, Robbie M" w:date="2018-07-18T09:07:00Z">
        <w:r w:rsidR="0069659E">
          <w:t>cardiorespiratory mortality</w:t>
        </w:r>
        <w:r w:rsidR="0069659E">
          <w:t>,</w:t>
        </w:r>
      </w:ins>
      <w:ins w:id="44" w:author="Parks, Robbie M" w:date="2018-07-18T09:08:00Z">
        <w:r w:rsidR="0069659E">
          <w:t xml:space="preserve"> including</w:t>
        </w:r>
      </w:ins>
      <w:ins w:id="45" w:author="Parks, Robbie M" w:date="2018-07-18T09:07:00Z">
        <w:r w:rsidR="0069659E">
          <w:t xml:space="preserve"> </w:t>
        </w:r>
      </w:ins>
      <w:moveTo w:id="46" w:author="Parks, Robbie M" w:date="2018-07-18T09:07:00Z">
        <w:r w:rsidR="008D5D97">
          <w:t xml:space="preserve">cardiovascular diseases </w:t>
        </w:r>
      </w:moveTo>
      <w:ins w:id="47" w:author="Parks, Robbie M" w:date="2018-07-18T09:09:00Z">
        <w:r w:rsidR="0069659E">
          <w:t xml:space="preserve">chronic respiratory diseases </w:t>
        </w:r>
      </w:ins>
      <w:moveTo w:id="48" w:author="Parks, Robbie M" w:date="2018-07-18T09:07:00Z">
        <w:r w:rsidR="008D5D97">
          <w:t>and respiratory infections</w:t>
        </w:r>
      </w:moveTo>
      <w:ins w:id="49" w:author="Parks, Robbie M" w:date="2018-07-18T09:09:00Z">
        <w:r w:rsidR="0069659E">
          <w:t>,</w:t>
        </w:r>
      </w:ins>
      <w:moveTo w:id="50" w:author="Parks, Robbie M" w:date="2018-07-18T09:07:00Z">
        <w:r w:rsidR="008D5D97">
          <w:t xml:space="preserve"> were </w:t>
        </w:r>
      </w:moveTo>
      <w:ins w:id="51" w:author="Parks, Robbie M" w:date="2018-07-18T09:08:00Z">
        <w:r w:rsidR="0069659E">
          <w:t xml:space="preserve">also </w:t>
        </w:r>
      </w:ins>
      <w:moveTo w:id="52" w:author="Parks, Robbie M" w:date="2018-07-18T09:07:00Z">
        <w:r w:rsidR="008D5D97">
          <w:t xml:space="preserve">consistently highest in January and February and lowest in July and August across </w:t>
        </w:r>
      </w:moveTo>
      <w:ins w:id="53" w:author="Parks, Robbie M" w:date="2018-07-18T09:08:00Z">
        <w:r w:rsidR="0069659E">
          <w:t xml:space="preserve">all </w:t>
        </w:r>
      </w:ins>
      <w:moveTo w:id="54" w:author="Parks, Robbie M" w:date="2018-07-18T09:07:00Z">
        <w:r w:rsidR="008D5D97">
          <w:t>ages</w:t>
        </w:r>
      </w:moveTo>
      <w:ins w:id="55" w:author="Parks, Robbie M" w:date="2018-07-18T09:08:00Z">
        <w:r w:rsidR="0069659E">
          <w:t xml:space="preserve">, </w:t>
        </w:r>
      </w:ins>
      <w:ins w:id="56" w:author="Parks, Robbie M" w:date="2018-07-18T09:09:00Z">
        <w:r w:rsidR="0069659E">
          <w:t>except for</w:t>
        </w:r>
      </w:ins>
      <w:ins w:id="57" w:author="Parks, Robbie M" w:date="2018-07-18T09:08:00Z">
        <w:r w:rsidR="0069659E">
          <w:t xml:space="preserve"> </w:t>
        </w:r>
      </w:ins>
      <w:ins w:id="58" w:author="Parks, Robbie M" w:date="2018-07-18T09:09:00Z">
        <w:r w:rsidR="0069659E">
          <w:t>males and females of 5-24 years in chronic respiratory diseases</w:t>
        </w:r>
      </w:ins>
      <w:moveTo w:id="59" w:author="Parks, Robbie M" w:date="2018-07-18T09:07:00Z">
        <w:r w:rsidR="008D5D97">
          <w:t xml:space="preserve"> (</w:t>
        </w:r>
      </w:moveTo>
      <w:ins w:id="60" w:author="Parks, Robbie M" w:date="2018-07-18T09:10:00Z">
        <w:r w:rsidR="006704B7">
          <w:t xml:space="preserve">Figure 3 and </w:t>
        </w:r>
      </w:ins>
      <w:moveTo w:id="61" w:author="Parks, Robbie M" w:date="2018-07-18T09:07:00Z">
        <w:r w:rsidR="008D5D97">
          <w:t xml:space="preserve">Supplementary Figure XX). </w:t>
        </w:r>
      </w:moveTo>
    </w:p>
    <w:moveToRangeEnd w:id="40"/>
    <w:p w14:paraId="5FABCF65" w14:textId="77777777" w:rsidR="008D5D97" w:rsidRDefault="008D5D97" w:rsidP="00C33FFB">
      <w:pPr>
        <w:spacing w:line="480" w:lineRule="auto"/>
        <w:jc w:val="both"/>
        <w:rPr>
          <w:ins w:id="62" w:author="Parks, Robbie M" w:date="2018-07-18T09:07:00Z"/>
        </w:rPr>
      </w:pPr>
    </w:p>
    <w:p w14:paraId="6848C76F" w14:textId="1DB56123" w:rsidR="00D211A0" w:rsidRDefault="00D211A0" w:rsidP="00C33FFB">
      <w:pPr>
        <w:spacing w:line="480" w:lineRule="auto"/>
        <w:jc w:val="both"/>
        <w:rPr>
          <w:ins w:id="63" w:author="Parks, Robbie M" w:date="2018-07-18T08:57:00Z"/>
        </w:rPr>
      </w:pPr>
      <w:ins w:id="64" w:author="Parks, Robbie M" w:date="2018-07-18T08:57:00Z">
        <w:r>
          <w:t>Further, d</w:t>
        </w:r>
      </w:ins>
      <w:del w:id="65" w:author="Parks, Robbie M" w:date="2018-07-18T08:57:00Z">
        <w:r w:rsidR="000210D1" w:rsidRPr="00AC73A1" w:rsidDel="00D211A0">
          <w:delText>D</w:delText>
        </w:r>
      </w:del>
      <w:r w:rsidR="000210D1" w:rsidRPr="00AC73A1">
        <w:t>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w:t>
      </w:r>
      <w:ins w:id="66" w:author="Majid2" w:date="2018-07-16T10:40:00Z">
        <w:r w:rsidR="007846F4">
          <w:t xml:space="preserve"> all non-injury </w:t>
        </w:r>
        <w:r w:rsidR="007846F4">
          <w:lastRenderedPageBreak/>
          <w:t>causes</w:t>
        </w:r>
      </w:ins>
      <w:r w:rsidR="00F44160" w:rsidRPr="00AC73A1">
        <w:t xml:space="preserve"> of death</w:t>
      </w:r>
      <w:ins w:id="67" w:author="Parks, Robbie M" w:date="2018-07-18T09:01:00Z">
        <w:r w:rsidR="009E02EB">
          <w:t xml:space="preserve"> (</w:t>
        </w:r>
      </w:ins>
      <w:ins w:id="68" w:author="Parks, Robbie M" w:date="2018-07-18T09:05:00Z">
        <w:r w:rsidR="000940BB">
          <w:t>except for</w:t>
        </w:r>
      </w:ins>
      <w:ins w:id="69" w:author="Parks, Robbie M" w:date="2018-07-18T09:01:00Z">
        <w:r w:rsidR="009E02EB">
          <w:t xml:space="preserve"> maternal conditions, which bore no clear pattern)</w:t>
        </w:r>
      </w:ins>
      <w:ins w:id="70" w:author="Parks, Robbie M" w:date="2018-07-18T09:02:00Z">
        <w:r w:rsidR="00E95082">
          <w:t xml:space="preserve"> </w:t>
        </w:r>
        <w:r w:rsidR="00E95082">
          <w:t>(Supplementary Figure XX).</w:t>
        </w:r>
      </w:ins>
    </w:p>
    <w:p w14:paraId="6D4B4E34" w14:textId="77777777" w:rsidR="00D211A0" w:rsidRDefault="00D211A0" w:rsidP="00C33FFB">
      <w:pPr>
        <w:spacing w:line="480" w:lineRule="auto"/>
        <w:jc w:val="both"/>
        <w:rPr>
          <w:ins w:id="71" w:author="Parks, Robbie M" w:date="2018-07-18T08:57:00Z"/>
        </w:rPr>
      </w:pPr>
    </w:p>
    <w:p w14:paraId="0959ED9D" w14:textId="4B17E330" w:rsidR="006C06A0" w:rsidRDefault="000210D1" w:rsidP="00C33FFB">
      <w:pPr>
        <w:spacing w:line="480" w:lineRule="auto"/>
        <w:jc w:val="both"/>
        <w:rPr>
          <w:ins w:id="72" w:author="Ezzati, Majid" w:date="2018-07-13T20:57:00Z"/>
        </w:rPr>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ins w:id="73" w:author="Ezzati, Majid" w:date="2018-07-13T20:57:00Z">
        <w:r w:rsidR="006C06A0">
          <w:t>, as did deaths from injuries</w:t>
        </w:r>
      </w:ins>
      <w:r w:rsidR="009D7307" w:rsidRPr="00AC73A1">
        <w:t>.</w:t>
      </w:r>
      <w:ins w:id="74" w:author="Ezzati, Majid" w:date="2018-07-13T20:57:00Z">
        <w:r w:rsidR="006C06A0">
          <w:t xml:space="preserve"> Injury deaths also had a summer peak in</w:t>
        </w:r>
      </w:ins>
      <w:ins w:id="75" w:author="Majid2" w:date="2018-07-16T10:40:00Z">
        <w:r w:rsidR="007846F4">
          <w:t xml:space="preserve"> </w:t>
        </w:r>
      </w:ins>
      <w:ins w:id="76" w:author="Majid2" w:date="2018-07-16T10:42:00Z">
        <w:r w:rsidR="007846F4">
          <w:t>most other age groups for males and for females aged 44 years and younger.</w:t>
        </w:r>
      </w:ins>
    </w:p>
    <w:p w14:paraId="3B88980A" w14:textId="1F3F56A8" w:rsidR="007846F4" w:rsidRDefault="009D7307" w:rsidP="00C33FFB">
      <w:pPr>
        <w:spacing w:line="480" w:lineRule="auto"/>
        <w:jc w:val="both"/>
        <w:rPr>
          <w:ins w:id="77" w:author="Majid2" w:date="2018-07-16T10:45:00Z"/>
        </w:rPr>
      </w:pPr>
      <w:r w:rsidRPr="00AC73A1">
        <w:t xml:space="preserve"> </w:t>
      </w:r>
    </w:p>
    <w:p w14:paraId="2FB6278E" w14:textId="4A4512AF" w:rsidR="000210D1" w:rsidDel="008D5D97" w:rsidRDefault="00C837D4" w:rsidP="00C33FFB">
      <w:pPr>
        <w:spacing w:line="480" w:lineRule="auto"/>
        <w:jc w:val="both"/>
      </w:pPr>
      <w:moveFromRangeStart w:id="78" w:author="Parks, Robbie M" w:date="2018-07-18T09:07:00Z" w:name="move519668167"/>
      <w:commentRangeStart w:id="79"/>
      <w:moveFrom w:id="80" w:author="Parks, Robbie M" w:date="2018-07-18T09:07:00Z">
        <w:r w:rsidDel="008D5D97">
          <w:t xml:space="preserve">As with </w:t>
        </w:r>
        <w:r w:rsidR="004930FE" w:rsidDel="008D5D97">
          <w:t xml:space="preserve">cardiorespiratory mortality, deaths from </w:t>
        </w:r>
        <w:r w:rsidR="00C17F03" w:rsidDel="008D5D97">
          <w:t xml:space="preserve">cardiovascular diseases </w:t>
        </w:r>
        <w:r w:rsidR="00E17CDC" w:rsidDel="008D5D97">
          <w:t>and</w:t>
        </w:r>
        <w:r w:rsidR="00C17F03" w:rsidDel="008D5D97">
          <w:t xml:space="preserve"> respiratory in</w:t>
        </w:r>
        <w:r w:rsidR="004960EA" w:rsidDel="008D5D97">
          <w:t>fections</w:t>
        </w:r>
        <w:r w:rsidR="00E17CDC" w:rsidDel="008D5D97">
          <w:t xml:space="preserve"> were consistently highest in January and February and lowest in July and August across ages</w:t>
        </w:r>
        <w:r w:rsidR="000A7D70" w:rsidDel="008D5D97">
          <w:t xml:space="preserve"> </w:t>
        </w:r>
        <w:r w:rsidR="004960EA" w:rsidDel="008D5D97">
          <w:t>(Supplementary Figure XX</w:t>
        </w:r>
        <w:r w:rsidR="00C17F03" w:rsidDel="008D5D97">
          <w:t>)</w:t>
        </w:r>
        <w:r w:rsidR="0092345D" w:rsidDel="008D5D97">
          <w:t>.</w:t>
        </w:r>
        <w:r w:rsidR="00611D70" w:rsidDel="008D5D97">
          <w:t xml:space="preserve"> </w:t>
        </w:r>
        <w:commentRangeEnd w:id="79"/>
        <w:r w:rsidR="006C06A0" w:rsidDel="008D5D97">
          <w:rPr>
            <w:rStyle w:val="CommentReference"/>
            <w:rFonts w:asciiTheme="minorHAnsi" w:hAnsiTheme="minorHAnsi" w:cstheme="minorBidi"/>
            <w:lang w:eastAsia="en-US"/>
          </w:rPr>
          <w:commentReference w:id="79"/>
        </w:r>
      </w:moveFrom>
    </w:p>
    <w:moveFromRangeEnd w:id="78"/>
    <w:p w14:paraId="7C840BD3" w14:textId="77777777" w:rsidR="00BE6B38" w:rsidRPr="00AC73A1" w:rsidRDefault="00BE6B38" w:rsidP="00C33FFB">
      <w:pPr>
        <w:spacing w:line="480" w:lineRule="auto"/>
        <w:jc w:val="both"/>
      </w:pPr>
    </w:p>
    <w:p w14:paraId="13C55760" w14:textId="73A7EBF4"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w:t>
      </w:r>
      <w:bookmarkStart w:id="81" w:name="_GoBack"/>
      <w:bookmarkEnd w:id="81"/>
      <w:r w:rsidR="000210D1" w:rsidRPr="00AC73A1">
        <w:t>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itself driven by increasing difference in non-intentional injuries</w:t>
      </w:r>
      <w:r w:rsidR="009B11D1" w:rsidRPr="00AC73A1">
        <w:t>.</w:t>
      </w:r>
      <w:commentRangeStart w:id="82"/>
      <w:ins w:id="83" w:author="Parks, Robbie M" w:date="2018-07-10T16:31:00Z">
        <w:r w:rsidR="00564D58">
          <w:t xml:space="preserve"> </w:t>
        </w:r>
        <w:del w:id="84" w:author="Ezzati, Majid" w:date="2018-07-13T21:13:00Z">
          <w:r w:rsidR="00564D58" w:rsidDel="00CB584B">
            <w:delText>In contrast to cardiorespiratory deaths</w:delText>
          </w:r>
        </w:del>
      </w:ins>
      <w:ins w:id="85" w:author="Parks, Robbie M" w:date="2018-07-10T16:37:00Z">
        <w:del w:id="86" w:author="Ezzati, Majid" w:date="2018-07-13T21:13:00Z">
          <w:r w:rsidR="006370F9" w:rsidDel="00CB584B">
            <w:delText xml:space="preserve">, </w:delText>
          </w:r>
        </w:del>
      </w:ins>
      <w:ins w:id="87" w:author="Parks, Robbie M" w:date="2018-07-10T16:40:00Z">
        <w:del w:id="88" w:author="Ezzati, Majid" w:date="2018-07-13T21:13:00Z">
          <w:r w:rsidR="00C1347B" w:rsidDel="00CB584B">
            <w:delText xml:space="preserve">proportional difference increased in </w:delText>
          </w:r>
        </w:del>
      </w:ins>
      <w:ins w:id="89" w:author="Parks, Robbie M" w:date="2018-07-10T18:11:00Z">
        <w:del w:id="90" w:author="Ezzati, Majid" w:date="2018-07-13T21:13:00Z">
          <w:r w:rsidR="003E4733" w:rsidDel="00CB584B">
            <w:delText>respiratory infection</w:delText>
          </w:r>
        </w:del>
      </w:ins>
      <w:ins w:id="91" w:author="Parks, Robbie M" w:date="2018-07-10T16:40:00Z">
        <w:del w:id="92" w:author="Ezzati, Majid" w:date="2018-07-13T21:13:00Z">
          <w:r w:rsidR="00C1347B" w:rsidDel="00CB584B">
            <w:delText xml:space="preserve"> deaths of </w:delText>
          </w:r>
        </w:del>
      </w:ins>
      <w:ins w:id="93" w:author="Parks, Robbie M" w:date="2018-07-10T16:37:00Z">
        <w:del w:id="94" w:author="Ezzati, Majid" w:date="2018-07-13T21:13:00Z">
          <w:r w:rsidR="006370F9" w:rsidDel="00CB584B">
            <w:delText xml:space="preserve">several age groups </w:delText>
          </w:r>
        </w:del>
      </w:ins>
      <w:ins w:id="95" w:author="Parks, Robbie M" w:date="2018-07-10T16:40:00Z">
        <w:del w:id="96" w:author="Ezzati, Majid" w:date="2018-07-13T21:13:00Z">
          <w:r w:rsidR="00C1347B" w:rsidDel="00CB584B">
            <w:delText>in</w:delText>
          </w:r>
        </w:del>
      </w:ins>
      <w:ins w:id="97" w:author="Parks, Robbie M" w:date="2018-07-10T16:37:00Z">
        <w:del w:id="98" w:author="Ezzati, Majid" w:date="2018-07-13T21:13:00Z">
          <w:r w:rsidR="006370F9" w:rsidDel="00CB584B">
            <w:delText xml:space="preserve"> both males and females</w:delText>
          </w:r>
        </w:del>
      </w:ins>
      <w:ins w:id="99" w:author="Parks, Robbie M" w:date="2018-07-10T16:41:00Z">
        <w:del w:id="100" w:author="Ezzati, Majid" w:date="2018-07-13T21:13:00Z">
          <w:r w:rsidR="00691371" w:rsidDel="00CB584B">
            <w:delText xml:space="preserve">, including </w:delText>
          </w:r>
        </w:del>
      </w:ins>
      <w:ins w:id="101" w:author="Parks, Robbie M" w:date="2018-07-10T16:44:00Z">
        <w:del w:id="102" w:author="Ezzati, Majid" w:date="2018-07-13T21:13:00Z">
          <w:r w:rsidR="009C118F" w:rsidDel="00CB584B">
            <w:delText xml:space="preserve">significant increases in </w:delText>
          </w:r>
          <w:r w:rsidR="000C75E0" w:rsidDel="00CB584B">
            <w:delText>deaths of males of 35-64 years</w:delText>
          </w:r>
        </w:del>
      </w:ins>
      <w:commentRangeEnd w:id="82"/>
      <w:r w:rsidR="00CB584B">
        <w:rPr>
          <w:rStyle w:val="CommentReference"/>
          <w:rFonts w:asciiTheme="minorHAnsi" w:hAnsiTheme="minorHAnsi" w:cstheme="minorBidi"/>
          <w:lang w:eastAsia="en-US"/>
        </w:rPr>
        <w:commentReference w:id="82"/>
      </w:r>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486BD71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w:t>
      </w:r>
      <w:r w:rsidR="000210D1" w:rsidRPr="00AC73A1">
        <w:lastRenderedPageBreak/>
        <w:t>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103" w:author="Parks, Robbie M" w:date="2018-07-18T09:10:00Z">
        <w:r w:rsidR="00214C19" w:rsidRPr="00AC73A1" w:rsidDel="00DC40BE">
          <w:delText xml:space="preserve"> </w:delText>
        </w:r>
        <w:commentRangeStart w:id="104"/>
        <w:commentRangeStart w:id="105"/>
        <w:r w:rsidR="00214C19" w:rsidRPr="00AC73A1" w:rsidDel="00DC40BE">
          <w:delText xml:space="preserve">The </w:delText>
        </w:r>
        <w:r w:rsidR="00C125D1" w:rsidRPr="00AC73A1" w:rsidDel="00DC40BE">
          <w:delText xml:space="preserve">only cause of death with regional differences in seasonality was </w:delText>
        </w:r>
        <w:r w:rsidR="00214C19" w:rsidRPr="00AC73A1" w:rsidDel="00DC40BE">
          <w:delText xml:space="preserve">injuries </w:delText>
        </w:r>
        <w:r w:rsidR="00C125D1" w:rsidRPr="00AC73A1" w:rsidDel="00DC40BE">
          <w:delText xml:space="preserve">in men aged </w:delText>
        </w:r>
        <w:r w:rsidR="00214C19" w:rsidRPr="00AC73A1" w:rsidDel="00DC40BE">
          <w:delText xml:space="preserve">55-64 </w:delText>
        </w:r>
        <w:r w:rsidR="00C125D1" w:rsidRPr="00AC73A1" w:rsidDel="00DC40BE">
          <w:delText>years</w:delText>
        </w:r>
        <w:r w:rsidR="00214C19" w:rsidRPr="00AC73A1" w:rsidDel="00DC40BE">
          <w:delText xml:space="preserve"> and </w:delText>
        </w:r>
        <w:r w:rsidR="00C125D1" w:rsidRPr="00AC73A1" w:rsidDel="00DC40BE">
          <w:delText xml:space="preserve">women aged </w:delText>
        </w:r>
        <w:r w:rsidR="00214C19" w:rsidRPr="00AC73A1" w:rsidDel="00DC40BE">
          <w:delText xml:space="preserve">65-74 </w:delText>
        </w:r>
        <w:r w:rsidR="00C125D1" w:rsidRPr="00AC73A1" w:rsidDel="00DC40BE">
          <w:delText xml:space="preserve">years. Injury death rates in these age-sex groups seemed to peak in January in the </w:delText>
        </w:r>
        <w:r w:rsidR="00765400" w:rsidRPr="00AC73A1" w:rsidDel="00DC40BE">
          <w:delText xml:space="preserve">Northeast peak </w:delText>
        </w:r>
        <w:r w:rsidR="00C125D1" w:rsidRPr="00AC73A1" w:rsidDel="00DC40BE">
          <w:delText>and in August in the</w:delText>
        </w:r>
        <w:r w:rsidR="00214C19" w:rsidRPr="00AC73A1" w:rsidDel="00DC40BE">
          <w:delText xml:space="preserve"> (</w:delText>
        </w:r>
        <w:r w:rsidR="00545E85" w:rsidRPr="00AC73A1" w:rsidDel="00DC40BE">
          <w:delText xml:space="preserve">Supplementary Figure </w:delText>
        </w:r>
        <w:r w:rsidR="00407783" w:rsidDel="00DC40BE">
          <w:delText>XX</w:delText>
        </w:r>
        <w:r w:rsidR="006630ED" w:rsidRPr="00AC73A1" w:rsidDel="00DC40BE">
          <w:delText>)</w:delText>
        </w:r>
        <w:r w:rsidR="00214C19" w:rsidRPr="00AC73A1" w:rsidDel="00DC40BE">
          <w:delText>.</w:delText>
        </w:r>
        <w:commentRangeEnd w:id="104"/>
        <w:r w:rsidR="00767823" w:rsidDel="00DC40BE">
          <w:rPr>
            <w:rStyle w:val="CommentReference"/>
            <w:rFonts w:asciiTheme="minorHAnsi" w:hAnsiTheme="minorHAnsi" w:cstheme="minorBidi"/>
            <w:lang w:eastAsia="en-US"/>
          </w:rPr>
          <w:commentReference w:id="104"/>
        </w:r>
        <w:commentRangeEnd w:id="105"/>
        <w:r w:rsidR="00CB584B" w:rsidDel="00DC40BE">
          <w:rPr>
            <w:rStyle w:val="CommentReference"/>
            <w:rFonts w:asciiTheme="minorHAnsi" w:hAnsiTheme="minorHAnsi" w:cstheme="minorBidi"/>
            <w:lang w:eastAsia="en-US"/>
          </w:rPr>
          <w:commentReference w:id="105"/>
        </w:r>
      </w:del>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w:t>
      </w:r>
      <w:r w:rsidR="002B3737" w:rsidRPr="00AC73A1">
        <w:lastRenderedPageBreak/>
        <w:t xml:space="preserve">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106"/>
      <w:r w:rsidR="00A76EC0" w:rsidRPr="00AC73A1">
        <w:t xml:space="preserve">our subnational analysis over three decades revealed </w:t>
      </w:r>
      <w:commentRangeStart w:id="107"/>
      <w:commentRangeStart w:id="108"/>
      <w:commentRangeStart w:id="109"/>
      <w:r w:rsidR="00A76EC0" w:rsidRPr="00AC73A1">
        <w:t>variations</w:t>
      </w:r>
      <w:commentRangeEnd w:id="107"/>
      <w:r w:rsidR="00B96C91">
        <w:rPr>
          <w:rStyle w:val="CommentReference"/>
          <w:rFonts w:asciiTheme="minorHAnsi" w:hAnsiTheme="minorHAnsi" w:cstheme="minorBidi"/>
          <w:lang w:eastAsia="en-US"/>
        </w:rPr>
        <w:commentReference w:id="107"/>
      </w:r>
      <w:commentRangeEnd w:id="108"/>
      <w:r w:rsidR="00A95B9E">
        <w:rPr>
          <w:rStyle w:val="CommentReference"/>
          <w:rFonts w:asciiTheme="minorHAnsi" w:hAnsiTheme="minorHAnsi" w:cstheme="minorBidi"/>
          <w:lang w:eastAsia="en-US"/>
        </w:rPr>
        <w:commentReference w:id="108"/>
      </w:r>
      <w:commentRangeEnd w:id="109"/>
      <w:r w:rsidR="00175631">
        <w:rPr>
          <w:rStyle w:val="CommentReference"/>
          <w:rFonts w:asciiTheme="minorHAnsi" w:hAnsiTheme="minorHAnsi" w:cstheme="minorBidi"/>
          <w:lang w:eastAsia="en-US"/>
        </w:rPr>
        <w:commentReference w:id="109"/>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106"/>
      <w:r w:rsidR="00737C06">
        <w:rPr>
          <w:rStyle w:val="CommentReference"/>
          <w:rFonts w:asciiTheme="minorHAnsi" w:hAnsiTheme="minorHAnsi" w:cstheme="minorBidi"/>
          <w:lang w:eastAsia="en-US"/>
        </w:rPr>
        <w:commentReference w:id="106"/>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110"/>
      <w:r>
        <w:t>T</w:t>
      </w:r>
      <w:r w:rsidR="000B343F" w:rsidRPr="00AC73A1">
        <w:t xml:space="preserve">he observed geographical </w:t>
      </w:r>
      <w:r w:rsidR="00EF4585" w:rsidRPr="00AC73A1">
        <w:t xml:space="preserve">similarity </w:t>
      </w:r>
      <w:r w:rsidR="000B343F" w:rsidRPr="00AC73A1">
        <w:t xml:space="preserve">in </w:t>
      </w:r>
      <w:ins w:id="111" w:author="Parks, Robbie M" w:date="2018-07-10T17:46:00Z">
        <w:del w:id="112" w:author="Majid2" w:date="2018-07-16T10:49:00Z">
          <w:r w:rsidR="00BA3E10" w:rsidDel="008C7C85">
            <w:delText xml:space="preserve">non-injury </w:delText>
          </w:r>
        </w:del>
      </w:ins>
      <w:r w:rsidR="000B343F" w:rsidRPr="00AC73A1">
        <w:t>seasonal mortality variation</w:t>
      </w:r>
      <w:ins w:id="113" w:author="Parks, Robbie M" w:date="2018-07-10T18:23:00Z">
        <w:r w:rsidR="00277FF5">
          <w:t xml:space="preserve"> (independent of range of temperature)</w:t>
        </w:r>
      </w:ins>
      <w:r w:rsidR="000B343F" w:rsidRPr="00AC73A1">
        <w:t xml:space="preserve"> </w:t>
      </w:r>
      <w:commentRangeEnd w:id="110"/>
      <w:r w:rsidR="00175631">
        <w:rPr>
          <w:rStyle w:val="CommentReference"/>
          <w:rFonts w:asciiTheme="minorHAnsi" w:hAnsiTheme="minorHAnsi" w:cstheme="minorBidi"/>
          <w:lang w:eastAsia="en-US"/>
        </w:rPr>
        <w:commentReference w:id="110"/>
      </w:r>
      <w:r w:rsidR="000B343F" w:rsidRPr="00AC73A1">
        <w:t>in the USA</w:t>
      </w:r>
      <w:r w:rsidR="005426EF">
        <w:t xml:space="preserve"> was</w:t>
      </w:r>
      <w:r w:rsidR="005426EF" w:rsidRPr="00AC73A1">
        <w:t xml:space="preserve"> </w:t>
      </w:r>
      <w:r w:rsidR="000B343F" w:rsidRPr="00AC73A1">
        <w:t xml:space="preserve">also seen in a study of 36 cities </w:t>
      </w:r>
      <w:del w:id="114" w:author="Majid2" w:date="2018-07-16T10:49:00Z">
        <w:r w:rsidR="000B343F" w:rsidRPr="00AC73A1" w:rsidDel="008C7C85">
          <w:delText xml:space="preserve">using </w:delText>
        </w:r>
      </w:del>
      <w:ins w:id="115" w:author="Parks, Robbie M" w:date="2018-07-10T17:46:00Z">
        <w:del w:id="116" w:author="Majid2" w:date="2018-07-16T10:49:00Z">
          <w:r w:rsidR="0079171F" w:rsidDel="008C7C85">
            <w:delText>all</w:delText>
          </w:r>
          <w:r w:rsidR="001310F1" w:rsidDel="008C7C85">
            <w:delText>-cause</w:delText>
          </w:r>
          <w:r w:rsidR="0079171F" w:rsidDel="008C7C85">
            <w:delText xml:space="preserve"> </w:delText>
          </w:r>
        </w:del>
      </w:ins>
      <w:del w:id="117"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w:t>
      </w:r>
      <w:r w:rsidR="000B343F" w:rsidRPr="00AC73A1">
        <w:lastRenderedPageBreak/>
        <w:t xml:space="preserve">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118"/>
      <w:commentRangeStart w:id="119"/>
      <w:commentRangeStart w:id="120"/>
      <w:r w:rsidR="00B96C91">
        <w:t>although the two measures are correlated</w:t>
      </w:r>
      <w:commentRangeEnd w:id="118"/>
      <w:r w:rsidR="00B96C91">
        <w:rPr>
          <w:rStyle w:val="CommentReference"/>
          <w:rFonts w:asciiTheme="minorHAnsi" w:hAnsiTheme="minorHAnsi" w:cstheme="minorBidi"/>
          <w:lang w:eastAsia="en-US"/>
        </w:rPr>
        <w:commentReference w:id="118"/>
      </w:r>
      <w:commentRangeEnd w:id="119"/>
      <w:r w:rsidR="00C7166F">
        <w:rPr>
          <w:rStyle w:val="CommentReference"/>
          <w:rFonts w:asciiTheme="minorHAnsi" w:hAnsiTheme="minorHAnsi" w:cstheme="minorBidi"/>
          <w:lang w:eastAsia="en-US"/>
        </w:rPr>
        <w:commentReference w:id="119"/>
      </w:r>
      <w:commentRangeEnd w:id="120"/>
      <w:r w:rsidR="00175631">
        <w:rPr>
          <w:rStyle w:val="CommentReference"/>
          <w:rFonts w:asciiTheme="minorHAnsi" w:hAnsiTheme="minorHAnsi" w:cstheme="minorBidi"/>
          <w:lang w:eastAsia="en-US"/>
        </w:rPr>
        <w:commentReference w:id="120"/>
      </w:r>
      <w:ins w:id="121" w:author="Ezzati, Majid" w:date="2018-07-09T05:44:00Z">
        <w:r w:rsidR="00B96C91">
          <w:t>)</w:t>
        </w:r>
      </w:ins>
      <w:ins w:id="122"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123"/>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AC73A1">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124"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lastRenderedPageBreak/>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25" w:author="Parks, Robbie M" w:date="2018-06-19T14:05:00Z"/>
        </w:rPr>
      </w:pPr>
    </w:p>
    <w:p w14:paraId="6514E41B" w14:textId="321E3FB9" w:rsidR="00E9529D" w:rsidRDefault="004055C0" w:rsidP="00E9529D">
      <w:pPr>
        <w:spacing w:line="480" w:lineRule="auto"/>
        <w:jc w:val="both"/>
        <w:rPr>
          <w:ins w:id="126"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127"/>
      <w:ins w:id="128" w:author="Parks, Robbie M" w:date="2018-07-10T22:50:00Z">
        <w:r w:rsidR="00E9529D">
          <w:t>Hottest of all the regions on average annually is the Southeast (18.4°C).</w:t>
        </w:r>
      </w:ins>
      <w:commentRangeEnd w:id="127"/>
      <w:r w:rsidR="00175631">
        <w:rPr>
          <w:rStyle w:val="CommentReference"/>
          <w:rFonts w:asciiTheme="minorHAnsi" w:hAnsiTheme="minorHAnsi" w:cstheme="minorBidi"/>
          <w:lang w:eastAsia="en-US"/>
        </w:rPr>
        <w:commentReference w:id="127"/>
      </w:r>
      <w:ins w:id="129" w:author="Parks, Robbie M" w:date="2018-07-10T22:50:00Z">
        <w:r w:rsidR="00E9529D">
          <w:t xml:space="preserve"> </w:t>
        </w:r>
        <w:commentRangeStart w:id="130"/>
        <w:r w:rsidR="00E9529D">
          <w:t xml:space="preserve">Moving westwards, the South, with the second warmest average annual temperature (18°C), takes up the largest geographic share of the USA (18.8% of contiguous land mass), with half taken up by Texas. </w:t>
        </w:r>
      </w:ins>
      <w:commentRangeEnd w:id="130"/>
      <w:r w:rsidR="00175631">
        <w:rPr>
          <w:rStyle w:val="CommentReference"/>
          <w:rFonts w:asciiTheme="minorHAnsi" w:hAnsiTheme="minorHAnsi" w:cstheme="minorBidi"/>
          <w:lang w:eastAsia="en-US"/>
        </w:rPr>
        <w:commentReference w:id="130"/>
      </w:r>
      <w:commentRangeStart w:id="131"/>
      <w:ins w:id="132"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131"/>
      <w:r w:rsidR="00175631">
        <w:rPr>
          <w:rStyle w:val="CommentReference"/>
          <w:rFonts w:asciiTheme="minorHAnsi" w:hAnsiTheme="minorHAnsi" w:cstheme="minorBidi"/>
          <w:lang w:eastAsia="en-US"/>
        </w:rPr>
        <w:commentReference w:id="131"/>
      </w:r>
    </w:p>
    <w:p w14:paraId="6D7FBE97" w14:textId="77777777" w:rsidR="00E9529D" w:rsidRDefault="00E9529D" w:rsidP="00E9529D">
      <w:pPr>
        <w:spacing w:line="480" w:lineRule="auto"/>
        <w:jc w:val="both"/>
        <w:rPr>
          <w:ins w:id="133" w:author="Parks, Robbie M" w:date="2018-07-10T22:50:00Z"/>
        </w:rPr>
      </w:pPr>
    </w:p>
    <w:p w14:paraId="6C50800E" w14:textId="00B4687A" w:rsidR="00C66D47" w:rsidRPr="00AC73A1" w:rsidRDefault="00E9529D" w:rsidP="004055C0">
      <w:pPr>
        <w:spacing w:line="480" w:lineRule="auto"/>
        <w:jc w:val="both"/>
        <w:rPr>
          <w:ins w:id="134" w:author="Parks, Robbie M" w:date="2018-06-19T14:05:00Z"/>
        </w:rPr>
      </w:pPr>
      <w:commentRangeStart w:id="135"/>
      <w:ins w:id="136" w:author="Parks, Robbie M" w:date="2018-07-10T22:50:00Z">
        <w:r>
          <w:t>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the climate regions (64,046,741 or 19.8% total population in 2016) is in the Northeast, covering New England, which possesse</w:t>
        </w:r>
        <w:r w:rsidR="00537676">
          <w:t>s a humid, continental climate.</w:t>
        </w:r>
      </w:ins>
      <w:commentRangeEnd w:id="135"/>
      <w:r w:rsidR="00175631">
        <w:rPr>
          <w:rStyle w:val="CommentReference"/>
          <w:rFonts w:asciiTheme="minorHAnsi" w:hAnsiTheme="minorHAnsi" w:cstheme="minorBidi"/>
          <w:lang w:eastAsia="en-US"/>
        </w:rPr>
        <w:commentReference w:id="135"/>
      </w:r>
    </w:p>
    <w:p w14:paraId="12F29E36" w14:textId="77777777" w:rsidR="00C66D47" w:rsidRPr="00AC73A1" w:rsidRDefault="00C66D47" w:rsidP="004055C0">
      <w:pPr>
        <w:spacing w:line="480" w:lineRule="auto"/>
        <w:jc w:val="both"/>
        <w:rPr>
          <w:ins w:id="137" w:author="Parks, Robbie M" w:date="2018-06-19T14:05:00Z"/>
        </w:rPr>
      </w:pPr>
    </w:p>
    <w:p w14:paraId="2396E1FF" w14:textId="4F612136" w:rsidR="0056225E" w:rsidRPr="00AC73A1" w:rsidRDefault="004055C0" w:rsidP="004055C0">
      <w:pPr>
        <w:spacing w:line="480" w:lineRule="auto"/>
        <w:jc w:val="both"/>
        <w:rPr>
          <w:ins w:id="138"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for each age-sex group. Wavelet analysis uncovers the presence, and frequency, of repeated maxima and minima in each age-sex-specific death rate time series</w:t>
      </w:r>
      <w:ins w:id="139" w:author="Parks, Robbie M" w:date="2018-07-10T21:49:00Z">
        <w:r w:rsidR="00F31E70">
          <w:rPr>
            <w:rFonts w:ascii="Times New Roman" w:hAnsi="Times New Roman" w:cs="Times New Roman"/>
            <w:color w:val="000000" w:themeColor="text1"/>
            <w:sz w:val="24"/>
            <w:szCs w:val="24"/>
          </w:rPr>
          <w:t xml:space="preserve"> </w:t>
        </w:r>
      </w:ins>
      <w:ins w:id="140"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41"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42" w:author="Ezzati, Majid" w:date="2018-07-09T06:07:00Z">
        <w:r w:rsidR="00242DD5">
          <w:rPr>
            <w:rFonts w:ascii="Times New Roman" w:hAnsi="Times New Roman" w:cs="Times New Roman"/>
            <w:color w:val="000000" w:themeColor="text1"/>
            <w:sz w:val="24"/>
            <w:szCs w:val="24"/>
          </w:rPr>
          <w:t xml:space="preserve">estimates the probability </w:t>
        </w:r>
      </w:ins>
      <w:ins w:id="143"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44" w:author="Ezzati, Majid" w:date="2018-07-09T06:10:00Z">
        <w:r w:rsidR="00DB0E48">
          <w:rPr>
            <w:rFonts w:ascii="Times New Roman" w:hAnsi="Times New Roman" w:cs="Times New Roman"/>
            <w:color w:val="000000" w:themeColor="text1"/>
            <w:sz w:val="24"/>
            <w:szCs w:val="24"/>
          </w:rPr>
          <w:t xml:space="preserve">report the p values for the </w:t>
        </w:r>
      </w:ins>
      <w:ins w:id="145"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46"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47"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148"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149" w:author="Parks, Robbie M" w:date="2018-07-10T22:00:00Z">
        <w:r w:rsidR="00F418B0">
          <w:rPr>
            <w:rFonts w:ascii="Times New Roman" w:hAnsi="Times New Roman" w:cs="Times New Roman"/>
            <w:noProof/>
            <w:sz w:val="24"/>
            <w:szCs w:val="24"/>
          </w:rPr>
          <w:t xml:space="preserve">representing each month by </w:t>
        </w:r>
      </w:ins>
      <w:ins w:id="150" w:author="Parks, Robbie M" w:date="2018-07-10T22:04:00Z">
        <w:r w:rsidR="00644978">
          <w:rPr>
            <w:rFonts w:ascii="Times New Roman" w:hAnsi="Times New Roman" w:cs="Times New Roman"/>
            <w:noProof/>
            <w:sz w:val="24"/>
            <w:szCs w:val="24"/>
          </w:rPr>
          <w:t xml:space="preserve">an angle subtended from </w:t>
        </w:r>
      </w:ins>
      <w:ins w:id="151"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152" w:author="Parks, Robbie M" w:date="2018-07-10T22:01:00Z">
        <w:r w:rsidR="007B551D">
          <w:rPr>
            <w:rFonts w:ascii="Times New Roman" w:hAnsi="Times New Roman" w:cs="Times New Roman"/>
            <w:noProof/>
            <w:sz w:val="24"/>
            <w:szCs w:val="24"/>
          </w:rPr>
          <w:t xml:space="preserve">, </w:t>
        </w:r>
      </w:ins>
      <w:ins w:id="153" w:author="Parks, Robbie M" w:date="2018-07-10T22:03:00Z">
        <w:r w:rsidR="00251005">
          <w:rPr>
            <w:rFonts w:ascii="Times New Roman" w:hAnsi="Times New Roman" w:cs="Times New Roman"/>
            <w:noProof/>
            <w:sz w:val="24"/>
            <w:szCs w:val="24"/>
          </w:rPr>
          <w:t xml:space="preserve">a mean </w:t>
        </w:r>
        <w:r w:rsidR="00251005">
          <w:rPr>
            <w:rFonts w:ascii="Times New Roman" w:hAnsi="Times New Roman" w:cs="Times New Roman"/>
            <w:noProof/>
            <w:sz w:val="24"/>
            <w:szCs w:val="24"/>
          </w:rPr>
          <w:lastRenderedPageBreak/>
          <w:t xml:space="preserve">of </w:t>
        </w:r>
        <w:r w:rsidR="00644978">
          <w:rPr>
            <w:rFonts w:ascii="Times New Roman" w:hAnsi="Times New Roman" w:cs="Times New Roman"/>
            <w:noProof/>
            <w:sz w:val="24"/>
            <w:szCs w:val="24"/>
          </w:rPr>
          <w:t>the ang</w:t>
        </w:r>
      </w:ins>
      <w:ins w:id="154"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w:ins w:id="155" w:author="Ezzati, Majid" w:date="2018-07-13T21:34:00Z">
          <m:r>
            <w:rPr>
              <w:rFonts w:ascii="Cambria Math" w:hAnsi="Cambria Math" w:cs="Times New Roman"/>
              <w:noProof/>
              <w:sz w:val="24"/>
              <w:szCs w:val="24"/>
            </w:rPr>
            <m:t>,</m:t>
          </m:r>
        </w:ins>
        <m:sSub>
          <m:sSubPr>
            <m:ctrlPr>
              <w:ins w:id="156" w:author="Parks, Robbie M" w:date="2018-07-10T22:06:00Z">
                <w:rPr>
                  <w:rFonts w:ascii="Cambria Math" w:hAnsi="Cambria Math" w:cs="Times New Roman"/>
                  <w:i/>
                  <w:noProof/>
                  <w:sz w:val="24"/>
                  <w:szCs w:val="24"/>
                </w:rPr>
              </w:ins>
            </m:ctrlPr>
          </m:sSubPr>
          <m:e>
            <w:ins w:id="157" w:author="Parks, Robbie M" w:date="2018-07-10T22:06:00Z">
              <m:r>
                <w:rPr>
                  <w:rFonts w:ascii="Cambria Math" w:hAnsi="Cambria Math" w:cs="Times New Roman"/>
                  <w:noProof/>
                  <w:sz w:val="24"/>
                  <w:szCs w:val="24"/>
                </w:rPr>
                <m:t>θ</m:t>
              </m:r>
            </w:ins>
          </m:e>
          <m:sub>
            <w:ins w:id="158" w:author="Parks, Robbie M" w:date="2018-07-10T22:06:00Z">
              <m:r>
                <w:rPr>
                  <w:rFonts w:ascii="Cambria Math" w:hAnsi="Cambria Math" w:cs="Times New Roman"/>
                  <w:noProof/>
                  <w:sz w:val="24"/>
                  <w:szCs w:val="24"/>
                </w:rPr>
                <m:t>2</m:t>
              </m:r>
            </w:ins>
          </m:sub>
        </m:sSub>
        <m:sSub>
          <m:sSubPr>
            <m:ctrlPr>
              <w:ins w:id="159" w:author="Parks, Robbie M" w:date="2018-07-10T22:06:00Z">
                <w:rPr>
                  <w:rFonts w:ascii="Cambria Math" w:hAnsi="Cambria Math" w:cs="Times New Roman"/>
                  <w:i/>
                  <w:noProof/>
                  <w:sz w:val="24"/>
                  <w:szCs w:val="24"/>
                </w:rPr>
              </w:ins>
            </m:ctrlPr>
          </m:sSubPr>
          <m:e>
            <w:ins w:id="160" w:author="Ezzati, Majid" w:date="2018-07-13T21:33:00Z">
              <m:r>
                <w:rPr>
                  <w:rFonts w:ascii="Cambria Math" w:hAnsi="Cambria Math" w:cs="Times New Roman"/>
                  <w:noProof/>
                  <w:sz w:val="24"/>
                  <w:szCs w:val="24"/>
                </w:rPr>
                <m:t>,</m:t>
              </m:r>
            </w:ins>
            <w:ins w:id="161" w:author="Parks, Robbie M" w:date="2018-07-10T22:06:00Z">
              <m:r>
                <w:rPr>
                  <w:rFonts w:ascii="Cambria Math" w:hAnsi="Cambria Math" w:cs="Times New Roman"/>
                  <w:noProof/>
                  <w:sz w:val="24"/>
                  <w:szCs w:val="24"/>
                </w:rPr>
                <m:t>θ</m:t>
              </m:r>
            </w:ins>
          </m:e>
          <m:sub>
            <w:ins w:id="162" w:author="Parks, Robbie M" w:date="2018-07-10T22:06:00Z">
              <m:r>
                <w:rPr>
                  <w:rFonts w:ascii="Cambria Math" w:hAnsi="Cambria Math" w:cs="Times New Roman"/>
                  <w:noProof/>
                  <w:sz w:val="24"/>
                  <w:szCs w:val="24"/>
                </w:rPr>
                <m:t>3</m:t>
              </m:r>
            </w:ins>
          </m:sub>
        </m:sSub>
        <w:ins w:id="163" w:author="Parks, Robbie M" w:date="2018-07-10T22:06:00Z">
          <m:r>
            <w:rPr>
              <w:rFonts w:ascii="Cambria Math" w:hAnsi="Cambria Math" w:cs="Times New Roman"/>
              <w:noProof/>
              <w:sz w:val="24"/>
              <w:szCs w:val="24"/>
            </w:rPr>
            <m:t>…</m:t>
          </m:r>
        </w:ins>
        <m:sSub>
          <m:sSubPr>
            <m:ctrlPr>
              <w:ins w:id="164" w:author="Parks, Robbie M" w:date="2018-07-10T22:06:00Z">
                <w:rPr>
                  <w:rFonts w:ascii="Cambria Math" w:hAnsi="Cambria Math" w:cs="Times New Roman"/>
                  <w:i/>
                  <w:noProof/>
                  <w:sz w:val="24"/>
                  <w:szCs w:val="24"/>
                </w:rPr>
              </w:ins>
            </m:ctrlPr>
          </m:sSubPr>
          <m:e>
            <w:ins w:id="165" w:author="Parks, Robbie M" w:date="2018-07-10T22:06:00Z">
              <m:r>
                <w:rPr>
                  <w:rFonts w:ascii="Cambria Math" w:hAnsi="Cambria Math" w:cs="Times New Roman"/>
                  <w:noProof/>
                  <w:sz w:val="24"/>
                  <w:szCs w:val="24"/>
                </w:rPr>
                <m:t>,θ</m:t>
              </m:r>
            </w:ins>
          </m:e>
          <m:sub>
            <w:ins w:id="166" w:author="Parks, Robbie M" w:date="2018-07-10T22:06:00Z">
              <m:r>
                <w:rPr>
                  <w:rFonts w:ascii="Cambria Math" w:hAnsi="Cambria Math" w:cs="Times New Roman"/>
                  <w:noProof/>
                  <w:sz w:val="24"/>
                  <w:szCs w:val="24"/>
                </w:rPr>
                <m:t>n,</m:t>
              </m:r>
            </w:ins>
          </m:sub>
        </m:sSub>
      </m:oMath>
      <w:ins w:id="167" w:author="Parks, Robbie M" w:date="2018-07-10T22:04:00Z">
        <w:r w:rsidR="00644978">
          <w:rPr>
            <w:rFonts w:ascii="Times New Roman" w:hAnsi="Times New Roman" w:cs="Times New Roman"/>
            <w:noProof/>
            <w:sz w:val="24"/>
            <w:szCs w:val="24"/>
          </w:rPr>
          <w:t>)</w:t>
        </w:r>
      </w:ins>
      <w:ins w:id="168" w:author="Parks, Robbie M" w:date="2018-07-10T22:11:00Z">
        <w:r w:rsidR="00D63463">
          <w:rPr>
            <w:rFonts w:ascii="Times New Roman" w:hAnsi="Times New Roman" w:cs="Times New Roman"/>
            <w:noProof/>
            <w:sz w:val="24"/>
            <w:szCs w:val="24"/>
          </w:rPr>
          <w:t xml:space="preserve"> </w:t>
        </w:r>
      </w:ins>
      <w:ins w:id="169" w:author="Parks, Robbie M" w:date="2018-07-10T22:06:00Z">
        <w:r w:rsidR="00D63463">
          <w:rPr>
            <w:rFonts w:ascii="Times New Roman" w:hAnsi="Times New Roman" w:cs="Times New Roman"/>
            <w:noProof/>
            <w:sz w:val="24"/>
            <w:szCs w:val="24"/>
          </w:rPr>
          <w:t xml:space="preserve">representing the deaths </w:t>
        </w:r>
      </w:ins>
      <w:ins w:id="170"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71" w:author="Parks, Robbie M" w:date="2018-07-10T22:06:00Z">
        <w:r w:rsidR="00644978">
          <w:rPr>
            <w:rFonts w:ascii="Times New Roman" w:hAnsi="Times New Roman" w:cs="Times New Roman"/>
            <w:noProof/>
            <w:sz w:val="24"/>
            <w:szCs w:val="24"/>
          </w:rPr>
          <w:t xml:space="preserve">is </w:t>
        </w:r>
      </w:ins>
      <w:ins w:id="172"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125763" w:rsidP="004055C0">
      <w:pPr>
        <w:pStyle w:val="CommentText"/>
        <w:spacing w:line="480" w:lineRule="auto"/>
        <w:jc w:val="both"/>
        <w:rPr>
          <w:ins w:id="173" w:author="Parks, Robbie M" w:date="2018-07-10T22:08:00Z"/>
          <w:rFonts w:ascii="Times New Roman" w:hAnsi="Times New Roman" w:cs="Times New Roman"/>
          <w:noProof/>
          <w:sz w:val="24"/>
          <w:szCs w:val="24"/>
        </w:rPr>
      </w:pPr>
      <m:oMathPara>
        <m:oMath>
          <m:acc>
            <m:accPr>
              <m:chr m:val="̅"/>
              <m:ctrlPr>
                <w:ins w:id="174" w:author="Parks, Robbie M" w:date="2018-07-10T22:08:00Z">
                  <w:rPr>
                    <w:rFonts w:ascii="Cambria Math" w:hAnsi="Cambria Math" w:cs="Times New Roman"/>
                    <w:i/>
                    <w:noProof/>
                    <w:sz w:val="24"/>
                    <w:szCs w:val="24"/>
                  </w:rPr>
                </w:ins>
              </m:ctrlPr>
            </m:accPr>
            <m:e>
              <w:ins w:id="175" w:author="Parks, Robbie M" w:date="2018-07-10T22:08:00Z">
                <m:r>
                  <w:rPr>
                    <w:rFonts w:ascii="Cambria Math" w:hAnsi="Cambria Math" w:cs="Times New Roman"/>
                    <w:noProof/>
                    <w:sz w:val="24"/>
                    <w:szCs w:val="24"/>
                  </w:rPr>
                  <m:t>θ</m:t>
                </m:r>
              </w:ins>
            </m:e>
          </m:acc>
          <w:ins w:id="176" w:author="Parks, Robbie M" w:date="2018-07-10T22:10:00Z">
            <m:r>
              <w:rPr>
                <w:rFonts w:ascii="Cambria Math" w:hAnsi="Cambria Math" w:cs="Times New Roman"/>
                <w:noProof/>
                <w:sz w:val="24"/>
                <w:szCs w:val="24"/>
              </w:rPr>
              <m:t>=arg</m:t>
            </m:r>
          </w:ins>
          <m:d>
            <m:dPr>
              <m:begChr m:val="{"/>
              <m:endChr m:val="}"/>
              <m:ctrlPr>
                <w:ins w:id="177" w:author="Parks, Robbie M" w:date="2018-07-10T22:10:00Z">
                  <w:rPr>
                    <w:rFonts w:ascii="Cambria Math" w:hAnsi="Cambria Math" w:cs="Times New Roman"/>
                    <w:i/>
                    <w:noProof/>
                    <w:sz w:val="24"/>
                    <w:szCs w:val="24"/>
                  </w:rPr>
                </w:ins>
              </m:ctrlPr>
            </m:dPr>
            <m:e>
              <m:nary>
                <m:naryPr>
                  <m:chr m:val="∑"/>
                  <m:limLoc m:val="undOvr"/>
                  <m:ctrlPr>
                    <w:ins w:id="178" w:author="Parks, Robbie M" w:date="2018-07-10T22:10:00Z">
                      <w:rPr>
                        <w:rFonts w:ascii="Cambria Math" w:hAnsi="Cambria Math" w:cs="Times New Roman"/>
                        <w:i/>
                        <w:noProof/>
                        <w:sz w:val="24"/>
                        <w:szCs w:val="24"/>
                      </w:rPr>
                    </w:ins>
                  </m:ctrlPr>
                </m:naryPr>
                <m:sub>
                  <w:ins w:id="179" w:author="Parks, Robbie M" w:date="2018-07-10T22:10:00Z">
                    <m:r>
                      <w:rPr>
                        <w:rFonts w:ascii="Cambria Math" w:hAnsi="Cambria Math" w:cs="Times New Roman"/>
                        <w:noProof/>
                        <w:sz w:val="24"/>
                        <w:szCs w:val="24"/>
                      </w:rPr>
                      <m:t>j=1</m:t>
                    </m:r>
                  </w:ins>
                </m:sub>
                <m:sup>
                  <w:ins w:id="180" w:author="Parks, Robbie M" w:date="2018-07-10T22:10:00Z">
                    <m:r>
                      <w:rPr>
                        <w:rFonts w:ascii="Cambria Math" w:hAnsi="Cambria Math" w:cs="Times New Roman"/>
                        <w:noProof/>
                        <w:sz w:val="24"/>
                        <w:szCs w:val="24"/>
                      </w:rPr>
                      <m:t>n</m:t>
                    </m:r>
                  </w:ins>
                </m:sup>
                <m:e>
                  <w:ins w:id="181" w:author="Parks, Robbie M" w:date="2018-07-10T22:10:00Z">
                    <m:r>
                      <m:rPr>
                        <m:sty m:val="p"/>
                      </m:rPr>
                      <w:rPr>
                        <w:rFonts w:ascii="Cambria Math" w:hAnsi="Cambria Math" w:cs="Times New Roman"/>
                        <w:noProof/>
                        <w:sz w:val="24"/>
                        <w:szCs w:val="24"/>
                      </w:rPr>
                      <m:t>exp⁡(i</m:t>
                    </m:r>
                  </w:ins>
                  <m:sSub>
                    <m:sSubPr>
                      <m:ctrlPr>
                        <w:ins w:id="182" w:author="Parks, Robbie M" w:date="2018-07-10T22:11:00Z">
                          <w:rPr>
                            <w:rFonts w:ascii="Cambria Math" w:hAnsi="Cambria Math" w:cs="Times New Roman"/>
                            <w:i/>
                            <w:noProof/>
                            <w:sz w:val="24"/>
                            <w:szCs w:val="24"/>
                          </w:rPr>
                        </w:ins>
                      </m:ctrlPr>
                    </m:sSubPr>
                    <m:e>
                      <w:ins w:id="183" w:author="Parks, Robbie M" w:date="2018-07-10T22:11:00Z">
                        <m:r>
                          <w:rPr>
                            <w:rFonts w:ascii="Cambria Math" w:hAnsi="Cambria Math" w:cs="Times New Roman"/>
                            <w:noProof/>
                            <w:sz w:val="24"/>
                            <w:szCs w:val="24"/>
                          </w:rPr>
                          <m:t>θ</m:t>
                        </m:r>
                      </w:ins>
                    </m:e>
                    <m:sub>
                      <w:ins w:id="184" w:author="Parks, Robbie M" w:date="2018-07-10T22:11:00Z">
                        <m:r>
                          <w:rPr>
                            <w:rFonts w:ascii="Cambria Math" w:hAnsi="Cambria Math" w:cs="Times New Roman"/>
                            <w:noProof/>
                            <w:sz w:val="24"/>
                            <w:szCs w:val="24"/>
                          </w:rPr>
                          <m:t>j</m:t>
                        </m:r>
                      </w:ins>
                    </m:sub>
                  </m:sSub>
                  <w:ins w:id="185" w:author="Parks, Robbie M" w:date="2018-07-10T22:10:00Z">
                    <m:r>
                      <w:rPr>
                        <w:rFonts w:ascii="Cambria Math" w:hAnsi="Cambria Math" w:cs="Times New Roman"/>
                        <w:noProof/>
                        <w:sz w:val="24"/>
                        <w:szCs w:val="24"/>
                      </w:rPr>
                      <m:t>)</m:t>
                    </m:r>
                  </w:ins>
                </m:e>
              </m:nary>
            </m:e>
          </m:d>
          <w:ins w:id="186" w:author="Parks, Robbie M" w:date="2018-07-10T22:13:00Z">
            <m:r>
              <w:rPr>
                <w:rFonts w:ascii="Cambria Math" w:hAnsi="Cambria Math" w:cs="Times New Roman"/>
                <w:noProof/>
                <w:sz w:val="24"/>
                <w:szCs w:val="24"/>
              </w:rPr>
              <m:t>,</m:t>
            </m:r>
          </w:ins>
        </m:oMath>
      </m:oMathPara>
    </w:p>
    <w:p w14:paraId="55479A64" w14:textId="53D788CD" w:rsidR="00F652A9" w:rsidRDefault="001A0364" w:rsidP="004055C0">
      <w:pPr>
        <w:pStyle w:val="CommentText"/>
        <w:spacing w:line="480" w:lineRule="auto"/>
        <w:jc w:val="both"/>
        <w:rPr>
          <w:ins w:id="187" w:author="Parks, Robbie M" w:date="2018-07-10T22:01:00Z"/>
          <w:rFonts w:ascii="Times New Roman" w:hAnsi="Times New Roman" w:cs="Times New Roman"/>
          <w:noProof/>
          <w:sz w:val="24"/>
          <w:szCs w:val="24"/>
        </w:rPr>
      </w:pPr>
      <w:ins w:id="188" w:author="Parks, Robbie M" w:date="2018-07-10T22:13:00Z">
        <w:r>
          <w:rPr>
            <w:rFonts w:ascii="Times New Roman" w:hAnsi="Times New Roman" w:cs="Times New Roman"/>
            <w:noProof/>
            <w:sz w:val="24"/>
            <w:szCs w:val="24"/>
          </w:rPr>
          <w:t xml:space="preserve">which </w:t>
        </w:r>
      </w:ins>
      <w:ins w:id="189" w:author="Parks, Robbie M" w:date="2018-07-10T22:51:00Z">
        <w:r w:rsidR="00090953">
          <w:rPr>
            <w:rFonts w:ascii="Times New Roman" w:hAnsi="Times New Roman" w:cs="Times New Roman"/>
            <w:noProof/>
            <w:sz w:val="24"/>
            <w:szCs w:val="24"/>
          </w:rPr>
          <w:t>is</w:t>
        </w:r>
      </w:ins>
      <w:ins w:id="190" w:author="Parks, Robbie M" w:date="2018-07-10T22:13:00Z">
        <w:r>
          <w:rPr>
            <w:rFonts w:ascii="Times New Roman" w:hAnsi="Times New Roman" w:cs="Times New Roman"/>
            <w:noProof/>
            <w:sz w:val="24"/>
            <w:szCs w:val="24"/>
          </w:rPr>
          <w:t xml:space="preserve"> then converted back into a month value</w:t>
        </w:r>
      </w:ins>
      <w:ins w:id="191" w:author="Parks, Robbie M" w:date="2018-07-18T08:21:00Z">
        <w:r w:rsidR="00757D69">
          <w:rPr>
            <w:rFonts w:ascii="Times New Roman" w:hAnsi="Times New Roman" w:cs="Times New Roman"/>
            <w:noProof/>
            <w:sz w:val="24"/>
            <w:szCs w:val="24"/>
          </w:rPr>
          <w:t xml:space="preserve"> </w:t>
        </w:r>
      </w:ins>
      <w:ins w:id="192"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193" w:author="Parks, Robbie M" w:date="2018-07-18T08:29:00Z">
        <w:r w:rsidR="002A4B30">
          <w:rPr>
            <w:rFonts w:ascii="Times New Roman" w:hAnsi="Times New Roman" w:cs="Times New Roman"/>
            <w:noProof/>
            <w:sz w:val="24"/>
            <w:szCs w:val="24"/>
          </w:rPr>
          <w:fldChar w:fldCharType="end"/>
        </w:r>
      </w:ins>
      <w:ins w:id="194"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95" w:author="Parks, Robbie M" w:date="2018-06-24T22:39:00Z"/>
          <w:i/>
          <w:color w:val="000000" w:themeColor="text1"/>
        </w:rPr>
      </w:pPr>
      <w:ins w:id="196" w:author="Parks, Robbie M" w:date="2018-06-24T22:39:00Z">
        <w:r>
          <w:rPr>
            <w:i/>
            <w:color w:val="000000" w:themeColor="text1"/>
          </w:rPr>
          <w:lastRenderedPageBreak/>
          <w:t>Alternative statistical method to estimate trend in seasonality</w:t>
        </w:r>
      </w:ins>
    </w:p>
    <w:p w14:paraId="6D51EC8F" w14:textId="773807C0" w:rsidR="00D74F62" w:rsidRDefault="00D74F62" w:rsidP="00D74F62">
      <w:pPr>
        <w:spacing w:line="480" w:lineRule="auto"/>
        <w:jc w:val="both"/>
        <w:rPr>
          <w:ins w:id="197" w:author="Parks, Robbie M" w:date="2018-06-24T22:39:00Z"/>
          <w:color w:val="000000" w:themeColor="text1"/>
        </w:rPr>
      </w:pPr>
      <w:ins w:id="198"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99" w:author="Parks, Robbie M" w:date="2018-07-03T11:46:00Z">
        <w:r w:rsidR="0032080A">
          <w:rPr>
            <w:color w:val="000000" w:themeColor="text1"/>
          </w:rPr>
          <w:t xml:space="preserve">exists and </w:t>
        </w:r>
      </w:ins>
      <w:ins w:id="200"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201"/>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201"/>
      <w:r w:rsidR="00193F5D">
        <w:rPr>
          <w:rStyle w:val="CommentReference"/>
          <w:rFonts w:asciiTheme="minorHAnsi" w:hAnsiTheme="minorHAnsi" w:cstheme="minorBidi"/>
          <w:lang w:eastAsia="en-US"/>
        </w:rPr>
        <w:commentReference w:id="201"/>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202"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203"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204"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205" w:author="Ezzati, Majid" w:date="2018-07-13T21:35:00Z">
                  <w:rPr>
                    <w:rFonts w:eastAsia="Times New Roman"/>
                    <w:b/>
                    <w:bCs/>
                    <w:color w:val="000000"/>
                  </w:rPr>
                </w:rPrChange>
              </w:rPr>
            </w:pPr>
            <w:r w:rsidRPr="00335759">
              <w:rPr>
                <w:rFonts w:eastAsia="Times New Roman"/>
                <w:b/>
                <w:bCs/>
                <w:color w:val="000000"/>
                <w:sz w:val="20"/>
                <w:szCs w:val="20"/>
                <w:rPrChange w:id="206"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207" w:author="Ezzati, Majid" w:date="2018-07-13T21:35:00Z">
                  <w:rPr>
                    <w:rFonts w:eastAsia="Times New Roman"/>
                    <w:b/>
                    <w:bCs/>
                    <w:color w:val="000000"/>
                  </w:rPr>
                </w:rPrChange>
              </w:rPr>
            </w:pPr>
            <w:r w:rsidRPr="00335759">
              <w:rPr>
                <w:rFonts w:eastAsia="Times New Roman"/>
                <w:b/>
                <w:bCs/>
                <w:color w:val="000000"/>
                <w:sz w:val="20"/>
                <w:szCs w:val="20"/>
                <w:rPrChange w:id="208"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209" w:author="Ezzati, Majid" w:date="2018-07-13T21:35:00Z">
                  <w:rPr>
                    <w:rFonts w:eastAsia="Times New Roman"/>
                    <w:b/>
                    <w:bCs/>
                    <w:color w:val="000000"/>
                  </w:rPr>
                </w:rPrChange>
              </w:rPr>
            </w:pPr>
            <w:r w:rsidRPr="00335759">
              <w:rPr>
                <w:rFonts w:eastAsia="Times New Roman"/>
                <w:b/>
                <w:bCs/>
                <w:color w:val="000000"/>
                <w:sz w:val="20"/>
                <w:szCs w:val="20"/>
                <w:rPrChange w:id="210"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211" w:author="Ezzati, Majid" w:date="2018-07-13T21:35:00Z">
                  <w:rPr>
                    <w:rFonts w:eastAsia="Times New Roman"/>
                    <w:b/>
                    <w:bCs/>
                    <w:color w:val="000000"/>
                  </w:rPr>
                </w:rPrChange>
              </w:rPr>
            </w:pPr>
            <w:r w:rsidRPr="00335759">
              <w:rPr>
                <w:rFonts w:eastAsia="Times New Roman"/>
                <w:b/>
                <w:bCs/>
                <w:color w:val="000000"/>
                <w:sz w:val="20"/>
                <w:szCs w:val="20"/>
                <w:rPrChange w:id="212"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213" w:author="Ezzati, Majid" w:date="2018-07-13T21:35:00Z">
                  <w:rPr>
                    <w:rFonts w:eastAsia="Times New Roman"/>
                    <w:b/>
                    <w:bCs/>
                    <w:color w:val="000000"/>
                  </w:rPr>
                </w:rPrChange>
              </w:rPr>
            </w:pPr>
            <w:r w:rsidRPr="00335759">
              <w:rPr>
                <w:rFonts w:eastAsia="Times New Roman"/>
                <w:b/>
                <w:bCs/>
                <w:color w:val="000000"/>
                <w:sz w:val="20"/>
                <w:szCs w:val="20"/>
                <w:rPrChange w:id="214"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215" w:author="Ezzati, Majid" w:date="2018-07-13T21:35:00Z">
                  <w:rPr>
                    <w:rFonts w:eastAsia="Times New Roman"/>
                    <w:color w:val="000000"/>
                  </w:rPr>
                </w:rPrChange>
              </w:rPr>
            </w:pPr>
            <w:r w:rsidRPr="00335759">
              <w:rPr>
                <w:rFonts w:eastAsia="Times New Roman"/>
                <w:color w:val="000000"/>
                <w:sz w:val="20"/>
                <w:szCs w:val="20"/>
                <w:rPrChange w:id="216"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233" w:author="Ezzati, Majid" w:date="2018-07-13T21:35:00Z">
                  <w:rPr>
                    <w:rFonts w:eastAsia="Times New Roman"/>
                    <w:color w:val="000000"/>
                  </w:rPr>
                </w:rPrChange>
              </w:rPr>
            </w:pPr>
            <w:r w:rsidRPr="00335759">
              <w:rPr>
                <w:rFonts w:eastAsia="Times New Roman"/>
                <w:color w:val="000000"/>
                <w:sz w:val="20"/>
                <w:szCs w:val="20"/>
                <w:rPrChange w:id="234"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235" w:author="Ezzati, Majid" w:date="2018-07-13T21:35:00Z">
                  <w:rPr>
                    <w:rFonts w:eastAsia="Times New Roman"/>
                    <w:color w:val="000000"/>
                  </w:rPr>
                </w:rPrChange>
              </w:rPr>
            </w:pPr>
            <w:r w:rsidRPr="00335759">
              <w:rPr>
                <w:rFonts w:eastAsia="Times New Roman"/>
                <w:color w:val="000000"/>
                <w:sz w:val="20"/>
                <w:szCs w:val="20"/>
                <w:rPrChange w:id="236"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237" w:author="Ezzati, Majid" w:date="2018-07-13T21:35:00Z">
                  <w:rPr>
                    <w:rFonts w:eastAsia="Times New Roman"/>
                    <w:color w:val="000000"/>
                  </w:rPr>
                </w:rPrChange>
              </w:rPr>
            </w:pPr>
            <w:r w:rsidRPr="00335759">
              <w:rPr>
                <w:rFonts w:eastAsia="Times New Roman"/>
                <w:color w:val="000000"/>
                <w:sz w:val="20"/>
                <w:szCs w:val="20"/>
                <w:rPrChange w:id="238"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239" w:author="Ezzati, Majid" w:date="2018-07-13T21:35:00Z">
                  <w:rPr>
                    <w:rFonts w:eastAsia="Times New Roman"/>
                    <w:color w:val="000000"/>
                  </w:rPr>
                </w:rPrChange>
              </w:rPr>
            </w:pPr>
            <w:r w:rsidRPr="00335759">
              <w:rPr>
                <w:rFonts w:eastAsia="Times New Roman"/>
                <w:color w:val="000000"/>
                <w:sz w:val="20"/>
                <w:szCs w:val="20"/>
                <w:rPrChange w:id="240"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241" w:author="Ezzati, Majid" w:date="2018-07-13T21:35:00Z">
                  <w:rPr>
                    <w:rFonts w:eastAsia="Times New Roman"/>
                    <w:color w:val="000000"/>
                  </w:rPr>
                </w:rPrChange>
              </w:rPr>
            </w:pPr>
            <w:r w:rsidRPr="00335759">
              <w:rPr>
                <w:rFonts w:eastAsia="Times New Roman"/>
                <w:color w:val="000000"/>
                <w:sz w:val="20"/>
                <w:szCs w:val="20"/>
                <w:rPrChange w:id="242"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243" w:author="Ezzati, Majid" w:date="2018-07-13T21:35:00Z">
                  <w:rPr>
                    <w:rFonts w:eastAsia="Times New Roman"/>
                    <w:color w:val="000000"/>
                  </w:rPr>
                </w:rPrChange>
              </w:rPr>
            </w:pPr>
            <w:r w:rsidRPr="00335759">
              <w:rPr>
                <w:rFonts w:eastAsia="Times New Roman"/>
                <w:color w:val="000000"/>
                <w:sz w:val="20"/>
                <w:szCs w:val="20"/>
                <w:rPrChange w:id="244"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245" w:author="Ezzati, Majid" w:date="2018-07-13T21:35:00Z">
                  <w:rPr>
                    <w:rFonts w:eastAsia="Times New Roman"/>
                    <w:color w:val="000000"/>
                  </w:rPr>
                </w:rPrChange>
              </w:rPr>
            </w:pPr>
            <w:r w:rsidRPr="00335759">
              <w:rPr>
                <w:rFonts w:eastAsia="Times New Roman"/>
                <w:color w:val="000000"/>
                <w:sz w:val="20"/>
                <w:szCs w:val="20"/>
                <w:rPrChange w:id="246"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247" w:author="Ezzati, Majid" w:date="2018-07-13T21:35:00Z">
                  <w:rPr>
                    <w:rFonts w:eastAsia="Times New Roman"/>
                    <w:color w:val="000000"/>
                  </w:rPr>
                </w:rPrChange>
              </w:rPr>
            </w:pPr>
            <w:r w:rsidRPr="00335759">
              <w:rPr>
                <w:rFonts w:eastAsia="Times New Roman"/>
                <w:color w:val="000000"/>
                <w:sz w:val="20"/>
                <w:szCs w:val="20"/>
                <w:rPrChange w:id="248"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249" w:author="Ezzati, Majid" w:date="2018-07-13T21:35:00Z">
                  <w:rPr>
                    <w:rFonts w:eastAsia="Times New Roman"/>
                    <w:color w:val="000000"/>
                  </w:rPr>
                </w:rPrChange>
              </w:rPr>
            </w:pPr>
            <w:r w:rsidRPr="00335759">
              <w:rPr>
                <w:rFonts w:eastAsia="Times New Roman"/>
                <w:color w:val="000000"/>
                <w:sz w:val="20"/>
                <w:szCs w:val="20"/>
                <w:rPrChange w:id="250"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251" w:author="Ezzati, Majid" w:date="2018-07-13T21:35:00Z">
                  <w:rPr>
                    <w:rFonts w:eastAsia="Times New Roman"/>
                    <w:color w:val="000000"/>
                  </w:rPr>
                </w:rPrChange>
              </w:rPr>
            </w:pPr>
            <w:r w:rsidRPr="00335759">
              <w:rPr>
                <w:rFonts w:eastAsia="Times New Roman"/>
                <w:color w:val="000000"/>
                <w:sz w:val="20"/>
                <w:szCs w:val="20"/>
                <w:rPrChange w:id="252"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253" w:author="Ezzati, Majid" w:date="2018-07-13T21:35:00Z">
                  <w:rPr>
                    <w:rFonts w:eastAsia="Times New Roman"/>
                    <w:color w:val="000000"/>
                  </w:rPr>
                </w:rPrChange>
              </w:rPr>
            </w:pPr>
            <w:r w:rsidRPr="00335759">
              <w:rPr>
                <w:rFonts w:eastAsia="Times New Roman"/>
                <w:color w:val="000000"/>
                <w:sz w:val="20"/>
                <w:szCs w:val="20"/>
                <w:rPrChange w:id="254"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255" w:author="Ezzati, Majid" w:date="2018-07-13T21:35:00Z">
                  <w:rPr>
                    <w:rFonts w:eastAsia="Times New Roman"/>
                    <w:color w:val="000000"/>
                  </w:rPr>
                </w:rPrChange>
              </w:rPr>
            </w:pPr>
            <w:r w:rsidRPr="00335759">
              <w:rPr>
                <w:rFonts w:eastAsia="Times New Roman"/>
                <w:color w:val="000000"/>
                <w:sz w:val="20"/>
                <w:szCs w:val="20"/>
                <w:rPrChange w:id="256"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257" w:author="Ezzati, Majid" w:date="2018-07-13T21:35:00Z">
                  <w:rPr>
                    <w:rFonts w:eastAsia="Times New Roman"/>
                    <w:color w:val="000000"/>
                  </w:rPr>
                </w:rPrChange>
              </w:rPr>
            </w:pPr>
            <w:r w:rsidRPr="00335759">
              <w:rPr>
                <w:rFonts w:eastAsia="Times New Roman"/>
                <w:color w:val="000000"/>
                <w:sz w:val="20"/>
                <w:szCs w:val="20"/>
                <w:rPrChange w:id="258"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259" w:author="Ezzati, Majid" w:date="2018-07-13T21:35:00Z">
                  <w:rPr>
                    <w:rFonts w:eastAsia="Times New Roman"/>
                    <w:color w:val="000000"/>
                  </w:rPr>
                </w:rPrChange>
              </w:rPr>
            </w:pPr>
            <w:r w:rsidRPr="00335759">
              <w:rPr>
                <w:rFonts w:eastAsia="Times New Roman"/>
                <w:color w:val="000000"/>
                <w:sz w:val="20"/>
                <w:szCs w:val="20"/>
                <w:rPrChange w:id="260"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61" w:author="Ezzati, Majid" w:date="2018-07-13T21:35:00Z">
                  <w:rPr>
                    <w:rFonts w:eastAsia="Times New Roman"/>
                    <w:color w:val="000000"/>
                  </w:rPr>
                </w:rPrChange>
              </w:rPr>
            </w:pPr>
            <w:r w:rsidRPr="00335759">
              <w:rPr>
                <w:rFonts w:eastAsia="Times New Roman"/>
                <w:color w:val="000000"/>
                <w:sz w:val="20"/>
                <w:szCs w:val="20"/>
                <w:rPrChange w:id="262"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63" w:author="Ezzati, Majid" w:date="2018-07-13T21:35:00Z">
                  <w:rPr>
                    <w:rFonts w:eastAsia="Times New Roman"/>
                    <w:color w:val="000000"/>
                  </w:rPr>
                </w:rPrChange>
              </w:rPr>
            </w:pPr>
            <w:r w:rsidRPr="00335759">
              <w:rPr>
                <w:rFonts w:eastAsia="Times New Roman"/>
                <w:color w:val="000000"/>
                <w:sz w:val="20"/>
                <w:szCs w:val="20"/>
                <w:rPrChange w:id="264"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65" w:author="Ezzati, Majid" w:date="2018-07-13T21:35:00Z">
                  <w:rPr>
                    <w:rFonts w:eastAsia="Times New Roman"/>
                    <w:color w:val="000000"/>
                  </w:rPr>
                </w:rPrChange>
              </w:rPr>
            </w:pPr>
            <w:r w:rsidRPr="00335759">
              <w:rPr>
                <w:rFonts w:eastAsia="Times New Roman"/>
                <w:color w:val="000000"/>
                <w:sz w:val="20"/>
                <w:szCs w:val="20"/>
                <w:rPrChange w:id="266"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67" w:author="Ezzati, Majid" w:date="2018-07-13T21:35:00Z">
                  <w:rPr>
                    <w:rFonts w:eastAsia="Times New Roman"/>
                    <w:color w:val="000000"/>
                  </w:rPr>
                </w:rPrChange>
              </w:rPr>
            </w:pPr>
            <w:r w:rsidRPr="00335759">
              <w:rPr>
                <w:rFonts w:eastAsia="Times New Roman"/>
                <w:color w:val="000000"/>
                <w:sz w:val="20"/>
                <w:szCs w:val="20"/>
                <w:rPrChange w:id="268"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69" w:author="Ezzati, Majid" w:date="2018-07-13T21:35:00Z">
                  <w:rPr>
                    <w:rFonts w:eastAsia="Times New Roman"/>
                    <w:color w:val="000000"/>
                  </w:rPr>
                </w:rPrChange>
              </w:rPr>
            </w:pPr>
            <w:r w:rsidRPr="00335759">
              <w:rPr>
                <w:rFonts w:eastAsia="Times New Roman"/>
                <w:color w:val="000000"/>
                <w:sz w:val="20"/>
                <w:szCs w:val="20"/>
                <w:rPrChange w:id="270"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71" w:author="Ezzati, Majid" w:date="2018-07-13T21:35:00Z">
                  <w:rPr>
                    <w:rFonts w:eastAsia="Times New Roman"/>
                    <w:color w:val="000000"/>
                  </w:rPr>
                </w:rPrChange>
              </w:rPr>
            </w:pPr>
            <w:r w:rsidRPr="00335759">
              <w:rPr>
                <w:rFonts w:eastAsia="Times New Roman"/>
                <w:color w:val="000000"/>
                <w:sz w:val="20"/>
                <w:szCs w:val="20"/>
                <w:rPrChange w:id="272"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73" w:author="Ezzati, Majid" w:date="2018-07-13T21:35:00Z">
                  <w:rPr>
                    <w:rFonts w:eastAsia="Times New Roman"/>
                    <w:color w:val="000000"/>
                  </w:rPr>
                </w:rPrChange>
              </w:rPr>
            </w:pPr>
            <w:r w:rsidRPr="00335759">
              <w:rPr>
                <w:rFonts w:eastAsia="Times New Roman"/>
                <w:color w:val="000000"/>
                <w:sz w:val="20"/>
                <w:szCs w:val="20"/>
                <w:rPrChange w:id="274"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75" w:author="Ezzati, Majid" w:date="2018-07-13T21:35:00Z">
                  <w:rPr>
                    <w:rFonts w:eastAsia="Times New Roman"/>
                    <w:color w:val="000000"/>
                  </w:rPr>
                </w:rPrChange>
              </w:rPr>
            </w:pPr>
            <w:r w:rsidRPr="00335759">
              <w:rPr>
                <w:rFonts w:eastAsia="Times New Roman"/>
                <w:color w:val="000000"/>
                <w:sz w:val="20"/>
                <w:szCs w:val="20"/>
                <w:rPrChange w:id="276"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77" w:author="Ezzati, Majid" w:date="2018-07-13T21:35:00Z">
                  <w:rPr>
                    <w:rFonts w:eastAsia="Times New Roman"/>
                    <w:color w:val="000000"/>
                  </w:rPr>
                </w:rPrChange>
              </w:rPr>
            </w:pPr>
            <w:r w:rsidRPr="00335759">
              <w:rPr>
                <w:rFonts w:eastAsia="Times New Roman"/>
                <w:color w:val="000000"/>
                <w:sz w:val="20"/>
                <w:szCs w:val="20"/>
                <w:rPrChange w:id="278"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79" w:author="Ezzati, Majid" w:date="2018-07-13T21:35:00Z">
                  <w:rPr>
                    <w:rFonts w:eastAsia="Times New Roman"/>
                    <w:color w:val="000000"/>
                  </w:rPr>
                </w:rPrChange>
              </w:rPr>
            </w:pPr>
            <w:r w:rsidRPr="00335759">
              <w:rPr>
                <w:rFonts w:eastAsia="Times New Roman"/>
                <w:color w:val="000000"/>
                <w:sz w:val="20"/>
                <w:szCs w:val="20"/>
                <w:rPrChange w:id="280"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81" w:author="Ezzati, Majid" w:date="2018-07-13T21:35:00Z">
                  <w:rPr>
                    <w:rFonts w:eastAsia="Times New Roman"/>
                    <w:color w:val="000000"/>
                  </w:rPr>
                </w:rPrChange>
              </w:rPr>
            </w:pPr>
            <w:r w:rsidRPr="00335759">
              <w:rPr>
                <w:rFonts w:eastAsia="Times New Roman"/>
                <w:color w:val="000000"/>
                <w:sz w:val="20"/>
                <w:szCs w:val="20"/>
                <w:rPrChange w:id="282"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83" w:author="Ezzati, Majid" w:date="2018-07-13T21:35:00Z">
                  <w:rPr>
                    <w:rFonts w:eastAsia="Times New Roman"/>
                    <w:color w:val="000000"/>
                  </w:rPr>
                </w:rPrChange>
              </w:rPr>
            </w:pPr>
            <w:r w:rsidRPr="00335759">
              <w:rPr>
                <w:rFonts w:eastAsia="Times New Roman"/>
                <w:color w:val="000000"/>
                <w:sz w:val="20"/>
                <w:szCs w:val="20"/>
                <w:rPrChange w:id="284"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85" w:author="Ezzati, Majid" w:date="2018-07-13T21:35:00Z">
                  <w:rPr>
                    <w:rFonts w:eastAsia="Times New Roman"/>
                    <w:color w:val="000000"/>
                  </w:rPr>
                </w:rPrChange>
              </w:rPr>
            </w:pPr>
            <w:r w:rsidRPr="00335759">
              <w:rPr>
                <w:rFonts w:eastAsia="Times New Roman"/>
                <w:color w:val="000000"/>
                <w:sz w:val="20"/>
                <w:szCs w:val="20"/>
                <w:rPrChange w:id="286"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87" w:author="Ezzati, Majid" w:date="2018-07-13T21:35:00Z">
                  <w:rPr>
                    <w:rFonts w:eastAsia="Times New Roman"/>
                    <w:color w:val="000000"/>
                  </w:rPr>
                </w:rPrChange>
              </w:rPr>
            </w:pPr>
            <w:r w:rsidRPr="00335759">
              <w:rPr>
                <w:rFonts w:eastAsia="Times New Roman"/>
                <w:color w:val="000000"/>
                <w:sz w:val="20"/>
                <w:szCs w:val="20"/>
                <w:rPrChange w:id="288"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89" w:author="Ezzati, Majid" w:date="2018-07-13T21:35:00Z">
                  <w:rPr>
                    <w:rFonts w:eastAsia="Times New Roman"/>
                    <w:color w:val="000000"/>
                  </w:rPr>
                </w:rPrChange>
              </w:rPr>
            </w:pPr>
            <w:r w:rsidRPr="00335759">
              <w:rPr>
                <w:rFonts w:eastAsia="Times New Roman"/>
                <w:color w:val="000000"/>
                <w:sz w:val="20"/>
                <w:szCs w:val="20"/>
                <w:rPrChange w:id="290"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91" w:author="Ezzati, Majid" w:date="2018-07-13T21:35:00Z">
                  <w:rPr>
                    <w:rFonts w:eastAsia="Times New Roman"/>
                    <w:color w:val="000000"/>
                  </w:rPr>
                </w:rPrChange>
              </w:rPr>
            </w:pPr>
            <w:r w:rsidRPr="00335759">
              <w:rPr>
                <w:rFonts w:eastAsia="Times New Roman"/>
                <w:color w:val="000000"/>
                <w:sz w:val="20"/>
                <w:szCs w:val="20"/>
                <w:rPrChange w:id="292"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93" w:author="Ezzati, Majid" w:date="2018-07-13T21:35:00Z">
                  <w:rPr>
                    <w:rFonts w:eastAsia="Times New Roman"/>
                    <w:color w:val="000000"/>
                  </w:rPr>
                </w:rPrChange>
              </w:rPr>
            </w:pPr>
            <w:r w:rsidRPr="00335759">
              <w:rPr>
                <w:rFonts w:eastAsia="Times New Roman"/>
                <w:color w:val="000000"/>
                <w:sz w:val="20"/>
                <w:szCs w:val="20"/>
                <w:rPrChange w:id="294"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95" w:author="Ezzati, Majid" w:date="2018-07-13T21:35:00Z">
                  <w:rPr>
                    <w:rFonts w:eastAsia="Times New Roman"/>
                    <w:color w:val="000000"/>
                  </w:rPr>
                </w:rPrChange>
              </w:rPr>
            </w:pPr>
            <w:r w:rsidRPr="00335759">
              <w:rPr>
                <w:rFonts w:eastAsia="Times New Roman"/>
                <w:color w:val="000000"/>
                <w:sz w:val="20"/>
                <w:szCs w:val="20"/>
                <w:rPrChange w:id="296"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97" w:author="Ezzati, Majid" w:date="2018-07-13T21:35:00Z">
                  <w:rPr>
                    <w:rFonts w:eastAsia="Times New Roman"/>
                    <w:color w:val="000000"/>
                  </w:rPr>
                </w:rPrChange>
              </w:rPr>
            </w:pPr>
            <w:r w:rsidRPr="00335759">
              <w:rPr>
                <w:rFonts w:eastAsia="Times New Roman"/>
                <w:color w:val="000000"/>
                <w:sz w:val="20"/>
                <w:szCs w:val="20"/>
                <w:rPrChange w:id="298"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99" w:author="Ezzati, Majid" w:date="2018-07-13T21:35:00Z">
                  <w:rPr>
                    <w:rFonts w:eastAsia="Times New Roman"/>
                    <w:color w:val="000000"/>
                  </w:rPr>
                </w:rPrChange>
              </w:rPr>
            </w:pPr>
            <w:r w:rsidRPr="00335759">
              <w:rPr>
                <w:rFonts w:eastAsia="Times New Roman"/>
                <w:color w:val="000000"/>
                <w:sz w:val="20"/>
                <w:szCs w:val="20"/>
                <w:rPrChange w:id="300"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301" w:author="Ezzati, Majid" w:date="2018-07-13T21:35:00Z">
                  <w:rPr>
                    <w:rFonts w:eastAsia="Times New Roman"/>
                    <w:color w:val="000000"/>
                  </w:rPr>
                </w:rPrChange>
              </w:rPr>
            </w:pPr>
            <w:r w:rsidRPr="00335759">
              <w:rPr>
                <w:rFonts w:eastAsia="Times New Roman"/>
                <w:color w:val="000000"/>
                <w:sz w:val="20"/>
                <w:szCs w:val="20"/>
                <w:rPrChange w:id="302"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303" w:author="Ezzati, Majid" w:date="2018-07-13T21:35:00Z">
                  <w:rPr>
                    <w:rFonts w:eastAsia="Times New Roman"/>
                    <w:color w:val="000000"/>
                  </w:rPr>
                </w:rPrChange>
              </w:rPr>
            </w:pPr>
            <w:r w:rsidRPr="00335759">
              <w:rPr>
                <w:rFonts w:eastAsia="Times New Roman"/>
                <w:color w:val="000000"/>
                <w:sz w:val="20"/>
                <w:szCs w:val="20"/>
                <w:rPrChange w:id="304"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305" w:author="Parks, Robbie M" w:date="2018-07-10T22:54:00Z"/>
          <w:b/>
        </w:rPr>
      </w:pPr>
      <w:r w:rsidRPr="00AC73A1">
        <w:rPr>
          <w:b/>
        </w:rPr>
        <w:br w:type="page"/>
      </w:r>
    </w:p>
    <w:p w14:paraId="751E3F10" w14:textId="2A79D978" w:rsidR="000E30F9" w:rsidRDefault="000E30F9">
      <w:pPr>
        <w:rPr>
          <w:color w:val="000000" w:themeColor="text1"/>
        </w:rPr>
      </w:pPr>
      <w:del w:id="306"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0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08" w:author="Parks, Robbie M" w:date="2018-07-03T11:31:00Z"/>
                <w:rFonts w:eastAsia="Times New Roman"/>
                <w:b/>
                <w:bCs/>
                <w:color w:val="000000"/>
              </w:rPr>
            </w:pPr>
            <w:commentRangeStart w:id="309"/>
            <w:del w:id="310"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11" w:author="Parks, Robbie M" w:date="2018-07-03T11:31:00Z"/>
                <w:rFonts w:eastAsia="Times New Roman"/>
                <w:b/>
                <w:bCs/>
                <w:color w:val="000000"/>
              </w:rPr>
            </w:pPr>
            <w:del w:id="312"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13" w:author="Parks, Robbie M" w:date="2018-07-03T11:31:00Z"/>
                <w:rFonts w:eastAsia="Times New Roman"/>
                <w:b/>
                <w:bCs/>
                <w:color w:val="000000"/>
              </w:rPr>
            </w:pPr>
            <w:del w:id="314"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1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16" w:author="Parks, Robbie M" w:date="2018-07-03T11:31:00Z"/>
                <w:rFonts w:eastAsia="Times New Roman"/>
                <w:color w:val="000000"/>
              </w:rPr>
            </w:pPr>
            <w:del w:id="317"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18" w:author="Parks, Robbie M" w:date="2018-07-03T11:31:00Z"/>
                <w:rFonts w:eastAsia="Times New Roman"/>
                <w:color w:val="000000"/>
              </w:rPr>
            </w:pPr>
            <w:del w:id="319"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20" w:author="Parks, Robbie M" w:date="2018-07-03T11:31:00Z"/>
                <w:rFonts w:eastAsia="Times New Roman"/>
                <w:color w:val="000000"/>
              </w:rPr>
            </w:pPr>
            <w:del w:id="321"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2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25" w:author="Parks, Robbie M" w:date="2018-07-03T11:31:00Z"/>
                <w:rFonts w:eastAsia="Times New Roman"/>
                <w:color w:val="000000"/>
              </w:rPr>
            </w:pPr>
            <w:del w:id="326"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27" w:author="Parks, Robbie M" w:date="2018-07-03T11:31:00Z"/>
                <w:rFonts w:eastAsia="Times New Roman"/>
                <w:color w:val="000000"/>
              </w:rPr>
            </w:pPr>
            <w:del w:id="328"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32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332" w:author="Parks, Robbie M" w:date="2018-07-03T11:31:00Z"/>
                <w:rFonts w:eastAsia="Times New Roman"/>
                <w:color w:val="000000"/>
              </w:rPr>
            </w:pPr>
            <w:del w:id="333"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334" w:author="Parks, Robbie M" w:date="2018-07-03T11:31:00Z"/>
                <w:rFonts w:eastAsia="Times New Roman"/>
                <w:color w:val="000000"/>
              </w:rPr>
            </w:pPr>
            <w:del w:id="335"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336" w:author="Parks, Robbie M" w:date="2018-07-03T11:31:00Z"/>
                <w:rFonts w:eastAsia="Times New Roman"/>
                <w:color w:val="000000"/>
              </w:rPr>
            </w:pPr>
            <w:del w:id="337"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33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341" w:author="Parks, Robbie M" w:date="2018-07-03T11:31:00Z"/>
                <w:rFonts w:eastAsia="Times New Roman"/>
                <w:color w:val="000000"/>
              </w:rPr>
            </w:pPr>
            <w:del w:id="342"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343" w:author="Parks, Robbie M" w:date="2018-07-03T11:31:00Z"/>
                <w:rFonts w:eastAsia="Times New Roman"/>
                <w:color w:val="000000"/>
              </w:rPr>
            </w:pPr>
            <w:del w:id="344"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345" w:author="Parks, Robbie M" w:date="2018-07-03T11:31:00Z"/>
                <w:rFonts w:eastAsia="Times New Roman"/>
                <w:color w:val="000000"/>
              </w:rPr>
            </w:pPr>
            <w:del w:id="346"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34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350" w:author="Parks, Robbie M" w:date="2018-07-03T11:31:00Z"/>
                <w:rFonts w:eastAsia="Times New Roman"/>
                <w:color w:val="000000"/>
              </w:rPr>
            </w:pPr>
            <w:del w:id="351"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352" w:author="Parks, Robbie M" w:date="2018-07-03T11:31:00Z"/>
                <w:rFonts w:eastAsia="Times New Roman"/>
                <w:color w:val="000000"/>
              </w:rPr>
            </w:pPr>
            <w:del w:id="353"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354" w:author="Parks, Robbie M" w:date="2018-07-03T11:31:00Z"/>
                <w:rFonts w:eastAsia="Times New Roman"/>
                <w:color w:val="000000"/>
              </w:rPr>
            </w:pPr>
            <w:del w:id="355"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35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357" w:author="Parks, Robbie M" w:date="2018-07-03T11:31:00Z"/>
                <w:rFonts w:eastAsia="Times New Roman"/>
                <w:color w:val="000000"/>
              </w:rPr>
            </w:pPr>
            <w:del w:id="358"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359" w:author="Parks, Robbie M" w:date="2018-07-03T11:31:00Z"/>
                <w:rFonts w:eastAsia="Times New Roman"/>
                <w:color w:val="000000"/>
              </w:rPr>
            </w:pPr>
            <w:del w:id="360"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61" w:author="Parks, Robbie M" w:date="2018-07-03T11:31:00Z"/>
                <w:rFonts w:eastAsia="Times New Roman"/>
                <w:color w:val="000000"/>
              </w:rPr>
            </w:pPr>
            <w:del w:id="362"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6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64" w:author="Parks, Robbie M" w:date="2018-07-03T11:31:00Z"/>
                <w:rFonts w:eastAsia="Times New Roman"/>
                <w:color w:val="000000"/>
              </w:rPr>
            </w:pPr>
            <w:del w:id="36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68" w:author="Parks, Robbie M" w:date="2018-07-03T11:31:00Z"/>
                <w:rFonts w:eastAsia="Times New Roman"/>
                <w:color w:val="000000"/>
              </w:rPr>
            </w:pPr>
            <w:del w:id="36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70" w:author="Parks, Robbie M" w:date="2018-07-03T11:31:00Z"/>
                <w:rFonts w:eastAsia="Times New Roman"/>
                <w:color w:val="000000"/>
              </w:rPr>
            </w:pPr>
            <w:del w:id="37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7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73" w:author="Parks, Robbie M" w:date="2018-07-03T11:31:00Z"/>
                <w:rFonts w:eastAsia="Times New Roman"/>
                <w:color w:val="000000"/>
              </w:rPr>
            </w:pPr>
            <w:del w:id="37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77" w:author="Parks, Robbie M" w:date="2018-07-03T11:31:00Z"/>
                <w:rFonts w:eastAsia="Times New Roman"/>
                <w:color w:val="000000"/>
              </w:rPr>
            </w:pPr>
            <w:del w:id="37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79" w:author="Parks, Robbie M" w:date="2018-07-03T11:31:00Z"/>
                <w:rFonts w:eastAsia="Times New Roman"/>
                <w:color w:val="000000"/>
              </w:rPr>
            </w:pPr>
            <w:del w:id="38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8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82" w:author="Parks, Robbie M" w:date="2018-07-03T11:31:00Z"/>
                <w:rFonts w:eastAsia="Times New Roman"/>
                <w:color w:val="000000"/>
              </w:rPr>
            </w:pPr>
            <w:del w:id="38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84" w:author="Parks, Robbie M" w:date="2018-07-03T11:31:00Z"/>
                <w:rFonts w:eastAsia="Times New Roman"/>
                <w:color w:val="000000"/>
              </w:rPr>
            </w:pPr>
            <w:del w:id="385"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86" w:author="Parks, Robbie M" w:date="2018-07-03T11:31:00Z"/>
                <w:rFonts w:eastAsia="Times New Roman"/>
                <w:color w:val="000000"/>
              </w:rPr>
            </w:pPr>
            <w:del w:id="387"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8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91" w:author="Parks, Robbie M" w:date="2018-07-03T11:31:00Z"/>
                <w:rFonts w:eastAsia="Times New Roman"/>
                <w:color w:val="000000"/>
              </w:rPr>
            </w:pPr>
            <w:del w:id="392"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93" w:author="Parks, Robbie M" w:date="2018-07-03T11:31:00Z"/>
                <w:rFonts w:eastAsia="Times New Roman"/>
                <w:color w:val="000000"/>
              </w:rPr>
            </w:pPr>
            <w:del w:id="394"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95" w:author="Parks, Robbie M" w:date="2018-07-03T11:31:00Z"/>
                <w:rFonts w:eastAsia="Times New Roman"/>
                <w:color w:val="000000"/>
              </w:rPr>
            </w:pPr>
            <w:del w:id="396"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9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98" w:author="Parks, Robbie M" w:date="2018-07-03T11:31:00Z"/>
                <w:rFonts w:eastAsia="Times New Roman"/>
                <w:color w:val="000000"/>
              </w:rPr>
            </w:pPr>
            <w:del w:id="39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00" w:author="Parks, Robbie M" w:date="2018-07-03T11:31:00Z"/>
                <w:rFonts w:eastAsia="Times New Roman"/>
                <w:color w:val="000000"/>
              </w:rPr>
            </w:pPr>
            <w:del w:id="401"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02" w:author="Parks, Robbie M" w:date="2018-07-03T11:31:00Z"/>
                <w:rFonts w:eastAsia="Times New Roman"/>
                <w:color w:val="000000"/>
              </w:rPr>
            </w:pPr>
            <w:del w:id="403"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04" w:author="Parks, Robbie M" w:date="2018-07-03T11:31:00Z"/>
                <w:rFonts w:eastAsia="Times New Roman"/>
                <w:color w:val="000000"/>
              </w:rPr>
            </w:pPr>
            <w:del w:id="405"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0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07" w:author="Parks, Robbie M" w:date="2018-07-03T11:31:00Z"/>
                <w:rFonts w:eastAsia="Times New Roman"/>
                <w:color w:val="000000"/>
              </w:rPr>
            </w:pPr>
            <w:del w:id="40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09" w:author="Parks, Robbie M" w:date="2018-07-03T11:31:00Z"/>
                <w:rFonts w:eastAsia="Times New Roman"/>
                <w:color w:val="000000"/>
              </w:rPr>
            </w:pPr>
            <w:del w:id="410"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11" w:author="Parks, Robbie M" w:date="2018-07-03T11:31:00Z"/>
                <w:rFonts w:eastAsia="Times New Roman"/>
                <w:color w:val="000000"/>
              </w:rPr>
            </w:pPr>
            <w:del w:id="412"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13" w:author="Parks, Robbie M" w:date="2018-07-03T11:31:00Z"/>
                <w:rFonts w:eastAsia="Times New Roman"/>
                <w:color w:val="000000"/>
              </w:rPr>
            </w:pPr>
            <w:del w:id="414"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1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16" w:author="Parks, Robbie M" w:date="2018-07-03T11:31:00Z"/>
                <w:rFonts w:eastAsia="Times New Roman"/>
                <w:color w:val="000000"/>
              </w:rPr>
            </w:pPr>
            <w:del w:id="41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18" w:author="Parks, Robbie M" w:date="2018-07-03T11:31:00Z"/>
                <w:rFonts w:eastAsia="Times New Roman"/>
                <w:color w:val="000000"/>
              </w:rPr>
            </w:pPr>
            <w:del w:id="419"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20" w:author="Parks, Robbie M" w:date="2018-07-03T11:31:00Z"/>
                <w:rFonts w:eastAsia="Times New Roman"/>
                <w:color w:val="000000"/>
              </w:rPr>
            </w:pPr>
            <w:del w:id="421"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22" w:author="Parks, Robbie M" w:date="2018-07-03T11:31:00Z"/>
                <w:rFonts w:eastAsia="Times New Roman"/>
                <w:color w:val="000000"/>
              </w:rPr>
            </w:pPr>
            <w:del w:id="423"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2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25" w:author="Parks, Robbie M" w:date="2018-07-03T11:31:00Z"/>
                <w:rFonts w:eastAsia="Times New Roman"/>
                <w:color w:val="000000"/>
              </w:rPr>
            </w:pPr>
            <w:del w:id="42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27" w:author="Parks, Robbie M" w:date="2018-07-03T11:31:00Z"/>
                <w:rFonts w:eastAsia="Times New Roman"/>
                <w:color w:val="000000"/>
              </w:rPr>
            </w:pPr>
            <w:del w:id="428"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429" w:author="Parks, Robbie M" w:date="2018-07-03T11:31:00Z"/>
                <w:rFonts w:eastAsia="Times New Roman"/>
                <w:color w:val="000000"/>
              </w:rPr>
            </w:pPr>
            <w:del w:id="430"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431" w:author="Parks, Robbie M" w:date="2018-07-03T11:31:00Z"/>
                <w:rFonts w:eastAsia="Times New Roman"/>
                <w:color w:val="000000"/>
              </w:rPr>
            </w:pPr>
            <w:del w:id="432"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3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434" w:author="Parks, Robbie M" w:date="2018-07-03T11:31:00Z"/>
                <w:rFonts w:eastAsia="Times New Roman"/>
                <w:color w:val="000000"/>
              </w:rPr>
            </w:pPr>
            <w:del w:id="43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436" w:author="Parks, Robbie M" w:date="2018-07-03T11:31:00Z"/>
                <w:rFonts w:eastAsia="Times New Roman"/>
                <w:color w:val="000000"/>
              </w:rPr>
            </w:pPr>
            <w:del w:id="437"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438" w:author="Parks, Robbie M" w:date="2018-07-03T11:31:00Z"/>
                <w:rFonts w:eastAsia="Times New Roman"/>
                <w:color w:val="000000"/>
              </w:rPr>
            </w:pPr>
            <w:del w:id="439"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440" w:author="Parks, Robbie M" w:date="2018-07-03T11:31:00Z"/>
                <w:rFonts w:eastAsia="Times New Roman"/>
                <w:color w:val="000000"/>
              </w:rPr>
            </w:pPr>
            <w:del w:id="441"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44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443" w:author="Parks, Robbie M" w:date="2018-07-03T11:31:00Z"/>
                <w:rFonts w:eastAsia="Times New Roman"/>
                <w:color w:val="000000"/>
              </w:rPr>
            </w:pPr>
            <w:del w:id="44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445" w:author="Parks, Robbie M" w:date="2018-07-03T11:31:00Z"/>
                <w:rFonts w:eastAsia="Times New Roman"/>
                <w:color w:val="000000"/>
              </w:rPr>
            </w:pPr>
            <w:del w:id="446"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447" w:author="Parks, Robbie M" w:date="2018-07-03T11:31:00Z"/>
                <w:rFonts w:eastAsia="Times New Roman"/>
                <w:color w:val="000000"/>
              </w:rPr>
            </w:pPr>
            <w:del w:id="44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451" w:author="Parks, Robbie M" w:date="2018-06-19T19:08:00Z"/>
        </w:rPr>
      </w:pPr>
      <w:del w:id="452" w:author="Parks, Robbie M" w:date="2018-07-03T11:31:00Z">
        <w:r w:rsidRPr="00AC73A1" w:rsidDel="00586DA1">
          <w:rPr>
            <w:b/>
          </w:rPr>
          <w:delText xml:space="preserve"> </w:delText>
        </w:r>
      </w:del>
      <w:ins w:id="453" w:author="Parks, Robbie M" w:date="2018-06-19T19:08:00Z">
        <w:r w:rsidR="00EF117B">
          <w:br w:type="page"/>
        </w:r>
      </w:ins>
    </w:p>
    <w:commentRangeEnd w:id="309"/>
    <w:p w14:paraId="62902550" w14:textId="7DD65349" w:rsidR="00002775" w:rsidRPr="00BA38EF" w:rsidRDefault="00473066" w:rsidP="00BE53B4">
      <w:r>
        <w:rPr>
          <w:rStyle w:val="CommentReference"/>
          <w:rFonts w:asciiTheme="minorHAnsi" w:hAnsiTheme="minorHAnsi" w:cstheme="minorBidi"/>
          <w:lang w:eastAsia="en-US"/>
        </w:rPr>
        <w:commentReference w:id="309"/>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9" w:author="Ezzati, Majid" w:date="2018-07-13T21:09:00Z" w:initials="EM">
    <w:p w14:paraId="4BD1AD9F" w14:textId="3747F5E1" w:rsidR="00125763" w:rsidRDefault="00125763">
      <w:pPr>
        <w:pStyle w:val="CommentText"/>
      </w:pPr>
      <w:r>
        <w:rPr>
          <w:rStyle w:val="CommentReference"/>
        </w:rPr>
        <w:annotationRef/>
      </w:r>
      <w:r>
        <w:t>Work into earlier paragraph wherever C-R is mentioned. If not, we need a good structure to do this</w:t>
      </w:r>
    </w:p>
  </w:comment>
  <w:comment w:id="82" w:author="Ezzati, Majid" w:date="2018-07-13T21:14:00Z" w:initials="EM">
    <w:p w14:paraId="31BBDEF8" w14:textId="22539ADE" w:rsidR="00125763" w:rsidRDefault="00125763">
      <w:pPr>
        <w:pStyle w:val="CommentText"/>
      </w:pPr>
      <w:r>
        <w:rPr>
          <w:rStyle w:val="CommentReference"/>
        </w:rPr>
        <w:annotationRef/>
      </w:r>
      <w:r>
        <w:t>This follows a sentence about C-R in children so there is no “in contrast”. Nor is this cause discussed elsewhere. If relevant, we need to have a way to put structure but as is, these paragraphs are becoming long lists with confusing age groups</w:t>
      </w:r>
    </w:p>
  </w:comment>
  <w:comment w:id="104"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 xml:space="preserve">If we are not having other causes as maps (apart from main figure which is just all-cause), then we </w:t>
      </w:r>
      <w:proofErr w:type="gramStart"/>
      <w:r>
        <w:t>have to</w:t>
      </w:r>
      <w:proofErr w:type="gramEnd"/>
      <w:r>
        <w:t xml:space="preserve"> delete this right?</w:t>
      </w:r>
    </w:p>
  </w:comment>
  <w:comment w:id="105" w:author="Ezzati, Majid" w:date="2018-07-13T21:15:00Z" w:initials="EM">
    <w:p w14:paraId="652A5D6C" w14:textId="1C9D97C1" w:rsidR="00125763" w:rsidRDefault="00125763">
      <w:pPr>
        <w:pStyle w:val="CommentText"/>
      </w:pPr>
      <w:r>
        <w:rPr>
          <w:rStyle w:val="CommentReference"/>
        </w:rPr>
        <w:annotationRef/>
      </w:r>
      <w:r>
        <w:t>discuss</w:t>
      </w:r>
    </w:p>
  </w:comment>
  <w:comment w:id="107"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108" w:author="Parks, Robbie M" w:date="2018-07-09T10:56:00Z" w:initials="PRM">
    <w:p w14:paraId="448D0CF9" w14:textId="3B320DE6" w:rsidR="00125763" w:rsidRDefault="00125763">
      <w:pPr>
        <w:pStyle w:val="CommentText"/>
      </w:pPr>
      <w:r>
        <w:rPr>
          <w:rStyle w:val="CommentReference"/>
        </w:rPr>
        <w:annotationRef/>
      </w:r>
      <w:r>
        <w:t xml:space="preserve">This is </w:t>
      </w:r>
      <w:proofErr w:type="gramStart"/>
      <w:r>
        <w:t>in particular for</w:t>
      </w:r>
      <w:proofErr w:type="gramEnd"/>
      <w:r>
        <w:t xml:space="preserve"> injury deaths.</w:t>
      </w:r>
    </w:p>
  </w:comment>
  <w:comment w:id="109" w:author="Ezzati, Majid" w:date="2018-07-13T21:21:00Z" w:initials="EM">
    <w:p w14:paraId="29DB7569" w14:textId="4431A722" w:rsidR="00125763" w:rsidRDefault="00125763">
      <w:pPr>
        <w:pStyle w:val="CommentText"/>
      </w:pPr>
      <w:r>
        <w:rPr>
          <w:rStyle w:val="CommentReference"/>
        </w:rPr>
        <w:annotationRef/>
      </w:r>
      <w:r>
        <w:t>discuss</w:t>
      </w:r>
    </w:p>
  </w:comment>
  <w:comment w:id="106"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110" w:author="Ezzati, Majid" w:date="2018-07-13T21:20:00Z" w:initials="EM">
    <w:p w14:paraId="5F8D1780" w14:textId="30CD6BF1" w:rsidR="00125763" w:rsidRDefault="00125763">
      <w:pPr>
        <w:pStyle w:val="CommentText"/>
      </w:pPr>
      <w:r>
        <w:rPr>
          <w:rStyle w:val="CommentReference"/>
        </w:rPr>
        <w:annotationRef/>
      </w:r>
      <w:r>
        <w:t>vague</w:t>
      </w:r>
    </w:p>
  </w:comment>
  <w:comment w:id="118"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119" w:author="Parks, Robbie M" w:date="2018-07-10T18:19:00Z" w:initials="PRM">
    <w:p w14:paraId="1FE8D8A7" w14:textId="33B01B35" w:rsidR="00125763" w:rsidRDefault="00125763">
      <w:pPr>
        <w:pStyle w:val="CommentText"/>
      </w:pPr>
      <w:r>
        <w:rPr>
          <w:rStyle w:val="CommentReference"/>
        </w:rPr>
        <w:annotationRef/>
      </w:r>
      <w:r>
        <w:t xml:space="preserve">Yes the general trend is that when mean temperature goes up the range goes down (see </w:t>
      </w:r>
      <w:proofErr w:type="gramStart"/>
      <w:r>
        <w:t>additional  figures</w:t>
      </w:r>
      <w:proofErr w:type="gramEnd"/>
      <w:r>
        <w:t>)</w:t>
      </w:r>
    </w:p>
  </w:comment>
  <w:comment w:id="120"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123" w:author="Ezzati, Majid" w:date="2018-07-13T21:23:00Z" w:initials="EM">
    <w:p w14:paraId="711D1A11" w14:textId="22575DD7" w:rsidR="00125763" w:rsidRDefault="00125763">
      <w:pPr>
        <w:pStyle w:val="CommentText"/>
      </w:pPr>
      <w:r>
        <w:rPr>
          <w:rStyle w:val="CommentReference"/>
        </w:rPr>
        <w:annotationRef/>
      </w:r>
      <w:r>
        <w:t xml:space="preserve">You are treating the level 2 and 3 causes as separate analyses. But communicating these </w:t>
      </w:r>
      <w:proofErr w:type="gramStart"/>
      <w:r>
        <w:t>has to</w:t>
      </w:r>
      <w:proofErr w:type="gramEnd"/>
      <w:r>
        <w:t xml:space="preserve"> be integrated. So </w:t>
      </w:r>
      <w:proofErr w:type="spellStart"/>
      <w:r>
        <w:t>statemnets</w:t>
      </w:r>
      <w:proofErr w:type="spellEnd"/>
      <w:r>
        <w:t xml:space="preserve"> like this are confusing (presumably you mean except respiratory infections).  Keep readability in mind; in this case discuss why we should even say something</w:t>
      </w:r>
    </w:p>
  </w:comment>
  <w:comment w:id="127"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130" w:author="Ezzati, Majid" w:date="2018-07-13T21:26:00Z" w:initials="EM">
    <w:p w14:paraId="46DEAACA" w14:textId="0E615A52" w:rsidR="00125763" w:rsidRDefault="00125763">
      <w:pPr>
        <w:pStyle w:val="CommentText"/>
      </w:pPr>
      <w:r>
        <w:rPr>
          <w:rStyle w:val="CommentReference"/>
        </w:rPr>
        <w:annotationRef/>
      </w:r>
      <w:r>
        <w:t>???</w:t>
      </w:r>
    </w:p>
  </w:comment>
  <w:comment w:id="131"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135" w:author="Ezzati, Majid" w:date="2018-07-13T21:28:00Z" w:initials="EM">
    <w:p w14:paraId="5C14FAA0" w14:textId="3E87E1D3" w:rsidR="00125763" w:rsidRDefault="00125763">
      <w:pPr>
        <w:pStyle w:val="CommentText"/>
      </w:pPr>
      <w:r>
        <w:rPr>
          <w:rStyle w:val="CommentReference"/>
        </w:rPr>
        <w:annotationRef/>
      </w:r>
      <w:r>
        <w:t xml:space="preserve">Take out the stuff on wet/dry </w:t>
      </w:r>
      <w:proofErr w:type="spellStart"/>
      <w:r>
        <w:t>etc</w:t>
      </w:r>
      <w:proofErr w:type="spellEnd"/>
      <w:r>
        <w:t>;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201" w:author="Ezzati, Majid" w:date="2018-07-09T06:21:00Z" w:initials="EM">
    <w:p w14:paraId="0248F721" w14:textId="712DED6C" w:rsidR="00125763" w:rsidRDefault="00125763">
      <w:pPr>
        <w:pStyle w:val="CommentText"/>
      </w:pPr>
      <w:r>
        <w:rPr>
          <w:rStyle w:val="CommentReference"/>
        </w:rPr>
        <w:annotationRef/>
      </w:r>
      <w:r>
        <w:t xml:space="preserve">to </w:t>
      </w:r>
      <w:proofErr w:type="spellStart"/>
      <w:r>
        <w:t>dsicuss</w:t>
      </w:r>
      <w:proofErr w:type="spellEnd"/>
      <w:r>
        <w:t xml:space="preserve"> specifying what this p value is</w:t>
      </w:r>
    </w:p>
  </w:comment>
  <w:comment w:id="309"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D1AD9F" w15:done="0"/>
  <w15:commentEx w15:paraId="31BBDEF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E135C5" w14:textId="77777777" w:rsidR="00384B97" w:rsidRDefault="00384B97">
      <w:r>
        <w:separator/>
      </w:r>
    </w:p>
  </w:endnote>
  <w:endnote w:type="continuationSeparator" w:id="0">
    <w:p w14:paraId="15371AC4" w14:textId="77777777" w:rsidR="00384B97" w:rsidRDefault="00384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B5BFD28"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40BE">
      <w:rPr>
        <w:rStyle w:val="PageNumber"/>
        <w:noProof/>
      </w:rPr>
      <w:t>26</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D4F6D2" w14:textId="77777777" w:rsidR="00384B97" w:rsidRDefault="00384B97">
      <w:r>
        <w:separator/>
      </w:r>
    </w:p>
  </w:footnote>
  <w:footnote w:type="continuationSeparator" w:id="0">
    <w:p w14:paraId="4CD245B5" w14:textId="77777777" w:rsidR="00384B97" w:rsidRDefault="00384B9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BF"/>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670E4"/>
    <w:rsid w:val="00373FD7"/>
    <w:rsid w:val="00377A68"/>
    <w:rsid w:val="00381A9E"/>
    <w:rsid w:val="0038389B"/>
    <w:rsid w:val="00384B97"/>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04B7"/>
    <w:rsid w:val="00673416"/>
    <w:rsid w:val="0067689E"/>
    <w:rsid w:val="0067703F"/>
    <w:rsid w:val="006825A7"/>
    <w:rsid w:val="00684488"/>
    <w:rsid w:val="00690402"/>
    <w:rsid w:val="00691371"/>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5D97"/>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4440"/>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E002DD"/>
    <w:rsid w:val="00E033FB"/>
    <w:rsid w:val="00E03995"/>
    <w:rsid w:val="00E0405F"/>
    <w:rsid w:val="00E110D3"/>
    <w:rsid w:val="00E115D4"/>
    <w:rsid w:val="00E11ABD"/>
    <w:rsid w:val="00E144A3"/>
    <w:rsid w:val="00E1504C"/>
    <w:rsid w:val="00E16C74"/>
    <w:rsid w:val="00E175C5"/>
    <w:rsid w:val="00E17CDC"/>
    <w:rsid w:val="00E202D9"/>
    <w:rsid w:val="00E22614"/>
    <w:rsid w:val="00E228F7"/>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BD28B2E-F046-3842-9152-D08182435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21408</Words>
  <Characters>122028</Characters>
  <Application>Microsoft Macintosh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19</cp:revision>
  <dcterms:created xsi:type="dcterms:W3CDTF">2018-07-18T07:40:00Z</dcterms:created>
  <dcterms:modified xsi:type="dcterms:W3CDTF">2018-07-18T08:10:00Z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