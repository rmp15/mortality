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741BC7"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1" w:author="Parks, Robbie M" w:date="2018-06-19T19:25:00Z">
        <w:r w:rsidR="008748D0">
          <w:rPr>
            <w:color w:val="000000" w:themeColor="text1"/>
          </w:rPr>
          <w:t>6</w:t>
        </w:r>
      </w:ins>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2"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3"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4" w:author="Parks, Robbie M" w:date="2018-06-19T19:25:00Z">
        <w:r w:rsidR="005872C8">
          <w:rPr>
            <w:color w:val="000000" w:themeColor="text1"/>
          </w:rPr>
          <w:t>&lt;&lt;Other comment about some sub-</w:t>
        </w:r>
      </w:ins>
      <w:ins w:id="5" w:author="Parks, Robbie M" w:date="2018-06-24T22:37:00Z">
        <w:r w:rsidR="00A22940" w:rsidRPr="00A22940">
          <w:rPr>
            <w:color w:val="000000" w:themeColor="text1"/>
          </w:rPr>
          <w:t xml:space="preserve"> </w:t>
        </w:r>
        <w:commentRangeStart w:id="6"/>
        <w:commentRangeStart w:id="7"/>
        <w:r w:rsidR="00A22940">
          <w:rPr>
            <w:color w:val="000000" w:themeColor="text1"/>
          </w:rPr>
          <w:t>causes</w:t>
        </w:r>
        <w:commentRangeEnd w:id="6"/>
        <w:r w:rsidR="00A22940">
          <w:rPr>
            <w:rStyle w:val="CommentReference"/>
            <w:rFonts w:asciiTheme="minorHAnsi" w:hAnsiTheme="minorHAnsi" w:cstheme="minorBidi"/>
            <w:lang w:eastAsia="en-US"/>
          </w:rPr>
          <w:commentReference w:id="6"/>
        </w:r>
      </w:ins>
      <w:commentRangeEnd w:id="7"/>
      <w:r w:rsidR="00473066">
        <w:rPr>
          <w:rStyle w:val="CommentReference"/>
          <w:rFonts w:asciiTheme="minorHAnsi" w:hAnsiTheme="minorHAnsi" w:cstheme="minorBidi"/>
          <w:lang w:eastAsia="en-US"/>
        </w:rPr>
        <w:commentReference w:id="7"/>
      </w:r>
      <w:ins w:id="8" w:author="Parks, Robbie M" w:date="2018-06-19T19:25:00Z">
        <w:r w:rsidR="005872C8">
          <w:rPr>
            <w:color w:val="000000" w:themeColor="text1"/>
          </w:rPr>
          <w:t>?&gt;&gt;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9" w:author="Parks, Robbie M" w:date="2018-06-20T10:22:00Z">
        <w:r w:rsidR="00A22964">
          <w:rPr>
            <w:color w:val="000000" w:themeColor="text1"/>
          </w:rPr>
          <w:t>pattern</w:t>
        </w:r>
      </w:ins>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2249E1E6"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t>
      </w:r>
      <w:commentRangeStart w:id="10"/>
      <w:r w:rsidR="000210D1" w:rsidRPr="00AC73A1">
        <w:rPr>
          <w:color w:val="000000" w:themeColor="text1"/>
        </w:rPr>
        <w:t>weather phenome</w:t>
      </w:r>
      <w:r w:rsidR="00BF3FD9" w:rsidRPr="00AC73A1">
        <w:rPr>
          <w:color w:val="000000" w:themeColor="text1"/>
        </w:rPr>
        <w:t>na</w:t>
      </w:r>
      <w:r w:rsidR="00FC7D12" w:rsidRPr="00AC73A1">
        <w:rPr>
          <w:color w:val="000000" w:themeColor="text1"/>
        </w:rPr>
        <w:t xml:space="preserve"> </w:t>
      </w:r>
      <w:del w:id="11" w:author="Parks, Robbie M" w:date="2018-07-02T14:51:00Z">
        <w:r w:rsidR="00BF3FD9" w:rsidRPr="00AC73A1" w:rsidDel="002542D0">
          <w:rPr>
            <w:color w:val="000000" w:themeColor="text1"/>
          </w:rPr>
          <w:fldChar w:fldCharType="begin" w:fldLock="1"/>
        </w:r>
        <w:r w:rsidR="002542D0" w:rsidDel="002542D0">
          <w:rPr>
            <w:color w:val="000000" w:themeColor="text1"/>
          </w:rPr>
          <w:delInstrText>ADDIN CSL_CITATION { "citationItems" : [ { "id" : "ITEM-1", "itemData" : { "DOI" : "10.1038/nature01163.1.", "author" : [ { "dropping-particle" : "", "family" : "Moy C, Seltzer G, Rodbell D", "given" : "&amp; Anderson D",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 Seltzer G, Rodbell D, 2002)", "plainTextFormattedCitation" : "(Moy C, Seltzer G, Rodbell D, 2002)", "previouslyFormattedCitation" : "(Moy C, Seltzer G, Rodbell D, 2002)" }, "properties" : {  }, "schema" : "https://github.com/citation-style-language/schema/raw/master/csl-citation.json" }</w:delInstrText>
        </w:r>
        <w:r w:rsidR="00BF3FD9" w:rsidRPr="00AC73A1" w:rsidDel="002542D0">
          <w:rPr>
            <w:color w:val="000000" w:themeColor="text1"/>
          </w:rPr>
          <w:fldChar w:fldCharType="separate"/>
        </w:r>
        <w:r w:rsidR="002542D0" w:rsidRPr="002542D0" w:rsidDel="002542D0">
          <w:rPr>
            <w:noProof/>
            <w:color w:val="000000" w:themeColor="text1"/>
          </w:rPr>
          <w:delText>(Moy C, Seltzer G, Rodbell D, 2002)</w:delText>
        </w:r>
        <w:r w:rsidR="00BF3FD9" w:rsidRPr="00AC73A1" w:rsidDel="002542D0">
          <w:rPr>
            <w:color w:val="000000" w:themeColor="text1"/>
          </w:rPr>
          <w:fldChar w:fldCharType="end"/>
        </w:r>
        <w:r w:rsidR="00BF3FD9" w:rsidRPr="00AC73A1" w:rsidDel="002542D0">
          <w:rPr>
            <w:color w:val="000000" w:themeColor="text1"/>
          </w:rPr>
          <w:delText xml:space="preserve"> </w:delText>
        </w:r>
      </w:del>
      <w:ins w:id="12"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13" w:author="Parks, Robbie M" w:date="2018-07-02T14:51:00Z">
        <w:r w:rsidR="002542D0">
          <w:rPr>
            <w:color w:val="000000" w:themeColor="text1"/>
          </w:rPr>
          <w:fldChar w:fldCharType="end"/>
        </w:r>
        <w:r w:rsidR="00625BF6">
          <w:rPr>
            <w:color w:val="000000" w:themeColor="text1"/>
          </w:rPr>
          <w:t xml:space="preserve"> </w:t>
        </w:r>
      </w:ins>
      <w:bookmarkStart w:id="14" w:name="_GoBack"/>
      <w:bookmarkEnd w:id="14"/>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commentRangeEnd w:id="10"/>
      <w:r w:rsidR="00D11282">
        <w:rPr>
          <w:rStyle w:val="CommentReference"/>
          <w:rFonts w:asciiTheme="minorHAnsi" w:hAnsiTheme="minorHAnsi" w:cstheme="minorBidi"/>
          <w:lang w:eastAsia="en-US"/>
        </w:rPr>
        <w:commentReference w:id="10"/>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commentRangeStart w:id="15"/>
      <w:ins w:id="16" w:author="Parks, Robbie M" w:date="2018-06-24T22:38:00Z">
        <w:r w:rsidR="00A22940" w:rsidRPr="00AC73A1">
          <w:rPr>
            <w:color w:val="000000" w:themeColor="text1"/>
          </w:rPr>
          <w:t>where seasonality has been identified</w:t>
        </w:r>
        <w:commentRangeEnd w:id="15"/>
        <w:r w:rsidR="00A22940">
          <w:rPr>
            <w:rStyle w:val="CommentReference"/>
            <w:rFonts w:asciiTheme="minorHAnsi" w:hAnsiTheme="minorHAnsi" w:cstheme="minorBidi"/>
            <w:lang w:eastAsia="en-US"/>
          </w:rPr>
          <w:commentReference w:id="15"/>
        </w:r>
        <w:r w:rsidR="00A22940">
          <w:rPr>
            <w:color w:val="000000" w:themeColor="text1"/>
          </w:rPr>
          <w:t xml:space="preserve">. In addition we identify how the percentage difference </w:t>
        </w:r>
        <w:commentRangeStart w:id="17"/>
        <w:r w:rsidR="00A22940">
          <w:rPr>
            <w:color w:val="000000" w:themeColor="text1"/>
          </w:rPr>
          <w:t xml:space="preserve">between maximum and minimum </w:t>
        </w:r>
        <w:commentRangeEnd w:id="17"/>
        <w:r w:rsidR="00A22940">
          <w:rPr>
            <w:rStyle w:val="CommentReference"/>
            <w:rFonts w:asciiTheme="minorHAnsi" w:hAnsiTheme="minorHAnsi" w:cstheme="minorBidi"/>
            <w:lang w:eastAsia="en-US"/>
          </w:rPr>
          <w:commentReference w:id="17"/>
        </w:r>
        <w:r w:rsidR="00A22940">
          <w:rPr>
            <w:color w:val="000000" w:themeColor="text1"/>
          </w:rPr>
          <w:t>mortality within a year has changed from the beginning to the end of the time period using Poisson regression.</w:t>
        </w:r>
      </w:ins>
      <w:del w:id="18" w:author="Parks, Robbie M" w:date="2018-06-24T22:38:00Z">
        <w:r w:rsidR="00F110C1" w:rsidRPr="00AC73A1" w:rsidDel="00A22940">
          <w:rPr>
            <w:color w:val="000000" w:themeColor="text1"/>
          </w:rPr>
          <w:delText>where seasonality has been identified</w:delText>
        </w:r>
      </w:del>
      <w:del w:id="19"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20"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21"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22"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0CD529AA" w:rsidR="00B91368" w:rsidRDefault="00F84E39" w:rsidP="00C33FFB">
      <w:pPr>
        <w:spacing w:line="480" w:lineRule="auto"/>
        <w:jc w:val="both"/>
        <w:rPr>
          <w:ins w:id="23" w:author="Parks, Robbie M" w:date="2018-06-20T00:52:00Z"/>
        </w:rPr>
      </w:pPr>
      <w:ins w:id="24" w:author="Majid" w:date="2018-06-26T12:35:00Z">
        <w:r>
          <w:rPr>
            <w:color w:val="000000" w:themeColor="text1"/>
          </w:rPr>
          <w:t>Table 1 presents number of deaths by cause of death and sex.</w:t>
        </w:r>
        <w:r w:rsidRPr="00AC73A1">
          <w:rPr>
            <w:color w:val="000000" w:themeColor="text1"/>
          </w:rPr>
          <w:t xml:space="preserve"> </w:t>
        </w:r>
      </w:ins>
      <w:r w:rsidR="005902F2" w:rsidRPr="00AC73A1">
        <w:t>M</w:t>
      </w:r>
      <w:r w:rsidR="0029208D" w:rsidRPr="00AC73A1">
        <w:t xml:space="preserve">ortality from all four </w:t>
      </w:r>
      <w:ins w:id="25"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ins w:id="26" w:author="Majid" w:date="2018-06-26T12:36:00Z">
        <w:r>
          <w:t xml:space="preserve">, </w:t>
        </w:r>
        <w:commentRangeStart w:id="27"/>
        <w:r>
          <w:t>as was mortality from more disaggregated causes (Supplementary Figure XX)</w:t>
        </w:r>
        <w:commentRangeEnd w:id="27"/>
        <w:r>
          <w:rPr>
            <w:rStyle w:val="CommentReference"/>
            <w:rFonts w:asciiTheme="minorHAnsi" w:hAnsiTheme="minorHAnsi" w:cstheme="minorBidi"/>
            <w:lang w:eastAsia="en-US"/>
          </w:rPr>
          <w:commentReference w:id="27"/>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w:t>
      </w:r>
      <w:r w:rsidR="00B91368" w:rsidRPr="00AC73A1">
        <w:lastRenderedPageBreak/>
        <w:t xml:space="preserve">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8" w:author="Parks, Robbie M" w:date="2018-06-20T11:06:00Z"/>
        </w:rPr>
      </w:pPr>
    </w:p>
    <w:p w14:paraId="1F4D9BCB" w14:textId="1E0481D5" w:rsidR="00B27B5D" w:rsidDel="00365ECB" w:rsidRDefault="00F84E39" w:rsidP="00706BDB">
      <w:pPr>
        <w:spacing w:line="480" w:lineRule="auto"/>
        <w:jc w:val="both"/>
        <w:rPr>
          <w:ins w:id="29" w:author="Parks, Robbie M" w:date="2018-06-20T11:29:00Z"/>
          <w:del w:id="30" w:author="Majid" w:date="2018-06-26T12:48:00Z"/>
        </w:rPr>
      </w:pPr>
      <w:ins w:id="31" w:author="Majid" w:date="2018-06-26T12:39:00Z">
        <w:r>
          <w:t>When more disaggregated causes of death were analysed</w:t>
        </w:r>
      </w:ins>
      <w:ins w:id="32" w:author="Parks, Robbie M" w:date="2018-06-24T22:38:00Z">
        <w:del w:id="33" w:author="Majid" w:date="2018-06-26T12:39:00Z">
          <w:r w:rsidR="00F1252C" w:rsidDel="00F84E39">
            <w:delText>Splitting the cause groups down further</w:delText>
          </w:r>
        </w:del>
        <w:r w:rsidR="00F1252C">
          <w:t>, seasonality</w:t>
        </w:r>
      </w:ins>
      <w:ins w:id="34" w:author="Parks, Robbie M" w:date="2018-06-20T11:11:00Z">
        <w:r w:rsidR="00C77B93">
          <w:t xml:space="preserve"> in cardiovascular and chronic </w:t>
        </w:r>
      </w:ins>
      <w:ins w:id="35" w:author="Parks, Robbie M" w:date="2018-06-20T11:12:00Z">
        <w:r w:rsidR="00C77B93">
          <w:t>respiratory</w:t>
        </w:r>
      </w:ins>
      <w:ins w:id="36" w:author="Parks, Robbie M" w:date="2018-06-20T11:11:00Z">
        <w:r w:rsidR="00C77B93">
          <w:t xml:space="preserve"> diseases </w:t>
        </w:r>
        <w:del w:id="37" w:author="Majid" w:date="2018-06-26T12:41:00Z">
          <w:r w:rsidR="00C77B93" w:rsidDel="00365ECB">
            <w:delText xml:space="preserve">also </w:delText>
          </w:r>
        </w:del>
        <w:r w:rsidR="00C77B93">
          <w:t xml:space="preserve">disappeared in </w:t>
        </w:r>
      </w:ins>
      <w:ins w:id="38" w:author="Majid" w:date="2018-06-26T12:41:00Z">
        <w:r w:rsidR="00365ECB">
          <w:t xml:space="preserve">ages </w:t>
        </w:r>
      </w:ins>
      <w:ins w:id="39" w:author="Parks, Robbie M" w:date="2018-06-20T11:11:00Z">
        <w:r w:rsidR="00C77B93">
          <w:t>0-4 y</w:t>
        </w:r>
        <w:r w:rsidR="006A63D8">
          <w:t xml:space="preserve">ears </w:t>
        </w:r>
        <w:del w:id="40" w:author="Majid" w:date="2018-06-26T12:41:00Z">
          <w:r w:rsidR="006A63D8" w:rsidDel="00365ECB">
            <w:delText xml:space="preserve">for both males and females </w:delText>
          </w:r>
        </w:del>
      </w:ins>
      <w:ins w:id="41" w:author="Parks, Robbie M" w:date="2018-06-20T11:13:00Z">
        <w:r w:rsidR="006A63D8">
          <w:t xml:space="preserve">by the early </w:t>
        </w:r>
      </w:ins>
      <w:ins w:id="42" w:author="Parks, Robbie M" w:date="2018-06-20T11:14:00Z">
        <w:r w:rsidR="006A63D8">
          <w:t xml:space="preserve">and late </w:t>
        </w:r>
      </w:ins>
      <w:ins w:id="43" w:author="Parks, Robbie M" w:date="2018-06-20T11:13:00Z">
        <w:r w:rsidR="006A63D8">
          <w:t>1990s</w:t>
        </w:r>
      </w:ins>
      <w:ins w:id="44" w:author="Majid" w:date="2018-06-26T12:41:00Z">
        <w:r w:rsidR="00365ECB">
          <w:t>,</w:t>
        </w:r>
      </w:ins>
      <w:ins w:id="45" w:author="Parks, Robbie M" w:date="2018-06-20T11:13:00Z">
        <w:r w:rsidR="006A63D8">
          <w:t xml:space="preserve"> respectively</w:t>
        </w:r>
      </w:ins>
      <w:ins w:id="46" w:author="Parks, Robbie M" w:date="2018-06-20T11:14:00Z">
        <w:r w:rsidR="00163AC8">
          <w:t xml:space="preserve"> (Supplementary Figure 1)</w:t>
        </w:r>
      </w:ins>
      <w:ins w:id="47" w:author="Parks, Robbie M" w:date="2018-06-20T11:23:00Z">
        <w:r w:rsidR="00B244F9">
          <w:t>,</w:t>
        </w:r>
      </w:ins>
      <w:ins w:id="48" w:author="Parks, Robbie M" w:date="2018-06-20T11:13:00Z">
        <w:r w:rsidR="00B244F9">
          <w:t xml:space="preserve"> while </w:t>
        </w:r>
      </w:ins>
      <w:ins w:id="49" w:author="Parks, Robbie M" w:date="2018-06-20T11:23:00Z">
        <w:r w:rsidR="00B244F9">
          <w:t>persisting in</w:t>
        </w:r>
      </w:ins>
      <w:ins w:id="50" w:author="Parks, Robbie M" w:date="2018-06-20T11:13:00Z">
        <w:r w:rsidR="00614B7D">
          <w:t xml:space="preserve"> older ages</w:t>
        </w:r>
      </w:ins>
      <w:ins w:id="51" w:author="Parks, Robbie M" w:date="2018-06-20T11:16:00Z">
        <w:r w:rsidR="006F12E4">
          <w:t xml:space="preserve">. </w:t>
        </w:r>
      </w:ins>
      <w:ins w:id="52" w:author="Parks, Robbie M" w:date="2018-06-20T11:14:00Z">
        <w:r w:rsidR="00163AC8">
          <w:t xml:space="preserve">In </w:t>
        </w:r>
      </w:ins>
      <w:ins w:id="53" w:author="Parks, Robbie M" w:date="2018-06-20T11:08:00Z">
        <w:r w:rsidR="00F33911">
          <w:t>contrast</w:t>
        </w:r>
      </w:ins>
      <w:ins w:id="54" w:author="Parks, Robbie M" w:date="2018-06-20T11:17:00Z">
        <w:r w:rsidR="006F12E4">
          <w:t xml:space="preserve">, seasonality </w:t>
        </w:r>
      </w:ins>
      <w:ins w:id="55" w:author="Parks, Robbie M" w:date="2018-06-20T11:23:00Z">
        <w:r w:rsidR="001608FF">
          <w:t>remained</w:t>
        </w:r>
      </w:ins>
      <w:ins w:id="56" w:author="Parks, Robbie M" w:date="2018-06-20T11:17:00Z">
        <w:r w:rsidR="006F12E4">
          <w:t xml:space="preserve"> throughout the study for respiratory infections for all ages in both males and females</w:t>
        </w:r>
      </w:ins>
      <w:ins w:id="57" w:author="Parks, Robbie M" w:date="2018-06-20T11:23:00Z">
        <w:r w:rsidR="00B940C7">
          <w:t>.</w:t>
        </w:r>
      </w:ins>
      <w:ins w:id="58" w:author="Parks, Robbie M" w:date="2018-06-20T11:08:00Z">
        <w:r w:rsidR="00C53889">
          <w:t xml:space="preserve"> </w:t>
        </w:r>
      </w:ins>
      <w:ins w:id="59" w:author="Parks, Robbie M" w:date="2018-06-20T11:24:00Z">
        <w:r w:rsidR="00B27B5D">
          <w:t>Comparing intentional and unintentional injuries (Supp</w:t>
        </w:r>
        <w:r w:rsidR="00340C26">
          <w:t>lementary Figure 1) also revealed</w:t>
        </w:r>
        <w:r w:rsidR="00B27B5D">
          <w:t xml:space="preserve"> distinct behaviour</w:t>
        </w:r>
      </w:ins>
      <w:ins w:id="60" w:author="Majid" w:date="2018-06-26T12:45:00Z">
        <w:r w:rsidR="00365ECB">
          <w:t>s.</w:t>
        </w:r>
      </w:ins>
      <w:ins w:id="61" w:author="Parks, Robbie M" w:date="2018-06-20T11:24:00Z">
        <w:r w:rsidR="00B27B5D">
          <w:t xml:space="preserve"> </w:t>
        </w:r>
      </w:ins>
      <w:ins w:id="62" w:author="Majid" w:date="2018-06-26T12:47:00Z">
        <w:r w:rsidR="00365ECB">
          <w:t>Specifically, u</w:t>
        </w:r>
      </w:ins>
      <w:ins w:id="63" w:author="Parks, Robbie M" w:date="2018-06-20T11:27:00Z">
        <w:r w:rsidR="00D72846">
          <w:t>nintentional injuries drove</w:t>
        </w:r>
        <w:r w:rsidR="00F064A9">
          <w:t xml:space="preserve"> the seasonality</w:t>
        </w:r>
      </w:ins>
      <w:ins w:id="64" w:author="Majid" w:date="2018-06-26T12:46:00Z">
        <w:r w:rsidR="00365ECB">
          <w:t xml:space="preserve"> of injury deaths</w:t>
        </w:r>
      </w:ins>
      <w:ins w:id="65" w:author="Parks, Robbie M" w:date="2018-06-20T11:27:00Z">
        <w:r w:rsidR="00F064A9">
          <w:t xml:space="preserve"> for females, as</w:t>
        </w:r>
      </w:ins>
      <w:ins w:id="66" w:author="Parks, Robbie M" w:date="2018-06-20T11:25:00Z">
        <w:r w:rsidR="00D72846">
          <w:t xml:space="preserve"> no clear seasonality wa</w:t>
        </w:r>
        <w:r w:rsidR="00F23C3A">
          <w:t>s evident thro</w:t>
        </w:r>
        <w:r w:rsidR="004C165E">
          <w:t>ughout for females of all</w:t>
        </w:r>
        <w:r w:rsidR="00BB30BA">
          <w:t xml:space="preserve"> ages for intentional injuries. </w:t>
        </w:r>
        <w:commentRangeStart w:id="67"/>
        <w:r w:rsidR="00BB30BA">
          <w:t xml:space="preserve">In addition, </w:t>
        </w:r>
      </w:ins>
      <w:ins w:id="68" w:author="Parks, Robbie M" w:date="2018-06-20T11:28:00Z">
        <w:r w:rsidR="00D7104C">
          <w:t>male intentional injuries had 12-month seasonality for most of the period from 15-24 to 65-75 years.</w:t>
        </w:r>
      </w:ins>
      <w:commentRangeEnd w:id="67"/>
      <w:r w:rsidR="00365ECB">
        <w:rPr>
          <w:rStyle w:val="CommentReference"/>
          <w:rFonts w:asciiTheme="minorHAnsi" w:hAnsiTheme="minorHAnsi" w:cstheme="minorBidi"/>
          <w:lang w:eastAsia="en-US"/>
        </w:rPr>
        <w:commentReference w:id="67"/>
      </w:r>
      <w:ins w:id="69" w:author="Majid" w:date="2018-06-26T12:48:00Z">
        <w:r w:rsidR="00365ECB">
          <w:t xml:space="preserve"> </w:t>
        </w:r>
      </w:ins>
    </w:p>
    <w:p w14:paraId="02470247" w14:textId="77777777" w:rsidR="00784546" w:rsidDel="00365ECB" w:rsidRDefault="00784546" w:rsidP="00706BDB">
      <w:pPr>
        <w:spacing w:line="480" w:lineRule="auto"/>
        <w:jc w:val="both"/>
        <w:rPr>
          <w:ins w:id="70" w:author="Parks, Robbie M" w:date="2018-06-20T11:29:00Z"/>
          <w:del w:id="71" w:author="Majid" w:date="2018-06-26T12:48:00Z"/>
        </w:rPr>
      </w:pPr>
    </w:p>
    <w:p w14:paraId="23952FD2" w14:textId="69A64749" w:rsidR="000D4F95" w:rsidRPr="00996AD4" w:rsidDel="00996AD4" w:rsidRDefault="00AC55DD" w:rsidP="00F84E39">
      <w:pPr>
        <w:spacing w:line="480" w:lineRule="auto"/>
        <w:jc w:val="both"/>
        <w:rPr>
          <w:del w:id="72" w:author="Parks, Robbie M" w:date="2018-06-20T11:34:00Z"/>
        </w:rPr>
      </w:pPr>
      <w:commentRangeStart w:id="73"/>
      <w:ins w:id="74" w:author="Parks, Robbie M" w:date="2018-06-20T11:32:00Z">
        <w:r w:rsidRPr="00996AD4">
          <w:t xml:space="preserve">No </w:t>
        </w:r>
      </w:ins>
      <w:ins w:id="75" w:author="Parks, Robbie M" w:date="2018-06-20T11:33:00Z">
        <w:r w:rsidR="00FF4E42" w:rsidRPr="00996AD4">
          <w:t xml:space="preserve">consistent </w:t>
        </w:r>
      </w:ins>
      <w:ins w:id="76" w:author="Parks, Robbie M" w:date="2018-06-20T11:32:00Z">
        <w:r w:rsidR="00D72846">
          <w:t>seasonality wa</w:t>
        </w:r>
        <w:r w:rsidRPr="00996AD4">
          <w:t xml:space="preserve">s evident in maternal conditions </w:t>
        </w:r>
      </w:ins>
      <w:ins w:id="77" w:author="Parks, Robbie M" w:date="2018-06-20T11:33:00Z">
        <w:r w:rsidR="00FF4E42" w:rsidRPr="00996AD4">
          <w:t>or substance use disorders for all ages (Supplementary Figure 1)</w:t>
        </w:r>
      </w:ins>
      <w:ins w:id="78" w:author="Parks, Robbie M" w:date="2018-06-20T11:34:00Z">
        <w:r w:rsidR="00FF4E42" w:rsidRPr="00996AD4">
          <w:t xml:space="preserve">, while </w:t>
        </w:r>
      </w:ins>
      <w:ins w:id="79" w:author="Parks, Robbie M" w:date="2018-06-24T22:38:00Z">
        <w:r w:rsidR="003664F1">
          <w:t xml:space="preserve">both </w:t>
        </w:r>
      </w:ins>
      <w:ins w:id="80" w:author="Parks, Robbie M" w:date="2018-06-20T11:34:00Z">
        <w:r w:rsidR="00FF4E42" w:rsidRPr="00996AD4">
          <w:t xml:space="preserve">males and females 55 and over had 12-month seasonality throughout the </w:t>
        </w:r>
        <w:r w:rsidR="00C6417B" w:rsidRPr="00996AD4">
          <w:t xml:space="preserve">entire analysis period </w:t>
        </w:r>
      </w:ins>
      <w:ins w:id="81" w:author="Parks, Robbie M" w:date="2018-06-20T11:35:00Z">
        <w:r w:rsidR="0043780C" w:rsidRPr="00996AD4">
          <w:t xml:space="preserve">for endocrine disorders, genitourinary diseases and </w:t>
        </w:r>
        <w:r w:rsidR="00996AD4" w:rsidRPr="00996AD4">
          <w:t>neuropsychiatric</w:t>
        </w:r>
      </w:ins>
      <w:ins w:id="82" w:author="Parks, Robbie M" w:date="2018-06-20T11:36:00Z">
        <w:r w:rsidR="00996AD4">
          <w:t xml:space="preserve"> </w:t>
        </w:r>
      </w:ins>
      <w:ins w:id="83" w:author="Parks, Robbie M" w:date="2018-06-20T11:35:00Z">
        <w:r w:rsidR="00996AD4">
          <w:t>di</w:t>
        </w:r>
      </w:ins>
      <w:ins w:id="84" w:author="Parks, Robbie M" w:date="2018-06-20T11:36:00Z">
        <w:r w:rsidR="00996AD4">
          <w:t>s</w:t>
        </w:r>
      </w:ins>
      <w:ins w:id="85" w:author="Parks, Robbie M" w:date="2018-06-20T11:35:00Z">
        <w:r w:rsidR="00996AD4">
          <w:t>orders, but not below 55 years.</w:t>
        </w:r>
      </w:ins>
      <w:commentRangeEnd w:id="73"/>
      <w:r w:rsidR="00365ECB">
        <w:rPr>
          <w:rStyle w:val="CommentReference"/>
          <w:rFonts w:asciiTheme="minorHAnsi" w:hAnsiTheme="minorHAnsi" w:cstheme="minorBidi"/>
          <w:lang w:eastAsia="en-US"/>
        </w:rPr>
        <w:commentReference w:id="73"/>
      </w:r>
    </w:p>
    <w:p w14:paraId="5EB87296" w14:textId="68ADE1C2" w:rsidR="00996AD4" w:rsidRPr="001E577E" w:rsidDel="00365ECB" w:rsidRDefault="00996AD4" w:rsidP="00365ECB">
      <w:pPr>
        <w:spacing w:line="480" w:lineRule="auto"/>
        <w:rPr>
          <w:ins w:id="86" w:author="Parks, Robbie M" w:date="2018-06-20T11:35:00Z"/>
          <w:del w:id="87" w:author="Majid" w:date="2018-06-26T12:49:00Z"/>
        </w:rPr>
      </w:pPr>
    </w:p>
    <w:p w14:paraId="5602C6E0" w14:textId="77777777" w:rsidR="000210D1" w:rsidRPr="00AC73A1" w:rsidRDefault="000210D1" w:rsidP="00365ECB">
      <w:pPr>
        <w:spacing w:line="480" w:lineRule="auto"/>
        <w:jc w:val="both"/>
      </w:pPr>
    </w:p>
    <w:p w14:paraId="43946A13" w14:textId="520AC400" w:rsidR="000210D1" w:rsidRDefault="000210D1" w:rsidP="00C33FFB">
      <w:pPr>
        <w:spacing w:line="480" w:lineRule="auto"/>
        <w:jc w:val="both"/>
        <w:rPr>
          <w:ins w:id="88"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9"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90" w:author="Parks, Robbie M" w:date="2018-06-20T12:19:00Z"/>
        </w:rPr>
      </w:pPr>
    </w:p>
    <w:p w14:paraId="41FA3317" w14:textId="2AEA1FC7" w:rsidR="00490EB4" w:rsidDel="00181294" w:rsidRDefault="00181294" w:rsidP="00C33FFB">
      <w:pPr>
        <w:spacing w:line="480" w:lineRule="auto"/>
        <w:jc w:val="both"/>
        <w:rPr>
          <w:ins w:id="91" w:author="Parks, Robbie M" w:date="2018-06-20T12:18:00Z"/>
          <w:del w:id="92" w:author="Majid" w:date="2018-06-26T12:51:00Z"/>
        </w:rPr>
      </w:pPr>
      <w:ins w:id="93" w:author="Majid" w:date="2018-06-26T12:51:00Z">
        <w:r>
          <w:t xml:space="preserve">Of disaggregated causes, </w:t>
        </w:r>
      </w:ins>
      <w:ins w:id="94" w:author="Parks, Robbie M" w:date="2018-06-20T12:21:00Z">
        <w:del w:id="95" w:author="Majid" w:date="2018-06-26T12:51:00Z">
          <w:r w:rsidR="009B42AA" w:rsidDel="00181294">
            <w:delText>D</w:delText>
          </w:r>
        </w:del>
      </w:ins>
      <w:ins w:id="96" w:author="Majid" w:date="2018-06-26T12:51:00Z">
        <w:r>
          <w:t>d</w:t>
        </w:r>
      </w:ins>
      <w:ins w:id="97" w:author="Parks, Robbie M" w:date="2018-06-20T12:21:00Z">
        <w:r w:rsidR="009B42AA">
          <w:t>eath rates in males and females</w:t>
        </w:r>
      </w:ins>
      <w:ins w:id="98" w:author="Parks, Robbie M" w:date="2018-06-20T12:23:00Z">
        <w:r w:rsidR="00EB3E5C">
          <w:t xml:space="preserve"> of all ages</w:t>
        </w:r>
      </w:ins>
      <w:ins w:id="99" w:author="Parks, Robbie M" w:date="2018-06-20T12:19:00Z">
        <w:r w:rsidR="009B42AA">
          <w:t xml:space="preserve"> were</w:t>
        </w:r>
        <w:r w:rsidR="00490EB4">
          <w:t xml:space="preserve"> consistently </w:t>
        </w:r>
      </w:ins>
      <w:ins w:id="100" w:author="Parks, Robbie M" w:date="2018-06-20T12:22:00Z">
        <w:r w:rsidR="009B42AA">
          <w:t xml:space="preserve">highest </w:t>
        </w:r>
      </w:ins>
      <w:ins w:id="101" w:author="Parks, Robbie M" w:date="2018-06-20T12:19:00Z">
        <w:r w:rsidR="00490EB4">
          <w:t xml:space="preserve">in January and February </w:t>
        </w:r>
      </w:ins>
      <w:ins w:id="102" w:author="Parks, Robbie M" w:date="2018-06-20T12:22:00Z">
        <w:r w:rsidR="009B42AA">
          <w:t xml:space="preserve">and lowest in July and August </w:t>
        </w:r>
      </w:ins>
      <w:ins w:id="103" w:author="Parks, Robbie M" w:date="2018-06-20T12:24:00Z">
        <w:r w:rsidR="00C17F03">
          <w:t>in</w:t>
        </w:r>
      </w:ins>
      <w:ins w:id="104" w:author="Parks, Robbie M" w:date="2018-06-20T12:22:00Z">
        <w:r w:rsidR="009B42AA">
          <w:t xml:space="preserve"> </w:t>
        </w:r>
      </w:ins>
      <w:ins w:id="105" w:author="Parks, Robbie M" w:date="2018-06-20T12:23:00Z">
        <w:r w:rsidR="00C17F03">
          <w:t>cardiovascular diseases as well as respiratory infections (Supplementary Figure 2)</w:t>
        </w:r>
      </w:ins>
      <w:ins w:id="106" w:author="Parks, Robbie M" w:date="2018-06-20T12:24:00Z">
        <w:r w:rsidR="00101234">
          <w:t xml:space="preserve">, </w:t>
        </w:r>
      </w:ins>
      <w:ins w:id="107" w:author="Parks, Robbie M" w:date="2018-06-24T22:38:00Z">
        <w:r w:rsidR="00770A91">
          <w:t>consistent with</w:t>
        </w:r>
      </w:ins>
      <w:ins w:id="108" w:author="Majid" w:date="2018-06-26T12:51:00Z">
        <w:r>
          <w:t xml:space="preserve"> the pattern seen for</w:t>
        </w:r>
      </w:ins>
      <w:ins w:id="109" w:author="Parks, Robbie M" w:date="2018-06-24T22:38:00Z">
        <w:r w:rsidR="00770A91">
          <w:t xml:space="preserve"> cardiorespiratory deaths (Figure 3). </w:t>
        </w:r>
      </w:ins>
      <w:ins w:id="110" w:author="Parks, Robbie M" w:date="2018-06-20T12:31:00Z">
        <w:r w:rsidR="009455A0">
          <w:t>Intentional</w:t>
        </w:r>
        <w:r w:rsidR="00C35148">
          <w:t xml:space="preserve"> injuries </w:t>
        </w:r>
        <w:del w:id="111" w:author="Majid" w:date="2018-06-26T12:52:00Z">
          <w:r w:rsidR="00C35148" w:rsidDel="00181294">
            <w:delText>(Supplementary Figure 2)</w:delText>
          </w:r>
        </w:del>
        <w:r w:rsidR="00C35148">
          <w:t xml:space="preserve"> </w:t>
        </w:r>
        <w:commentRangeStart w:id="112"/>
        <w:r w:rsidR="00C35148">
          <w:t xml:space="preserve">contrasts with unintentional and all injury deaths in </w:t>
        </w:r>
      </w:ins>
      <w:ins w:id="113" w:author="Parks, Robbie M" w:date="2018-06-20T12:33:00Z">
        <w:r w:rsidR="00C35148">
          <w:t>75 years and over for both males and females, with highest death rates in the summer months, in line with younger age groups in intentional injury deaths</w:t>
        </w:r>
      </w:ins>
      <w:ins w:id="114" w:author="Majid" w:date="2018-06-26T12:52:00Z">
        <w:r>
          <w:t xml:space="preserve"> (Supplementary Figure 2)</w:t>
        </w:r>
      </w:ins>
      <w:ins w:id="115" w:author="Parks, Robbie M" w:date="2018-06-20T12:33:00Z">
        <w:r w:rsidR="00C35148">
          <w:t>.</w:t>
        </w:r>
      </w:ins>
      <w:ins w:id="116" w:author="Parks, Robbie M" w:date="2018-06-20T12:34:00Z">
        <w:r w:rsidR="003B0BAF">
          <w:t xml:space="preserve"> </w:t>
        </w:r>
      </w:ins>
      <w:commentRangeEnd w:id="112"/>
      <w:r>
        <w:rPr>
          <w:rStyle w:val="CommentReference"/>
          <w:rFonts w:asciiTheme="minorHAnsi" w:hAnsiTheme="minorHAnsi" w:cstheme="minorBidi"/>
          <w:lang w:eastAsia="en-US"/>
        </w:rPr>
        <w:commentReference w:id="112"/>
      </w:r>
      <w:commentRangeStart w:id="117"/>
      <w:ins w:id="118" w:author="Parks, Robbie M" w:date="2018-06-20T12:34:00Z">
        <w:r w:rsidR="003B0BAF">
          <w:t xml:space="preserve">A </w:t>
        </w:r>
      </w:ins>
      <w:ins w:id="119" w:author="Parks, Robbie M" w:date="2018-06-20T12:35:00Z">
        <w:r w:rsidR="003B0BAF">
          <w:t>consistent</w:t>
        </w:r>
      </w:ins>
      <w:ins w:id="120" w:author="Parks, Robbie M" w:date="2018-06-20T12:34:00Z">
        <w:r w:rsidR="003B0BAF">
          <w:t xml:space="preserve"> </w:t>
        </w:r>
      </w:ins>
      <w:ins w:id="121" w:author="Parks, Robbie M" w:date="2018-06-20T12:35:00Z">
        <w:r w:rsidR="003B0BAF">
          <w:t xml:space="preserve">winter peak across all ages and both sexes </w:t>
        </w:r>
        <w:r w:rsidR="0071242A">
          <w:t xml:space="preserve">is evident in endocrine disorders and neuropsychiatric disorders (Supplementary Figure 2), </w:t>
        </w:r>
      </w:ins>
      <w:ins w:id="122" w:author="Parks, Robbie M" w:date="2018-06-20T12:36:00Z">
        <w:r w:rsidR="004B654D">
          <w:t>apart f</w:t>
        </w:r>
        <w:r w:rsidR="00611D70">
          <w:t xml:space="preserve">rom in 15-34 years for females. </w:t>
        </w:r>
      </w:ins>
      <w:commentRangeEnd w:id="117"/>
      <w:r>
        <w:rPr>
          <w:rStyle w:val="CommentReference"/>
          <w:rFonts w:asciiTheme="minorHAnsi" w:hAnsiTheme="minorHAnsi" w:cstheme="minorBidi"/>
          <w:lang w:eastAsia="en-US"/>
        </w:rPr>
        <w:commentReference w:id="117"/>
      </w:r>
      <w:commentRangeStart w:id="123"/>
      <w:ins w:id="124" w:author="Parks, Robbie M" w:date="2018-06-20T12:36:00Z">
        <w:r w:rsidR="00611D70">
          <w:t>Uncertainty was too large in maximum and minimum mortality for substance use disorders to draw any firm conclusions (Supplementary Figure 2)</w:t>
        </w:r>
      </w:ins>
      <w:ins w:id="125" w:author="Parks, Robbie M" w:date="2018-06-20T12:53:00Z">
        <w:r w:rsidR="001153F6">
          <w:t>, which matches the lack of 12-month seasonality evident in the wavelet analysis (Supplementary Figure 1)</w:t>
        </w:r>
      </w:ins>
      <w:ins w:id="126" w:author="Parks, Robbie M" w:date="2018-06-20T12:37:00Z">
        <w:r w:rsidR="0041155C">
          <w:t>.</w:t>
        </w:r>
      </w:ins>
      <w:commentRangeEnd w:id="123"/>
      <w:r>
        <w:rPr>
          <w:rStyle w:val="CommentReference"/>
          <w:rFonts w:asciiTheme="minorHAnsi" w:hAnsiTheme="minorHAnsi" w:cstheme="minorBidi"/>
          <w:lang w:eastAsia="en-US"/>
        </w:rPr>
        <w:commentReference w:id="123"/>
      </w:r>
    </w:p>
    <w:p w14:paraId="18843651" w14:textId="3F70E84A" w:rsidR="00E776E4" w:rsidRPr="00AC73A1" w:rsidDel="00490EB4" w:rsidRDefault="00E776E4" w:rsidP="00C33FFB">
      <w:pPr>
        <w:spacing w:line="480" w:lineRule="auto"/>
        <w:jc w:val="both"/>
        <w:rPr>
          <w:del w:id="127" w:author="Parks, Robbie M" w:date="2018-06-20T12:19:00Z"/>
        </w:rPr>
      </w:pPr>
    </w:p>
    <w:p w14:paraId="2FB6278E" w14:textId="77777777" w:rsidR="000210D1" w:rsidRPr="00AC73A1" w:rsidRDefault="000210D1" w:rsidP="00C33FFB">
      <w:pPr>
        <w:spacing w:line="480" w:lineRule="auto"/>
        <w:jc w:val="both"/>
      </w:pPr>
    </w:p>
    <w:p w14:paraId="72CD43A6" w14:textId="6E40F5EF" w:rsidR="009F3128" w:rsidRDefault="0086062E" w:rsidP="00C33FFB">
      <w:pPr>
        <w:spacing w:line="480" w:lineRule="auto"/>
        <w:jc w:val="both"/>
        <w:rPr>
          <w:ins w:id="128" w:author="Parks, Robbie M" w:date="2018-06-20T12:41:00Z"/>
        </w:rPr>
      </w:pPr>
      <w:r w:rsidRPr="00AC73A1">
        <w:t>From 1980 to 201</w:t>
      </w:r>
      <w:ins w:id="129" w:author="Parks, Robbie M" w:date="2018-06-19T19:36:00Z">
        <w:r w:rsidR="007F5916">
          <w:t>6</w:t>
        </w:r>
      </w:ins>
      <w:del w:id="130"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del w:id="131" w:author="Parks, Robbie M" w:date="2018-06-25T11:54:00Z">
        <w:r w:rsidR="009F3128" w:rsidRPr="00AC73A1" w:rsidDel="00777BFD">
          <w:delText xml:space="preserve"> </w:delText>
        </w:r>
      </w:del>
    </w:p>
    <w:p w14:paraId="664E64EB" w14:textId="77777777" w:rsidR="009069BE" w:rsidRDefault="009069BE" w:rsidP="00C33FFB">
      <w:pPr>
        <w:spacing w:line="480" w:lineRule="auto"/>
        <w:jc w:val="both"/>
        <w:rPr>
          <w:ins w:id="132" w:author="Parks, Robbie M" w:date="2018-06-20T12:41:00Z"/>
        </w:rPr>
      </w:pPr>
    </w:p>
    <w:p w14:paraId="13C55760" w14:textId="4C1ACC32" w:rsidR="009069BE" w:rsidRPr="00AC73A1" w:rsidRDefault="00400D63" w:rsidP="00C33FFB">
      <w:pPr>
        <w:spacing w:line="480" w:lineRule="auto"/>
        <w:jc w:val="both"/>
      </w:pPr>
      <w:ins w:id="133" w:author="Parks, Robbie M" w:date="2018-06-20T13:07:00Z">
        <w:del w:id="134" w:author="Majid" w:date="2018-06-26T12:34:00Z">
          <w:r w:rsidDel="00F84E39">
            <w:lastRenderedPageBreak/>
            <w:delText>In contrast with cardiorespiratory deaths</w:delText>
          </w:r>
        </w:del>
      </w:ins>
      <w:ins w:id="135" w:author="Majid" w:date="2018-06-26T12:54:00Z">
        <w:r w:rsidR="00181294">
          <w:t>Of disaggregated causes of death</w:t>
        </w:r>
      </w:ins>
      <w:ins w:id="136" w:author="Parks, Robbie M" w:date="2018-06-20T13:07:00Z">
        <w:r>
          <w:t>,</w:t>
        </w:r>
      </w:ins>
      <w:ins w:id="137" w:author="Parks, Robbie M" w:date="2018-06-20T13:08:00Z">
        <w:r w:rsidR="00CF46E8">
          <w:t xml:space="preserve"> respiratory infections exhibited</w:t>
        </w:r>
      </w:ins>
      <w:ins w:id="138" w:author="Parks, Robbie M" w:date="2018-06-20T13:07:00Z">
        <w:r>
          <w:t xml:space="preserve"> a significant increase in the proportional difference </w:t>
        </w:r>
      </w:ins>
      <w:ins w:id="139" w:author="Parks, Robbie M" w:date="2018-06-20T13:08:00Z">
        <w:r w:rsidR="00CF46E8">
          <w:t xml:space="preserve">for </w:t>
        </w:r>
      </w:ins>
      <w:ins w:id="140" w:author="Parks, Robbie M" w:date="2018-06-20T13:09:00Z">
        <w:r w:rsidR="000C12A0">
          <w:t xml:space="preserve">boys and girls of </w:t>
        </w:r>
      </w:ins>
      <w:ins w:id="141" w:author="Parks, Robbie M" w:date="2018-06-20T13:08:00Z">
        <w:r w:rsidR="00CF46E8">
          <w:t xml:space="preserve">0-4 </w:t>
        </w:r>
      </w:ins>
      <w:ins w:id="142" w:author="Parks, Robbie M" w:date="2018-06-20T13:09:00Z">
        <w:r w:rsidR="000C12A0">
          <w:t>years</w:t>
        </w:r>
      </w:ins>
      <w:ins w:id="143" w:author="Parks, Robbie M" w:date="2018-06-20T13:08:00Z">
        <w:r w:rsidR="00CF46E8">
          <w:t xml:space="preserve"> </w:t>
        </w:r>
        <w:r w:rsidR="00B34D22">
          <w:t>(Supplementary Figure 3).</w:t>
        </w:r>
      </w:ins>
      <w:ins w:id="144" w:author="Parks, Robbie M" w:date="2018-06-20T13:10:00Z">
        <w:r w:rsidR="00A833D2">
          <w:t xml:space="preserve"> There </w:t>
        </w:r>
        <w:del w:id="145" w:author="Majid" w:date="2018-06-26T12:57:00Z">
          <w:r w:rsidR="00A833D2" w:rsidDel="00181294">
            <w:delText>a</w:delText>
          </w:r>
        </w:del>
      </w:ins>
      <w:ins w:id="146" w:author="Majid" w:date="2018-06-26T12:57:00Z">
        <w:r w:rsidR="00181294">
          <w:t>we</w:t>
        </w:r>
      </w:ins>
      <w:ins w:id="147" w:author="Parks, Robbie M" w:date="2018-06-20T13:10:00Z">
        <w:r w:rsidR="00A833D2">
          <w:t xml:space="preserve">re also distinct patterns of changing proportional difference for unintentional injuries </w:t>
        </w:r>
        <w:commentRangeStart w:id="148"/>
        <w:r w:rsidR="00A833D2">
          <w:t>for several age groups</w:t>
        </w:r>
      </w:ins>
      <w:ins w:id="149" w:author="Parks, Robbie M" w:date="2018-06-25T01:25:00Z">
        <w:r w:rsidR="00B86970">
          <w:t xml:space="preserve">, </w:t>
        </w:r>
      </w:ins>
      <w:commentRangeEnd w:id="148"/>
      <w:r w:rsidR="00165260">
        <w:rPr>
          <w:rStyle w:val="CommentReference"/>
          <w:rFonts w:asciiTheme="minorHAnsi" w:hAnsiTheme="minorHAnsi" w:cstheme="minorBidi"/>
          <w:lang w:eastAsia="en-US"/>
        </w:rPr>
        <w:commentReference w:id="148"/>
      </w:r>
      <w:ins w:id="150" w:author="Parks, Robbie M" w:date="2018-06-25T01:25:00Z">
        <w:del w:id="151" w:author="Majid" w:date="2018-06-26T12:57:00Z">
          <w:r w:rsidR="00B86970" w:rsidDel="00181294">
            <w:delText>demonstrating</w:delText>
          </w:r>
        </w:del>
      </w:ins>
      <w:ins w:id="152" w:author="Majid" w:date="2018-06-26T12:57:00Z">
        <w:r w:rsidR="00181294">
          <w:t>indicating</w:t>
        </w:r>
      </w:ins>
      <w:ins w:id="153" w:author="Parks, Robbie M" w:date="2018-06-25T01:25:00Z">
        <w:r w:rsidR="00B86970">
          <w:t xml:space="preserve"> that they are largely driving the seasonality changes</w:t>
        </w:r>
        <w:r w:rsidR="00B41306">
          <w:t xml:space="preserve"> in injuries</w:t>
        </w:r>
      </w:ins>
      <w:ins w:id="154" w:author="Parks, Robbie M" w:date="2018-06-20T13:10:00Z">
        <w:r w:rsidR="00A833D2">
          <w:t xml:space="preserve"> </w:t>
        </w:r>
      </w:ins>
      <w:ins w:id="155" w:author="Majid" w:date="2018-06-26T12:57:00Z">
        <w:r w:rsidR="00181294">
          <w:t xml:space="preserve">as a whole </w:t>
        </w:r>
      </w:ins>
      <w:ins w:id="156" w:author="Parks, Robbie M" w:date="2018-06-20T13:10:00Z">
        <w:r w:rsidR="00A833D2">
          <w:t>(Supplementary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57"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58" w:author="Parks, Robbie M" w:date="2018-06-20T13:11:00Z">
        <w:r w:rsidR="00BD45FA">
          <w:t>4</w:t>
        </w:r>
      </w:ins>
      <w:del w:id="159"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60" w:author="Parks, Robbie M" w:date="2018-06-19T20:55:00Z"/>
        </w:rPr>
      </w:pPr>
    </w:p>
    <w:p w14:paraId="602C964B" w14:textId="5FD4F02C" w:rsidR="00CA0C4E" w:rsidRDefault="00CA0C4E" w:rsidP="00C33FFB">
      <w:pPr>
        <w:spacing w:line="480" w:lineRule="auto"/>
        <w:jc w:val="both"/>
        <w:rPr>
          <w:ins w:id="161" w:author="Parks, Robbie M" w:date="2018-06-19T20:55:00Z"/>
          <w:i/>
        </w:rPr>
      </w:pPr>
      <w:ins w:id="162"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63" w:author="Parks, Robbie M" w:date="2018-06-24T22:39:00Z"/>
          <w:color w:val="000000" w:themeColor="text1"/>
        </w:rPr>
      </w:pPr>
      <w:ins w:id="164" w:author="Parks, Robbie M" w:date="2018-06-24T22:39:00Z">
        <w:r>
          <w:rPr>
            <w:color w:val="000000" w:themeColor="text1"/>
          </w:rPr>
          <w:t xml:space="preserve">The results of using an alternative cosinor function method for examining change in percentage difference between maximum and minimum mortality in the year are given in 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7EBE266C" w14:textId="23F5B395" w:rsidR="00CA0C4E" w:rsidRPr="00F81E14" w:rsidDel="007E0218" w:rsidRDefault="00CA0C4E" w:rsidP="00C33FFB">
      <w:pPr>
        <w:spacing w:line="480" w:lineRule="auto"/>
        <w:jc w:val="both"/>
        <w:rPr>
          <w:del w:id="165" w:author="Parks, Robbie M" w:date="2018-06-24T22:39:00Z"/>
          <w:color w:val="000000" w:themeColor="text1"/>
          <w:rPrChange w:id="166" w:author="Parks, Robbie M" w:date="2018-06-20T11:39:00Z">
            <w:rPr>
              <w:del w:id="167" w:author="Parks, Robbie M" w:date="2018-06-24T22:39:00Z"/>
            </w:rPr>
          </w:rPrChange>
        </w:rPr>
      </w:pP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68"/>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69" w:author="Parks, Robbie M" w:date="2018-06-20T10:32:00Z">
        <w:r w:rsidR="005E05E1">
          <w:t>pattern</w:t>
        </w:r>
      </w:ins>
      <w:del w:id="170"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68"/>
      <w:r w:rsidR="00BA766C">
        <w:rPr>
          <w:rStyle w:val="CommentReference"/>
          <w:rFonts w:asciiTheme="minorHAnsi" w:hAnsiTheme="minorHAnsi" w:cstheme="minorBidi"/>
        </w:rPr>
        <w:commentReference w:id="168"/>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71"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with a notable </w:t>
      </w:r>
      <w:r w:rsidR="00765400" w:rsidRPr="00AC73A1">
        <w:lastRenderedPageBreak/>
        <w:t>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72"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73" w:author="Parks, Robbie M" w:date="2018-06-19T19:51:00Z">
        <w:r w:rsidR="00A75D38">
          <w:t xml:space="preserve">, which </w:t>
        </w:r>
      </w:ins>
      <w:ins w:id="174" w:author="Parks, Robbie M" w:date="2018-06-19T20:10:00Z">
        <w:r w:rsidR="001853D0">
          <w:t>us</w:t>
        </w:r>
        <w:r w:rsidR="00A75D38">
          <w:t>es</w:t>
        </w:r>
        <w:r w:rsidR="001853D0">
          <w:t xml:space="preserve"> </w:t>
        </w:r>
      </w:ins>
      <w:ins w:id="175" w:author="Parks, Robbie M" w:date="2018-06-19T20:09:00Z">
        <w:r w:rsidR="00DC1C08">
          <w:t>average annual temperature instead of</w:t>
        </w:r>
      </w:ins>
      <w:ins w:id="176" w:author="Parks, Robbie M" w:date="2018-06-19T20:10:00Z">
        <w:r w:rsidR="001853D0">
          <w:t xml:space="preserve"> </w:t>
        </w:r>
      </w:ins>
      <w:ins w:id="177" w:author="Parks, Robbie M" w:date="2018-06-19T20:11:00Z">
        <w:r w:rsidR="0082372D">
          <w:t xml:space="preserve">the annual </w:t>
        </w:r>
      </w:ins>
      <w:ins w:id="178"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79" w:author="Parks, Robbie M" w:date="2018-06-19T20:09:00Z">
        <w:r w:rsidR="00BE0B51">
          <w:t xml:space="preserve"> </w:t>
        </w:r>
      </w:ins>
      <w:r w:rsidR="000B343F" w:rsidRPr="00AC73A1">
        <w:t xml:space="preserve">The absence of association between the magnitude of mortality seasonality and seasonal temperature difference indicates that different regions in the USA </w:t>
      </w:r>
      <w:r w:rsidR="000B343F" w:rsidRPr="00AC73A1">
        <w:lastRenderedPageBreak/>
        <w:t>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w:t>
      </w:r>
      <w:r w:rsidRPr="00AC73A1">
        <w:lastRenderedPageBreak/>
        <w:t>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378BBA8D" w:rsidR="00C66D47" w:rsidRPr="00AC73A1" w:rsidRDefault="00E91385" w:rsidP="004055C0">
      <w:pPr>
        <w:spacing w:line="480" w:lineRule="auto"/>
        <w:jc w:val="both"/>
        <w:rPr>
          <w:ins w:id="180" w:author="Parks, Robbie M" w:date="2018-06-19T14:05:00Z"/>
        </w:rPr>
      </w:pPr>
      <w:r w:rsidRPr="00AC73A1">
        <w:rPr>
          <w:rStyle w:val="apple-style-span"/>
          <w:color w:val="000000" w:themeColor="text1"/>
        </w:rPr>
        <w:t xml:space="preserve">We used data on all </w:t>
      </w:r>
      <w:del w:id="181"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82"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83" w:author="Parks, Robbie M" w:date="2018-06-19T17:00:00Z">
        <w:r w:rsidR="003B60EB" w:rsidRPr="00AC73A1">
          <w:rPr>
            <w:rStyle w:val="apple-style-span"/>
            <w:color w:val="000000" w:themeColor="text1"/>
          </w:rPr>
          <w:t>6</w:t>
        </w:r>
      </w:ins>
      <w:del w:id="184"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85" w:author="Parks, Robbie M" w:date="2018-06-19T23:13:00Z">
        <w:r w:rsidR="00DE0D8E">
          <w:rPr>
            <w:color w:val="000000" w:themeColor="text1"/>
          </w:rPr>
          <w:t xml:space="preserve"> </w:t>
        </w:r>
        <w:del w:id="186" w:author="Majid" w:date="2018-06-26T12:35:00Z">
          <w:r w:rsidR="00EC4DA6" w:rsidDel="00F84E39">
            <w:rPr>
              <w:color w:val="000000" w:themeColor="text1"/>
            </w:rPr>
            <w:delText xml:space="preserve">Table 1 </w:delText>
          </w:r>
        </w:del>
        <w:del w:id="187" w:author="Majid" w:date="2018-06-26T12:34:00Z">
          <w:r w:rsidR="00EC4DA6" w:rsidDel="00F84E39">
            <w:rPr>
              <w:color w:val="000000" w:themeColor="text1"/>
            </w:rPr>
            <w:delText xml:space="preserve">gives a </w:delText>
          </w:r>
          <w:r w:rsidR="00DE0D8E" w:rsidDel="00F84E39">
            <w:rPr>
              <w:color w:val="000000" w:themeColor="text1"/>
            </w:rPr>
            <w:delText>su</w:delText>
          </w:r>
          <w:r w:rsidR="00EC4DA6" w:rsidDel="00F84E39">
            <w:rPr>
              <w:color w:val="000000" w:themeColor="text1"/>
            </w:rPr>
            <w:delText xml:space="preserve">mmary of </w:delText>
          </w:r>
        </w:del>
        <w:del w:id="188" w:author="Majid" w:date="2018-06-26T12:35:00Z">
          <w:r w:rsidR="00EC4DA6" w:rsidDel="00F84E39">
            <w:rPr>
              <w:color w:val="000000" w:themeColor="text1"/>
            </w:rPr>
            <w:delText>number of deaths by cause of death and sex</w:delText>
          </w:r>
        </w:del>
      </w:ins>
      <w:ins w:id="189" w:author="Parks, Robbie M" w:date="2018-06-19T23:33:00Z">
        <w:del w:id="190" w:author="Majid" w:date="2018-06-26T12:35:00Z">
          <w:r w:rsidR="00B802D5" w:rsidDel="00F84E39">
            <w:rPr>
              <w:color w:val="000000" w:themeColor="text1"/>
            </w:rPr>
            <w:delText>.</w:delText>
          </w:r>
        </w:del>
      </w:ins>
      <w:del w:id="191" w:author="Majid" w:date="2018-06-26T12:35:00Z">
        <w:r w:rsidR="004055C0" w:rsidRPr="00AC73A1" w:rsidDel="00F84E39">
          <w:rPr>
            <w:color w:val="000000" w:themeColor="text1"/>
          </w:rPr>
          <w:delText xml:space="preserve"> </w:delText>
        </w:r>
      </w:del>
      <w:r w:rsidR="004055C0" w:rsidRPr="00AC73A1">
        <w:rPr>
          <w:color w:val="000000" w:themeColor="text1"/>
        </w:rPr>
        <w:t>Yearly population counts were available from NCHS for 1990 to 201</w:t>
      </w:r>
      <w:ins w:id="192" w:author="Parks, Robbie M" w:date="2018-06-19T17:00:00Z">
        <w:r w:rsidR="003E060B" w:rsidRPr="00AC73A1">
          <w:rPr>
            <w:color w:val="000000" w:themeColor="text1"/>
          </w:rPr>
          <w:t>6</w:t>
        </w:r>
      </w:ins>
      <w:del w:id="193"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94" w:author="Parks, Robbie M" w:date="2018-06-19T14:05:00Z"/>
        </w:rPr>
      </w:pPr>
    </w:p>
    <w:p w14:paraId="6C50800E" w14:textId="4432DF0F" w:rsidR="00C66D47" w:rsidRPr="00AC73A1" w:rsidRDefault="004055C0" w:rsidP="004055C0">
      <w:pPr>
        <w:spacing w:line="480" w:lineRule="auto"/>
        <w:jc w:val="both"/>
        <w:rPr>
          <w:ins w:id="195"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96" w:author="Parks, Robbie M" w:date="2018-06-19T14:06:00Z">
        <w:r w:rsidR="00C66D47" w:rsidRPr="00AC73A1">
          <w:t xml:space="preserve">The United States </w:t>
        </w:r>
      </w:ins>
      <w:ins w:id="197" w:author="Parks, Robbie M" w:date="2018-06-19T14:14:00Z">
        <w:r w:rsidR="00A26916" w:rsidRPr="00AC73A1">
          <w:t xml:space="preserve">here </w:t>
        </w:r>
      </w:ins>
      <w:ins w:id="198" w:author="Parks, Robbie M" w:date="2018-06-19T14:06:00Z">
        <w:r w:rsidR="00C66D47" w:rsidRPr="00AC73A1">
          <w:t>is</w:t>
        </w:r>
        <w:r w:rsidR="00200B4D" w:rsidRPr="00AC73A1">
          <w:t xml:space="preserve"> </w:t>
        </w:r>
      </w:ins>
      <w:ins w:id="199" w:author="Parks, Robbie M" w:date="2018-06-19T14:42:00Z">
        <w:r w:rsidR="00791CA8" w:rsidRPr="00AC73A1">
          <w:t>charac</w:t>
        </w:r>
        <w:r w:rsidR="00CD33D6" w:rsidRPr="00AC73A1">
          <w:t>terised</w:t>
        </w:r>
      </w:ins>
      <w:ins w:id="200" w:author="Parks, Robbie M" w:date="2018-06-19T14:06:00Z">
        <w:r w:rsidR="00CD33D6" w:rsidRPr="00AC73A1">
          <w:t xml:space="preserve"> by</w:t>
        </w:r>
        <w:r w:rsidR="00C02EE3" w:rsidRPr="00AC73A1">
          <w:t xml:space="preserve"> 9 climate regions</w:t>
        </w:r>
      </w:ins>
      <w:ins w:id="201" w:author="Parks, Robbie M" w:date="2018-06-19T15:49:00Z">
        <w:r w:rsidR="00E202D9" w:rsidRPr="00AC73A1">
          <w:t xml:space="preserve"> (Table 2</w:t>
        </w:r>
        <w:r w:rsidR="0081393F" w:rsidRPr="00AC73A1">
          <w:t>)</w:t>
        </w:r>
      </w:ins>
      <w:ins w:id="202" w:author="Parks, Robbie M" w:date="2018-06-19T14:06:00Z">
        <w:r w:rsidR="00C02EE3" w:rsidRPr="00AC73A1">
          <w:t xml:space="preserve">. </w:t>
        </w:r>
      </w:ins>
      <w:ins w:id="203" w:author="Parks, Robbie M" w:date="2018-06-19T17:44:00Z">
        <w:r w:rsidR="00534B47" w:rsidRPr="00AC73A1">
          <w:t xml:space="preserve">The Central climate region has a </w:t>
        </w:r>
      </w:ins>
      <w:ins w:id="204" w:author="Parks, Robbie M" w:date="2018-06-19T17:56:00Z">
        <w:r w:rsidR="00534B47" w:rsidRPr="00AC73A1">
          <w:t>generally</w:t>
        </w:r>
      </w:ins>
      <w:ins w:id="205" w:author="Parks, Robbie M" w:date="2018-06-19T17:44:00Z">
        <w:r w:rsidR="00534B47" w:rsidRPr="00AC73A1">
          <w:t xml:space="preserve"> </w:t>
        </w:r>
      </w:ins>
      <w:ins w:id="206" w:author="Parks, Robbie M" w:date="2018-06-19T17:56:00Z">
        <w:r w:rsidR="00534B47" w:rsidRPr="00AC73A1">
          <w:t>temperate climate, with cold winters and mild summers.</w:t>
        </w:r>
      </w:ins>
      <w:ins w:id="207" w:author="Parks, Robbie M" w:date="2018-06-19T17:45:00Z">
        <w:r w:rsidR="00333321" w:rsidRPr="00AC73A1">
          <w:t xml:space="preserve"> East North Central </w:t>
        </w:r>
      </w:ins>
      <w:ins w:id="208" w:author="Parks, Robbie M" w:date="2018-06-19T17:56:00Z">
        <w:r w:rsidR="00377A68" w:rsidRPr="00AC73A1">
          <w:t xml:space="preserve">is one of the coldest </w:t>
        </w:r>
      </w:ins>
      <w:ins w:id="209" w:author="Parks, Robbie M" w:date="2018-06-19T18:05:00Z">
        <w:r w:rsidR="001A1C85" w:rsidRPr="00AC73A1">
          <w:t xml:space="preserve">climate </w:t>
        </w:r>
      </w:ins>
      <w:ins w:id="210" w:author="Parks, Robbie M" w:date="2018-06-19T17:56:00Z">
        <w:r w:rsidR="00377A68" w:rsidRPr="00AC73A1">
          <w:t xml:space="preserve">regions of the United States, </w:t>
        </w:r>
      </w:ins>
      <w:ins w:id="211" w:author="Parks, Robbie M" w:date="2018-06-19T18:06:00Z">
        <w:r w:rsidR="007B2F5A" w:rsidRPr="00AC73A1">
          <w:t>with a mean annual temperature of 8°C</w:t>
        </w:r>
        <w:r w:rsidR="00FD1F99" w:rsidRPr="00AC73A1">
          <w:t>,</w:t>
        </w:r>
        <w:r w:rsidR="007B2F5A" w:rsidRPr="00AC73A1">
          <w:t xml:space="preserve"> </w:t>
        </w:r>
      </w:ins>
      <w:ins w:id="212" w:author="Parks, Robbie M" w:date="2018-06-19T18:05:00Z">
        <w:r w:rsidR="00997E15" w:rsidRPr="00AC73A1">
          <w:t>and experiences</w:t>
        </w:r>
      </w:ins>
      <w:ins w:id="213" w:author="Parks, Robbie M" w:date="2018-06-19T17:56:00Z">
        <w:r w:rsidR="00377A68" w:rsidRPr="00AC73A1">
          <w:t xml:space="preserve"> deep winters and warm summers</w:t>
        </w:r>
      </w:ins>
      <w:ins w:id="214" w:author="Parks, Robbie M" w:date="2018-06-19T18:00:00Z">
        <w:r w:rsidR="00973BB6" w:rsidRPr="00AC73A1">
          <w:t>,</w:t>
        </w:r>
      </w:ins>
      <w:ins w:id="215" w:author="Parks, Robbie M" w:date="2018-06-19T17:45:00Z">
        <w:r w:rsidR="00333321" w:rsidRPr="00AC73A1">
          <w:t xml:space="preserve"> </w:t>
        </w:r>
      </w:ins>
      <w:ins w:id="216" w:author="Parks, Robbie M" w:date="2018-06-19T17:47:00Z">
        <w:r w:rsidR="00E60B9F" w:rsidRPr="00AC73A1">
          <w:t>The Northeast</w:t>
        </w:r>
      </w:ins>
      <w:ins w:id="217" w:author="Parks, Robbie M" w:date="2018-06-19T17:57:00Z">
        <w:r w:rsidR="00F95A18" w:rsidRPr="00AC73A1">
          <w:t xml:space="preserve"> possesses a humid, </w:t>
        </w:r>
      </w:ins>
      <w:ins w:id="218" w:author="Parks, Robbie M" w:date="2018-06-19T17:58:00Z">
        <w:r w:rsidR="00F95A18" w:rsidRPr="00AC73A1">
          <w:t>continental</w:t>
        </w:r>
      </w:ins>
      <w:ins w:id="219" w:author="Parks, Robbie M" w:date="2018-06-19T17:57:00Z">
        <w:r w:rsidR="00F95A18" w:rsidRPr="00AC73A1">
          <w:t xml:space="preserve"> climate</w:t>
        </w:r>
      </w:ins>
      <w:ins w:id="220" w:author="Parks, Robbie M" w:date="2018-06-19T17:58:00Z">
        <w:r w:rsidR="00393385" w:rsidRPr="00AC73A1">
          <w:t>, and the largest population of the climate regions (</w:t>
        </w:r>
      </w:ins>
      <w:ins w:id="221" w:author="Parks, Robbie M" w:date="2018-06-19T17:59:00Z">
        <w:r w:rsidR="002E20B6" w:rsidRPr="00AC73A1">
          <w:t xml:space="preserve">64,046,741 or </w:t>
        </w:r>
        <w:r w:rsidR="00054EEF" w:rsidRPr="00AC73A1">
          <w:t>19.8% total population in 2016</w:t>
        </w:r>
      </w:ins>
      <w:ins w:id="222" w:author="Parks, Robbie M" w:date="2018-06-19T17:58:00Z">
        <w:r w:rsidR="00393385" w:rsidRPr="00AC73A1">
          <w:t>)</w:t>
        </w:r>
      </w:ins>
      <w:ins w:id="223" w:author="Parks, Robbie M" w:date="2018-06-19T18:02:00Z">
        <w:r w:rsidR="00AC24A5" w:rsidRPr="00AC73A1">
          <w:t xml:space="preserve"> and the smallest share of the United States</w:t>
        </w:r>
      </w:ins>
      <w:ins w:id="224" w:author="Parks, Robbie M" w:date="2018-06-19T18:06:00Z">
        <w:r w:rsidR="00864A9D" w:rsidRPr="00AC73A1">
          <w:t>’ land mass</w:t>
        </w:r>
      </w:ins>
      <w:ins w:id="225" w:author="Parks, Robbie M" w:date="2018-06-19T18:02:00Z">
        <w:r w:rsidR="00AC24A5" w:rsidRPr="00AC73A1">
          <w:t xml:space="preserve"> (</w:t>
        </w:r>
        <w:r w:rsidR="006E7432" w:rsidRPr="00AC73A1">
          <w:t>6.02%</w:t>
        </w:r>
        <w:r w:rsidR="00AC24A5" w:rsidRPr="00AC73A1">
          <w:t>)</w:t>
        </w:r>
      </w:ins>
      <w:ins w:id="226" w:author="Parks, Robbie M" w:date="2018-06-19T18:01:00Z">
        <w:r w:rsidR="00BF5E95" w:rsidRPr="00AC73A1">
          <w:t>.</w:t>
        </w:r>
      </w:ins>
      <w:ins w:id="227" w:author="Parks, Robbie M" w:date="2018-06-19T17:47:00Z">
        <w:r w:rsidR="00E60B9F" w:rsidRPr="00AC73A1">
          <w:t xml:space="preserve"> </w:t>
        </w:r>
      </w:ins>
      <w:ins w:id="228" w:author="Parks, Robbie M" w:date="2018-06-19T14:22:00Z">
        <w:r w:rsidR="007911C9" w:rsidRPr="00AC73A1">
          <w:t xml:space="preserve">The </w:t>
        </w:r>
        <w:r w:rsidR="007911C9" w:rsidRPr="00AC73A1">
          <w:lastRenderedPageBreak/>
          <w:t>Northwest</w:t>
        </w:r>
      </w:ins>
      <w:ins w:id="229" w:author="Parks, Robbie M" w:date="2018-06-19T14:45:00Z">
        <w:r w:rsidR="005376F7" w:rsidRPr="00AC73A1">
          <w:t xml:space="preserve"> </w:t>
        </w:r>
      </w:ins>
      <w:ins w:id="230" w:author="Parks, Robbie M" w:date="2018-06-19T14:22:00Z">
        <w:r w:rsidR="003430BD" w:rsidRPr="00AC73A1">
          <w:t xml:space="preserve">has an oceanic </w:t>
        </w:r>
        <w:r w:rsidR="00A55BF6" w:rsidRPr="00AC73A1">
          <w:t>climate</w:t>
        </w:r>
      </w:ins>
      <w:ins w:id="231" w:author="Parks, Robbie M" w:date="2018-06-19T15:42:00Z">
        <w:r w:rsidR="003430BD" w:rsidRPr="00AC73A1">
          <w:t>, wet and cool in autumn, wi</w:t>
        </w:r>
      </w:ins>
      <w:ins w:id="232" w:author="Parks, Robbie M" w:date="2018-06-19T15:44:00Z">
        <w:r w:rsidR="00AC24A5" w:rsidRPr="00AC73A1">
          <w:t xml:space="preserve">nter, </w:t>
        </w:r>
        <w:r w:rsidR="001A4537" w:rsidRPr="00AC73A1">
          <w:t xml:space="preserve">spring </w:t>
        </w:r>
      </w:ins>
      <w:ins w:id="233" w:author="Parks, Robbie M" w:date="2018-06-19T14:26:00Z">
        <w:r w:rsidR="00A55BF6" w:rsidRPr="00AC73A1">
          <w:t xml:space="preserve">and </w:t>
        </w:r>
      </w:ins>
      <w:ins w:id="234" w:author="Parks, Robbie M" w:date="2018-06-19T15:44:00Z">
        <w:r w:rsidR="001A4537" w:rsidRPr="00AC73A1">
          <w:t xml:space="preserve">a </w:t>
        </w:r>
      </w:ins>
      <w:ins w:id="235" w:author="Parks, Robbie M" w:date="2018-06-19T14:26:00Z">
        <w:r w:rsidR="00D65212" w:rsidRPr="00AC73A1">
          <w:t xml:space="preserve">mild </w:t>
        </w:r>
      </w:ins>
      <w:ins w:id="236" w:author="Parks, Robbie M" w:date="2018-06-19T15:44:00Z">
        <w:r w:rsidR="001A4537" w:rsidRPr="00AC73A1">
          <w:t>summer</w:t>
        </w:r>
      </w:ins>
      <w:ins w:id="237" w:author="Parks, Robbie M" w:date="2018-06-19T14:57:00Z">
        <w:r w:rsidR="00B46096" w:rsidRPr="00AC73A1">
          <w:t xml:space="preserve">. </w:t>
        </w:r>
      </w:ins>
      <w:ins w:id="238" w:author="Parks, Robbie M" w:date="2018-06-19T17:48:00Z">
        <w:r w:rsidR="00E60B9F" w:rsidRPr="00AC73A1">
          <w:t>The South</w:t>
        </w:r>
      </w:ins>
      <w:ins w:id="239" w:author="Parks, Robbie M" w:date="2018-06-19T18:03:00Z">
        <w:r w:rsidR="00903420" w:rsidRPr="00AC73A1">
          <w:t>, with the second warmest average annual temperature (18°C)</w:t>
        </w:r>
        <w:r w:rsidR="007C4524" w:rsidRPr="00AC73A1">
          <w:t>,</w:t>
        </w:r>
      </w:ins>
      <w:ins w:id="240" w:author="Parks, Robbie M" w:date="2018-06-19T17:48:00Z">
        <w:r w:rsidR="00E60B9F" w:rsidRPr="00AC73A1">
          <w:t xml:space="preserve"> takes up the largest geographic share of the USA (18.8% of land</w:t>
        </w:r>
      </w:ins>
      <w:ins w:id="241" w:author="Parks, Robbie M" w:date="2018-06-19T18:10:00Z">
        <w:r w:rsidR="00624902" w:rsidRPr="00AC73A1">
          <w:t xml:space="preserve"> </w:t>
        </w:r>
      </w:ins>
      <w:ins w:id="242" w:author="Parks, Robbie M" w:date="2018-06-19T17:48:00Z">
        <w:r w:rsidR="00E60B9F" w:rsidRPr="00AC73A1">
          <w:t>mass), with half taken up by Texas.</w:t>
        </w:r>
      </w:ins>
      <w:ins w:id="243" w:author="Parks, Robbie M" w:date="2018-06-19T17:52:00Z">
        <w:r w:rsidR="009B65AE" w:rsidRPr="00AC73A1">
          <w:t xml:space="preserve"> The Southeast</w:t>
        </w:r>
      </w:ins>
      <w:ins w:id="244" w:author="Parks, Robbie M" w:date="2018-06-19T14:26:00Z">
        <w:r w:rsidR="008A5089" w:rsidRPr="00AC73A1">
          <w:t xml:space="preserve"> </w:t>
        </w:r>
      </w:ins>
      <w:ins w:id="245" w:author="Parks, Robbie M" w:date="2018-06-19T18:00:00Z">
        <w:r w:rsidR="00973BB6" w:rsidRPr="00AC73A1">
          <w:t>has the warmest average temperature of the climate regions (</w:t>
        </w:r>
      </w:ins>
      <w:ins w:id="246" w:author="Parks, Robbie M" w:date="2018-06-19T18:01:00Z">
        <w:r w:rsidR="00973BB6" w:rsidRPr="00AC73A1">
          <w:t>18.4°C</w:t>
        </w:r>
      </w:ins>
      <w:ins w:id="247" w:author="Parks, Robbie M" w:date="2018-06-19T18:00:00Z">
        <w:r w:rsidR="00973BB6" w:rsidRPr="00AC73A1">
          <w:t xml:space="preserve">). </w:t>
        </w:r>
      </w:ins>
      <w:ins w:id="248" w:author="Parks, Robbie M" w:date="2018-06-19T17:52:00Z">
        <w:r w:rsidR="009B65AE" w:rsidRPr="00AC73A1">
          <w:t xml:space="preserve">The Southwest is hot and dry, frequently under drought, with deserts and the Colorado Plateau dominating the geography. </w:t>
        </w:r>
      </w:ins>
      <w:ins w:id="249" w:author="Parks, Robbie M" w:date="2018-06-19T14:26:00Z">
        <w:r w:rsidR="008A5089" w:rsidRPr="00AC73A1">
          <w:t>T</w:t>
        </w:r>
      </w:ins>
      <w:ins w:id="250" w:author="Parks, Robbie M" w:date="2018-06-19T14:45:00Z">
        <w:r w:rsidR="005376F7" w:rsidRPr="00AC73A1">
          <w:t>he West is typically hot and dry</w:t>
        </w:r>
      </w:ins>
      <w:ins w:id="251"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52" w:author="Parks, Robbie M" w:date="2018-06-19T15:00:00Z">
        <w:r w:rsidR="006D29DE" w:rsidRPr="00AC73A1">
          <w:t xml:space="preserve"> </w:t>
        </w:r>
      </w:ins>
      <w:ins w:id="253" w:author="Parks, Robbie M" w:date="2018-06-19T15:02:00Z">
        <w:r w:rsidR="007751D3" w:rsidRPr="00AC73A1">
          <w:t>West North Central</w:t>
        </w:r>
      </w:ins>
      <w:ins w:id="254" w:author="Parks, Robbie M" w:date="2018-06-19T17:37:00Z">
        <w:r w:rsidR="00EC78B3" w:rsidRPr="00AC73A1">
          <w:t>,</w:t>
        </w:r>
      </w:ins>
      <w:ins w:id="255" w:author="Parks, Robbie M" w:date="2018-06-19T15:02:00Z">
        <w:r w:rsidR="007751D3" w:rsidRPr="00AC73A1">
          <w:t xml:space="preserve"> </w:t>
        </w:r>
      </w:ins>
      <w:ins w:id="256" w:author="Parks, Robbie M" w:date="2018-06-19T15:06:00Z">
        <w:r w:rsidR="00434598" w:rsidRPr="00AC73A1">
          <w:t>with 15.5% of the land</w:t>
        </w:r>
      </w:ins>
      <w:ins w:id="257" w:author="Parks, Robbie M" w:date="2018-06-19T18:08:00Z">
        <w:r w:rsidR="00966EC2" w:rsidRPr="00AC73A1">
          <w:t xml:space="preserve"> </w:t>
        </w:r>
      </w:ins>
      <w:ins w:id="258" w:author="Parks, Robbie M" w:date="2018-06-19T15:06:00Z">
        <w:r w:rsidR="00434598" w:rsidRPr="00AC73A1">
          <w:t>mass of the USA</w:t>
        </w:r>
      </w:ins>
      <w:ins w:id="259" w:author="Parks, Robbie M" w:date="2018-06-19T18:10:00Z">
        <w:r w:rsidR="00624902" w:rsidRPr="00AC73A1">
          <w:t xml:space="preserve"> second only to </w:t>
        </w:r>
        <w:r w:rsidR="00C241F4" w:rsidRPr="00AC73A1">
          <w:t>the South in terms of land mass</w:t>
        </w:r>
      </w:ins>
      <w:ins w:id="260" w:author="Parks, Robbie M" w:date="2018-06-19T15:06:00Z">
        <w:r w:rsidR="00434598" w:rsidRPr="00AC73A1">
          <w:t xml:space="preserve">, </w:t>
        </w:r>
        <w:r w:rsidR="00EC78B3" w:rsidRPr="00AC73A1">
          <w:t xml:space="preserve">is the </w:t>
        </w:r>
      </w:ins>
      <w:ins w:id="261" w:author="Parks, Robbie M" w:date="2018-06-19T17:41:00Z">
        <w:r w:rsidR="008369F4" w:rsidRPr="00AC73A1">
          <w:t xml:space="preserve">least populated climate region (5,168,753 or </w:t>
        </w:r>
      </w:ins>
      <w:ins w:id="262" w:author="Parks, Robbie M" w:date="2018-06-19T17:43:00Z">
        <w:r w:rsidR="00E9559B" w:rsidRPr="00AC73A1">
          <w:t>1.6% of total population</w:t>
        </w:r>
      </w:ins>
      <w:ins w:id="263" w:author="Parks, Robbie M" w:date="2018-06-19T18:00:00Z">
        <w:r w:rsidR="00054EEF" w:rsidRPr="00AC73A1">
          <w:t xml:space="preserve"> in 2016</w:t>
        </w:r>
      </w:ins>
      <w:ins w:id="264" w:author="Parks, Robbie M" w:date="2018-06-19T17:43:00Z">
        <w:r w:rsidR="006E58C4" w:rsidRPr="00AC73A1">
          <w:t>)</w:t>
        </w:r>
      </w:ins>
      <w:ins w:id="265" w:author="Parks, Robbie M" w:date="2018-06-19T18:09:00Z">
        <w:r w:rsidR="00EC6F25" w:rsidRPr="00AC73A1">
          <w:t xml:space="preserve"> and the coldest </w:t>
        </w:r>
        <w:r w:rsidR="007B7697" w:rsidRPr="00AC73A1">
          <w:t>on average throughout the year (7.6°C)</w:t>
        </w:r>
      </w:ins>
      <w:ins w:id="266"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67"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68"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69"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70" w:author="Parks, Robbie M" w:date="2018-06-20T11:04:00Z">
        <w:r w:rsidR="0016605A">
          <w:rPr>
            <w:color w:val="000000" w:themeColor="text1"/>
          </w:rPr>
          <w:t>,</w:t>
        </w:r>
      </w:ins>
      <w:ins w:id="271" w:author="Parks, Robbie M" w:date="2018-06-19T18:49:00Z">
        <w:r w:rsidR="0056225E" w:rsidRPr="00AC73A1">
          <w:rPr>
            <w:color w:val="000000" w:themeColor="text1"/>
          </w:rPr>
          <w:t xml:space="preserve"> described in Table 3</w:t>
        </w:r>
      </w:ins>
      <w:ins w:id="272" w:author="Parks, Robbie M" w:date="2018-06-19T18:52:00Z">
        <w:r w:rsidR="009255C7" w:rsidRPr="00AC73A1">
          <w:rPr>
            <w:color w:val="000000" w:themeColor="text1"/>
          </w:rPr>
          <w:t>a and 3b</w:t>
        </w:r>
      </w:ins>
      <w:ins w:id="273" w:author="Parks, Robbie M" w:date="2018-06-19T18:49:00Z">
        <w:r w:rsidR="0056225E" w:rsidRPr="00AC73A1">
          <w:rPr>
            <w:color w:val="000000" w:themeColor="text1"/>
          </w:rPr>
          <w:t>.</w:t>
        </w:r>
      </w:ins>
      <w:del w:id="274"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75"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76"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77" w:author="Parks, Robbie M" w:date="2018-06-19T18:49:00Z"/>
          <w:rFonts w:ascii="Times New Roman" w:hAnsi="Times New Roman"/>
          <w:color w:val="000000" w:themeColor="text1"/>
        </w:rPr>
      </w:pPr>
      <w:del w:id="278"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79" w:author="Parks, Robbie M" w:date="2018-06-19T18:49:00Z"/>
          <w:rFonts w:ascii="Times New Roman" w:hAnsi="Times New Roman"/>
          <w:color w:val="000000" w:themeColor="text1"/>
        </w:rPr>
      </w:pPr>
      <w:del w:id="280"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81" w:author="Parks, Robbie M" w:date="2018-06-19T18:49:00Z"/>
          <w:rFonts w:ascii="Times New Roman" w:hAnsi="Times New Roman"/>
          <w:color w:val="000000" w:themeColor="text1"/>
        </w:rPr>
      </w:pPr>
      <w:del w:id="282"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83" w:author="Parks, Robbie M" w:date="2018-06-19T18:49:00Z"/>
          <w:rFonts w:ascii="Times New Roman" w:hAnsi="Times New Roman"/>
          <w:color w:val="000000" w:themeColor="text1"/>
        </w:rPr>
      </w:pPr>
      <w:del w:id="284"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04712F0"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85" w:author="Parks, Robbie M" w:date="2018-06-19T19:36:00Z">
        <w:r w:rsidRPr="00AC73A1" w:rsidDel="007F5916">
          <w:rPr>
            <w:color w:val="000000" w:themeColor="text1"/>
          </w:rPr>
          <w:delText>21.2</w:delText>
        </w:r>
      </w:del>
      <w:ins w:id="286" w:author="Parks, Robbie M" w:date="2018-06-19T19:36:00Z">
        <w:r w:rsidR="006C3DA1">
          <w:rPr>
            <w:color w:val="000000" w:themeColor="text1"/>
          </w:rPr>
          <w:t>21.2</w:t>
        </w:r>
      </w:ins>
      <w:r w:rsidRPr="00AC73A1">
        <w:rPr>
          <w:color w:val="000000" w:themeColor="text1"/>
        </w:rPr>
        <w:t xml:space="preserve">% of all deaths in the USA, respectively, in 1980, and </w:t>
      </w:r>
      <w:ins w:id="287" w:author="Parks, Robbie M" w:date="2018-06-19T23:37:00Z">
        <w:r w:rsidR="00205191">
          <w:rPr>
            <w:color w:val="000000" w:themeColor="text1"/>
          </w:rPr>
          <w:t>40.3</w:t>
        </w:r>
      </w:ins>
      <w:del w:id="288" w:author="Parks, Robbie M" w:date="2018-06-19T23:36:00Z">
        <w:r w:rsidRPr="00AC73A1" w:rsidDel="003026D8">
          <w:rPr>
            <w:color w:val="000000" w:themeColor="text1"/>
          </w:rPr>
          <w:delText>40.9</w:delText>
        </w:r>
      </w:del>
      <w:r w:rsidRPr="00AC73A1">
        <w:rPr>
          <w:color w:val="000000" w:themeColor="text1"/>
        </w:rPr>
        <w:t xml:space="preserve">% and </w:t>
      </w:r>
      <w:del w:id="289" w:author="Parks, Robbie M" w:date="2018-06-19T19:36:00Z">
        <w:r w:rsidRPr="00AC73A1" w:rsidDel="007F5916">
          <w:rPr>
            <w:color w:val="000000" w:themeColor="text1"/>
          </w:rPr>
          <w:delText>23.5</w:delText>
        </w:r>
      </w:del>
      <w:ins w:id="290" w:author="Parks, Robbie M" w:date="2018-06-19T23:37:00Z">
        <w:r w:rsidR="00CA785E">
          <w:rPr>
            <w:color w:val="000000" w:themeColor="text1"/>
          </w:rPr>
          <w:t>22.4</w:t>
        </w:r>
      </w:ins>
      <w:r w:rsidRPr="00AC73A1">
        <w:rPr>
          <w:color w:val="000000" w:themeColor="text1"/>
        </w:rPr>
        <w:t>%, respectively, in 201</w:t>
      </w:r>
      <w:ins w:id="291" w:author="Parks, Robbie M" w:date="2018-06-19T19:37:00Z">
        <w:r w:rsidR="007F5916">
          <w:rPr>
            <w:color w:val="000000" w:themeColor="text1"/>
          </w:rPr>
          <w:t>6</w:t>
        </w:r>
      </w:ins>
      <w:del w:id="292"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 xml:space="preserve">eaths from </w:t>
      </w:r>
      <w:r w:rsidRPr="00AC73A1">
        <w:rPr>
          <w:color w:val="000000" w:themeColor="text1"/>
        </w:rPr>
        <w:lastRenderedPageBreak/>
        <w:t>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93" w:author="Parks, Robbie M" w:date="2018-06-19T19:37:00Z">
        <w:r w:rsidRPr="00AC73A1" w:rsidDel="007F5916">
          <w:rPr>
            <w:color w:val="000000" w:themeColor="text1"/>
          </w:rPr>
          <w:delText>7.5</w:delText>
        </w:r>
      </w:del>
      <w:ins w:id="294" w:author="Parks, Robbie M" w:date="2018-06-19T23:39:00Z">
        <w:r w:rsidR="004331B4">
          <w:rPr>
            <w:color w:val="000000" w:themeColor="text1"/>
          </w:rPr>
          <w:t>7.3</w:t>
        </w:r>
      </w:ins>
      <w:r w:rsidRPr="00AC73A1">
        <w:rPr>
          <w:color w:val="000000" w:themeColor="text1"/>
        </w:rPr>
        <w:t>% in 201</w:t>
      </w:r>
      <w:ins w:id="295" w:author="Parks, Robbie M" w:date="2018-06-19T19:37:00Z">
        <w:r w:rsidR="007F5916">
          <w:rPr>
            <w:color w:val="000000" w:themeColor="text1"/>
          </w:rPr>
          <w:t>6</w:t>
        </w:r>
      </w:ins>
      <w:del w:id="296"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7AF696FE" w:rsidR="004055C0" w:rsidRPr="00AC73A1" w:rsidDel="00D11282" w:rsidRDefault="004055C0" w:rsidP="004055C0">
      <w:pPr>
        <w:widowControl w:val="0"/>
        <w:autoSpaceDE w:val="0"/>
        <w:autoSpaceDN w:val="0"/>
        <w:adjustRightInd w:val="0"/>
        <w:spacing w:line="480" w:lineRule="auto"/>
        <w:jc w:val="both"/>
        <w:rPr>
          <w:del w:id="297" w:author="Ezzati, Majid" w:date="2018-06-26T21:13:00Z"/>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98" w:author="Parks, Robbie M" w:date="2018-06-20T10:32:00Z">
        <w:r w:rsidR="009C58E0">
          <w:rPr>
            <w:color w:val="000000" w:themeColor="text1"/>
          </w:rPr>
          <w:t>patterns</w:t>
        </w:r>
      </w:ins>
      <w:del w:id="299"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300"/>
      <w:commentRangeStart w:id="301"/>
      <w:r w:rsidRPr="00AC73A1">
        <w:rPr>
          <w:color w:val="000000" w:themeColor="text1"/>
        </w:rPr>
        <w:t>we</w:t>
      </w:r>
      <w:del w:id="302"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303" w:author="Parks, Robbie M" w:date="2018-06-19T23:39:00Z">
        <w:r w:rsidR="000C2752">
          <w:rPr>
            <w:color w:val="000000" w:themeColor="text1"/>
          </w:rPr>
          <w:t xml:space="preserve">death rates </w:t>
        </w:r>
      </w:ins>
      <w:r w:rsidRPr="00AC73A1">
        <w:rPr>
          <w:color w:val="000000" w:themeColor="text1"/>
        </w:rPr>
        <w:t>using a polynomial regression</w:t>
      </w:r>
      <w:commentRangeEnd w:id="300"/>
      <w:r w:rsidR="00A10552">
        <w:rPr>
          <w:rStyle w:val="CommentReference"/>
          <w:rFonts w:asciiTheme="minorHAnsi" w:hAnsiTheme="minorHAnsi" w:cstheme="minorBidi"/>
        </w:rPr>
        <w:commentReference w:id="300"/>
      </w:r>
      <w:commentRangeEnd w:id="301"/>
      <w:r w:rsidR="00D11282">
        <w:rPr>
          <w:rStyle w:val="CommentReference"/>
          <w:rFonts w:asciiTheme="minorHAnsi" w:hAnsiTheme="minorHAnsi" w:cstheme="minorBidi"/>
          <w:lang w:eastAsia="en-US"/>
        </w:rPr>
        <w:commentReference w:id="301"/>
      </w:r>
      <w:r w:rsidRPr="00AC73A1">
        <w:rPr>
          <w:color w:val="000000" w:themeColor="text1"/>
        </w:rPr>
        <w:t xml:space="preserve">, and rescaled each all-cause mortality death rate time series so as to range between 1 and -1. </w:t>
      </w:r>
    </w:p>
    <w:p w14:paraId="4DF1AC90" w14:textId="04CF8DFA" w:rsidR="004055C0" w:rsidRPr="00AC73A1" w:rsidDel="00D11282" w:rsidRDefault="004055C0">
      <w:pPr>
        <w:widowControl w:val="0"/>
        <w:autoSpaceDE w:val="0"/>
        <w:autoSpaceDN w:val="0"/>
        <w:adjustRightInd w:val="0"/>
        <w:spacing w:line="480" w:lineRule="auto"/>
        <w:jc w:val="both"/>
        <w:rPr>
          <w:del w:id="304" w:author="Ezzati, Majid" w:date="2018-06-26T21:13:00Z"/>
          <w:color w:val="000000" w:themeColor="text1"/>
        </w:rPr>
        <w:pPrChange w:id="305" w:author="Ezzati, Majid" w:date="2018-06-26T21:13:00Z">
          <w:pPr>
            <w:spacing w:line="480" w:lineRule="auto"/>
            <w:jc w:val="both"/>
          </w:pPr>
        </w:pPrChange>
      </w:pPr>
    </w:p>
    <w:p w14:paraId="01E80B34" w14:textId="77777777" w:rsidR="00D11282" w:rsidRDefault="004055C0" w:rsidP="004055C0">
      <w:pPr>
        <w:pStyle w:val="CommentText"/>
        <w:spacing w:line="480" w:lineRule="auto"/>
        <w:jc w:val="both"/>
        <w:rPr>
          <w:ins w:id="306" w:author="Ezzati, Majid" w:date="2018-06-26T21:13:00Z"/>
          <w:rFonts w:ascii="Times New Roman" w:hAnsi="Times New Roman" w:cs="Times New Roman"/>
          <w:color w:val="000000" w:themeColor="text1"/>
          <w:sz w:val="22"/>
          <w:szCs w:val="22"/>
        </w:rPr>
      </w:pPr>
      <w:commentRangeStart w:id="307"/>
      <w:r w:rsidRPr="00AC73A1">
        <w:rPr>
          <w:rFonts w:ascii="Times New Roman" w:hAnsi="Times New Roman" w:cs="Times New Roman"/>
          <w:color w:val="000000" w:themeColor="text1"/>
          <w:sz w:val="22"/>
          <w:szCs w:val="22"/>
        </w:rPr>
        <w:t xml:space="preserve">We identified age-sex groups whose wavelet power spectra differed from that of a white noise </w:t>
      </w:r>
      <w:r w:rsidRPr="00AC73A1">
        <w:rPr>
          <w:rFonts w:ascii="Times New Roman" w:hAnsi="Times New Roman" w:cs="Times New Roman"/>
          <w:color w:val="000000" w:themeColor="text1"/>
          <w:sz w:val="22"/>
          <w:szCs w:val="22"/>
        </w:rPr>
        <w:lastRenderedPageBreak/>
        <w:t>spectrum, which represents random fluctuations, at 5% significance level, for the entire study period (1980-201</w:t>
      </w:r>
      <w:ins w:id="308"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commentRangeEnd w:id="307"/>
      <w:r w:rsidR="00D11282">
        <w:rPr>
          <w:rStyle w:val="CommentReference"/>
        </w:rPr>
        <w:commentReference w:id="307"/>
      </w:r>
      <w:del w:id="309"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310" w:author="Parks, Robbie M" w:date="2018-06-19T19:37:00Z">
        <w:r w:rsidRPr="00AC73A1" w:rsidDel="0056369A">
          <w:rPr>
            <w:rFonts w:ascii="Times New Roman" w:hAnsi="Times New Roman" w:cs="Times New Roman"/>
            <w:color w:val="000000" w:themeColor="text1"/>
            <w:sz w:val="22"/>
            <w:szCs w:val="22"/>
          </w:rPr>
          <w:delText>3</w:delText>
        </w:r>
      </w:del>
      <w:del w:id="311" w:author="Parks, Robbie M" w:date="2018-06-19T23:41:00Z">
        <w:r w:rsidRPr="00AC73A1" w:rsidDel="00E144A3">
          <w:rPr>
            <w:rFonts w:ascii="Times New Roman" w:hAnsi="Times New Roman" w:cs="Times New Roman"/>
            <w:color w:val="000000" w:themeColor="text1"/>
            <w:sz w:val="22"/>
            <w:szCs w:val="22"/>
          </w:rPr>
          <w:delText xml:space="preserve">, </w:delText>
        </w:r>
      </w:del>
    </w:p>
    <w:p w14:paraId="31A9F8D3" w14:textId="77777777" w:rsidR="00D11282" w:rsidRDefault="00D11282" w:rsidP="004055C0">
      <w:pPr>
        <w:pStyle w:val="CommentText"/>
        <w:spacing w:line="480" w:lineRule="auto"/>
        <w:jc w:val="both"/>
        <w:rPr>
          <w:ins w:id="312" w:author="Ezzati, Majid" w:date="2018-06-26T21:13:00Z"/>
          <w:rFonts w:ascii="Times New Roman" w:hAnsi="Times New Roman" w:cs="Times New Roman"/>
          <w:color w:val="000000" w:themeColor="text1"/>
          <w:sz w:val="22"/>
          <w:szCs w:val="22"/>
        </w:rPr>
      </w:pPr>
    </w:p>
    <w:p w14:paraId="4B75FE4F" w14:textId="58AF9AA9" w:rsidR="004055C0" w:rsidRPr="00AC73A1" w:rsidRDefault="00E144A3" w:rsidP="004055C0">
      <w:pPr>
        <w:pStyle w:val="CommentText"/>
        <w:spacing w:line="480" w:lineRule="auto"/>
        <w:jc w:val="both"/>
        <w:rPr>
          <w:rFonts w:ascii="Times New Roman" w:hAnsi="Times New Roman" w:cs="Times New Roman"/>
          <w:noProof/>
          <w:sz w:val="22"/>
          <w:szCs w:val="22"/>
        </w:rPr>
      </w:pPr>
      <w:ins w:id="313" w:author="Parks, Robbie M" w:date="2018-06-19T23:41:00Z">
        <w:r>
          <w:rPr>
            <w:rFonts w:ascii="Times New Roman" w:hAnsi="Times New Roman" w:cs="Times New Roman"/>
            <w:color w:val="000000" w:themeColor="text1"/>
            <w:sz w:val="22"/>
            <w:szCs w:val="22"/>
          </w:rPr>
          <w:t>W</w:t>
        </w:r>
      </w:ins>
      <w:r w:rsidR="004055C0" w:rsidRPr="00AC73A1">
        <w:rPr>
          <w:rFonts w:ascii="Times New Roman" w:hAnsi="Times New Roman" w:cs="Times New Roman"/>
          <w:color w:val="000000" w:themeColor="text1"/>
          <w:sz w:val="22"/>
          <w:szCs w:val="22"/>
        </w:rPr>
        <w:t xml:space="preserve">e </w:t>
      </w:r>
      <w:ins w:id="314" w:author="Ezzati, Majid" w:date="2018-06-26T21:13:00Z">
        <w:r w:rsidR="00D11282">
          <w:rPr>
            <w:rFonts w:ascii="Times New Roman" w:hAnsi="Times New Roman" w:cs="Times New Roman"/>
            <w:color w:val="000000" w:themeColor="text1"/>
            <w:sz w:val="22"/>
            <w:szCs w:val="22"/>
          </w:rPr>
          <w:t xml:space="preserve">then </w:t>
        </w:r>
      </w:ins>
      <w:del w:id="315" w:author="Ezzati, Majid" w:date="2018-06-26T21:14:00Z">
        <w:r w:rsidR="004055C0" w:rsidRPr="00AC73A1" w:rsidDel="00D11282">
          <w:rPr>
            <w:rFonts w:ascii="Times New Roman" w:hAnsi="Times New Roman" w:cs="Times New Roman"/>
            <w:color w:val="000000" w:themeColor="text1"/>
            <w:sz w:val="22"/>
            <w:szCs w:val="22"/>
          </w:rPr>
          <w:delText xml:space="preserve">calculated </w:delText>
        </w:r>
      </w:del>
      <w:ins w:id="316" w:author="Ezzati, Majid" w:date="2018-06-26T21:14:00Z">
        <w:r w:rsidR="00D11282">
          <w:rPr>
            <w:rFonts w:ascii="Times New Roman" w:hAnsi="Times New Roman" w:cs="Times New Roman"/>
            <w:color w:val="000000" w:themeColor="text1"/>
            <w:sz w:val="22"/>
            <w:szCs w:val="22"/>
          </w:rPr>
          <w:t>estimated</w:t>
        </w:r>
        <w:r w:rsidR="00D11282" w:rsidRPr="00AC73A1">
          <w:rPr>
            <w:rFonts w:ascii="Times New Roman" w:hAnsi="Times New Roman" w:cs="Times New Roman"/>
            <w:color w:val="000000" w:themeColor="text1"/>
            <w:sz w:val="22"/>
            <w:szCs w:val="22"/>
          </w:rPr>
          <w:t xml:space="preserve"> </w:t>
        </w:r>
      </w:ins>
      <w:del w:id="317" w:author="Ezzati, Majid" w:date="2018-06-26T21:14:00Z">
        <w:r w:rsidR="004055C0" w:rsidRPr="00AC73A1" w:rsidDel="00D11282">
          <w:rPr>
            <w:rFonts w:ascii="Times New Roman" w:hAnsi="Times New Roman" w:cs="Times New Roman"/>
            <w:color w:val="000000" w:themeColor="text1"/>
            <w:sz w:val="22"/>
            <w:szCs w:val="22"/>
          </w:rPr>
          <w:delText xml:space="preserve">the </w:delText>
        </w:r>
        <w:r w:rsidR="007E031A" w:rsidRPr="00AC73A1" w:rsidDel="00D11282">
          <w:rPr>
            <w:rFonts w:ascii="Times New Roman" w:hAnsi="Times New Roman" w:cs="Times New Roman"/>
            <w:color w:val="000000" w:themeColor="text1"/>
            <w:sz w:val="22"/>
            <w:szCs w:val="22"/>
          </w:rPr>
          <w:delText>centre</w:delText>
        </w:r>
        <w:r w:rsidR="004055C0" w:rsidRPr="00AC73A1" w:rsidDel="00D11282">
          <w:rPr>
            <w:rFonts w:ascii="Times New Roman" w:hAnsi="Times New Roman" w:cs="Times New Roman"/>
            <w:color w:val="000000" w:themeColor="text1"/>
            <w:sz w:val="22"/>
            <w:szCs w:val="22"/>
          </w:rPr>
          <w:delText xml:space="preserve"> of gravity and the negative </w:delText>
        </w:r>
        <w:r w:rsidR="007E031A" w:rsidRPr="00AC73A1" w:rsidDel="00D11282">
          <w:rPr>
            <w:rFonts w:ascii="Times New Roman" w:hAnsi="Times New Roman" w:cs="Times New Roman"/>
            <w:color w:val="000000" w:themeColor="text1"/>
            <w:sz w:val="22"/>
            <w:szCs w:val="22"/>
          </w:rPr>
          <w:delText>centre</w:delText>
        </w:r>
        <w:r w:rsidR="004055C0" w:rsidRPr="00AC73A1" w:rsidDel="00D11282">
          <w:rPr>
            <w:rFonts w:ascii="Times New Roman" w:hAnsi="Times New Roman" w:cs="Times New Roman"/>
            <w:color w:val="000000" w:themeColor="text1"/>
            <w:sz w:val="22"/>
            <w:szCs w:val="22"/>
          </w:rPr>
          <w:delText xml:space="preserve"> of gravity of monthly dea</w:delText>
        </w:r>
        <w:r w:rsidR="00EE473F" w:rsidRPr="00AC73A1" w:rsidDel="00D11282">
          <w:rPr>
            <w:rFonts w:ascii="Times New Roman" w:hAnsi="Times New Roman" w:cs="Times New Roman"/>
            <w:color w:val="000000" w:themeColor="text1"/>
            <w:sz w:val="22"/>
            <w:szCs w:val="22"/>
          </w:rPr>
          <w:delText xml:space="preserve">th rates. </w:delText>
        </w:r>
      </w:del>
      <w:r w:rsidR="00EE473F" w:rsidRPr="00AC73A1">
        <w:rPr>
          <w:rFonts w:ascii="Times New Roman" w:hAnsi="Times New Roman" w:cs="Times New Roman"/>
          <w:color w:val="000000" w:themeColor="text1"/>
          <w:sz w:val="22"/>
          <w:szCs w:val="22"/>
        </w:rPr>
        <w:t>These parameters show</w:t>
      </w:r>
      <w:r w:rsidR="004055C0" w:rsidRPr="00AC73A1">
        <w:rPr>
          <w:rFonts w:ascii="Times New Roman" w:hAnsi="Times New Roman" w:cs="Times New Roman"/>
          <w:color w:val="000000" w:themeColor="text1"/>
          <w:sz w:val="22"/>
          <w:szCs w:val="22"/>
        </w:rPr>
        <w:t xml:space="preserve"> when in the year, on average, maximum and minimum death rates occur, respectively. </w:t>
      </w:r>
      <w:ins w:id="318" w:author="Ezzati, Majid" w:date="2018-06-26T21:14:00Z">
        <w:r w:rsidR="00D11282">
          <w:rPr>
            <w:rFonts w:ascii="Times New Roman" w:hAnsi="Times New Roman" w:cs="Times New Roman"/>
            <w:color w:val="000000" w:themeColor="text1"/>
            <w:sz w:val="22"/>
            <w:szCs w:val="22"/>
          </w:rPr>
          <w:t xml:space="preserve">To identify the months of </w:t>
        </w:r>
        <w:r w:rsidR="00D11282" w:rsidRPr="00AC73A1">
          <w:rPr>
            <w:rFonts w:ascii="Times New Roman" w:hAnsi="Times New Roman" w:cs="Times New Roman"/>
            <w:color w:val="000000" w:themeColor="text1"/>
            <w:sz w:val="22"/>
            <w:szCs w:val="22"/>
          </w:rPr>
          <w:t>maximum and minimum death rate</w:t>
        </w:r>
        <w:r w:rsidR="00D11282">
          <w:rPr>
            <w:rFonts w:ascii="Times New Roman" w:hAnsi="Times New Roman" w:cs="Times New Roman"/>
            <w:color w:val="000000" w:themeColor="text1"/>
            <w:sz w:val="22"/>
            <w:szCs w:val="22"/>
          </w:rPr>
          <w:t xml:space="preserve">s, we </w:t>
        </w:r>
      </w:ins>
      <w:ins w:id="319" w:author="Ezzati, Majid" w:date="2018-06-26T21:15:00Z">
        <w:r w:rsidR="00D11282">
          <w:rPr>
            <w:rFonts w:ascii="Times New Roman" w:hAnsi="Times New Roman" w:cs="Times New Roman"/>
            <w:color w:val="000000" w:themeColor="text1"/>
            <w:sz w:val="22"/>
            <w:szCs w:val="22"/>
          </w:rPr>
          <w:t>calculate</w:t>
        </w:r>
      </w:ins>
      <w:ins w:id="320" w:author="Ezzati, Majid" w:date="2018-06-26T21:14:00Z">
        <w:r w:rsidR="00D11282">
          <w:rPr>
            <w:rFonts w:ascii="Times New Roman" w:hAnsi="Times New Roman" w:cs="Times New Roman"/>
            <w:color w:val="000000" w:themeColor="text1"/>
            <w:sz w:val="22"/>
            <w:szCs w:val="22"/>
          </w:rPr>
          <w:t xml:space="preserve">d </w:t>
        </w:r>
        <w:r w:rsidR="00D11282" w:rsidRPr="00AC73A1">
          <w:rPr>
            <w:rFonts w:ascii="Times New Roman" w:hAnsi="Times New Roman" w:cs="Times New Roman"/>
            <w:color w:val="000000" w:themeColor="text1"/>
            <w:sz w:val="22"/>
            <w:szCs w:val="22"/>
          </w:rPr>
          <w:t xml:space="preserve">the centre of gravity and the negative centre of gravity of monthly death rates. </w:t>
        </w:r>
      </w:ins>
      <w:commentRangeStart w:id="321"/>
      <w:del w:id="322" w:author="Ezzati, Majid" w:date="2018-06-26T21:40:00Z">
        <w:r w:rsidR="004055C0" w:rsidRPr="00AC73A1" w:rsidDel="004115F7">
          <w:rPr>
            <w:rFonts w:ascii="Times New Roman" w:hAnsi="Times New Roman" w:cs="Times New Roman"/>
            <w:color w:val="000000" w:themeColor="text1"/>
            <w:sz w:val="22"/>
            <w:szCs w:val="22"/>
          </w:rPr>
          <w:delText xml:space="preserve">For calculating </w:delText>
        </w:r>
        <w:r w:rsidR="007E031A" w:rsidRPr="00AC73A1" w:rsidDel="004115F7">
          <w:rPr>
            <w:rFonts w:ascii="Times New Roman" w:hAnsi="Times New Roman" w:cs="Times New Roman"/>
            <w:color w:val="000000" w:themeColor="text1"/>
            <w:sz w:val="22"/>
            <w:szCs w:val="22"/>
          </w:rPr>
          <w:delText>c</w:delText>
        </w:r>
      </w:del>
      <w:ins w:id="323" w:author="Ezzati, Majid" w:date="2018-06-26T21:40:00Z">
        <w:r w:rsidR="004115F7">
          <w:rPr>
            <w:rFonts w:ascii="Times New Roman" w:hAnsi="Times New Roman" w:cs="Times New Roman"/>
            <w:color w:val="000000" w:themeColor="text1"/>
            <w:sz w:val="22"/>
            <w:szCs w:val="22"/>
          </w:rPr>
          <w:t>C</w:t>
        </w:r>
      </w:ins>
      <w:r w:rsidR="007E031A" w:rsidRPr="00AC73A1">
        <w:rPr>
          <w:rFonts w:ascii="Times New Roman" w:hAnsi="Times New Roman" w:cs="Times New Roman"/>
          <w:color w:val="000000" w:themeColor="text1"/>
          <w:sz w:val="22"/>
          <w:szCs w:val="22"/>
        </w:rPr>
        <w:t>entre</w:t>
      </w:r>
      <w:r w:rsidR="004055C0" w:rsidRPr="00AC73A1">
        <w:rPr>
          <w:rFonts w:ascii="Times New Roman" w:hAnsi="Times New Roman" w:cs="Times New Roman"/>
          <w:color w:val="000000" w:themeColor="text1"/>
          <w:sz w:val="22"/>
          <w:szCs w:val="22"/>
        </w:rPr>
        <w:t xml:space="preserve"> of gravity</w:t>
      </w:r>
      <w:del w:id="324" w:author="Ezzati, Majid" w:date="2018-06-26T21:40:00Z">
        <w:r w:rsidR="004055C0" w:rsidRPr="00AC73A1" w:rsidDel="004115F7">
          <w:rPr>
            <w:rFonts w:ascii="Times New Roman" w:hAnsi="Times New Roman" w:cs="Times New Roman"/>
            <w:color w:val="000000" w:themeColor="text1"/>
            <w:sz w:val="22"/>
            <w:szCs w:val="22"/>
          </w:rPr>
          <w:delText xml:space="preserve">, </w:delText>
        </w:r>
      </w:del>
      <w:ins w:id="325" w:author="Ezzati, Majid" w:date="2018-06-26T21:40:00Z">
        <w:r w:rsidR="004115F7">
          <w:rPr>
            <w:rFonts w:ascii="Times New Roman" w:hAnsi="Times New Roman" w:cs="Times New Roman"/>
            <w:color w:val="000000" w:themeColor="text1"/>
            <w:sz w:val="22"/>
            <w:szCs w:val="22"/>
          </w:rPr>
          <w:t xml:space="preserve"> was calculated as a weighted average of months of deaths, with</w:t>
        </w:r>
        <w:r w:rsidR="004115F7" w:rsidRPr="00AC73A1">
          <w:rPr>
            <w:rFonts w:ascii="Times New Roman" w:hAnsi="Times New Roman" w:cs="Times New Roman"/>
            <w:color w:val="000000" w:themeColor="text1"/>
            <w:sz w:val="22"/>
            <w:szCs w:val="22"/>
          </w:rPr>
          <w:t xml:space="preserve"> </w:t>
        </w:r>
      </w:ins>
      <w:r w:rsidR="004055C0" w:rsidRPr="00AC73A1">
        <w:rPr>
          <w:rFonts w:ascii="Times New Roman" w:hAnsi="Times New Roman" w:cs="Times New Roman"/>
          <w:color w:val="000000" w:themeColor="text1"/>
          <w:sz w:val="22"/>
          <w:szCs w:val="22"/>
        </w:rPr>
        <w:t xml:space="preserve">each month </w:t>
      </w:r>
      <w:del w:id="326" w:author="Ezzati, Majid" w:date="2018-06-26T21:40:00Z">
        <w:r w:rsidR="004055C0" w:rsidRPr="00AC73A1" w:rsidDel="004115F7">
          <w:rPr>
            <w:rFonts w:ascii="Times New Roman" w:hAnsi="Times New Roman" w:cs="Times New Roman"/>
            <w:color w:val="000000" w:themeColor="text1"/>
            <w:sz w:val="22"/>
            <w:szCs w:val="22"/>
          </w:rPr>
          <w:delText xml:space="preserve">was </w:delText>
        </w:r>
      </w:del>
      <w:r w:rsidR="004055C0" w:rsidRPr="00AC73A1">
        <w:rPr>
          <w:rFonts w:ascii="Times New Roman" w:hAnsi="Times New Roman" w:cs="Times New Roman"/>
          <w:color w:val="000000" w:themeColor="text1"/>
          <w:sz w:val="22"/>
          <w:szCs w:val="22"/>
        </w:rPr>
        <w:t>weighted by its death rate</w:t>
      </w:r>
      <w:commentRangeStart w:id="327"/>
      <w:r w:rsidR="004055C0" w:rsidRPr="00AC73A1">
        <w:rPr>
          <w:rFonts w:ascii="Times New Roman" w:hAnsi="Times New Roman" w:cs="Times New Roman"/>
          <w:color w:val="000000" w:themeColor="text1"/>
          <w:sz w:val="22"/>
          <w:szCs w:val="22"/>
        </w:rPr>
        <w:t xml:space="preserve">; for negative </w:t>
      </w:r>
      <w:r w:rsidR="007E031A" w:rsidRPr="00AC73A1">
        <w:rPr>
          <w:rFonts w:ascii="Times New Roman" w:hAnsi="Times New Roman" w:cs="Times New Roman"/>
          <w:color w:val="000000" w:themeColor="text1"/>
          <w:sz w:val="22"/>
          <w:szCs w:val="22"/>
        </w:rPr>
        <w:t>centre</w:t>
      </w:r>
      <w:r w:rsidR="004055C0"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w:t>
      </w:r>
      <w:commentRangeEnd w:id="327"/>
      <w:r w:rsidR="004115F7">
        <w:rPr>
          <w:rStyle w:val="CommentReference"/>
        </w:rPr>
        <w:commentReference w:id="327"/>
      </w:r>
      <w:r w:rsidR="004055C0" w:rsidRPr="00AC73A1">
        <w:rPr>
          <w:rFonts w:ascii="Times New Roman" w:hAnsi="Times New Roman" w:cs="Times New Roman"/>
          <w:color w:val="000000" w:themeColor="text1"/>
          <w:sz w:val="22"/>
          <w:szCs w:val="22"/>
        </w:rPr>
        <w:t xml:space="preserve">. </w:t>
      </w:r>
      <w:r w:rsidR="004055C0" w:rsidRPr="00AC73A1">
        <w:rPr>
          <w:rFonts w:ascii="Times New Roman" w:hAnsi="Times New Roman" w:cs="Times New Roman"/>
          <w:sz w:val="22"/>
          <w:szCs w:val="22"/>
        </w:rPr>
        <w:t xml:space="preserve">In taking the weighted average, we allowed </w:t>
      </w:r>
      <w:r w:rsidR="004055C0" w:rsidRPr="00AC73A1">
        <w:rPr>
          <w:rFonts w:ascii="Times New Roman" w:hAnsi="Times New Roman" w:cs="Times New Roman"/>
          <w:noProof/>
          <w:sz w:val="22"/>
          <w:szCs w:val="22"/>
        </w:rPr>
        <w:t xml:space="preserve">January (month 1) to neighbour December (month 12), a technique called circular statistics. </w:t>
      </w:r>
      <w:r w:rsidR="004055C0"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commentRangeEnd w:id="321"/>
      <w:r w:rsidR="00D11282">
        <w:rPr>
          <w:rStyle w:val="CommentReference"/>
        </w:rPr>
        <w:commentReference w:id="321"/>
      </w:r>
    </w:p>
    <w:p w14:paraId="08A9E90E" w14:textId="77777777" w:rsidR="004055C0" w:rsidRPr="00AC73A1" w:rsidRDefault="004055C0" w:rsidP="004055C0">
      <w:pPr>
        <w:spacing w:line="480" w:lineRule="auto"/>
        <w:jc w:val="both"/>
        <w:rPr>
          <w:color w:val="000000" w:themeColor="text1"/>
        </w:rPr>
      </w:pPr>
    </w:p>
    <w:p w14:paraId="795E7515" w14:textId="5BEE93DE" w:rsidR="004055C0" w:rsidRDefault="004055C0" w:rsidP="004055C0">
      <w:pPr>
        <w:spacing w:line="480" w:lineRule="auto"/>
        <w:jc w:val="both"/>
        <w:rPr>
          <w:ins w:id="328" w:author="Parks, Robbie M" w:date="2018-06-19T19:35:00Z"/>
          <w:color w:val="000000" w:themeColor="text1"/>
        </w:rPr>
      </w:pPr>
      <w:commentRangeStart w:id="329"/>
      <w:commentRangeStart w:id="330"/>
      <w:commentRangeStart w:id="331"/>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t>
      </w:r>
      <w:commentRangeEnd w:id="329"/>
      <w:r w:rsidR="004115F7">
        <w:rPr>
          <w:rStyle w:val="CommentReference"/>
          <w:rFonts w:asciiTheme="minorHAnsi" w:hAnsiTheme="minorHAnsi" w:cstheme="minorBidi"/>
          <w:lang w:eastAsia="en-US"/>
        </w:rPr>
        <w:commentReference w:id="329"/>
      </w:r>
      <w:ins w:id="332" w:author="Ezzati, Majid" w:date="2018-06-26T21:44:00Z">
        <w:r w:rsidR="004115F7" w:rsidRPr="004115F7">
          <w:rPr>
            <w:color w:val="000000" w:themeColor="text1"/>
          </w:rPr>
          <w:t xml:space="preserve"> </w:t>
        </w:r>
        <w:r w:rsidR="004115F7">
          <w:rPr>
            <w:color w:val="000000" w:themeColor="text1"/>
          </w:rPr>
          <w:t>F</w:t>
        </w:r>
        <w:r w:rsidR="004115F7" w:rsidRPr="00AC73A1">
          <w:rPr>
            <w:color w:val="000000" w:themeColor="text1"/>
          </w:rPr>
          <w:t>or each age and sex group</w:t>
        </w:r>
        <w:r w:rsidR="004115F7">
          <w:rPr>
            <w:color w:val="000000" w:themeColor="text1"/>
          </w:rPr>
          <w:t>,</w:t>
        </w:r>
        <w:r w:rsidR="004115F7" w:rsidRPr="00AC73A1">
          <w:rPr>
            <w:color w:val="000000" w:themeColor="text1"/>
          </w:rPr>
          <w:t xml:space="preserve"> </w:t>
        </w:r>
      </w:ins>
      <w:del w:id="333" w:author="Ezzati, Majid" w:date="2018-06-26T21:44:00Z">
        <w:r w:rsidRPr="00AC73A1" w:rsidDel="004115F7">
          <w:rPr>
            <w:color w:val="000000" w:themeColor="text1"/>
          </w:rPr>
          <w:delText xml:space="preserve">We </w:delText>
        </w:r>
      </w:del>
      <w:ins w:id="334" w:author="Ezzati, Majid" w:date="2018-06-26T21:44:00Z">
        <w:r w:rsidR="004115F7">
          <w:rPr>
            <w:color w:val="000000" w:themeColor="text1"/>
          </w:rPr>
          <w:t>w</w:t>
        </w:r>
        <w:r w:rsidR="004115F7" w:rsidRPr="00AC73A1">
          <w:rPr>
            <w:color w:val="000000" w:themeColor="text1"/>
          </w:rPr>
          <w:t xml:space="preserve">e </w:t>
        </w:r>
      </w:ins>
      <w:del w:id="335" w:author="Ezzati, Majid" w:date="2018-06-26T21:42:00Z">
        <w:r w:rsidRPr="00AC73A1" w:rsidDel="004115F7">
          <w:rPr>
            <w:color w:val="000000" w:themeColor="text1"/>
          </w:rPr>
          <w:delText xml:space="preserve">then </w:delText>
        </w:r>
      </w:del>
      <w:r w:rsidRPr="00AC73A1">
        <w:rPr>
          <w:color w:val="000000" w:themeColor="text1"/>
        </w:rPr>
        <w:t>fitted a linear regression to the time series of seasonal differences</w:t>
      </w:r>
      <w:ins w:id="336" w:author="Ezzati, Majid" w:date="2018-06-26T21:44:00Z">
        <w:r w:rsidR="004115F7" w:rsidRPr="004115F7">
          <w:rPr>
            <w:color w:val="000000" w:themeColor="text1"/>
          </w:rPr>
          <w:t xml:space="preserve"> </w:t>
        </w:r>
        <w:r w:rsidR="004115F7" w:rsidRPr="00AC73A1">
          <w:rPr>
            <w:color w:val="000000" w:themeColor="text1"/>
          </w:rPr>
          <w:t>from 1980 to 201</w:t>
        </w:r>
        <w:r w:rsidR="004115F7">
          <w:rPr>
            <w:color w:val="000000" w:themeColor="text1"/>
          </w:rPr>
          <w:t>6</w:t>
        </w:r>
      </w:ins>
      <w:ins w:id="337" w:author="Ezzati, Majid" w:date="2018-06-26T21:45:00Z">
        <w:r w:rsidR="004115F7">
          <w:rPr>
            <w:color w:val="000000" w:themeColor="text1"/>
          </w:rPr>
          <w:t xml:space="preserve">; the fitted trend line was used to estimate how much the percentage difference </w:t>
        </w:r>
      </w:ins>
      <w:ins w:id="338" w:author="Ezzati, Majid" w:date="2018-06-26T21:46:00Z">
        <w:r w:rsidR="004115F7" w:rsidRPr="00AC73A1">
          <w:rPr>
            <w:color w:val="000000" w:themeColor="text1"/>
          </w:rPr>
          <w:t>in death rates between the maximum and minimum mortality months</w:t>
        </w:r>
        <w:r w:rsidR="004115F7">
          <w:rPr>
            <w:color w:val="000000" w:themeColor="text1"/>
          </w:rPr>
          <w:t xml:space="preserve"> had changed from</w:t>
        </w:r>
      </w:ins>
      <w:ins w:id="339" w:author="Ezzati, Majid" w:date="2018-06-26T21:48:00Z">
        <w:r w:rsidR="004115F7">
          <w:rPr>
            <w:color w:val="000000" w:themeColor="text1"/>
          </w:rPr>
          <w:t xml:space="preserve"> 1980 to 2016.</w:t>
        </w:r>
      </w:ins>
      <w:ins w:id="340" w:author="Ezzati, Majid" w:date="2018-06-26T21:46:00Z">
        <w:r w:rsidR="004115F7">
          <w:rPr>
            <w:color w:val="000000" w:themeColor="text1"/>
          </w:rPr>
          <w:t xml:space="preserve"> </w:t>
        </w:r>
      </w:ins>
      <w:del w:id="341" w:author="Ezzati, Majid" w:date="2018-06-26T21:44:00Z">
        <w:r w:rsidRPr="00AC73A1" w:rsidDel="004115F7">
          <w:rPr>
            <w:color w:val="000000" w:themeColor="text1"/>
          </w:rPr>
          <w:delText xml:space="preserve"> for each age and sex group</w:delText>
        </w:r>
      </w:del>
      <w:del w:id="342" w:author="Ezzati, Majid" w:date="2018-06-26T21:43:00Z">
        <w:r w:rsidRPr="00AC73A1" w:rsidDel="004115F7">
          <w:rPr>
            <w:color w:val="000000" w:themeColor="text1"/>
          </w:rPr>
          <w:delText>, weighting each by the inverse of the square of its standard error</w:delText>
        </w:r>
      </w:del>
      <w:del w:id="343" w:author="Ezzati, Majid" w:date="2018-06-26T21:45:00Z">
        <w:r w:rsidRPr="00AC73A1" w:rsidDel="004115F7">
          <w:rPr>
            <w:color w:val="000000" w:themeColor="text1"/>
          </w:rPr>
          <w:delText xml:space="preserve">. </w:delText>
        </w:r>
      </w:del>
      <w:ins w:id="344" w:author="Parks, Robbie M" w:date="2018-06-24T22:40:00Z">
        <w:del w:id="345" w:author="Ezzati, Majid" w:date="2018-06-26T21:45:00Z">
          <w:r w:rsidR="00315BE6" w:rsidDel="004115F7">
            <w:rPr>
              <w:color w:val="000000" w:themeColor="text1"/>
            </w:rPr>
            <w:delText>From this we estimated the trend</w:delText>
          </w:r>
          <w:r w:rsidR="00315BE6" w:rsidRPr="00AC73A1" w:rsidDel="004115F7">
            <w:rPr>
              <w:color w:val="000000" w:themeColor="text1"/>
            </w:rPr>
            <w:delText xml:space="preserve"> </w:delText>
          </w:r>
        </w:del>
      </w:ins>
      <w:del w:id="346" w:author="Ezzati, Majid" w:date="2018-06-26T21:45:00Z">
        <w:r w:rsidRPr="00AC73A1" w:rsidDel="004115F7">
          <w:rPr>
            <w:color w:val="000000" w:themeColor="text1"/>
          </w:rPr>
          <w:delText xml:space="preserve">We calculated change in the fitted </w:delText>
        </w:r>
      </w:del>
      <w:ins w:id="347" w:author="Parks, Robbie M" w:date="2018-06-24T22:40:00Z">
        <w:del w:id="348" w:author="Ezzati, Majid" w:date="2018-06-26T21:45:00Z">
          <w:r w:rsidR="00315BE6" w:rsidDel="004115F7">
            <w:rPr>
              <w:color w:val="000000" w:themeColor="text1"/>
            </w:rPr>
            <w:delText>seasonal differences</w:delText>
          </w:r>
          <w:r w:rsidR="00315BE6" w:rsidRPr="00AC73A1" w:rsidDel="004115F7">
            <w:rPr>
              <w:color w:val="000000" w:themeColor="text1"/>
            </w:rPr>
            <w:delText xml:space="preserve"> </w:delText>
          </w:r>
        </w:del>
      </w:ins>
      <w:del w:id="349" w:author="Ezzati, Majid" w:date="2018-06-26T21:48:00Z">
        <w:r w:rsidRPr="00AC73A1" w:rsidDel="004115F7">
          <w:rPr>
            <w:color w:val="000000" w:themeColor="text1"/>
          </w:rPr>
          <w:delText xml:space="preserve">values </w:delText>
        </w:r>
      </w:del>
      <w:del w:id="350" w:author="Ezzati, Majid" w:date="2018-06-26T21:44:00Z">
        <w:r w:rsidRPr="00AC73A1" w:rsidDel="004115F7">
          <w:rPr>
            <w:color w:val="000000" w:themeColor="text1"/>
          </w:rPr>
          <w:delText>from 1980 to 201</w:delText>
        </w:r>
      </w:del>
      <w:ins w:id="351" w:author="Parks, Robbie M" w:date="2018-06-19T19:35:00Z">
        <w:del w:id="352" w:author="Ezzati, Majid" w:date="2018-06-26T21:44:00Z">
          <w:r w:rsidR="007F5916" w:rsidDel="004115F7">
            <w:rPr>
              <w:color w:val="000000" w:themeColor="text1"/>
            </w:rPr>
            <w:delText>6</w:delText>
          </w:r>
        </w:del>
      </w:ins>
      <w:del w:id="353" w:author="Ezzati, Majid" w:date="2018-06-26T21:48:00Z">
        <w:r w:rsidRPr="00AC73A1" w:rsidDel="004115F7">
          <w:rPr>
            <w:color w:val="000000" w:themeColor="text1"/>
          </w:rPr>
          <w:delText>3, reported as percentage point difference, as a quantitative measure of how the seasonality of death rates has changed over time</w:delText>
        </w:r>
      </w:del>
      <w:r w:rsidRPr="00AC73A1">
        <w:rPr>
          <w:color w:val="000000" w:themeColor="text1"/>
        </w:rPr>
        <w:t xml:space="preserve">. </w:t>
      </w:r>
      <w:commentRangeStart w:id="354"/>
      <w:ins w:id="355" w:author="Ezzati, Majid" w:date="2018-06-26T21:43:00Z">
        <w:r w:rsidR="004115F7" w:rsidRPr="00AC73A1">
          <w:rPr>
            <w:color w:val="000000" w:themeColor="text1"/>
          </w:rPr>
          <w:t>, weighting each by the inverse of the square of its standard error</w:t>
        </w:r>
        <w:commentRangeEnd w:id="354"/>
        <w:r w:rsidR="004115F7">
          <w:rPr>
            <w:rStyle w:val="CommentReference"/>
            <w:rFonts w:asciiTheme="minorHAnsi" w:hAnsiTheme="minorHAnsi" w:cstheme="minorBidi"/>
            <w:lang w:eastAsia="en-US"/>
          </w:rPr>
          <w:commentReference w:id="354"/>
        </w:r>
      </w:ins>
      <w:commentRangeEnd w:id="330"/>
      <w:ins w:id="356" w:author="Ezzati, Majid" w:date="2018-06-26T21:46:00Z">
        <w:r w:rsidR="004115F7">
          <w:rPr>
            <w:rStyle w:val="CommentReference"/>
            <w:rFonts w:asciiTheme="minorHAnsi" w:hAnsiTheme="minorHAnsi" w:cstheme="minorBidi"/>
            <w:lang w:eastAsia="en-US"/>
          </w:rPr>
          <w:commentReference w:id="330"/>
        </w:r>
      </w:ins>
      <w:commentRangeEnd w:id="331"/>
      <w:ins w:id="357" w:author="Ezzati, Majid" w:date="2018-06-26T21:49:00Z">
        <w:r w:rsidR="004115F7">
          <w:rPr>
            <w:rStyle w:val="CommentReference"/>
            <w:rFonts w:asciiTheme="minorHAnsi" w:hAnsiTheme="minorHAnsi" w:cstheme="minorBidi"/>
            <w:lang w:eastAsia="en-US"/>
          </w:rPr>
          <w:commentReference w:id="331"/>
        </w:r>
      </w:ins>
    </w:p>
    <w:p w14:paraId="1364B50E" w14:textId="77777777" w:rsidR="00315BE6" w:rsidRDefault="00315BE6" w:rsidP="00D74F62">
      <w:pPr>
        <w:spacing w:line="480" w:lineRule="auto"/>
        <w:jc w:val="both"/>
        <w:rPr>
          <w:ins w:id="358" w:author="Parks, Robbie M" w:date="2018-06-19T19:35:00Z"/>
          <w:color w:val="000000" w:themeColor="text1"/>
        </w:rPr>
      </w:pPr>
    </w:p>
    <w:p w14:paraId="15BCD4F3" w14:textId="77777777" w:rsidR="00D74F62" w:rsidRDefault="00D74F62" w:rsidP="00D74F62">
      <w:pPr>
        <w:spacing w:line="480" w:lineRule="auto"/>
        <w:jc w:val="both"/>
        <w:rPr>
          <w:ins w:id="359" w:author="Parks, Robbie M" w:date="2018-06-24T22:39:00Z"/>
          <w:i/>
          <w:color w:val="000000" w:themeColor="text1"/>
        </w:rPr>
      </w:pPr>
      <w:ins w:id="360" w:author="Parks, Robbie M" w:date="2018-06-24T22:39:00Z">
        <w:r>
          <w:rPr>
            <w:i/>
            <w:color w:val="000000" w:themeColor="text1"/>
          </w:rPr>
          <w:t>Alternative statistical method to estimate trend in seasonality</w:t>
        </w:r>
      </w:ins>
    </w:p>
    <w:p w14:paraId="6D51EC8F" w14:textId="25D8F26D" w:rsidR="00D74F62" w:rsidRDefault="00D74F62" w:rsidP="00D74F62">
      <w:pPr>
        <w:spacing w:line="480" w:lineRule="auto"/>
        <w:jc w:val="both"/>
        <w:rPr>
          <w:ins w:id="361" w:author="Parks, Robbie M" w:date="2018-06-24T22:39:00Z"/>
          <w:color w:val="000000" w:themeColor="text1"/>
        </w:rPr>
      </w:pPr>
      <w:ins w:id="362" w:author="Parks, Robbie M" w:date="2018-06-24T22:39:00Z">
        <w:r>
          <w:rPr>
            <w:color w:val="000000" w:themeColor="text1"/>
          </w:rPr>
          <w:t xml:space="preserve">For comparison, we used a Poisson model with log-link to directly estimate the death rates over time,. We allowed death rates to vary over time both yearly and seasonally. The seasonal variation was modelled with </w:t>
        </w:r>
        <w:commentRangeStart w:id="363"/>
        <w:r>
          <w:rPr>
            <w:color w:val="000000" w:themeColor="text1"/>
          </w:rPr>
          <w:t xml:space="preserve">cosinor </w:t>
        </w:r>
        <w:commentRangeEnd w:id="363"/>
        <w:r>
          <w:rPr>
            <w:rStyle w:val="CommentReference"/>
            <w:rFonts w:asciiTheme="minorHAnsi" w:hAnsiTheme="minorHAnsi" w:cstheme="minorBidi"/>
            <w:lang w:eastAsia="en-US"/>
          </w:rPr>
          <w:commentReference w:id="363"/>
        </w:r>
        <w:r>
          <w:rPr>
            <w:color w:val="000000" w:themeColor="text1"/>
          </w:rPr>
          <w:t xml:space="preserve">functions with periods fixed at 6- and 12-months. The amplitude of the seasonal component of the model was allowed to either remain </w:t>
        </w:r>
        <w:r>
          <w:rPr>
            <w:color w:val="000000" w:themeColor="text1"/>
          </w:rPr>
          <w:lastRenderedPageBreak/>
          <w:t xml:space="preserve">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364"/>
        <w:r>
          <w:rPr>
            <w:color w:val="000000" w:themeColor="text1"/>
          </w:rPr>
          <w:t>assumption of stationary of the time series</w:t>
        </w:r>
        <w:commentRangeEnd w:id="364"/>
        <w:r>
          <w:rPr>
            <w:rStyle w:val="CommentReference"/>
            <w:rFonts w:asciiTheme="minorHAnsi" w:hAnsiTheme="minorHAnsi" w:cstheme="minorBidi"/>
            <w:lang w:eastAsia="en-US"/>
          </w:rPr>
          <w:commentReference w:id="364"/>
        </w:r>
        <w:r>
          <w:rPr>
            <w:color w:val="000000" w:themeColor="text1"/>
          </w:rPr>
          <w:t>, i.e. that its period 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625BF6">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625BF6">
      <w:pPr>
        <w:widowControl w:val="0"/>
        <w:autoSpaceDE w:val="0"/>
        <w:autoSpaceDN w:val="0"/>
        <w:adjustRightInd w:val="0"/>
        <w:ind w:left="480" w:hanging="480"/>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625BF6">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71A7DEA"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commentRangeStart w:id="365"/>
      <w:ins w:id="366" w:author="Parks, Robbie M" w:date="2018-06-20T13:27:00Z">
        <w:del w:id="367" w:author="Majid" w:date="2018-06-26T12:24:00Z">
          <w:r w:rsidR="004A0060" w:rsidDel="00EF7D30">
            <w:rPr>
              <w:color w:val="000000" w:themeColor="text1"/>
            </w:rPr>
            <w:delText xml:space="preserve">broad </w:delText>
          </w:r>
        </w:del>
      </w:ins>
      <w:commentRangeEnd w:id="365"/>
      <w:r w:rsidR="00EF7D30">
        <w:rPr>
          <w:rStyle w:val="CommentReference"/>
          <w:rFonts w:asciiTheme="minorHAnsi" w:hAnsiTheme="minorHAnsi" w:cstheme="minorBidi"/>
          <w:lang w:eastAsia="en-US"/>
        </w:rPr>
        <w:commentReference w:id="365"/>
      </w:r>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68" w:author="Parks, Robbie M" w:date="2018-06-19T19:36:00Z">
        <w:r w:rsidR="007F5916">
          <w:rPr>
            <w:color w:val="000000" w:themeColor="text1"/>
          </w:rPr>
          <w:t>6</w:t>
        </w:r>
      </w:ins>
      <w:del w:id="369" w:author="Parks, Robbie M" w:date="2018-06-19T19:36:00Z">
        <w:r w:rsidRPr="00AC73A1" w:rsidDel="007F5916">
          <w:rPr>
            <w:color w:val="000000" w:themeColor="text1"/>
          </w:rPr>
          <w:delText>3</w:delText>
        </w:r>
      </w:del>
      <w:r w:rsidRPr="00AC73A1">
        <w:rPr>
          <w:color w:val="000000" w:themeColor="text1"/>
        </w:rPr>
        <w:t>, by</w:t>
      </w:r>
      <w:ins w:id="370" w:author="Majid" w:date="2018-06-26T12:30:00Z">
        <w:r w:rsidR="00F84E39">
          <w:rPr>
            <w:color w:val="000000" w:themeColor="text1"/>
          </w:rPr>
          <w:t xml:space="preserve">sex and </w:t>
        </w:r>
      </w:ins>
      <w:r w:rsidRPr="00AC73A1">
        <w:rPr>
          <w:color w:val="000000" w:themeColor="text1"/>
        </w:rPr>
        <w:t xml:space="preserve"> age group</w:t>
      </w:r>
      <w:r w:rsidR="00D03948" w:rsidRPr="00AC73A1">
        <w:rPr>
          <w:color w:val="000000" w:themeColor="text1"/>
        </w:rPr>
        <w:t xml:space="preserve"> </w:t>
      </w:r>
      <w:del w:id="371" w:author="Majid" w:date="2018-06-26T12:29:00Z">
        <w:r w:rsidR="00D03948" w:rsidRPr="00AC73A1" w:rsidDel="00F84E39">
          <w:rPr>
            <w:color w:val="000000" w:themeColor="text1"/>
          </w:rPr>
          <w:delText>and cause of death</w:delText>
        </w:r>
        <w:r w:rsidRPr="00AC73A1" w:rsidDel="00F84E39">
          <w:rPr>
            <w:color w:val="000000" w:themeColor="text1"/>
          </w:rPr>
          <w:delText xml:space="preserve"> </w:delText>
        </w:r>
      </w:del>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72" w:author="Majid" w:date="2018-06-26T12:24:00Z">
        <w:r w:rsidR="00EF7D30">
          <w:rPr>
            <w:color w:val="000000" w:themeColor="text1"/>
          </w:rPr>
          <w:t>See Supplementary Figure XX for disag</w:t>
        </w:r>
      </w:ins>
      <w:ins w:id="373" w:author="Majid" w:date="2018-06-26T12:25:00Z">
        <w:r w:rsidR="00EF7D30">
          <w:rPr>
            <w:color w:val="000000" w:themeColor="text1"/>
          </w:rPr>
          <w:t>gregated causes of death.</w:t>
        </w:r>
      </w:ins>
      <w:r w:rsidR="00AB7395" w:rsidRPr="00AC73A1">
        <w:rPr>
          <w:b/>
          <w:color w:val="000000" w:themeColor="text1"/>
        </w:rPr>
        <w:br w:type="page"/>
      </w:r>
    </w:p>
    <w:p w14:paraId="1E990617" w14:textId="056C377B"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74" w:author="Parks, Robbie M" w:date="2018-06-20T13:28:00Z">
        <w:del w:id="375" w:author="Majid" w:date="2018-06-26T12:25:00Z">
          <w:r w:rsidR="004350FA" w:rsidDel="00EF7D30">
            <w:rPr>
              <w:color w:val="000000" w:themeColor="text1"/>
            </w:rPr>
            <w:delText xml:space="preserve">broad </w:delText>
          </w:r>
        </w:del>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76" w:author="Parks, Robbie M" w:date="2018-06-19T19:36:00Z">
        <w:r w:rsidR="007F5916">
          <w:rPr>
            <w:color w:val="000000" w:themeColor="text1"/>
          </w:rPr>
          <w:t>6</w:t>
        </w:r>
      </w:ins>
      <w:del w:id="377"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78" w:author="Parks, Robbie M" w:date="2018-06-20T13:28:00Z">
        <w:r w:rsidR="004D2BCA" w:rsidRPr="00AC73A1" w:rsidDel="00480AE7">
          <w:rPr>
            <w:color w:val="000000" w:themeColor="text1"/>
          </w:rPr>
          <w:delText>95% confidence interval</w:delText>
        </w:r>
      </w:del>
      <w:ins w:id="379" w:author="Parks, Robbie M" w:date="2018-06-20T13:28:00Z">
        <w:r w:rsidR="00480AE7">
          <w:rPr>
            <w:color w:val="000000" w:themeColor="text1"/>
          </w:rPr>
          <w:t>variance</w:t>
        </w:r>
      </w:ins>
      <w:r w:rsidRPr="00AC73A1">
        <w:rPr>
          <w:color w:val="000000" w:themeColor="text1"/>
        </w:rPr>
        <w:t xml:space="preserve">. </w:t>
      </w:r>
      <w:del w:id="380" w:author="Parks, Robbie M" w:date="2018-06-19T23:51:00Z">
        <w:r w:rsidRPr="00AC73A1" w:rsidDel="0010072E">
          <w:rPr>
            <w:color w:val="000000" w:themeColor="text1"/>
          </w:rPr>
          <w:delText>Only age-sex groups with statistically significant 12-month seasonality are included.</w:delText>
        </w:r>
      </w:del>
      <w:ins w:id="381"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1D4968DF"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82" w:author="Parks, Robbie M" w:date="2018-06-20T13:30:00Z">
        <w:r w:rsidR="00BD02E6">
          <w:rPr>
            <w:color w:val="000000" w:themeColor="text1"/>
          </w:rPr>
          <w:t xml:space="preserve"> for all-cause and </w:t>
        </w:r>
      </w:ins>
      <w:ins w:id="383" w:author="Majid" w:date="2018-06-26T12:30:00Z">
        <w:r w:rsidR="00F84E39" w:rsidRPr="00AC73A1">
          <w:rPr>
            <w:color w:val="000000" w:themeColor="text1"/>
          </w:rPr>
          <w:t>cause-specific mortality</w:t>
        </w:r>
        <w:r w:rsidR="00F84E39" w:rsidDel="00F84E39">
          <w:rPr>
            <w:color w:val="000000" w:themeColor="text1"/>
          </w:rPr>
          <w:t xml:space="preserve"> </w:t>
        </w:r>
      </w:ins>
      <w:ins w:id="384" w:author="Parks, Robbie M" w:date="2018-06-20T13:30:00Z">
        <w:del w:id="385" w:author="Majid" w:date="2018-06-26T12:30:00Z">
          <w:r w:rsidR="00BD02E6" w:rsidDel="00F84E39">
            <w:rPr>
              <w:color w:val="000000" w:themeColor="text1"/>
            </w:rPr>
            <w:delText>broad causes of death</w:delText>
          </w:r>
        </w:del>
      </w:ins>
      <w:del w:id="386" w:author="Majid" w:date="2018-06-26T12:30:00Z">
        <w:r w:rsidR="009B509E" w:rsidRPr="00AC73A1" w:rsidDel="00F84E39">
          <w:rPr>
            <w:color w:val="000000" w:themeColor="text1"/>
          </w:rPr>
          <w:delText xml:space="preserve"> </w:delText>
        </w:r>
      </w:del>
      <w:r w:rsidR="009B509E" w:rsidRPr="00AC73A1">
        <w:rPr>
          <w:color w:val="000000" w:themeColor="text1"/>
        </w:rPr>
        <w:t>in 201</w:t>
      </w:r>
      <w:ins w:id="387" w:author="Parks, Robbie M" w:date="2018-06-19T19:36:00Z">
        <w:r w:rsidR="007F5916">
          <w:rPr>
            <w:color w:val="000000" w:themeColor="text1"/>
          </w:rPr>
          <w:t>6</w:t>
        </w:r>
      </w:ins>
      <w:del w:id="388"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89"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90" w:author="Parks, Robbie M" w:date="2018-06-20T11:38:00Z">
        <w:r w:rsidRPr="00AC73A1" w:rsidDel="00E23198">
          <w:rPr>
            <w:color w:val="000000" w:themeColor="text1"/>
          </w:rPr>
          <w:delText xml:space="preserve">statistically significant change at the </w:delText>
        </w:r>
      </w:del>
      <w:ins w:id="391" w:author="Parks, Robbie M" w:date="2018-06-20T11:38:00Z">
        <w:r w:rsidR="00E23198">
          <w:rPr>
            <w:color w:val="000000" w:themeColor="text1"/>
          </w:rPr>
          <w:t xml:space="preserve">p-value less than </w:t>
        </w:r>
      </w:ins>
      <w:del w:id="392" w:author="Parks, Robbie M" w:date="2018-06-20T11:38:00Z">
        <w:r w:rsidRPr="00AC73A1" w:rsidDel="00E23198">
          <w:rPr>
            <w:color w:val="000000" w:themeColor="text1"/>
          </w:rPr>
          <w:delText>5% level</w:delText>
        </w:r>
      </w:del>
      <w:ins w:id="393"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94" w:author="Majid" w:date="2018-06-26T12:25:00Z">
        <w:r w:rsidR="00EF7D30">
          <w:rPr>
            <w:color w:val="000000" w:themeColor="text1"/>
          </w:rPr>
          <w:t xml:space="preserve"> </w:t>
        </w:r>
        <w:commentRangeStart w:id="395"/>
        <w:r w:rsidR="00EF7D30">
          <w:rPr>
            <w:color w:val="000000" w:themeColor="text1"/>
          </w:rPr>
          <w:t>See Supplementary Figure XX for disaggregated causes of death.</w:t>
        </w:r>
        <w:commentRangeEnd w:id="395"/>
        <w:r w:rsidR="00EF7D30">
          <w:rPr>
            <w:rStyle w:val="CommentReference"/>
            <w:rFonts w:asciiTheme="minorHAnsi" w:hAnsiTheme="minorHAnsi" w:cstheme="minorBidi"/>
            <w:lang w:eastAsia="en-US"/>
          </w:rPr>
          <w:commentReference w:id="395"/>
        </w:r>
      </w:ins>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96" w:author="Parks, Robbie M" w:date="2018-06-19T19:36:00Z">
        <w:r w:rsidR="007F5916">
          <w:rPr>
            <w:color w:val="000000" w:themeColor="text1"/>
          </w:rPr>
          <w:t>6</w:t>
        </w:r>
      </w:ins>
      <w:del w:id="397" w:author="Parks, Robbie M" w:date="2018-06-19T19:36:00Z">
        <w:r w:rsidRPr="00AC73A1" w:rsidDel="007F5916">
          <w:rPr>
            <w:color w:val="000000" w:themeColor="text1"/>
          </w:rPr>
          <w:delText>3</w:delText>
        </w:r>
      </w:del>
      <w:r w:rsidRPr="00AC73A1">
        <w:rPr>
          <w:color w:val="000000" w:themeColor="text1"/>
        </w:rPr>
        <w:t xml:space="preserve">. </w:t>
      </w:r>
      <w:del w:id="398"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99"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400"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401" w:author="Parks, Robbie M" w:date="2018-06-19T19:36:00Z">
        <w:r w:rsidR="007F5916">
          <w:rPr>
            <w:color w:val="000000" w:themeColor="text1"/>
          </w:rPr>
          <w:t>6</w:t>
        </w:r>
      </w:ins>
      <w:del w:id="402"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403" w:author="Parks, Robbie M" w:date="2018-06-20T13:26:00Z"/>
          <w:color w:val="000000" w:themeColor="text1"/>
        </w:rPr>
      </w:pPr>
      <w:ins w:id="404"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405" w:author="Parks, Robbie M" w:date="2018-06-20T15:46:00Z"/>
          <w:color w:val="000000" w:themeColor="text1"/>
        </w:rPr>
      </w:pPr>
      <w:del w:id="406" w:author="Parks, Robbie M" w:date="2018-06-20T15:46:00Z">
        <w:r w:rsidRPr="00AC73A1" w:rsidDel="00B06547">
          <w:rPr>
            <w:b/>
          </w:rPr>
          <w:lastRenderedPageBreak/>
          <w:br w:type="page"/>
        </w:r>
      </w:del>
    </w:p>
    <w:p w14:paraId="273C103A" w14:textId="560E9260" w:rsidR="00E32D18" w:rsidRPr="00AC73A1" w:rsidRDefault="00641FFF" w:rsidP="00910AF9">
      <w:pPr>
        <w:spacing w:line="480" w:lineRule="auto"/>
        <w:jc w:val="both"/>
        <w:rPr>
          <w:ins w:id="407" w:author="Parks, Robbie M" w:date="2018-06-19T17:05:00Z"/>
          <w:b/>
          <w:color w:val="000000" w:themeColor="text1"/>
        </w:rPr>
      </w:pPr>
      <w:del w:id="408" w:author="Parks, Robbie M" w:date="2018-06-20T15:46:00Z">
        <w:r w:rsidRPr="00AC73A1" w:rsidDel="00B06547">
          <w:rPr>
            <w:b/>
          </w:rPr>
          <w:delText xml:space="preserve">Supplementary Figure </w:delText>
        </w:r>
      </w:del>
      <w:del w:id="409" w:author="Parks, Robbie M" w:date="2018-06-20T13:19:00Z">
        <w:r w:rsidR="004B374F" w:rsidRPr="00AC73A1" w:rsidDel="00EF1E22">
          <w:rPr>
            <w:b/>
          </w:rPr>
          <w:delText>1</w:delText>
        </w:r>
      </w:del>
      <w:del w:id="410"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411" w:author="Parks, Robbie M" w:date="2018-06-19T19:36:00Z">
        <w:r w:rsidR="0053237F" w:rsidRPr="00AC73A1" w:rsidDel="007F5916">
          <w:rPr>
            <w:color w:val="000000" w:themeColor="text1"/>
          </w:rPr>
          <w:delText>3</w:delText>
        </w:r>
      </w:del>
      <w:del w:id="412" w:author="Parks, Robbie M" w:date="2018-06-20T15:46:00Z">
        <w:r w:rsidR="0053237F" w:rsidRPr="00AC73A1" w:rsidDel="00B06547">
          <w:rPr>
            <w:color w:val="000000" w:themeColor="text1"/>
          </w:rPr>
          <w:delText xml:space="preserve">. </w:delText>
        </w:r>
      </w:del>
      <w:del w:id="413"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414"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415" w:author="Parks, Robbie M" w:date="2018-06-19T17:04:00Z">
        <w:r w:rsidR="00A95645" w:rsidRPr="00AC73A1">
          <w:rPr>
            <w:b/>
            <w:color w:val="000000" w:themeColor="text1"/>
          </w:rPr>
          <w:t>Table 1:</w:t>
        </w:r>
      </w:ins>
      <w:ins w:id="416" w:author="Parks, Robbie M" w:date="2018-06-19T17:05:00Z">
        <w:r w:rsidR="00E32D18" w:rsidRPr="00AC73A1">
          <w:rPr>
            <w:b/>
            <w:color w:val="000000" w:themeColor="text1"/>
          </w:rPr>
          <w:t xml:space="preserve"> </w:t>
        </w:r>
      </w:ins>
      <w:ins w:id="417" w:author="Parks, Robbie M" w:date="2018-06-19T17:06:00Z">
        <w:del w:id="418" w:author="Majid" w:date="2018-06-26T12:26:00Z">
          <w:r w:rsidR="00182928" w:rsidRPr="00AC73A1" w:rsidDel="00EF7D30">
            <w:rPr>
              <w:color w:val="000000" w:themeColor="text1"/>
            </w:rPr>
            <w:delText>Total n</w:delText>
          </w:r>
        </w:del>
      </w:ins>
      <w:ins w:id="419" w:author="Majid" w:date="2018-06-26T12:26:00Z">
        <w:r w:rsidR="00EF7D30">
          <w:rPr>
            <w:color w:val="000000" w:themeColor="text1"/>
          </w:rPr>
          <w:t>N</w:t>
        </w:r>
      </w:ins>
      <w:ins w:id="420" w:author="Parks, Robbie M" w:date="2018-06-19T17:06:00Z">
        <w:r w:rsidR="00182928" w:rsidRPr="00AC73A1">
          <w:rPr>
            <w:color w:val="000000" w:themeColor="text1"/>
          </w:rPr>
          <w:t>umber of deaths</w:t>
        </w:r>
      </w:ins>
      <w:ins w:id="421" w:author="Parks, Robbie M" w:date="2018-06-19T17:23:00Z">
        <w:r w:rsidR="00182928" w:rsidRPr="00AC73A1">
          <w:rPr>
            <w:color w:val="000000" w:themeColor="text1"/>
          </w:rPr>
          <w:t>,</w:t>
        </w:r>
      </w:ins>
      <w:ins w:id="422" w:author="Parks, Robbie M" w:date="2018-06-19T17:06:00Z">
        <w:r w:rsidR="00182928" w:rsidRPr="00AC73A1">
          <w:rPr>
            <w:color w:val="000000" w:themeColor="text1"/>
          </w:rPr>
          <w:t xml:space="preserve"> by cause of death </w:t>
        </w:r>
      </w:ins>
      <w:ins w:id="423" w:author="Parks, Robbie M" w:date="2018-06-19T17:23:00Z">
        <w:r w:rsidR="00182928" w:rsidRPr="00AC73A1">
          <w:rPr>
            <w:color w:val="000000" w:themeColor="text1"/>
          </w:rPr>
          <w:t>and</w:t>
        </w:r>
      </w:ins>
      <w:ins w:id="424" w:author="Parks, Robbie M" w:date="2018-06-19T17:06:00Z">
        <w:r w:rsidR="00162EC4" w:rsidRPr="00AC73A1">
          <w:rPr>
            <w:color w:val="000000" w:themeColor="text1"/>
          </w:rPr>
          <w:t xml:space="preserve"> sex</w:t>
        </w:r>
      </w:ins>
      <w:ins w:id="425" w:author="Parks, Robbie M" w:date="2018-06-19T17:23:00Z">
        <w:del w:id="426" w:author="Majid" w:date="2018-06-26T12:26:00Z">
          <w:r w:rsidR="00182928" w:rsidRPr="00AC73A1" w:rsidDel="00EF7D30">
            <w:rPr>
              <w:color w:val="000000" w:themeColor="text1"/>
            </w:rPr>
            <w:delText>,</w:delText>
          </w:r>
        </w:del>
      </w:ins>
      <w:ins w:id="427" w:author="Majid" w:date="2018-06-26T12:26:00Z">
        <w:r w:rsidR="00EF7D30">
          <w:rPr>
            <w:color w:val="000000" w:themeColor="text1"/>
          </w:rPr>
          <w:t xml:space="preserve"> from</w:t>
        </w:r>
      </w:ins>
      <w:ins w:id="428" w:author="Parks, Robbie M" w:date="2018-06-19T17:23:00Z">
        <w:r w:rsidR="00182928" w:rsidRPr="00AC73A1">
          <w:rPr>
            <w:color w:val="000000" w:themeColor="text1"/>
          </w:rPr>
          <w:t xml:space="preserve"> </w:t>
        </w:r>
        <w:r w:rsidR="008912A2" w:rsidRPr="00AC73A1">
          <w:rPr>
            <w:color w:val="000000" w:themeColor="text1"/>
          </w:rPr>
          <w:t>1980</w:t>
        </w:r>
      </w:ins>
      <w:ins w:id="429" w:author="Majid" w:date="2018-06-26T12:26:00Z">
        <w:r w:rsidR="00EF7D30">
          <w:rPr>
            <w:color w:val="000000" w:themeColor="text1"/>
          </w:rPr>
          <w:t xml:space="preserve"> to</w:t>
        </w:r>
      </w:ins>
      <w:ins w:id="430" w:author="Parks, Robbie M" w:date="2018-06-19T17:23:00Z">
        <w:del w:id="431" w:author="Majid" w:date="2018-06-26T12:26:00Z">
          <w:r w:rsidR="008912A2" w:rsidRPr="00AC73A1" w:rsidDel="00EF7D30">
            <w:rPr>
              <w:color w:val="000000" w:themeColor="text1"/>
            </w:rPr>
            <w:delText>-</w:delText>
          </w:r>
        </w:del>
        <w:r w:rsidR="008912A2" w:rsidRPr="00AC73A1">
          <w:rPr>
            <w:color w:val="000000" w:themeColor="text1"/>
          </w:rPr>
          <w:t>2016.</w:t>
        </w:r>
        <w:r w:rsidR="00182928" w:rsidRPr="00AC73A1">
          <w:rPr>
            <w:color w:val="000000" w:themeColor="text1"/>
          </w:rPr>
          <w:t xml:space="preserve"> </w:t>
        </w:r>
      </w:ins>
      <w:ins w:id="432" w:author="Parks, Robbie M" w:date="2018-06-19T17:04:00Z">
        <w:r w:rsidR="00A95645" w:rsidRPr="00AC73A1">
          <w:rPr>
            <w:b/>
            <w:color w:val="000000" w:themeColor="text1"/>
          </w:rPr>
          <w:t xml:space="preserve"> </w:t>
        </w:r>
      </w:ins>
    </w:p>
    <w:tbl>
      <w:tblPr>
        <w:tblW w:w="8330"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F84E39">
        <w:trPr>
          <w:trHeight w:val="320"/>
          <w:ins w:id="433"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ins w:id="434" w:author="Parks, Robbie M" w:date="2018-06-24T22:40:00Z"/>
                <w:rFonts w:eastAsia="Times New Roman"/>
                <w:b/>
                <w:bCs/>
                <w:color w:val="000000"/>
              </w:rPr>
            </w:pPr>
            <w:ins w:id="435" w:author="Parks, Robbie M" w:date="2018-06-24T22:40: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ins w:id="436" w:author="Parks, Robbie M" w:date="2018-06-24T22:40:00Z"/>
                <w:rFonts w:eastAsia="Times New Roman"/>
                <w:b/>
                <w:bCs/>
                <w:color w:val="000000"/>
              </w:rPr>
            </w:pPr>
            <w:ins w:id="437" w:author="Parks, Robbie M" w:date="2018-06-24T22:40: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ins w:id="438" w:author="Parks, Robbie M" w:date="2018-06-24T22:40:00Z"/>
                <w:rFonts w:eastAsia="Times New Roman"/>
                <w:b/>
                <w:bCs/>
                <w:color w:val="000000"/>
              </w:rPr>
            </w:pPr>
            <w:ins w:id="439" w:author="Parks, Robbie M" w:date="2018-06-24T22:40:00Z">
              <w:r w:rsidRPr="00CE3BE6">
                <w:rPr>
                  <w:rFonts w:eastAsia="Times New Roman"/>
                  <w:b/>
                  <w:bCs/>
                  <w:color w:val="000000"/>
                </w:rPr>
                <w:t>Female</w:t>
              </w:r>
            </w:ins>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ins w:id="440" w:author="Parks, Robbie M" w:date="2018-06-24T22:40:00Z"/>
                <w:rFonts w:eastAsia="Times New Roman"/>
                <w:b/>
                <w:bCs/>
                <w:color w:val="000000"/>
              </w:rPr>
            </w:pPr>
            <w:ins w:id="441" w:author="Parks, Robbie M" w:date="2018-06-24T22:40:00Z">
              <w:r w:rsidRPr="00CE3BE6">
                <w:rPr>
                  <w:rFonts w:eastAsia="Times New Roman"/>
                  <w:b/>
                  <w:bCs/>
                  <w:color w:val="000000"/>
                </w:rPr>
                <w:t>Total</w:t>
              </w:r>
            </w:ins>
          </w:p>
        </w:tc>
      </w:tr>
      <w:tr w:rsidR="003C1EB9" w:rsidRPr="00CE3BE6" w14:paraId="10FFAAC9" w14:textId="77777777" w:rsidTr="00F84E39">
        <w:trPr>
          <w:trHeight w:val="320"/>
          <w:ins w:id="442"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ins w:id="443" w:author="Parks, Robbie M" w:date="2018-06-24T22:40:00Z"/>
                <w:rFonts w:eastAsia="Times New Roman"/>
                <w:bCs/>
                <w:color w:val="000000"/>
              </w:rPr>
            </w:pPr>
            <w:ins w:id="444" w:author="Parks, Robbie M" w:date="2018-06-24T22:40: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ins w:id="445" w:author="Parks, Robbie M" w:date="2018-06-24T22:40:00Z"/>
                <w:rFonts w:eastAsia="Times New Roman"/>
                <w:color w:val="000000"/>
              </w:rPr>
            </w:pPr>
            <w:ins w:id="446" w:author="Parks, Robbie M" w:date="2018-06-24T22:40: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ins w:id="447" w:author="Parks, Robbie M" w:date="2018-06-24T22:40:00Z"/>
                <w:rFonts w:eastAsia="Times New Roman"/>
                <w:color w:val="000000"/>
              </w:rPr>
            </w:pPr>
            <w:ins w:id="448" w:author="Parks, Robbie M" w:date="2018-06-24T22:40:00Z">
              <w:r w:rsidRPr="00CE3BE6">
                <w:rPr>
                  <w:rFonts w:eastAsia="Times New Roman"/>
                  <w:color w:val="000000"/>
                </w:rPr>
                <w:t>42,295,973</w:t>
              </w:r>
            </w:ins>
          </w:p>
        </w:tc>
        <w:tc>
          <w:tcPr>
            <w:tcW w:w="1418"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ins w:id="449" w:author="Parks, Robbie M" w:date="2018-06-24T22:40:00Z"/>
                <w:rFonts w:eastAsia="Times New Roman"/>
                <w:b/>
                <w:color w:val="000000"/>
              </w:rPr>
            </w:pPr>
            <w:ins w:id="450" w:author="Parks, Robbie M" w:date="2018-06-24T22:40:00Z">
              <w:r w:rsidRPr="00AC73A1">
                <w:rPr>
                  <w:rFonts w:eastAsia="Times New Roman"/>
                  <w:b/>
                  <w:color w:val="000000"/>
                </w:rPr>
                <w:t>85,854,176</w:t>
              </w:r>
            </w:ins>
          </w:p>
        </w:tc>
      </w:tr>
      <w:tr w:rsidR="003C1EB9" w:rsidRPr="00CE3BE6" w14:paraId="08DFCF10" w14:textId="77777777" w:rsidTr="00F84E39">
        <w:trPr>
          <w:trHeight w:val="320"/>
          <w:ins w:id="45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ins w:id="452" w:author="Parks, Robbie M" w:date="2018-06-24T22:40:00Z"/>
                <w:rFonts w:ascii="Helvetica" w:eastAsia="Times New Roman" w:hAnsi="Helvetica"/>
                <w:color w:val="000000"/>
              </w:rPr>
            </w:pPr>
            <w:ins w:id="453"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ins w:id="454" w:author="Parks, Robbie M" w:date="2018-06-24T22:40:00Z"/>
                <w:rFonts w:eastAsia="Times New Roman"/>
                <w:bCs/>
                <w:color w:val="000000"/>
              </w:rPr>
            </w:pPr>
            <w:ins w:id="455" w:author="Parks, Robbie M" w:date="2018-06-24T22:40:00Z">
              <w:r w:rsidRPr="00AC73A1">
                <w:rPr>
                  <w:rFonts w:eastAsia="Times New Roman"/>
                  <w:bCs/>
                  <w:color w:val="000000"/>
                </w:rPr>
                <w:t>Cancer</w:t>
              </w:r>
            </w:ins>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ins w:id="456" w:author="Parks, Robbie M" w:date="2018-06-24T22:40:00Z"/>
                <w:rFonts w:eastAsia="Times New Roman"/>
                <w:color w:val="000000"/>
              </w:rPr>
            </w:pPr>
            <w:ins w:id="457" w:author="Parks, Robbie M" w:date="2018-06-24T22:40: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ins w:id="458" w:author="Parks, Robbie M" w:date="2018-06-24T22:40:00Z"/>
                <w:rFonts w:eastAsia="Times New Roman"/>
                <w:color w:val="000000"/>
              </w:rPr>
            </w:pPr>
            <w:ins w:id="459" w:author="Parks, Robbie M" w:date="2018-06-24T22:40:00Z">
              <w:r w:rsidRPr="00CE3BE6">
                <w:rPr>
                  <w:rFonts w:eastAsia="Times New Roman"/>
                  <w:color w:val="000000"/>
                </w:rPr>
                <w:t>9,476,530</w:t>
              </w:r>
            </w:ins>
          </w:p>
        </w:tc>
        <w:tc>
          <w:tcPr>
            <w:tcW w:w="1418"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ins w:id="460" w:author="Parks, Robbie M" w:date="2018-06-24T22:40:00Z"/>
                <w:rFonts w:eastAsia="Times New Roman"/>
                <w:color w:val="000000"/>
              </w:rPr>
            </w:pPr>
            <w:ins w:id="461" w:author="Parks, Robbie M" w:date="2018-06-24T22:40:00Z">
              <w:r w:rsidRPr="00CE3BE6">
                <w:rPr>
                  <w:rFonts w:eastAsia="Times New Roman"/>
                  <w:color w:val="000000"/>
                </w:rPr>
                <w:t>19,958,112</w:t>
              </w:r>
            </w:ins>
          </w:p>
        </w:tc>
      </w:tr>
      <w:tr w:rsidR="003C1EB9" w:rsidRPr="00CE3BE6" w14:paraId="30EF55AE" w14:textId="77777777" w:rsidTr="00F84E39">
        <w:trPr>
          <w:trHeight w:val="320"/>
          <w:ins w:id="462"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ins w:id="463" w:author="Parks, Robbie M" w:date="2018-06-24T22:40:00Z"/>
                <w:rFonts w:ascii="Helvetica" w:eastAsia="Times New Roman" w:hAnsi="Helvetica"/>
                <w:color w:val="000000"/>
              </w:rPr>
            </w:pPr>
            <w:ins w:id="464"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ins w:id="465" w:author="Parks, Robbie M" w:date="2018-06-24T22:40:00Z"/>
                <w:rFonts w:eastAsia="Times New Roman"/>
                <w:bCs/>
                <w:color w:val="000000"/>
              </w:rPr>
            </w:pPr>
            <w:ins w:id="466" w:author="Parks, Robbie M" w:date="2018-06-24T22:40:00Z">
              <w:r w:rsidRPr="00AC73A1">
                <w:rPr>
                  <w:rFonts w:eastAsia="Times New Roman"/>
                  <w:bCs/>
                  <w:color w:val="000000"/>
                </w:rPr>
                <w:t>Cardiorespiratory</w:t>
              </w:r>
            </w:ins>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ins w:id="467" w:author="Parks, Robbie M" w:date="2018-06-24T22:40:00Z"/>
                <w:rFonts w:eastAsia="Times New Roman"/>
                <w:color w:val="000000"/>
              </w:rPr>
            </w:pPr>
            <w:ins w:id="468" w:author="Parks, Robbie M" w:date="2018-06-24T22:40: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ins w:id="469" w:author="Parks, Robbie M" w:date="2018-06-24T22:40:00Z"/>
                <w:rFonts w:eastAsia="Times New Roman"/>
                <w:color w:val="000000"/>
              </w:rPr>
            </w:pPr>
            <w:ins w:id="470" w:author="Parks, Robbie M" w:date="2018-06-24T22:40:00Z">
              <w:r w:rsidRPr="00CE3BE6">
                <w:rPr>
                  <w:rFonts w:eastAsia="Times New Roman"/>
                  <w:color w:val="000000"/>
                </w:rPr>
                <w:t>21,109,525</w:t>
              </w:r>
            </w:ins>
          </w:p>
        </w:tc>
        <w:tc>
          <w:tcPr>
            <w:tcW w:w="1418"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ins w:id="471" w:author="Parks, Robbie M" w:date="2018-06-24T22:40:00Z"/>
                <w:rFonts w:eastAsia="Times New Roman"/>
                <w:color w:val="000000"/>
              </w:rPr>
            </w:pPr>
            <w:ins w:id="472" w:author="Parks, Robbie M" w:date="2018-06-24T22:40:00Z">
              <w:r w:rsidRPr="00CE3BE6">
                <w:rPr>
                  <w:rFonts w:eastAsia="Times New Roman"/>
                  <w:color w:val="000000"/>
                </w:rPr>
                <w:t>41,277,574</w:t>
              </w:r>
            </w:ins>
          </w:p>
        </w:tc>
      </w:tr>
      <w:tr w:rsidR="003C1EB9" w:rsidRPr="00CE3BE6" w14:paraId="451AE689" w14:textId="77777777" w:rsidTr="00F84E39">
        <w:trPr>
          <w:trHeight w:val="320"/>
          <w:ins w:id="47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ins w:id="474" w:author="Parks, Robbie M" w:date="2018-06-24T22:40:00Z"/>
                <w:rFonts w:ascii="Helvetica" w:eastAsia="Times New Roman" w:hAnsi="Helvetica"/>
                <w:color w:val="000000"/>
              </w:rPr>
            </w:pPr>
            <w:ins w:id="47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ins w:id="476" w:author="Parks, Robbie M" w:date="2018-06-24T22:40:00Z"/>
                <w:rFonts w:ascii="Helvetica" w:eastAsia="Times New Roman" w:hAnsi="Helvetica"/>
                <w:color w:val="000000"/>
              </w:rPr>
            </w:pPr>
            <w:ins w:id="47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ins w:id="478" w:author="Parks, Robbie M" w:date="2018-06-24T22:40:00Z"/>
                <w:rFonts w:eastAsia="Times New Roman"/>
                <w:bCs/>
                <w:color w:val="000000"/>
              </w:rPr>
            </w:pPr>
            <w:ins w:id="479" w:author="Parks, Robbie M" w:date="2018-06-24T22:40:00Z">
              <w:r w:rsidRPr="00AC73A1">
                <w:rPr>
                  <w:rFonts w:eastAsia="Times New Roman"/>
                  <w:bCs/>
                  <w:color w:val="000000"/>
                </w:rPr>
                <w:t>Cardiovascular</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ins w:id="480" w:author="Parks, Robbie M" w:date="2018-06-24T22:40:00Z"/>
                <w:rFonts w:eastAsia="Times New Roman"/>
                <w:color w:val="000000"/>
              </w:rPr>
            </w:pPr>
            <w:ins w:id="481" w:author="Parks, Robbie M" w:date="2018-06-24T22:40: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ins w:id="482" w:author="Parks, Robbie M" w:date="2018-06-24T22:40:00Z"/>
                <w:rFonts w:eastAsia="Times New Roman"/>
                <w:color w:val="000000"/>
              </w:rPr>
            </w:pPr>
            <w:ins w:id="483" w:author="Parks, Robbie M" w:date="2018-06-24T22:40:00Z">
              <w:r w:rsidRPr="00CE3BE6">
                <w:rPr>
                  <w:rFonts w:eastAsia="Times New Roman"/>
                  <w:color w:val="000000"/>
                </w:rPr>
                <w:t>17,210,556</w:t>
              </w:r>
            </w:ins>
          </w:p>
        </w:tc>
        <w:tc>
          <w:tcPr>
            <w:tcW w:w="1418"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ins w:id="484" w:author="Parks, Robbie M" w:date="2018-06-24T22:40:00Z"/>
                <w:rFonts w:eastAsia="Times New Roman"/>
                <w:color w:val="000000"/>
              </w:rPr>
            </w:pPr>
            <w:ins w:id="485" w:author="Parks, Robbie M" w:date="2018-06-24T22:40:00Z">
              <w:r w:rsidRPr="00CE3BE6">
                <w:rPr>
                  <w:rFonts w:eastAsia="Times New Roman"/>
                  <w:color w:val="000000"/>
                </w:rPr>
                <w:t>33,448,900</w:t>
              </w:r>
            </w:ins>
          </w:p>
        </w:tc>
      </w:tr>
      <w:tr w:rsidR="003C1EB9" w:rsidRPr="00CE3BE6" w14:paraId="6C51EE07" w14:textId="77777777" w:rsidTr="00F84E39">
        <w:trPr>
          <w:trHeight w:val="320"/>
          <w:ins w:id="48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ins w:id="487" w:author="Parks, Robbie M" w:date="2018-06-24T22:40:00Z"/>
                <w:rFonts w:ascii="Helvetica" w:eastAsia="Times New Roman" w:hAnsi="Helvetica"/>
                <w:color w:val="000000"/>
              </w:rPr>
            </w:pPr>
            <w:ins w:id="48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ins w:id="489" w:author="Parks, Robbie M" w:date="2018-06-24T22:40:00Z"/>
                <w:rFonts w:ascii="Helvetica" w:eastAsia="Times New Roman" w:hAnsi="Helvetica"/>
                <w:color w:val="000000"/>
              </w:rPr>
            </w:pPr>
            <w:ins w:id="49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ins w:id="491" w:author="Parks, Robbie M" w:date="2018-06-24T22:40:00Z"/>
                <w:rFonts w:eastAsia="Times New Roman"/>
                <w:bCs/>
                <w:color w:val="000000"/>
              </w:rPr>
            </w:pPr>
            <w:ins w:id="492" w:author="Parks, Robbie M" w:date="2018-06-24T22:40: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ins w:id="493" w:author="Parks, Robbie M" w:date="2018-06-24T22:40:00Z"/>
                <w:rFonts w:eastAsia="Times New Roman"/>
                <w:color w:val="000000"/>
              </w:rPr>
            </w:pPr>
            <w:ins w:id="494" w:author="Parks, Robbie M" w:date="2018-06-24T22:40: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ins w:id="495" w:author="Parks, Robbie M" w:date="2018-06-24T22:40:00Z"/>
                <w:rFonts w:eastAsia="Times New Roman"/>
                <w:color w:val="000000"/>
              </w:rPr>
            </w:pPr>
            <w:ins w:id="496" w:author="Parks, Robbie M" w:date="2018-06-24T22:40:00Z">
              <w:r w:rsidRPr="00CE3BE6">
                <w:rPr>
                  <w:rFonts w:eastAsia="Times New Roman"/>
                  <w:color w:val="000000"/>
                </w:rPr>
                <w:t>2,595,950</w:t>
              </w:r>
            </w:ins>
          </w:p>
        </w:tc>
        <w:tc>
          <w:tcPr>
            <w:tcW w:w="1418"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ins w:id="497" w:author="Parks, Robbie M" w:date="2018-06-24T22:40:00Z"/>
                <w:rFonts w:eastAsia="Times New Roman"/>
                <w:color w:val="000000"/>
              </w:rPr>
            </w:pPr>
            <w:ins w:id="498" w:author="Parks, Robbie M" w:date="2018-06-24T22:40:00Z">
              <w:r w:rsidRPr="00CE3BE6">
                <w:rPr>
                  <w:rFonts w:eastAsia="Times New Roman"/>
                  <w:color w:val="000000"/>
                </w:rPr>
                <w:t>5,387,602</w:t>
              </w:r>
            </w:ins>
          </w:p>
        </w:tc>
      </w:tr>
      <w:tr w:rsidR="003C1EB9" w:rsidRPr="00CE3BE6" w14:paraId="1D5B86A8" w14:textId="77777777" w:rsidTr="00F84E39">
        <w:trPr>
          <w:trHeight w:val="320"/>
          <w:ins w:id="49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ins w:id="500" w:author="Parks, Robbie M" w:date="2018-06-24T22:40:00Z"/>
                <w:rFonts w:ascii="Helvetica" w:eastAsia="Times New Roman" w:hAnsi="Helvetica"/>
                <w:color w:val="000000"/>
              </w:rPr>
            </w:pPr>
            <w:ins w:id="501"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ins w:id="502" w:author="Parks, Robbie M" w:date="2018-06-24T22:40:00Z"/>
                <w:rFonts w:ascii="Helvetica" w:eastAsia="Times New Roman" w:hAnsi="Helvetica"/>
                <w:color w:val="000000"/>
              </w:rPr>
            </w:pPr>
            <w:ins w:id="503"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ins w:id="504" w:author="Parks, Robbie M" w:date="2018-06-24T22:40:00Z"/>
                <w:rFonts w:eastAsia="Times New Roman"/>
                <w:bCs/>
                <w:color w:val="000000"/>
              </w:rPr>
            </w:pPr>
            <w:ins w:id="505" w:author="Parks, Robbie M" w:date="2018-06-24T22:40: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ins w:id="506" w:author="Parks, Robbie M" w:date="2018-06-24T22:40:00Z"/>
                <w:rFonts w:eastAsia="Times New Roman"/>
                <w:color w:val="000000"/>
              </w:rPr>
            </w:pPr>
            <w:ins w:id="507" w:author="Parks, Robbie M" w:date="2018-06-24T22:40: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ins w:id="508" w:author="Parks, Robbie M" w:date="2018-06-24T22:40:00Z"/>
                <w:rFonts w:eastAsia="Times New Roman"/>
                <w:color w:val="000000"/>
              </w:rPr>
            </w:pPr>
            <w:ins w:id="509" w:author="Parks, Robbie M" w:date="2018-06-24T22:40:00Z">
              <w:r w:rsidRPr="00CE3BE6">
                <w:rPr>
                  <w:rFonts w:eastAsia="Times New Roman"/>
                  <w:color w:val="000000"/>
                </w:rPr>
                <w:t>1,303,019</w:t>
              </w:r>
            </w:ins>
          </w:p>
        </w:tc>
        <w:tc>
          <w:tcPr>
            <w:tcW w:w="1418"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ins w:id="510" w:author="Parks, Robbie M" w:date="2018-06-24T22:40:00Z"/>
                <w:rFonts w:eastAsia="Times New Roman"/>
                <w:color w:val="000000"/>
              </w:rPr>
            </w:pPr>
            <w:ins w:id="511" w:author="Parks, Robbie M" w:date="2018-06-24T22:40:00Z">
              <w:r w:rsidRPr="00CE3BE6">
                <w:rPr>
                  <w:rFonts w:eastAsia="Times New Roman"/>
                  <w:color w:val="000000"/>
                </w:rPr>
                <w:t>2,441,072</w:t>
              </w:r>
            </w:ins>
          </w:p>
        </w:tc>
      </w:tr>
      <w:tr w:rsidR="003C1EB9" w:rsidRPr="00CE3BE6" w14:paraId="19AAA041" w14:textId="77777777" w:rsidTr="00F84E39">
        <w:trPr>
          <w:trHeight w:val="320"/>
          <w:ins w:id="512"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ins w:id="513" w:author="Parks, Robbie M" w:date="2018-06-24T22:40:00Z"/>
                <w:rFonts w:ascii="Helvetica" w:eastAsia="Times New Roman" w:hAnsi="Helvetica"/>
                <w:color w:val="000000"/>
              </w:rPr>
            </w:pPr>
            <w:ins w:id="514"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ins w:id="515" w:author="Parks, Robbie M" w:date="2018-06-24T22:40:00Z"/>
                <w:rFonts w:eastAsia="Times New Roman"/>
                <w:bCs/>
                <w:color w:val="000000"/>
              </w:rPr>
            </w:pPr>
            <w:ins w:id="516" w:author="Parks, Robbie M" w:date="2018-06-24T22:40: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ins w:id="517" w:author="Parks, Robbie M" w:date="2018-06-24T22:40:00Z"/>
                <w:rFonts w:eastAsia="Times New Roman"/>
                <w:color w:val="000000"/>
              </w:rPr>
            </w:pPr>
            <w:ins w:id="518" w:author="Parks, Robbie M" w:date="2018-06-24T22:40: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ins w:id="519" w:author="Parks, Robbie M" w:date="2018-06-24T22:40:00Z"/>
                <w:rFonts w:eastAsia="Times New Roman"/>
                <w:color w:val="000000"/>
              </w:rPr>
            </w:pPr>
            <w:ins w:id="520" w:author="Parks, Robbie M" w:date="2018-06-24T22:40:00Z">
              <w:r w:rsidRPr="00CE3BE6">
                <w:rPr>
                  <w:rFonts w:eastAsia="Times New Roman"/>
                  <w:color w:val="000000"/>
                </w:rPr>
                <w:t>1,768,170</w:t>
              </w:r>
            </w:ins>
          </w:p>
        </w:tc>
        <w:tc>
          <w:tcPr>
            <w:tcW w:w="1418"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ins w:id="521" w:author="Parks, Robbie M" w:date="2018-06-24T22:40:00Z"/>
                <w:rFonts w:eastAsia="Times New Roman"/>
                <w:color w:val="000000"/>
              </w:rPr>
            </w:pPr>
            <w:ins w:id="522" w:author="Parks, Robbie M" w:date="2018-06-24T22:40:00Z">
              <w:r w:rsidRPr="00CE3BE6">
                <w:rPr>
                  <w:rFonts w:eastAsia="Times New Roman"/>
                  <w:color w:val="000000"/>
                </w:rPr>
                <w:t>5,803,046</w:t>
              </w:r>
            </w:ins>
          </w:p>
        </w:tc>
      </w:tr>
      <w:tr w:rsidR="003C1EB9" w:rsidRPr="00CE3BE6" w14:paraId="3191C6B0" w14:textId="77777777" w:rsidTr="00F84E39">
        <w:trPr>
          <w:trHeight w:val="320"/>
          <w:ins w:id="52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ins w:id="524" w:author="Parks, Robbie M" w:date="2018-06-24T22:40:00Z"/>
                <w:rFonts w:ascii="Helvetica" w:eastAsia="Times New Roman" w:hAnsi="Helvetica"/>
                <w:color w:val="000000"/>
              </w:rPr>
            </w:pPr>
            <w:ins w:id="52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ins w:id="526" w:author="Parks, Robbie M" w:date="2018-06-24T22:40:00Z"/>
                <w:rFonts w:ascii="Helvetica" w:eastAsia="Times New Roman" w:hAnsi="Helvetica"/>
                <w:color w:val="000000"/>
              </w:rPr>
            </w:pPr>
            <w:ins w:id="52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ins w:id="528" w:author="Parks, Robbie M" w:date="2018-06-24T22:40:00Z"/>
                <w:rFonts w:eastAsia="Times New Roman"/>
                <w:bCs/>
                <w:color w:val="000000"/>
              </w:rPr>
            </w:pPr>
            <w:ins w:id="529" w:author="Parks, Robbie M" w:date="2018-06-24T22:40: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ins w:id="530" w:author="Parks, Robbie M" w:date="2018-06-24T22:40:00Z"/>
                <w:rFonts w:eastAsia="Times New Roman"/>
                <w:color w:val="000000"/>
              </w:rPr>
            </w:pPr>
            <w:ins w:id="531" w:author="Parks, Robbie M" w:date="2018-06-24T22:40: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ins w:id="532" w:author="Parks, Robbie M" w:date="2018-06-24T22:40:00Z"/>
                <w:rFonts w:eastAsia="Times New Roman"/>
                <w:color w:val="000000"/>
              </w:rPr>
            </w:pPr>
            <w:ins w:id="533" w:author="Parks, Robbie M" w:date="2018-06-24T22:40:00Z">
              <w:r w:rsidRPr="00CE3BE6">
                <w:rPr>
                  <w:rFonts w:eastAsia="Times New Roman"/>
                  <w:color w:val="000000"/>
                </w:rPr>
                <w:t>1,348,187</w:t>
              </w:r>
            </w:ins>
          </w:p>
        </w:tc>
        <w:tc>
          <w:tcPr>
            <w:tcW w:w="1418"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ins w:id="534" w:author="Parks, Robbie M" w:date="2018-06-24T22:40:00Z"/>
                <w:rFonts w:eastAsia="Times New Roman"/>
                <w:color w:val="000000"/>
              </w:rPr>
            </w:pPr>
            <w:ins w:id="535" w:author="Parks, Robbie M" w:date="2018-06-24T22:40:00Z">
              <w:r w:rsidRPr="00CE3BE6">
                <w:rPr>
                  <w:rFonts w:eastAsia="Times New Roman"/>
                  <w:color w:val="000000"/>
                </w:rPr>
                <w:t>3,837,329</w:t>
              </w:r>
            </w:ins>
          </w:p>
        </w:tc>
      </w:tr>
      <w:tr w:rsidR="003C1EB9" w:rsidRPr="00CE3BE6" w14:paraId="64F13A16" w14:textId="77777777" w:rsidTr="00F84E39">
        <w:trPr>
          <w:trHeight w:val="320"/>
          <w:ins w:id="53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ins w:id="537" w:author="Parks, Robbie M" w:date="2018-06-24T22:40:00Z"/>
                <w:rFonts w:ascii="Helvetica" w:eastAsia="Times New Roman" w:hAnsi="Helvetica"/>
                <w:color w:val="000000"/>
              </w:rPr>
            </w:pPr>
            <w:ins w:id="53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ins w:id="539" w:author="Parks, Robbie M" w:date="2018-06-24T22:40:00Z"/>
                <w:rFonts w:ascii="Helvetica" w:eastAsia="Times New Roman" w:hAnsi="Helvetica"/>
                <w:color w:val="000000"/>
              </w:rPr>
            </w:pPr>
            <w:ins w:id="54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ins w:id="541" w:author="Parks, Robbie M" w:date="2018-06-24T22:40:00Z"/>
                <w:rFonts w:eastAsia="Times New Roman"/>
                <w:bCs/>
                <w:color w:val="000000"/>
              </w:rPr>
            </w:pPr>
            <w:ins w:id="542" w:author="Parks, Robbie M" w:date="2018-06-24T22:40: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ins w:id="543" w:author="Parks, Robbie M" w:date="2018-06-24T22:40:00Z"/>
                <w:rFonts w:eastAsia="Times New Roman"/>
                <w:color w:val="000000"/>
              </w:rPr>
            </w:pPr>
            <w:ins w:id="544" w:author="Parks, Robbie M" w:date="2018-06-24T22:40: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ins w:id="545" w:author="Parks, Robbie M" w:date="2018-06-24T22:40:00Z"/>
                <w:rFonts w:eastAsia="Times New Roman"/>
                <w:color w:val="000000"/>
              </w:rPr>
            </w:pPr>
            <w:ins w:id="546" w:author="Parks, Robbie M" w:date="2018-06-24T22:40:00Z">
              <w:r w:rsidRPr="00CE3BE6">
                <w:rPr>
                  <w:rFonts w:eastAsia="Times New Roman"/>
                  <w:color w:val="000000"/>
                </w:rPr>
                <w:t>419,983</w:t>
              </w:r>
            </w:ins>
          </w:p>
        </w:tc>
        <w:tc>
          <w:tcPr>
            <w:tcW w:w="1418"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ins w:id="547" w:author="Parks, Robbie M" w:date="2018-06-24T22:40:00Z"/>
                <w:rFonts w:eastAsia="Times New Roman"/>
                <w:color w:val="000000"/>
              </w:rPr>
            </w:pPr>
            <w:ins w:id="548" w:author="Parks, Robbie M" w:date="2018-06-24T22:40:00Z">
              <w:r w:rsidRPr="00CE3BE6">
                <w:rPr>
                  <w:rFonts w:eastAsia="Times New Roman"/>
                  <w:color w:val="000000"/>
                </w:rPr>
                <w:t>1,965,717</w:t>
              </w:r>
            </w:ins>
          </w:p>
        </w:tc>
      </w:tr>
      <w:tr w:rsidR="003C1EB9" w:rsidRPr="00CE3BE6" w14:paraId="5E6D1737" w14:textId="77777777" w:rsidTr="00F84E39">
        <w:trPr>
          <w:trHeight w:val="320"/>
          <w:ins w:id="54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ins w:id="550" w:author="Parks, Robbie M" w:date="2018-06-24T22:40:00Z"/>
                <w:rFonts w:ascii="Helvetica" w:eastAsia="Times New Roman" w:hAnsi="Helvetica"/>
                <w:color w:val="000000"/>
              </w:rPr>
            </w:pPr>
            <w:ins w:id="551"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ins w:id="552" w:author="Parks, Robbie M" w:date="2018-06-24T22:40:00Z"/>
                <w:rFonts w:eastAsia="Times New Roman"/>
                <w:bCs/>
                <w:color w:val="000000"/>
              </w:rPr>
            </w:pPr>
            <w:commentRangeStart w:id="553"/>
            <w:ins w:id="554"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ins w:id="555" w:author="Parks, Robbie M" w:date="2018-06-24T22:40:00Z"/>
                <w:rFonts w:eastAsia="Times New Roman"/>
                <w:color w:val="000000"/>
              </w:rPr>
            </w:pPr>
            <w:ins w:id="556" w:author="Parks, Robbie M" w:date="2018-06-24T22:40: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ins w:id="557" w:author="Parks, Robbie M" w:date="2018-06-24T22:40:00Z"/>
                <w:rFonts w:eastAsia="Times New Roman"/>
                <w:color w:val="000000"/>
              </w:rPr>
            </w:pPr>
            <w:ins w:id="558" w:author="Parks, Robbie M" w:date="2018-06-24T22:40:00Z">
              <w:r w:rsidRPr="00CE3BE6">
                <w:rPr>
                  <w:rFonts w:eastAsia="Times New Roman"/>
                  <w:color w:val="000000"/>
                </w:rPr>
                <w:t>9,941,748</w:t>
              </w:r>
            </w:ins>
          </w:p>
        </w:tc>
        <w:tc>
          <w:tcPr>
            <w:tcW w:w="1418"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ins w:id="559" w:author="Parks, Robbie M" w:date="2018-06-24T22:40:00Z"/>
                <w:rFonts w:eastAsia="Times New Roman"/>
                <w:color w:val="000000"/>
              </w:rPr>
            </w:pPr>
            <w:ins w:id="560" w:author="Parks, Robbie M" w:date="2018-06-24T22:40:00Z">
              <w:r w:rsidRPr="00CE3BE6">
                <w:rPr>
                  <w:rFonts w:eastAsia="Times New Roman"/>
                  <w:color w:val="000000"/>
                </w:rPr>
                <w:t>18,815,444</w:t>
              </w:r>
            </w:ins>
            <w:commentRangeEnd w:id="553"/>
            <w:r w:rsidR="00EF7D30">
              <w:rPr>
                <w:rStyle w:val="CommentReference"/>
                <w:rFonts w:asciiTheme="minorHAnsi" w:hAnsiTheme="minorHAnsi" w:cstheme="minorBidi"/>
                <w:lang w:eastAsia="en-US"/>
              </w:rPr>
              <w:commentReference w:id="553"/>
            </w:r>
          </w:p>
        </w:tc>
      </w:tr>
      <w:tr w:rsidR="003C1EB9" w:rsidRPr="00CE3BE6" w14:paraId="0F0D83F8" w14:textId="77777777" w:rsidTr="00F84E39">
        <w:trPr>
          <w:trHeight w:val="320"/>
          <w:ins w:id="56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A20942A" w14:textId="77777777" w:rsidR="003C1EB9" w:rsidRPr="00CE3BE6" w:rsidRDefault="003C1EB9" w:rsidP="00F84E39">
            <w:pPr>
              <w:rPr>
                <w:ins w:id="562" w:author="Parks, Robbie M" w:date="2018-06-24T22:40:00Z"/>
                <w:rFonts w:ascii="Helvetica" w:eastAsia="Times New Roman" w:hAnsi="Helvetica"/>
                <w:color w:val="000000"/>
              </w:rPr>
            </w:pPr>
            <w:ins w:id="563"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0DA69" w14:textId="77777777" w:rsidR="003C1EB9" w:rsidRPr="00CE3BE6" w:rsidRDefault="003C1EB9" w:rsidP="00F84E39">
            <w:pPr>
              <w:rPr>
                <w:ins w:id="564" w:author="Parks, Robbie M" w:date="2018-06-24T22:40:00Z"/>
                <w:rFonts w:ascii="Helvetica" w:eastAsia="Times New Roman" w:hAnsi="Helvetica"/>
                <w:color w:val="000000"/>
              </w:rPr>
            </w:pPr>
            <w:ins w:id="565"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327CF1A" w14:textId="77777777" w:rsidR="003C1EB9" w:rsidRPr="00AC73A1" w:rsidRDefault="003C1EB9" w:rsidP="00F84E39">
            <w:pPr>
              <w:rPr>
                <w:ins w:id="566" w:author="Parks, Robbie M" w:date="2018-06-24T22:40:00Z"/>
                <w:rFonts w:eastAsia="Times New Roman"/>
                <w:bCs/>
                <w:color w:val="000000"/>
              </w:rPr>
            </w:pPr>
            <w:ins w:id="567" w:author="Parks, Robbie M" w:date="2018-06-24T22:40:00Z">
              <w:r w:rsidRPr="00AC73A1">
                <w:rPr>
                  <w:rFonts w:eastAsia="Times New Roman"/>
                  <w:bCs/>
                  <w:color w:val="000000"/>
                </w:rPr>
                <w:t>Endocrine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6940F415" w14:textId="77777777" w:rsidR="003C1EB9" w:rsidRPr="00CE3BE6" w:rsidRDefault="003C1EB9" w:rsidP="00F84E39">
            <w:pPr>
              <w:jc w:val="right"/>
              <w:rPr>
                <w:ins w:id="568" w:author="Parks, Robbie M" w:date="2018-06-24T22:40:00Z"/>
                <w:rFonts w:eastAsia="Times New Roman"/>
                <w:color w:val="000000"/>
              </w:rPr>
            </w:pPr>
            <w:ins w:id="569" w:author="Parks, Robbie M" w:date="2018-06-24T22:40:00Z">
              <w:r w:rsidRPr="00CE3BE6">
                <w:rPr>
                  <w:rFonts w:eastAsia="Times New Roman"/>
                  <w:color w:val="000000"/>
                </w:rPr>
                <w:t>459,606</w:t>
              </w:r>
            </w:ins>
          </w:p>
        </w:tc>
        <w:tc>
          <w:tcPr>
            <w:tcW w:w="1417" w:type="dxa"/>
            <w:tcBorders>
              <w:top w:val="nil"/>
              <w:left w:val="nil"/>
              <w:bottom w:val="single" w:sz="4" w:space="0" w:color="auto"/>
              <w:right w:val="single" w:sz="4" w:space="0" w:color="auto"/>
            </w:tcBorders>
            <w:shd w:val="clear" w:color="auto" w:fill="auto"/>
            <w:noWrap/>
            <w:vAlign w:val="bottom"/>
            <w:hideMark/>
          </w:tcPr>
          <w:p w14:paraId="7BE0A916" w14:textId="77777777" w:rsidR="003C1EB9" w:rsidRPr="00CE3BE6" w:rsidRDefault="003C1EB9" w:rsidP="00F84E39">
            <w:pPr>
              <w:jc w:val="right"/>
              <w:rPr>
                <w:ins w:id="570" w:author="Parks, Robbie M" w:date="2018-06-24T22:40:00Z"/>
                <w:rFonts w:eastAsia="Times New Roman"/>
                <w:color w:val="000000"/>
              </w:rPr>
            </w:pPr>
            <w:ins w:id="571" w:author="Parks, Robbie M" w:date="2018-06-24T22:40:00Z">
              <w:r w:rsidRPr="00CE3BE6">
                <w:rPr>
                  <w:rFonts w:eastAsia="Times New Roman"/>
                  <w:color w:val="000000"/>
                </w:rPr>
                <w:t>526,685</w:t>
              </w:r>
            </w:ins>
          </w:p>
        </w:tc>
        <w:tc>
          <w:tcPr>
            <w:tcW w:w="1418" w:type="dxa"/>
            <w:tcBorders>
              <w:top w:val="nil"/>
              <w:left w:val="nil"/>
              <w:bottom w:val="single" w:sz="4" w:space="0" w:color="auto"/>
              <w:right w:val="single" w:sz="4" w:space="0" w:color="auto"/>
            </w:tcBorders>
            <w:shd w:val="clear" w:color="auto" w:fill="auto"/>
            <w:noWrap/>
            <w:vAlign w:val="bottom"/>
            <w:hideMark/>
          </w:tcPr>
          <w:p w14:paraId="74C39A90" w14:textId="77777777" w:rsidR="003C1EB9" w:rsidRPr="00CE3BE6" w:rsidRDefault="003C1EB9" w:rsidP="00F84E39">
            <w:pPr>
              <w:jc w:val="right"/>
              <w:rPr>
                <w:ins w:id="572" w:author="Parks, Robbie M" w:date="2018-06-24T22:40:00Z"/>
                <w:rFonts w:eastAsia="Times New Roman"/>
                <w:color w:val="000000"/>
              </w:rPr>
            </w:pPr>
            <w:ins w:id="573" w:author="Parks, Robbie M" w:date="2018-06-24T22:40:00Z">
              <w:r w:rsidRPr="00CE3BE6">
                <w:rPr>
                  <w:rFonts w:eastAsia="Times New Roman"/>
                  <w:color w:val="000000"/>
                </w:rPr>
                <w:t>986,291</w:t>
              </w:r>
            </w:ins>
          </w:p>
        </w:tc>
      </w:tr>
      <w:tr w:rsidR="003C1EB9" w:rsidRPr="00CE3BE6" w14:paraId="2EE0CAF3" w14:textId="77777777" w:rsidTr="00F84E39">
        <w:trPr>
          <w:trHeight w:val="320"/>
          <w:ins w:id="57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48C8C1A" w14:textId="77777777" w:rsidR="003C1EB9" w:rsidRPr="00CE3BE6" w:rsidRDefault="003C1EB9" w:rsidP="00F84E39">
            <w:pPr>
              <w:rPr>
                <w:ins w:id="575" w:author="Parks, Robbie M" w:date="2018-06-24T22:40:00Z"/>
                <w:rFonts w:ascii="Helvetica" w:eastAsia="Times New Roman" w:hAnsi="Helvetica"/>
                <w:color w:val="000000"/>
              </w:rPr>
            </w:pPr>
            <w:ins w:id="57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76E1A" w14:textId="77777777" w:rsidR="003C1EB9" w:rsidRPr="00CE3BE6" w:rsidRDefault="003C1EB9" w:rsidP="00F84E39">
            <w:pPr>
              <w:rPr>
                <w:ins w:id="577" w:author="Parks, Robbie M" w:date="2018-06-24T22:40:00Z"/>
                <w:rFonts w:ascii="Helvetica" w:eastAsia="Times New Roman" w:hAnsi="Helvetica"/>
                <w:color w:val="000000"/>
              </w:rPr>
            </w:pPr>
            <w:ins w:id="57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F77BF2D" w14:textId="77777777" w:rsidR="003C1EB9" w:rsidRPr="00AC73A1" w:rsidRDefault="003C1EB9" w:rsidP="00F84E39">
            <w:pPr>
              <w:rPr>
                <w:ins w:id="579" w:author="Parks, Robbie M" w:date="2018-06-24T22:40:00Z"/>
                <w:rFonts w:eastAsia="Times New Roman"/>
                <w:bCs/>
                <w:color w:val="000000"/>
              </w:rPr>
            </w:pPr>
            <w:ins w:id="580" w:author="Parks, Robbie M" w:date="2018-06-24T22:40:00Z">
              <w:r w:rsidRPr="00AC73A1">
                <w:rPr>
                  <w:rFonts w:eastAsia="Times New Roman"/>
                  <w:bCs/>
                  <w:color w:val="000000"/>
                </w:rPr>
                <w:t>Genitourinary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FEDF231" w14:textId="77777777" w:rsidR="003C1EB9" w:rsidRPr="00CE3BE6" w:rsidRDefault="003C1EB9" w:rsidP="00F84E39">
            <w:pPr>
              <w:jc w:val="right"/>
              <w:rPr>
                <w:ins w:id="581" w:author="Parks, Robbie M" w:date="2018-06-24T22:40:00Z"/>
                <w:rFonts w:eastAsia="Times New Roman"/>
                <w:color w:val="000000"/>
              </w:rPr>
            </w:pPr>
            <w:ins w:id="582" w:author="Parks, Robbie M" w:date="2018-06-24T22:40:00Z">
              <w:r w:rsidRPr="00CE3BE6">
                <w:rPr>
                  <w:rFonts w:eastAsia="Times New Roman"/>
                  <w:color w:val="000000"/>
                </w:rPr>
                <w:t>847,053</w:t>
              </w:r>
            </w:ins>
          </w:p>
        </w:tc>
        <w:tc>
          <w:tcPr>
            <w:tcW w:w="1417" w:type="dxa"/>
            <w:tcBorders>
              <w:top w:val="nil"/>
              <w:left w:val="nil"/>
              <w:bottom w:val="single" w:sz="4" w:space="0" w:color="auto"/>
              <w:right w:val="single" w:sz="4" w:space="0" w:color="auto"/>
            </w:tcBorders>
            <w:shd w:val="clear" w:color="auto" w:fill="auto"/>
            <w:noWrap/>
            <w:vAlign w:val="bottom"/>
            <w:hideMark/>
          </w:tcPr>
          <w:p w14:paraId="167141A2" w14:textId="77777777" w:rsidR="003C1EB9" w:rsidRPr="00CE3BE6" w:rsidRDefault="003C1EB9" w:rsidP="00F84E39">
            <w:pPr>
              <w:jc w:val="right"/>
              <w:rPr>
                <w:ins w:id="583" w:author="Parks, Robbie M" w:date="2018-06-24T22:40:00Z"/>
                <w:rFonts w:eastAsia="Times New Roman"/>
                <w:color w:val="000000"/>
              </w:rPr>
            </w:pPr>
            <w:ins w:id="584" w:author="Parks, Robbie M" w:date="2018-06-24T22:40:00Z">
              <w:r w:rsidRPr="00CE3BE6">
                <w:rPr>
                  <w:rFonts w:eastAsia="Times New Roman"/>
                  <w:color w:val="000000"/>
                </w:rPr>
                <w:t>1,007,297</w:t>
              </w:r>
            </w:ins>
          </w:p>
        </w:tc>
        <w:tc>
          <w:tcPr>
            <w:tcW w:w="1418" w:type="dxa"/>
            <w:tcBorders>
              <w:top w:val="nil"/>
              <w:left w:val="nil"/>
              <w:bottom w:val="single" w:sz="4" w:space="0" w:color="auto"/>
              <w:right w:val="single" w:sz="4" w:space="0" w:color="auto"/>
            </w:tcBorders>
            <w:shd w:val="clear" w:color="auto" w:fill="auto"/>
            <w:noWrap/>
            <w:vAlign w:val="bottom"/>
            <w:hideMark/>
          </w:tcPr>
          <w:p w14:paraId="11EF92D6" w14:textId="77777777" w:rsidR="003C1EB9" w:rsidRPr="00CE3BE6" w:rsidRDefault="003C1EB9" w:rsidP="00F84E39">
            <w:pPr>
              <w:jc w:val="right"/>
              <w:rPr>
                <w:ins w:id="585" w:author="Parks, Robbie M" w:date="2018-06-24T22:40:00Z"/>
                <w:rFonts w:eastAsia="Times New Roman"/>
                <w:color w:val="000000"/>
              </w:rPr>
            </w:pPr>
            <w:ins w:id="586" w:author="Parks, Robbie M" w:date="2018-06-24T22:40:00Z">
              <w:r w:rsidRPr="00CE3BE6">
                <w:rPr>
                  <w:rFonts w:eastAsia="Times New Roman"/>
                  <w:color w:val="000000"/>
                </w:rPr>
                <w:t>1,854,350</w:t>
              </w:r>
            </w:ins>
          </w:p>
        </w:tc>
      </w:tr>
      <w:tr w:rsidR="003C1EB9" w:rsidRPr="00CE3BE6" w14:paraId="6871E367" w14:textId="77777777" w:rsidTr="00F84E39">
        <w:trPr>
          <w:trHeight w:val="320"/>
          <w:ins w:id="58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0D69064" w14:textId="77777777" w:rsidR="003C1EB9" w:rsidRPr="00CE3BE6" w:rsidRDefault="003C1EB9" w:rsidP="00F84E39">
            <w:pPr>
              <w:rPr>
                <w:ins w:id="588" w:author="Parks, Robbie M" w:date="2018-06-24T22:40:00Z"/>
                <w:rFonts w:ascii="Helvetica" w:eastAsia="Times New Roman" w:hAnsi="Helvetica"/>
                <w:color w:val="000000"/>
              </w:rPr>
            </w:pPr>
            <w:ins w:id="589"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26E0413" w14:textId="77777777" w:rsidR="003C1EB9" w:rsidRPr="00CE3BE6" w:rsidRDefault="003C1EB9" w:rsidP="00F84E39">
            <w:pPr>
              <w:rPr>
                <w:ins w:id="590" w:author="Parks, Robbie M" w:date="2018-06-24T22:40:00Z"/>
                <w:rFonts w:ascii="Helvetica" w:eastAsia="Times New Roman" w:hAnsi="Helvetica"/>
                <w:color w:val="000000"/>
              </w:rPr>
            </w:pPr>
            <w:ins w:id="591"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19F2C24" w14:textId="77777777" w:rsidR="003C1EB9" w:rsidRPr="00AC73A1" w:rsidRDefault="003C1EB9" w:rsidP="00F84E39">
            <w:pPr>
              <w:rPr>
                <w:ins w:id="592" w:author="Parks, Robbie M" w:date="2018-06-24T22:40:00Z"/>
                <w:rFonts w:eastAsia="Times New Roman"/>
                <w:bCs/>
                <w:color w:val="000000"/>
              </w:rPr>
            </w:pPr>
            <w:ins w:id="593" w:author="Parks, Robbie M" w:date="2018-06-24T22:40:00Z">
              <w:r w:rsidRPr="00AC73A1">
                <w:rPr>
                  <w:rFonts w:eastAsia="Times New Roman"/>
                  <w:bCs/>
                  <w:color w:val="000000"/>
                </w:rPr>
                <w:t>Maternal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226D1ADA" w14:textId="77777777" w:rsidR="003C1EB9" w:rsidRPr="00CE3BE6" w:rsidRDefault="003C1EB9" w:rsidP="00F84E39">
            <w:pPr>
              <w:jc w:val="right"/>
              <w:rPr>
                <w:ins w:id="594" w:author="Parks, Robbie M" w:date="2018-06-24T22:40:00Z"/>
                <w:rFonts w:eastAsia="Times New Roman"/>
                <w:color w:val="000000"/>
              </w:rPr>
            </w:pPr>
            <w:ins w:id="595" w:author="Parks, Robbie M" w:date="2018-06-24T22:40:00Z">
              <w:r w:rsidRPr="00CE3BE6">
                <w:rPr>
                  <w:rFonts w:eastAsia="Times New Roman"/>
                  <w:color w:val="000000"/>
                </w:rPr>
                <w:t>0</w:t>
              </w:r>
            </w:ins>
          </w:p>
        </w:tc>
        <w:tc>
          <w:tcPr>
            <w:tcW w:w="1417" w:type="dxa"/>
            <w:tcBorders>
              <w:top w:val="nil"/>
              <w:left w:val="nil"/>
              <w:bottom w:val="single" w:sz="4" w:space="0" w:color="auto"/>
              <w:right w:val="single" w:sz="4" w:space="0" w:color="auto"/>
            </w:tcBorders>
            <w:shd w:val="clear" w:color="auto" w:fill="auto"/>
            <w:noWrap/>
            <w:vAlign w:val="bottom"/>
            <w:hideMark/>
          </w:tcPr>
          <w:p w14:paraId="4EABD265" w14:textId="77777777" w:rsidR="003C1EB9" w:rsidRPr="00CE3BE6" w:rsidRDefault="003C1EB9" w:rsidP="00F84E39">
            <w:pPr>
              <w:jc w:val="right"/>
              <w:rPr>
                <w:ins w:id="596" w:author="Parks, Robbie M" w:date="2018-06-24T22:40:00Z"/>
                <w:rFonts w:eastAsia="Times New Roman"/>
                <w:color w:val="000000"/>
              </w:rPr>
            </w:pPr>
            <w:ins w:id="597" w:author="Parks, Robbie M" w:date="2018-06-24T22:40:00Z">
              <w:r w:rsidRPr="00CE3BE6">
                <w:rPr>
                  <w:rFonts w:eastAsia="Times New Roman"/>
                  <w:color w:val="000000"/>
                </w:rPr>
                <w:t>19,991</w:t>
              </w:r>
            </w:ins>
          </w:p>
        </w:tc>
        <w:tc>
          <w:tcPr>
            <w:tcW w:w="1418" w:type="dxa"/>
            <w:tcBorders>
              <w:top w:val="nil"/>
              <w:left w:val="nil"/>
              <w:bottom w:val="single" w:sz="4" w:space="0" w:color="auto"/>
              <w:right w:val="single" w:sz="4" w:space="0" w:color="auto"/>
            </w:tcBorders>
            <w:shd w:val="clear" w:color="auto" w:fill="auto"/>
            <w:noWrap/>
            <w:vAlign w:val="bottom"/>
            <w:hideMark/>
          </w:tcPr>
          <w:p w14:paraId="30B3452F" w14:textId="77777777" w:rsidR="003C1EB9" w:rsidRPr="00CE3BE6" w:rsidRDefault="003C1EB9" w:rsidP="00F84E39">
            <w:pPr>
              <w:jc w:val="right"/>
              <w:rPr>
                <w:ins w:id="598" w:author="Parks, Robbie M" w:date="2018-06-24T22:40:00Z"/>
                <w:rFonts w:eastAsia="Times New Roman"/>
                <w:color w:val="000000"/>
              </w:rPr>
            </w:pPr>
            <w:ins w:id="599" w:author="Parks, Robbie M" w:date="2018-06-24T22:40:00Z">
              <w:r w:rsidRPr="00CE3BE6">
                <w:rPr>
                  <w:rFonts w:eastAsia="Times New Roman"/>
                  <w:color w:val="000000"/>
                </w:rPr>
                <w:t>19,991</w:t>
              </w:r>
            </w:ins>
          </w:p>
        </w:tc>
      </w:tr>
      <w:tr w:rsidR="003C1EB9" w:rsidRPr="00CE3BE6" w14:paraId="26514635" w14:textId="77777777" w:rsidTr="00F84E39">
        <w:trPr>
          <w:trHeight w:val="320"/>
          <w:ins w:id="60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42DE39F" w14:textId="77777777" w:rsidR="003C1EB9" w:rsidRPr="00CE3BE6" w:rsidRDefault="003C1EB9" w:rsidP="00F84E39">
            <w:pPr>
              <w:rPr>
                <w:ins w:id="601" w:author="Parks, Robbie M" w:date="2018-06-24T22:40:00Z"/>
                <w:rFonts w:ascii="Helvetica" w:eastAsia="Times New Roman" w:hAnsi="Helvetica"/>
                <w:color w:val="000000"/>
              </w:rPr>
            </w:pPr>
            <w:ins w:id="60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F82389C" w14:textId="77777777" w:rsidR="003C1EB9" w:rsidRPr="00CE3BE6" w:rsidRDefault="003C1EB9" w:rsidP="00F84E39">
            <w:pPr>
              <w:rPr>
                <w:ins w:id="603" w:author="Parks, Robbie M" w:date="2018-06-24T22:40:00Z"/>
                <w:rFonts w:ascii="Helvetica" w:eastAsia="Times New Roman" w:hAnsi="Helvetica"/>
                <w:color w:val="000000"/>
              </w:rPr>
            </w:pPr>
            <w:ins w:id="60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1C2773C" w14:textId="77777777" w:rsidR="003C1EB9" w:rsidRPr="00AC73A1" w:rsidRDefault="003C1EB9" w:rsidP="00F84E39">
            <w:pPr>
              <w:rPr>
                <w:ins w:id="605" w:author="Parks, Robbie M" w:date="2018-06-24T22:40:00Z"/>
                <w:rFonts w:eastAsia="Times New Roman"/>
                <w:bCs/>
                <w:color w:val="000000"/>
              </w:rPr>
            </w:pPr>
            <w:ins w:id="606" w:author="Parks, Robbie M" w:date="2018-06-24T22:40:00Z">
              <w:r w:rsidRPr="00AC73A1">
                <w:rPr>
                  <w:rFonts w:eastAsia="Times New Roman"/>
                  <w:bCs/>
                  <w:color w:val="000000"/>
                </w:rPr>
                <w:t>Neuropsychiatric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7C652C55" w14:textId="77777777" w:rsidR="003C1EB9" w:rsidRPr="00CE3BE6" w:rsidRDefault="003C1EB9" w:rsidP="00F84E39">
            <w:pPr>
              <w:jc w:val="right"/>
              <w:rPr>
                <w:ins w:id="607" w:author="Parks, Robbie M" w:date="2018-06-24T22:40:00Z"/>
                <w:rFonts w:eastAsia="Times New Roman"/>
                <w:color w:val="000000"/>
              </w:rPr>
            </w:pPr>
            <w:ins w:id="608" w:author="Parks, Robbie M" w:date="2018-06-24T22:40:00Z">
              <w:r w:rsidRPr="00CE3BE6">
                <w:rPr>
                  <w:rFonts w:eastAsia="Times New Roman"/>
                  <w:color w:val="000000"/>
                </w:rPr>
                <w:t>1,911,244</w:t>
              </w:r>
            </w:ins>
          </w:p>
        </w:tc>
        <w:tc>
          <w:tcPr>
            <w:tcW w:w="1417" w:type="dxa"/>
            <w:tcBorders>
              <w:top w:val="nil"/>
              <w:left w:val="nil"/>
              <w:bottom w:val="single" w:sz="4" w:space="0" w:color="auto"/>
              <w:right w:val="single" w:sz="4" w:space="0" w:color="auto"/>
            </w:tcBorders>
            <w:shd w:val="clear" w:color="auto" w:fill="auto"/>
            <w:noWrap/>
            <w:vAlign w:val="bottom"/>
            <w:hideMark/>
          </w:tcPr>
          <w:p w14:paraId="5062BC87" w14:textId="77777777" w:rsidR="003C1EB9" w:rsidRPr="00CE3BE6" w:rsidRDefault="003C1EB9" w:rsidP="00F84E39">
            <w:pPr>
              <w:jc w:val="right"/>
              <w:rPr>
                <w:ins w:id="609" w:author="Parks, Robbie M" w:date="2018-06-24T22:40:00Z"/>
                <w:rFonts w:eastAsia="Times New Roman"/>
                <w:color w:val="000000"/>
              </w:rPr>
            </w:pPr>
            <w:ins w:id="610" w:author="Parks, Robbie M" w:date="2018-06-24T22:40:00Z">
              <w:r w:rsidRPr="00CE3BE6">
                <w:rPr>
                  <w:rFonts w:eastAsia="Times New Roman"/>
                  <w:color w:val="000000"/>
                </w:rPr>
                <w:t>3,132,616</w:t>
              </w:r>
            </w:ins>
          </w:p>
        </w:tc>
        <w:tc>
          <w:tcPr>
            <w:tcW w:w="1418" w:type="dxa"/>
            <w:tcBorders>
              <w:top w:val="nil"/>
              <w:left w:val="nil"/>
              <w:bottom w:val="single" w:sz="4" w:space="0" w:color="auto"/>
              <w:right w:val="single" w:sz="4" w:space="0" w:color="auto"/>
            </w:tcBorders>
            <w:shd w:val="clear" w:color="auto" w:fill="auto"/>
            <w:noWrap/>
            <w:vAlign w:val="bottom"/>
            <w:hideMark/>
          </w:tcPr>
          <w:p w14:paraId="76E7666C" w14:textId="77777777" w:rsidR="003C1EB9" w:rsidRPr="00CE3BE6" w:rsidRDefault="003C1EB9" w:rsidP="00F84E39">
            <w:pPr>
              <w:jc w:val="right"/>
              <w:rPr>
                <w:ins w:id="611" w:author="Parks, Robbie M" w:date="2018-06-24T22:40:00Z"/>
                <w:rFonts w:eastAsia="Times New Roman"/>
                <w:color w:val="000000"/>
              </w:rPr>
            </w:pPr>
            <w:ins w:id="612" w:author="Parks, Robbie M" w:date="2018-06-24T22:40:00Z">
              <w:r w:rsidRPr="00CE3BE6">
                <w:rPr>
                  <w:rFonts w:eastAsia="Times New Roman"/>
                  <w:color w:val="000000"/>
                </w:rPr>
                <w:t>5,043,860</w:t>
              </w:r>
            </w:ins>
          </w:p>
        </w:tc>
      </w:tr>
      <w:tr w:rsidR="003C1EB9" w:rsidRPr="00CE3BE6" w14:paraId="06B9CF9A" w14:textId="77777777" w:rsidTr="00F84E39">
        <w:trPr>
          <w:trHeight w:val="320"/>
          <w:ins w:id="61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6FF143B" w14:textId="77777777" w:rsidR="003C1EB9" w:rsidRPr="00CE3BE6" w:rsidRDefault="003C1EB9" w:rsidP="00F84E39">
            <w:pPr>
              <w:rPr>
                <w:ins w:id="614" w:author="Parks, Robbie M" w:date="2018-06-24T22:40:00Z"/>
                <w:rFonts w:ascii="Helvetica" w:eastAsia="Times New Roman" w:hAnsi="Helvetica"/>
                <w:color w:val="000000"/>
              </w:rPr>
            </w:pPr>
            <w:ins w:id="61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2B7DF05" w14:textId="77777777" w:rsidR="003C1EB9" w:rsidRPr="00CE3BE6" w:rsidRDefault="003C1EB9" w:rsidP="00F84E39">
            <w:pPr>
              <w:rPr>
                <w:ins w:id="616" w:author="Parks, Robbie M" w:date="2018-06-24T22:40:00Z"/>
                <w:rFonts w:ascii="Helvetica" w:eastAsia="Times New Roman" w:hAnsi="Helvetica"/>
                <w:color w:val="000000"/>
              </w:rPr>
            </w:pPr>
            <w:ins w:id="61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2F39682" w14:textId="77777777" w:rsidR="003C1EB9" w:rsidRPr="00AC73A1" w:rsidRDefault="003C1EB9" w:rsidP="00F84E39">
            <w:pPr>
              <w:rPr>
                <w:ins w:id="618" w:author="Parks, Robbie M" w:date="2018-06-24T22:40:00Z"/>
                <w:rFonts w:eastAsia="Times New Roman"/>
                <w:bCs/>
                <w:color w:val="000000"/>
              </w:rPr>
            </w:pPr>
            <w:ins w:id="619" w:author="Parks, Robbie M" w:date="2018-06-24T22:40:00Z">
              <w:r w:rsidRPr="00AC73A1">
                <w:rPr>
                  <w:rFonts w:eastAsia="Times New Roman"/>
                  <w:bCs/>
                  <w:color w:val="000000"/>
                </w:rPr>
                <w:t>Perinatal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05E1F550" w14:textId="77777777" w:rsidR="003C1EB9" w:rsidRPr="00CE3BE6" w:rsidRDefault="003C1EB9" w:rsidP="00F84E39">
            <w:pPr>
              <w:jc w:val="right"/>
              <w:rPr>
                <w:ins w:id="620" w:author="Parks, Robbie M" w:date="2018-06-24T22:40:00Z"/>
                <w:rFonts w:eastAsia="Times New Roman"/>
                <w:color w:val="000000"/>
              </w:rPr>
            </w:pPr>
            <w:ins w:id="621" w:author="Parks, Robbie M" w:date="2018-06-24T22:40:00Z">
              <w:r w:rsidRPr="00CE3BE6">
                <w:rPr>
                  <w:rFonts w:eastAsia="Times New Roman"/>
                  <w:color w:val="000000"/>
                </w:rPr>
                <w:t>320,057</w:t>
              </w:r>
            </w:ins>
          </w:p>
        </w:tc>
        <w:tc>
          <w:tcPr>
            <w:tcW w:w="1417" w:type="dxa"/>
            <w:tcBorders>
              <w:top w:val="nil"/>
              <w:left w:val="nil"/>
              <w:bottom w:val="single" w:sz="4" w:space="0" w:color="auto"/>
              <w:right w:val="single" w:sz="4" w:space="0" w:color="auto"/>
            </w:tcBorders>
            <w:shd w:val="clear" w:color="auto" w:fill="auto"/>
            <w:noWrap/>
            <w:vAlign w:val="bottom"/>
            <w:hideMark/>
          </w:tcPr>
          <w:p w14:paraId="488CA9BF" w14:textId="77777777" w:rsidR="003C1EB9" w:rsidRPr="00CE3BE6" w:rsidRDefault="003C1EB9" w:rsidP="00F84E39">
            <w:pPr>
              <w:jc w:val="right"/>
              <w:rPr>
                <w:ins w:id="622" w:author="Parks, Robbie M" w:date="2018-06-24T22:40:00Z"/>
                <w:rFonts w:eastAsia="Times New Roman"/>
                <w:color w:val="000000"/>
              </w:rPr>
            </w:pPr>
            <w:ins w:id="623" w:author="Parks, Robbie M" w:date="2018-06-24T22:40:00Z">
              <w:r w:rsidRPr="00CE3BE6">
                <w:rPr>
                  <w:rFonts w:eastAsia="Times New Roman"/>
                  <w:color w:val="000000"/>
                </w:rPr>
                <w:t>245,939</w:t>
              </w:r>
            </w:ins>
          </w:p>
        </w:tc>
        <w:tc>
          <w:tcPr>
            <w:tcW w:w="1418" w:type="dxa"/>
            <w:tcBorders>
              <w:top w:val="nil"/>
              <w:left w:val="nil"/>
              <w:bottom w:val="single" w:sz="4" w:space="0" w:color="auto"/>
              <w:right w:val="single" w:sz="4" w:space="0" w:color="auto"/>
            </w:tcBorders>
            <w:shd w:val="clear" w:color="auto" w:fill="auto"/>
            <w:noWrap/>
            <w:vAlign w:val="bottom"/>
            <w:hideMark/>
          </w:tcPr>
          <w:p w14:paraId="5758DA41" w14:textId="77777777" w:rsidR="003C1EB9" w:rsidRPr="00CE3BE6" w:rsidRDefault="003C1EB9" w:rsidP="00F84E39">
            <w:pPr>
              <w:jc w:val="right"/>
              <w:rPr>
                <w:ins w:id="624" w:author="Parks, Robbie M" w:date="2018-06-24T22:40:00Z"/>
                <w:rFonts w:eastAsia="Times New Roman"/>
                <w:color w:val="000000"/>
              </w:rPr>
            </w:pPr>
            <w:ins w:id="625" w:author="Parks, Robbie M" w:date="2018-06-24T22:40:00Z">
              <w:r w:rsidRPr="00CE3BE6">
                <w:rPr>
                  <w:rFonts w:eastAsia="Times New Roman"/>
                  <w:color w:val="000000"/>
                </w:rPr>
                <w:t>565,996</w:t>
              </w:r>
            </w:ins>
          </w:p>
        </w:tc>
      </w:tr>
      <w:tr w:rsidR="003C1EB9" w:rsidRPr="00CE3BE6" w14:paraId="155DE39E" w14:textId="77777777" w:rsidTr="00F84E39">
        <w:trPr>
          <w:trHeight w:val="320"/>
          <w:ins w:id="62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15DEE36" w14:textId="77777777" w:rsidR="003C1EB9" w:rsidRPr="00CE3BE6" w:rsidRDefault="003C1EB9" w:rsidP="00F84E39">
            <w:pPr>
              <w:rPr>
                <w:ins w:id="627" w:author="Parks, Robbie M" w:date="2018-06-24T22:40:00Z"/>
                <w:rFonts w:ascii="Helvetica" w:eastAsia="Times New Roman" w:hAnsi="Helvetica"/>
                <w:color w:val="000000"/>
              </w:rPr>
            </w:pPr>
            <w:ins w:id="62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B8847FD" w14:textId="77777777" w:rsidR="003C1EB9" w:rsidRPr="00CE3BE6" w:rsidRDefault="003C1EB9" w:rsidP="00F84E39">
            <w:pPr>
              <w:rPr>
                <w:ins w:id="629" w:author="Parks, Robbie M" w:date="2018-06-24T22:40:00Z"/>
                <w:rFonts w:ascii="Helvetica" w:eastAsia="Times New Roman" w:hAnsi="Helvetica"/>
                <w:color w:val="000000"/>
              </w:rPr>
            </w:pPr>
            <w:ins w:id="63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63E7B7F" w14:textId="77777777" w:rsidR="003C1EB9" w:rsidRPr="00AC73A1" w:rsidRDefault="003C1EB9" w:rsidP="00F84E39">
            <w:pPr>
              <w:rPr>
                <w:ins w:id="631" w:author="Parks, Robbie M" w:date="2018-06-24T22:40:00Z"/>
                <w:rFonts w:eastAsia="Times New Roman"/>
                <w:bCs/>
                <w:color w:val="000000"/>
              </w:rPr>
            </w:pPr>
            <w:ins w:id="632" w:author="Parks, Robbie M" w:date="2018-06-24T22:40:00Z">
              <w:r w:rsidRPr="00AC73A1">
                <w:rPr>
                  <w:rFonts w:eastAsia="Times New Roman"/>
                  <w:bCs/>
                  <w:color w:val="000000"/>
                </w:rPr>
                <w:t>Substance use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46146EA9" w14:textId="77777777" w:rsidR="003C1EB9" w:rsidRPr="00CE3BE6" w:rsidRDefault="003C1EB9" w:rsidP="00F84E39">
            <w:pPr>
              <w:jc w:val="right"/>
              <w:rPr>
                <w:ins w:id="633" w:author="Parks, Robbie M" w:date="2018-06-24T22:40:00Z"/>
                <w:rFonts w:eastAsia="Times New Roman"/>
                <w:color w:val="000000"/>
              </w:rPr>
            </w:pPr>
            <w:ins w:id="634" w:author="Parks, Robbie M" w:date="2018-06-24T22:40:00Z">
              <w:r w:rsidRPr="00CE3BE6">
                <w:rPr>
                  <w:rFonts w:eastAsia="Times New Roman"/>
                  <w:color w:val="000000"/>
                </w:rPr>
                <w:t>437,989</w:t>
              </w:r>
            </w:ins>
          </w:p>
        </w:tc>
        <w:tc>
          <w:tcPr>
            <w:tcW w:w="1417" w:type="dxa"/>
            <w:tcBorders>
              <w:top w:val="nil"/>
              <w:left w:val="nil"/>
              <w:bottom w:val="single" w:sz="4" w:space="0" w:color="auto"/>
              <w:right w:val="single" w:sz="4" w:space="0" w:color="auto"/>
            </w:tcBorders>
            <w:shd w:val="clear" w:color="auto" w:fill="auto"/>
            <w:noWrap/>
            <w:vAlign w:val="bottom"/>
            <w:hideMark/>
          </w:tcPr>
          <w:p w14:paraId="18E613BA" w14:textId="77777777" w:rsidR="003C1EB9" w:rsidRPr="00CE3BE6" w:rsidRDefault="003C1EB9" w:rsidP="00F84E39">
            <w:pPr>
              <w:jc w:val="right"/>
              <w:rPr>
                <w:ins w:id="635" w:author="Parks, Robbie M" w:date="2018-06-24T22:40:00Z"/>
                <w:rFonts w:eastAsia="Times New Roman"/>
                <w:color w:val="000000"/>
              </w:rPr>
            </w:pPr>
            <w:ins w:id="636" w:author="Parks, Robbie M" w:date="2018-06-24T22:40:00Z">
              <w:r w:rsidRPr="00CE3BE6">
                <w:rPr>
                  <w:rFonts w:eastAsia="Times New Roman"/>
                  <w:color w:val="000000"/>
                </w:rPr>
                <w:t>151,911</w:t>
              </w:r>
            </w:ins>
          </w:p>
        </w:tc>
        <w:tc>
          <w:tcPr>
            <w:tcW w:w="1418" w:type="dxa"/>
            <w:tcBorders>
              <w:top w:val="nil"/>
              <w:left w:val="nil"/>
              <w:bottom w:val="single" w:sz="4" w:space="0" w:color="auto"/>
              <w:right w:val="single" w:sz="4" w:space="0" w:color="auto"/>
            </w:tcBorders>
            <w:shd w:val="clear" w:color="auto" w:fill="auto"/>
            <w:noWrap/>
            <w:vAlign w:val="bottom"/>
            <w:hideMark/>
          </w:tcPr>
          <w:p w14:paraId="4D8F813D" w14:textId="77777777" w:rsidR="003C1EB9" w:rsidRPr="00CE3BE6" w:rsidRDefault="003C1EB9" w:rsidP="00F84E39">
            <w:pPr>
              <w:jc w:val="right"/>
              <w:rPr>
                <w:ins w:id="637" w:author="Parks, Robbie M" w:date="2018-06-24T22:40:00Z"/>
                <w:rFonts w:eastAsia="Times New Roman"/>
                <w:color w:val="000000"/>
              </w:rPr>
            </w:pPr>
            <w:ins w:id="638" w:author="Parks, Robbie M" w:date="2018-06-24T22:40:00Z">
              <w:r w:rsidRPr="00CE3BE6">
                <w:rPr>
                  <w:rFonts w:eastAsia="Times New Roman"/>
                  <w:color w:val="000000"/>
                </w:rPr>
                <w:t>589,900</w:t>
              </w:r>
            </w:ins>
          </w:p>
        </w:tc>
      </w:tr>
      <w:tr w:rsidR="003C1EB9" w:rsidRPr="00CE3BE6" w14:paraId="4942D290" w14:textId="77777777" w:rsidTr="00F84E39">
        <w:trPr>
          <w:trHeight w:val="320"/>
          <w:ins w:id="63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DF1F1CD" w14:textId="77777777" w:rsidR="003C1EB9" w:rsidRPr="00CE3BE6" w:rsidRDefault="003C1EB9" w:rsidP="00F84E39">
            <w:pPr>
              <w:rPr>
                <w:ins w:id="640" w:author="Parks, Robbie M" w:date="2018-06-24T22:40:00Z"/>
                <w:rFonts w:ascii="Helvetica" w:eastAsia="Times New Roman" w:hAnsi="Helvetica"/>
                <w:color w:val="000000"/>
              </w:rPr>
            </w:pPr>
            <w:ins w:id="641"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5D6114D" w14:textId="77777777" w:rsidR="003C1EB9" w:rsidRPr="00CE3BE6" w:rsidRDefault="003C1EB9" w:rsidP="00F84E39">
            <w:pPr>
              <w:rPr>
                <w:ins w:id="642" w:author="Parks, Robbie M" w:date="2018-06-24T22:40:00Z"/>
                <w:rFonts w:ascii="Helvetica" w:eastAsia="Times New Roman" w:hAnsi="Helvetica"/>
                <w:color w:val="000000"/>
              </w:rPr>
            </w:pPr>
            <w:ins w:id="643"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06289EC" w14:textId="77777777" w:rsidR="003C1EB9" w:rsidRPr="00AC73A1" w:rsidRDefault="003C1EB9" w:rsidP="00F84E39">
            <w:pPr>
              <w:rPr>
                <w:ins w:id="644" w:author="Parks, Robbie M" w:date="2018-06-24T22:40:00Z"/>
                <w:rFonts w:eastAsia="Times New Roman"/>
                <w:bCs/>
                <w:color w:val="000000"/>
              </w:rPr>
            </w:pPr>
            <w:ins w:id="645"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2F51D922" w14:textId="77777777" w:rsidR="003C1EB9" w:rsidRPr="00CE3BE6" w:rsidRDefault="003C1EB9" w:rsidP="00F84E39">
            <w:pPr>
              <w:jc w:val="right"/>
              <w:rPr>
                <w:ins w:id="646" w:author="Parks, Robbie M" w:date="2018-06-24T22:40:00Z"/>
                <w:rFonts w:eastAsia="Times New Roman"/>
                <w:color w:val="000000"/>
              </w:rPr>
            </w:pPr>
            <w:ins w:id="647" w:author="Parks, Robbie M" w:date="2018-06-24T22:40:00Z">
              <w:r w:rsidRPr="00CE3BE6">
                <w:rPr>
                  <w:rFonts w:eastAsia="Times New Roman"/>
                  <w:color w:val="000000"/>
                </w:rPr>
                <w:t>4,897,747</w:t>
              </w:r>
            </w:ins>
          </w:p>
        </w:tc>
        <w:tc>
          <w:tcPr>
            <w:tcW w:w="1417" w:type="dxa"/>
            <w:tcBorders>
              <w:top w:val="nil"/>
              <w:left w:val="nil"/>
              <w:bottom w:val="single" w:sz="4" w:space="0" w:color="auto"/>
              <w:right w:val="single" w:sz="4" w:space="0" w:color="auto"/>
            </w:tcBorders>
            <w:shd w:val="clear" w:color="auto" w:fill="auto"/>
            <w:noWrap/>
            <w:vAlign w:val="bottom"/>
            <w:hideMark/>
          </w:tcPr>
          <w:p w14:paraId="7203C23E" w14:textId="77777777" w:rsidR="003C1EB9" w:rsidRPr="00CE3BE6" w:rsidRDefault="003C1EB9" w:rsidP="00F84E39">
            <w:pPr>
              <w:jc w:val="right"/>
              <w:rPr>
                <w:ins w:id="648" w:author="Parks, Robbie M" w:date="2018-06-24T22:40:00Z"/>
                <w:rFonts w:eastAsia="Times New Roman"/>
                <w:color w:val="000000"/>
              </w:rPr>
            </w:pPr>
            <w:ins w:id="649" w:author="Parks, Robbie M" w:date="2018-06-24T22:40:00Z">
              <w:r w:rsidRPr="00CE3BE6">
                <w:rPr>
                  <w:rFonts w:eastAsia="Times New Roman"/>
                  <w:color w:val="000000"/>
                </w:rPr>
                <w:t>4,857,309</w:t>
              </w:r>
            </w:ins>
          </w:p>
        </w:tc>
        <w:tc>
          <w:tcPr>
            <w:tcW w:w="1418" w:type="dxa"/>
            <w:tcBorders>
              <w:top w:val="nil"/>
              <w:left w:val="nil"/>
              <w:bottom w:val="single" w:sz="4" w:space="0" w:color="auto"/>
              <w:right w:val="single" w:sz="4" w:space="0" w:color="auto"/>
            </w:tcBorders>
            <w:shd w:val="clear" w:color="auto" w:fill="auto"/>
            <w:noWrap/>
            <w:vAlign w:val="bottom"/>
            <w:hideMark/>
          </w:tcPr>
          <w:p w14:paraId="153FBD03" w14:textId="77777777" w:rsidR="003C1EB9" w:rsidRPr="00CE3BE6" w:rsidRDefault="003C1EB9" w:rsidP="00F84E39">
            <w:pPr>
              <w:jc w:val="right"/>
              <w:rPr>
                <w:ins w:id="650" w:author="Parks, Robbie M" w:date="2018-06-24T22:40:00Z"/>
                <w:rFonts w:eastAsia="Times New Roman"/>
                <w:color w:val="000000"/>
              </w:rPr>
            </w:pPr>
            <w:ins w:id="651" w:author="Parks, Robbie M" w:date="2018-06-24T22:40: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652" w:author="Parks, Robbie M" w:date="2018-06-19T15:50:00Z"/>
          <w:color w:val="000000" w:themeColor="text1"/>
        </w:rPr>
      </w:pPr>
      <w:ins w:id="653"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654" w:author="Parks, Robbie M" w:date="2018-06-19T15:55:00Z"/>
          <w:color w:val="000000" w:themeColor="text1"/>
        </w:rPr>
      </w:pPr>
      <w:ins w:id="655" w:author="Parks, Robbie M" w:date="2018-06-19T15:55:00Z">
        <w:r w:rsidRPr="00AC73A1">
          <w:rPr>
            <w:b/>
            <w:color w:val="000000" w:themeColor="text1"/>
          </w:rPr>
          <w:lastRenderedPageBreak/>
          <w:t>Table</w:t>
        </w:r>
      </w:ins>
      <w:ins w:id="656"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657"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658" w:author="Parks, Robbie M" w:date="2018-06-19T17:34:00Z"/>
                <w:rFonts w:eastAsia="Times New Roman"/>
                <w:b/>
                <w:bCs/>
                <w:color w:val="000000"/>
              </w:rPr>
            </w:pPr>
            <w:ins w:id="659"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660" w:author="Parks, Robbie M" w:date="2018-06-19T17:34:00Z"/>
                <w:rFonts w:eastAsia="Times New Roman"/>
                <w:b/>
                <w:bCs/>
                <w:color w:val="000000"/>
              </w:rPr>
            </w:pPr>
            <w:ins w:id="661"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662" w:author="Parks, Robbie M" w:date="2018-06-19T17:34:00Z"/>
                <w:rFonts w:eastAsia="Times New Roman"/>
                <w:b/>
                <w:bCs/>
                <w:color w:val="000000"/>
              </w:rPr>
            </w:pPr>
            <w:ins w:id="663"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664" w:author="Parks, Robbie M" w:date="2018-06-19T17:34:00Z"/>
                <w:rFonts w:eastAsia="Times New Roman"/>
                <w:b/>
                <w:bCs/>
                <w:color w:val="000000"/>
              </w:rPr>
            </w:pPr>
            <w:ins w:id="665"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666" w:author="Parks, Robbie M" w:date="2018-06-19T17:34:00Z"/>
                <w:rFonts w:eastAsia="Times New Roman"/>
                <w:b/>
                <w:bCs/>
                <w:color w:val="000000"/>
              </w:rPr>
            </w:pPr>
            <w:ins w:id="667"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66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669" w:author="Parks, Robbie M" w:date="2018-06-19T17:34:00Z"/>
                <w:rFonts w:eastAsia="Times New Roman"/>
                <w:color w:val="000000"/>
              </w:rPr>
            </w:pPr>
            <w:ins w:id="670"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671" w:author="Parks, Robbie M" w:date="2018-06-19T17:34:00Z"/>
                <w:rFonts w:eastAsia="Times New Roman"/>
                <w:color w:val="000000"/>
              </w:rPr>
            </w:pPr>
            <w:ins w:id="672"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673" w:author="Parks, Robbie M" w:date="2018-06-19T17:34:00Z"/>
                <w:rFonts w:eastAsia="Times New Roman"/>
                <w:color w:val="000000"/>
              </w:rPr>
            </w:pPr>
            <w:ins w:id="674"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675" w:author="Parks, Robbie M" w:date="2018-06-19T17:34:00Z"/>
                <w:rFonts w:eastAsia="Times New Roman"/>
                <w:color w:val="000000"/>
              </w:rPr>
            </w:pPr>
            <w:ins w:id="676"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677" w:author="Parks, Robbie M" w:date="2018-06-19T17:34:00Z"/>
                <w:rFonts w:eastAsia="Times New Roman"/>
                <w:color w:val="000000"/>
              </w:rPr>
            </w:pPr>
            <w:ins w:id="678" w:author="Parks, Robbie M" w:date="2018-06-19T17:34:00Z">
              <w:r w:rsidRPr="003D6280">
                <w:rPr>
                  <w:rFonts w:eastAsia="Times New Roman"/>
                  <w:color w:val="000000"/>
                </w:rPr>
                <w:t>11.6</w:t>
              </w:r>
            </w:ins>
          </w:p>
        </w:tc>
      </w:tr>
      <w:tr w:rsidR="003D6280" w:rsidRPr="003D6280" w14:paraId="5B793D0C" w14:textId="77777777" w:rsidTr="00B60E7C">
        <w:trPr>
          <w:trHeight w:val="640"/>
          <w:ins w:id="67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680" w:author="Parks, Robbie M" w:date="2018-06-19T17:34:00Z"/>
                <w:rFonts w:eastAsia="Times New Roman"/>
                <w:color w:val="000000"/>
              </w:rPr>
            </w:pPr>
            <w:ins w:id="681"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682" w:author="Parks, Robbie M" w:date="2018-06-19T17:34:00Z"/>
                <w:rFonts w:eastAsia="Times New Roman"/>
                <w:color w:val="000000"/>
              </w:rPr>
            </w:pPr>
            <w:ins w:id="683"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684" w:author="Parks, Robbie M" w:date="2018-06-19T17:34:00Z"/>
                <w:rFonts w:eastAsia="Times New Roman"/>
                <w:color w:val="000000"/>
              </w:rPr>
            </w:pPr>
            <w:ins w:id="685"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686" w:author="Parks, Robbie M" w:date="2018-06-19T17:34:00Z"/>
                <w:rFonts w:eastAsia="Times New Roman"/>
                <w:color w:val="000000"/>
              </w:rPr>
            </w:pPr>
            <w:ins w:id="687"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688" w:author="Parks, Robbie M" w:date="2018-06-19T17:34:00Z"/>
                <w:rFonts w:eastAsia="Times New Roman"/>
                <w:color w:val="000000"/>
              </w:rPr>
            </w:pPr>
            <w:ins w:id="689" w:author="Parks, Robbie M" w:date="2018-06-19T17:34:00Z">
              <w:r w:rsidRPr="003D6280">
                <w:rPr>
                  <w:rFonts w:eastAsia="Times New Roman"/>
                  <w:color w:val="000000"/>
                </w:rPr>
                <w:t>8</w:t>
              </w:r>
            </w:ins>
          </w:p>
        </w:tc>
      </w:tr>
      <w:tr w:rsidR="003D6280" w:rsidRPr="003D6280" w14:paraId="022A0AFE" w14:textId="77777777" w:rsidTr="00B60E7C">
        <w:trPr>
          <w:trHeight w:val="1600"/>
          <w:ins w:id="69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691" w:author="Parks, Robbie M" w:date="2018-06-19T17:34:00Z"/>
                <w:rFonts w:eastAsia="Times New Roman"/>
                <w:color w:val="000000"/>
              </w:rPr>
            </w:pPr>
            <w:ins w:id="692"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693" w:author="Parks, Robbie M" w:date="2018-06-19T17:34:00Z"/>
                <w:rFonts w:eastAsia="Times New Roman"/>
                <w:color w:val="000000"/>
              </w:rPr>
            </w:pPr>
            <w:ins w:id="694"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695" w:author="Parks, Robbie M" w:date="2018-06-19T17:34:00Z"/>
                <w:rFonts w:eastAsia="Times New Roman"/>
                <w:color w:val="000000"/>
              </w:rPr>
            </w:pPr>
            <w:ins w:id="696"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697" w:author="Parks, Robbie M" w:date="2018-06-19T17:34:00Z"/>
                <w:rFonts w:eastAsia="Times New Roman"/>
                <w:color w:val="000000"/>
              </w:rPr>
            </w:pPr>
            <w:ins w:id="698"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699" w:author="Parks, Robbie M" w:date="2018-06-19T17:34:00Z"/>
                <w:rFonts w:eastAsia="Times New Roman"/>
                <w:color w:val="000000"/>
              </w:rPr>
            </w:pPr>
            <w:ins w:id="700" w:author="Parks, Robbie M" w:date="2018-06-19T17:34:00Z">
              <w:r w:rsidRPr="003D6280">
                <w:rPr>
                  <w:rFonts w:eastAsia="Times New Roman"/>
                  <w:color w:val="000000"/>
                </w:rPr>
                <w:t>10.6</w:t>
              </w:r>
            </w:ins>
          </w:p>
        </w:tc>
      </w:tr>
      <w:tr w:rsidR="003D6280" w:rsidRPr="003D6280" w14:paraId="13470DF2" w14:textId="77777777" w:rsidTr="00B60E7C">
        <w:trPr>
          <w:trHeight w:val="640"/>
          <w:ins w:id="70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702" w:author="Parks, Robbie M" w:date="2018-06-19T17:34:00Z"/>
                <w:rFonts w:eastAsia="Times New Roman"/>
                <w:color w:val="000000"/>
              </w:rPr>
            </w:pPr>
            <w:ins w:id="703"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704" w:author="Parks, Robbie M" w:date="2018-06-19T17:34:00Z"/>
                <w:rFonts w:eastAsia="Times New Roman"/>
                <w:color w:val="000000"/>
              </w:rPr>
            </w:pPr>
            <w:ins w:id="705"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706" w:author="Parks, Robbie M" w:date="2018-06-19T17:34:00Z"/>
                <w:rFonts w:eastAsia="Times New Roman"/>
                <w:color w:val="000000"/>
              </w:rPr>
            </w:pPr>
            <w:ins w:id="707"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708" w:author="Parks, Robbie M" w:date="2018-06-19T17:34:00Z"/>
                <w:rFonts w:eastAsia="Times New Roman"/>
                <w:color w:val="000000"/>
              </w:rPr>
            </w:pPr>
            <w:ins w:id="709"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710" w:author="Parks, Robbie M" w:date="2018-06-19T17:34:00Z"/>
                <w:rFonts w:eastAsia="Times New Roman"/>
                <w:color w:val="000000"/>
              </w:rPr>
            </w:pPr>
            <w:ins w:id="711" w:author="Parks, Robbie M" w:date="2018-06-19T17:34:00Z">
              <w:r w:rsidRPr="003D6280">
                <w:rPr>
                  <w:rFonts w:eastAsia="Times New Roman"/>
                  <w:color w:val="000000"/>
                </w:rPr>
                <w:t>8.2</w:t>
              </w:r>
            </w:ins>
          </w:p>
        </w:tc>
      </w:tr>
      <w:tr w:rsidR="003D6280" w:rsidRPr="003D6280" w14:paraId="1B283F76" w14:textId="77777777" w:rsidTr="00B60E7C">
        <w:trPr>
          <w:trHeight w:val="640"/>
          <w:ins w:id="71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713" w:author="Parks, Robbie M" w:date="2018-06-19T17:34:00Z"/>
                <w:rFonts w:eastAsia="Times New Roman"/>
                <w:color w:val="000000"/>
              </w:rPr>
            </w:pPr>
            <w:ins w:id="714"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715" w:author="Parks, Robbie M" w:date="2018-06-19T17:34:00Z"/>
                <w:rFonts w:eastAsia="Times New Roman"/>
                <w:color w:val="000000"/>
              </w:rPr>
            </w:pPr>
            <w:ins w:id="716"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717" w:author="Parks, Robbie M" w:date="2018-06-19T17:34:00Z"/>
                <w:rFonts w:eastAsia="Times New Roman"/>
                <w:color w:val="000000"/>
              </w:rPr>
            </w:pPr>
            <w:ins w:id="718"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719" w:author="Parks, Robbie M" w:date="2018-06-19T17:34:00Z"/>
                <w:rFonts w:eastAsia="Times New Roman"/>
                <w:color w:val="000000"/>
              </w:rPr>
            </w:pPr>
            <w:ins w:id="720"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721" w:author="Parks, Robbie M" w:date="2018-06-19T17:34:00Z"/>
                <w:rFonts w:eastAsia="Times New Roman"/>
                <w:color w:val="000000"/>
              </w:rPr>
            </w:pPr>
            <w:ins w:id="722" w:author="Parks, Robbie M" w:date="2018-06-19T17:34:00Z">
              <w:r w:rsidRPr="003D6280">
                <w:rPr>
                  <w:rFonts w:eastAsia="Times New Roman"/>
                  <w:color w:val="000000"/>
                </w:rPr>
                <w:t>18</w:t>
              </w:r>
            </w:ins>
          </w:p>
        </w:tc>
      </w:tr>
      <w:tr w:rsidR="003D6280" w:rsidRPr="003D6280" w14:paraId="75BF4488" w14:textId="77777777" w:rsidTr="00B60E7C">
        <w:trPr>
          <w:trHeight w:val="960"/>
          <w:ins w:id="72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724" w:author="Parks, Robbie M" w:date="2018-06-19T17:34:00Z"/>
                <w:rFonts w:eastAsia="Times New Roman"/>
                <w:color w:val="000000"/>
              </w:rPr>
            </w:pPr>
            <w:ins w:id="725"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726" w:author="Parks, Robbie M" w:date="2018-06-19T17:34:00Z"/>
                <w:rFonts w:eastAsia="Times New Roman"/>
                <w:color w:val="000000"/>
              </w:rPr>
            </w:pPr>
            <w:ins w:id="727"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728" w:author="Parks, Robbie M" w:date="2018-06-19T17:34:00Z"/>
                <w:rFonts w:eastAsia="Times New Roman"/>
                <w:color w:val="000000"/>
              </w:rPr>
            </w:pPr>
            <w:ins w:id="729"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730" w:author="Parks, Robbie M" w:date="2018-06-19T17:34:00Z"/>
                <w:rFonts w:eastAsia="Times New Roman"/>
                <w:color w:val="000000"/>
              </w:rPr>
            </w:pPr>
            <w:ins w:id="731"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732" w:author="Parks, Robbie M" w:date="2018-06-19T17:34:00Z"/>
                <w:rFonts w:eastAsia="Times New Roman"/>
                <w:color w:val="000000"/>
              </w:rPr>
            </w:pPr>
            <w:ins w:id="733" w:author="Parks, Robbie M" w:date="2018-06-19T17:34:00Z">
              <w:r w:rsidRPr="003D6280">
                <w:rPr>
                  <w:rFonts w:eastAsia="Times New Roman"/>
                  <w:color w:val="000000"/>
                </w:rPr>
                <w:t>18.4</w:t>
              </w:r>
            </w:ins>
          </w:p>
        </w:tc>
      </w:tr>
      <w:tr w:rsidR="003D6280" w:rsidRPr="003D6280" w14:paraId="5621696C" w14:textId="77777777" w:rsidTr="00B60E7C">
        <w:trPr>
          <w:trHeight w:val="640"/>
          <w:ins w:id="73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735" w:author="Parks, Robbie M" w:date="2018-06-19T17:34:00Z"/>
                <w:rFonts w:eastAsia="Times New Roman"/>
                <w:color w:val="000000"/>
              </w:rPr>
            </w:pPr>
            <w:ins w:id="736"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737" w:author="Parks, Robbie M" w:date="2018-06-19T17:34:00Z"/>
                <w:rFonts w:eastAsia="Times New Roman"/>
                <w:color w:val="000000"/>
              </w:rPr>
            </w:pPr>
            <w:ins w:id="738"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739" w:author="Parks, Robbie M" w:date="2018-06-19T17:34:00Z"/>
                <w:rFonts w:eastAsia="Times New Roman"/>
                <w:color w:val="000000"/>
              </w:rPr>
            </w:pPr>
            <w:ins w:id="740"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741" w:author="Parks, Robbie M" w:date="2018-06-19T17:34:00Z"/>
                <w:rFonts w:eastAsia="Times New Roman"/>
                <w:color w:val="000000"/>
              </w:rPr>
            </w:pPr>
            <w:ins w:id="742"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743" w:author="Parks, Robbie M" w:date="2018-06-19T17:34:00Z"/>
                <w:rFonts w:eastAsia="Times New Roman"/>
                <w:color w:val="000000"/>
              </w:rPr>
            </w:pPr>
            <w:ins w:id="744" w:author="Parks, Robbie M" w:date="2018-06-19T17:34:00Z">
              <w:r w:rsidRPr="003D6280">
                <w:rPr>
                  <w:rFonts w:eastAsia="Times New Roman"/>
                  <w:color w:val="000000"/>
                </w:rPr>
                <w:t>13.6</w:t>
              </w:r>
            </w:ins>
          </w:p>
        </w:tc>
      </w:tr>
      <w:tr w:rsidR="003D6280" w:rsidRPr="003D6280" w14:paraId="7B09652B" w14:textId="77777777" w:rsidTr="00B60E7C">
        <w:trPr>
          <w:trHeight w:val="320"/>
          <w:ins w:id="74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746" w:author="Parks, Robbie M" w:date="2018-06-19T17:34:00Z"/>
                <w:rFonts w:eastAsia="Times New Roman"/>
                <w:color w:val="000000"/>
              </w:rPr>
            </w:pPr>
            <w:ins w:id="747"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748" w:author="Parks, Robbie M" w:date="2018-06-19T17:34:00Z"/>
                <w:rFonts w:eastAsia="Times New Roman"/>
                <w:color w:val="000000"/>
              </w:rPr>
            </w:pPr>
            <w:ins w:id="749"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750" w:author="Parks, Robbie M" w:date="2018-06-19T17:34:00Z"/>
                <w:rFonts w:eastAsia="Times New Roman"/>
                <w:color w:val="000000"/>
              </w:rPr>
            </w:pPr>
            <w:ins w:id="751"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752" w:author="Parks, Robbie M" w:date="2018-06-19T17:34:00Z"/>
                <w:rFonts w:eastAsia="Times New Roman"/>
                <w:color w:val="000000"/>
              </w:rPr>
            </w:pPr>
            <w:ins w:id="753"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754" w:author="Parks, Robbie M" w:date="2018-06-19T17:34:00Z"/>
                <w:rFonts w:eastAsia="Times New Roman"/>
                <w:color w:val="000000"/>
              </w:rPr>
            </w:pPr>
            <w:ins w:id="755" w:author="Parks, Robbie M" w:date="2018-06-19T17:34:00Z">
              <w:r w:rsidRPr="003D6280">
                <w:rPr>
                  <w:rFonts w:eastAsia="Times New Roman"/>
                  <w:color w:val="000000"/>
                </w:rPr>
                <w:t>16.6</w:t>
              </w:r>
            </w:ins>
          </w:p>
        </w:tc>
      </w:tr>
      <w:tr w:rsidR="003D6280" w:rsidRPr="003D6280" w14:paraId="2B1BD4AD" w14:textId="77777777" w:rsidTr="00B60E7C">
        <w:trPr>
          <w:trHeight w:val="960"/>
          <w:ins w:id="75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757" w:author="Parks, Robbie M" w:date="2018-06-19T17:34:00Z"/>
                <w:rFonts w:eastAsia="Times New Roman"/>
                <w:color w:val="000000"/>
              </w:rPr>
            </w:pPr>
            <w:ins w:id="758"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759" w:author="Parks, Robbie M" w:date="2018-06-19T17:34:00Z"/>
                <w:rFonts w:eastAsia="Times New Roman"/>
                <w:color w:val="000000"/>
              </w:rPr>
            </w:pPr>
            <w:ins w:id="760"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761" w:author="Parks, Robbie M" w:date="2018-06-19T17:34:00Z"/>
                <w:rFonts w:eastAsia="Times New Roman"/>
                <w:color w:val="000000"/>
              </w:rPr>
            </w:pPr>
            <w:ins w:id="762"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763" w:author="Parks, Robbie M" w:date="2018-06-19T17:34:00Z"/>
                <w:rFonts w:eastAsia="Times New Roman"/>
                <w:color w:val="000000"/>
              </w:rPr>
            </w:pPr>
            <w:ins w:id="764"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765" w:author="Parks, Robbie M" w:date="2018-06-19T17:34:00Z"/>
                <w:rFonts w:eastAsia="Times New Roman"/>
                <w:color w:val="000000"/>
              </w:rPr>
            </w:pPr>
            <w:ins w:id="766" w:author="Parks, Robbie M" w:date="2018-06-19T17:34:00Z">
              <w:r w:rsidRPr="003D6280">
                <w:rPr>
                  <w:rFonts w:eastAsia="Times New Roman"/>
                  <w:color w:val="000000"/>
                </w:rPr>
                <w:t>7.6</w:t>
              </w:r>
            </w:ins>
          </w:p>
        </w:tc>
      </w:tr>
    </w:tbl>
    <w:p w14:paraId="0A6D0D8D" w14:textId="77777777" w:rsidR="00D67E0B" w:rsidRPr="00AC73A1" w:rsidRDefault="00D67E0B">
      <w:pPr>
        <w:rPr>
          <w:ins w:id="767" w:author="Parks, Robbie M" w:date="2018-06-19T19:04:00Z"/>
          <w:b/>
        </w:rPr>
      </w:pPr>
      <w:ins w:id="768"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769"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770" w:author="Parks, Robbie M" w:date="2018-06-19T19:05:00Z"/>
                <w:rFonts w:eastAsia="Times New Roman"/>
                <w:b/>
                <w:bCs/>
                <w:color w:val="000000"/>
              </w:rPr>
            </w:pPr>
            <w:commentRangeStart w:id="771"/>
            <w:ins w:id="772"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773" w:author="Parks, Robbie M" w:date="2018-06-19T19:05:00Z"/>
                <w:rFonts w:eastAsia="Times New Roman"/>
                <w:b/>
                <w:bCs/>
                <w:color w:val="000000"/>
              </w:rPr>
            </w:pPr>
            <w:ins w:id="774"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775" w:author="Parks, Robbie M" w:date="2018-06-19T19:05:00Z"/>
                <w:rFonts w:eastAsia="Times New Roman"/>
                <w:b/>
                <w:bCs/>
                <w:color w:val="000000"/>
              </w:rPr>
            </w:pPr>
            <w:ins w:id="776"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777"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778" w:author="Parks, Robbie M" w:date="2018-06-19T19:05:00Z"/>
                <w:rFonts w:eastAsia="Times New Roman"/>
                <w:color w:val="000000"/>
              </w:rPr>
            </w:pPr>
            <w:ins w:id="779"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780" w:author="Parks, Robbie M" w:date="2018-06-19T19:05:00Z"/>
                <w:rFonts w:eastAsia="Times New Roman"/>
                <w:color w:val="000000"/>
              </w:rPr>
            </w:pPr>
            <w:ins w:id="781"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782" w:author="Parks, Robbie M" w:date="2018-06-19T19:05:00Z"/>
                <w:rFonts w:eastAsia="Times New Roman"/>
                <w:color w:val="000000"/>
              </w:rPr>
            </w:pPr>
            <w:ins w:id="783" w:author="Parks, Robbie M" w:date="2018-06-19T19:05:00Z">
              <w:r w:rsidRPr="00AC73A1">
                <w:rPr>
                  <w:rFonts w:eastAsia="Times New Roman"/>
                  <w:color w:val="000000"/>
                </w:rPr>
                <w:t>C00-D48</w:t>
              </w:r>
            </w:ins>
          </w:p>
        </w:tc>
      </w:tr>
      <w:tr w:rsidR="00AC73A1" w:rsidRPr="00AC73A1" w14:paraId="74054FE0" w14:textId="77777777" w:rsidTr="00AC73A1">
        <w:trPr>
          <w:trHeight w:val="320"/>
          <w:ins w:id="784"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785" w:author="Parks, Robbie M" w:date="2018-06-19T19:05:00Z"/>
                <w:rFonts w:eastAsia="Times New Roman"/>
                <w:color w:val="000000"/>
              </w:rPr>
            </w:pPr>
            <w:ins w:id="786"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787" w:author="Parks, Robbie M" w:date="2018-06-19T19:05:00Z"/>
                <w:rFonts w:eastAsia="Times New Roman"/>
                <w:color w:val="000000"/>
              </w:rPr>
            </w:pPr>
            <w:ins w:id="788"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789" w:author="Parks, Robbie M" w:date="2018-06-19T19:05:00Z"/>
                <w:rFonts w:eastAsia="Times New Roman"/>
                <w:color w:val="000000"/>
              </w:rPr>
            </w:pPr>
            <w:ins w:id="790"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79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792" w:author="Parks, Robbie M" w:date="2018-06-19T19:05:00Z"/>
                <w:rFonts w:eastAsia="Times New Roman"/>
                <w:color w:val="000000"/>
              </w:rPr>
            </w:pPr>
            <w:ins w:id="79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794" w:author="Parks, Robbie M" w:date="2018-06-19T19:05:00Z"/>
                <w:rFonts w:eastAsia="Times New Roman"/>
                <w:color w:val="000000"/>
              </w:rPr>
            </w:pPr>
            <w:ins w:id="795"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796" w:author="Parks, Robbie M" w:date="2018-06-19T19:05:00Z"/>
                <w:rFonts w:eastAsia="Times New Roman"/>
                <w:color w:val="000000"/>
              </w:rPr>
            </w:pPr>
            <w:ins w:id="797"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798" w:author="Parks, Robbie M" w:date="2018-06-19T19:05:00Z"/>
                <w:rFonts w:eastAsia="Times New Roman"/>
                <w:color w:val="000000"/>
              </w:rPr>
            </w:pPr>
            <w:ins w:id="799" w:author="Parks, Robbie M" w:date="2018-06-19T19:05:00Z">
              <w:r w:rsidRPr="00AC73A1">
                <w:rPr>
                  <w:rFonts w:eastAsia="Times New Roman"/>
                  <w:color w:val="000000"/>
                </w:rPr>
                <w:t>I00-I99</w:t>
              </w:r>
            </w:ins>
          </w:p>
        </w:tc>
      </w:tr>
      <w:tr w:rsidR="00AC73A1" w:rsidRPr="00AC73A1" w14:paraId="6331507A" w14:textId="77777777" w:rsidTr="00AC73A1">
        <w:trPr>
          <w:trHeight w:val="320"/>
          <w:ins w:id="80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801" w:author="Parks, Robbie M" w:date="2018-06-19T19:05:00Z"/>
                <w:rFonts w:eastAsia="Times New Roman"/>
                <w:color w:val="000000"/>
              </w:rPr>
            </w:pPr>
            <w:ins w:id="80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803" w:author="Parks, Robbie M" w:date="2018-06-19T19:05:00Z"/>
                <w:rFonts w:eastAsia="Times New Roman"/>
                <w:color w:val="000000"/>
              </w:rPr>
            </w:pPr>
            <w:ins w:id="804"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805" w:author="Parks, Robbie M" w:date="2018-06-19T19:05:00Z"/>
                <w:rFonts w:eastAsia="Times New Roman"/>
                <w:color w:val="000000"/>
              </w:rPr>
            </w:pPr>
            <w:ins w:id="806"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807" w:author="Parks, Robbie M" w:date="2018-06-19T19:05:00Z"/>
                <w:rFonts w:eastAsia="Times New Roman"/>
                <w:color w:val="000000"/>
              </w:rPr>
            </w:pPr>
            <w:ins w:id="808" w:author="Parks, Robbie M" w:date="2018-06-19T19:05:00Z">
              <w:r w:rsidRPr="00AC73A1">
                <w:rPr>
                  <w:rFonts w:eastAsia="Times New Roman"/>
                  <w:color w:val="000000"/>
                </w:rPr>
                <w:t>J30-J98</w:t>
              </w:r>
            </w:ins>
          </w:p>
        </w:tc>
      </w:tr>
      <w:tr w:rsidR="00AC73A1" w:rsidRPr="00AC73A1" w14:paraId="00AB4448" w14:textId="77777777" w:rsidTr="00AC73A1">
        <w:trPr>
          <w:trHeight w:val="320"/>
          <w:ins w:id="80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810" w:author="Parks, Robbie M" w:date="2018-06-19T19:05:00Z"/>
                <w:rFonts w:eastAsia="Times New Roman"/>
                <w:color w:val="000000"/>
              </w:rPr>
            </w:pPr>
            <w:ins w:id="81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812" w:author="Parks, Robbie M" w:date="2018-06-19T19:05:00Z"/>
                <w:rFonts w:eastAsia="Times New Roman"/>
                <w:color w:val="000000"/>
              </w:rPr>
            </w:pPr>
            <w:ins w:id="813"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814" w:author="Parks, Robbie M" w:date="2018-06-19T19:05:00Z"/>
                <w:rFonts w:eastAsia="Times New Roman"/>
                <w:color w:val="000000"/>
              </w:rPr>
            </w:pPr>
            <w:ins w:id="815"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816" w:author="Parks, Robbie M" w:date="2018-06-19T19:05:00Z"/>
                <w:rFonts w:eastAsia="Times New Roman"/>
                <w:color w:val="000000"/>
              </w:rPr>
            </w:pPr>
            <w:ins w:id="817"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818"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819" w:author="Parks, Robbie M" w:date="2018-06-19T19:05:00Z"/>
                <w:rFonts w:eastAsia="Times New Roman"/>
                <w:color w:val="000000"/>
              </w:rPr>
            </w:pPr>
            <w:ins w:id="820"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821" w:author="Parks, Robbie M" w:date="2018-06-19T19:05:00Z"/>
                <w:rFonts w:eastAsia="Times New Roman"/>
                <w:color w:val="000000"/>
              </w:rPr>
            </w:pPr>
            <w:ins w:id="822"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823" w:author="Parks, Robbie M" w:date="2018-06-19T19:05:00Z"/>
                <w:rFonts w:eastAsia="Times New Roman"/>
                <w:color w:val="000000"/>
              </w:rPr>
            </w:pPr>
            <w:ins w:id="824"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82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826" w:author="Parks, Robbie M" w:date="2018-06-19T19:05:00Z"/>
                <w:rFonts w:eastAsia="Times New Roman"/>
                <w:color w:val="000000"/>
              </w:rPr>
            </w:pPr>
            <w:ins w:id="82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828" w:author="Parks, Robbie M" w:date="2018-06-19T19:05:00Z"/>
                <w:rFonts w:eastAsia="Times New Roman"/>
                <w:color w:val="000000"/>
              </w:rPr>
            </w:pPr>
            <w:ins w:id="829"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830" w:author="Parks, Robbie M" w:date="2018-06-19T19:05:00Z"/>
                <w:rFonts w:eastAsia="Times New Roman"/>
                <w:color w:val="000000"/>
              </w:rPr>
            </w:pPr>
            <w:ins w:id="831"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832" w:author="Parks, Robbie M" w:date="2018-06-19T19:05:00Z"/>
                <w:rFonts w:eastAsia="Times New Roman"/>
                <w:color w:val="000000"/>
              </w:rPr>
            </w:pPr>
            <w:ins w:id="833"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83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835" w:author="Parks, Robbie M" w:date="2018-06-19T19:05:00Z"/>
                <w:rFonts w:eastAsia="Times New Roman"/>
                <w:color w:val="000000"/>
              </w:rPr>
            </w:pPr>
            <w:ins w:id="83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837" w:author="Parks, Robbie M" w:date="2018-06-19T19:05:00Z"/>
                <w:rFonts w:eastAsia="Times New Roman"/>
                <w:color w:val="000000"/>
              </w:rPr>
            </w:pPr>
            <w:ins w:id="838"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839" w:author="Parks, Robbie M" w:date="2018-06-19T19:05:00Z"/>
                <w:rFonts w:eastAsia="Times New Roman"/>
                <w:color w:val="000000"/>
              </w:rPr>
            </w:pPr>
            <w:ins w:id="840"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841" w:author="Parks, Robbie M" w:date="2018-06-19T19:05:00Z"/>
                <w:rFonts w:eastAsia="Times New Roman"/>
                <w:color w:val="000000"/>
              </w:rPr>
            </w:pPr>
            <w:ins w:id="842"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843"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844" w:author="Parks, Robbie M" w:date="2018-06-19T19:05:00Z"/>
                <w:rFonts w:eastAsia="Times New Roman"/>
                <w:color w:val="000000"/>
              </w:rPr>
            </w:pPr>
            <w:ins w:id="845"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846" w:author="Parks, Robbie M" w:date="2018-06-19T19:05:00Z"/>
                <w:rFonts w:eastAsia="Times New Roman"/>
                <w:color w:val="000000"/>
              </w:rPr>
            </w:pPr>
            <w:ins w:id="847"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848" w:author="Parks, Robbie M" w:date="2018-06-19T19:05:00Z"/>
                <w:rFonts w:eastAsia="Times New Roman"/>
                <w:color w:val="000000"/>
              </w:rPr>
            </w:pPr>
            <w:ins w:id="849"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85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851" w:author="Parks, Robbie M" w:date="2018-06-19T19:05:00Z"/>
                <w:rFonts w:eastAsia="Times New Roman"/>
                <w:color w:val="000000"/>
              </w:rPr>
            </w:pPr>
            <w:ins w:id="85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853" w:author="Parks, Robbie M" w:date="2018-06-19T19:05:00Z"/>
                <w:rFonts w:eastAsia="Times New Roman"/>
                <w:color w:val="000000"/>
              </w:rPr>
            </w:pPr>
            <w:ins w:id="854"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855" w:author="Parks, Robbie M" w:date="2018-06-19T19:05:00Z"/>
                <w:rFonts w:eastAsia="Times New Roman"/>
                <w:color w:val="000000"/>
              </w:rPr>
            </w:pPr>
            <w:ins w:id="856"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857" w:author="Parks, Robbie M" w:date="2018-06-19T19:05:00Z"/>
                <w:rFonts w:eastAsia="Times New Roman"/>
                <w:color w:val="000000"/>
              </w:rPr>
            </w:pPr>
            <w:ins w:id="858"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85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860" w:author="Parks, Robbie M" w:date="2018-06-19T19:05:00Z"/>
                <w:rFonts w:eastAsia="Times New Roman"/>
                <w:color w:val="000000"/>
              </w:rPr>
            </w:pPr>
            <w:ins w:id="86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862" w:author="Parks, Robbie M" w:date="2018-06-19T19:05:00Z"/>
                <w:rFonts w:eastAsia="Times New Roman"/>
                <w:color w:val="000000"/>
              </w:rPr>
            </w:pPr>
            <w:ins w:id="863"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864" w:author="Parks, Robbie M" w:date="2018-06-19T19:05:00Z"/>
                <w:rFonts w:eastAsia="Times New Roman"/>
                <w:color w:val="000000"/>
              </w:rPr>
            </w:pPr>
            <w:ins w:id="865"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866" w:author="Parks, Robbie M" w:date="2018-06-19T19:05:00Z"/>
                <w:rFonts w:eastAsia="Times New Roman"/>
                <w:color w:val="000000"/>
              </w:rPr>
            </w:pPr>
            <w:ins w:id="867"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86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869" w:author="Parks, Robbie M" w:date="2018-06-19T19:05:00Z"/>
                <w:rFonts w:eastAsia="Times New Roman"/>
                <w:color w:val="000000"/>
              </w:rPr>
            </w:pPr>
            <w:ins w:id="87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871" w:author="Parks, Robbie M" w:date="2018-06-19T19:05:00Z"/>
                <w:rFonts w:eastAsia="Times New Roman"/>
                <w:color w:val="000000"/>
              </w:rPr>
            </w:pPr>
            <w:ins w:id="872"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873" w:author="Parks, Robbie M" w:date="2018-06-19T19:05:00Z"/>
                <w:rFonts w:eastAsia="Times New Roman"/>
                <w:color w:val="000000"/>
              </w:rPr>
            </w:pPr>
            <w:ins w:id="874"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875" w:author="Parks, Robbie M" w:date="2018-06-19T19:05:00Z"/>
                <w:rFonts w:eastAsia="Times New Roman"/>
                <w:color w:val="000000"/>
              </w:rPr>
            </w:pPr>
            <w:ins w:id="876" w:author="Parks, Robbie M" w:date="2018-06-19T19:05:00Z">
              <w:r w:rsidRPr="00AC73A1">
                <w:rPr>
                  <w:rFonts w:eastAsia="Times New Roman"/>
                  <w:color w:val="000000"/>
                </w:rPr>
                <w:t>O00-O99</w:t>
              </w:r>
            </w:ins>
          </w:p>
        </w:tc>
      </w:tr>
      <w:tr w:rsidR="00AC73A1" w:rsidRPr="00AC73A1" w14:paraId="534BE850" w14:textId="77777777" w:rsidTr="00AC73A1">
        <w:trPr>
          <w:trHeight w:val="320"/>
          <w:ins w:id="87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878" w:author="Parks, Robbie M" w:date="2018-06-19T19:05:00Z"/>
                <w:rFonts w:eastAsia="Times New Roman"/>
                <w:color w:val="000000"/>
              </w:rPr>
            </w:pPr>
            <w:ins w:id="87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880" w:author="Parks, Robbie M" w:date="2018-06-19T19:05:00Z"/>
                <w:rFonts w:eastAsia="Times New Roman"/>
                <w:color w:val="000000"/>
              </w:rPr>
            </w:pPr>
            <w:ins w:id="881"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882" w:author="Parks, Robbie M" w:date="2018-06-19T19:05:00Z"/>
                <w:rFonts w:eastAsia="Times New Roman"/>
                <w:color w:val="000000"/>
              </w:rPr>
            </w:pPr>
            <w:ins w:id="883"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884" w:author="Parks, Robbie M" w:date="2018-06-19T19:05:00Z"/>
                <w:rFonts w:eastAsia="Times New Roman"/>
                <w:color w:val="000000"/>
              </w:rPr>
            </w:pPr>
            <w:ins w:id="885"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88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887" w:author="Parks, Robbie M" w:date="2018-06-19T19:05:00Z"/>
                <w:rFonts w:eastAsia="Times New Roman"/>
                <w:color w:val="000000"/>
              </w:rPr>
            </w:pPr>
            <w:ins w:id="88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889" w:author="Parks, Robbie M" w:date="2018-06-19T19:05:00Z"/>
                <w:rFonts w:eastAsia="Times New Roman"/>
                <w:color w:val="000000"/>
              </w:rPr>
            </w:pPr>
            <w:ins w:id="890"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891" w:author="Parks, Robbie M" w:date="2018-06-19T19:05:00Z"/>
                <w:rFonts w:eastAsia="Times New Roman"/>
                <w:color w:val="000000"/>
              </w:rPr>
            </w:pPr>
            <w:ins w:id="892"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893" w:author="Parks, Robbie M" w:date="2018-06-19T19:05:00Z"/>
                <w:rFonts w:eastAsia="Times New Roman"/>
                <w:color w:val="000000"/>
              </w:rPr>
            </w:pPr>
            <w:ins w:id="894" w:author="Parks, Robbie M" w:date="2018-06-19T19:05:00Z">
              <w:r w:rsidRPr="00AC73A1">
                <w:rPr>
                  <w:rFonts w:eastAsia="Times New Roman"/>
                  <w:color w:val="000000"/>
                </w:rPr>
                <w:t>P00-P96</w:t>
              </w:r>
            </w:ins>
          </w:p>
        </w:tc>
      </w:tr>
      <w:tr w:rsidR="00AC73A1" w:rsidRPr="00AC73A1" w14:paraId="75DFC94B" w14:textId="77777777" w:rsidTr="00AC73A1">
        <w:trPr>
          <w:trHeight w:val="320"/>
          <w:ins w:id="89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896" w:author="Parks, Robbie M" w:date="2018-06-19T19:05:00Z"/>
                <w:rFonts w:eastAsia="Times New Roman"/>
                <w:color w:val="000000"/>
              </w:rPr>
            </w:pPr>
            <w:ins w:id="89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898" w:author="Parks, Robbie M" w:date="2018-06-19T19:05:00Z"/>
                <w:rFonts w:eastAsia="Times New Roman"/>
                <w:color w:val="000000"/>
              </w:rPr>
            </w:pPr>
            <w:ins w:id="899"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900" w:author="Parks, Robbie M" w:date="2018-06-19T19:05:00Z"/>
                <w:rFonts w:eastAsia="Times New Roman"/>
                <w:color w:val="000000"/>
              </w:rPr>
            </w:pPr>
            <w:ins w:id="901"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902" w:author="Parks, Robbie M" w:date="2018-06-19T19:05:00Z"/>
                <w:rFonts w:eastAsia="Times New Roman"/>
                <w:color w:val="000000"/>
              </w:rPr>
            </w:pPr>
            <w:ins w:id="903"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90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905" w:author="Parks, Robbie M" w:date="2018-06-19T19:05:00Z"/>
                <w:rFonts w:eastAsia="Times New Roman"/>
                <w:color w:val="000000"/>
              </w:rPr>
            </w:pPr>
            <w:ins w:id="90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907" w:author="Parks, Robbie M" w:date="2018-06-19T19:05:00Z"/>
                <w:rFonts w:eastAsia="Times New Roman"/>
                <w:color w:val="000000"/>
              </w:rPr>
            </w:pPr>
            <w:ins w:id="908"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909" w:author="Parks, Robbie M" w:date="2018-06-19T19:05:00Z"/>
                <w:rFonts w:eastAsia="Times New Roman"/>
                <w:color w:val="000000"/>
              </w:rPr>
            </w:pPr>
            <w:ins w:id="910"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911" w:author="Parks, Robbie M" w:date="2018-06-19T19:05:00Z"/>
                <w:rFonts w:eastAsia="Times New Roman"/>
                <w:color w:val="000000"/>
              </w:rPr>
            </w:pPr>
            <w:ins w:id="912"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913" w:author="Parks, Robbie M" w:date="2018-06-19T19:05:00Z"/>
        </w:rPr>
      </w:pPr>
      <w:r w:rsidRPr="00AC73A1">
        <w:rPr>
          <w:b/>
        </w:rPr>
        <w:t xml:space="preserve"> </w:t>
      </w:r>
      <w:ins w:id="914" w:author="Parks, Robbie M" w:date="2018-06-19T19:04:00Z">
        <w:r w:rsidR="00D67E0B" w:rsidRPr="00AC73A1">
          <w:rPr>
            <w:b/>
          </w:rPr>
          <w:t>Table 3</w:t>
        </w:r>
      </w:ins>
      <w:ins w:id="915" w:author="Parks, Robbie M" w:date="2018-06-19T19:05:00Z">
        <w:r w:rsidRPr="00AC73A1">
          <w:rPr>
            <w:b/>
          </w:rPr>
          <w:t>a</w:t>
        </w:r>
        <w:r w:rsidRPr="00AC73A1">
          <w:t>: Causes of death classification for analysis</w:t>
        </w:r>
      </w:ins>
    </w:p>
    <w:p w14:paraId="09DE3F61" w14:textId="5E441A03" w:rsidR="00EF117B" w:rsidRDefault="00EF117B">
      <w:pPr>
        <w:rPr>
          <w:ins w:id="916" w:author="Parks, Robbie M" w:date="2018-06-19T19:08:00Z"/>
        </w:rPr>
      </w:pPr>
      <w:ins w:id="917" w:author="Parks, Robbie M" w:date="2018-06-19T19:08:00Z">
        <w:r>
          <w:br w:type="page"/>
        </w:r>
      </w:ins>
    </w:p>
    <w:p w14:paraId="4272F15D" w14:textId="7E8B85BD" w:rsidR="0039492C" w:rsidRDefault="0092526A" w:rsidP="0082136F">
      <w:pPr>
        <w:spacing w:line="480" w:lineRule="auto"/>
        <w:jc w:val="both"/>
        <w:rPr>
          <w:ins w:id="918" w:author="Parks, Robbie M" w:date="2018-06-20T15:16:00Z"/>
        </w:rPr>
      </w:pPr>
      <w:commentRangeStart w:id="919"/>
      <w:ins w:id="920" w:author="Parks, Robbie M" w:date="2018-06-19T19:09:00Z">
        <w:r>
          <w:rPr>
            <w:b/>
          </w:rPr>
          <w:lastRenderedPageBreak/>
          <w:t xml:space="preserve">Table 3b: </w:t>
        </w:r>
        <w:r>
          <w:t>Causes of death classification for unintentional and intentional injuries</w:t>
        </w:r>
      </w:ins>
      <w:commentRangeEnd w:id="919"/>
      <w:ins w:id="921" w:author="Parks, Robbie M" w:date="2018-06-20T12:54:00Z">
        <w:r w:rsidR="00E71235">
          <w:rPr>
            <w:rStyle w:val="CommentReference"/>
            <w:rFonts w:asciiTheme="minorHAnsi" w:hAnsiTheme="minorHAnsi" w:cstheme="minorBidi"/>
          </w:rPr>
          <w:commentReference w:id="919"/>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922"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923" w:author="Parks, Robbie M" w:date="2018-06-20T15:16:00Z"/>
                <w:rFonts w:eastAsia="Times New Roman"/>
                <w:b/>
                <w:bCs/>
                <w:color w:val="000000"/>
              </w:rPr>
            </w:pPr>
            <w:ins w:id="924"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925" w:author="Parks, Robbie M" w:date="2018-06-20T15:16:00Z"/>
                <w:rFonts w:eastAsia="Times New Roman"/>
                <w:b/>
                <w:bCs/>
                <w:color w:val="000000"/>
              </w:rPr>
            </w:pPr>
            <w:ins w:id="926"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927" w:author="Parks, Robbie M" w:date="2018-06-20T15:16:00Z"/>
                <w:rFonts w:eastAsia="Times New Roman"/>
                <w:b/>
                <w:bCs/>
                <w:color w:val="000000"/>
              </w:rPr>
            </w:pPr>
            <w:ins w:id="928"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929"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930" w:author="Parks, Robbie M" w:date="2018-06-20T15:16:00Z"/>
                <w:rFonts w:eastAsia="Times New Roman"/>
                <w:b/>
                <w:bCs/>
                <w:color w:val="000000"/>
              </w:rPr>
            </w:pPr>
            <w:ins w:id="931"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932" w:author="Parks, Robbie M" w:date="2018-06-20T15:16:00Z"/>
                <w:rFonts w:eastAsia="Times New Roman"/>
                <w:color w:val="000000"/>
              </w:rPr>
            </w:pPr>
            <w:ins w:id="933"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934" w:author="Parks, Robbie M" w:date="2018-06-20T15:16:00Z"/>
                <w:rFonts w:eastAsia="Times New Roman"/>
                <w:color w:val="000000"/>
              </w:rPr>
            </w:pPr>
            <w:ins w:id="935"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936"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937" w:author="Parks, Robbie M" w:date="2018-06-20T15:16:00Z"/>
                <w:rFonts w:ascii="Helvetica" w:eastAsia="Times New Roman" w:hAnsi="Helvetica"/>
                <w:color w:val="000000"/>
              </w:rPr>
            </w:pPr>
            <w:ins w:id="938"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939" w:author="Parks, Robbie M" w:date="2018-06-20T15:16:00Z"/>
                <w:rFonts w:eastAsia="Times New Roman"/>
                <w:b/>
                <w:bCs/>
                <w:color w:val="000000"/>
              </w:rPr>
            </w:pPr>
            <w:ins w:id="940"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941" w:author="Parks, Robbie M" w:date="2018-06-20T15:16:00Z"/>
                <w:rFonts w:ascii="Helvetica" w:eastAsia="Times New Roman" w:hAnsi="Helvetica"/>
                <w:color w:val="000000"/>
              </w:rPr>
            </w:pPr>
            <w:ins w:id="942"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943" w:author="Parks, Robbie M" w:date="2018-06-20T15:16:00Z"/>
                <w:rFonts w:ascii="Helvetica" w:eastAsia="Times New Roman" w:hAnsi="Helvetica"/>
                <w:color w:val="000000"/>
              </w:rPr>
            </w:pPr>
            <w:ins w:id="944"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945"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946" w:author="Parks, Robbie M" w:date="2018-06-20T15:16:00Z"/>
                <w:rFonts w:ascii="Helvetica" w:eastAsia="Times New Roman" w:hAnsi="Helvetica"/>
                <w:color w:val="000000"/>
              </w:rPr>
            </w:pPr>
            <w:ins w:id="947"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948" w:author="Parks, Robbie M" w:date="2018-06-20T15:16:00Z"/>
                <w:rFonts w:eastAsia="Times New Roman"/>
                <w:b/>
                <w:bCs/>
                <w:color w:val="000000"/>
              </w:rPr>
            </w:pPr>
            <w:ins w:id="949"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950" w:author="Parks, Robbie M" w:date="2018-06-20T15:16:00Z"/>
                <w:rFonts w:ascii="Helvetica" w:eastAsia="Times New Roman" w:hAnsi="Helvetica"/>
                <w:color w:val="000000"/>
              </w:rPr>
            </w:pPr>
            <w:ins w:id="951"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952" w:author="Parks, Robbie M" w:date="2018-06-20T15:16:00Z"/>
                <w:rFonts w:ascii="Helvetica" w:eastAsia="Times New Roman" w:hAnsi="Helvetica"/>
                <w:color w:val="000000"/>
              </w:rPr>
            </w:pPr>
            <w:ins w:id="953" w:author="Parks, Robbie M" w:date="2018-06-20T15:16:00Z">
              <w:r w:rsidRPr="000D352A">
                <w:rPr>
                  <w:rFonts w:ascii="Helvetica" w:eastAsia="Times New Roman" w:hAnsi="Helvetica"/>
                  <w:color w:val="000000"/>
                </w:rPr>
                <w:t> </w:t>
              </w:r>
            </w:ins>
          </w:p>
        </w:tc>
      </w:tr>
    </w:tbl>
    <w:commentRangeEnd w:id="771"/>
    <w:p w14:paraId="62902550" w14:textId="10B8A26E" w:rsidR="00002775" w:rsidRPr="00BA38EF" w:rsidRDefault="00473066" w:rsidP="00BE53B4">
      <w:r>
        <w:rPr>
          <w:rStyle w:val="CommentReference"/>
          <w:rFonts w:asciiTheme="minorHAnsi" w:hAnsiTheme="minorHAnsi" w:cstheme="minorBidi"/>
          <w:lang w:eastAsia="en-US"/>
        </w:rPr>
        <w:commentReference w:id="771"/>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umahx99" w:date="2018-06-26T12:57:00Z" w:initials="u">
    <w:p w14:paraId="1FC60F4B" w14:textId="77777777" w:rsidR="002542D0" w:rsidRDefault="002542D0" w:rsidP="00A22940">
      <w:pPr>
        <w:pStyle w:val="CommentText"/>
        <w:rPr>
          <w:rStyle w:val="CommentReference"/>
        </w:rPr>
      </w:pPr>
      <w:r>
        <w:rPr>
          <w:rStyle w:val="CommentReference"/>
        </w:rPr>
        <w:annotationRef/>
      </w:r>
      <w:r>
        <w:rPr>
          <w:rStyle w:val="CommentReference"/>
        </w:rPr>
        <w:t>The question this raises is : how did you single out cardio-resp and injuries as being major contributors to All-cause?</w:t>
      </w:r>
    </w:p>
    <w:p w14:paraId="0C457C4D" w14:textId="77777777" w:rsidR="002542D0" w:rsidRDefault="002542D0" w:rsidP="00A22940">
      <w:pPr>
        <w:pStyle w:val="CommentText"/>
      </w:pPr>
      <w:r>
        <w:rPr>
          <w:rStyle w:val="CommentReference"/>
        </w:rPr>
        <w:t>Because they are the only ones with seasonality? In which case say “Other cause groups analysed did not display seasonality.”</w:t>
      </w:r>
    </w:p>
    <w:p w14:paraId="60BE5775" w14:textId="77777777" w:rsidR="002542D0" w:rsidRDefault="002542D0" w:rsidP="00A22940">
      <w:pPr>
        <w:pStyle w:val="CommentText"/>
      </w:pPr>
    </w:p>
    <w:p w14:paraId="012E1A45" w14:textId="77777777" w:rsidR="002542D0" w:rsidRDefault="002542D0" w:rsidP="00A22940">
      <w:pPr>
        <w:pStyle w:val="CommentText"/>
      </w:pPr>
      <w:r>
        <w:t xml:space="preserve">But if there are others with seasonality then need a logic e.g. Some other cause groups analysed, such as genitourinary disease, also displayed seasonality </w:t>
      </w:r>
      <w:r w:rsidRPr="00721064">
        <w:rPr>
          <w:b/>
        </w:rPr>
        <w:t>but did not make a significant contribution</w:t>
      </w:r>
    </w:p>
    <w:p w14:paraId="60B278B8" w14:textId="77777777" w:rsidR="002542D0" w:rsidRDefault="002542D0" w:rsidP="00A22940">
      <w:pPr>
        <w:pStyle w:val="CommentText"/>
      </w:pPr>
    </w:p>
    <w:p w14:paraId="39CE18C4" w14:textId="77777777" w:rsidR="002542D0" w:rsidRDefault="002542D0" w:rsidP="00A22940">
      <w:pPr>
        <w:pStyle w:val="CommentText"/>
      </w:pPr>
    </w:p>
  </w:comment>
  <w:comment w:id="7" w:author="Ezzati, Majid" w:date="2018-06-26T22:02:00Z" w:initials="EM">
    <w:p w14:paraId="08FEDB67" w14:textId="7C2D3C6C" w:rsidR="002542D0" w:rsidRDefault="002542D0">
      <w:pPr>
        <w:pStyle w:val="CommentText"/>
      </w:pPr>
      <w:r>
        <w:rPr>
          <w:rStyle w:val="CommentReference"/>
        </w:rPr>
        <w:annotationRef/>
      </w:r>
      <w:r>
        <w:t>??????</w:t>
      </w:r>
    </w:p>
  </w:comment>
  <w:comment w:id="10" w:author="Ezzati, Majid" w:date="2018-06-26T21:08:00Z" w:initials="EM">
    <w:p w14:paraId="1A20AE3C" w14:textId="11C9696D" w:rsidR="002542D0" w:rsidRDefault="002542D0">
      <w:pPr>
        <w:pStyle w:val="CommentText"/>
      </w:pPr>
      <w:r>
        <w:rPr>
          <w:rStyle w:val="CommentReference"/>
        </w:rPr>
        <w:annotationRef/>
      </w:r>
      <w:r>
        <w:t>Why does first initial sometime appears and sometime not?</w:t>
      </w:r>
    </w:p>
  </w:comment>
  <w:comment w:id="15" w:author="umahx99" w:date="2018-06-26T12:57:00Z" w:initials="u">
    <w:p w14:paraId="5E1C6A46" w14:textId="77777777" w:rsidR="002542D0" w:rsidRDefault="002542D0" w:rsidP="00A22940">
      <w:pPr>
        <w:pStyle w:val="CommentText"/>
      </w:pPr>
      <w:r>
        <w:rPr>
          <w:rStyle w:val="CommentReference"/>
        </w:rPr>
        <w:annotationRef/>
      </w:r>
      <w:r>
        <w:t>Don’t remember if there was a decision to change to including all results whether seasonality of not.</w:t>
      </w:r>
    </w:p>
  </w:comment>
  <w:comment w:id="17" w:author="umahx99" w:date="2018-06-26T12:57:00Z" w:initials="u">
    <w:p w14:paraId="0325D6A6" w14:textId="77777777" w:rsidR="002542D0" w:rsidRDefault="002542D0" w:rsidP="00A22940">
      <w:pPr>
        <w:pStyle w:val="CommentText"/>
      </w:pPr>
      <w:r>
        <w:rPr>
          <w:rStyle w:val="CommentReference"/>
        </w:rPr>
        <w:annotationRef/>
      </w:r>
      <w:r>
        <w:t xml:space="preserve">Probably getting confused but should this be </w:t>
      </w:r>
    </w:p>
    <w:p w14:paraId="5DA86243" w14:textId="77777777" w:rsidR="002542D0" w:rsidRDefault="002542D0" w:rsidP="00A22940">
      <w:pPr>
        <w:pStyle w:val="CommentText"/>
      </w:pPr>
    </w:p>
    <w:p w14:paraId="1FCE9AE2" w14:textId="77777777" w:rsidR="002542D0" w:rsidRDefault="002542D0" w:rsidP="00A22940">
      <w:pPr>
        <w:pStyle w:val="CommentText"/>
      </w:pPr>
      <w:r>
        <w:t>…between the mortality in maximum and minimum months…</w:t>
      </w:r>
    </w:p>
    <w:p w14:paraId="541881DA" w14:textId="77777777" w:rsidR="002542D0" w:rsidRDefault="002542D0" w:rsidP="00A22940">
      <w:pPr>
        <w:pStyle w:val="CommentText"/>
      </w:pPr>
    </w:p>
    <w:p w14:paraId="4B3A7969" w14:textId="77777777" w:rsidR="002542D0" w:rsidRDefault="002542D0" w:rsidP="00A22940">
      <w:pPr>
        <w:pStyle w:val="CommentText"/>
      </w:pPr>
      <w:r>
        <w:t>Since the max and min months are identified by the circular stats the max mortality sometimes might not occur in the circular stats max month.</w:t>
      </w:r>
    </w:p>
    <w:p w14:paraId="1D509C98" w14:textId="77777777" w:rsidR="002542D0" w:rsidRDefault="002542D0" w:rsidP="00A22940">
      <w:pPr>
        <w:pStyle w:val="CommentText"/>
      </w:pPr>
    </w:p>
    <w:p w14:paraId="389438D4" w14:textId="77777777" w:rsidR="002542D0" w:rsidRDefault="002542D0" w:rsidP="00A22940">
      <w:pPr>
        <w:pStyle w:val="CommentText"/>
      </w:pPr>
      <w:r>
        <w:t>Wonder if it would be better to call them peak and trough months.</w:t>
      </w:r>
    </w:p>
    <w:p w14:paraId="2954ED0A" w14:textId="77777777" w:rsidR="002542D0" w:rsidRDefault="002542D0" w:rsidP="00A22940">
      <w:pPr>
        <w:pStyle w:val="CommentText"/>
      </w:pPr>
    </w:p>
  </w:comment>
  <w:comment w:id="27" w:author="Majid" w:date="2018-06-26T12:57:00Z" w:initials="M">
    <w:p w14:paraId="0338D3F5" w14:textId="64BAE726" w:rsidR="002542D0" w:rsidRDefault="002542D0">
      <w:pPr>
        <w:pStyle w:val="CommentText"/>
      </w:pPr>
      <w:r>
        <w:rPr>
          <w:rStyle w:val="CommentReference"/>
        </w:rPr>
        <w:annotationRef/>
      </w:r>
      <w:r>
        <w:t>or specify which were/were not if fewer “with the exception of XX for which there were few deaths in these ages” etc</w:t>
      </w:r>
    </w:p>
  </w:comment>
  <w:comment w:id="67" w:author="Majid" w:date="2018-06-26T12:57:00Z" w:initials="M">
    <w:p w14:paraId="48C29BBC" w14:textId="570AC7FF" w:rsidR="002542D0" w:rsidRDefault="002542D0">
      <w:pPr>
        <w:pStyle w:val="CommentText"/>
      </w:pPr>
      <w:r>
        <w:rPr>
          <w:rStyle w:val="CommentReference"/>
        </w:rPr>
        <w:annotationRef/>
      </w:r>
      <w:r>
        <w:t>too complex and in addition doesn’t really fit</w:t>
      </w:r>
    </w:p>
    <w:p w14:paraId="276B3631" w14:textId="77777777" w:rsidR="002542D0" w:rsidRDefault="002542D0">
      <w:pPr>
        <w:pStyle w:val="CommentText"/>
      </w:pPr>
    </w:p>
    <w:p w14:paraId="4F93F773" w14:textId="54BA5C1D" w:rsidR="002542D0" w:rsidRDefault="002542D0">
      <w:pPr>
        <w:pStyle w:val="CommentText"/>
      </w:pPr>
      <w:r>
        <w:t>do you mean: for males, both intentional/unintentional injury deaths were seasonal?  say so or otherwise simplify</w:t>
      </w:r>
    </w:p>
  </w:comment>
  <w:comment w:id="73" w:author="Majid" w:date="2018-06-26T12:57:00Z" w:initials="M">
    <w:p w14:paraId="5022D755" w14:textId="5E40C09C" w:rsidR="002542D0" w:rsidRDefault="002542D0">
      <w:pPr>
        <w:pStyle w:val="CommentText"/>
      </w:pPr>
      <w:r>
        <w:rPr>
          <w:rStyle w:val="CommentReference"/>
        </w:rPr>
        <w:annotationRef/>
      </w:r>
      <w:r>
        <w:t>remove older ages from here (see my addition above) which reduces this to maternal and substance use</w:t>
      </w:r>
    </w:p>
  </w:comment>
  <w:comment w:id="112" w:author="Majid" w:date="2018-06-26T12:57:00Z" w:initials="M">
    <w:p w14:paraId="100BC34D" w14:textId="365419FB" w:rsidR="002542D0" w:rsidRDefault="002542D0">
      <w:pPr>
        <w:pStyle w:val="CommentText"/>
      </w:pPr>
      <w:r>
        <w:rPr>
          <w:rStyle w:val="CommentReference"/>
        </w:rPr>
        <w:annotationRef/>
      </w:r>
      <w:r>
        <w:t>too complex. discuss how to simplify</w:t>
      </w:r>
    </w:p>
  </w:comment>
  <w:comment w:id="117" w:author="Majid" w:date="2018-06-26T12:57:00Z" w:initials="M">
    <w:p w14:paraId="7E0A87EE" w14:textId="0FDC32D2" w:rsidR="002542D0" w:rsidRDefault="002542D0">
      <w:pPr>
        <w:pStyle w:val="CommentText"/>
      </w:pPr>
      <w:r>
        <w:rPr>
          <w:rStyle w:val="CommentReference"/>
        </w:rPr>
        <w:annotationRef/>
      </w:r>
      <w:r>
        <w:t>discuss how much this can be generalised to older ages dying more in winter from most causes</w:t>
      </w:r>
    </w:p>
  </w:comment>
  <w:comment w:id="123" w:author="Majid" w:date="2018-06-26T12:57:00Z" w:initials="M">
    <w:p w14:paraId="09585C8B" w14:textId="2B20A1E6" w:rsidR="002542D0" w:rsidRDefault="002542D0">
      <w:pPr>
        <w:pStyle w:val="CommentText"/>
      </w:pPr>
      <w:r>
        <w:rPr>
          <w:rStyle w:val="CommentReference"/>
        </w:rPr>
        <w:annotationRef/>
      </w:r>
      <w:r>
        <w:t>discuss if we can make this broader</w:t>
      </w:r>
    </w:p>
  </w:comment>
  <w:comment w:id="148" w:author="Majid" w:date="2018-06-26T12:59:00Z" w:initials="M">
    <w:p w14:paraId="378D1CB4" w14:textId="25410FE9" w:rsidR="002542D0" w:rsidRDefault="002542D0">
      <w:pPr>
        <w:pStyle w:val="CommentText"/>
      </w:pPr>
      <w:r>
        <w:rPr>
          <w:rStyle w:val="CommentReference"/>
        </w:rPr>
        <w:annotationRef/>
      </w:r>
      <w:r>
        <w:t>discuss this specification</w:t>
      </w:r>
    </w:p>
  </w:comment>
  <w:comment w:id="168" w:author="Parks, Robbie M" w:date="2018-06-26T12:57:00Z" w:initials="PRM">
    <w:p w14:paraId="4D169113" w14:textId="25C1220A" w:rsidR="002542D0" w:rsidRDefault="002542D0">
      <w:pPr>
        <w:pStyle w:val="CommentText"/>
      </w:pPr>
      <w:r>
        <w:rPr>
          <w:rStyle w:val="CommentReference"/>
        </w:rPr>
        <w:annotationRef/>
      </w:r>
      <w:r>
        <w:t>I know we need to change this but I am cautious about doing that at this stage until Majid has a look.</w:t>
      </w:r>
    </w:p>
  </w:comment>
  <w:comment w:id="300" w:author="Parks, Robbie M" w:date="2018-06-26T12:57:00Z" w:initials="PRM">
    <w:p w14:paraId="0964BE4B" w14:textId="2C377032" w:rsidR="002542D0" w:rsidRDefault="002542D0">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301" w:author="Ezzati, Majid" w:date="2018-06-26T21:12:00Z" w:initials="EM">
    <w:p w14:paraId="1B9C3393" w14:textId="675B66CB" w:rsidR="002542D0" w:rsidRDefault="002542D0">
      <w:pPr>
        <w:pStyle w:val="CommentText"/>
      </w:pPr>
      <w:r>
        <w:rPr>
          <w:rStyle w:val="CommentReference"/>
        </w:rPr>
        <w:annotationRef/>
      </w:r>
      <w:r>
        <w:t>Ok. remove comment then</w:t>
      </w:r>
    </w:p>
  </w:comment>
  <w:comment w:id="307" w:author="Ezzati, Majid" w:date="2018-06-26T21:12:00Z" w:initials="EM">
    <w:p w14:paraId="18086076" w14:textId="319967D5" w:rsidR="002542D0" w:rsidRDefault="002542D0">
      <w:pPr>
        <w:pStyle w:val="CommentText"/>
      </w:pPr>
      <w:r>
        <w:rPr>
          <w:rStyle w:val="CommentReference"/>
        </w:rPr>
        <w:annotationRef/>
      </w:r>
      <w:r>
        <w:t xml:space="preserve">???? Reword to p values given in comparison with white noise. In figure, instead of highlighting significant ones just to give p for each? </w:t>
      </w:r>
    </w:p>
    <w:p w14:paraId="65311B50" w14:textId="5680CD07" w:rsidR="002542D0" w:rsidRDefault="002542D0">
      <w:pPr>
        <w:pStyle w:val="CommentText"/>
      </w:pPr>
    </w:p>
    <w:p w14:paraId="26466142" w14:textId="5E5B888D" w:rsidR="002542D0" w:rsidRDefault="002542D0">
      <w:pPr>
        <w:pStyle w:val="CommentText"/>
      </w:pPr>
      <w:r>
        <w:t>To discuss</w:t>
      </w:r>
    </w:p>
  </w:comment>
  <w:comment w:id="327" w:author="Ezzati, Majid" w:date="2018-06-26T21:41:00Z" w:initials="EM">
    <w:p w14:paraId="27B8C1A0" w14:textId="120A353E" w:rsidR="002542D0" w:rsidRDefault="002542D0">
      <w:pPr>
        <w:pStyle w:val="CommentText"/>
      </w:pPr>
      <w:r>
        <w:rPr>
          <w:rStyle w:val="CommentReference"/>
        </w:rPr>
        <w:annotationRef/>
      </w:r>
      <w:r>
        <w:t>Reword following what I did</w:t>
      </w:r>
    </w:p>
  </w:comment>
  <w:comment w:id="321" w:author="Ezzati, Majid" w:date="2018-06-26T21:15:00Z" w:initials="EM">
    <w:p w14:paraId="3051C1D1" w14:textId="30163D49" w:rsidR="002542D0" w:rsidRDefault="002542D0">
      <w:pPr>
        <w:pStyle w:val="CommentText"/>
      </w:pPr>
      <w:r>
        <w:rPr>
          <w:rStyle w:val="CommentReference"/>
        </w:rPr>
        <w:annotationRef/>
      </w:r>
      <w:r>
        <w:t>To discuss if we should give the equation for this</w:t>
      </w:r>
    </w:p>
  </w:comment>
  <w:comment w:id="329" w:author="Ezzati, Majid" w:date="2018-06-26T21:44:00Z" w:initials="EM">
    <w:p w14:paraId="25B046DB" w14:textId="6BDD9BAB" w:rsidR="002542D0" w:rsidRDefault="002542D0">
      <w:pPr>
        <w:pStyle w:val="CommentText"/>
      </w:pPr>
      <w:r>
        <w:rPr>
          <w:rStyle w:val="CommentReference"/>
        </w:rPr>
        <w:annotationRef/>
      </w:r>
      <w:r>
        <w:t>To discuss</w:t>
      </w:r>
    </w:p>
  </w:comment>
  <w:comment w:id="354" w:author="Ezzati, Majid" w:date="2018-06-26T21:43:00Z" w:initials="EM">
    <w:p w14:paraId="395D3CA4" w14:textId="561C151A" w:rsidR="002542D0" w:rsidRDefault="002542D0">
      <w:pPr>
        <w:pStyle w:val="CommentText"/>
      </w:pPr>
      <w:r>
        <w:rPr>
          <w:rStyle w:val="CommentReference"/>
        </w:rPr>
        <w:annotationRef/>
      </w:r>
      <w:r>
        <w:t xml:space="preserve">Separate sentence and specific what was weighted </w:t>
      </w:r>
    </w:p>
  </w:comment>
  <w:comment w:id="330" w:author="Ezzati, Majid" w:date="2018-06-26T21:46:00Z" w:initials="EM">
    <w:p w14:paraId="6C2D3115" w14:textId="1EE7EA75" w:rsidR="002542D0" w:rsidRDefault="002542D0">
      <w:pPr>
        <w:pStyle w:val="CommentText"/>
      </w:pPr>
      <w:r>
        <w:rPr>
          <w:rStyle w:val="CommentReference"/>
        </w:rPr>
        <w:annotationRef/>
      </w:r>
      <w:r>
        <w:t>This is abstract. To discuss having a schematic that shows it</w:t>
      </w:r>
    </w:p>
  </w:comment>
  <w:comment w:id="331" w:author="Ezzati, Majid" w:date="2018-06-26T21:49:00Z" w:initials="EM">
    <w:p w14:paraId="1126774E" w14:textId="72D77D53" w:rsidR="002542D0" w:rsidRDefault="002542D0">
      <w:pPr>
        <w:pStyle w:val="CommentText"/>
      </w:pPr>
      <w:r>
        <w:rPr>
          <w:rStyle w:val="CommentReference"/>
        </w:rPr>
        <w:annotationRef/>
      </w:r>
      <w:r>
        <w:t>To discuss if this has a measure of uncertainty and if we report it</w:t>
      </w:r>
    </w:p>
  </w:comment>
  <w:comment w:id="363" w:author="umahx99" w:date="2018-06-26T12:57:00Z" w:initials="u">
    <w:p w14:paraId="03A5EECE" w14:textId="77777777" w:rsidR="002542D0" w:rsidRDefault="002542D0" w:rsidP="00D74F62">
      <w:pPr>
        <w:pStyle w:val="CommentText"/>
      </w:pPr>
      <w:r>
        <w:rPr>
          <w:rStyle w:val="CommentReference"/>
        </w:rPr>
        <w:annotationRef/>
      </w:r>
      <w:r>
        <w:t>Is this a grnerally used term?</w:t>
      </w:r>
    </w:p>
    <w:p w14:paraId="0FC6FA3A" w14:textId="77777777" w:rsidR="002542D0" w:rsidRDefault="002542D0" w:rsidP="00D74F62">
      <w:pPr>
        <w:pStyle w:val="CommentText"/>
      </w:pPr>
    </w:p>
  </w:comment>
  <w:comment w:id="364" w:author="umahx99" w:date="2018-06-26T12:57:00Z" w:initials="u">
    <w:p w14:paraId="5F7A4F0C" w14:textId="77777777" w:rsidR="002542D0" w:rsidRDefault="002542D0" w:rsidP="00D74F62">
      <w:pPr>
        <w:pStyle w:val="CommentText"/>
      </w:pPr>
      <w:r>
        <w:rPr>
          <w:rStyle w:val="CommentReference"/>
        </w:rPr>
        <w:annotationRef/>
      </w:r>
      <w:r>
        <w:t xml:space="preserve">If we are including this statement then we need to establish if the series is stationary. </w:t>
      </w:r>
    </w:p>
    <w:p w14:paraId="7237603D" w14:textId="77777777" w:rsidR="002542D0" w:rsidRDefault="002542D0" w:rsidP="00D74F62">
      <w:pPr>
        <w:pStyle w:val="CommentText"/>
      </w:pPr>
      <w:r>
        <w:t>Or have you already done that?</w:t>
      </w:r>
    </w:p>
  </w:comment>
  <w:comment w:id="365" w:author="Majid" w:date="2018-06-26T12:57:00Z" w:initials="M">
    <w:p w14:paraId="0D731D1D" w14:textId="20E64EEF" w:rsidR="002542D0" w:rsidRDefault="002542D0">
      <w:pPr>
        <w:pStyle w:val="CommentText"/>
      </w:pPr>
      <w:r>
        <w:rPr>
          <w:rStyle w:val="CommentReference"/>
        </w:rPr>
        <w:annotationRef/>
      </w:r>
      <w:r>
        <w:t>let’s not create new jargon</w:t>
      </w:r>
    </w:p>
  </w:comment>
  <w:comment w:id="395" w:author="Majid" w:date="2018-06-26T12:57:00Z" w:initials="M">
    <w:p w14:paraId="047ACAA5" w14:textId="22F6792D" w:rsidR="002542D0" w:rsidRDefault="002542D0">
      <w:pPr>
        <w:pStyle w:val="CommentText"/>
      </w:pPr>
      <w:r>
        <w:rPr>
          <w:rStyle w:val="CommentReference"/>
        </w:rPr>
        <w:annotationRef/>
      </w:r>
      <w:r>
        <w:t>assuming we do; remove this if we don’t</w:t>
      </w:r>
    </w:p>
  </w:comment>
  <w:comment w:id="553" w:author="Majid" w:date="2018-06-26T12:57:00Z" w:initials="M">
    <w:p w14:paraId="0A77DE8B" w14:textId="12826569" w:rsidR="002542D0" w:rsidRDefault="002542D0">
      <w:pPr>
        <w:pStyle w:val="CommentText"/>
      </w:pPr>
      <w:r>
        <w:rPr>
          <w:rStyle w:val="CommentReference"/>
        </w:rPr>
        <w:annotationRef/>
      </w:r>
      <w:r>
        <w:t>remove the subcauses below this</w:t>
      </w:r>
    </w:p>
  </w:comment>
  <w:comment w:id="919" w:author="Parks, Robbie M" w:date="2018-06-26T12:57:00Z" w:initials="PRM">
    <w:p w14:paraId="065EFC45" w14:textId="0B999255" w:rsidR="002542D0" w:rsidRDefault="002542D0">
      <w:pPr>
        <w:pStyle w:val="CommentText"/>
      </w:pPr>
      <w:r>
        <w:rPr>
          <w:rStyle w:val="CommentReference"/>
        </w:rPr>
        <w:annotationRef/>
      </w:r>
      <w:r>
        <w:t>I will fill this in but it’s a nightmare to format so I’m leaving it out for now.</w:t>
      </w:r>
    </w:p>
  </w:comment>
  <w:comment w:id="771" w:author="Ezzati, Majid" w:date="2018-06-26T22:01:00Z" w:initials="EM">
    <w:p w14:paraId="09FFC8D1" w14:textId="5F9EDF1D" w:rsidR="002542D0" w:rsidRDefault="002542D0">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CE18C4" w15:done="0"/>
  <w15:commentEx w15:paraId="08FEDB67" w15:paraIdParent="39CE18C4" w15:done="0"/>
  <w15:commentEx w15:paraId="1A20AE3C" w15:done="0"/>
  <w15:commentEx w15:paraId="5E1C6A46" w15:done="0"/>
  <w15:commentEx w15:paraId="2954ED0A" w15:done="0"/>
  <w15:commentEx w15:paraId="0338D3F5" w15:done="0"/>
  <w15:commentEx w15:paraId="4F93F773" w15:done="0"/>
  <w15:commentEx w15:paraId="5022D755" w15:done="0"/>
  <w15:commentEx w15:paraId="100BC34D" w15:done="0"/>
  <w15:commentEx w15:paraId="7E0A87EE" w15:done="0"/>
  <w15:commentEx w15:paraId="09585C8B" w15:done="0"/>
  <w15:commentEx w15:paraId="378D1CB4" w15:done="0"/>
  <w15:commentEx w15:paraId="4D169113" w15:done="0"/>
  <w15:commentEx w15:paraId="0964BE4B" w15:done="0"/>
  <w15:commentEx w15:paraId="1B9C3393" w15:paraIdParent="0964BE4B" w15:done="0"/>
  <w15:commentEx w15:paraId="26466142" w15:done="0"/>
  <w15:commentEx w15:paraId="27B8C1A0" w15:done="0"/>
  <w15:commentEx w15:paraId="3051C1D1" w15:done="0"/>
  <w15:commentEx w15:paraId="25B046DB" w15:done="0"/>
  <w15:commentEx w15:paraId="395D3CA4" w15:done="0"/>
  <w15:commentEx w15:paraId="6C2D3115" w15:done="0"/>
  <w15:commentEx w15:paraId="1126774E" w15:done="0"/>
  <w15:commentEx w15:paraId="0FC6FA3A" w15:done="0"/>
  <w15:commentEx w15:paraId="7237603D" w15:done="0"/>
  <w15:commentEx w15:paraId="0D731D1D" w15:done="0"/>
  <w15:commentEx w15:paraId="047ACAA5" w15:done="0"/>
  <w15:commentEx w15:paraId="0A77DE8B" w15:done="0"/>
  <w15:commentEx w15:paraId="065EFC45"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B8D2F2" w14:textId="77777777" w:rsidR="00A05665" w:rsidRDefault="00A05665">
      <w:r>
        <w:separator/>
      </w:r>
    </w:p>
  </w:endnote>
  <w:endnote w:type="continuationSeparator" w:id="0">
    <w:p w14:paraId="285CCC7B" w14:textId="77777777" w:rsidR="00A05665" w:rsidRDefault="00A05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542D0" w:rsidRDefault="002542D0"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5BF6">
      <w:rPr>
        <w:rStyle w:val="PageNumber"/>
        <w:noProof/>
      </w:rPr>
      <w:t>23</w:t>
    </w:r>
    <w:r>
      <w:rPr>
        <w:rStyle w:val="PageNumber"/>
      </w:rPr>
      <w:fldChar w:fldCharType="end"/>
    </w:r>
  </w:p>
  <w:p w14:paraId="3F8F309C" w14:textId="77777777" w:rsidR="002542D0" w:rsidRDefault="002542D0"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242821" w14:textId="77777777" w:rsidR="00A05665" w:rsidRDefault="00A05665">
      <w:r>
        <w:separator/>
      </w:r>
    </w:p>
  </w:footnote>
  <w:footnote w:type="continuationSeparator" w:id="0">
    <w:p w14:paraId="0E43D9A0" w14:textId="77777777" w:rsidR="00A05665" w:rsidRDefault="00A0566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2775"/>
    <w:rsid w:val="00003248"/>
    <w:rsid w:val="00004649"/>
    <w:rsid w:val="00005B06"/>
    <w:rsid w:val="00010088"/>
    <w:rsid w:val="00011599"/>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3B6"/>
    <w:rsid w:val="000B49C7"/>
    <w:rsid w:val="000B4CE3"/>
    <w:rsid w:val="000B6495"/>
    <w:rsid w:val="000B68AC"/>
    <w:rsid w:val="000B7625"/>
    <w:rsid w:val="000C12A0"/>
    <w:rsid w:val="000C19A1"/>
    <w:rsid w:val="000C2752"/>
    <w:rsid w:val="000C576A"/>
    <w:rsid w:val="000C6C91"/>
    <w:rsid w:val="000C6ED9"/>
    <w:rsid w:val="000C7277"/>
    <w:rsid w:val="000D08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704F4"/>
    <w:rsid w:val="00175269"/>
    <w:rsid w:val="00180945"/>
    <w:rsid w:val="00181294"/>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1EFC"/>
    <w:rsid w:val="002452E3"/>
    <w:rsid w:val="002542D0"/>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0AB2"/>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0A68"/>
    <w:rsid w:val="00340C26"/>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1155C"/>
    <w:rsid w:val="004115F7"/>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67E9C"/>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D5B83"/>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5BF6"/>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05665"/>
    <w:rsid w:val="00A10491"/>
    <w:rsid w:val="00A10552"/>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3B4"/>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282"/>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2846"/>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22585"/>
    <w:rsid w:val="00F23C3A"/>
    <w:rsid w:val="00F25917"/>
    <w:rsid w:val="00F31435"/>
    <w:rsid w:val="00F33911"/>
    <w:rsid w:val="00F43484"/>
    <w:rsid w:val="00F44160"/>
    <w:rsid w:val="00F45D72"/>
    <w:rsid w:val="00F50DD1"/>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84E39"/>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644ECF7-16A0-8C4A-A2A8-9FC8FA43A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23718</Words>
  <Characters>135193</Characters>
  <Application>Microsoft Macintosh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9</cp:revision>
  <dcterms:created xsi:type="dcterms:W3CDTF">2018-06-28T11:18:00Z</dcterms:created>
  <dcterms:modified xsi:type="dcterms:W3CDTF">2018-07-02T13:51:00Z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