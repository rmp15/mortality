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67144E" w14:textId="262C0569" w:rsidR="005B7CA5" w:rsidRP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Supplementary Note</w:t>
      </w:r>
    </w:p>
    <w:p w14:paraId="21E7E5E4" w14:textId="77777777" w:rsidR="005B7CA5" w:rsidRDefault="005B7CA5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439A905" w14:textId="24DC5B57" w:rsidR="00413B5E" w:rsidRPr="006E585E" w:rsidRDefault="00384D1E" w:rsidP="001B44B8">
      <w:pPr>
        <w:spacing w:after="0" w:line="48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National and regional seasonal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dynamics of </w:t>
      </w:r>
      <w:r w:rsidR="007B3CD8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all-cause and cause-specific 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mortality in the </w:t>
      </w:r>
      <w:r w:rsidR="00386081" w:rsidRPr="006E585E">
        <w:rPr>
          <w:rFonts w:ascii="Times New Roman" w:hAnsi="Times New Roman"/>
          <w:b/>
          <w:color w:val="000000" w:themeColor="text1"/>
          <w:sz w:val="24"/>
          <w:szCs w:val="24"/>
        </w:rPr>
        <w:t>USA</w:t>
      </w:r>
      <w:r w:rsidR="00881129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from 1980</w:t>
      </w:r>
      <w:r w:rsidR="000210D1" w:rsidRPr="006E585E">
        <w:rPr>
          <w:rFonts w:ascii="Times New Roman" w:hAnsi="Times New Roman"/>
          <w:b/>
          <w:color w:val="000000" w:themeColor="text1"/>
          <w:sz w:val="24"/>
          <w:szCs w:val="24"/>
        </w:rPr>
        <w:t xml:space="preserve"> to 201</w:t>
      </w:r>
      <w:ins w:id="0" w:author="Parks, Robbie M" w:date="2018-06-20T15:45:00Z">
        <w:r w:rsidR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t>6</w:t>
        </w:r>
      </w:ins>
      <w:del w:id="1" w:author="Parks, Robbie M" w:date="2018-06-20T15:45:00Z">
        <w:r w:rsidR="000210D1" w:rsidRPr="006E585E" w:rsidDel="0056661F">
          <w:rPr>
            <w:rFonts w:ascii="Times New Roman" w:hAnsi="Times New Roman"/>
            <w:b/>
            <w:color w:val="000000" w:themeColor="text1"/>
            <w:sz w:val="24"/>
            <w:szCs w:val="24"/>
          </w:rPr>
          <w:delText>3</w:delText>
        </w:r>
      </w:del>
    </w:p>
    <w:p w14:paraId="4712E526" w14:textId="3C8D31C8" w:rsidR="00413B5E" w:rsidRPr="006E585E" w:rsidRDefault="000210D1" w:rsidP="001B44B8">
      <w:pPr>
        <w:spacing w:after="0" w:line="480" w:lineRule="auto"/>
        <w:jc w:val="both"/>
        <w:outlineLvl w:val="0"/>
        <w:rPr>
          <w:rFonts w:ascii="Times New Roman" w:hAnsi="Times New Roman"/>
          <w:color w:val="000000" w:themeColor="text1"/>
          <w:sz w:val="24"/>
          <w:szCs w:val="24"/>
          <w:vertAlign w:val="superscript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</w:rPr>
        <w:t>Robbie M Parks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James E Bennett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Kyle J Foreman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1,2,4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Ralf Toumi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5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, Majid Ezzati</w:t>
      </w: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>1,2,3*</w:t>
      </w:r>
    </w:p>
    <w:p w14:paraId="7312A7F4" w14:textId="04E8ADF1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1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MRC-PHE Centre for Environment and Health, Imperial College London, London, United Kingdom</w:t>
      </w:r>
      <w:r w:rsidR="001D0F84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2DC243DD" w14:textId="673FE5E3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2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Department of Epidemiology and Biostatistics, School of Public Health, Imperial College London, London, United Kingdom</w:t>
      </w:r>
      <w:r w:rsidR="00B461EC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0B23175" w14:textId="0A00D240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3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WHO Collaborating Centre on NCD Surveillance and Epidemiology, Imperial College London, London, United Kingdom</w:t>
      </w:r>
      <w:r w:rsidR="00AF552B" w:rsidRPr="006E585E">
        <w:rPr>
          <w:rFonts w:ascii="Times New Roman" w:hAnsi="Times New Roman"/>
          <w:color w:val="000000" w:themeColor="text1"/>
          <w:sz w:val="24"/>
          <w:szCs w:val="24"/>
        </w:rPr>
        <w:t>, W2 1PG</w:t>
      </w:r>
    </w:p>
    <w:p w14:paraId="1F200383" w14:textId="20D2FACF" w:rsidR="000210D1" w:rsidRPr="006E585E" w:rsidRDefault="000210D1" w:rsidP="001B44B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4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Institute for Health Metrics and Evaluation, University of Washington, Seattle, USA</w:t>
      </w:r>
      <w:r w:rsidR="00A43C02" w:rsidRPr="006E585E">
        <w:rPr>
          <w:rFonts w:ascii="Times New Roman" w:hAnsi="Times New Roman"/>
          <w:color w:val="000000" w:themeColor="text1"/>
          <w:sz w:val="24"/>
          <w:szCs w:val="24"/>
        </w:rPr>
        <w:t>, WA 98121</w:t>
      </w:r>
    </w:p>
    <w:p w14:paraId="10552543" w14:textId="149047AE" w:rsidR="005B7CA5" w:rsidRPr="00951A28" w:rsidRDefault="000210D1" w:rsidP="00951A28">
      <w:pPr>
        <w:spacing w:after="0" w:line="48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6E585E">
        <w:rPr>
          <w:rFonts w:ascii="Times New Roman" w:hAnsi="Times New Roman"/>
          <w:color w:val="000000" w:themeColor="text1"/>
          <w:sz w:val="24"/>
          <w:szCs w:val="24"/>
          <w:vertAlign w:val="superscript"/>
        </w:rPr>
        <w:t xml:space="preserve">5 </w:t>
      </w:r>
      <w:r w:rsidRPr="006E585E">
        <w:rPr>
          <w:rFonts w:ascii="Times New Roman" w:hAnsi="Times New Roman"/>
          <w:color w:val="000000" w:themeColor="text1"/>
          <w:sz w:val="24"/>
          <w:szCs w:val="24"/>
        </w:rPr>
        <w:t>Space and Atmospheric Physics, Imperial College London, London, United Kingdom</w:t>
      </w:r>
      <w:r w:rsidR="00A53CD7" w:rsidRPr="006E585E">
        <w:rPr>
          <w:rFonts w:ascii="Times New Roman" w:hAnsi="Times New Roman"/>
          <w:color w:val="000000" w:themeColor="text1"/>
          <w:sz w:val="24"/>
          <w:szCs w:val="24"/>
        </w:rPr>
        <w:t>, W7 2AZ</w:t>
      </w:r>
      <w:r w:rsidR="005B7CA5">
        <w:rPr>
          <w:rFonts w:ascii="Times New Roman" w:hAnsi="Times New Roman"/>
          <w:b/>
          <w:color w:val="000000" w:themeColor="text1"/>
          <w:sz w:val="24"/>
          <w:szCs w:val="24"/>
        </w:rPr>
        <w:br w:type="page"/>
      </w:r>
    </w:p>
    <w:p w14:paraId="13669CAF" w14:textId="77777777" w:rsidR="002D5AE8" w:rsidRPr="000218F0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0218F0">
        <w:rPr>
          <w:rFonts w:ascii="Times New Roman" w:hAnsi="Times New Roman"/>
          <w:b/>
          <w:sz w:val="24"/>
          <w:szCs w:val="24"/>
        </w:rPr>
        <w:lastRenderedPageBreak/>
        <w:t>Table of Contents</w:t>
      </w:r>
    </w:p>
    <w:p w14:paraId="4D52F754" w14:textId="77777777" w:rsidR="002D5AE8" w:rsidRDefault="002D5AE8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5CB45F55" w14:textId="25D665E1" w:rsidR="000218F0" w:rsidRPr="000218F0" w:rsidDel="00E34590" w:rsidRDefault="000218F0" w:rsidP="000218F0">
      <w:pPr>
        <w:spacing w:after="0" w:line="480" w:lineRule="auto"/>
        <w:jc w:val="both"/>
        <w:rPr>
          <w:del w:id="2" w:author="Parks, Robbie M" w:date="2018-06-20T15:46:00Z"/>
          <w:rFonts w:ascii="Times New Roman" w:hAnsi="Times New Roman"/>
          <w:sz w:val="24"/>
          <w:szCs w:val="24"/>
        </w:rPr>
      </w:pPr>
      <w:del w:id="3" w:author="Parks, Robbie M" w:date="2018-06-20T15:46:00Z">
        <w:r w:rsidDel="00E34590">
          <w:rPr>
            <w:rFonts w:ascii="Times New Roman" w:hAnsi="Times New Roman"/>
            <w:sz w:val="24"/>
            <w:szCs w:val="24"/>
          </w:rPr>
          <w:delText xml:space="preserve">Supplementary Figure 1: </w:delText>
        </w:r>
        <w:r w:rsidRPr="00934D53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Mean timing of (A) maximum and (B) minimum cause-specific mortality, by climate region, sex and age group for 1980-2013. Only age-sex groups with significant 12-month seasonality in the national analysis are included. Average temperatures (in degrees Celsius) are included</w:delText>
        </w:r>
        <w:r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in white for the corresponding month of maximum and</w:delText>
        </w:r>
        <w:r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</w:delText>
        </w:r>
        <w:r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mortality for each climate region</w:delText>
        </w:r>
        <w:r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………………………………………………………….......3</w:delText>
        </w:r>
      </w:del>
    </w:p>
    <w:p w14:paraId="179A91E1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1FDB348A" w14:textId="77777777" w:rsidR="000218F0" w:rsidRDefault="000218F0" w:rsidP="000218F0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4847AB2B" w14:textId="62959048" w:rsidR="002D5AE8" w:rsidRDefault="002D5AE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01E63E83" w14:textId="77777777" w:rsidR="00E34590" w:rsidRDefault="00E34590" w:rsidP="00E34590">
      <w:pPr>
        <w:spacing w:line="480" w:lineRule="auto"/>
        <w:jc w:val="both"/>
        <w:outlineLvl w:val="0"/>
        <w:rPr>
          <w:ins w:id="4" w:author="Parks, Robbie M" w:date="2018-06-20T15:46:00Z"/>
          <w:color w:val="000000" w:themeColor="text1"/>
        </w:rPr>
      </w:pPr>
      <w:ins w:id="5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1: </w:t>
        </w:r>
        <w:r w:rsidRPr="00AC73A1">
          <w:rPr>
            <w:color w:val="000000" w:themeColor="text1"/>
          </w:rPr>
          <w:t xml:space="preserve">Wavelet power spectra for national time series of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death rates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>, by age group and cause of death for (A) males and (B) females. Wavelet power values increase from blue to red, with white contour lines indicating the 5% significance level against a white noise spectrum (the same age groups would remain if significance had been measured against a red noise spectrum). The shaded regions at the left and right edge of each box indicate the cone of influence, w</w:t>
        </w:r>
        <w:bookmarkStart w:id="6" w:name="_GoBack"/>
        <w:bookmarkEnd w:id="6"/>
        <w:r w:rsidRPr="00AC73A1">
          <w:rPr>
            <w:color w:val="000000" w:themeColor="text1"/>
          </w:rPr>
          <w:t xml:space="preserve">here spectral analysis is less robust. </w:t>
        </w:r>
        <w:r>
          <w:rPr>
            <w:color w:val="000000" w:themeColor="text1"/>
          </w:rPr>
          <w:br w:type="page"/>
        </w:r>
      </w:ins>
    </w:p>
    <w:p w14:paraId="78F8CBDA" w14:textId="77777777" w:rsidR="00E34590" w:rsidRDefault="00E34590" w:rsidP="00E34590">
      <w:pPr>
        <w:spacing w:line="480" w:lineRule="auto"/>
        <w:jc w:val="both"/>
        <w:outlineLvl w:val="0"/>
        <w:rPr>
          <w:ins w:id="7" w:author="Parks, Robbie M" w:date="2018-06-20T15:46:00Z"/>
          <w:color w:val="000000" w:themeColor="text1"/>
        </w:rPr>
      </w:pPr>
      <w:ins w:id="8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2: </w:t>
        </w:r>
        <w:r w:rsidRPr="00AC73A1">
          <w:rPr>
            <w:color w:val="000000" w:themeColor="text1"/>
          </w:rPr>
          <w:t xml:space="preserve">Mean timing of national maximum and minimum </w:t>
        </w:r>
        <w:r>
          <w:rPr>
            <w:color w:val="000000" w:themeColor="text1"/>
          </w:rPr>
          <w:t>sub-</w:t>
        </w:r>
        <w:r w:rsidRPr="00AC73A1">
          <w:rPr>
            <w:color w:val="000000" w:themeColor="text1"/>
          </w:rPr>
          <w:t>cause-specific mortality, by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Red arrows indicate the month of maximum mortality, and green arrows that of minimum mortality. The size of the arrow is inversely proportional to its respective </w:t>
        </w:r>
        <w:r>
          <w:rPr>
            <w:color w:val="000000" w:themeColor="text1"/>
          </w:rPr>
          <w:t>variance</w:t>
        </w:r>
        <w:r w:rsidRPr="00AC73A1">
          <w:rPr>
            <w:color w:val="000000" w:themeColor="text1"/>
          </w:rPr>
          <w:t>.</w:t>
        </w:r>
      </w:ins>
    </w:p>
    <w:p w14:paraId="7BB1671A" w14:textId="77777777" w:rsidR="00E34590" w:rsidRDefault="00E34590" w:rsidP="00E34590">
      <w:pPr>
        <w:rPr>
          <w:ins w:id="9" w:author="Parks, Robbie M" w:date="2018-06-20T15:46:00Z"/>
          <w:color w:val="000000" w:themeColor="text1"/>
        </w:rPr>
      </w:pPr>
      <w:ins w:id="10" w:author="Parks, Robbie M" w:date="2018-06-20T15:46:00Z">
        <w:r>
          <w:rPr>
            <w:color w:val="000000" w:themeColor="text1"/>
          </w:rPr>
          <w:br w:type="page"/>
        </w:r>
      </w:ins>
    </w:p>
    <w:p w14:paraId="5FCD396B" w14:textId="77777777" w:rsidR="00E34590" w:rsidRPr="00AC73A1" w:rsidRDefault="00E34590" w:rsidP="00E34590">
      <w:pPr>
        <w:spacing w:line="480" w:lineRule="auto"/>
        <w:jc w:val="both"/>
        <w:outlineLvl w:val="0"/>
        <w:rPr>
          <w:ins w:id="11" w:author="Parks, Robbie M" w:date="2018-06-20T15:46:00Z"/>
          <w:color w:val="000000" w:themeColor="text1"/>
        </w:rPr>
      </w:pPr>
      <w:ins w:id="12" w:author="Parks, Robbie M" w:date="2018-06-20T15:46:00Z">
        <w:r>
          <w:rPr>
            <w:b/>
            <w:color w:val="000000" w:themeColor="text1"/>
          </w:rPr>
          <w:lastRenderedPageBreak/>
          <w:t xml:space="preserve">Supplementary Figure 3: </w:t>
        </w:r>
        <w:r w:rsidRPr="00AC73A1">
          <w:rPr>
            <w:color w:val="000000" w:themeColor="text1"/>
          </w:rPr>
          <w:t>National percent difference in death rates between the maximum and minimum mortality months</w:t>
        </w:r>
        <w:r>
          <w:rPr>
            <w:color w:val="000000" w:themeColor="text1"/>
          </w:rPr>
          <w:t xml:space="preserve"> for sub-causes of death</w:t>
        </w:r>
        <w:r w:rsidRPr="00AC73A1">
          <w:rPr>
            <w:color w:val="000000" w:themeColor="text1"/>
          </w:rPr>
          <w:t xml:space="preserve">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 versus 1980 by sex and age group. Age-sex groups with a </w:t>
        </w:r>
        <w:r>
          <w:rPr>
            <w:color w:val="000000" w:themeColor="text1"/>
          </w:rPr>
          <w:t>p-value less than 0.05</w:t>
        </w:r>
        <w:r w:rsidRPr="00AC73A1">
          <w:rPr>
            <w:color w:val="000000" w:themeColor="text1"/>
          </w:rPr>
          <w:t xml:space="preserve"> are highlighted with a bold pink outline.</w:t>
        </w:r>
        <w:r w:rsidRPr="00AC73A1">
          <w:rPr>
            <w:b/>
          </w:rPr>
          <w:br w:type="page"/>
        </w:r>
      </w:ins>
    </w:p>
    <w:p w14:paraId="5F20AA24" w14:textId="77777777" w:rsidR="00E34590" w:rsidRDefault="00E34590" w:rsidP="00E34590">
      <w:pPr>
        <w:spacing w:line="480" w:lineRule="auto"/>
        <w:jc w:val="both"/>
        <w:rPr>
          <w:ins w:id="13" w:author="Parks, Robbie M" w:date="2018-06-20T15:46:00Z"/>
          <w:color w:val="000000" w:themeColor="text1"/>
        </w:rPr>
      </w:pPr>
      <w:ins w:id="14" w:author="Parks, Robbie M" w:date="2018-06-20T15:46:00Z">
        <w:r w:rsidRPr="00AC73A1">
          <w:rPr>
            <w:b/>
          </w:rPr>
          <w:lastRenderedPageBreak/>
          <w:t xml:space="preserve">Supplementary Figure </w:t>
        </w:r>
        <w:r>
          <w:rPr>
            <w:b/>
          </w:rPr>
          <w:t>4</w:t>
        </w:r>
        <w:r w:rsidRPr="00AC73A1">
          <w:rPr>
            <w:b/>
          </w:rPr>
          <w:t xml:space="preserve">: </w:t>
        </w:r>
        <w:r w:rsidRPr="00AC73A1">
          <w:rPr>
            <w:color w:val="000000" w:themeColor="text1"/>
          </w:rPr>
          <w:t>Mean timing of (A) maximum and (B) minimum cause-specific mortality, by climate region, sex and age group for 1980-201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>. Average temperatures (in degrees Celsius) are included in white for the corresponding month of maximum and mortality for each climate region.</w:t>
        </w:r>
      </w:ins>
    </w:p>
    <w:p w14:paraId="032C12FB" w14:textId="77777777" w:rsidR="00E34590" w:rsidRDefault="00E34590" w:rsidP="00E34590">
      <w:pPr>
        <w:rPr>
          <w:ins w:id="15" w:author="Parks, Robbie M" w:date="2018-06-20T15:46:00Z"/>
          <w:color w:val="000000" w:themeColor="text1"/>
        </w:rPr>
      </w:pPr>
      <w:ins w:id="16" w:author="Parks, Robbie M" w:date="2018-06-20T15:46:00Z">
        <w:r>
          <w:rPr>
            <w:color w:val="000000" w:themeColor="text1"/>
          </w:rPr>
          <w:br w:type="page"/>
        </w:r>
      </w:ins>
    </w:p>
    <w:p w14:paraId="3E63BBB4" w14:textId="77777777" w:rsidR="007B416C" w:rsidRPr="00AC73A1" w:rsidRDefault="007B416C" w:rsidP="007B416C">
      <w:pPr>
        <w:spacing w:line="480" w:lineRule="auto"/>
        <w:jc w:val="both"/>
        <w:outlineLvl w:val="0"/>
        <w:rPr>
          <w:ins w:id="17" w:author="Parks, Robbie M" w:date="2018-06-24T10:50:00Z"/>
          <w:color w:val="000000" w:themeColor="text1"/>
        </w:rPr>
      </w:pPr>
      <w:ins w:id="18" w:author="Parks, Robbie M" w:date="2018-06-24T10:50:00Z">
        <w:r w:rsidRPr="00AC73A1">
          <w:rPr>
            <w:b/>
          </w:rPr>
          <w:lastRenderedPageBreak/>
          <w:t xml:space="preserve">Supplementary Figure </w:t>
        </w:r>
        <w:r>
          <w:rPr>
            <w:b/>
            <w:color w:val="000000" w:themeColor="text1"/>
          </w:rPr>
          <w:t>5</w:t>
        </w:r>
        <w:r w:rsidRPr="00AC73A1">
          <w:rPr>
            <w:b/>
            <w:color w:val="000000" w:themeColor="text1"/>
          </w:rPr>
          <w:t>:</w:t>
        </w:r>
        <w:r w:rsidRPr="00AC73A1">
          <w:rPr>
            <w:color w:val="000000" w:themeColor="text1"/>
          </w:rPr>
          <w:t xml:space="preserve"> The relationship between percent difference death rates </w:t>
        </w:r>
        <w:r>
          <w:rPr>
            <w:color w:val="000000" w:themeColor="text1"/>
          </w:rPr>
          <w:t xml:space="preserve">of broad causes of death </w:t>
        </w:r>
        <w:r w:rsidRPr="00AC73A1">
          <w:rPr>
            <w:color w:val="000000" w:themeColor="text1"/>
          </w:rPr>
          <w:t>and temperature difference between months with maximum and minimum mortality across climate regions, by sex and age group in 201</w:t>
        </w:r>
        <w:r>
          <w:rPr>
            <w:color w:val="000000" w:themeColor="text1"/>
          </w:rPr>
          <w:t>6</w:t>
        </w:r>
        <w:r w:rsidRPr="00AC73A1">
          <w:rPr>
            <w:color w:val="000000" w:themeColor="text1"/>
          </w:rPr>
          <w:t xml:space="preserve">. </w:t>
        </w:r>
      </w:ins>
    </w:p>
    <w:p w14:paraId="1324C1C8" w14:textId="77777777" w:rsidR="007B416C" w:rsidRPr="00AC73A1" w:rsidRDefault="007B416C" w:rsidP="007B416C">
      <w:pPr>
        <w:rPr>
          <w:ins w:id="19" w:author="Parks, Robbie M" w:date="2018-06-24T10:50:00Z"/>
          <w:color w:val="000000" w:themeColor="text1"/>
        </w:rPr>
      </w:pPr>
      <w:ins w:id="20" w:author="Parks, Robbie M" w:date="2018-06-24T10:50:00Z">
        <w:r w:rsidRPr="00AC73A1">
          <w:rPr>
            <w:color w:val="000000" w:themeColor="text1"/>
          </w:rPr>
          <w:br w:type="page"/>
        </w:r>
      </w:ins>
    </w:p>
    <w:p w14:paraId="4C972CCC" w14:textId="77777777" w:rsidR="00DE2FDE" w:rsidRDefault="00DE2FDE" w:rsidP="00DE2FDE">
      <w:pPr>
        <w:spacing w:line="480" w:lineRule="auto"/>
        <w:jc w:val="both"/>
        <w:rPr>
          <w:ins w:id="21" w:author="Parks, Robbie M" w:date="2018-06-20T15:47:00Z"/>
        </w:rPr>
      </w:pPr>
      <w:ins w:id="22" w:author="Parks, Robbie M" w:date="2018-06-20T15:47:00Z">
        <w:r>
          <w:rPr>
            <w:b/>
          </w:rPr>
          <w:lastRenderedPageBreak/>
          <w:t xml:space="preserve">Supplementary Table </w:t>
        </w:r>
        <w:r>
          <w:rPr>
            <w:rStyle w:val="CommentReference"/>
            <w:rFonts w:asciiTheme="minorHAnsi" w:hAnsiTheme="minorHAnsi" w:cstheme="minorBidi"/>
          </w:rPr>
          <w:commentReference w:id="23"/>
        </w:r>
        <w:r>
          <w:rPr>
            <w:b/>
          </w:rPr>
          <w:t xml:space="preserve">1: </w:t>
        </w:r>
        <w:r>
          <w:t>Change in p</w:t>
        </w:r>
        <w:r w:rsidRPr="00AC73A1">
          <w:rPr>
            <w:color w:val="000000" w:themeColor="text1"/>
          </w:rPr>
          <w:t xml:space="preserve">ercentage difference in death rates between the maximum and minimum mortality months </w:t>
        </w:r>
        <w:r>
          <w:rPr>
            <w:color w:val="000000" w:themeColor="text1"/>
          </w:rPr>
          <w:t xml:space="preserve">per year for sub-causes of death, by </w:t>
        </w:r>
        <w:r w:rsidRPr="00AC73A1">
          <w:rPr>
            <w:color w:val="000000" w:themeColor="text1"/>
          </w:rPr>
          <w:t>sex and age group for 1980-201</w:t>
        </w:r>
        <w:r>
          <w:rPr>
            <w:color w:val="000000" w:themeColor="text1"/>
          </w:rPr>
          <w:t>6</w:t>
        </w:r>
      </w:ins>
    </w:p>
    <w:p w14:paraId="5E9E6819" w14:textId="77777777" w:rsidR="00DE2FDE" w:rsidRDefault="00DE2FDE" w:rsidP="00DE2FDE">
      <w:pPr>
        <w:rPr>
          <w:ins w:id="24" w:author="Parks, Robbie M" w:date="2018-06-20T15:47:00Z"/>
          <w:b/>
        </w:rPr>
      </w:pPr>
      <w:ins w:id="25" w:author="Parks, Robbie M" w:date="2018-06-20T15:47:00Z">
        <w:r>
          <w:rPr>
            <w:b/>
          </w:rPr>
          <w:br w:type="page"/>
        </w:r>
      </w:ins>
    </w:p>
    <w:p w14:paraId="7E0C66B0" w14:textId="77777777" w:rsidR="00DE2FDE" w:rsidRDefault="00DE2FDE" w:rsidP="00DE2FDE">
      <w:pPr>
        <w:rPr>
          <w:ins w:id="26" w:author="Parks, Robbie M" w:date="2018-06-20T15:47:00Z"/>
          <w:color w:val="000000" w:themeColor="text1"/>
        </w:rPr>
      </w:pPr>
      <w:ins w:id="27" w:author="Parks, Robbie M" w:date="2018-06-20T15:47:00Z">
        <w:r>
          <w:rPr>
            <w:b/>
          </w:rPr>
          <w:lastRenderedPageBreak/>
          <w:t xml:space="preserve">Supplementary Table 2: </w:t>
        </w:r>
        <w:r>
          <w:t>Change in p</w:t>
        </w:r>
        <w:r w:rsidRPr="00AC73A1">
          <w:rPr>
            <w:color w:val="000000" w:themeColor="text1"/>
          </w:rPr>
          <w:t xml:space="preserve">ercentage difference in death rates between the maximum and minimum mortality months </w:t>
        </w:r>
        <w:r>
          <w:rPr>
            <w:color w:val="000000" w:themeColor="text1"/>
          </w:rPr>
          <w:t xml:space="preserve">per year for all-cause and broad causes of death, by </w:t>
        </w:r>
        <w:r w:rsidRPr="00AC73A1">
          <w:rPr>
            <w:color w:val="000000" w:themeColor="text1"/>
          </w:rPr>
          <w:t>sex and age group for 1980-201</w:t>
        </w:r>
        <w:r>
          <w:rPr>
            <w:color w:val="000000" w:themeColor="text1"/>
          </w:rPr>
          <w:t>6 using alternative statistical method</w:t>
        </w:r>
      </w:ins>
    </w:p>
    <w:p w14:paraId="3CCC6573" w14:textId="77777777" w:rsidR="00DE2FDE" w:rsidRDefault="00DE2FDE" w:rsidP="00DE2FDE">
      <w:pPr>
        <w:rPr>
          <w:ins w:id="28" w:author="Parks, Robbie M" w:date="2018-06-20T15:47:00Z"/>
          <w:color w:val="000000" w:themeColor="text1"/>
        </w:rPr>
      </w:pPr>
    </w:p>
    <w:tbl>
      <w:tblPr>
        <w:tblW w:w="28400" w:type="dxa"/>
        <w:tblLook w:val="04A0" w:firstRow="1" w:lastRow="0" w:firstColumn="1" w:lastColumn="0" w:noHBand="0" w:noVBand="1"/>
      </w:tblPr>
      <w:tblGrid>
        <w:gridCol w:w="1500"/>
        <w:gridCol w:w="2580"/>
        <w:gridCol w:w="1020"/>
        <w:gridCol w:w="1243"/>
        <w:gridCol w:w="1295"/>
        <w:gridCol w:w="1299"/>
        <w:gridCol w:w="1295"/>
        <w:gridCol w:w="1299"/>
        <w:gridCol w:w="1295"/>
        <w:gridCol w:w="1299"/>
        <w:gridCol w:w="1295"/>
        <w:gridCol w:w="1300"/>
        <w:gridCol w:w="1296"/>
        <w:gridCol w:w="1300"/>
        <w:gridCol w:w="1296"/>
        <w:gridCol w:w="1300"/>
        <w:gridCol w:w="1296"/>
        <w:gridCol w:w="1300"/>
        <w:gridCol w:w="1296"/>
        <w:gridCol w:w="1300"/>
        <w:gridCol w:w="1296"/>
      </w:tblGrid>
      <w:tr w:rsidR="00DE2FDE" w14:paraId="3AACB76F" w14:textId="77777777" w:rsidTr="00776638">
        <w:trPr>
          <w:trHeight w:val="320"/>
          <w:ins w:id="29" w:author="Parks, Robbie M" w:date="2018-06-20T15:47:00Z"/>
        </w:trPr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CBBD5" w14:textId="77777777" w:rsidR="00DE2FDE" w:rsidRDefault="00DE2FDE" w:rsidP="00776638">
            <w:pPr>
              <w:jc w:val="center"/>
              <w:rPr>
                <w:ins w:id="30" w:author="Parks, Robbie M" w:date="2018-06-20T15:47:00Z"/>
                <w:rFonts w:eastAsia="Times New Roman"/>
                <w:color w:val="000000"/>
              </w:rPr>
            </w:pPr>
            <w:ins w:id="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61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9E7FB1" w14:textId="77777777" w:rsidR="00DE2FDE" w:rsidRDefault="00DE2FDE" w:rsidP="00776638">
            <w:pPr>
              <w:jc w:val="center"/>
              <w:rPr>
                <w:ins w:id="32" w:author="Parks, Robbie M" w:date="2018-06-20T15:47:00Z"/>
                <w:rFonts w:eastAsia="Times New Roman"/>
                <w:b/>
                <w:bCs/>
                <w:color w:val="000000"/>
              </w:rPr>
            </w:pPr>
            <w:ins w:id="3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All cause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594AD" w14:textId="77777777" w:rsidR="00DE2FDE" w:rsidRDefault="00DE2FDE" w:rsidP="00776638">
            <w:pPr>
              <w:jc w:val="center"/>
              <w:rPr>
                <w:ins w:id="34" w:author="Parks, Robbie M" w:date="2018-06-20T15:47:00Z"/>
                <w:rFonts w:eastAsia="Times New Roman"/>
                <w:b/>
                <w:bCs/>
                <w:color w:val="000000"/>
              </w:rPr>
            </w:pPr>
            <w:ins w:id="3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Cancer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756F7D" w14:textId="77777777" w:rsidR="00DE2FDE" w:rsidRDefault="00DE2FDE" w:rsidP="00776638">
            <w:pPr>
              <w:jc w:val="center"/>
              <w:rPr>
                <w:ins w:id="36" w:author="Parks, Robbie M" w:date="2018-06-20T15:47:00Z"/>
                <w:rFonts w:eastAsia="Times New Roman"/>
                <w:b/>
                <w:bCs/>
                <w:color w:val="000000"/>
              </w:rPr>
            </w:pPr>
            <w:ins w:id="3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Cardiorespiratory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2E28F" w14:textId="77777777" w:rsidR="00DE2FDE" w:rsidRDefault="00DE2FDE" w:rsidP="00776638">
            <w:pPr>
              <w:jc w:val="center"/>
              <w:rPr>
                <w:ins w:id="38" w:author="Parks, Robbie M" w:date="2018-06-20T15:47:00Z"/>
                <w:rFonts w:eastAsia="Times New Roman"/>
                <w:b/>
                <w:bCs/>
                <w:color w:val="000000"/>
              </w:rPr>
            </w:pPr>
            <w:ins w:id="3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Injuries</w:t>
              </w:r>
            </w:ins>
          </w:p>
        </w:tc>
        <w:tc>
          <w:tcPr>
            <w:tcW w:w="52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A3AC1" w14:textId="77777777" w:rsidR="00DE2FDE" w:rsidRDefault="00DE2FDE" w:rsidP="00776638">
            <w:pPr>
              <w:jc w:val="center"/>
              <w:rPr>
                <w:ins w:id="40" w:author="Parks, Robbie M" w:date="2018-06-20T15:47:00Z"/>
                <w:rFonts w:eastAsia="Times New Roman"/>
                <w:b/>
                <w:bCs/>
                <w:color w:val="000000"/>
              </w:rPr>
            </w:pPr>
            <w:ins w:id="4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Other</w:t>
              </w:r>
            </w:ins>
          </w:p>
        </w:tc>
      </w:tr>
      <w:tr w:rsidR="00DE2FDE" w14:paraId="536FC4A2" w14:textId="77777777" w:rsidTr="00776638">
        <w:trPr>
          <w:trHeight w:val="320"/>
          <w:ins w:id="42" w:author="Parks, Robbie M" w:date="2018-06-20T15:47:00Z"/>
        </w:trPr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603D4" w14:textId="77777777" w:rsidR="00DE2FDE" w:rsidRDefault="00DE2FDE" w:rsidP="00776638">
            <w:pPr>
              <w:rPr>
                <w:ins w:id="43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CDA212" w14:textId="77777777" w:rsidR="00DE2FDE" w:rsidRDefault="00DE2FDE" w:rsidP="00776638">
            <w:pPr>
              <w:jc w:val="center"/>
              <w:rPr>
                <w:ins w:id="44" w:author="Parks, Robbie M" w:date="2018-06-20T15:47:00Z"/>
                <w:rFonts w:eastAsia="Times New Roman"/>
                <w:b/>
                <w:bCs/>
                <w:color w:val="000000"/>
              </w:rPr>
            </w:pPr>
            <w:ins w:id="4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CF8660" w14:textId="77777777" w:rsidR="00DE2FDE" w:rsidRDefault="00DE2FDE" w:rsidP="00776638">
            <w:pPr>
              <w:jc w:val="center"/>
              <w:rPr>
                <w:ins w:id="46" w:author="Parks, Robbie M" w:date="2018-06-20T15:47:00Z"/>
                <w:rFonts w:eastAsia="Times New Roman"/>
                <w:b/>
                <w:bCs/>
                <w:color w:val="000000"/>
              </w:rPr>
            </w:pPr>
            <w:ins w:id="4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62D1D7" w14:textId="77777777" w:rsidR="00DE2FDE" w:rsidRDefault="00DE2FDE" w:rsidP="00776638">
            <w:pPr>
              <w:jc w:val="center"/>
              <w:rPr>
                <w:ins w:id="48" w:author="Parks, Robbie M" w:date="2018-06-20T15:47:00Z"/>
                <w:rFonts w:eastAsia="Times New Roman"/>
                <w:b/>
                <w:bCs/>
                <w:color w:val="000000"/>
              </w:rPr>
            </w:pPr>
            <w:ins w:id="4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18EB17" w14:textId="77777777" w:rsidR="00DE2FDE" w:rsidRDefault="00DE2FDE" w:rsidP="00776638">
            <w:pPr>
              <w:jc w:val="center"/>
              <w:rPr>
                <w:ins w:id="50" w:author="Parks, Robbie M" w:date="2018-06-20T15:47:00Z"/>
                <w:rFonts w:eastAsia="Times New Roman"/>
                <w:b/>
                <w:bCs/>
                <w:color w:val="000000"/>
              </w:rPr>
            </w:pPr>
            <w:ins w:id="5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FF9DDB" w14:textId="77777777" w:rsidR="00DE2FDE" w:rsidRDefault="00DE2FDE" w:rsidP="00776638">
            <w:pPr>
              <w:jc w:val="center"/>
              <w:rPr>
                <w:ins w:id="52" w:author="Parks, Robbie M" w:date="2018-06-20T15:47:00Z"/>
                <w:rFonts w:eastAsia="Times New Roman"/>
                <w:b/>
                <w:bCs/>
                <w:color w:val="000000"/>
              </w:rPr>
            </w:pPr>
            <w:ins w:id="5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7C5DC" w14:textId="77777777" w:rsidR="00DE2FDE" w:rsidRDefault="00DE2FDE" w:rsidP="00776638">
            <w:pPr>
              <w:jc w:val="center"/>
              <w:rPr>
                <w:ins w:id="54" w:author="Parks, Robbie M" w:date="2018-06-20T15:47:00Z"/>
                <w:rFonts w:eastAsia="Times New Roman"/>
                <w:b/>
                <w:bCs/>
                <w:color w:val="000000"/>
              </w:rPr>
            </w:pPr>
            <w:ins w:id="55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4E4098" w14:textId="77777777" w:rsidR="00DE2FDE" w:rsidRDefault="00DE2FDE" w:rsidP="00776638">
            <w:pPr>
              <w:jc w:val="center"/>
              <w:rPr>
                <w:ins w:id="56" w:author="Parks, Robbie M" w:date="2018-06-20T15:47:00Z"/>
                <w:rFonts w:eastAsia="Times New Roman"/>
                <w:b/>
                <w:bCs/>
                <w:color w:val="000000"/>
              </w:rPr>
            </w:pPr>
            <w:ins w:id="57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10DF7D" w14:textId="77777777" w:rsidR="00DE2FDE" w:rsidRDefault="00DE2FDE" w:rsidP="00776638">
            <w:pPr>
              <w:jc w:val="center"/>
              <w:rPr>
                <w:ins w:id="58" w:author="Parks, Robbie M" w:date="2018-06-20T15:47:00Z"/>
                <w:rFonts w:eastAsia="Times New Roman"/>
                <w:b/>
                <w:bCs/>
                <w:color w:val="000000"/>
              </w:rPr>
            </w:pPr>
            <w:ins w:id="59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A70D7" w14:textId="77777777" w:rsidR="00DE2FDE" w:rsidRDefault="00DE2FDE" w:rsidP="00776638">
            <w:pPr>
              <w:jc w:val="center"/>
              <w:rPr>
                <w:ins w:id="60" w:author="Parks, Robbie M" w:date="2018-06-20T15:47:00Z"/>
                <w:rFonts w:eastAsia="Times New Roman"/>
                <w:b/>
                <w:bCs/>
                <w:color w:val="000000"/>
              </w:rPr>
            </w:pPr>
            <w:ins w:id="61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Male</w:t>
              </w:r>
            </w:ins>
          </w:p>
        </w:tc>
        <w:tc>
          <w:tcPr>
            <w:tcW w:w="2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7A4F2" w14:textId="77777777" w:rsidR="00DE2FDE" w:rsidRDefault="00DE2FDE" w:rsidP="00776638">
            <w:pPr>
              <w:jc w:val="center"/>
              <w:rPr>
                <w:ins w:id="62" w:author="Parks, Robbie M" w:date="2018-06-20T15:47:00Z"/>
                <w:rFonts w:eastAsia="Times New Roman"/>
                <w:b/>
                <w:bCs/>
                <w:color w:val="000000"/>
              </w:rPr>
            </w:pPr>
            <w:ins w:id="63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Female</w:t>
              </w:r>
            </w:ins>
          </w:p>
        </w:tc>
      </w:tr>
      <w:tr w:rsidR="00DE2FDE" w14:paraId="0B4F5291" w14:textId="77777777" w:rsidTr="00776638">
        <w:trPr>
          <w:trHeight w:val="1280"/>
          <w:ins w:id="64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6A46" w14:textId="77777777" w:rsidR="00DE2FDE" w:rsidRDefault="00DE2FDE" w:rsidP="00776638">
            <w:pPr>
              <w:rPr>
                <w:ins w:id="65" w:author="Parks, Robbie M" w:date="2018-06-20T15:47:00Z"/>
                <w:rFonts w:eastAsia="Times New Roman"/>
                <w:b/>
                <w:bCs/>
                <w:color w:val="000000"/>
              </w:rPr>
            </w:pPr>
            <w:ins w:id="6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Age (years)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4B6BA" w14:textId="77777777" w:rsidR="00DE2FDE" w:rsidRDefault="00DE2FDE" w:rsidP="00776638">
            <w:pPr>
              <w:rPr>
                <w:ins w:id="67" w:author="Parks, Robbie M" w:date="2018-06-20T15:47:00Z"/>
                <w:rFonts w:eastAsia="Times New Roman"/>
                <w:b/>
                <w:bCs/>
                <w:color w:val="000000"/>
              </w:rPr>
            </w:pPr>
            <w:ins w:id="6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B2D95B" w14:textId="77777777" w:rsidR="00DE2FDE" w:rsidRDefault="00DE2FDE" w:rsidP="00776638">
            <w:pPr>
              <w:rPr>
                <w:ins w:id="69" w:author="Parks, Robbie M" w:date="2018-06-20T15:47:00Z"/>
                <w:rFonts w:eastAsia="Times New Roman"/>
                <w:b/>
                <w:bCs/>
                <w:color w:val="000000"/>
              </w:rPr>
            </w:pPr>
            <w:ins w:id="7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97C74" w14:textId="77777777" w:rsidR="00DE2FDE" w:rsidRDefault="00DE2FDE" w:rsidP="00776638">
            <w:pPr>
              <w:rPr>
                <w:ins w:id="71" w:author="Parks, Robbie M" w:date="2018-06-20T15:47:00Z"/>
                <w:rFonts w:eastAsia="Times New Roman"/>
                <w:b/>
                <w:bCs/>
                <w:color w:val="000000"/>
              </w:rPr>
            </w:pPr>
            <w:ins w:id="7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386CD8" w14:textId="77777777" w:rsidR="00DE2FDE" w:rsidRDefault="00DE2FDE" w:rsidP="00776638">
            <w:pPr>
              <w:rPr>
                <w:ins w:id="73" w:author="Parks, Robbie M" w:date="2018-06-20T15:47:00Z"/>
                <w:rFonts w:eastAsia="Times New Roman"/>
                <w:b/>
                <w:bCs/>
                <w:color w:val="000000"/>
              </w:rPr>
            </w:pPr>
            <w:ins w:id="7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47A3A" w14:textId="77777777" w:rsidR="00DE2FDE" w:rsidRDefault="00DE2FDE" w:rsidP="00776638">
            <w:pPr>
              <w:rPr>
                <w:ins w:id="75" w:author="Parks, Robbie M" w:date="2018-06-20T15:47:00Z"/>
                <w:rFonts w:eastAsia="Times New Roman"/>
                <w:b/>
                <w:bCs/>
                <w:color w:val="000000"/>
              </w:rPr>
            </w:pPr>
            <w:ins w:id="7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C1E228" w14:textId="77777777" w:rsidR="00DE2FDE" w:rsidRDefault="00DE2FDE" w:rsidP="00776638">
            <w:pPr>
              <w:rPr>
                <w:ins w:id="77" w:author="Parks, Robbie M" w:date="2018-06-20T15:47:00Z"/>
                <w:rFonts w:eastAsia="Times New Roman"/>
                <w:b/>
                <w:bCs/>
                <w:color w:val="000000"/>
              </w:rPr>
            </w:pPr>
            <w:ins w:id="7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DDF44" w14:textId="77777777" w:rsidR="00DE2FDE" w:rsidRDefault="00DE2FDE" w:rsidP="00776638">
            <w:pPr>
              <w:rPr>
                <w:ins w:id="79" w:author="Parks, Robbie M" w:date="2018-06-20T15:47:00Z"/>
                <w:rFonts w:eastAsia="Times New Roman"/>
                <w:b/>
                <w:bCs/>
                <w:color w:val="000000"/>
              </w:rPr>
            </w:pPr>
            <w:ins w:id="8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AF929" w14:textId="77777777" w:rsidR="00DE2FDE" w:rsidRDefault="00DE2FDE" w:rsidP="00776638">
            <w:pPr>
              <w:rPr>
                <w:ins w:id="81" w:author="Parks, Robbie M" w:date="2018-06-20T15:47:00Z"/>
                <w:rFonts w:eastAsia="Times New Roman"/>
                <w:b/>
                <w:bCs/>
                <w:color w:val="000000"/>
              </w:rPr>
            </w:pPr>
            <w:ins w:id="8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58258" w14:textId="77777777" w:rsidR="00DE2FDE" w:rsidRDefault="00DE2FDE" w:rsidP="00776638">
            <w:pPr>
              <w:rPr>
                <w:ins w:id="83" w:author="Parks, Robbie M" w:date="2018-06-20T15:47:00Z"/>
                <w:rFonts w:eastAsia="Times New Roman"/>
                <w:b/>
                <w:bCs/>
                <w:color w:val="000000"/>
              </w:rPr>
            </w:pPr>
            <w:ins w:id="8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64BBF" w14:textId="77777777" w:rsidR="00DE2FDE" w:rsidRDefault="00DE2FDE" w:rsidP="00776638">
            <w:pPr>
              <w:rPr>
                <w:ins w:id="85" w:author="Parks, Robbie M" w:date="2018-06-20T15:47:00Z"/>
                <w:rFonts w:eastAsia="Times New Roman"/>
                <w:b/>
                <w:bCs/>
                <w:color w:val="000000"/>
              </w:rPr>
            </w:pPr>
            <w:ins w:id="8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4E02A" w14:textId="77777777" w:rsidR="00DE2FDE" w:rsidRDefault="00DE2FDE" w:rsidP="00776638">
            <w:pPr>
              <w:rPr>
                <w:ins w:id="87" w:author="Parks, Robbie M" w:date="2018-06-20T15:47:00Z"/>
                <w:rFonts w:eastAsia="Times New Roman"/>
                <w:b/>
                <w:bCs/>
                <w:color w:val="000000"/>
              </w:rPr>
            </w:pPr>
            <w:ins w:id="8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875CF" w14:textId="77777777" w:rsidR="00DE2FDE" w:rsidRDefault="00DE2FDE" w:rsidP="00776638">
            <w:pPr>
              <w:rPr>
                <w:ins w:id="89" w:author="Parks, Robbie M" w:date="2018-06-20T15:47:00Z"/>
                <w:rFonts w:eastAsia="Times New Roman"/>
                <w:b/>
                <w:bCs/>
                <w:color w:val="000000"/>
              </w:rPr>
            </w:pPr>
            <w:ins w:id="9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C7C23" w14:textId="77777777" w:rsidR="00DE2FDE" w:rsidRDefault="00DE2FDE" w:rsidP="00776638">
            <w:pPr>
              <w:rPr>
                <w:ins w:id="91" w:author="Parks, Robbie M" w:date="2018-06-20T15:47:00Z"/>
                <w:rFonts w:eastAsia="Times New Roman"/>
                <w:b/>
                <w:bCs/>
                <w:color w:val="000000"/>
              </w:rPr>
            </w:pPr>
            <w:ins w:id="9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C320F5" w14:textId="77777777" w:rsidR="00DE2FDE" w:rsidRDefault="00DE2FDE" w:rsidP="00776638">
            <w:pPr>
              <w:rPr>
                <w:ins w:id="93" w:author="Parks, Robbie M" w:date="2018-06-20T15:47:00Z"/>
                <w:rFonts w:eastAsia="Times New Roman"/>
                <w:b/>
                <w:bCs/>
                <w:color w:val="000000"/>
              </w:rPr>
            </w:pPr>
            <w:ins w:id="9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43377" w14:textId="77777777" w:rsidR="00DE2FDE" w:rsidRDefault="00DE2FDE" w:rsidP="00776638">
            <w:pPr>
              <w:rPr>
                <w:ins w:id="95" w:author="Parks, Robbie M" w:date="2018-06-20T15:47:00Z"/>
                <w:rFonts w:eastAsia="Times New Roman"/>
                <w:b/>
                <w:bCs/>
                <w:color w:val="000000"/>
              </w:rPr>
            </w:pPr>
            <w:ins w:id="9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73B9D" w14:textId="77777777" w:rsidR="00DE2FDE" w:rsidRDefault="00DE2FDE" w:rsidP="00776638">
            <w:pPr>
              <w:rPr>
                <w:ins w:id="97" w:author="Parks, Robbie M" w:date="2018-06-20T15:47:00Z"/>
                <w:rFonts w:eastAsia="Times New Roman"/>
                <w:b/>
                <w:bCs/>
                <w:color w:val="000000"/>
              </w:rPr>
            </w:pPr>
            <w:ins w:id="98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6D8A4" w14:textId="77777777" w:rsidR="00DE2FDE" w:rsidRDefault="00DE2FDE" w:rsidP="00776638">
            <w:pPr>
              <w:rPr>
                <w:ins w:id="99" w:author="Parks, Robbie M" w:date="2018-06-20T15:47:00Z"/>
                <w:rFonts w:eastAsia="Times New Roman"/>
                <w:b/>
                <w:bCs/>
                <w:color w:val="000000"/>
              </w:rPr>
            </w:pPr>
            <w:ins w:id="100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F1E6EA" w14:textId="77777777" w:rsidR="00DE2FDE" w:rsidRDefault="00DE2FDE" w:rsidP="00776638">
            <w:pPr>
              <w:rPr>
                <w:ins w:id="101" w:author="Parks, Robbie M" w:date="2018-06-20T15:47:00Z"/>
                <w:rFonts w:eastAsia="Times New Roman"/>
                <w:b/>
                <w:bCs/>
                <w:color w:val="000000"/>
              </w:rPr>
            </w:pPr>
            <w:ins w:id="102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488F4" w14:textId="77777777" w:rsidR="00DE2FDE" w:rsidRDefault="00DE2FDE" w:rsidP="00776638">
            <w:pPr>
              <w:rPr>
                <w:ins w:id="103" w:author="Parks, Robbie M" w:date="2018-06-20T15:47:00Z"/>
                <w:rFonts w:eastAsia="Times New Roman"/>
                <w:b/>
                <w:bCs/>
                <w:color w:val="000000"/>
              </w:rPr>
            </w:pPr>
            <w:ins w:id="104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 xml:space="preserve">Percentage point change per year 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6F2D9" w14:textId="77777777" w:rsidR="00DE2FDE" w:rsidRDefault="00DE2FDE" w:rsidP="00776638">
            <w:pPr>
              <w:rPr>
                <w:ins w:id="105" w:author="Parks, Robbie M" w:date="2018-06-20T15:47:00Z"/>
                <w:rFonts w:eastAsia="Times New Roman"/>
                <w:b/>
                <w:bCs/>
                <w:color w:val="000000"/>
              </w:rPr>
            </w:pPr>
            <w:ins w:id="106" w:author="Parks, Robbie M" w:date="2018-06-20T15:47:00Z">
              <w:r>
                <w:rPr>
                  <w:rFonts w:eastAsia="Times New Roman"/>
                  <w:b/>
                  <w:bCs/>
                  <w:color w:val="000000"/>
                </w:rPr>
                <w:t>p-value</w:t>
              </w:r>
            </w:ins>
          </w:p>
        </w:tc>
      </w:tr>
      <w:tr w:rsidR="00DE2FDE" w14:paraId="4F15792E" w14:textId="77777777" w:rsidTr="00776638">
        <w:trPr>
          <w:trHeight w:val="320"/>
          <w:ins w:id="107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F2F15" w14:textId="77777777" w:rsidR="00DE2FDE" w:rsidRDefault="00DE2FDE" w:rsidP="00776638">
            <w:pPr>
              <w:rPr>
                <w:ins w:id="108" w:author="Parks, Robbie M" w:date="2018-06-20T15:47:00Z"/>
                <w:rFonts w:eastAsia="Times New Roman"/>
                <w:color w:val="000000"/>
              </w:rPr>
            </w:pPr>
            <w:ins w:id="109" w:author="Parks, Robbie M" w:date="2018-06-20T15:47:00Z">
              <w:r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317D" w14:textId="77777777" w:rsidR="00DE2FDE" w:rsidRDefault="00DE2FDE" w:rsidP="00776638">
            <w:pPr>
              <w:rPr>
                <w:ins w:id="110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61CD" w14:textId="77777777" w:rsidR="00DE2FDE" w:rsidRDefault="00DE2FDE" w:rsidP="00776638">
            <w:pPr>
              <w:rPr>
                <w:ins w:id="111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DC3B3" w14:textId="77777777" w:rsidR="00DE2FDE" w:rsidRDefault="00DE2FDE" w:rsidP="00776638">
            <w:pPr>
              <w:rPr>
                <w:ins w:id="112" w:author="Parks, Robbie M" w:date="2018-06-20T15:47:00Z"/>
                <w:rFonts w:eastAsia="Times New Roman"/>
                <w:color w:val="000000"/>
              </w:rPr>
            </w:pPr>
            <w:ins w:id="1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975C7" w14:textId="77777777" w:rsidR="00DE2FDE" w:rsidRDefault="00DE2FDE" w:rsidP="00776638">
            <w:pPr>
              <w:rPr>
                <w:ins w:id="114" w:author="Parks, Robbie M" w:date="2018-06-20T15:47:00Z"/>
                <w:rFonts w:eastAsia="Times New Roman"/>
                <w:color w:val="000000"/>
              </w:rPr>
            </w:pPr>
            <w:ins w:id="1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F845A1" w14:textId="77777777" w:rsidR="00DE2FDE" w:rsidRDefault="00DE2FDE" w:rsidP="00776638">
            <w:pPr>
              <w:rPr>
                <w:ins w:id="116" w:author="Parks, Robbie M" w:date="2018-06-20T15:47:00Z"/>
                <w:rFonts w:eastAsia="Times New Roman"/>
                <w:color w:val="000000"/>
              </w:rPr>
            </w:pPr>
            <w:ins w:id="1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438BC" w14:textId="77777777" w:rsidR="00DE2FDE" w:rsidRDefault="00DE2FDE" w:rsidP="00776638">
            <w:pPr>
              <w:rPr>
                <w:ins w:id="118" w:author="Parks, Robbie M" w:date="2018-06-20T15:47:00Z"/>
                <w:rFonts w:eastAsia="Times New Roman"/>
                <w:color w:val="000000"/>
              </w:rPr>
            </w:pPr>
            <w:ins w:id="1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158E4" w14:textId="77777777" w:rsidR="00DE2FDE" w:rsidRDefault="00DE2FDE" w:rsidP="00776638">
            <w:pPr>
              <w:rPr>
                <w:ins w:id="120" w:author="Parks, Robbie M" w:date="2018-06-20T15:47:00Z"/>
                <w:rFonts w:eastAsia="Times New Roman"/>
                <w:color w:val="000000"/>
              </w:rPr>
            </w:pPr>
            <w:ins w:id="1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BFF71" w14:textId="77777777" w:rsidR="00DE2FDE" w:rsidRDefault="00DE2FDE" w:rsidP="00776638">
            <w:pPr>
              <w:rPr>
                <w:ins w:id="122" w:author="Parks, Robbie M" w:date="2018-06-20T15:47:00Z"/>
                <w:rFonts w:eastAsia="Times New Roman"/>
                <w:color w:val="000000"/>
              </w:rPr>
            </w:pPr>
            <w:ins w:id="1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35902" w14:textId="77777777" w:rsidR="00DE2FDE" w:rsidRDefault="00DE2FDE" w:rsidP="00776638">
            <w:pPr>
              <w:rPr>
                <w:ins w:id="124" w:author="Parks, Robbie M" w:date="2018-06-20T15:47:00Z"/>
                <w:rFonts w:eastAsia="Times New Roman"/>
                <w:color w:val="000000"/>
              </w:rPr>
            </w:pPr>
            <w:ins w:id="1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A7C18" w14:textId="77777777" w:rsidR="00DE2FDE" w:rsidRDefault="00DE2FDE" w:rsidP="00776638">
            <w:pPr>
              <w:rPr>
                <w:ins w:id="126" w:author="Parks, Robbie M" w:date="2018-06-20T15:47:00Z"/>
                <w:rFonts w:eastAsia="Times New Roman"/>
                <w:color w:val="000000"/>
              </w:rPr>
            </w:pPr>
            <w:ins w:id="1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875A71" w14:textId="77777777" w:rsidR="00DE2FDE" w:rsidRDefault="00DE2FDE" w:rsidP="00776638">
            <w:pPr>
              <w:rPr>
                <w:ins w:id="128" w:author="Parks, Robbie M" w:date="2018-06-20T15:47:00Z"/>
                <w:rFonts w:eastAsia="Times New Roman"/>
                <w:color w:val="000000"/>
              </w:rPr>
            </w:pPr>
            <w:ins w:id="1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583F4" w14:textId="77777777" w:rsidR="00DE2FDE" w:rsidRDefault="00DE2FDE" w:rsidP="00776638">
            <w:pPr>
              <w:rPr>
                <w:ins w:id="130" w:author="Parks, Robbie M" w:date="2018-06-20T15:47:00Z"/>
                <w:rFonts w:eastAsia="Times New Roman"/>
                <w:color w:val="000000"/>
              </w:rPr>
            </w:pPr>
            <w:ins w:id="1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41EDA" w14:textId="77777777" w:rsidR="00DE2FDE" w:rsidRDefault="00DE2FDE" w:rsidP="00776638">
            <w:pPr>
              <w:rPr>
                <w:ins w:id="132" w:author="Parks, Robbie M" w:date="2018-06-20T15:47:00Z"/>
                <w:rFonts w:eastAsia="Times New Roman"/>
                <w:color w:val="000000"/>
              </w:rPr>
            </w:pPr>
            <w:ins w:id="1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06AAA" w14:textId="77777777" w:rsidR="00DE2FDE" w:rsidRDefault="00DE2FDE" w:rsidP="00776638">
            <w:pPr>
              <w:rPr>
                <w:ins w:id="134" w:author="Parks, Robbie M" w:date="2018-06-20T15:47:00Z"/>
                <w:rFonts w:eastAsia="Times New Roman"/>
                <w:color w:val="000000"/>
              </w:rPr>
            </w:pPr>
            <w:ins w:id="1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68AA96" w14:textId="77777777" w:rsidR="00DE2FDE" w:rsidRDefault="00DE2FDE" w:rsidP="00776638">
            <w:pPr>
              <w:rPr>
                <w:ins w:id="136" w:author="Parks, Robbie M" w:date="2018-06-20T15:47:00Z"/>
                <w:rFonts w:eastAsia="Times New Roman"/>
                <w:color w:val="000000"/>
              </w:rPr>
            </w:pPr>
            <w:ins w:id="1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52A7E" w14:textId="77777777" w:rsidR="00DE2FDE" w:rsidRDefault="00DE2FDE" w:rsidP="00776638">
            <w:pPr>
              <w:rPr>
                <w:ins w:id="138" w:author="Parks, Robbie M" w:date="2018-06-20T15:47:00Z"/>
                <w:rFonts w:eastAsia="Times New Roman"/>
                <w:color w:val="000000"/>
              </w:rPr>
            </w:pPr>
            <w:ins w:id="1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BE0D7" w14:textId="77777777" w:rsidR="00DE2FDE" w:rsidRDefault="00DE2FDE" w:rsidP="00776638">
            <w:pPr>
              <w:rPr>
                <w:ins w:id="140" w:author="Parks, Robbie M" w:date="2018-06-20T15:47:00Z"/>
                <w:rFonts w:eastAsia="Times New Roman"/>
                <w:color w:val="000000"/>
              </w:rPr>
            </w:pPr>
            <w:ins w:id="1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D735E" w14:textId="77777777" w:rsidR="00DE2FDE" w:rsidRDefault="00DE2FDE" w:rsidP="00776638">
            <w:pPr>
              <w:rPr>
                <w:ins w:id="142" w:author="Parks, Robbie M" w:date="2018-06-20T15:47:00Z"/>
                <w:rFonts w:eastAsia="Times New Roman"/>
                <w:color w:val="000000"/>
              </w:rPr>
            </w:pPr>
            <w:ins w:id="1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FC022" w14:textId="77777777" w:rsidR="00DE2FDE" w:rsidRDefault="00DE2FDE" w:rsidP="00776638">
            <w:pPr>
              <w:rPr>
                <w:ins w:id="144" w:author="Parks, Robbie M" w:date="2018-06-20T15:47:00Z"/>
                <w:rFonts w:eastAsia="Times New Roman"/>
                <w:color w:val="000000"/>
              </w:rPr>
            </w:pPr>
            <w:ins w:id="1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CA89CE" w14:textId="77777777" w:rsidR="00DE2FDE" w:rsidRDefault="00DE2FDE" w:rsidP="00776638">
            <w:pPr>
              <w:rPr>
                <w:ins w:id="146" w:author="Parks, Robbie M" w:date="2018-06-20T15:47:00Z"/>
                <w:rFonts w:eastAsia="Times New Roman"/>
                <w:color w:val="000000"/>
              </w:rPr>
            </w:pPr>
            <w:ins w:id="1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C962989" w14:textId="77777777" w:rsidTr="00776638">
        <w:trPr>
          <w:trHeight w:val="320"/>
          <w:ins w:id="148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6AF48" w14:textId="77777777" w:rsidR="00DE2FDE" w:rsidRDefault="00DE2FDE" w:rsidP="00776638">
            <w:pPr>
              <w:rPr>
                <w:ins w:id="149" w:author="Parks, Robbie M" w:date="2018-06-20T15:47:00Z"/>
                <w:rFonts w:eastAsia="Times New Roman"/>
                <w:color w:val="000000"/>
              </w:rPr>
            </w:pPr>
            <w:ins w:id="150" w:author="Parks, Robbie M" w:date="2018-06-20T15:47:00Z">
              <w:r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F2145" w14:textId="77777777" w:rsidR="00DE2FDE" w:rsidRDefault="00DE2FDE" w:rsidP="00776638">
            <w:pPr>
              <w:rPr>
                <w:ins w:id="151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C0BD1" w14:textId="77777777" w:rsidR="00DE2FDE" w:rsidRDefault="00DE2FDE" w:rsidP="00776638">
            <w:pPr>
              <w:rPr>
                <w:ins w:id="152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E09CD" w14:textId="77777777" w:rsidR="00DE2FDE" w:rsidRDefault="00DE2FDE" w:rsidP="00776638">
            <w:pPr>
              <w:rPr>
                <w:ins w:id="153" w:author="Parks, Robbie M" w:date="2018-06-20T15:47:00Z"/>
                <w:rFonts w:eastAsia="Times New Roman"/>
                <w:color w:val="000000"/>
              </w:rPr>
            </w:pPr>
            <w:ins w:id="1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AABC7" w14:textId="77777777" w:rsidR="00DE2FDE" w:rsidRDefault="00DE2FDE" w:rsidP="00776638">
            <w:pPr>
              <w:rPr>
                <w:ins w:id="155" w:author="Parks, Robbie M" w:date="2018-06-20T15:47:00Z"/>
                <w:rFonts w:eastAsia="Times New Roman"/>
                <w:color w:val="000000"/>
              </w:rPr>
            </w:pPr>
            <w:ins w:id="1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0CD4E0" w14:textId="77777777" w:rsidR="00DE2FDE" w:rsidRDefault="00DE2FDE" w:rsidP="00776638">
            <w:pPr>
              <w:rPr>
                <w:ins w:id="157" w:author="Parks, Robbie M" w:date="2018-06-20T15:47:00Z"/>
                <w:rFonts w:eastAsia="Times New Roman"/>
                <w:color w:val="000000"/>
              </w:rPr>
            </w:pPr>
            <w:ins w:id="1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F5835" w14:textId="77777777" w:rsidR="00DE2FDE" w:rsidRDefault="00DE2FDE" w:rsidP="00776638">
            <w:pPr>
              <w:rPr>
                <w:ins w:id="159" w:author="Parks, Robbie M" w:date="2018-06-20T15:47:00Z"/>
                <w:rFonts w:eastAsia="Times New Roman"/>
                <w:color w:val="000000"/>
              </w:rPr>
            </w:pPr>
            <w:ins w:id="1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7EA5B" w14:textId="77777777" w:rsidR="00DE2FDE" w:rsidRDefault="00DE2FDE" w:rsidP="00776638">
            <w:pPr>
              <w:rPr>
                <w:ins w:id="161" w:author="Parks, Robbie M" w:date="2018-06-20T15:47:00Z"/>
                <w:rFonts w:eastAsia="Times New Roman"/>
                <w:color w:val="000000"/>
              </w:rPr>
            </w:pPr>
            <w:ins w:id="1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67DB3" w14:textId="77777777" w:rsidR="00DE2FDE" w:rsidRDefault="00DE2FDE" w:rsidP="00776638">
            <w:pPr>
              <w:rPr>
                <w:ins w:id="163" w:author="Parks, Robbie M" w:date="2018-06-20T15:47:00Z"/>
                <w:rFonts w:eastAsia="Times New Roman"/>
                <w:color w:val="000000"/>
              </w:rPr>
            </w:pPr>
            <w:ins w:id="1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71114C" w14:textId="77777777" w:rsidR="00DE2FDE" w:rsidRDefault="00DE2FDE" w:rsidP="00776638">
            <w:pPr>
              <w:rPr>
                <w:ins w:id="165" w:author="Parks, Robbie M" w:date="2018-06-20T15:47:00Z"/>
                <w:rFonts w:eastAsia="Times New Roman"/>
                <w:color w:val="000000"/>
              </w:rPr>
            </w:pPr>
            <w:ins w:id="1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B15F36" w14:textId="77777777" w:rsidR="00DE2FDE" w:rsidRDefault="00DE2FDE" w:rsidP="00776638">
            <w:pPr>
              <w:rPr>
                <w:ins w:id="167" w:author="Parks, Robbie M" w:date="2018-06-20T15:47:00Z"/>
                <w:rFonts w:eastAsia="Times New Roman"/>
                <w:color w:val="000000"/>
              </w:rPr>
            </w:pPr>
            <w:ins w:id="1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9E62D9" w14:textId="77777777" w:rsidR="00DE2FDE" w:rsidRDefault="00DE2FDE" w:rsidP="00776638">
            <w:pPr>
              <w:rPr>
                <w:ins w:id="169" w:author="Parks, Robbie M" w:date="2018-06-20T15:47:00Z"/>
                <w:rFonts w:eastAsia="Times New Roman"/>
                <w:color w:val="000000"/>
              </w:rPr>
            </w:pPr>
            <w:ins w:id="1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2FC91" w14:textId="77777777" w:rsidR="00DE2FDE" w:rsidRDefault="00DE2FDE" w:rsidP="00776638">
            <w:pPr>
              <w:rPr>
                <w:ins w:id="171" w:author="Parks, Robbie M" w:date="2018-06-20T15:47:00Z"/>
                <w:rFonts w:eastAsia="Times New Roman"/>
                <w:color w:val="000000"/>
              </w:rPr>
            </w:pPr>
            <w:ins w:id="1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E0296E" w14:textId="77777777" w:rsidR="00DE2FDE" w:rsidRDefault="00DE2FDE" w:rsidP="00776638">
            <w:pPr>
              <w:rPr>
                <w:ins w:id="173" w:author="Parks, Robbie M" w:date="2018-06-20T15:47:00Z"/>
                <w:rFonts w:eastAsia="Times New Roman"/>
                <w:color w:val="000000"/>
              </w:rPr>
            </w:pPr>
            <w:ins w:id="1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24A3D" w14:textId="77777777" w:rsidR="00DE2FDE" w:rsidRDefault="00DE2FDE" w:rsidP="00776638">
            <w:pPr>
              <w:rPr>
                <w:ins w:id="175" w:author="Parks, Robbie M" w:date="2018-06-20T15:47:00Z"/>
                <w:rFonts w:eastAsia="Times New Roman"/>
                <w:color w:val="000000"/>
              </w:rPr>
            </w:pPr>
            <w:ins w:id="1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6C193" w14:textId="77777777" w:rsidR="00DE2FDE" w:rsidRDefault="00DE2FDE" w:rsidP="00776638">
            <w:pPr>
              <w:rPr>
                <w:ins w:id="177" w:author="Parks, Robbie M" w:date="2018-06-20T15:47:00Z"/>
                <w:rFonts w:eastAsia="Times New Roman"/>
                <w:color w:val="000000"/>
              </w:rPr>
            </w:pPr>
            <w:ins w:id="1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D262E" w14:textId="77777777" w:rsidR="00DE2FDE" w:rsidRDefault="00DE2FDE" w:rsidP="00776638">
            <w:pPr>
              <w:rPr>
                <w:ins w:id="179" w:author="Parks, Robbie M" w:date="2018-06-20T15:47:00Z"/>
                <w:rFonts w:eastAsia="Times New Roman"/>
                <w:color w:val="000000"/>
              </w:rPr>
            </w:pPr>
            <w:ins w:id="1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E7D45" w14:textId="77777777" w:rsidR="00DE2FDE" w:rsidRDefault="00DE2FDE" w:rsidP="00776638">
            <w:pPr>
              <w:rPr>
                <w:ins w:id="181" w:author="Parks, Robbie M" w:date="2018-06-20T15:47:00Z"/>
                <w:rFonts w:eastAsia="Times New Roman"/>
                <w:color w:val="000000"/>
              </w:rPr>
            </w:pPr>
            <w:ins w:id="1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86946" w14:textId="77777777" w:rsidR="00DE2FDE" w:rsidRDefault="00DE2FDE" w:rsidP="00776638">
            <w:pPr>
              <w:rPr>
                <w:ins w:id="183" w:author="Parks, Robbie M" w:date="2018-06-20T15:47:00Z"/>
                <w:rFonts w:eastAsia="Times New Roman"/>
                <w:color w:val="000000"/>
              </w:rPr>
            </w:pPr>
            <w:ins w:id="1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FB9EE2" w14:textId="77777777" w:rsidR="00DE2FDE" w:rsidRDefault="00DE2FDE" w:rsidP="00776638">
            <w:pPr>
              <w:rPr>
                <w:ins w:id="185" w:author="Parks, Robbie M" w:date="2018-06-20T15:47:00Z"/>
                <w:rFonts w:eastAsia="Times New Roman"/>
                <w:color w:val="000000"/>
              </w:rPr>
            </w:pPr>
            <w:ins w:id="1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B38FE" w14:textId="77777777" w:rsidR="00DE2FDE" w:rsidRDefault="00DE2FDE" w:rsidP="00776638">
            <w:pPr>
              <w:rPr>
                <w:ins w:id="187" w:author="Parks, Robbie M" w:date="2018-06-20T15:47:00Z"/>
                <w:rFonts w:eastAsia="Times New Roman"/>
                <w:color w:val="000000"/>
              </w:rPr>
            </w:pPr>
            <w:ins w:id="1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2318134C" w14:textId="77777777" w:rsidTr="00776638">
        <w:trPr>
          <w:trHeight w:val="320"/>
          <w:ins w:id="189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4EA1" w14:textId="77777777" w:rsidR="00DE2FDE" w:rsidRDefault="00DE2FDE" w:rsidP="00776638">
            <w:pPr>
              <w:rPr>
                <w:ins w:id="190" w:author="Parks, Robbie M" w:date="2018-06-20T15:47:00Z"/>
                <w:rFonts w:eastAsia="Times New Roman"/>
                <w:color w:val="000000"/>
              </w:rPr>
            </w:pPr>
            <w:ins w:id="191" w:author="Parks, Robbie M" w:date="2018-06-20T15:47:00Z">
              <w:r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3282" w14:textId="77777777" w:rsidR="00DE2FDE" w:rsidRDefault="00DE2FDE" w:rsidP="00776638">
            <w:pPr>
              <w:rPr>
                <w:ins w:id="192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6BA9" w14:textId="77777777" w:rsidR="00DE2FDE" w:rsidRDefault="00DE2FDE" w:rsidP="00776638">
            <w:pPr>
              <w:rPr>
                <w:ins w:id="193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A60258" w14:textId="77777777" w:rsidR="00DE2FDE" w:rsidRDefault="00DE2FDE" w:rsidP="00776638">
            <w:pPr>
              <w:rPr>
                <w:ins w:id="194" w:author="Parks, Robbie M" w:date="2018-06-20T15:47:00Z"/>
                <w:rFonts w:eastAsia="Times New Roman"/>
                <w:color w:val="000000"/>
              </w:rPr>
            </w:pPr>
            <w:ins w:id="1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4BC89" w14:textId="77777777" w:rsidR="00DE2FDE" w:rsidRDefault="00DE2FDE" w:rsidP="00776638">
            <w:pPr>
              <w:rPr>
                <w:ins w:id="196" w:author="Parks, Robbie M" w:date="2018-06-20T15:47:00Z"/>
                <w:rFonts w:eastAsia="Times New Roman"/>
                <w:color w:val="000000"/>
              </w:rPr>
            </w:pPr>
            <w:ins w:id="1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B1DA6B" w14:textId="77777777" w:rsidR="00DE2FDE" w:rsidRDefault="00DE2FDE" w:rsidP="00776638">
            <w:pPr>
              <w:rPr>
                <w:ins w:id="198" w:author="Parks, Robbie M" w:date="2018-06-20T15:47:00Z"/>
                <w:rFonts w:eastAsia="Times New Roman"/>
                <w:color w:val="000000"/>
              </w:rPr>
            </w:pPr>
            <w:ins w:id="1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4FE15" w14:textId="77777777" w:rsidR="00DE2FDE" w:rsidRDefault="00DE2FDE" w:rsidP="00776638">
            <w:pPr>
              <w:rPr>
                <w:ins w:id="200" w:author="Parks, Robbie M" w:date="2018-06-20T15:47:00Z"/>
                <w:rFonts w:eastAsia="Times New Roman"/>
                <w:color w:val="000000"/>
              </w:rPr>
            </w:pPr>
            <w:ins w:id="2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6442D9" w14:textId="77777777" w:rsidR="00DE2FDE" w:rsidRDefault="00DE2FDE" w:rsidP="00776638">
            <w:pPr>
              <w:rPr>
                <w:ins w:id="202" w:author="Parks, Robbie M" w:date="2018-06-20T15:47:00Z"/>
                <w:rFonts w:eastAsia="Times New Roman"/>
                <w:color w:val="000000"/>
              </w:rPr>
            </w:pPr>
            <w:ins w:id="2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542CA" w14:textId="77777777" w:rsidR="00DE2FDE" w:rsidRDefault="00DE2FDE" w:rsidP="00776638">
            <w:pPr>
              <w:rPr>
                <w:ins w:id="204" w:author="Parks, Robbie M" w:date="2018-06-20T15:47:00Z"/>
                <w:rFonts w:eastAsia="Times New Roman"/>
                <w:color w:val="000000"/>
              </w:rPr>
            </w:pPr>
            <w:ins w:id="2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C035EB" w14:textId="77777777" w:rsidR="00DE2FDE" w:rsidRDefault="00DE2FDE" w:rsidP="00776638">
            <w:pPr>
              <w:rPr>
                <w:ins w:id="206" w:author="Parks, Robbie M" w:date="2018-06-20T15:47:00Z"/>
                <w:rFonts w:eastAsia="Times New Roman"/>
                <w:color w:val="000000"/>
              </w:rPr>
            </w:pPr>
            <w:ins w:id="2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E15FFF" w14:textId="77777777" w:rsidR="00DE2FDE" w:rsidRDefault="00DE2FDE" w:rsidP="00776638">
            <w:pPr>
              <w:rPr>
                <w:ins w:id="208" w:author="Parks, Robbie M" w:date="2018-06-20T15:47:00Z"/>
                <w:rFonts w:eastAsia="Times New Roman"/>
                <w:color w:val="000000"/>
              </w:rPr>
            </w:pPr>
            <w:ins w:id="2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C9B7E" w14:textId="77777777" w:rsidR="00DE2FDE" w:rsidRDefault="00DE2FDE" w:rsidP="00776638">
            <w:pPr>
              <w:rPr>
                <w:ins w:id="210" w:author="Parks, Robbie M" w:date="2018-06-20T15:47:00Z"/>
                <w:rFonts w:eastAsia="Times New Roman"/>
                <w:color w:val="000000"/>
              </w:rPr>
            </w:pPr>
            <w:ins w:id="2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61327" w14:textId="77777777" w:rsidR="00DE2FDE" w:rsidRDefault="00DE2FDE" w:rsidP="00776638">
            <w:pPr>
              <w:rPr>
                <w:ins w:id="212" w:author="Parks, Robbie M" w:date="2018-06-20T15:47:00Z"/>
                <w:rFonts w:eastAsia="Times New Roman"/>
                <w:color w:val="000000"/>
              </w:rPr>
            </w:pPr>
            <w:ins w:id="2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9ABF8" w14:textId="77777777" w:rsidR="00DE2FDE" w:rsidRDefault="00DE2FDE" w:rsidP="00776638">
            <w:pPr>
              <w:rPr>
                <w:ins w:id="214" w:author="Parks, Robbie M" w:date="2018-06-20T15:47:00Z"/>
                <w:rFonts w:eastAsia="Times New Roman"/>
                <w:color w:val="000000"/>
              </w:rPr>
            </w:pPr>
            <w:ins w:id="2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6F2AE" w14:textId="77777777" w:rsidR="00DE2FDE" w:rsidRDefault="00DE2FDE" w:rsidP="00776638">
            <w:pPr>
              <w:rPr>
                <w:ins w:id="216" w:author="Parks, Robbie M" w:date="2018-06-20T15:47:00Z"/>
                <w:rFonts w:eastAsia="Times New Roman"/>
                <w:color w:val="000000"/>
              </w:rPr>
            </w:pPr>
            <w:ins w:id="2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8CFC8" w14:textId="77777777" w:rsidR="00DE2FDE" w:rsidRDefault="00DE2FDE" w:rsidP="00776638">
            <w:pPr>
              <w:rPr>
                <w:ins w:id="218" w:author="Parks, Robbie M" w:date="2018-06-20T15:47:00Z"/>
                <w:rFonts w:eastAsia="Times New Roman"/>
                <w:color w:val="000000"/>
              </w:rPr>
            </w:pPr>
            <w:ins w:id="2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80BF1" w14:textId="77777777" w:rsidR="00DE2FDE" w:rsidRDefault="00DE2FDE" w:rsidP="00776638">
            <w:pPr>
              <w:rPr>
                <w:ins w:id="220" w:author="Parks, Robbie M" w:date="2018-06-20T15:47:00Z"/>
                <w:rFonts w:eastAsia="Times New Roman"/>
                <w:color w:val="000000"/>
              </w:rPr>
            </w:pPr>
            <w:ins w:id="2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EDFAF" w14:textId="77777777" w:rsidR="00DE2FDE" w:rsidRDefault="00DE2FDE" w:rsidP="00776638">
            <w:pPr>
              <w:rPr>
                <w:ins w:id="222" w:author="Parks, Robbie M" w:date="2018-06-20T15:47:00Z"/>
                <w:rFonts w:eastAsia="Times New Roman"/>
                <w:color w:val="000000"/>
              </w:rPr>
            </w:pPr>
            <w:ins w:id="2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A8332F" w14:textId="77777777" w:rsidR="00DE2FDE" w:rsidRDefault="00DE2FDE" w:rsidP="00776638">
            <w:pPr>
              <w:rPr>
                <w:ins w:id="224" w:author="Parks, Robbie M" w:date="2018-06-20T15:47:00Z"/>
                <w:rFonts w:eastAsia="Times New Roman"/>
                <w:color w:val="000000"/>
              </w:rPr>
            </w:pPr>
            <w:ins w:id="2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08098" w14:textId="77777777" w:rsidR="00DE2FDE" w:rsidRDefault="00DE2FDE" w:rsidP="00776638">
            <w:pPr>
              <w:rPr>
                <w:ins w:id="226" w:author="Parks, Robbie M" w:date="2018-06-20T15:47:00Z"/>
                <w:rFonts w:eastAsia="Times New Roman"/>
                <w:color w:val="000000"/>
              </w:rPr>
            </w:pPr>
            <w:ins w:id="2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21E11" w14:textId="77777777" w:rsidR="00DE2FDE" w:rsidRDefault="00DE2FDE" w:rsidP="00776638">
            <w:pPr>
              <w:rPr>
                <w:ins w:id="228" w:author="Parks, Robbie M" w:date="2018-06-20T15:47:00Z"/>
                <w:rFonts w:eastAsia="Times New Roman"/>
                <w:color w:val="000000"/>
              </w:rPr>
            </w:pPr>
            <w:ins w:id="2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EB3D52A" w14:textId="77777777" w:rsidTr="00776638">
        <w:trPr>
          <w:trHeight w:val="320"/>
          <w:ins w:id="230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0906" w14:textId="77777777" w:rsidR="00DE2FDE" w:rsidRDefault="00DE2FDE" w:rsidP="00776638">
            <w:pPr>
              <w:rPr>
                <w:ins w:id="231" w:author="Parks, Robbie M" w:date="2018-06-20T15:47:00Z"/>
                <w:rFonts w:eastAsia="Times New Roman"/>
                <w:color w:val="000000"/>
              </w:rPr>
            </w:pPr>
            <w:ins w:id="232" w:author="Parks, Robbie M" w:date="2018-06-20T15:47:00Z">
              <w:r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10C9" w14:textId="77777777" w:rsidR="00DE2FDE" w:rsidRDefault="00DE2FDE" w:rsidP="00776638">
            <w:pPr>
              <w:rPr>
                <w:ins w:id="233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AE30" w14:textId="77777777" w:rsidR="00DE2FDE" w:rsidRDefault="00DE2FDE" w:rsidP="00776638">
            <w:pPr>
              <w:rPr>
                <w:ins w:id="234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31FA2" w14:textId="77777777" w:rsidR="00DE2FDE" w:rsidRDefault="00DE2FDE" w:rsidP="00776638">
            <w:pPr>
              <w:rPr>
                <w:ins w:id="235" w:author="Parks, Robbie M" w:date="2018-06-20T15:47:00Z"/>
                <w:rFonts w:eastAsia="Times New Roman"/>
                <w:color w:val="000000"/>
              </w:rPr>
            </w:pPr>
            <w:ins w:id="2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016C88" w14:textId="77777777" w:rsidR="00DE2FDE" w:rsidRDefault="00DE2FDE" w:rsidP="00776638">
            <w:pPr>
              <w:rPr>
                <w:ins w:id="237" w:author="Parks, Robbie M" w:date="2018-06-20T15:47:00Z"/>
                <w:rFonts w:eastAsia="Times New Roman"/>
                <w:color w:val="000000"/>
              </w:rPr>
            </w:pPr>
            <w:ins w:id="2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AD7FB7" w14:textId="77777777" w:rsidR="00DE2FDE" w:rsidRDefault="00DE2FDE" w:rsidP="00776638">
            <w:pPr>
              <w:rPr>
                <w:ins w:id="239" w:author="Parks, Robbie M" w:date="2018-06-20T15:47:00Z"/>
                <w:rFonts w:eastAsia="Times New Roman"/>
                <w:color w:val="000000"/>
              </w:rPr>
            </w:pPr>
            <w:ins w:id="2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94EF1" w14:textId="77777777" w:rsidR="00DE2FDE" w:rsidRDefault="00DE2FDE" w:rsidP="00776638">
            <w:pPr>
              <w:rPr>
                <w:ins w:id="241" w:author="Parks, Robbie M" w:date="2018-06-20T15:47:00Z"/>
                <w:rFonts w:eastAsia="Times New Roman"/>
                <w:color w:val="000000"/>
              </w:rPr>
            </w:pPr>
            <w:ins w:id="2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266DFB" w14:textId="77777777" w:rsidR="00DE2FDE" w:rsidRDefault="00DE2FDE" w:rsidP="00776638">
            <w:pPr>
              <w:rPr>
                <w:ins w:id="243" w:author="Parks, Robbie M" w:date="2018-06-20T15:47:00Z"/>
                <w:rFonts w:eastAsia="Times New Roman"/>
                <w:color w:val="000000"/>
              </w:rPr>
            </w:pPr>
            <w:ins w:id="2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62EE4" w14:textId="77777777" w:rsidR="00DE2FDE" w:rsidRDefault="00DE2FDE" w:rsidP="00776638">
            <w:pPr>
              <w:rPr>
                <w:ins w:id="245" w:author="Parks, Robbie M" w:date="2018-06-20T15:47:00Z"/>
                <w:rFonts w:eastAsia="Times New Roman"/>
                <w:color w:val="000000"/>
              </w:rPr>
            </w:pPr>
            <w:ins w:id="2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1D291" w14:textId="77777777" w:rsidR="00DE2FDE" w:rsidRDefault="00DE2FDE" w:rsidP="00776638">
            <w:pPr>
              <w:rPr>
                <w:ins w:id="247" w:author="Parks, Robbie M" w:date="2018-06-20T15:47:00Z"/>
                <w:rFonts w:eastAsia="Times New Roman"/>
                <w:color w:val="000000"/>
              </w:rPr>
            </w:pPr>
            <w:ins w:id="2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7FA8B" w14:textId="77777777" w:rsidR="00DE2FDE" w:rsidRDefault="00DE2FDE" w:rsidP="00776638">
            <w:pPr>
              <w:rPr>
                <w:ins w:id="249" w:author="Parks, Robbie M" w:date="2018-06-20T15:47:00Z"/>
                <w:rFonts w:eastAsia="Times New Roman"/>
                <w:color w:val="000000"/>
              </w:rPr>
            </w:pPr>
            <w:ins w:id="2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34F42" w14:textId="77777777" w:rsidR="00DE2FDE" w:rsidRDefault="00DE2FDE" w:rsidP="00776638">
            <w:pPr>
              <w:rPr>
                <w:ins w:id="251" w:author="Parks, Robbie M" w:date="2018-06-20T15:47:00Z"/>
                <w:rFonts w:eastAsia="Times New Roman"/>
                <w:color w:val="000000"/>
              </w:rPr>
            </w:pPr>
            <w:ins w:id="2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469A0" w14:textId="77777777" w:rsidR="00DE2FDE" w:rsidRDefault="00DE2FDE" w:rsidP="00776638">
            <w:pPr>
              <w:rPr>
                <w:ins w:id="253" w:author="Parks, Robbie M" w:date="2018-06-20T15:47:00Z"/>
                <w:rFonts w:eastAsia="Times New Roman"/>
                <w:color w:val="000000"/>
              </w:rPr>
            </w:pPr>
            <w:ins w:id="2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4E004" w14:textId="77777777" w:rsidR="00DE2FDE" w:rsidRDefault="00DE2FDE" w:rsidP="00776638">
            <w:pPr>
              <w:rPr>
                <w:ins w:id="255" w:author="Parks, Robbie M" w:date="2018-06-20T15:47:00Z"/>
                <w:rFonts w:eastAsia="Times New Roman"/>
                <w:color w:val="000000"/>
              </w:rPr>
            </w:pPr>
            <w:ins w:id="2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2B878" w14:textId="77777777" w:rsidR="00DE2FDE" w:rsidRDefault="00DE2FDE" w:rsidP="00776638">
            <w:pPr>
              <w:rPr>
                <w:ins w:id="257" w:author="Parks, Robbie M" w:date="2018-06-20T15:47:00Z"/>
                <w:rFonts w:eastAsia="Times New Roman"/>
                <w:color w:val="000000"/>
              </w:rPr>
            </w:pPr>
            <w:ins w:id="2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2BA438" w14:textId="77777777" w:rsidR="00DE2FDE" w:rsidRDefault="00DE2FDE" w:rsidP="00776638">
            <w:pPr>
              <w:rPr>
                <w:ins w:id="259" w:author="Parks, Robbie M" w:date="2018-06-20T15:47:00Z"/>
                <w:rFonts w:eastAsia="Times New Roman"/>
                <w:color w:val="000000"/>
              </w:rPr>
            </w:pPr>
            <w:ins w:id="2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7BCE8" w14:textId="77777777" w:rsidR="00DE2FDE" w:rsidRDefault="00DE2FDE" w:rsidP="00776638">
            <w:pPr>
              <w:rPr>
                <w:ins w:id="261" w:author="Parks, Robbie M" w:date="2018-06-20T15:47:00Z"/>
                <w:rFonts w:eastAsia="Times New Roman"/>
                <w:color w:val="000000"/>
              </w:rPr>
            </w:pPr>
            <w:ins w:id="2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6CB7A" w14:textId="77777777" w:rsidR="00DE2FDE" w:rsidRDefault="00DE2FDE" w:rsidP="00776638">
            <w:pPr>
              <w:rPr>
                <w:ins w:id="263" w:author="Parks, Robbie M" w:date="2018-06-20T15:47:00Z"/>
                <w:rFonts w:eastAsia="Times New Roman"/>
                <w:color w:val="000000"/>
              </w:rPr>
            </w:pPr>
            <w:ins w:id="2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58CDD3" w14:textId="77777777" w:rsidR="00DE2FDE" w:rsidRDefault="00DE2FDE" w:rsidP="00776638">
            <w:pPr>
              <w:rPr>
                <w:ins w:id="265" w:author="Parks, Robbie M" w:date="2018-06-20T15:47:00Z"/>
                <w:rFonts w:eastAsia="Times New Roman"/>
                <w:color w:val="000000"/>
              </w:rPr>
            </w:pPr>
            <w:ins w:id="2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DD14EE" w14:textId="77777777" w:rsidR="00DE2FDE" w:rsidRDefault="00DE2FDE" w:rsidP="00776638">
            <w:pPr>
              <w:rPr>
                <w:ins w:id="267" w:author="Parks, Robbie M" w:date="2018-06-20T15:47:00Z"/>
                <w:rFonts w:eastAsia="Times New Roman"/>
                <w:color w:val="000000"/>
              </w:rPr>
            </w:pPr>
            <w:ins w:id="2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78E346" w14:textId="77777777" w:rsidR="00DE2FDE" w:rsidRDefault="00DE2FDE" w:rsidP="00776638">
            <w:pPr>
              <w:rPr>
                <w:ins w:id="269" w:author="Parks, Robbie M" w:date="2018-06-20T15:47:00Z"/>
                <w:rFonts w:eastAsia="Times New Roman"/>
                <w:color w:val="000000"/>
              </w:rPr>
            </w:pPr>
            <w:ins w:id="2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68B3443B" w14:textId="77777777" w:rsidTr="00776638">
        <w:trPr>
          <w:trHeight w:val="320"/>
          <w:ins w:id="271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72D8" w14:textId="77777777" w:rsidR="00DE2FDE" w:rsidRDefault="00DE2FDE" w:rsidP="00776638">
            <w:pPr>
              <w:rPr>
                <w:ins w:id="272" w:author="Parks, Robbie M" w:date="2018-06-20T15:47:00Z"/>
                <w:rFonts w:eastAsia="Times New Roman"/>
                <w:color w:val="000000"/>
              </w:rPr>
            </w:pPr>
            <w:ins w:id="273" w:author="Parks, Robbie M" w:date="2018-06-20T15:47:00Z">
              <w:r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37FFE" w14:textId="77777777" w:rsidR="00DE2FDE" w:rsidRDefault="00DE2FDE" w:rsidP="00776638">
            <w:pPr>
              <w:rPr>
                <w:ins w:id="274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1FD99" w14:textId="77777777" w:rsidR="00DE2FDE" w:rsidRDefault="00DE2FDE" w:rsidP="00776638">
            <w:pPr>
              <w:rPr>
                <w:ins w:id="275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0ADDFA" w14:textId="77777777" w:rsidR="00DE2FDE" w:rsidRDefault="00DE2FDE" w:rsidP="00776638">
            <w:pPr>
              <w:rPr>
                <w:ins w:id="276" w:author="Parks, Robbie M" w:date="2018-06-20T15:47:00Z"/>
                <w:rFonts w:eastAsia="Times New Roman"/>
                <w:color w:val="000000"/>
              </w:rPr>
            </w:pPr>
            <w:ins w:id="2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F2A25A" w14:textId="77777777" w:rsidR="00DE2FDE" w:rsidRDefault="00DE2FDE" w:rsidP="00776638">
            <w:pPr>
              <w:rPr>
                <w:ins w:id="278" w:author="Parks, Robbie M" w:date="2018-06-20T15:47:00Z"/>
                <w:rFonts w:eastAsia="Times New Roman"/>
                <w:color w:val="000000"/>
              </w:rPr>
            </w:pPr>
            <w:ins w:id="2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B2B24" w14:textId="77777777" w:rsidR="00DE2FDE" w:rsidRDefault="00DE2FDE" w:rsidP="00776638">
            <w:pPr>
              <w:rPr>
                <w:ins w:id="280" w:author="Parks, Robbie M" w:date="2018-06-20T15:47:00Z"/>
                <w:rFonts w:eastAsia="Times New Roman"/>
                <w:color w:val="000000"/>
              </w:rPr>
            </w:pPr>
            <w:ins w:id="2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2D2C2" w14:textId="77777777" w:rsidR="00DE2FDE" w:rsidRDefault="00DE2FDE" w:rsidP="00776638">
            <w:pPr>
              <w:rPr>
                <w:ins w:id="282" w:author="Parks, Robbie M" w:date="2018-06-20T15:47:00Z"/>
                <w:rFonts w:eastAsia="Times New Roman"/>
                <w:color w:val="000000"/>
              </w:rPr>
            </w:pPr>
            <w:ins w:id="2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C0550" w14:textId="77777777" w:rsidR="00DE2FDE" w:rsidRDefault="00DE2FDE" w:rsidP="00776638">
            <w:pPr>
              <w:rPr>
                <w:ins w:id="284" w:author="Parks, Robbie M" w:date="2018-06-20T15:47:00Z"/>
                <w:rFonts w:eastAsia="Times New Roman"/>
                <w:color w:val="000000"/>
              </w:rPr>
            </w:pPr>
            <w:ins w:id="2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04A7AD" w14:textId="77777777" w:rsidR="00DE2FDE" w:rsidRDefault="00DE2FDE" w:rsidP="00776638">
            <w:pPr>
              <w:rPr>
                <w:ins w:id="286" w:author="Parks, Robbie M" w:date="2018-06-20T15:47:00Z"/>
                <w:rFonts w:eastAsia="Times New Roman"/>
                <w:color w:val="000000"/>
              </w:rPr>
            </w:pPr>
            <w:ins w:id="2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A17AFA" w14:textId="77777777" w:rsidR="00DE2FDE" w:rsidRDefault="00DE2FDE" w:rsidP="00776638">
            <w:pPr>
              <w:rPr>
                <w:ins w:id="288" w:author="Parks, Robbie M" w:date="2018-06-20T15:47:00Z"/>
                <w:rFonts w:eastAsia="Times New Roman"/>
                <w:color w:val="000000"/>
              </w:rPr>
            </w:pPr>
            <w:ins w:id="2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F7AE93" w14:textId="77777777" w:rsidR="00DE2FDE" w:rsidRDefault="00DE2FDE" w:rsidP="00776638">
            <w:pPr>
              <w:rPr>
                <w:ins w:id="290" w:author="Parks, Robbie M" w:date="2018-06-20T15:47:00Z"/>
                <w:rFonts w:eastAsia="Times New Roman"/>
                <w:color w:val="000000"/>
              </w:rPr>
            </w:pPr>
            <w:ins w:id="2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F10AA8" w14:textId="77777777" w:rsidR="00DE2FDE" w:rsidRDefault="00DE2FDE" w:rsidP="00776638">
            <w:pPr>
              <w:rPr>
                <w:ins w:id="292" w:author="Parks, Robbie M" w:date="2018-06-20T15:47:00Z"/>
                <w:rFonts w:eastAsia="Times New Roman"/>
                <w:color w:val="000000"/>
              </w:rPr>
            </w:pPr>
            <w:ins w:id="2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28CEC" w14:textId="77777777" w:rsidR="00DE2FDE" w:rsidRDefault="00DE2FDE" w:rsidP="00776638">
            <w:pPr>
              <w:rPr>
                <w:ins w:id="294" w:author="Parks, Robbie M" w:date="2018-06-20T15:47:00Z"/>
                <w:rFonts w:eastAsia="Times New Roman"/>
                <w:color w:val="000000"/>
              </w:rPr>
            </w:pPr>
            <w:ins w:id="2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514EC" w14:textId="77777777" w:rsidR="00DE2FDE" w:rsidRDefault="00DE2FDE" w:rsidP="00776638">
            <w:pPr>
              <w:rPr>
                <w:ins w:id="296" w:author="Parks, Robbie M" w:date="2018-06-20T15:47:00Z"/>
                <w:rFonts w:eastAsia="Times New Roman"/>
                <w:color w:val="000000"/>
              </w:rPr>
            </w:pPr>
            <w:ins w:id="2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07DC0" w14:textId="77777777" w:rsidR="00DE2FDE" w:rsidRDefault="00DE2FDE" w:rsidP="00776638">
            <w:pPr>
              <w:rPr>
                <w:ins w:id="298" w:author="Parks, Robbie M" w:date="2018-06-20T15:47:00Z"/>
                <w:rFonts w:eastAsia="Times New Roman"/>
                <w:color w:val="000000"/>
              </w:rPr>
            </w:pPr>
            <w:ins w:id="2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4E454" w14:textId="77777777" w:rsidR="00DE2FDE" w:rsidRDefault="00DE2FDE" w:rsidP="00776638">
            <w:pPr>
              <w:rPr>
                <w:ins w:id="300" w:author="Parks, Robbie M" w:date="2018-06-20T15:47:00Z"/>
                <w:rFonts w:eastAsia="Times New Roman"/>
                <w:color w:val="000000"/>
              </w:rPr>
            </w:pPr>
            <w:ins w:id="3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A81920" w14:textId="77777777" w:rsidR="00DE2FDE" w:rsidRDefault="00DE2FDE" w:rsidP="00776638">
            <w:pPr>
              <w:rPr>
                <w:ins w:id="302" w:author="Parks, Robbie M" w:date="2018-06-20T15:47:00Z"/>
                <w:rFonts w:eastAsia="Times New Roman"/>
                <w:color w:val="000000"/>
              </w:rPr>
            </w:pPr>
            <w:ins w:id="3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D8935A" w14:textId="77777777" w:rsidR="00DE2FDE" w:rsidRDefault="00DE2FDE" w:rsidP="00776638">
            <w:pPr>
              <w:rPr>
                <w:ins w:id="304" w:author="Parks, Robbie M" w:date="2018-06-20T15:47:00Z"/>
                <w:rFonts w:eastAsia="Times New Roman"/>
                <w:color w:val="000000"/>
              </w:rPr>
            </w:pPr>
            <w:ins w:id="3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9BC69" w14:textId="77777777" w:rsidR="00DE2FDE" w:rsidRDefault="00DE2FDE" w:rsidP="00776638">
            <w:pPr>
              <w:rPr>
                <w:ins w:id="306" w:author="Parks, Robbie M" w:date="2018-06-20T15:47:00Z"/>
                <w:rFonts w:eastAsia="Times New Roman"/>
                <w:color w:val="000000"/>
              </w:rPr>
            </w:pPr>
            <w:ins w:id="3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DE462" w14:textId="77777777" w:rsidR="00DE2FDE" w:rsidRDefault="00DE2FDE" w:rsidP="00776638">
            <w:pPr>
              <w:rPr>
                <w:ins w:id="308" w:author="Parks, Robbie M" w:date="2018-06-20T15:47:00Z"/>
                <w:rFonts w:eastAsia="Times New Roman"/>
                <w:color w:val="000000"/>
              </w:rPr>
            </w:pPr>
            <w:ins w:id="3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8F4E14" w14:textId="77777777" w:rsidR="00DE2FDE" w:rsidRDefault="00DE2FDE" w:rsidP="00776638">
            <w:pPr>
              <w:rPr>
                <w:ins w:id="310" w:author="Parks, Robbie M" w:date="2018-06-20T15:47:00Z"/>
                <w:rFonts w:eastAsia="Times New Roman"/>
                <w:color w:val="000000"/>
              </w:rPr>
            </w:pPr>
            <w:ins w:id="3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582AE0A" w14:textId="77777777" w:rsidTr="00776638">
        <w:trPr>
          <w:trHeight w:val="320"/>
          <w:ins w:id="312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D8C03" w14:textId="77777777" w:rsidR="00DE2FDE" w:rsidRDefault="00DE2FDE" w:rsidP="00776638">
            <w:pPr>
              <w:rPr>
                <w:ins w:id="313" w:author="Parks, Robbie M" w:date="2018-06-20T15:47:00Z"/>
                <w:rFonts w:eastAsia="Times New Roman"/>
                <w:color w:val="000000"/>
              </w:rPr>
            </w:pPr>
            <w:ins w:id="314" w:author="Parks, Robbie M" w:date="2018-06-20T15:47:00Z">
              <w:r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11D3D" w14:textId="77777777" w:rsidR="00DE2FDE" w:rsidRDefault="00DE2FDE" w:rsidP="00776638">
            <w:pPr>
              <w:rPr>
                <w:ins w:id="315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984F" w14:textId="77777777" w:rsidR="00DE2FDE" w:rsidRDefault="00DE2FDE" w:rsidP="00776638">
            <w:pPr>
              <w:rPr>
                <w:ins w:id="316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9EDEF2" w14:textId="77777777" w:rsidR="00DE2FDE" w:rsidRDefault="00DE2FDE" w:rsidP="00776638">
            <w:pPr>
              <w:rPr>
                <w:ins w:id="317" w:author="Parks, Robbie M" w:date="2018-06-20T15:47:00Z"/>
                <w:rFonts w:eastAsia="Times New Roman"/>
                <w:color w:val="000000"/>
              </w:rPr>
            </w:pPr>
            <w:ins w:id="3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DBD85D" w14:textId="77777777" w:rsidR="00DE2FDE" w:rsidRDefault="00DE2FDE" w:rsidP="00776638">
            <w:pPr>
              <w:rPr>
                <w:ins w:id="319" w:author="Parks, Robbie M" w:date="2018-06-20T15:47:00Z"/>
                <w:rFonts w:eastAsia="Times New Roman"/>
                <w:color w:val="000000"/>
              </w:rPr>
            </w:pPr>
            <w:ins w:id="3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8115E" w14:textId="77777777" w:rsidR="00DE2FDE" w:rsidRDefault="00DE2FDE" w:rsidP="00776638">
            <w:pPr>
              <w:rPr>
                <w:ins w:id="321" w:author="Parks, Robbie M" w:date="2018-06-20T15:47:00Z"/>
                <w:rFonts w:eastAsia="Times New Roman"/>
                <w:color w:val="000000"/>
              </w:rPr>
            </w:pPr>
            <w:ins w:id="3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F3C16" w14:textId="77777777" w:rsidR="00DE2FDE" w:rsidRDefault="00DE2FDE" w:rsidP="00776638">
            <w:pPr>
              <w:rPr>
                <w:ins w:id="323" w:author="Parks, Robbie M" w:date="2018-06-20T15:47:00Z"/>
                <w:rFonts w:eastAsia="Times New Roman"/>
                <w:color w:val="000000"/>
              </w:rPr>
            </w:pPr>
            <w:ins w:id="3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00E8EA" w14:textId="77777777" w:rsidR="00DE2FDE" w:rsidRDefault="00DE2FDE" w:rsidP="00776638">
            <w:pPr>
              <w:rPr>
                <w:ins w:id="325" w:author="Parks, Robbie M" w:date="2018-06-20T15:47:00Z"/>
                <w:rFonts w:eastAsia="Times New Roman"/>
                <w:color w:val="000000"/>
              </w:rPr>
            </w:pPr>
            <w:ins w:id="3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43971" w14:textId="77777777" w:rsidR="00DE2FDE" w:rsidRDefault="00DE2FDE" w:rsidP="00776638">
            <w:pPr>
              <w:rPr>
                <w:ins w:id="327" w:author="Parks, Robbie M" w:date="2018-06-20T15:47:00Z"/>
                <w:rFonts w:eastAsia="Times New Roman"/>
                <w:color w:val="000000"/>
              </w:rPr>
            </w:pPr>
            <w:ins w:id="3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C7520" w14:textId="77777777" w:rsidR="00DE2FDE" w:rsidRDefault="00DE2FDE" w:rsidP="00776638">
            <w:pPr>
              <w:rPr>
                <w:ins w:id="329" w:author="Parks, Robbie M" w:date="2018-06-20T15:47:00Z"/>
                <w:rFonts w:eastAsia="Times New Roman"/>
                <w:color w:val="000000"/>
              </w:rPr>
            </w:pPr>
            <w:ins w:id="3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3614A2" w14:textId="77777777" w:rsidR="00DE2FDE" w:rsidRDefault="00DE2FDE" w:rsidP="00776638">
            <w:pPr>
              <w:rPr>
                <w:ins w:id="331" w:author="Parks, Robbie M" w:date="2018-06-20T15:47:00Z"/>
                <w:rFonts w:eastAsia="Times New Roman"/>
                <w:color w:val="000000"/>
              </w:rPr>
            </w:pPr>
            <w:ins w:id="3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C253AF" w14:textId="77777777" w:rsidR="00DE2FDE" w:rsidRDefault="00DE2FDE" w:rsidP="00776638">
            <w:pPr>
              <w:rPr>
                <w:ins w:id="333" w:author="Parks, Robbie M" w:date="2018-06-20T15:47:00Z"/>
                <w:rFonts w:eastAsia="Times New Roman"/>
                <w:color w:val="000000"/>
              </w:rPr>
            </w:pPr>
            <w:ins w:id="3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12955" w14:textId="77777777" w:rsidR="00DE2FDE" w:rsidRDefault="00DE2FDE" w:rsidP="00776638">
            <w:pPr>
              <w:rPr>
                <w:ins w:id="335" w:author="Parks, Robbie M" w:date="2018-06-20T15:47:00Z"/>
                <w:rFonts w:eastAsia="Times New Roman"/>
                <w:color w:val="000000"/>
              </w:rPr>
            </w:pPr>
            <w:ins w:id="3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6B63AB" w14:textId="77777777" w:rsidR="00DE2FDE" w:rsidRDefault="00DE2FDE" w:rsidP="00776638">
            <w:pPr>
              <w:rPr>
                <w:ins w:id="337" w:author="Parks, Robbie M" w:date="2018-06-20T15:47:00Z"/>
                <w:rFonts w:eastAsia="Times New Roman"/>
                <w:color w:val="000000"/>
              </w:rPr>
            </w:pPr>
            <w:ins w:id="3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DB5D07" w14:textId="77777777" w:rsidR="00DE2FDE" w:rsidRDefault="00DE2FDE" w:rsidP="00776638">
            <w:pPr>
              <w:rPr>
                <w:ins w:id="339" w:author="Parks, Robbie M" w:date="2018-06-20T15:47:00Z"/>
                <w:rFonts w:eastAsia="Times New Roman"/>
                <w:color w:val="000000"/>
              </w:rPr>
            </w:pPr>
            <w:ins w:id="3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CC171" w14:textId="77777777" w:rsidR="00DE2FDE" w:rsidRDefault="00DE2FDE" w:rsidP="00776638">
            <w:pPr>
              <w:rPr>
                <w:ins w:id="341" w:author="Parks, Robbie M" w:date="2018-06-20T15:47:00Z"/>
                <w:rFonts w:eastAsia="Times New Roman"/>
                <w:color w:val="000000"/>
              </w:rPr>
            </w:pPr>
            <w:ins w:id="3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E5D51B" w14:textId="77777777" w:rsidR="00DE2FDE" w:rsidRDefault="00DE2FDE" w:rsidP="00776638">
            <w:pPr>
              <w:rPr>
                <w:ins w:id="343" w:author="Parks, Robbie M" w:date="2018-06-20T15:47:00Z"/>
                <w:rFonts w:eastAsia="Times New Roman"/>
                <w:color w:val="000000"/>
              </w:rPr>
            </w:pPr>
            <w:ins w:id="3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D4A79" w14:textId="77777777" w:rsidR="00DE2FDE" w:rsidRDefault="00DE2FDE" w:rsidP="00776638">
            <w:pPr>
              <w:rPr>
                <w:ins w:id="345" w:author="Parks, Robbie M" w:date="2018-06-20T15:47:00Z"/>
                <w:rFonts w:eastAsia="Times New Roman"/>
                <w:color w:val="000000"/>
              </w:rPr>
            </w:pPr>
            <w:ins w:id="3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EB962" w14:textId="77777777" w:rsidR="00DE2FDE" w:rsidRDefault="00DE2FDE" w:rsidP="00776638">
            <w:pPr>
              <w:rPr>
                <w:ins w:id="347" w:author="Parks, Robbie M" w:date="2018-06-20T15:47:00Z"/>
                <w:rFonts w:eastAsia="Times New Roman"/>
                <w:color w:val="000000"/>
              </w:rPr>
            </w:pPr>
            <w:ins w:id="3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AABA3" w14:textId="77777777" w:rsidR="00DE2FDE" w:rsidRDefault="00DE2FDE" w:rsidP="00776638">
            <w:pPr>
              <w:rPr>
                <w:ins w:id="349" w:author="Parks, Robbie M" w:date="2018-06-20T15:47:00Z"/>
                <w:rFonts w:eastAsia="Times New Roman"/>
                <w:color w:val="000000"/>
              </w:rPr>
            </w:pPr>
            <w:ins w:id="3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47472E" w14:textId="77777777" w:rsidR="00DE2FDE" w:rsidRDefault="00DE2FDE" w:rsidP="00776638">
            <w:pPr>
              <w:rPr>
                <w:ins w:id="351" w:author="Parks, Robbie M" w:date="2018-06-20T15:47:00Z"/>
                <w:rFonts w:eastAsia="Times New Roman"/>
                <w:color w:val="000000"/>
              </w:rPr>
            </w:pPr>
            <w:ins w:id="3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0D94CC5" w14:textId="77777777" w:rsidTr="00776638">
        <w:trPr>
          <w:trHeight w:val="320"/>
          <w:ins w:id="353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9911" w14:textId="77777777" w:rsidR="00DE2FDE" w:rsidRDefault="00DE2FDE" w:rsidP="00776638">
            <w:pPr>
              <w:rPr>
                <w:ins w:id="354" w:author="Parks, Robbie M" w:date="2018-06-20T15:47:00Z"/>
                <w:rFonts w:eastAsia="Times New Roman"/>
                <w:color w:val="000000"/>
              </w:rPr>
            </w:pPr>
            <w:ins w:id="355" w:author="Parks, Robbie M" w:date="2018-06-20T15:47:00Z">
              <w:r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D614" w14:textId="77777777" w:rsidR="00DE2FDE" w:rsidRDefault="00DE2FDE" w:rsidP="00776638">
            <w:pPr>
              <w:rPr>
                <w:ins w:id="356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079E3" w14:textId="77777777" w:rsidR="00DE2FDE" w:rsidRDefault="00DE2FDE" w:rsidP="00776638">
            <w:pPr>
              <w:rPr>
                <w:ins w:id="357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F0AAEB" w14:textId="77777777" w:rsidR="00DE2FDE" w:rsidRDefault="00DE2FDE" w:rsidP="00776638">
            <w:pPr>
              <w:rPr>
                <w:ins w:id="358" w:author="Parks, Robbie M" w:date="2018-06-20T15:47:00Z"/>
                <w:rFonts w:eastAsia="Times New Roman"/>
                <w:color w:val="000000"/>
              </w:rPr>
            </w:pPr>
            <w:ins w:id="3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9E5B7" w14:textId="77777777" w:rsidR="00DE2FDE" w:rsidRDefault="00DE2FDE" w:rsidP="00776638">
            <w:pPr>
              <w:rPr>
                <w:ins w:id="360" w:author="Parks, Robbie M" w:date="2018-06-20T15:47:00Z"/>
                <w:rFonts w:eastAsia="Times New Roman"/>
                <w:color w:val="000000"/>
              </w:rPr>
            </w:pPr>
            <w:ins w:id="3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E9059" w14:textId="77777777" w:rsidR="00DE2FDE" w:rsidRDefault="00DE2FDE" w:rsidP="00776638">
            <w:pPr>
              <w:rPr>
                <w:ins w:id="362" w:author="Parks, Robbie M" w:date="2018-06-20T15:47:00Z"/>
                <w:rFonts w:eastAsia="Times New Roman"/>
                <w:color w:val="000000"/>
              </w:rPr>
            </w:pPr>
            <w:ins w:id="3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46B58" w14:textId="77777777" w:rsidR="00DE2FDE" w:rsidRDefault="00DE2FDE" w:rsidP="00776638">
            <w:pPr>
              <w:rPr>
                <w:ins w:id="364" w:author="Parks, Robbie M" w:date="2018-06-20T15:47:00Z"/>
                <w:rFonts w:eastAsia="Times New Roman"/>
                <w:color w:val="000000"/>
              </w:rPr>
            </w:pPr>
            <w:ins w:id="3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6CD9C" w14:textId="77777777" w:rsidR="00DE2FDE" w:rsidRDefault="00DE2FDE" w:rsidP="00776638">
            <w:pPr>
              <w:rPr>
                <w:ins w:id="366" w:author="Parks, Robbie M" w:date="2018-06-20T15:47:00Z"/>
                <w:rFonts w:eastAsia="Times New Roman"/>
                <w:color w:val="000000"/>
              </w:rPr>
            </w:pPr>
            <w:ins w:id="3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5AADD2" w14:textId="77777777" w:rsidR="00DE2FDE" w:rsidRDefault="00DE2FDE" w:rsidP="00776638">
            <w:pPr>
              <w:rPr>
                <w:ins w:id="368" w:author="Parks, Robbie M" w:date="2018-06-20T15:47:00Z"/>
                <w:rFonts w:eastAsia="Times New Roman"/>
                <w:color w:val="000000"/>
              </w:rPr>
            </w:pPr>
            <w:ins w:id="3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CB0F97" w14:textId="77777777" w:rsidR="00DE2FDE" w:rsidRDefault="00DE2FDE" w:rsidP="00776638">
            <w:pPr>
              <w:rPr>
                <w:ins w:id="370" w:author="Parks, Robbie M" w:date="2018-06-20T15:47:00Z"/>
                <w:rFonts w:eastAsia="Times New Roman"/>
                <w:color w:val="000000"/>
              </w:rPr>
            </w:pPr>
            <w:ins w:id="3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220230" w14:textId="77777777" w:rsidR="00DE2FDE" w:rsidRDefault="00DE2FDE" w:rsidP="00776638">
            <w:pPr>
              <w:rPr>
                <w:ins w:id="372" w:author="Parks, Robbie M" w:date="2018-06-20T15:47:00Z"/>
                <w:rFonts w:eastAsia="Times New Roman"/>
                <w:color w:val="000000"/>
              </w:rPr>
            </w:pPr>
            <w:ins w:id="3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AC413" w14:textId="77777777" w:rsidR="00DE2FDE" w:rsidRDefault="00DE2FDE" w:rsidP="00776638">
            <w:pPr>
              <w:rPr>
                <w:ins w:id="374" w:author="Parks, Robbie M" w:date="2018-06-20T15:47:00Z"/>
                <w:rFonts w:eastAsia="Times New Roman"/>
                <w:color w:val="000000"/>
              </w:rPr>
            </w:pPr>
            <w:ins w:id="3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010889" w14:textId="77777777" w:rsidR="00DE2FDE" w:rsidRDefault="00DE2FDE" w:rsidP="00776638">
            <w:pPr>
              <w:rPr>
                <w:ins w:id="376" w:author="Parks, Robbie M" w:date="2018-06-20T15:47:00Z"/>
                <w:rFonts w:eastAsia="Times New Roman"/>
                <w:color w:val="000000"/>
              </w:rPr>
            </w:pPr>
            <w:ins w:id="3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13E5F" w14:textId="77777777" w:rsidR="00DE2FDE" w:rsidRDefault="00DE2FDE" w:rsidP="00776638">
            <w:pPr>
              <w:rPr>
                <w:ins w:id="378" w:author="Parks, Robbie M" w:date="2018-06-20T15:47:00Z"/>
                <w:rFonts w:eastAsia="Times New Roman"/>
                <w:color w:val="000000"/>
              </w:rPr>
            </w:pPr>
            <w:ins w:id="3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28ABD" w14:textId="77777777" w:rsidR="00DE2FDE" w:rsidRDefault="00DE2FDE" w:rsidP="00776638">
            <w:pPr>
              <w:rPr>
                <w:ins w:id="380" w:author="Parks, Robbie M" w:date="2018-06-20T15:47:00Z"/>
                <w:rFonts w:eastAsia="Times New Roman"/>
                <w:color w:val="000000"/>
              </w:rPr>
            </w:pPr>
            <w:ins w:id="3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8178C3" w14:textId="77777777" w:rsidR="00DE2FDE" w:rsidRDefault="00DE2FDE" w:rsidP="00776638">
            <w:pPr>
              <w:rPr>
                <w:ins w:id="382" w:author="Parks, Robbie M" w:date="2018-06-20T15:47:00Z"/>
                <w:rFonts w:eastAsia="Times New Roman"/>
                <w:color w:val="000000"/>
              </w:rPr>
            </w:pPr>
            <w:ins w:id="3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028D4F" w14:textId="77777777" w:rsidR="00DE2FDE" w:rsidRDefault="00DE2FDE" w:rsidP="00776638">
            <w:pPr>
              <w:rPr>
                <w:ins w:id="384" w:author="Parks, Robbie M" w:date="2018-06-20T15:47:00Z"/>
                <w:rFonts w:eastAsia="Times New Roman"/>
                <w:color w:val="000000"/>
              </w:rPr>
            </w:pPr>
            <w:ins w:id="3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3D994" w14:textId="77777777" w:rsidR="00DE2FDE" w:rsidRDefault="00DE2FDE" w:rsidP="00776638">
            <w:pPr>
              <w:rPr>
                <w:ins w:id="386" w:author="Parks, Robbie M" w:date="2018-06-20T15:47:00Z"/>
                <w:rFonts w:eastAsia="Times New Roman"/>
                <w:color w:val="000000"/>
              </w:rPr>
            </w:pPr>
            <w:ins w:id="3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EE05A" w14:textId="77777777" w:rsidR="00DE2FDE" w:rsidRDefault="00DE2FDE" w:rsidP="00776638">
            <w:pPr>
              <w:rPr>
                <w:ins w:id="388" w:author="Parks, Robbie M" w:date="2018-06-20T15:47:00Z"/>
                <w:rFonts w:eastAsia="Times New Roman"/>
                <w:color w:val="000000"/>
              </w:rPr>
            </w:pPr>
            <w:ins w:id="3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21B184" w14:textId="77777777" w:rsidR="00DE2FDE" w:rsidRDefault="00DE2FDE" w:rsidP="00776638">
            <w:pPr>
              <w:rPr>
                <w:ins w:id="390" w:author="Parks, Robbie M" w:date="2018-06-20T15:47:00Z"/>
                <w:rFonts w:eastAsia="Times New Roman"/>
                <w:color w:val="000000"/>
              </w:rPr>
            </w:pPr>
            <w:ins w:id="3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3E01B" w14:textId="77777777" w:rsidR="00DE2FDE" w:rsidRDefault="00DE2FDE" w:rsidP="00776638">
            <w:pPr>
              <w:rPr>
                <w:ins w:id="392" w:author="Parks, Robbie M" w:date="2018-06-20T15:47:00Z"/>
                <w:rFonts w:eastAsia="Times New Roman"/>
                <w:color w:val="000000"/>
              </w:rPr>
            </w:pPr>
            <w:ins w:id="3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405E32B5" w14:textId="77777777" w:rsidTr="00776638">
        <w:trPr>
          <w:trHeight w:val="320"/>
          <w:ins w:id="394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D6B1" w14:textId="77777777" w:rsidR="00DE2FDE" w:rsidRDefault="00DE2FDE" w:rsidP="00776638">
            <w:pPr>
              <w:rPr>
                <w:ins w:id="395" w:author="Parks, Robbie M" w:date="2018-06-20T15:47:00Z"/>
                <w:rFonts w:eastAsia="Times New Roman"/>
                <w:color w:val="000000"/>
              </w:rPr>
            </w:pPr>
            <w:ins w:id="396" w:author="Parks, Robbie M" w:date="2018-06-20T15:47:00Z">
              <w:r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15D4" w14:textId="77777777" w:rsidR="00DE2FDE" w:rsidRDefault="00DE2FDE" w:rsidP="00776638">
            <w:pPr>
              <w:rPr>
                <w:ins w:id="397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169C" w14:textId="77777777" w:rsidR="00DE2FDE" w:rsidRDefault="00DE2FDE" w:rsidP="00776638">
            <w:pPr>
              <w:rPr>
                <w:ins w:id="398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E51D6D" w14:textId="77777777" w:rsidR="00DE2FDE" w:rsidRDefault="00DE2FDE" w:rsidP="00776638">
            <w:pPr>
              <w:rPr>
                <w:ins w:id="399" w:author="Parks, Robbie M" w:date="2018-06-20T15:47:00Z"/>
                <w:rFonts w:eastAsia="Times New Roman"/>
                <w:color w:val="000000"/>
              </w:rPr>
            </w:pPr>
            <w:ins w:id="4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A6AA04" w14:textId="77777777" w:rsidR="00DE2FDE" w:rsidRDefault="00DE2FDE" w:rsidP="00776638">
            <w:pPr>
              <w:rPr>
                <w:ins w:id="401" w:author="Parks, Robbie M" w:date="2018-06-20T15:47:00Z"/>
                <w:rFonts w:eastAsia="Times New Roman"/>
                <w:color w:val="000000"/>
              </w:rPr>
            </w:pPr>
            <w:ins w:id="4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53239" w14:textId="77777777" w:rsidR="00DE2FDE" w:rsidRDefault="00DE2FDE" w:rsidP="00776638">
            <w:pPr>
              <w:rPr>
                <w:ins w:id="403" w:author="Parks, Robbie M" w:date="2018-06-20T15:47:00Z"/>
                <w:rFonts w:eastAsia="Times New Roman"/>
                <w:color w:val="000000"/>
              </w:rPr>
            </w:pPr>
            <w:ins w:id="4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47539" w14:textId="77777777" w:rsidR="00DE2FDE" w:rsidRDefault="00DE2FDE" w:rsidP="00776638">
            <w:pPr>
              <w:rPr>
                <w:ins w:id="405" w:author="Parks, Robbie M" w:date="2018-06-20T15:47:00Z"/>
                <w:rFonts w:eastAsia="Times New Roman"/>
                <w:color w:val="000000"/>
              </w:rPr>
            </w:pPr>
            <w:ins w:id="4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1CE3F" w14:textId="77777777" w:rsidR="00DE2FDE" w:rsidRDefault="00DE2FDE" w:rsidP="00776638">
            <w:pPr>
              <w:rPr>
                <w:ins w:id="407" w:author="Parks, Robbie M" w:date="2018-06-20T15:47:00Z"/>
                <w:rFonts w:eastAsia="Times New Roman"/>
                <w:color w:val="000000"/>
              </w:rPr>
            </w:pPr>
            <w:ins w:id="4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205C1" w14:textId="77777777" w:rsidR="00DE2FDE" w:rsidRDefault="00DE2FDE" w:rsidP="00776638">
            <w:pPr>
              <w:rPr>
                <w:ins w:id="409" w:author="Parks, Robbie M" w:date="2018-06-20T15:47:00Z"/>
                <w:rFonts w:eastAsia="Times New Roman"/>
                <w:color w:val="000000"/>
              </w:rPr>
            </w:pPr>
            <w:ins w:id="4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37FCD" w14:textId="77777777" w:rsidR="00DE2FDE" w:rsidRDefault="00DE2FDE" w:rsidP="00776638">
            <w:pPr>
              <w:rPr>
                <w:ins w:id="411" w:author="Parks, Robbie M" w:date="2018-06-20T15:47:00Z"/>
                <w:rFonts w:eastAsia="Times New Roman"/>
                <w:color w:val="000000"/>
              </w:rPr>
            </w:pPr>
            <w:ins w:id="4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7AA845" w14:textId="77777777" w:rsidR="00DE2FDE" w:rsidRDefault="00DE2FDE" w:rsidP="00776638">
            <w:pPr>
              <w:rPr>
                <w:ins w:id="413" w:author="Parks, Robbie M" w:date="2018-06-20T15:47:00Z"/>
                <w:rFonts w:eastAsia="Times New Roman"/>
                <w:color w:val="000000"/>
              </w:rPr>
            </w:pPr>
            <w:ins w:id="4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6663E" w14:textId="77777777" w:rsidR="00DE2FDE" w:rsidRDefault="00DE2FDE" w:rsidP="00776638">
            <w:pPr>
              <w:rPr>
                <w:ins w:id="415" w:author="Parks, Robbie M" w:date="2018-06-20T15:47:00Z"/>
                <w:rFonts w:eastAsia="Times New Roman"/>
                <w:color w:val="000000"/>
              </w:rPr>
            </w:pPr>
            <w:ins w:id="4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CFFB7" w14:textId="77777777" w:rsidR="00DE2FDE" w:rsidRDefault="00DE2FDE" w:rsidP="00776638">
            <w:pPr>
              <w:rPr>
                <w:ins w:id="417" w:author="Parks, Robbie M" w:date="2018-06-20T15:47:00Z"/>
                <w:rFonts w:eastAsia="Times New Roman"/>
                <w:color w:val="000000"/>
              </w:rPr>
            </w:pPr>
            <w:ins w:id="4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AC2E2" w14:textId="77777777" w:rsidR="00DE2FDE" w:rsidRDefault="00DE2FDE" w:rsidP="00776638">
            <w:pPr>
              <w:rPr>
                <w:ins w:id="419" w:author="Parks, Robbie M" w:date="2018-06-20T15:47:00Z"/>
                <w:rFonts w:eastAsia="Times New Roman"/>
                <w:color w:val="000000"/>
              </w:rPr>
            </w:pPr>
            <w:ins w:id="4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322CD" w14:textId="77777777" w:rsidR="00DE2FDE" w:rsidRDefault="00DE2FDE" w:rsidP="00776638">
            <w:pPr>
              <w:rPr>
                <w:ins w:id="421" w:author="Parks, Robbie M" w:date="2018-06-20T15:47:00Z"/>
                <w:rFonts w:eastAsia="Times New Roman"/>
                <w:color w:val="000000"/>
              </w:rPr>
            </w:pPr>
            <w:ins w:id="4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FB165A" w14:textId="77777777" w:rsidR="00DE2FDE" w:rsidRDefault="00DE2FDE" w:rsidP="00776638">
            <w:pPr>
              <w:rPr>
                <w:ins w:id="423" w:author="Parks, Robbie M" w:date="2018-06-20T15:47:00Z"/>
                <w:rFonts w:eastAsia="Times New Roman"/>
                <w:color w:val="000000"/>
              </w:rPr>
            </w:pPr>
            <w:ins w:id="4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5222F" w14:textId="77777777" w:rsidR="00DE2FDE" w:rsidRDefault="00DE2FDE" w:rsidP="00776638">
            <w:pPr>
              <w:rPr>
                <w:ins w:id="425" w:author="Parks, Robbie M" w:date="2018-06-20T15:47:00Z"/>
                <w:rFonts w:eastAsia="Times New Roman"/>
                <w:color w:val="000000"/>
              </w:rPr>
            </w:pPr>
            <w:ins w:id="4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D3459" w14:textId="77777777" w:rsidR="00DE2FDE" w:rsidRDefault="00DE2FDE" w:rsidP="00776638">
            <w:pPr>
              <w:rPr>
                <w:ins w:id="427" w:author="Parks, Robbie M" w:date="2018-06-20T15:47:00Z"/>
                <w:rFonts w:eastAsia="Times New Roman"/>
                <w:color w:val="000000"/>
              </w:rPr>
            </w:pPr>
            <w:ins w:id="4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E1AEA" w14:textId="77777777" w:rsidR="00DE2FDE" w:rsidRDefault="00DE2FDE" w:rsidP="00776638">
            <w:pPr>
              <w:rPr>
                <w:ins w:id="429" w:author="Parks, Robbie M" w:date="2018-06-20T15:47:00Z"/>
                <w:rFonts w:eastAsia="Times New Roman"/>
                <w:color w:val="000000"/>
              </w:rPr>
            </w:pPr>
            <w:ins w:id="4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B6205" w14:textId="77777777" w:rsidR="00DE2FDE" w:rsidRDefault="00DE2FDE" w:rsidP="00776638">
            <w:pPr>
              <w:rPr>
                <w:ins w:id="431" w:author="Parks, Robbie M" w:date="2018-06-20T15:47:00Z"/>
                <w:rFonts w:eastAsia="Times New Roman"/>
                <w:color w:val="000000"/>
              </w:rPr>
            </w:pPr>
            <w:ins w:id="4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C1995" w14:textId="77777777" w:rsidR="00DE2FDE" w:rsidRDefault="00DE2FDE" w:rsidP="00776638">
            <w:pPr>
              <w:rPr>
                <w:ins w:id="433" w:author="Parks, Robbie M" w:date="2018-06-20T15:47:00Z"/>
                <w:rFonts w:eastAsia="Times New Roman"/>
                <w:color w:val="000000"/>
              </w:rPr>
            </w:pPr>
            <w:ins w:id="4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1EB57AB2" w14:textId="77777777" w:rsidTr="00776638">
        <w:trPr>
          <w:trHeight w:val="320"/>
          <w:ins w:id="435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C31D3" w14:textId="77777777" w:rsidR="00DE2FDE" w:rsidRDefault="00DE2FDE" w:rsidP="00776638">
            <w:pPr>
              <w:rPr>
                <w:ins w:id="436" w:author="Parks, Robbie M" w:date="2018-06-20T15:47:00Z"/>
                <w:rFonts w:eastAsia="Times New Roman"/>
                <w:color w:val="000000"/>
              </w:rPr>
            </w:pPr>
            <w:ins w:id="437" w:author="Parks, Robbie M" w:date="2018-06-20T15:47:00Z">
              <w:r>
                <w:rPr>
                  <w:rFonts w:eastAsia="Times New Roman"/>
                  <w:color w:val="000000"/>
                </w:rPr>
                <w:t>75 to 84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7751" w14:textId="77777777" w:rsidR="00DE2FDE" w:rsidRDefault="00DE2FDE" w:rsidP="00776638">
            <w:pPr>
              <w:rPr>
                <w:ins w:id="438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E4E72" w14:textId="77777777" w:rsidR="00DE2FDE" w:rsidRDefault="00DE2FDE" w:rsidP="00776638">
            <w:pPr>
              <w:rPr>
                <w:ins w:id="439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E43419" w14:textId="77777777" w:rsidR="00DE2FDE" w:rsidRDefault="00DE2FDE" w:rsidP="00776638">
            <w:pPr>
              <w:rPr>
                <w:ins w:id="440" w:author="Parks, Robbie M" w:date="2018-06-20T15:47:00Z"/>
                <w:rFonts w:eastAsia="Times New Roman"/>
                <w:color w:val="000000"/>
              </w:rPr>
            </w:pPr>
            <w:ins w:id="4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F5DE6" w14:textId="77777777" w:rsidR="00DE2FDE" w:rsidRDefault="00DE2FDE" w:rsidP="00776638">
            <w:pPr>
              <w:rPr>
                <w:ins w:id="442" w:author="Parks, Robbie M" w:date="2018-06-20T15:47:00Z"/>
                <w:rFonts w:eastAsia="Times New Roman"/>
                <w:color w:val="000000"/>
              </w:rPr>
            </w:pPr>
            <w:ins w:id="4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B230F3" w14:textId="77777777" w:rsidR="00DE2FDE" w:rsidRDefault="00DE2FDE" w:rsidP="00776638">
            <w:pPr>
              <w:rPr>
                <w:ins w:id="444" w:author="Parks, Robbie M" w:date="2018-06-20T15:47:00Z"/>
                <w:rFonts w:eastAsia="Times New Roman"/>
                <w:color w:val="000000"/>
              </w:rPr>
            </w:pPr>
            <w:ins w:id="4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0C9F70" w14:textId="77777777" w:rsidR="00DE2FDE" w:rsidRDefault="00DE2FDE" w:rsidP="00776638">
            <w:pPr>
              <w:rPr>
                <w:ins w:id="446" w:author="Parks, Robbie M" w:date="2018-06-20T15:47:00Z"/>
                <w:rFonts w:eastAsia="Times New Roman"/>
                <w:color w:val="000000"/>
              </w:rPr>
            </w:pPr>
            <w:ins w:id="4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D5844" w14:textId="77777777" w:rsidR="00DE2FDE" w:rsidRDefault="00DE2FDE" w:rsidP="00776638">
            <w:pPr>
              <w:rPr>
                <w:ins w:id="448" w:author="Parks, Robbie M" w:date="2018-06-20T15:47:00Z"/>
                <w:rFonts w:eastAsia="Times New Roman"/>
                <w:color w:val="000000"/>
              </w:rPr>
            </w:pPr>
            <w:ins w:id="4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3FF49C" w14:textId="77777777" w:rsidR="00DE2FDE" w:rsidRDefault="00DE2FDE" w:rsidP="00776638">
            <w:pPr>
              <w:rPr>
                <w:ins w:id="450" w:author="Parks, Robbie M" w:date="2018-06-20T15:47:00Z"/>
                <w:rFonts w:eastAsia="Times New Roman"/>
                <w:color w:val="000000"/>
              </w:rPr>
            </w:pPr>
            <w:ins w:id="4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7B83A" w14:textId="77777777" w:rsidR="00DE2FDE" w:rsidRDefault="00DE2FDE" w:rsidP="00776638">
            <w:pPr>
              <w:rPr>
                <w:ins w:id="452" w:author="Parks, Robbie M" w:date="2018-06-20T15:47:00Z"/>
                <w:rFonts w:eastAsia="Times New Roman"/>
                <w:color w:val="000000"/>
              </w:rPr>
            </w:pPr>
            <w:ins w:id="4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33B5A" w14:textId="77777777" w:rsidR="00DE2FDE" w:rsidRDefault="00DE2FDE" w:rsidP="00776638">
            <w:pPr>
              <w:rPr>
                <w:ins w:id="454" w:author="Parks, Robbie M" w:date="2018-06-20T15:47:00Z"/>
                <w:rFonts w:eastAsia="Times New Roman"/>
                <w:color w:val="000000"/>
              </w:rPr>
            </w:pPr>
            <w:ins w:id="4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8A61B" w14:textId="77777777" w:rsidR="00DE2FDE" w:rsidRDefault="00DE2FDE" w:rsidP="00776638">
            <w:pPr>
              <w:rPr>
                <w:ins w:id="456" w:author="Parks, Robbie M" w:date="2018-06-20T15:47:00Z"/>
                <w:rFonts w:eastAsia="Times New Roman"/>
                <w:color w:val="000000"/>
              </w:rPr>
            </w:pPr>
            <w:ins w:id="4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910B2" w14:textId="77777777" w:rsidR="00DE2FDE" w:rsidRDefault="00DE2FDE" w:rsidP="00776638">
            <w:pPr>
              <w:rPr>
                <w:ins w:id="458" w:author="Parks, Robbie M" w:date="2018-06-20T15:47:00Z"/>
                <w:rFonts w:eastAsia="Times New Roman"/>
                <w:color w:val="000000"/>
              </w:rPr>
            </w:pPr>
            <w:ins w:id="4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E2454F" w14:textId="77777777" w:rsidR="00DE2FDE" w:rsidRDefault="00DE2FDE" w:rsidP="00776638">
            <w:pPr>
              <w:rPr>
                <w:ins w:id="460" w:author="Parks, Robbie M" w:date="2018-06-20T15:47:00Z"/>
                <w:rFonts w:eastAsia="Times New Roman"/>
                <w:color w:val="000000"/>
              </w:rPr>
            </w:pPr>
            <w:ins w:id="4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9B22E" w14:textId="77777777" w:rsidR="00DE2FDE" w:rsidRDefault="00DE2FDE" w:rsidP="00776638">
            <w:pPr>
              <w:rPr>
                <w:ins w:id="462" w:author="Parks, Robbie M" w:date="2018-06-20T15:47:00Z"/>
                <w:rFonts w:eastAsia="Times New Roman"/>
                <w:color w:val="000000"/>
              </w:rPr>
            </w:pPr>
            <w:ins w:id="4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55751" w14:textId="77777777" w:rsidR="00DE2FDE" w:rsidRDefault="00DE2FDE" w:rsidP="00776638">
            <w:pPr>
              <w:rPr>
                <w:ins w:id="464" w:author="Parks, Robbie M" w:date="2018-06-20T15:47:00Z"/>
                <w:rFonts w:eastAsia="Times New Roman"/>
                <w:color w:val="000000"/>
              </w:rPr>
            </w:pPr>
            <w:ins w:id="4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398A3" w14:textId="77777777" w:rsidR="00DE2FDE" w:rsidRDefault="00DE2FDE" w:rsidP="00776638">
            <w:pPr>
              <w:rPr>
                <w:ins w:id="466" w:author="Parks, Robbie M" w:date="2018-06-20T15:47:00Z"/>
                <w:rFonts w:eastAsia="Times New Roman"/>
                <w:color w:val="000000"/>
              </w:rPr>
            </w:pPr>
            <w:ins w:id="4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B399BB" w14:textId="77777777" w:rsidR="00DE2FDE" w:rsidRDefault="00DE2FDE" w:rsidP="00776638">
            <w:pPr>
              <w:rPr>
                <w:ins w:id="468" w:author="Parks, Robbie M" w:date="2018-06-20T15:47:00Z"/>
                <w:rFonts w:eastAsia="Times New Roman"/>
                <w:color w:val="000000"/>
              </w:rPr>
            </w:pPr>
            <w:ins w:id="4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D5FCB" w14:textId="77777777" w:rsidR="00DE2FDE" w:rsidRDefault="00DE2FDE" w:rsidP="00776638">
            <w:pPr>
              <w:rPr>
                <w:ins w:id="470" w:author="Parks, Robbie M" w:date="2018-06-20T15:47:00Z"/>
                <w:rFonts w:eastAsia="Times New Roman"/>
                <w:color w:val="000000"/>
              </w:rPr>
            </w:pPr>
            <w:ins w:id="4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F0C5D1" w14:textId="77777777" w:rsidR="00DE2FDE" w:rsidRDefault="00DE2FDE" w:rsidP="00776638">
            <w:pPr>
              <w:rPr>
                <w:ins w:id="472" w:author="Parks, Robbie M" w:date="2018-06-20T15:47:00Z"/>
                <w:rFonts w:eastAsia="Times New Roman"/>
                <w:color w:val="000000"/>
              </w:rPr>
            </w:pPr>
            <w:ins w:id="4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198F3" w14:textId="77777777" w:rsidR="00DE2FDE" w:rsidRDefault="00DE2FDE" w:rsidP="00776638">
            <w:pPr>
              <w:rPr>
                <w:ins w:id="474" w:author="Parks, Robbie M" w:date="2018-06-20T15:47:00Z"/>
                <w:rFonts w:eastAsia="Times New Roman"/>
                <w:color w:val="000000"/>
              </w:rPr>
            </w:pPr>
            <w:ins w:id="4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283C9E3D" w14:textId="77777777" w:rsidTr="00776638">
        <w:trPr>
          <w:trHeight w:val="320"/>
          <w:ins w:id="476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0BF07" w14:textId="77777777" w:rsidR="00DE2FDE" w:rsidRDefault="00DE2FDE" w:rsidP="00776638">
            <w:pPr>
              <w:rPr>
                <w:ins w:id="477" w:author="Parks, Robbie M" w:date="2018-06-20T15:47:00Z"/>
                <w:rFonts w:eastAsia="Times New Roman"/>
                <w:color w:val="000000"/>
              </w:rPr>
            </w:pPr>
            <w:ins w:id="478" w:author="Parks, Robbie M" w:date="2018-06-20T15:47:00Z">
              <w:r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4A81" w14:textId="77777777" w:rsidR="00DE2FDE" w:rsidRDefault="00DE2FDE" w:rsidP="00776638">
            <w:pPr>
              <w:rPr>
                <w:ins w:id="479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02456" w14:textId="77777777" w:rsidR="00DE2FDE" w:rsidRDefault="00DE2FDE" w:rsidP="00776638">
            <w:pPr>
              <w:rPr>
                <w:ins w:id="480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EB942" w14:textId="77777777" w:rsidR="00DE2FDE" w:rsidRDefault="00DE2FDE" w:rsidP="00776638">
            <w:pPr>
              <w:rPr>
                <w:ins w:id="481" w:author="Parks, Robbie M" w:date="2018-06-20T15:47:00Z"/>
                <w:rFonts w:eastAsia="Times New Roman"/>
                <w:color w:val="000000"/>
              </w:rPr>
            </w:pPr>
            <w:ins w:id="4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5CD6E" w14:textId="77777777" w:rsidR="00DE2FDE" w:rsidRDefault="00DE2FDE" w:rsidP="00776638">
            <w:pPr>
              <w:rPr>
                <w:ins w:id="483" w:author="Parks, Robbie M" w:date="2018-06-20T15:47:00Z"/>
                <w:rFonts w:eastAsia="Times New Roman"/>
                <w:color w:val="000000"/>
              </w:rPr>
            </w:pPr>
            <w:ins w:id="4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6AE21" w14:textId="77777777" w:rsidR="00DE2FDE" w:rsidRDefault="00DE2FDE" w:rsidP="00776638">
            <w:pPr>
              <w:rPr>
                <w:ins w:id="485" w:author="Parks, Robbie M" w:date="2018-06-20T15:47:00Z"/>
                <w:rFonts w:eastAsia="Times New Roman"/>
                <w:color w:val="000000"/>
              </w:rPr>
            </w:pPr>
            <w:ins w:id="4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431888" w14:textId="77777777" w:rsidR="00DE2FDE" w:rsidRDefault="00DE2FDE" w:rsidP="00776638">
            <w:pPr>
              <w:rPr>
                <w:ins w:id="487" w:author="Parks, Robbie M" w:date="2018-06-20T15:47:00Z"/>
                <w:rFonts w:eastAsia="Times New Roman"/>
                <w:color w:val="000000"/>
              </w:rPr>
            </w:pPr>
            <w:ins w:id="4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10EC80" w14:textId="77777777" w:rsidR="00DE2FDE" w:rsidRDefault="00DE2FDE" w:rsidP="00776638">
            <w:pPr>
              <w:rPr>
                <w:ins w:id="489" w:author="Parks, Robbie M" w:date="2018-06-20T15:47:00Z"/>
                <w:rFonts w:eastAsia="Times New Roman"/>
                <w:color w:val="000000"/>
              </w:rPr>
            </w:pPr>
            <w:ins w:id="4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DD533" w14:textId="77777777" w:rsidR="00DE2FDE" w:rsidRDefault="00DE2FDE" w:rsidP="00776638">
            <w:pPr>
              <w:rPr>
                <w:ins w:id="491" w:author="Parks, Robbie M" w:date="2018-06-20T15:47:00Z"/>
                <w:rFonts w:eastAsia="Times New Roman"/>
                <w:color w:val="000000"/>
              </w:rPr>
            </w:pPr>
            <w:ins w:id="4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8D22D" w14:textId="77777777" w:rsidR="00DE2FDE" w:rsidRDefault="00DE2FDE" w:rsidP="00776638">
            <w:pPr>
              <w:rPr>
                <w:ins w:id="493" w:author="Parks, Robbie M" w:date="2018-06-20T15:47:00Z"/>
                <w:rFonts w:eastAsia="Times New Roman"/>
                <w:color w:val="000000"/>
              </w:rPr>
            </w:pPr>
            <w:ins w:id="4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A40195" w14:textId="77777777" w:rsidR="00DE2FDE" w:rsidRDefault="00DE2FDE" w:rsidP="00776638">
            <w:pPr>
              <w:rPr>
                <w:ins w:id="495" w:author="Parks, Robbie M" w:date="2018-06-20T15:47:00Z"/>
                <w:rFonts w:eastAsia="Times New Roman"/>
                <w:color w:val="000000"/>
              </w:rPr>
            </w:pPr>
            <w:ins w:id="4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D8713" w14:textId="77777777" w:rsidR="00DE2FDE" w:rsidRDefault="00DE2FDE" w:rsidP="00776638">
            <w:pPr>
              <w:rPr>
                <w:ins w:id="497" w:author="Parks, Robbie M" w:date="2018-06-20T15:47:00Z"/>
                <w:rFonts w:eastAsia="Times New Roman"/>
                <w:color w:val="000000"/>
              </w:rPr>
            </w:pPr>
            <w:ins w:id="4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3A47E" w14:textId="77777777" w:rsidR="00DE2FDE" w:rsidRDefault="00DE2FDE" w:rsidP="00776638">
            <w:pPr>
              <w:rPr>
                <w:ins w:id="499" w:author="Parks, Robbie M" w:date="2018-06-20T15:47:00Z"/>
                <w:rFonts w:eastAsia="Times New Roman"/>
                <w:color w:val="000000"/>
              </w:rPr>
            </w:pPr>
            <w:ins w:id="5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1A3F47" w14:textId="77777777" w:rsidR="00DE2FDE" w:rsidRDefault="00DE2FDE" w:rsidP="00776638">
            <w:pPr>
              <w:rPr>
                <w:ins w:id="501" w:author="Parks, Robbie M" w:date="2018-06-20T15:47:00Z"/>
                <w:rFonts w:eastAsia="Times New Roman"/>
                <w:color w:val="000000"/>
              </w:rPr>
            </w:pPr>
            <w:ins w:id="5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A67E7" w14:textId="77777777" w:rsidR="00DE2FDE" w:rsidRDefault="00DE2FDE" w:rsidP="00776638">
            <w:pPr>
              <w:rPr>
                <w:ins w:id="503" w:author="Parks, Robbie M" w:date="2018-06-20T15:47:00Z"/>
                <w:rFonts w:eastAsia="Times New Roman"/>
                <w:color w:val="000000"/>
              </w:rPr>
            </w:pPr>
            <w:ins w:id="5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0CBFB" w14:textId="77777777" w:rsidR="00DE2FDE" w:rsidRDefault="00DE2FDE" w:rsidP="00776638">
            <w:pPr>
              <w:rPr>
                <w:ins w:id="505" w:author="Parks, Robbie M" w:date="2018-06-20T15:47:00Z"/>
                <w:rFonts w:eastAsia="Times New Roman"/>
                <w:color w:val="000000"/>
              </w:rPr>
            </w:pPr>
            <w:ins w:id="5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4E2578" w14:textId="77777777" w:rsidR="00DE2FDE" w:rsidRDefault="00DE2FDE" w:rsidP="00776638">
            <w:pPr>
              <w:rPr>
                <w:ins w:id="507" w:author="Parks, Robbie M" w:date="2018-06-20T15:47:00Z"/>
                <w:rFonts w:eastAsia="Times New Roman"/>
                <w:color w:val="000000"/>
              </w:rPr>
            </w:pPr>
            <w:ins w:id="5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0126F" w14:textId="77777777" w:rsidR="00DE2FDE" w:rsidRDefault="00DE2FDE" w:rsidP="00776638">
            <w:pPr>
              <w:rPr>
                <w:ins w:id="509" w:author="Parks, Robbie M" w:date="2018-06-20T15:47:00Z"/>
                <w:rFonts w:eastAsia="Times New Roman"/>
                <w:color w:val="000000"/>
              </w:rPr>
            </w:pPr>
            <w:ins w:id="5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CFFBC0" w14:textId="77777777" w:rsidR="00DE2FDE" w:rsidRDefault="00DE2FDE" w:rsidP="00776638">
            <w:pPr>
              <w:rPr>
                <w:ins w:id="511" w:author="Parks, Robbie M" w:date="2018-06-20T15:47:00Z"/>
                <w:rFonts w:eastAsia="Times New Roman"/>
                <w:color w:val="000000"/>
              </w:rPr>
            </w:pPr>
            <w:ins w:id="5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F9BCE9" w14:textId="77777777" w:rsidR="00DE2FDE" w:rsidRDefault="00DE2FDE" w:rsidP="00776638">
            <w:pPr>
              <w:rPr>
                <w:ins w:id="513" w:author="Parks, Robbie M" w:date="2018-06-20T15:47:00Z"/>
                <w:rFonts w:eastAsia="Times New Roman"/>
                <w:color w:val="000000"/>
              </w:rPr>
            </w:pPr>
            <w:ins w:id="5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0E70C" w14:textId="77777777" w:rsidR="00DE2FDE" w:rsidRDefault="00DE2FDE" w:rsidP="00776638">
            <w:pPr>
              <w:rPr>
                <w:ins w:id="515" w:author="Parks, Robbie M" w:date="2018-06-20T15:47:00Z"/>
                <w:rFonts w:eastAsia="Times New Roman"/>
                <w:color w:val="000000"/>
              </w:rPr>
            </w:pPr>
            <w:ins w:id="5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453BB848" w14:textId="77777777" w:rsidTr="00776638">
        <w:trPr>
          <w:trHeight w:val="320"/>
          <w:ins w:id="517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4CB2" w14:textId="77777777" w:rsidR="00DE2FDE" w:rsidRDefault="00DE2FDE" w:rsidP="00776638">
            <w:pPr>
              <w:rPr>
                <w:ins w:id="518" w:author="Parks, Robbie M" w:date="2018-06-20T15:47:00Z"/>
                <w:rFonts w:eastAsia="Times New Roman"/>
                <w:color w:val="000000"/>
              </w:rPr>
            </w:pPr>
            <w:ins w:id="519" w:author="Parks, Robbie M" w:date="2018-06-20T15:47:00Z">
              <w:r>
                <w:rPr>
                  <w:rFonts w:eastAsia="Times New Roman"/>
                  <w:color w:val="000000"/>
                </w:rPr>
                <w:t>0 to 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E2DE4" w14:textId="77777777" w:rsidR="00DE2FDE" w:rsidRDefault="00DE2FDE" w:rsidP="00776638">
            <w:pPr>
              <w:rPr>
                <w:ins w:id="520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6CE1" w14:textId="77777777" w:rsidR="00DE2FDE" w:rsidRDefault="00DE2FDE" w:rsidP="00776638">
            <w:pPr>
              <w:rPr>
                <w:ins w:id="521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4C0B0" w14:textId="77777777" w:rsidR="00DE2FDE" w:rsidRDefault="00DE2FDE" w:rsidP="00776638">
            <w:pPr>
              <w:rPr>
                <w:ins w:id="522" w:author="Parks, Robbie M" w:date="2018-06-20T15:47:00Z"/>
                <w:rFonts w:eastAsia="Times New Roman"/>
                <w:color w:val="000000"/>
              </w:rPr>
            </w:pPr>
            <w:ins w:id="5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10EAE" w14:textId="77777777" w:rsidR="00DE2FDE" w:rsidRDefault="00DE2FDE" w:rsidP="00776638">
            <w:pPr>
              <w:rPr>
                <w:ins w:id="524" w:author="Parks, Robbie M" w:date="2018-06-20T15:47:00Z"/>
                <w:rFonts w:eastAsia="Times New Roman"/>
                <w:color w:val="000000"/>
              </w:rPr>
            </w:pPr>
            <w:ins w:id="5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D14E1" w14:textId="77777777" w:rsidR="00DE2FDE" w:rsidRDefault="00DE2FDE" w:rsidP="00776638">
            <w:pPr>
              <w:rPr>
                <w:ins w:id="526" w:author="Parks, Robbie M" w:date="2018-06-20T15:47:00Z"/>
                <w:rFonts w:eastAsia="Times New Roman"/>
                <w:color w:val="000000"/>
              </w:rPr>
            </w:pPr>
            <w:ins w:id="5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76FCB1" w14:textId="77777777" w:rsidR="00DE2FDE" w:rsidRDefault="00DE2FDE" w:rsidP="00776638">
            <w:pPr>
              <w:rPr>
                <w:ins w:id="528" w:author="Parks, Robbie M" w:date="2018-06-20T15:47:00Z"/>
                <w:rFonts w:eastAsia="Times New Roman"/>
                <w:color w:val="000000"/>
              </w:rPr>
            </w:pPr>
            <w:ins w:id="5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8DCEF" w14:textId="77777777" w:rsidR="00DE2FDE" w:rsidRDefault="00DE2FDE" w:rsidP="00776638">
            <w:pPr>
              <w:rPr>
                <w:ins w:id="530" w:author="Parks, Robbie M" w:date="2018-06-20T15:47:00Z"/>
                <w:rFonts w:eastAsia="Times New Roman"/>
                <w:color w:val="000000"/>
              </w:rPr>
            </w:pPr>
            <w:ins w:id="5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06D01" w14:textId="77777777" w:rsidR="00DE2FDE" w:rsidRDefault="00DE2FDE" w:rsidP="00776638">
            <w:pPr>
              <w:rPr>
                <w:ins w:id="532" w:author="Parks, Robbie M" w:date="2018-06-20T15:47:00Z"/>
                <w:rFonts w:eastAsia="Times New Roman"/>
                <w:color w:val="000000"/>
              </w:rPr>
            </w:pPr>
            <w:ins w:id="5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F29156" w14:textId="77777777" w:rsidR="00DE2FDE" w:rsidRDefault="00DE2FDE" w:rsidP="00776638">
            <w:pPr>
              <w:rPr>
                <w:ins w:id="534" w:author="Parks, Robbie M" w:date="2018-06-20T15:47:00Z"/>
                <w:rFonts w:eastAsia="Times New Roman"/>
                <w:color w:val="000000"/>
              </w:rPr>
            </w:pPr>
            <w:ins w:id="5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E5F25" w14:textId="77777777" w:rsidR="00DE2FDE" w:rsidRDefault="00DE2FDE" w:rsidP="00776638">
            <w:pPr>
              <w:rPr>
                <w:ins w:id="536" w:author="Parks, Robbie M" w:date="2018-06-20T15:47:00Z"/>
                <w:rFonts w:eastAsia="Times New Roman"/>
                <w:color w:val="000000"/>
              </w:rPr>
            </w:pPr>
            <w:ins w:id="5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4CC30" w14:textId="77777777" w:rsidR="00DE2FDE" w:rsidRDefault="00DE2FDE" w:rsidP="00776638">
            <w:pPr>
              <w:rPr>
                <w:ins w:id="538" w:author="Parks, Robbie M" w:date="2018-06-20T15:47:00Z"/>
                <w:rFonts w:eastAsia="Times New Roman"/>
                <w:color w:val="000000"/>
              </w:rPr>
            </w:pPr>
            <w:ins w:id="5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9F453" w14:textId="77777777" w:rsidR="00DE2FDE" w:rsidRDefault="00DE2FDE" w:rsidP="00776638">
            <w:pPr>
              <w:rPr>
                <w:ins w:id="540" w:author="Parks, Robbie M" w:date="2018-06-20T15:47:00Z"/>
                <w:rFonts w:eastAsia="Times New Roman"/>
                <w:color w:val="000000"/>
              </w:rPr>
            </w:pPr>
            <w:ins w:id="54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EF868" w14:textId="77777777" w:rsidR="00DE2FDE" w:rsidRDefault="00DE2FDE" w:rsidP="00776638">
            <w:pPr>
              <w:rPr>
                <w:ins w:id="542" w:author="Parks, Robbie M" w:date="2018-06-20T15:47:00Z"/>
                <w:rFonts w:eastAsia="Times New Roman"/>
                <w:color w:val="000000"/>
              </w:rPr>
            </w:pPr>
            <w:ins w:id="54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DC891E" w14:textId="77777777" w:rsidR="00DE2FDE" w:rsidRDefault="00DE2FDE" w:rsidP="00776638">
            <w:pPr>
              <w:rPr>
                <w:ins w:id="544" w:author="Parks, Robbie M" w:date="2018-06-20T15:47:00Z"/>
                <w:rFonts w:eastAsia="Times New Roman"/>
                <w:color w:val="000000"/>
              </w:rPr>
            </w:pPr>
            <w:ins w:id="54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852DD8" w14:textId="77777777" w:rsidR="00DE2FDE" w:rsidRDefault="00DE2FDE" w:rsidP="00776638">
            <w:pPr>
              <w:rPr>
                <w:ins w:id="546" w:author="Parks, Robbie M" w:date="2018-06-20T15:47:00Z"/>
                <w:rFonts w:eastAsia="Times New Roman"/>
                <w:color w:val="000000"/>
              </w:rPr>
            </w:pPr>
            <w:ins w:id="54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CB187" w14:textId="77777777" w:rsidR="00DE2FDE" w:rsidRDefault="00DE2FDE" w:rsidP="00776638">
            <w:pPr>
              <w:rPr>
                <w:ins w:id="548" w:author="Parks, Robbie M" w:date="2018-06-20T15:47:00Z"/>
                <w:rFonts w:eastAsia="Times New Roman"/>
                <w:color w:val="000000"/>
              </w:rPr>
            </w:pPr>
            <w:ins w:id="54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735DD5" w14:textId="77777777" w:rsidR="00DE2FDE" w:rsidRDefault="00DE2FDE" w:rsidP="00776638">
            <w:pPr>
              <w:rPr>
                <w:ins w:id="550" w:author="Parks, Robbie M" w:date="2018-06-20T15:47:00Z"/>
                <w:rFonts w:eastAsia="Times New Roman"/>
                <w:color w:val="000000"/>
              </w:rPr>
            </w:pPr>
            <w:ins w:id="5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3B3C2" w14:textId="77777777" w:rsidR="00DE2FDE" w:rsidRDefault="00DE2FDE" w:rsidP="00776638">
            <w:pPr>
              <w:rPr>
                <w:ins w:id="552" w:author="Parks, Robbie M" w:date="2018-06-20T15:47:00Z"/>
                <w:rFonts w:eastAsia="Times New Roman"/>
                <w:color w:val="000000"/>
              </w:rPr>
            </w:pPr>
            <w:ins w:id="5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3EB39" w14:textId="77777777" w:rsidR="00DE2FDE" w:rsidRDefault="00DE2FDE" w:rsidP="00776638">
            <w:pPr>
              <w:rPr>
                <w:ins w:id="554" w:author="Parks, Robbie M" w:date="2018-06-20T15:47:00Z"/>
                <w:rFonts w:eastAsia="Times New Roman"/>
                <w:color w:val="000000"/>
              </w:rPr>
            </w:pPr>
            <w:ins w:id="5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13CA10" w14:textId="77777777" w:rsidR="00DE2FDE" w:rsidRDefault="00DE2FDE" w:rsidP="00776638">
            <w:pPr>
              <w:rPr>
                <w:ins w:id="556" w:author="Parks, Robbie M" w:date="2018-06-20T15:47:00Z"/>
                <w:rFonts w:eastAsia="Times New Roman"/>
                <w:color w:val="000000"/>
              </w:rPr>
            </w:pPr>
            <w:ins w:id="5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144E4B07" w14:textId="77777777" w:rsidTr="00776638">
        <w:trPr>
          <w:trHeight w:val="320"/>
          <w:ins w:id="558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6E49" w14:textId="77777777" w:rsidR="00DE2FDE" w:rsidRDefault="00DE2FDE" w:rsidP="00776638">
            <w:pPr>
              <w:rPr>
                <w:ins w:id="559" w:author="Parks, Robbie M" w:date="2018-06-20T15:47:00Z"/>
                <w:rFonts w:eastAsia="Times New Roman"/>
                <w:color w:val="000000"/>
              </w:rPr>
            </w:pPr>
            <w:ins w:id="560" w:author="Parks, Robbie M" w:date="2018-06-20T15:47:00Z">
              <w:r>
                <w:rPr>
                  <w:rFonts w:eastAsia="Times New Roman"/>
                  <w:color w:val="000000"/>
                </w:rPr>
                <w:t>5 to 14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AEFA" w14:textId="77777777" w:rsidR="00DE2FDE" w:rsidRDefault="00DE2FDE" w:rsidP="00776638">
            <w:pPr>
              <w:rPr>
                <w:ins w:id="561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D7919" w14:textId="77777777" w:rsidR="00DE2FDE" w:rsidRDefault="00DE2FDE" w:rsidP="00776638">
            <w:pPr>
              <w:rPr>
                <w:ins w:id="562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B8A7A" w14:textId="77777777" w:rsidR="00DE2FDE" w:rsidRDefault="00DE2FDE" w:rsidP="00776638">
            <w:pPr>
              <w:rPr>
                <w:ins w:id="563" w:author="Parks, Robbie M" w:date="2018-06-20T15:47:00Z"/>
                <w:rFonts w:eastAsia="Times New Roman"/>
                <w:color w:val="000000"/>
              </w:rPr>
            </w:pPr>
            <w:ins w:id="5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C2E5A" w14:textId="77777777" w:rsidR="00DE2FDE" w:rsidRDefault="00DE2FDE" w:rsidP="00776638">
            <w:pPr>
              <w:rPr>
                <w:ins w:id="565" w:author="Parks, Robbie M" w:date="2018-06-20T15:47:00Z"/>
                <w:rFonts w:eastAsia="Times New Roman"/>
                <w:color w:val="000000"/>
              </w:rPr>
            </w:pPr>
            <w:ins w:id="5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3B3034" w14:textId="77777777" w:rsidR="00DE2FDE" w:rsidRDefault="00DE2FDE" w:rsidP="00776638">
            <w:pPr>
              <w:rPr>
                <w:ins w:id="567" w:author="Parks, Robbie M" w:date="2018-06-20T15:47:00Z"/>
                <w:rFonts w:eastAsia="Times New Roman"/>
                <w:color w:val="000000"/>
              </w:rPr>
            </w:pPr>
            <w:ins w:id="5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4F7F6" w14:textId="77777777" w:rsidR="00DE2FDE" w:rsidRDefault="00DE2FDE" w:rsidP="00776638">
            <w:pPr>
              <w:rPr>
                <w:ins w:id="569" w:author="Parks, Robbie M" w:date="2018-06-20T15:47:00Z"/>
                <w:rFonts w:eastAsia="Times New Roman"/>
                <w:color w:val="000000"/>
              </w:rPr>
            </w:pPr>
            <w:ins w:id="5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94D44" w14:textId="77777777" w:rsidR="00DE2FDE" w:rsidRDefault="00DE2FDE" w:rsidP="00776638">
            <w:pPr>
              <w:rPr>
                <w:ins w:id="571" w:author="Parks, Robbie M" w:date="2018-06-20T15:47:00Z"/>
                <w:rFonts w:eastAsia="Times New Roman"/>
                <w:color w:val="000000"/>
              </w:rPr>
            </w:pPr>
            <w:ins w:id="5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60CAE" w14:textId="77777777" w:rsidR="00DE2FDE" w:rsidRDefault="00DE2FDE" w:rsidP="00776638">
            <w:pPr>
              <w:rPr>
                <w:ins w:id="573" w:author="Parks, Robbie M" w:date="2018-06-20T15:47:00Z"/>
                <w:rFonts w:eastAsia="Times New Roman"/>
                <w:color w:val="000000"/>
              </w:rPr>
            </w:pPr>
            <w:ins w:id="5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916D76" w14:textId="77777777" w:rsidR="00DE2FDE" w:rsidRDefault="00DE2FDE" w:rsidP="00776638">
            <w:pPr>
              <w:rPr>
                <w:ins w:id="575" w:author="Parks, Robbie M" w:date="2018-06-20T15:47:00Z"/>
                <w:rFonts w:eastAsia="Times New Roman"/>
                <w:color w:val="000000"/>
              </w:rPr>
            </w:pPr>
            <w:ins w:id="5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214A9E" w14:textId="77777777" w:rsidR="00DE2FDE" w:rsidRDefault="00DE2FDE" w:rsidP="00776638">
            <w:pPr>
              <w:rPr>
                <w:ins w:id="577" w:author="Parks, Robbie M" w:date="2018-06-20T15:47:00Z"/>
                <w:rFonts w:eastAsia="Times New Roman"/>
                <w:color w:val="000000"/>
              </w:rPr>
            </w:pPr>
            <w:ins w:id="5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3867E3" w14:textId="77777777" w:rsidR="00DE2FDE" w:rsidRDefault="00DE2FDE" w:rsidP="00776638">
            <w:pPr>
              <w:rPr>
                <w:ins w:id="579" w:author="Parks, Robbie M" w:date="2018-06-20T15:47:00Z"/>
                <w:rFonts w:eastAsia="Times New Roman"/>
                <w:color w:val="000000"/>
              </w:rPr>
            </w:pPr>
            <w:ins w:id="5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F65D29" w14:textId="77777777" w:rsidR="00DE2FDE" w:rsidRDefault="00DE2FDE" w:rsidP="00776638">
            <w:pPr>
              <w:rPr>
                <w:ins w:id="581" w:author="Parks, Robbie M" w:date="2018-06-20T15:47:00Z"/>
                <w:rFonts w:eastAsia="Times New Roman"/>
                <w:color w:val="000000"/>
              </w:rPr>
            </w:pPr>
            <w:ins w:id="58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60C4BD" w14:textId="77777777" w:rsidR="00DE2FDE" w:rsidRDefault="00DE2FDE" w:rsidP="00776638">
            <w:pPr>
              <w:rPr>
                <w:ins w:id="583" w:author="Parks, Robbie M" w:date="2018-06-20T15:47:00Z"/>
                <w:rFonts w:eastAsia="Times New Roman"/>
                <w:color w:val="000000"/>
              </w:rPr>
            </w:pPr>
            <w:ins w:id="58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84E24" w14:textId="77777777" w:rsidR="00DE2FDE" w:rsidRDefault="00DE2FDE" w:rsidP="00776638">
            <w:pPr>
              <w:rPr>
                <w:ins w:id="585" w:author="Parks, Robbie M" w:date="2018-06-20T15:47:00Z"/>
                <w:rFonts w:eastAsia="Times New Roman"/>
                <w:color w:val="000000"/>
              </w:rPr>
            </w:pPr>
            <w:ins w:id="58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A9FDB" w14:textId="77777777" w:rsidR="00DE2FDE" w:rsidRDefault="00DE2FDE" w:rsidP="00776638">
            <w:pPr>
              <w:rPr>
                <w:ins w:id="587" w:author="Parks, Robbie M" w:date="2018-06-20T15:47:00Z"/>
                <w:rFonts w:eastAsia="Times New Roman"/>
                <w:color w:val="000000"/>
              </w:rPr>
            </w:pPr>
            <w:ins w:id="58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237A3D" w14:textId="77777777" w:rsidR="00DE2FDE" w:rsidRDefault="00DE2FDE" w:rsidP="00776638">
            <w:pPr>
              <w:rPr>
                <w:ins w:id="589" w:author="Parks, Robbie M" w:date="2018-06-20T15:47:00Z"/>
                <w:rFonts w:eastAsia="Times New Roman"/>
                <w:color w:val="000000"/>
              </w:rPr>
            </w:pPr>
            <w:ins w:id="59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53C5F" w14:textId="77777777" w:rsidR="00DE2FDE" w:rsidRDefault="00DE2FDE" w:rsidP="00776638">
            <w:pPr>
              <w:rPr>
                <w:ins w:id="591" w:author="Parks, Robbie M" w:date="2018-06-20T15:47:00Z"/>
                <w:rFonts w:eastAsia="Times New Roman"/>
                <w:color w:val="000000"/>
              </w:rPr>
            </w:pPr>
            <w:ins w:id="5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9C38F" w14:textId="77777777" w:rsidR="00DE2FDE" w:rsidRDefault="00DE2FDE" w:rsidP="00776638">
            <w:pPr>
              <w:rPr>
                <w:ins w:id="593" w:author="Parks, Robbie M" w:date="2018-06-20T15:47:00Z"/>
                <w:rFonts w:eastAsia="Times New Roman"/>
                <w:color w:val="000000"/>
              </w:rPr>
            </w:pPr>
            <w:ins w:id="5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FFD85" w14:textId="77777777" w:rsidR="00DE2FDE" w:rsidRDefault="00DE2FDE" w:rsidP="00776638">
            <w:pPr>
              <w:rPr>
                <w:ins w:id="595" w:author="Parks, Robbie M" w:date="2018-06-20T15:47:00Z"/>
                <w:rFonts w:eastAsia="Times New Roman"/>
                <w:color w:val="000000"/>
              </w:rPr>
            </w:pPr>
            <w:ins w:id="5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FDB67B" w14:textId="77777777" w:rsidR="00DE2FDE" w:rsidRDefault="00DE2FDE" w:rsidP="00776638">
            <w:pPr>
              <w:rPr>
                <w:ins w:id="597" w:author="Parks, Robbie M" w:date="2018-06-20T15:47:00Z"/>
                <w:rFonts w:eastAsia="Times New Roman"/>
                <w:color w:val="000000"/>
              </w:rPr>
            </w:pPr>
            <w:ins w:id="5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4487FC3" w14:textId="77777777" w:rsidTr="00776638">
        <w:trPr>
          <w:trHeight w:val="320"/>
          <w:ins w:id="599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03D1" w14:textId="77777777" w:rsidR="00DE2FDE" w:rsidRDefault="00DE2FDE" w:rsidP="00776638">
            <w:pPr>
              <w:rPr>
                <w:ins w:id="600" w:author="Parks, Robbie M" w:date="2018-06-20T15:47:00Z"/>
                <w:rFonts w:eastAsia="Times New Roman"/>
                <w:color w:val="000000"/>
              </w:rPr>
            </w:pPr>
            <w:ins w:id="601" w:author="Parks, Robbie M" w:date="2018-06-20T15:47:00Z">
              <w:r>
                <w:rPr>
                  <w:rFonts w:eastAsia="Times New Roman"/>
                  <w:color w:val="000000"/>
                </w:rPr>
                <w:t>15 to 24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2C36" w14:textId="77777777" w:rsidR="00DE2FDE" w:rsidRDefault="00DE2FDE" w:rsidP="00776638">
            <w:pPr>
              <w:rPr>
                <w:ins w:id="602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F1CE" w14:textId="77777777" w:rsidR="00DE2FDE" w:rsidRDefault="00DE2FDE" w:rsidP="00776638">
            <w:pPr>
              <w:rPr>
                <w:ins w:id="603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C12BAC" w14:textId="77777777" w:rsidR="00DE2FDE" w:rsidRDefault="00DE2FDE" w:rsidP="00776638">
            <w:pPr>
              <w:rPr>
                <w:ins w:id="604" w:author="Parks, Robbie M" w:date="2018-06-20T15:47:00Z"/>
                <w:rFonts w:eastAsia="Times New Roman"/>
                <w:color w:val="000000"/>
              </w:rPr>
            </w:pPr>
            <w:ins w:id="6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55C66" w14:textId="77777777" w:rsidR="00DE2FDE" w:rsidRDefault="00DE2FDE" w:rsidP="00776638">
            <w:pPr>
              <w:rPr>
                <w:ins w:id="606" w:author="Parks, Robbie M" w:date="2018-06-20T15:47:00Z"/>
                <w:rFonts w:eastAsia="Times New Roman"/>
                <w:color w:val="000000"/>
              </w:rPr>
            </w:pPr>
            <w:ins w:id="6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672A5" w14:textId="77777777" w:rsidR="00DE2FDE" w:rsidRDefault="00DE2FDE" w:rsidP="00776638">
            <w:pPr>
              <w:rPr>
                <w:ins w:id="608" w:author="Parks, Robbie M" w:date="2018-06-20T15:47:00Z"/>
                <w:rFonts w:eastAsia="Times New Roman"/>
                <w:color w:val="000000"/>
              </w:rPr>
            </w:pPr>
            <w:ins w:id="6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9099E" w14:textId="77777777" w:rsidR="00DE2FDE" w:rsidRDefault="00DE2FDE" w:rsidP="00776638">
            <w:pPr>
              <w:rPr>
                <w:ins w:id="610" w:author="Parks, Robbie M" w:date="2018-06-20T15:47:00Z"/>
                <w:rFonts w:eastAsia="Times New Roman"/>
                <w:color w:val="000000"/>
              </w:rPr>
            </w:pPr>
            <w:ins w:id="6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42DEF8" w14:textId="77777777" w:rsidR="00DE2FDE" w:rsidRDefault="00DE2FDE" w:rsidP="00776638">
            <w:pPr>
              <w:rPr>
                <w:ins w:id="612" w:author="Parks, Robbie M" w:date="2018-06-20T15:47:00Z"/>
                <w:rFonts w:eastAsia="Times New Roman"/>
                <w:color w:val="000000"/>
              </w:rPr>
            </w:pPr>
            <w:ins w:id="6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0B180" w14:textId="77777777" w:rsidR="00DE2FDE" w:rsidRDefault="00DE2FDE" w:rsidP="00776638">
            <w:pPr>
              <w:rPr>
                <w:ins w:id="614" w:author="Parks, Robbie M" w:date="2018-06-20T15:47:00Z"/>
                <w:rFonts w:eastAsia="Times New Roman"/>
                <w:color w:val="000000"/>
              </w:rPr>
            </w:pPr>
            <w:ins w:id="6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65A70" w14:textId="77777777" w:rsidR="00DE2FDE" w:rsidRDefault="00DE2FDE" w:rsidP="00776638">
            <w:pPr>
              <w:rPr>
                <w:ins w:id="616" w:author="Parks, Robbie M" w:date="2018-06-20T15:47:00Z"/>
                <w:rFonts w:eastAsia="Times New Roman"/>
                <w:color w:val="000000"/>
              </w:rPr>
            </w:pPr>
            <w:ins w:id="6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8337B" w14:textId="77777777" w:rsidR="00DE2FDE" w:rsidRDefault="00DE2FDE" w:rsidP="00776638">
            <w:pPr>
              <w:rPr>
                <w:ins w:id="618" w:author="Parks, Robbie M" w:date="2018-06-20T15:47:00Z"/>
                <w:rFonts w:eastAsia="Times New Roman"/>
                <w:color w:val="000000"/>
              </w:rPr>
            </w:pPr>
            <w:ins w:id="6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BE9C0" w14:textId="77777777" w:rsidR="00DE2FDE" w:rsidRDefault="00DE2FDE" w:rsidP="00776638">
            <w:pPr>
              <w:rPr>
                <w:ins w:id="620" w:author="Parks, Robbie M" w:date="2018-06-20T15:47:00Z"/>
                <w:rFonts w:eastAsia="Times New Roman"/>
                <w:color w:val="000000"/>
              </w:rPr>
            </w:pPr>
            <w:ins w:id="6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3378E" w14:textId="77777777" w:rsidR="00DE2FDE" w:rsidRDefault="00DE2FDE" w:rsidP="00776638">
            <w:pPr>
              <w:rPr>
                <w:ins w:id="622" w:author="Parks, Robbie M" w:date="2018-06-20T15:47:00Z"/>
                <w:rFonts w:eastAsia="Times New Roman"/>
                <w:color w:val="000000"/>
              </w:rPr>
            </w:pPr>
            <w:ins w:id="62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F6FD08" w14:textId="77777777" w:rsidR="00DE2FDE" w:rsidRDefault="00DE2FDE" w:rsidP="00776638">
            <w:pPr>
              <w:rPr>
                <w:ins w:id="624" w:author="Parks, Robbie M" w:date="2018-06-20T15:47:00Z"/>
                <w:rFonts w:eastAsia="Times New Roman"/>
                <w:color w:val="000000"/>
              </w:rPr>
            </w:pPr>
            <w:ins w:id="62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5E975" w14:textId="77777777" w:rsidR="00DE2FDE" w:rsidRDefault="00DE2FDE" w:rsidP="00776638">
            <w:pPr>
              <w:rPr>
                <w:ins w:id="626" w:author="Parks, Robbie M" w:date="2018-06-20T15:47:00Z"/>
                <w:rFonts w:eastAsia="Times New Roman"/>
                <w:color w:val="000000"/>
              </w:rPr>
            </w:pPr>
            <w:ins w:id="62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A0745" w14:textId="77777777" w:rsidR="00DE2FDE" w:rsidRDefault="00DE2FDE" w:rsidP="00776638">
            <w:pPr>
              <w:rPr>
                <w:ins w:id="628" w:author="Parks, Robbie M" w:date="2018-06-20T15:47:00Z"/>
                <w:rFonts w:eastAsia="Times New Roman"/>
                <w:color w:val="000000"/>
              </w:rPr>
            </w:pPr>
            <w:ins w:id="62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25ACC6" w14:textId="77777777" w:rsidR="00DE2FDE" w:rsidRDefault="00DE2FDE" w:rsidP="00776638">
            <w:pPr>
              <w:rPr>
                <w:ins w:id="630" w:author="Parks, Robbie M" w:date="2018-06-20T15:47:00Z"/>
                <w:rFonts w:eastAsia="Times New Roman"/>
                <w:color w:val="000000"/>
              </w:rPr>
            </w:pPr>
            <w:ins w:id="63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61DF15" w14:textId="77777777" w:rsidR="00DE2FDE" w:rsidRDefault="00DE2FDE" w:rsidP="00776638">
            <w:pPr>
              <w:rPr>
                <w:ins w:id="632" w:author="Parks, Robbie M" w:date="2018-06-20T15:47:00Z"/>
                <w:rFonts w:eastAsia="Times New Roman"/>
                <w:color w:val="000000"/>
              </w:rPr>
            </w:pPr>
            <w:ins w:id="63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7D01E" w14:textId="77777777" w:rsidR="00DE2FDE" w:rsidRDefault="00DE2FDE" w:rsidP="00776638">
            <w:pPr>
              <w:rPr>
                <w:ins w:id="634" w:author="Parks, Robbie M" w:date="2018-06-20T15:47:00Z"/>
                <w:rFonts w:eastAsia="Times New Roman"/>
                <w:color w:val="000000"/>
              </w:rPr>
            </w:pPr>
            <w:ins w:id="63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B7DE2B" w14:textId="77777777" w:rsidR="00DE2FDE" w:rsidRDefault="00DE2FDE" w:rsidP="00776638">
            <w:pPr>
              <w:rPr>
                <w:ins w:id="636" w:author="Parks, Robbie M" w:date="2018-06-20T15:47:00Z"/>
                <w:rFonts w:eastAsia="Times New Roman"/>
                <w:color w:val="000000"/>
              </w:rPr>
            </w:pPr>
            <w:ins w:id="63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31E90" w14:textId="77777777" w:rsidR="00DE2FDE" w:rsidRDefault="00DE2FDE" w:rsidP="00776638">
            <w:pPr>
              <w:rPr>
                <w:ins w:id="638" w:author="Parks, Robbie M" w:date="2018-06-20T15:47:00Z"/>
                <w:rFonts w:eastAsia="Times New Roman"/>
                <w:color w:val="000000"/>
              </w:rPr>
            </w:pPr>
            <w:ins w:id="63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C7C1A21" w14:textId="77777777" w:rsidTr="00776638">
        <w:trPr>
          <w:trHeight w:val="320"/>
          <w:ins w:id="640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22A5" w14:textId="77777777" w:rsidR="00DE2FDE" w:rsidRDefault="00DE2FDE" w:rsidP="00776638">
            <w:pPr>
              <w:rPr>
                <w:ins w:id="641" w:author="Parks, Robbie M" w:date="2018-06-20T15:47:00Z"/>
                <w:rFonts w:eastAsia="Times New Roman"/>
                <w:color w:val="000000"/>
              </w:rPr>
            </w:pPr>
            <w:ins w:id="642" w:author="Parks, Robbie M" w:date="2018-06-20T15:47:00Z">
              <w:r>
                <w:rPr>
                  <w:rFonts w:eastAsia="Times New Roman"/>
                  <w:color w:val="000000"/>
                </w:rPr>
                <w:t>25 to 34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006BC" w14:textId="77777777" w:rsidR="00DE2FDE" w:rsidRDefault="00DE2FDE" w:rsidP="00776638">
            <w:pPr>
              <w:rPr>
                <w:ins w:id="643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1842" w14:textId="77777777" w:rsidR="00DE2FDE" w:rsidRDefault="00DE2FDE" w:rsidP="00776638">
            <w:pPr>
              <w:rPr>
                <w:ins w:id="644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2A47F" w14:textId="77777777" w:rsidR="00DE2FDE" w:rsidRDefault="00DE2FDE" w:rsidP="00776638">
            <w:pPr>
              <w:rPr>
                <w:ins w:id="645" w:author="Parks, Robbie M" w:date="2018-06-20T15:47:00Z"/>
                <w:rFonts w:eastAsia="Times New Roman"/>
                <w:color w:val="000000"/>
              </w:rPr>
            </w:pPr>
            <w:ins w:id="6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D742E" w14:textId="77777777" w:rsidR="00DE2FDE" w:rsidRDefault="00DE2FDE" w:rsidP="00776638">
            <w:pPr>
              <w:rPr>
                <w:ins w:id="647" w:author="Parks, Robbie M" w:date="2018-06-20T15:47:00Z"/>
                <w:rFonts w:eastAsia="Times New Roman"/>
                <w:color w:val="000000"/>
              </w:rPr>
            </w:pPr>
            <w:ins w:id="6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ECC98" w14:textId="77777777" w:rsidR="00DE2FDE" w:rsidRDefault="00DE2FDE" w:rsidP="00776638">
            <w:pPr>
              <w:rPr>
                <w:ins w:id="649" w:author="Parks, Robbie M" w:date="2018-06-20T15:47:00Z"/>
                <w:rFonts w:eastAsia="Times New Roman"/>
                <w:color w:val="000000"/>
              </w:rPr>
            </w:pPr>
            <w:ins w:id="6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9BD2C9" w14:textId="77777777" w:rsidR="00DE2FDE" w:rsidRDefault="00DE2FDE" w:rsidP="00776638">
            <w:pPr>
              <w:rPr>
                <w:ins w:id="651" w:author="Parks, Robbie M" w:date="2018-06-20T15:47:00Z"/>
                <w:rFonts w:eastAsia="Times New Roman"/>
                <w:color w:val="000000"/>
              </w:rPr>
            </w:pPr>
            <w:ins w:id="6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254B2" w14:textId="77777777" w:rsidR="00DE2FDE" w:rsidRDefault="00DE2FDE" w:rsidP="00776638">
            <w:pPr>
              <w:rPr>
                <w:ins w:id="653" w:author="Parks, Robbie M" w:date="2018-06-20T15:47:00Z"/>
                <w:rFonts w:eastAsia="Times New Roman"/>
                <w:color w:val="000000"/>
              </w:rPr>
            </w:pPr>
            <w:ins w:id="6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7E4D1" w14:textId="77777777" w:rsidR="00DE2FDE" w:rsidRDefault="00DE2FDE" w:rsidP="00776638">
            <w:pPr>
              <w:rPr>
                <w:ins w:id="655" w:author="Parks, Robbie M" w:date="2018-06-20T15:47:00Z"/>
                <w:rFonts w:eastAsia="Times New Roman"/>
                <w:color w:val="000000"/>
              </w:rPr>
            </w:pPr>
            <w:ins w:id="6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01E997" w14:textId="77777777" w:rsidR="00DE2FDE" w:rsidRDefault="00DE2FDE" w:rsidP="00776638">
            <w:pPr>
              <w:rPr>
                <w:ins w:id="657" w:author="Parks, Robbie M" w:date="2018-06-20T15:47:00Z"/>
                <w:rFonts w:eastAsia="Times New Roman"/>
                <w:color w:val="000000"/>
              </w:rPr>
            </w:pPr>
            <w:ins w:id="6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AFA28" w14:textId="77777777" w:rsidR="00DE2FDE" w:rsidRDefault="00DE2FDE" w:rsidP="00776638">
            <w:pPr>
              <w:rPr>
                <w:ins w:id="659" w:author="Parks, Robbie M" w:date="2018-06-20T15:47:00Z"/>
                <w:rFonts w:eastAsia="Times New Roman"/>
                <w:color w:val="000000"/>
              </w:rPr>
            </w:pPr>
            <w:ins w:id="6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BA222" w14:textId="77777777" w:rsidR="00DE2FDE" w:rsidRDefault="00DE2FDE" w:rsidP="00776638">
            <w:pPr>
              <w:rPr>
                <w:ins w:id="661" w:author="Parks, Robbie M" w:date="2018-06-20T15:47:00Z"/>
                <w:rFonts w:eastAsia="Times New Roman"/>
                <w:color w:val="000000"/>
              </w:rPr>
            </w:pPr>
            <w:ins w:id="6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79E68" w14:textId="77777777" w:rsidR="00DE2FDE" w:rsidRDefault="00DE2FDE" w:rsidP="00776638">
            <w:pPr>
              <w:rPr>
                <w:ins w:id="663" w:author="Parks, Robbie M" w:date="2018-06-20T15:47:00Z"/>
                <w:rFonts w:eastAsia="Times New Roman"/>
                <w:color w:val="000000"/>
              </w:rPr>
            </w:pPr>
            <w:ins w:id="66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4F47E" w14:textId="77777777" w:rsidR="00DE2FDE" w:rsidRDefault="00DE2FDE" w:rsidP="00776638">
            <w:pPr>
              <w:rPr>
                <w:ins w:id="665" w:author="Parks, Robbie M" w:date="2018-06-20T15:47:00Z"/>
                <w:rFonts w:eastAsia="Times New Roman"/>
                <w:color w:val="000000"/>
              </w:rPr>
            </w:pPr>
            <w:ins w:id="66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045128" w14:textId="77777777" w:rsidR="00DE2FDE" w:rsidRDefault="00DE2FDE" w:rsidP="00776638">
            <w:pPr>
              <w:rPr>
                <w:ins w:id="667" w:author="Parks, Robbie M" w:date="2018-06-20T15:47:00Z"/>
                <w:rFonts w:eastAsia="Times New Roman"/>
                <w:color w:val="000000"/>
              </w:rPr>
            </w:pPr>
            <w:ins w:id="66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AA14AB" w14:textId="77777777" w:rsidR="00DE2FDE" w:rsidRDefault="00DE2FDE" w:rsidP="00776638">
            <w:pPr>
              <w:rPr>
                <w:ins w:id="669" w:author="Parks, Robbie M" w:date="2018-06-20T15:47:00Z"/>
                <w:rFonts w:eastAsia="Times New Roman"/>
                <w:color w:val="000000"/>
              </w:rPr>
            </w:pPr>
            <w:ins w:id="67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7B33F" w14:textId="77777777" w:rsidR="00DE2FDE" w:rsidRDefault="00DE2FDE" w:rsidP="00776638">
            <w:pPr>
              <w:rPr>
                <w:ins w:id="671" w:author="Parks, Robbie M" w:date="2018-06-20T15:47:00Z"/>
                <w:rFonts w:eastAsia="Times New Roman"/>
                <w:color w:val="000000"/>
              </w:rPr>
            </w:pPr>
            <w:ins w:id="67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44A89" w14:textId="77777777" w:rsidR="00DE2FDE" w:rsidRDefault="00DE2FDE" w:rsidP="00776638">
            <w:pPr>
              <w:rPr>
                <w:ins w:id="673" w:author="Parks, Robbie M" w:date="2018-06-20T15:47:00Z"/>
                <w:rFonts w:eastAsia="Times New Roman"/>
                <w:color w:val="000000"/>
              </w:rPr>
            </w:pPr>
            <w:ins w:id="67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C2AA9" w14:textId="77777777" w:rsidR="00DE2FDE" w:rsidRDefault="00DE2FDE" w:rsidP="00776638">
            <w:pPr>
              <w:rPr>
                <w:ins w:id="675" w:author="Parks, Robbie M" w:date="2018-06-20T15:47:00Z"/>
                <w:rFonts w:eastAsia="Times New Roman"/>
                <w:color w:val="000000"/>
              </w:rPr>
            </w:pPr>
            <w:ins w:id="67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D5468" w14:textId="77777777" w:rsidR="00DE2FDE" w:rsidRDefault="00DE2FDE" w:rsidP="00776638">
            <w:pPr>
              <w:rPr>
                <w:ins w:id="677" w:author="Parks, Robbie M" w:date="2018-06-20T15:47:00Z"/>
                <w:rFonts w:eastAsia="Times New Roman"/>
                <w:color w:val="000000"/>
              </w:rPr>
            </w:pPr>
            <w:ins w:id="67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C10C4" w14:textId="77777777" w:rsidR="00DE2FDE" w:rsidRDefault="00DE2FDE" w:rsidP="00776638">
            <w:pPr>
              <w:rPr>
                <w:ins w:id="679" w:author="Parks, Robbie M" w:date="2018-06-20T15:47:00Z"/>
                <w:rFonts w:eastAsia="Times New Roman"/>
                <w:color w:val="000000"/>
              </w:rPr>
            </w:pPr>
            <w:ins w:id="68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15E34B2" w14:textId="77777777" w:rsidTr="00776638">
        <w:trPr>
          <w:trHeight w:val="320"/>
          <w:ins w:id="681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1F2F" w14:textId="77777777" w:rsidR="00DE2FDE" w:rsidRDefault="00DE2FDE" w:rsidP="00776638">
            <w:pPr>
              <w:rPr>
                <w:ins w:id="682" w:author="Parks, Robbie M" w:date="2018-06-20T15:47:00Z"/>
                <w:rFonts w:eastAsia="Times New Roman"/>
                <w:color w:val="000000"/>
              </w:rPr>
            </w:pPr>
            <w:ins w:id="683" w:author="Parks, Robbie M" w:date="2018-06-20T15:47:00Z">
              <w:r>
                <w:rPr>
                  <w:rFonts w:eastAsia="Times New Roman"/>
                  <w:color w:val="000000"/>
                </w:rPr>
                <w:t>35 to 44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01494" w14:textId="77777777" w:rsidR="00DE2FDE" w:rsidRDefault="00DE2FDE" w:rsidP="00776638">
            <w:pPr>
              <w:rPr>
                <w:ins w:id="684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26F0B" w14:textId="77777777" w:rsidR="00DE2FDE" w:rsidRDefault="00DE2FDE" w:rsidP="00776638">
            <w:pPr>
              <w:rPr>
                <w:ins w:id="685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AEDCF" w14:textId="77777777" w:rsidR="00DE2FDE" w:rsidRDefault="00DE2FDE" w:rsidP="00776638">
            <w:pPr>
              <w:rPr>
                <w:ins w:id="686" w:author="Parks, Robbie M" w:date="2018-06-20T15:47:00Z"/>
                <w:rFonts w:eastAsia="Times New Roman"/>
                <w:color w:val="000000"/>
              </w:rPr>
            </w:pPr>
            <w:ins w:id="6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61FEDB" w14:textId="77777777" w:rsidR="00DE2FDE" w:rsidRDefault="00DE2FDE" w:rsidP="00776638">
            <w:pPr>
              <w:rPr>
                <w:ins w:id="688" w:author="Parks, Robbie M" w:date="2018-06-20T15:47:00Z"/>
                <w:rFonts w:eastAsia="Times New Roman"/>
                <w:color w:val="000000"/>
              </w:rPr>
            </w:pPr>
            <w:ins w:id="6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AFD89" w14:textId="77777777" w:rsidR="00DE2FDE" w:rsidRDefault="00DE2FDE" w:rsidP="00776638">
            <w:pPr>
              <w:rPr>
                <w:ins w:id="690" w:author="Parks, Robbie M" w:date="2018-06-20T15:47:00Z"/>
                <w:rFonts w:eastAsia="Times New Roman"/>
                <w:color w:val="000000"/>
              </w:rPr>
            </w:pPr>
            <w:ins w:id="6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D52DA" w14:textId="77777777" w:rsidR="00DE2FDE" w:rsidRDefault="00DE2FDE" w:rsidP="00776638">
            <w:pPr>
              <w:rPr>
                <w:ins w:id="692" w:author="Parks, Robbie M" w:date="2018-06-20T15:47:00Z"/>
                <w:rFonts w:eastAsia="Times New Roman"/>
                <w:color w:val="000000"/>
              </w:rPr>
            </w:pPr>
            <w:ins w:id="6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0461F" w14:textId="77777777" w:rsidR="00DE2FDE" w:rsidRDefault="00DE2FDE" w:rsidP="00776638">
            <w:pPr>
              <w:rPr>
                <w:ins w:id="694" w:author="Parks, Robbie M" w:date="2018-06-20T15:47:00Z"/>
                <w:rFonts w:eastAsia="Times New Roman"/>
                <w:color w:val="000000"/>
              </w:rPr>
            </w:pPr>
            <w:ins w:id="6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ECD54" w14:textId="77777777" w:rsidR="00DE2FDE" w:rsidRDefault="00DE2FDE" w:rsidP="00776638">
            <w:pPr>
              <w:rPr>
                <w:ins w:id="696" w:author="Parks, Robbie M" w:date="2018-06-20T15:47:00Z"/>
                <w:rFonts w:eastAsia="Times New Roman"/>
                <w:color w:val="000000"/>
              </w:rPr>
            </w:pPr>
            <w:ins w:id="6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806F3" w14:textId="77777777" w:rsidR="00DE2FDE" w:rsidRDefault="00DE2FDE" w:rsidP="00776638">
            <w:pPr>
              <w:rPr>
                <w:ins w:id="698" w:author="Parks, Robbie M" w:date="2018-06-20T15:47:00Z"/>
                <w:rFonts w:eastAsia="Times New Roman"/>
                <w:color w:val="000000"/>
              </w:rPr>
            </w:pPr>
            <w:ins w:id="6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F86A6" w14:textId="77777777" w:rsidR="00DE2FDE" w:rsidRDefault="00DE2FDE" w:rsidP="00776638">
            <w:pPr>
              <w:rPr>
                <w:ins w:id="700" w:author="Parks, Robbie M" w:date="2018-06-20T15:47:00Z"/>
                <w:rFonts w:eastAsia="Times New Roman"/>
                <w:color w:val="000000"/>
              </w:rPr>
            </w:pPr>
            <w:ins w:id="7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7D5723" w14:textId="77777777" w:rsidR="00DE2FDE" w:rsidRDefault="00DE2FDE" w:rsidP="00776638">
            <w:pPr>
              <w:rPr>
                <w:ins w:id="702" w:author="Parks, Robbie M" w:date="2018-06-20T15:47:00Z"/>
                <w:rFonts w:eastAsia="Times New Roman"/>
                <w:color w:val="000000"/>
              </w:rPr>
            </w:pPr>
            <w:ins w:id="7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4A279" w14:textId="77777777" w:rsidR="00DE2FDE" w:rsidRDefault="00DE2FDE" w:rsidP="00776638">
            <w:pPr>
              <w:rPr>
                <w:ins w:id="704" w:author="Parks, Robbie M" w:date="2018-06-20T15:47:00Z"/>
                <w:rFonts w:eastAsia="Times New Roman"/>
                <w:color w:val="000000"/>
              </w:rPr>
            </w:pPr>
            <w:ins w:id="70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9BDBF" w14:textId="77777777" w:rsidR="00DE2FDE" w:rsidRDefault="00DE2FDE" w:rsidP="00776638">
            <w:pPr>
              <w:rPr>
                <w:ins w:id="706" w:author="Parks, Robbie M" w:date="2018-06-20T15:47:00Z"/>
                <w:rFonts w:eastAsia="Times New Roman"/>
                <w:color w:val="000000"/>
              </w:rPr>
            </w:pPr>
            <w:ins w:id="70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10E4C" w14:textId="77777777" w:rsidR="00DE2FDE" w:rsidRDefault="00DE2FDE" w:rsidP="00776638">
            <w:pPr>
              <w:rPr>
                <w:ins w:id="708" w:author="Parks, Robbie M" w:date="2018-06-20T15:47:00Z"/>
                <w:rFonts w:eastAsia="Times New Roman"/>
                <w:color w:val="000000"/>
              </w:rPr>
            </w:pPr>
            <w:ins w:id="70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1E3F25" w14:textId="77777777" w:rsidR="00DE2FDE" w:rsidRDefault="00DE2FDE" w:rsidP="00776638">
            <w:pPr>
              <w:rPr>
                <w:ins w:id="710" w:author="Parks, Robbie M" w:date="2018-06-20T15:47:00Z"/>
                <w:rFonts w:eastAsia="Times New Roman"/>
                <w:color w:val="000000"/>
              </w:rPr>
            </w:pPr>
            <w:ins w:id="71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93780" w14:textId="77777777" w:rsidR="00DE2FDE" w:rsidRDefault="00DE2FDE" w:rsidP="00776638">
            <w:pPr>
              <w:rPr>
                <w:ins w:id="712" w:author="Parks, Robbie M" w:date="2018-06-20T15:47:00Z"/>
                <w:rFonts w:eastAsia="Times New Roman"/>
                <w:color w:val="000000"/>
              </w:rPr>
            </w:pPr>
            <w:ins w:id="71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2E0CD" w14:textId="77777777" w:rsidR="00DE2FDE" w:rsidRDefault="00DE2FDE" w:rsidP="00776638">
            <w:pPr>
              <w:rPr>
                <w:ins w:id="714" w:author="Parks, Robbie M" w:date="2018-06-20T15:47:00Z"/>
                <w:rFonts w:eastAsia="Times New Roman"/>
                <w:color w:val="000000"/>
              </w:rPr>
            </w:pPr>
            <w:ins w:id="71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6CDE6" w14:textId="77777777" w:rsidR="00DE2FDE" w:rsidRDefault="00DE2FDE" w:rsidP="00776638">
            <w:pPr>
              <w:rPr>
                <w:ins w:id="716" w:author="Parks, Robbie M" w:date="2018-06-20T15:47:00Z"/>
                <w:rFonts w:eastAsia="Times New Roman"/>
                <w:color w:val="000000"/>
              </w:rPr>
            </w:pPr>
            <w:ins w:id="71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45B795" w14:textId="77777777" w:rsidR="00DE2FDE" w:rsidRDefault="00DE2FDE" w:rsidP="00776638">
            <w:pPr>
              <w:rPr>
                <w:ins w:id="718" w:author="Parks, Robbie M" w:date="2018-06-20T15:47:00Z"/>
                <w:rFonts w:eastAsia="Times New Roman"/>
                <w:color w:val="000000"/>
              </w:rPr>
            </w:pPr>
            <w:ins w:id="71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0D6D3" w14:textId="77777777" w:rsidR="00DE2FDE" w:rsidRDefault="00DE2FDE" w:rsidP="00776638">
            <w:pPr>
              <w:rPr>
                <w:ins w:id="720" w:author="Parks, Robbie M" w:date="2018-06-20T15:47:00Z"/>
                <w:rFonts w:eastAsia="Times New Roman"/>
                <w:color w:val="000000"/>
              </w:rPr>
            </w:pPr>
            <w:ins w:id="72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5F9C0988" w14:textId="77777777" w:rsidTr="00776638">
        <w:trPr>
          <w:trHeight w:val="320"/>
          <w:ins w:id="722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548D" w14:textId="77777777" w:rsidR="00DE2FDE" w:rsidRDefault="00DE2FDE" w:rsidP="00776638">
            <w:pPr>
              <w:rPr>
                <w:ins w:id="723" w:author="Parks, Robbie M" w:date="2018-06-20T15:47:00Z"/>
                <w:rFonts w:eastAsia="Times New Roman"/>
                <w:color w:val="000000"/>
              </w:rPr>
            </w:pPr>
            <w:ins w:id="724" w:author="Parks, Robbie M" w:date="2018-06-20T15:47:00Z">
              <w:r>
                <w:rPr>
                  <w:rFonts w:eastAsia="Times New Roman"/>
                  <w:color w:val="000000"/>
                </w:rPr>
                <w:t>45 to 54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06E6E" w14:textId="77777777" w:rsidR="00DE2FDE" w:rsidRDefault="00DE2FDE" w:rsidP="00776638">
            <w:pPr>
              <w:rPr>
                <w:ins w:id="725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42B1" w14:textId="77777777" w:rsidR="00DE2FDE" w:rsidRDefault="00DE2FDE" w:rsidP="00776638">
            <w:pPr>
              <w:rPr>
                <w:ins w:id="726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088D1" w14:textId="77777777" w:rsidR="00DE2FDE" w:rsidRDefault="00DE2FDE" w:rsidP="00776638">
            <w:pPr>
              <w:rPr>
                <w:ins w:id="727" w:author="Parks, Robbie M" w:date="2018-06-20T15:47:00Z"/>
                <w:rFonts w:eastAsia="Times New Roman"/>
                <w:color w:val="000000"/>
              </w:rPr>
            </w:pPr>
            <w:ins w:id="7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DB855" w14:textId="77777777" w:rsidR="00DE2FDE" w:rsidRDefault="00DE2FDE" w:rsidP="00776638">
            <w:pPr>
              <w:rPr>
                <w:ins w:id="729" w:author="Parks, Robbie M" w:date="2018-06-20T15:47:00Z"/>
                <w:rFonts w:eastAsia="Times New Roman"/>
                <w:color w:val="000000"/>
              </w:rPr>
            </w:pPr>
            <w:ins w:id="7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558C4" w14:textId="77777777" w:rsidR="00DE2FDE" w:rsidRDefault="00DE2FDE" w:rsidP="00776638">
            <w:pPr>
              <w:rPr>
                <w:ins w:id="731" w:author="Parks, Robbie M" w:date="2018-06-20T15:47:00Z"/>
                <w:rFonts w:eastAsia="Times New Roman"/>
                <w:color w:val="000000"/>
              </w:rPr>
            </w:pPr>
            <w:ins w:id="7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B206A" w14:textId="77777777" w:rsidR="00DE2FDE" w:rsidRDefault="00DE2FDE" w:rsidP="00776638">
            <w:pPr>
              <w:rPr>
                <w:ins w:id="733" w:author="Parks, Robbie M" w:date="2018-06-20T15:47:00Z"/>
                <w:rFonts w:eastAsia="Times New Roman"/>
                <w:color w:val="000000"/>
              </w:rPr>
            </w:pPr>
            <w:ins w:id="7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72161" w14:textId="77777777" w:rsidR="00DE2FDE" w:rsidRDefault="00DE2FDE" w:rsidP="00776638">
            <w:pPr>
              <w:rPr>
                <w:ins w:id="735" w:author="Parks, Robbie M" w:date="2018-06-20T15:47:00Z"/>
                <w:rFonts w:eastAsia="Times New Roman"/>
                <w:color w:val="000000"/>
              </w:rPr>
            </w:pPr>
            <w:ins w:id="7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859C8" w14:textId="77777777" w:rsidR="00DE2FDE" w:rsidRDefault="00DE2FDE" w:rsidP="00776638">
            <w:pPr>
              <w:rPr>
                <w:ins w:id="737" w:author="Parks, Robbie M" w:date="2018-06-20T15:47:00Z"/>
                <w:rFonts w:eastAsia="Times New Roman"/>
                <w:color w:val="000000"/>
              </w:rPr>
            </w:pPr>
            <w:ins w:id="7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29474E" w14:textId="77777777" w:rsidR="00DE2FDE" w:rsidRDefault="00DE2FDE" w:rsidP="00776638">
            <w:pPr>
              <w:rPr>
                <w:ins w:id="739" w:author="Parks, Robbie M" w:date="2018-06-20T15:47:00Z"/>
                <w:rFonts w:eastAsia="Times New Roman"/>
                <w:color w:val="000000"/>
              </w:rPr>
            </w:pPr>
            <w:ins w:id="7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A13DDF" w14:textId="77777777" w:rsidR="00DE2FDE" w:rsidRDefault="00DE2FDE" w:rsidP="00776638">
            <w:pPr>
              <w:rPr>
                <w:ins w:id="741" w:author="Parks, Robbie M" w:date="2018-06-20T15:47:00Z"/>
                <w:rFonts w:eastAsia="Times New Roman"/>
                <w:color w:val="000000"/>
              </w:rPr>
            </w:pPr>
            <w:ins w:id="7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CF793E" w14:textId="77777777" w:rsidR="00DE2FDE" w:rsidRDefault="00DE2FDE" w:rsidP="00776638">
            <w:pPr>
              <w:rPr>
                <w:ins w:id="743" w:author="Parks, Robbie M" w:date="2018-06-20T15:47:00Z"/>
                <w:rFonts w:eastAsia="Times New Roman"/>
                <w:color w:val="000000"/>
              </w:rPr>
            </w:pPr>
            <w:ins w:id="7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B0235" w14:textId="77777777" w:rsidR="00DE2FDE" w:rsidRDefault="00DE2FDE" w:rsidP="00776638">
            <w:pPr>
              <w:rPr>
                <w:ins w:id="745" w:author="Parks, Robbie M" w:date="2018-06-20T15:47:00Z"/>
                <w:rFonts w:eastAsia="Times New Roman"/>
                <w:color w:val="000000"/>
              </w:rPr>
            </w:pPr>
            <w:ins w:id="74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09E6C" w14:textId="77777777" w:rsidR="00DE2FDE" w:rsidRDefault="00DE2FDE" w:rsidP="00776638">
            <w:pPr>
              <w:rPr>
                <w:ins w:id="747" w:author="Parks, Robbie M" w:date="2018-06-20T15:47:00Z"/>
                <w:rFonts w:eastAsia="Times New Roman"/>
                <w:color w:val="000000"/>
              </w:rPr>
            </w:pPr>
            <w:ins w:id="74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0A4FC0" w14:textId="77777777" w:rsidR="00DE2FDE" w:rsidRDefault="00DE2FDE" w:rsidP="00776638">
            <w:pPr>
              <w:rPr>
                <w:ins w:id="749" w:author="Parks, Robbie M" w:date="2018-06-20T15:47:00Z"/>
                <w:rFonts w:eastAsia="Times New Roman"/>
                <w:color w:val="000000"/>
              </w:rPr>
            </w:pPr>
            <w:ins w:id="75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A273A2" w14:textId="77777777" w:rsidR="00DE2FDE" w:rsidRDefault="00DE2FDE" w:rsidP="00776638">
            <w:pPr>
              <w:rPr>
                <w:ins w:id="751" w:author="Parks, Robbie M" w:date="2018-06-20T15:47:00Z"/>
                <w:rFonts w:eastAsia="Times New Roman"/>
                <w:color w:val="000000"/>
              </w:rPr>
            </w:pPr>
            <w:ins w:id="75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AFA7F" w14:textId="77777777" w:rsidR="00DE2FDE" w:rsidRDefault="00DE2FDE" w:rsidP="00776638">
            <w:pPr>
              <w:rPr>
                <w:ins w:id="753" w:author="Parks, Robbie M" w:date="2018-06-20T15:47:00Z"/>
                <w:rFonts w:eastAsia="Times New Roman"/>
                <w:color w:val="000000"/>
              </w:rPr>
            </w:pPr>
            <w:ins w:id="75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A8C282" w14:textId="77777777" w:rsidR="00DE2FDE" w:rsidRDefault="00DE2FDE" w:rsidP="00776638">
            <w:pPr>
              <w:rPr>
                <w:ins w:id="755" w:author="Parks, Robbie M" w:date="2018-06-20T15:47:00Z"/>
                <w:rFonts w:eastAsia="Times New Roman"/>
                <w:color w:val="000000"/>
              </w:rPr>
            </w:pPr>
            <w:ins w:id="75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AF668" w14:textId="77777777" w:rsidR="00DE2FDE" w:rsidRDefault="00DE2FDE" w:rsidP="00776638">
            <w:pPr>
              <w:rPr>
                <w:ins w:id="757" w:author="Parks, Robbie M" w:date="2018-06-20T15:47:00Z"/>
                <w:rFonts w:eastAsia="Times New Roman"/>
                <w:color w:val="000000"/>
              </w:rPr>
            </w:pPr>
            <w:ins w:id="75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BACF3" w14:textId="77777777" w:rsidR="00DE2FDE" w:rsidRDefault="00DE2FDE" w:rsidP="00776638">
            <w:pPr>
              <w:rPr>
                <w:ins w:id="759" w:author="Parks, Robbie M" w:date="2018-06-20T15:47:00Z"/>
                <w:rFonts w:eastAsia="Times New Roman"/>
                <w:color w:val="000000"/>
              </w:rPr>
            </w:pPr>
            <w:ins w:id="76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F6D6D1" w14:textId="77777777" w:rsidR="00DE2FDE" w:rsidRDefault="00DE2FDE" w:rsidP="00776638">
            <w:pPr>
              <w:rPr>
                <w:ins w:id="761" w:author="Parks, Robbie M" w:date="2018-06-20T15:47:00Z"/>
                <w:rFonts w:eastAsia="Times New Roman"/>
                <w:color w:val="000000"/>
              </w:rPr>
            </w:pPr>
            <w:ins w:id="76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3A8D9588" w14:textId="77777777" w:rsidTr="00776638">
        <w:trPr>
          <w:trHeight w:val="320"/>
          <w:ins w:id="763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69F1F" w14:textId="77777777" w:rsidR="00DE2FDE" w:rsidRDefault="00DE2FDE" w:rsidP="00776638">
            <w:pPr>
              <w:rPr>
                <w:ins w:id="764" w:author="Parks, Robbie M" w:date="2018-06-20T15:47:00Z"/>
                <w:rFonts w:eastAsia="Times New Roman"/>
                <w:color w:val="000000"/>
              </w:rPr>
            </w:pPr>
            <w:ins w:id="765" w:author="Parks, Robbie M" w:date="2018-06-20T15:47:00Z">
              <w:r>
                <w:rPr>
                  <w:rFonts w:eastAsia="Times New Roman"/>
                  <w:color w:val="000000"/>
                </w:rPr>
                <w:t>55 to 64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0D46" w14:textId="77777777" w:rsidR="00DE2FDE" w:rsidRDefault="00DE2FDE" w:rsidP="00776638">
            <w:pPr>
              <w:rPr>
                <w:ins w:id="766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12C4B" w14:textId="77777777" w:rsidR="00DE2FDE" w:rsidRDefault="00DE2FDE" w:rsidP="00776638">
            <w:pPr>
              <w:rPr>
                <w:ins w:id="767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D16C1" w14:textId="77777777" w:rsidR="00DE2FDE" w:rsidRDefault="00DE2FDE" w:rsidP="00776638">
            <w:pPr>
              <w:rPr>
                <w:ins w:id="768" w:author="Parks, Robbie M" w:date="2018-06-20T15:47:00Z"/>
                <w:rFonts w:eastAsia="Times New Roman"/>
                <w:color w:val="000000"/>
              </w:rPr>
            </w:pPr>
            <w:ins w:id="7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EDE53" w14:textId="77777777" w:rsidR="00DE2FDE" w:rsidRDefault="00DE2FDE" w:rsidP="00776638">
            <w:pPr>
              <w:rPr>
                <w:ins w:id="770" w:author="Parks, Robbie M" w:date="2018-06-20T15:47:00Z"/>
                <w:rFonts w:eastAsia="Times New Roman"/>
                <w:color w:val="000000"/>
              </w:rPr>
            </w:pPr>
            <w:ins w:id="7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640BCB" w14:textId="77777777" w:rsidR="00DE2FDE" w:rsidRDefault="00DE2FDE" w:rsidP="00776638">
            <w:pPr>
              <w:rPr>
                <w:ins w:id="772" w:author="Parks, Robbie M" w:date="2018-06-20T15:47:00Z"/>
                <w:rFonts w:eastAsia="Times New Roman"/>
                <w:color w:val="000000"/>
              </w:rPr>
            </w:pPr>
            <w:ins w:id="7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5251D" w14:textId="77777777" w:rsidR="00DE2FDE" w:rsidRDefault="00DE2FDE" w:rsidP="00776638">
            <w:pPr>
              <w:rPr>
                <w:ins w:id="774" w:author="Parks, Robbie M" w:date="2018-06-20T15:47:00Z"/>
                <w:rFonts w:eastAsia="Times New Roman"/>
                <w:color w:val="000000"/>
              </w:rPr>
            </w:pPr>
            <w:ins w:id="7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DB67B" w14:textId="77777777" w:rsidR="00DE2FDE" w:rsidRDefault="00DE2FDE" w:rsidP="00776638">
            <w:pPr>
              <w:rPr>
                <w:ins w:id="776" w:author="Parks, Robbie M" w:date="2018-06-20T15:47:00Z"/>
                <w:rFonts w:eastAsia="Times New Roman"/>
                <w:color w:val="000000"/>
              </w:rPr>
            </w:pPr>
            <w:ins w:id="7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1E6A92" w14:textId="77777777" w:rsidR="00DE2FDE" w:rsidRDefault="00DE2FDE" w:rsidP="00776638">
            <w:pPr>
              <w:rPr>
                <w:ins w:id="778" w:author="Parks, Robbie M" w:date="2018-06-20T15:47:00Z"/>
                <w:rFonts w:eastAsia="Times New Roman"/>
                <w:color w:val="000000"/>
              </w:rPr>
            </w:pPr>
            <w:ins w:id="7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EB2D5E" w14:textId="77777777" w:rsidR="00DE2FDE" w:rsidRDefault="00DE2FDE" w:rsidP="00776638">
            <w:pPr>
              <w:rPr>
                <w:ins w:id="780" w:author="Parks, Robbie M" w:date="2018-06-20T15:47:00Z"/>
                <w:rFonts w:eastAsia="Times New Roman"/>
                <w:color w:val="000000"/>
              </w:rPr>
            </w:pPr>
            <w:ins w:id="7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38502F" w14:textId="77777777" w:rsidR="00DE2FDE" w:rsidRDefault="00DE2FDE" w:rsidP="00776638">
            <w:pPr>
              <w:rPr>
                <w:ins w:id="782" w:author="Parks, Robbie M" w:date="2018-06-20T15:47:00Z"/>
                <w:rFonts w:eastAsia="Times New Roman"/>
                <w:color w:val="000000"/>
              </w:rPr>
            </w:pPr>
            <w:ins w:id="7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68D72C" w14:textId="77777777" w:rsidR="00DE2FDE" w:rsidRDefault="00DE2FDE" w:rsidP="00776638">
            <w:pPr>
              <w:rPr>
                <w:ins w:id="784" w:author="Parks, Robbie M" w:date="2018-06-20T15:47:00Z"/>
                <w:rFonts w:eastAsia="Times New Roman"/>
                <w:color w:val="000000"/>
              </w:rPr>
            </w:pPr>
            <w:ins w:id="7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35A06" w14:textId="77777777" w:rsidR="00DE2FDE" w:rsidRDefault="00DE2FDE" w:rsidP="00776638">
            <w:pPr>
              <w:rPr>
                <w:ins w:id="786" w:author="Parks, Robbie M" w:date="2018-06-20T15:47:00Z"/>
                <w:rFonts w:eastAsia="Times New Roman"/>
                <w:color w:val="000000"/>
              </w:rPr>
            </w:pPr>
            <w:ins w:id="78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716401" w14:textId="77777777" w:rsidR="00DE2FDE" w:rsidRDefault="00DE2FDE" w:rsidP="00776638">
            <w:pPr>
              <w:rPr>
                <w:ins w:id="788" w:author="Parks, Robbie M" w:date="2018-06-20T15:47:00Z"/>
                <w:rFonts w:eastAsia="Times New Roman"/>
                <w:color w:val="000000"/>
              </w:rPr>
            </w:pPr>
            <w:ins w:id="78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673AC" w14:textId="77777777" w:rsidR="00DE2FDE" w:rsidRDefault="00DE2FDE" w:rsidP="00776638">
            <w:pPr>
              <w:rPr>
                <w:ins w:id="790" w:author="Parks, Robbie M" w:date="2018-06-20T15:47:00Z"/>
                <w:rFonts w:eastAsia="Times New Roman"/>
                <w:color w:val="000000"/>
              </w:rPr>
            </w:pPr>
            <w:ins w:id="79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06A52" w14:textId="77777777" w:rsidR="00DE2FDE" w:rsidRDefault="00DE2FDE" w:rsidP="00776638">
            <w:pPr>
              <w:rPr>
                <w:ins w:id="792" w:author="Parks, Robbie M" w:date="2018-06-20T15:47:00Z"/>
                <w:rFonts w:eastAsia="Times New Roman"/>
                <w:color w:val="000000"/>
              </w:rPr>
            </w:pPr>
            <w:ins w:id="79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DBA7A7" w14:textId="77777777" w:rsidR="00DE2FDE" w:rsidRDefault="00DE2FDE" w:rsidP="00776638">
            <w:pPr>
              <w:rPr>
                <w:ins w:id="794" w:author="Parks, Robbie M" w:date="2018-06-20T15:47:00Z"/>
                <w:rFonts w:eastAsia="Times New Roman"/>
                <w:color w:val="000000"/>
              </w:rPr>
            </w:pPr>
            <w:ins w:id="79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B7FAC" w14:textId="77777777" w:rsidR="00DE2FDE" w:rsidRDefault="00DE2FDE" w:rsidP="00776638">
            <w:pPr>
              <w:rPr>
                <w:ins w:id="796" w:author="Parks, Robbie M" w:date="2018-06-20T15:47:00Z"/>
                <w:rFonts w:eastAsia="Times New Roman"/>
                <w:color w:val="000000"/>
              </w:rPr>
            </w:pPr>
            <w:ins w:id="79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DA056" w14:textId="77777777" w:rsidR="00DE2FDE" w:rsidRDefault="00DE2FDE" w:rsidP="00776638">
            <w:pPr>
              <w:rPr>
                <w:ins w:id="798" w:author="Parks, Robbie M" w:date="2018-06-20T15:47:00Z"/>
                <w:rFonts w:eastAsia="Times New Roman"/>
                <w:color w:val="000000"/>
              </w:rPr>
            </w:pPr>
            <w:ins w:id="79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CB539" w14:textId="77777777" w:rsidR="00DE2FDE" w:rsidRDefault="00DE2FDE" w:rsidP="00776638">
            <w:pPr>
              <w:rPr>
                <w:ins w:id="800" w:author="Parks, Robbie M" w:date="2018-06-20T15:47:00Z"/>
                <w:rFonts w:eastAsia="Times New Roman"/>
                <w:color w:val="000000"/>
              </w:rPr>
            </w:pPr>
            <w:ins w:id="80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E1051B" w14:textId="77777777" w:rsidR="00DE2FDE" w:rsidRDefault="00DE2FDE" w:rsidP="00776638">
            <w:pPr>
              <w:rPr>
                <w:ins w:id="802" w:author="Parks, Robbie M" w:date="2018-06-20T15:47:00Z"/>
                <w:rFonts w:eastAsia="Times New Roman"/>
                <w:color w:val="000000"/>
              </w:rPr>
            </w:pPr>
            <w:ins w:id="80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7EE5E6C2" w14:textId="77777777" w:rsidTr="00776638">
        <w:trPr>
          <w:trHeight w:val="320"/>
          <w:ins w:id="804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E4923" w14:textId="77777777" w:rsidR="00DE2FDE" w:rsidRDefault="00DE2FDE" w:rsidP="00776638">
            <w:pPr>
              <w:rPr>
                <w:ins w:id="805" w:author="Parks, Robbie M" w:date="2018-06-20T15:47:00Z"/>
                <w:rFonts w:eastAsia="Times New Roman"/>
                <w:color w:val="000000"/>
              </w:rPr>
            </w:pPr>
            <w:ins w:id="806" w:author="Parks, Robbie M" w:date="2018-06-20T15:47:00Z">
              <w:r>
                <w:rPr>
                  <w:rFonts w:eastAsia="Times New Roman"/>
                  <w:color w:val="000000"/>
                </w:rPr>
                <w:t>65 to 74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8AF8A" w14:textId="77777777" w:rsidR="00DE2FDE" w:rsidRDefault="00DE2FDE" w:rsidP="00776638">
            <w:pPr>
              <w:rPr>
                <w:ins w:id="807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30338" w14:textId="77777777" w:rsidR="00DE2FDE" w:rsidRDefault="00DE2FDE" w:rsidP="00776638">
            <w:pPr>
              <w:rPr>
                <w:ins w:id="808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8F5D20" w14:textId="77777777" w:rsidR="00DE2FDE" w:rsidRDefault="00DE2FDE" w:rsidP="00776638">
            <w:pPr>
              <w:rPr>
                <w:ins w:id="809" w:author="Parks, Robbie M" w:date="2018-06-20T15:47:00Z"/>
                <w:rFonts w:eastAsia="Times New Roman"/>
                <w:color w:val="000000"/>
              </w:rPr>
            </w:pPr>
            <w:ins w:id="8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F47009" w14:textId="77777777" w:rsidR="00DE2FDE" w:rsidRDefault="00DE2FDE" w:rsidP="00776638">
            <w:pPr>
              <w:rPr>
                <w:ins w:id="811" w:author="Parks, Robbie M" w:date="2018-06-20T15:47:00Z"/>
                <w:rFonts w:eastAsia="Times New Roman"/>
                <w:color w:val="000000"/>
              </w:rPr>
            </w:pPr>
            <w:ins w:id="8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AFA30" w14:textId="77777777" w:rsidR="00DE2FDE" w:rsidRDefault="00DE2FDE" w:rsidP="00776638">
            <w:pPr>
              <w:rPr>
                <w:ins w:id="813" w:author="Parks, Robbie M" w:date="2018-06-20T15:47:00Z"/>
                <w:rFonts w:eastAsia="Times New Roman"/>
                <w:color w:val="000000"/>
              </w:rPr>
            </w:pPr>
            <w:ins w:id="8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CD316" w14:textId="77777777" w:rsidR="00DE2FDE" w:rsidRDefault="00DE2FDE" w:rsidP="00776638">
            <w:pPr>
              <w:rPr>
                <w:ins w:id="815" w:author="Parks, Robbie M" w:date="2018-06-20T15:47:00Z"/>
                <w:rFonts w:eastAsia="Times New Roman"/>
                <w:color w:val="000000"/>
              </w:rPr>
            </w:pPr>
            <w:ins w:id="8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9AD00D" w14:textId="77777777" w:rsidR="00DE2FDE" w:rsidRDefault="00DE2FDE" w:rsidP="00776638">
            <w:pPr>
              <w:rPr>
                <w:ins w:id="817" w:author="Parks, Robbie M" w:date="2018-06-20T15:47:00Z"/>
                <w:rFonts w:eastAsia="Times New Roman"/>
                <w:color w:val="000000"/>
              </w:rPr>
            </w:pPr>
            <w:ins w:id="8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2C737E" w14:textId="77777777" w:rsidR="00DE2FDE" w:rsidRDefault="00DE2FDE" w:rsidP="00776638">
            <w:pPr>
              <w:rPr>
                <w:ins w:id="819" w:author="Parks, Robbie M" w:date="2018-06-20T15:47:00Z"/>
                <w:rFonts w:eastAsia="Times New Roman"/>
                <w:color w:val="000000"/>
              </w:rPr>
            </w:pPr>
            <w:ins w:id="8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576A69" w14:textId="77777777" w:rsidR="00DE2FDE" w:rsidRDefault="00DE2FDE" w:rsidP="00776638">
            <w:pPr>
              <w:rPr>
                <w:ins w:id="821" w:author="Parks, Robbie M" w:date="2018-06-20T15:47:00Z"/>
                <w:rFonts w:eastAsia="Times New Roman"/>
                <w:color w:val="000000"/>
              </w:rPr>
            </w:pPr>
            <w:ins w:id="8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9A1C7A" w14:textId="77777777" w:rsidR="00DE2FDE" w:rsidRDefault="00DE2FDE" w:rsidP="00776638">
            <w:pPr>
              <w:rPr>
                <w:ins w:id="823" w:author="Parks, Robbie M" w:date="2018-06-20T15:47:00Z"/>
                <w:rFonts w:eastAsia="Times New Roman"/>
                <w:color w:val="000000"/>
              </w:rPr>
            </w:pPr>
            <w:ins w:id="8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36876" w14:textId="77777777" w:rsidR="00DE2FDE" w:rsidRDefault="00DE2FDE" w:rsidP="00776638">
            <w:pPr>
              <w:rPr>
                <w:ins w:id="825" w:author="Parks, Robbie M" w:date="2018-06-20T15:47:00Z"/>
                <w:rFonts w:eastAsia="Times New Roman"/>
                <w:color w:val="000000"/>
              </w:rPr>
            </w:pPr>
            <w:ins w:id="8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B3F53" w14:textId="77777777" w:rsidR="00DE2FDE" w:rsidRDefault="00DE2FDE" w:rsidP="00776638">
            <w:pPr>
              <w:rPr>
                <w:ins w:id="827" w:author="Parks, Robbie M" w:date="2018-06-20T15:47:00Z"/>
                <w:rFonts w:eastAsia="Times New Roman"/>
                <w:color w:val="000000"/>
              </w:rPr>
            </w:pPr>
            <w:ins w:id="82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91F6E" w14:textId="77777777" w:rsidR="00DE2FDE" w:rsidRDefault="00DE2FDE" w:rsidP="00776638">
            <w:pPr>
              <w:rPr>
                <w:ins w:id="829" w:author="Parks, Robbie M" w:date="2018-06-20T15:47:00Z"/>
                <w:rFonts w:eastAsia="Times New Roman"/>
                <w:color w:val="000000"/>
              </w:rPr>
            </w:pPr>
            <w:ins w:id="83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87955B" w14:textId="77777777" w:rsidR="00DE2FDE" w:rsidRDefault="00DE2FDE" w:rsidP="00776638">
            <w:pPr>
              <w:rPr>
                <w:ins w:id="831" w:author="Parks, Robbie M" w:date="2018-06-20T15:47:00Z"/>
                <w:rFonts w:eastAsia="Times New Roman"/>
                <w:color w:val="000000"/>
              </w:rPr>
            </w:pPr>
            <w:ins w:id="83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798817" w14:textId="77777777" w:rsidR="00DE2FDE" w:rsidRDefault="00DE2FDE" w:rsidP="00776638">
            <w:pPr>
              <w:rPr>
                <w:ins w:id="833" w:author="Parks, Robbie M" w:date="2018-06-20T15:47:00Z"/>
                <w:rFonts w:eastAsia="Times New Roman"/>
                <w:color w:val="000000"/>
              </w:rPr>
            </w:pPr>
            <w:ins w:id="83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6D7DC" w14:textId="77777777" w:rsidR="00DE2FDE" w:rsidRDefault="00DE2FDE" w:rsidP="00776638">
            <w:pPr>
              <w:rPr>
                <w:ins w:id="835" w:author="Parks, Robbie M" w:date="2018-06-20T15:47:00Z"/>
                <w:rFonts w:eastAsia="Times New Roman"/>
                <w:color w:val="000000"/>
              </w:rPr>
            </w:pPr>
            <w:ins w:id="83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3F647" w14:textId="77777777" w:rsidR="00DE2FDE" w:rsidRDefault="00DE2FDE" w:rsidP="00776638">
            <w:pPr>
              <w:rPr>
                <w:ins w:id="837" w:author="Parks, Robbie M" w:date="2018-06-20T15:47:00Z"/>
                <w:rFonts w:eastAsia="Times New Roman"/>
                <w:color w:val="000000"/>
              </w:rPr>
            </w:pPr>
            <w:ins w:id="83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BBD617" w14:textId="77777777" w:rsidR="00DE2FDE" w:rsidRDefault="00DE2FDE" w:rsidP="00776638">
            <w:pPr>
              <w:rPr>
                <w:ins w:id="839" w:author="Parks, Robbie M" w:date="2018-06-20T15:47:00Z"/>
                <w:rFonts w:eastAsia="Times New Roman"/>
                <w:color w:val="000000"/>
              </w:rPr>
            </w:pPr>
            <w:ins w:id="84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0F118" w14:textId="77777777" w:rsidR="00DE2FDE" w:rsidRDefault="00DE2FDE" w:rsidP="00776638">
            <w:pPr>
              <w:rPr>
                <w:ins w:id="841" w:author="Parks, Robbie M" w:date="2018-06-20T15:47:00Z"/>
                <w:rFonts w:eastAsia="Times New Roman"/>
                <w:color w:val="000000"/>
              </w:rPr>
            </w:pPr>
            <w:ins w:id="84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DFD28" w14:textId="77777777" w:rsidR="00DE2FDE" w:rsidRDefault="00DE2FDE" w:rsidP="00776638">
            <w:pPr>
              <w:rPr>
                <w:ins w:id="843" w:author="Parks, Robbie M" w:date="2018-06-20T15:47:00Z"/>
                <w:rFonts w:eastAsia="Times New Roman"/>
                <w:color w:val="000000"/>
              </w:rPr>
            </w:pPr>
            <w:ins w:id="84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63074402" w14:textId="77777777" w:rsidTr="00776638">
        <w:trPr>
          <w:trHeight w:val="320"/>
          <w:ins w:id="845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28AA6" w14:textId="77777777" w:rsidR="00DE2FDE" w:rsidRDefault="00DE2FDE" w:rsidP="00776638">
            <w:pPr>
              <w:rPr>
                <w:ins w:id="846" w:author="Parks, Robbie M" w:date="2018-06-20T15:47:00Z"/>
                <w:rFonts w:eastAsia="Times New Roman"/>
                <w:color w:val="000000"/>
              </w:rPr>
            </w:pPr>
            <w:ins w:id="847" w:author="Parks, Robbie M" w:date="2018-06-20T15:47:00Z">
              <w:r>
                <w:rPr>
                  <w:rFonts w:eastAsia="Times New Roman"/>
                  <w:color w:val="000000"/>
                </w:rPr>
                <w:lastRenderedPageBreak/>
                <w:t>75 to 84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DEAFB" w14:textId="77777777" w:rsidR="00DE2FDE" w:rsidRDefault="00DE2FDE" w:rsidP="00776638">
            <w:pPr>
              <w:rPr>
                <w:ins w:id="848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6F83" w14:textId="77777777" w:rsidR="00DE2FDE" w:rsidRDefault="00DE2FDE" w:rsidP="00776638">
            <w:pPr>
              <w:rPr>
                <w:ins w:id="849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DE9D47" w14:textId="77777777" w:rsidR="00DE2FDE" w:rsidRDefault="00DE2FDE" w:rsidP="00776638">
            <w:pPr>
              <w:rPr>
                <w:ins w:id="850" w:author="Parks, Robbie M" w:date="2018-06-20T15:47:00Z"/>
                <w:rFonts w:eastAsia="Times New Roman"/>
                <w:color w:val="000000"/>
              </w:rPr>
            </w:pPr>
            <w:ins w:id="85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447879" w14:textId="77777777" w:rsidR="00DE2FDE" w:rsidRDefault="00DE2FDE" w:rsidP="00776638">
            <w:pPr>
              <w:rPr>
                <w:ins w:id="852" w:author="Parks, Robbie M" w:date="2018-06-20T15:47:00Z"/>
                <w:rFonts w:eastAsia="Times New Roman"/>
                <w:color w:val="000000"/>
              </w:rPr>
            </w:pPr>
            <w:ins w:id="85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E7EF7" w14:textId="77777777" w:rsidR="00DE2FDE" w:rsidRDefault="00DE2FDE" w:rsidP="00776638">
            <w:pPr>
              <w:rPr>
                <w:ins w:id="854" w:author="Parks, Robbie M" w:date="2018-06-20T15:47:00Z"/>
                <w:rFonts w:eastAsia="Times New Roman"/>
                <w:color w:val="000000"/>
              </w:rPr>
            </w:pPr>
            <w:ins w:id="85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E9AEBC" w14:textId="77777777" w:rsidR="00DE2FDE" w:rsidRDefault="00DE2FDE" w:rsidP="00776638">
            <w:pPr>
              <w:rPr>
                <w:ins w:id="856" w:author="Parks, Robbie M" w:date="2018-06-20T15:47:00Z"/>
                <w:rFonts w:eastAsia="Times New Roman"/>
                <w:color w:val="000000"/>
              </w:rPr>
            </w:pPr>
            <w:ins w:id="85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13671" w14:textId="77777777" w:rsidR="00DE2FDE" w:rsidRDefault="00DE2FDE" w:rsidP="00776638">
            <w:pPr>
              <w:rPr>
                <w:ins w:id="858" w:author="Parks, Robbie M" w:date="2018-06-20T15:47:00Z"/>
                <w:rFonts w:eastAsia="Times New Roman"/>
                <w:color w:val="000000"/>
              </w:rPr>
            </w:pPr>
            <w:ins w:id="85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26637" w14:textId="77777777" w:rsidR="00DE2FDE" w:rsidRDefault="00DE2FDE" w:rsidP="00776638">
            <w:pPr>
              <w:rPr>
                <w:ins w:id="860" w:author="Parks, Robbie M" w:date="2018-06-20T15:47:00Z"/>
                <w:rFonts w:eastAsia="Times New Roman"/>
                <w:color w:val="000000"/>
              </w:rPr>
            </w:pPr>
            <w:ins w:id="86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482BAA" w14:textId="77777777" w:rsidR="00DE2FDE" w:rsidRDefault="00DE2FDE" w:rsidP="00776638">
            <w:pPr>
              <w:rPr>
                <w:ins w:id="862" w:author="Parks, Robbie M" w:date="2018-06-20T15:47:00Z"/>
                <w:rFonts w:eastAsia="Times New Roman"/>
                <w:color w:val="000000"/>
              </w:rPr>
            </w:pPr>
            <w:ins w:id="86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BFF0DF" w14:textId="77777777" w:rsidR="00DE2FDE" w:rsidRDefault="00DE2FDE" w:rsidP="00776638">
            <w:pPr>
              <w:rPr>
                <w:ins w:id="864" w:author="Parks, Robbie M" w:date="2018-06-20T15:47:00Z"/>
                <w:rFonts w:eastAsia="Times New Roman"/>
                <w:color w:val="000000"/>
              </w:rPr>
            </w:pPr>
            <w:ins w:id="86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88C3A" w14:textId="77777777" w:rsidR="00DE2FDE" w:rsidRDefault="00DE2FDE" w:rsidP="00776638">
            <w:pPr>
              <w:rPr>
                <w:ins w:id="866" w:author="Parks, Robbie M" w:date="2018-06-20T15:47:00Z"/>
                <w:rFonts w:eastAsia="Times New Roman"/>
                <w:color w:val="000000"/>
              </w:rPr>
            </w:pPr>
            <w:ins w:id="86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87897" w14:textId="77777777" w:rsidR="00DE2FDE" w:rsidRDefault="00DE2FDE" w:rsidP="00776638">
            <w:pPr>
              <w:rPr>
                <w:ins w:id="868" w:author="Parks, Robbie M" w:date="2018-06-20T15:47:00Z"/>
                <w:rFonts w:eastAsia="Times New Roman"/>
                <w:color w:val="000000"/>
              </w:rPr>
            </w:pPr>
            <w:ins w:id="86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72BCC" w14:textId="77777777" w:rsidR="00DE2FDE" w:rsidRDefault="00DE2FDE" w:rsidP="00776638">
            <w:pPr>
              <w:rPr>
                <w:ins w:id="870" w:author="Parks, Robbie M" w:date="2018-06-20T15:47:00Z"/>
                <w:rFonts w:eastAsia="Times New Roman"/>
                <w:color w:val="000000"/>
              </w:rPr>
            </w:pPr>
            <w:ins w:id="87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17FD03" w14:textId="77777777" w:rsidR="00DE2FDE" w:rsidRDefault="00DE2FDE" w:rsidP="00776638">
            <w:pPr>
              <w:rPr>
                <w:ins w:id="872" w:author="Parks, Robbie M" w:date="2018-06-20T15:47:00Z"/>
                <w:rFonts w:eastAsia="Times New Roman"/>
                <w:color w:val="000000"/>
              </w:rPr>
            </w:pPr>
            <w:ins w:id="87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523600" w14:textId="77777777" w:rsidR="00DE2FDE" w:rsidRDefault="00DE2FDE" w:rsidP="00776638">
            <w:pPr>
              <w:rPr>
                <w:ins w:id="874" w:author="Parks, Robbie M" w:date="2018-06-20T15:47:00Z"/>
                <w:rFonts w:eastAsia="Times New Roman"/>
                <w:color w:val="000000"/>
              </w:rPr>
            </w:pPr>
            <w:ins w:id="87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E9D01" w14:textId="77777777" w:rsidR="00DE2FDE" w:rsidRDefault="00DE2FDE" w:rsidP="00776638">
            <w:pPr>
              <w:rPr>
                <w:ins w:id="876" w:author="Parks, Robbie M" w:date="2018-06-20T15:47:00Z"/>
                <w:rFonts w:eastAsia="Times New Roman"/>
                <w:color w:val="000000"/>
              </w:rPr>
            </w:pPr>
            <w:ins w:id="877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A04B5" w14:textId="77777777" w:rsidR="00DE2FDE" w:rsidRDefault="00DE2FDE" w:rsidP="00776638">
            <w:pPr>
              <w:rPr>
                <w:ins w:id="878" w:author="Parks, Robbie M" w:date="2018-06-20T15:47:00Z"/>
                <w:rFonts w:eastAsia="Times New Roman"/>
                <w:color w:val="000000"/>
              </w:rPr>
            </w:pPr>
            <w:ins w:id="879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636953" w14:textId="77777777" w:rsidR="00DE2FDE" w:rsidRDefault="00DE2FDE" w:rsidP="00776638">
            <w:pPr>
              <w:rPr>
                <w:ins w:id="880" w:author="Parks, Robbie M" w:date="2018-06-20T15:47:00Z"/>
                <w:rFonts w:eastAsia="Times New Roman"/>
                <w:color w:val="000000"/>
              </w:rPr>
            </w:pPr>
            <w:ins w:id="881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CC5942" w14:textId="77777777" w:rsidR="00DE2FDE" w:rsidRDefault="00DE2FDE" w:rsidP="00776638">
            <w:pPr>
              <w:rPr>
                <w:ins w:id="882" w:author="Parks, Robbie M" w:date="2018-06-20T15:47:00Z"/>
                <w:rFonts w:eastAsia="Times New Roman"/>
                <w:color w:val="000000"/>
              </w:rPr>
            </w:pPr>
            <w:ins w:id="883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93D74" w14:textId="77777777" w:rsidR="00DE2FDE" w:rsidRDefault="00DE2FDE" w:rsidP="00776638">
            <w:pPr>
              <w:rPr>
                <w:ins w:id="884" w:author="Parks, Robbie M" w:date="2018-06-20T15:47:00Z"/>
                <w:rFonts w:eastAsia="Times New Roman"/>
                <w:color w:val="000000"/>
              </w:rPr>
            </w:pPr>
            <w:ins w:id="885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  <w:tr w:rsidR="00DE2FDE" w14:paraId="0780DA52" w14:textId="77777777" w:rsidTr="00776638">
        <w:trPr>
          <w:trHeight w:val="360"/>
          <w:ins w:id="886" w:author="Parks, Robbie M" w:date="2018-06-20T15:47:00Z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8FBC3" w14:textId="77777777" w:rsidR="00DE2FDE" w:rsidRDefault="00DE2FDE" w:rsidP="00776638">
            <w:pPr>
              <w:rPr>
                <w:ins w:id="887" w:author="Parks, Robbie M" w:date="2018-06-20T15:47:00Z"/>
                <w:rFonts w:eastAsia="Times New Roman"/>
                <w:color w:val="000000"/>
              </w:rPr>
            </w:pPr>
            <w:ins w:id="888" w:author="Parks, Robbie M" w:date="2018-06-20T15:47:00Z">
              <w:r>
                <w:rPr>
                  <w:rFonts w:eastAsia="Times New Roman"/>
                  <w:color w:val="000000"/>
                </w:rPr>
                <w:t>85+</w:t>
              </w:r>
            </w:ins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250E" w14:textId="77777777" w:rsidR="00DE2FDE" w:rsidRDefault="00DE2FDE" w:rsidP="00776638">
            <w:pPr>
              <w:rPr>
                <w:ins w:id="889" w:author="Parks, Robbie M" w:date="2018-06-20T15:47:00Z"/>
                <w:rFonts w:eastAsia="Times New Roman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7349" w14:textId="77777777" w:rsidR="00DE2FDE" w:rsidRDefault="00DE2FDE" w:rsidP="00776638">
            <w:pPr>
              <w:rPr>
                <w:ins w:id="890" w:author="Parks, Robbie M" w:date="2018-06-20T15:47:00Z"/>
                <w:rFonts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C9242" w14:textId="77777777" w:rsidR="00DE2FDE" w:rsidRDefault="00DE2FDE" w:rsidP="00776638">
            <w:pPr>
              <w:rPr>
                <w:ins w:id="891" w:author="Parks, Robbie M" w:date="2018-06-20T15:47:00Z"/>
                <w:rFonts w:eastAsia="Times New Roman"/>
                <w:color w:val="000000"/>
              </w:rPr>
            </w:pPr>
            <w:ins w:id="89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3C68A" w14:textId="77777777" w:rsidR="00DE2FDE" w:rsidRDefault="00DE2FDE" w:rsidP="00776638">
            <w:pPr>
              <w:rPr>
                <w:ins w:id="893" w:author="Parks, Robbie M" w:date="2018-06-20T15:47:00Z"/>
                <w:rFonts w:eastAsia="Times New Roman"/>
                <w:color w:val="000000"/>
              </w:rPr>
            </w:pPr>
            <w:ins w:id="89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490CC" w14:textId="77777777" w:rsidR="00DE2FDE" w:rsidRDefault="00DE2FDE" w:rsidP="00776638">
            <w:pPr>
              <w:rPr>
                <w:ins w:id="895" w:author="Parks, Robbie M" w:date="2018-06-20T15:47:00Z"/>
                <w:rFonts w:eastAsia="Times New Roman"/>
                <w:color w:val="000000"/>
              </w:rPr>
            </w:pPr>
            <w:ins w:id="89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43B4D4" w14:textId="77777777" w:rsidR="00DE2FDE" w:rsidRDefault="00DE2FDE" w:rsidP="00776638">
            <w:pPr>
              <w:rPr>
                <w:ins w:id="897" w:author="Parks, Robbie M" w:date="2018-06-20T15:47:00Z"/>
                <w:rFonts w:eastAsia="Times New Roman"/>
                <w:color w:val="000000"/>
              </w:rPr>
            </w:pPr>
            <w:ins w:id="89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7D173D" w14:textId="77777777" w:rsidR="00DE2FDE" w:rsidRDefault="00DE2FDE" w:rsidP="00776638">
            <w:pPr>
              <w:rPr>
                <w:ins w:id="899" w:author="Parks, Robbie M" w:date="2018-06-20T15:47:00Z"/>
                <w:rFonts w:eastAsia="Times New Roman"/>
                <w:color w:val="000000"/>
              </w:rPr>
            </w:pPr>
            <w:ins w:id="90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F13A21" w14:textId="77777777" w:rsidR="00DE2FDE" w:rsidRDefault="00DE2FDE" w:rsidP="00776638">
            <w:pPr>
              <w:rPr>
                <w:ins w:id="901" w:author="Parks, Robbie M" w:date="2018-06-20T15:47:00Z"/>
                <w:rFonts w:eastAsia="Times New Roman"/>
                <w:color w:val="000000"/>
              </w:rPr>
            </w:pPr>
            <w:ins w:id="90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FDBF5" w14:textId="77777777" w:rsidR="00DE2FDE" w:rsidRDefault="00DE2FDE" w:rsidP="00776638">
            <w:pPr>
              <w:rPr>
                <w:ins w:id="903" w:author="Parks, Robbie M" w:date="2018-06-20T15:47:00Z"/>
                <w:rFonts w:eastAsia="Times New Roman"/>
                <w:color w:val="000000"/>
              </w:rPr>
            </w:pPr>
            <w:ins w:id="90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602EB" w14:textId="77777777" w:rsidR="00DE2FDE" w:rsidRDefault="00DE2FDE" w:rsidP="00776638">
            <w:pPr>
              <w:rPr>
                <w:ins w:id="905" w:author="Parks, Robbie M" w:date="2018-06-20T15:47:00Z"/>
                <w:rFonts w:eastAsia="Times New Roman"/>
                <w:color w:val="000000"/>
              </w:rPr>
            </w:pPr>
            <w:ins w:id="90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AE510" w14:textId="77777777" w:rsidR="00DE2FDE" w:rsidRDefault="00DE2FDE" w:rsidP="00776638">
            <w:pPr>
              <w:rPr>
                <w:ins w:id="907" w:author="Parks, Robbie M" w:date="2018-06-20T15:47:00Z"/>
                <w:rFonts w:eastAsia="Times New Roman"/>
                <w:color w:val="000000"/>
              </w:rPr>
            </w:pPr>
            <w:ins w:id="90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526736" w14:textId="77777777" w:rsidR="00DE2FDE" w:rsidRDefault="00DE2FDE" w:rsidP="00776638">
            <w:pPr>
              <w:rPr>
                <w:ins w:id="909" w:author="Parks, Robbie M" w:date="2018-06-20T15:47:00Z"/>
                <w:rFonts w:eastAsia="Times New Roman"/>
                <w:color w:val="000000"/>
              </w:rPr>
            </w:pPr>
            <w:ins w:id="91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E58A3" w14:textId="77777777" w:rsidR="00DE2FDE" w:rsidRDefault="00DE2FDE" w:rsidP="00776638">
            <w:pPr>
              <w:rPr>
                <w:ins w:id="911" w:author="Parks, Robbie M" w:date="2018-06-20T15:47:00Z"/>
                <w:rFonts w:eastAsia="Times New Roman"/>
                <w:color w:val="000000"/>
              </w:rPr>
            </w:pPr>
            <w:ins w:id="91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AB2CC6" w14:textId="77777777" w:rsidR="00DE2FDE" w:rsidRDefault="00DE2FDE" w:rsidP="00776638">
            <w:pPr>
              <w:rPr>
                <w:ins w:id="913" w:author="Parks, Robbie M" w:date="2018-06-20T15:47:00Z"/>
                <w:rFonts w:eastAsia="Times New Roman"/>
                <w:color w:val="000000"/>
              </w:rPr>
            </w:pPr>
            <w:ins w:id="91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E16D50" w14:textId="77777777" w:rsidR="00DE2FDE" w:rsidRDefault="00DE2FDE" w:rsidP="00776638">
            <w:pPr>
              <w:rPr>
                <w:ins w:id="915" w:author="Parks, Robbie M" w:date="2018-06-20T15:47:00Z"/>
                <w:rFonts w:eastAsia="Times New Roman"/>
                <w:color w:val="000000"/>
              </w:rPr>
            </w:pPr>
            <w:ins w:id="91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B778C" w14:textId="77777777" w:rsidR="00DE2FDE" w:rsidRDefault="00DE2FDE" w:rsidP="00776638">
            <w:pPr>
              <w:rPr>
                <w:ins w:id="917" w:author="Parks, Robbie M" w:date="2018-06-20T15:47:00Z"/>
                <w:rFonts w:eastAsia="Times New Roman"/>
                <w:color w:val="000000"/>
              </w:rPr>
            </w:pPr>
            <w:ins w:id="918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5F567" w14:textId="77777777" w:rsidR="00DE2FDE" w:rsidRDefault="00DE2FDE" w:rsidP="00776638">
            <w:pPr>
              <w:rPr>
                <w:ins w:id="919" w:author="Parks, Robbie M" w:date="2018-06-20T15:47:00Z"/>
                <w:rFonts w:eastAsia="Times New Roman"/>
                <w:color w:val="000000"/>
              </w:rPr>
            </w:pPr>
            <w:ins w:id="920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F42517" w14:textId="77777777" w:rsidR="00DE2FDE" w:rsidRDefault="00DE2FDE" w:rsidP="00776638">
            <w:pPr>
              <w:rPr>
                <w:ins w:id="921" w:author="Parks, Robbie M" w:date="2018-06-20T15:47:00Z"/>
                <w:rFonts w:eastAsia="Times New Roman"/>
                <w:color w:val="000000"/>
              </w:rPr>
            </w:pPr>
            <w:ins w:id="922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FD7CB" w14:textId="77777777" w:rsidR="00DE2FDE" w:rsidRDefault="00DE2FDE" w:rsidP="00776638">
            <w:pPr>
              <w:rPr>
                <w:ins w:id="923" w:author="Parks, Robbie M" w:date="2018-06-20T15:47:00Z"/>
                <w:rFonts w:eastAsia="Times New Roman"/>
                <w:color w:val="000000"/>
              </w:rPr>
            </w:pPr>
            <w:ins w:id="924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466AEC" w14:textId="77777777" w:rsidR="00DE2FDE" w:rsidRDefault="00DE2FDE" w:rsidP="00776638">
            <w:pPr>
              <w:rPr>
                <w:ins w:id="925" w:author="Parks, Robbie M" w:date="2018-06-20T15:47:00Z"/>
                <w:rFonts w:eastAsia="Times New Roman"/>
                <w:color w:val="000000"/>
              </w:rPr>
            </w:pPr>
            <w:ins w:id="926" w:author="Parks, Robbie M" w:date="2018-06-20T15:47:00Z">
              <w:r>
                <w:rPr>
                  <w:rFonts w:eastAsia="Times New Roman"/>
                  <w:color w:val="000000"/>
                </w:rPr>
                <w:t> </w:t>
              </w:r>
            </w:ins>
          </w:p>
        </w:tc>
      </w:tr>
    </w:tbl>
    <w:p w14:paraId="7544358E" w14:textId="77777777" w:rsidR="00DE2FDE" w:rsidRPr="00BA38EF" w:rsidRDefault="00DE2FDE" w:rsidP="00DE2FDE">
      <w:pPr>
        <w:rPr>
          <w:ins w:id="927" w:author="Parks, Robbie M" w:date="2018-06-20T15:47:00Z"/>
        </w:rPr>
      </w:pPr>
    </w:p>
    <w:p w14:paraId="3BCDA78D" w14:textId="1BD97EE8" w:rsidR="00F44160" w:rsidRPr="00A24BBA" w:rsidRDefault="00641FFF" w:rsidP="00E34590">
      <w:pPr>
        <w:spacing w:after="0" w:line="480" w:lineRule="auto"/>
        <w:jc w:val="both"/>
        <w:rPr>
          <w:b/>
        </w:rPr>
      </w:pPr>
      <w:del w:id="928" w:author="Parks, Robbie M" w:date="2018-06-20T15:46:00Z">
        <w:r w:rsidDel="00E34590">
          <w:rPr>
            <w:rFonts w:ascii="Times New Roman" w:hAnsi="Times New Roman"/>
            <w:b/>
            <w:sz w:val="24"/>
            <w:szCs w:val="24"/>
          </w:rPr>
          <w:delText xml:space="preserve">Supplementary Figure </w:delText>
        </w:r>
        <w:r w:rsidR="004B374F" w:rsidRPr="007E031A" w:rsidDel="00E34590">
          <w:rPr>
            <w:rFonts w:ascii="Times New Roman" w:hAnsi="Times New Roman"/>
            <w:b/>
            <w:sz w:val="24"/>
            <w:szCs w:val="24"/>
          </w:rPr>
          <w:delText>1</w:delText>
        </w:r>
        <w:r w:rsidR="0053237F" w:rsidRPr="007E031A" w:rsidDel="00E34590">
          <w:rPr>
            <w:rFonts w:ascii="Times New Roman" w:hAnsi="Times New Roman"/>
            <w:b/>
            <w:sz w:val="24"/>
            <w:szCs w:val="24"/>
          </w:rPr>
          <w:delText>:</w:delText>
        </w:r>
        <w:r w:rsidR="0053237F" w:rsidRPr="00934D53" w:rsidDel="00E34590">
          <w:rPr>
            <w:rFonts w:ascii="Times New Roman" w:hAnsi="Times New Roman"/>
            <w:b/>
          </w:rPr>
          <w:delText xml:space="preserve"> </w:delText>
        </w:r>
        <w:r w:rsidR="0053237F" w:rsidRPr="00934D53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Mean timing of (A) maximum and (B) minimum cause-specific mortality, by climate region, sex and age group for 1980-2013. Only age-sex groups with significant 12-month seasonality in the national analysis are included. Average temperatures (in degrees Celsius) are included</w:delText>
        </w:r>
        <w:r w:rsidR="0053237F"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in white for the corresponding month of maximum and</w:delText>
        </w:r>
        <w:r w:rsidR="00D038DF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 xml:space="preserve"> </w:delText>
        </w:r>
        <w:r w:rsidR="00D038DF" w:rsidRPr="006E585E" w:rsidDel="00E34590">
          <w:rPr>
            <w:rFonts w:ascii="Times New Roman" w:hAnsi="Times New Roman"/>
            <w:color w:val="000000" w:themeColor="text1"/>
            <w:sz w:val="24"/>
            <w:szCs w:val="24"/>
          </w:rPr>
          <w:delText>mortality for each climate region.</w:delText>
        </w:r>
      </w:del>
    </w:p>
    <w:sectPr w:rsidR="00F44160" w:rsidRPr="00A24BBA" w:rsidSect="000218F0">
      <w:footerReference w:type="even" r:id="rId10"/>
      <w:footerReference w:type="default" r:id="rId11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3" w:author="Parks, Robbie M" w:date="2018-06-20T12:54:00Z" w:initials="PRM">
    <w:p w14:paraId="54C78A83" w14:textId="77777777" w:rsidR="00DE2FDE" w:rsidRDefault="00DE2FDE" w:rsidP="00DE2FDE">
      <w:pPr>
        <w:pStyle w:val="CommentText"/>
      </w:pPr>
      <w:r>
        <w:rPr>
          <w:rStyle w:val="CommentReference"/>
        </w:rPr>
        <w:annotationRef/>
      </w:r>
      <w:r>
        <w:t>Again, I will also fill this in once the layout of the table is agreed-upon.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4C78A83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0588D3" w14:textId="77777777" w:rsidR="00C04EF0" w:rsidRDefault="00C04EF0">
      <w:pPr>
        <w:spacing w:after="0" w:line="240" w:lineRule="auto"/>
      </w:pPr>
      <w:r>
        <w:separator/>
      </w:r>
    </w:p>
  </w:endnote>
  <w:endnote w:type="continuationSeparator" w:id="0">
    <w:p w14:paraId="1A8A507D" w14:textId="77777777" w:rsidR="00C04EF0" w:rsidRDefault="00C04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125D1" w:rsidRDefault="00C125D1" w:rsidP="005B67C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125A47E2" w:rsidR="00C125D1" w:rsidRDefault="00C125D1" w:rsidP="005B67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416C">
      <w:rPr>
        <w:rStyle w:val="PageNumber"/>
        <w:noProof/>
      </w:rPr>
      <w:t>4</w:t>
    </w:r>
    <w:r>
      <w:rPr>
        <w:rStyle w:val="PageNumber"/>
      </w:rPr>
      <w:fldChar w:fldCharType="end"/>
    </w:r>
  </w:p>
  <w:p w14:paraId="3F8F309C" w14:textId="77777777" w:rsidR="00C125D1" w:rsidRDefault="00C125D1" w:rsidP="005B67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9EE41E" w14:textId="77777777" w:rsidR="00C04EF0" w:rsidRDefault="00C04EF0">
      <w:pPr>
        <w:spacing w:after="0" w:line="240" w:lineRule="auto"/>
      </w:pPr>
      <w:r>
        <w:separator/>
      </w:r>
    </w:p>
  </w:footnote>
  <w:footnote w:type="continuationSeparator" w:id="0">
    <w:p w14:paraId="3BD2EE72" w14:textId="77777777" w:rsidR="00C04EF0" w:rsidRDefault="00C04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612B8"/>
    <w:multiLevelType w:val="hybridMultilevel"/>
    <w:tmpl w:val="7EA04A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2F36"/>
    <w:multiLevelType w:val="hybridMultilevel"/>
    <w:tmpl w:val="EB6C37EA"/>
    <w:lvl w:ilvl="0" w:tplc="A6BE6EBE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C0B23"/>
    <w:multiLevelType w:val="hybridMultilevel"/>
    <w:tmpl w:val="DBA00E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F77204"/>
    <w:multiLevelType w:val="hybridMultilevel"/>
    <w:tmpl w:val="F0AEDBA4"/>
    <w:lvl w:ilvl="0" w:tplc="BA084322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AD605E"/>
    <w:multiLevelType w:val="hybridMultilevel"/>
    <w:tmpl w:val="76C4C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NA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28&lt;/item&gt;&lt;item&gt;79&lt;/item&gt;&lt;item&gt;168&lt;/item&gt;&lt;item&gt;205&lt;/item&gt;&lt;item&gt;231&lt;/item&gt;&lt;item&gt;251&lt;/item&gt;&lt;item&gt;355&lt;/item&gt;&lt;item&gt;361&lt;/item&gt;&lt;item&gt;440&lt;/item&gt;&lt;item&gt;444&lt;/item&gt;&lt;item&gt;454&lt;/item&gt;&lt;item&gt;455&lt;/item&gt;&lt;item&gt;456&lt;/item&gt;&lt;item&gt;457&lt;/item&gt;&lt;item&gt;545&lt;/item&gt;&lt;item&gt;569&lt;/item&gt;&lt;item&gt;631&lt;/item&gt;&lt;item&gt;936&lt;/item&gt;&lt;item&gt;939&lt;/item&gt;&lt;item&gt;940&lt;/item&gt;&lt;item&gt;941&lt;/item&gt;&lt;item&gt;943&lt;/item&gt;&lt;item&gt;951&lt;/item&gt;&lt;item&gt;952&lt;/item&gt;&lt;item&gt;953&lt;/item&gt;&lt;item&gt;955&lt;/item&gt;&lt;item&gt;956&lt;/item&gt;&lt;item&gt;958&lt;/item&gt;&lt;item&gt;960&lt;/item&gt;&lt;item&gt;961&lt;/item&gt;&lt;/record-ids&gt;&lt;/item&gt;&lt;/Libraries&gt;"/>
  </w:docVars>
  <w:rsids>
    <w:rsidRoot w:val="000210D1"/>
    <w:rsid w:val="00003248"/>
    <w:rsid w:val="00004649"/>
    <w:rsid w:val="00005B06"/>
    <w:rsid w:val="00010088"/>
    <w:rsid w:val="00012568"/>
    <w:rsid w:val="000156AA"/>
    <w:rsid w:val="00016C20"/>
    <w:rsid w:val="000171E9"/>
    <w:rsid w:val="000210D1"/>
    <w:rsid w:val="000218F0"/>
    <w:rsid w:val="0002552E"/>
    <w:rsid w:val="00033C40"/>
    <w:rsid w:val="00035017"/>
    <w:rsid w:val="0003657E"/>
    <w:rsid w:val="00037CC3"/>
    <w:rsid w:val="00040FE5"/>
    <w:rsid w:val="0004316E"/>
    <w:rsid w:val="00047456"/>
    <w:rsid w:val="00050A3D"/>
    <w:rsid w:val="000559D5"/>
    <w:rsid w:val="0005648A"/>
    <w:rsid w:val="00057B55"/>
    <w:rsid w:val="0006004E"/>
    <w:rsid w:val="00061E82"/>
    <w:rsid w:val="00066C53"/>
    <w:rsid w:val="00070EF4"/>
    <w:rsid w:val="000711BB"/>
    <w:rsid w:val="00071653"/>
    <w:rsid w:val="00072F64"/>
    <w:rsid w:val="000826AA"/>
    <w:rsid w:val="0008315C"/>
    <w:rsid w:val="00084F55"/>
    <w:rsid w:val="000855D2"/>
    <w:rsid w:val="0009224B"/>
    <w:rsid w:val="000A0AFB"/>
    <w:rsid w:val="000A0CBB"/>
    <w:rsid w:val="000B0D4A"/>
    <w:rsid w:val="000B343F"/>
    <w:rsid w:val="000B49C7"/>
    <w:rsid w:val="000B6495"/>
    <w:rsid w:val="000B7625"/>
    <w:rsid w:val="000C19A1"/>
    <w:rsid w:val="000C6C91"/>
    <w:rsid w:val="000C6ED9"/>
    <w:rsid w:val="000C7277"/>
    <w:rsid w:val="000E0177"/>
    <w:rsid w:val="000E19E2"/>
    <w:rsid w:val="000E1B1B"/>
    <w:rsid w:val="000E2CF4"/>
    <w:rsid w:val="000E3486"/>
    <w:rsid w:val="000E3A7A"/>
    <w:rsid w:val="000E5516"/>
    <w:rsid w:val="000E5F6C"/>
    <w:rsid w:val="000E6B25"/>
    <w:rsid w:val="000E7E2F"/>
    <w:rsid w:val="000F4A23"/>
    <w:rsid w:val="000F58BA"/>
    <w:rsid w:val="000F5E5D"/>
    <w:rsid w:val="00101D00"/>
    <w:rsid w:val="00103132"/>
    <w:rsid w:val="001073C5"/>
    <w:rsid w:val="00111621"/>
    <w:rsid w:val="00115046"/>
    <w:rsid w:val="00115F35"/>
    <w:rsid w:val="001163FE"/>
    <w:rsid w:val="00131404"/>
    <w:rsid w:val="00132C6C"/>
    <w:rsid w:val="00133606"/>
    <w:rsid w:val="00142A44"/>
    <w:rsid w:val="001435DE"/>
    <w:rsid w:val="00143F59"/>
    <w:rsid w:val="0015398F"/>
    <w:rsid w:val="00156FC7"/>
    <w:rsid w:val="00161E98"/>
    <w:rsid w:val="0016206E"/>
    <w:rsid w:val="00180945"/>
    <w:rsid w:val="0019228F"/>
    <w:rsid w:val="001925D8"/>
    <w:rsid w:val="0019272E"/>
    <w:rsid w:val="00194CDD"/>
    <w:rsid w:val="00196C4A"/>
    <w:rsid w:val="001A017E"/>
    <w:rsid w:val="001A0673"/>
    <w:rsid w:val="001A0CB6"/>
    <w:rsid w:val="001A1F00"/>
    <w:rsid w:val="001A3870"/>
    <w:rsid w:val="001A477E"/>
    <w:rsid w:val="001A5AD8"/>
    <w:rsid w:val="001A6909"/>
    <w:rsid w:val="001A7900"/>
    <w:rsid w:val="001A7A93"/>
    <w:rsid w:val="001A7DC8"/>
    <w:rsid w:val="001B23D1"/>
    <w:rsid w:val="001B3247"/>
    <w:rsid w:val="001B44B8"/>
    <w:rsid w:val="001C0102"/>
    <w:rsid w:val="001C049B"/>
    <w:rsid w:val="001C2F97"/>
    <w:rsid w:val="001C3C8D"/>
    <w:rsid w:val="001C613C"/>
    <w:rsid w:val="001C6F5C"/>
    <w:rsid w:val="001D0836"/>
    <w:rsid w:val="001D0F84"/>
    <w:rsid w:val="001D36DD"/>
    <w:rsid w:val="001D78FC"/>
    <w:rsid w:val="001D7BA9"/>
    <w:rsid w:val="001E4AF8"/>
    <w:rsid w:val="001F0FFF"/>
    <w:rsid w:val="001F3D58"/>
    <w:rsid w:val="002015BB"/>
    <w:rsid w:val="002061AD"/>
    <w:rsid w:val="00214C19"/>
    <w:rsid w:val="002166AE"/>
    <w:rsid w:val="00217F61"/>
    <w:rsid w:val="00220C4B"/>
    <w:rsid w:val="002231AC"/>
    <w:rsid w:val="002317EC"/>
    <w:rsid w:val="00235CE2"/>
    <w:rsid w:val="00236AF3"/>
    <w:rsid w:val="002452E3"/>
    <w:rsid w:val="00260281"/>
    <w:rsid w:val="0026033D"/>
    <w:rsid w:val="00260B02"/>
    <w:rsid w:val="002648C8"/>
    <w:rsid w:val="002662B1"/>
    <w:rsid w:val="00271614"/>
    <w:rsid w:val="002734E8"/>
    <w:rsid w:val="00283502"/>
    <w:rsid w:val="002877D1"/>
    <w:rsid w:val="0029208D"/>
    <w:rsid w:val="002931FC"/>
    <w:rsid w:val="002946F4"/>
    <w:rsid w:val="00296101"/>
    <w:rsid w:val="00296A5E"/>
    <w:rsid w:val="002A4569"/>
    <w:rsid w:val="002A4A3A"/>
    <w:rsid w:val="002A7FE4"/>
    <w:rsid w:val="002B5E66"/>
    <w:rsid w:val="002C33D5"/>
    <w:rsid w:val="002D0212"/>
    <w:rsid w:val="002D1F5C"/>
    <w:rsid w:val="002D5AE8"/>
    <w:rsid w:val="002D5F29"/>
    <w:rsid w:val="002E0DC3"/>
    <w:rsid w:val="002F0EE2"/>
    <w:rsid w:val="002F2133"/>
    <w:rsid w:val="002F4DC5"/>
    <w:rsid w:val="002F6B9A"/>
    <w:rsid w:val="00306685"/>
    <w:rsid w:val="00310C35"/>
    <w:rsid w:val="003110FD"/>
    <w:rsid w:val="00320003"/>
    <w:rsid w:val="003206D2"/>
    <w:rsid w:val="0032227A"/>
    <w:rsid w:val="00325BCE"/>
    <w:rsid w:val="00325E17"/>
    <w:rsid w:val="00332CF8"/>
    <w:rsid w:val="003339E3"/>
    <w:rsid w:val="0033413A"/>
    <w:rsid w:val="003377A4"/>
    <w:rsid w:val="003406C1"/>
    <w:rsid w:val="00341373"/>
    <w:rsid w:val="003453DE"/>
    <w:rsid w:val="00346839"/>
    <w:rsid w:val="00346CE7"/>
    <w:rsid w:val="00353A6E"/>
    <w:rsid w:val="0035630E"/>
    <w:rsid w:val="003572E4"/>
    <w:rsid w:val="00357AC1"/>
    <w:rsid w:val="00362019"/>
    <w:rsid w:val="0036381E"/>
    <w:rsid w:val="00373FD7"/>
    <w:rsid w:val="0038389B"/>
    <w:rsid w:val="00384D1E"/>
    <w:rsid w:val="00385CAD"/>
    <w:rsid w:val="00386081"/>
    <w:rsid w:val="00387B37"/>
    <w:rsid w:val="0039751B"/>
    <w:rsid w:val="003A23C3"/>
    <w:rsid w:val="003A3A3F"/>
    <w:rsid w:val="003B0DF1"/>
    <w:rsid w:val="003B214A"/>
    <w:rsid w:val="003B2BCB"/>
    <w:rsid w:val="003B5AA4"/>
    <w:rsid w:val="003C153C"/>
    <w:rsid w:val="003D394A"/>
    <w:rsid w:val="003D6587"/>
    <w:rsid w:val="003E1F81"/>
    <w:rsid w:val="003E213C"/>
    <w:rsid w:val="003E6E8C"/>
    <w:rsid w:val="003E7BB5"/>
    <w:rsid w:val="003F22B3"/>
    <w:rsid w:val="003F5EC1"/>
    <w:rsid w:val="00400938"/>
    <w:rsid w:val="004018CB"/>
    <w:rsid w:val="00402D6F"/>
    <w:rsid w:val="0040449F"/>
    <w:rsid w:val="004055C0"/>
    <w:rsid w:val="004116D2"/>
    <w:rsid w:val="00413B5E"/>
    <w:rsid w:val="00415980"/>
    <w:rsid w:val="00421068"/>
    <w:rsid w:val="00421105"/>
    <w:rsid w:val="0042218D"/>
    <w:rsid w:val="004243A2"/>
    <w:rsid w:val="004258D7"/>
    <w:rsid w:val="004273F1"/>
    <w:rsid w:val="00433EDB"/>
    <w:rsid w:val="004344EB"/>
    <w:rsid w:val="00440599"/>
    <w:rsid w:val="00441B14"/>
    <w:rsid w:val="00442BEF"/>
    <w:rsid w:val="004475C0"/>
    <w:rsid w:val="0044771A"/>
    <w:rsid w:val="004508FE"/>
    <w:rsid w:val="00455623"/>
    <w:rsid w:val="00456632"/>
    <w:rsid w:val="004566E5"/>
    <w:rsid w:val="00457A51"/>
    <w:rsid w:val="0046173B"/>
    <w:rsid w:val="00464C54"/>
    <w:rsid w:val="00465E33"/>
    <w:rsid w:val="00466D5F"/>
    <w:rsid w:val="004717CE"/>
    <w:rsid w:val="00474BAB"/>
    <w:rsid w:val="00475674"/>
    <w:rsid w:val="0047597D"/>
    <w:rsid w:val="00476FC9"/>
    <w:rsid w:val="004817FA"/>
    <w:rsid w:val="004873B6"/>
    <w:rsid w:val="00487E60"/>
    <w:rsid w:val="004A5074"/>
    <w:rsid w:val="004A5369"/>
    <w:rsid w:val="004B1D5A"/>
    <w:rsid w:val="004B1D6B"/>
    <w:rsid w:val="004B374F"/>
    <w:rsid w:val="004B3808"/>
    <w:rsid w:val="004B3A3B"/>
    <w:rsid w:val="004B4A30"/>
    <w:rsid w:val="004C1040"/>
    <w:rsid w:val="004C2CEE"/>
    <w:rsid w:val="004C3449"/>
    <w:rsid w:val="004C4C80"/>
    <w:rsid w:val="004C546E"/>
    <w:rsid w:val="004D0817"/>
    <w:rsid w:val="004D273F"/>
    <w:rsid w:val="004D2BCA"/>
    <w:rsid w:val="004D6279"/>
    <w:rsid w:val="004E008C"/>
    <w:rsid w:val="004E461D"/>
    <w:rsid w:val="004E69CB"/>
    <w:rsid w:val="004E72FD"/>
    <w:rsid w:val="004E75ED"/>
    <w:rsid w:val="004F1CE2"/>
    <w:rsid w:val="004F2FDD"/>
    <w:rsid w:val="004F404D"/>
    <w:rsid w:val="004F60F9"/>
    <w:rsid w:val="004F7FD8"/>
    <w:rsid w:val="005028B3"/>
    <w:rsid w:val="00504124"/>
    <w:rsid w:val="00506AF4"/>
    <w:rsid w:val="0051013D"/>
    <w:rsid w:val="00511306"/>
    <w:rsid w:val="005130C5"/>
    <w:rsid w:val="0053029A"/>
    <w:rsid w:val="0053237F"/>
    <w:rsid w:val="00541914"/>
    <w:rsid w:val="005450E2"/>
    <w:rsid w:val="00545E85"/>
    <w:rsid w:val="00545E92"/>
    <w:rsid w:val="00555DCE"/>
    <w:rsid w:val="005604F3"/>
    <w:rsid w:val="005612F0"/>
    <w:rsid w:val="0056316D"/>
    <w:rsid w:val="00565921"/>
    <w:rsid w:val="00565B41"/>
    <w:rsid w:val="0056661F"/>
    <w:rsid w:val="00567BA7"/>
    <w:rsid w:val="005773A8"/>
    <w:rsid w:val="00577BB1"/>
    <w:rsid w:val="00577D56"/>
    <w:rsid w:val="00577DE0"/>
    <w:rsid w:val="005866BD"/>
    <w:rsid w:val="00590032"/>
    <w:rsid w:val="005902F2"/>
    <w:rsid w:val="00592119"/>
    <w:rsid w:val="00592638"/>
    <w:rsid w:val="00592BE6"/>
    <w:rsid w:val="0059341A"/>
    <w:rsid w:val="00593EAA"/>
    <w:rsid w:val="005A76F0"/>
    <w:rsid w:val="005B03DF"/>
    <w:rsid w:val="005B5156"/>
    <w:rsid w:val="005B6397"/>
    <w:rsid w:val="005B67C9"/>
    <w:rsid w:val="005B7C1A"/>
    <w:rsid w:val="005B7CA5"/>
    <w:rsid w:val="005C2851"/>
    <w:rsid w:val="005D22AA"/>
    <w:rsid w:val="005F06A5"/>
    <w:rsid w:val="005F0F34"/>
    <w:rsid w:val="005F1013"/>
    <w:rsid w:val="005F50AC"/>
    <w:rsid w:val="00601585"/>
    <w:rsid w:val="00602D21"/>
    <w:rsid w:val="00604288"/>
    <w:rsid w:val="00604A42"/>
    <w:rsid w:val="006112BC"/>
    <w:rsid w:val="00611ED8"/>
    <w:rsid w:val="006124E6"/>
    <w:rsid w:val="00617238"/>
    <w:rsid w:val="0062759F"/>
    <w:rsid w:val="00635195"/>
    <w:rsid w:val="006412F8"/>
    <w:rsid w:val="00641AF0"/>
    <w:rsid w:val="00641FFF"/>
    <w:rsid w:val="00643A32"/>
    <w:rsid w:val="006441C9"/>
    <w:rsid w:val="006445F8"/>
    <w:rsid w:val="00650609"/>
    <w:rsid w:val="00652AC7"/>
    <w:rsid w:val="00654669"/>
    <w:rsid w:val="00656CF3"/>
    <w:rsid w:val="006630ED"/>
    <w:rsid w:val="006633AD"/>
    <w:rsid w:val="00665B8F"/>
    <w:rsid w:val="00673416"/>
    <w:rsid w:val="0067689E"/>
    <w:rsid w:val="006825A7"/>
    <w:rsid w:val="00690402"/>
    <w:rsid w:val="006934E5"/>
    <w:rsid w:val="006939C1"/>
    <w:rsid w:val="006959B5"/>
    <w:rsid w:val="00696DE7"/>
    <w:rsid w:val="00697F11"/>
    <w:rsid w:val="006A5B04"/>
    <w:rsid w:val="006A677D"/>
    <w:rsid w:val="006B277C"/>
    <w:rsid w:val="006B2CBD"/>
    <w:rsid w:val="006B3776"/>
    <w:rsid w:val="006B4F92"/>
    <w:rsid w:val="006B55AC"/>
    <w:rsid w:val="006C147D"/>
    <w:rsid w:val="006C41B5"/>
    <w:rsid w:val="006C50E6"/>
    <w:rsid w:val="006D0249"/>
    <w:rsid w:val="006D5AA9"/>
    <w:rsid w:val="006D68AA"/>
    <w:rsid w:val="006D6F45"/>
    <w:rsid w:val="006E0E6B"/>
    <w:rsid w:val="006E202B"/>
    <w:rsid w:val="006E3DFC"/>
    <w:rsid w:val="006E585E"/>
    <w:rsid w:val="006E5AD1"/>
    <w:rsid w:val="006E6E0D"/>
    <w:rsid w:val="006E70EA"/>
    <w:rsid w:val="006E7853"/>
    <w:rsid w:val="006F25A2"/>
    <w:rsid w:val="006F348A"/>
    <w:rsid w:val="006F382C"/>
    <w:rsid w:val="006F4CA6"/>
    <w:rsid w:val="006F59ED"/>
    <w:rsid w:val="006F78C7"/>
    <w:rsid w:val="00702978"/>
    <w:rsid w:val="00704498"/>
    <w:rsid w:val="00704ACF"/>
    <w:rsid w:val="00706154"/>
    <w:rsid w:val="00707E3F"/>
    <w:rsid w:val="00712E39"/>
    <w:rsid w:val="0071406C"/>
    <w:rsid w:val="00715F58"/>
    <w:rsid w:val="00716D2A"/>
    <w:rsid w:val="0072142C"/>
    <w:rsid w:val="00725C10"/>
    <w:rsid w:val="0073479E"/>
    <w:rsid w:val="00734FDB"/>
    <w:rsid w:val="00744393"/>
    <w:rsid w:val="007471B0"/>
    <w:rsid w:val="0075546D"/>
    <w:rsid w:val="00763760"/>
    <w:rsid w:val="00765400"/>
    <w:rsid w:val="007657EB"/>
    <w:rsid w:val="00766A54"/>
    <w:rsid w:val="00766E22"/>
    <w:rsid w:val="007671B3"/>
    <w:rsid w:val="0076751F"/>
    <w:rsid w:val="00771AD0"/>
    <w:rsid w:val="00772531"/>
    <w:rsid w:val="00773692"/>
    <w:rsid w:val="00780D25"/>
    <w:rsid w:val="0078487A"/>
    <w:rsid w:val="007852FE"/>
    <w:rsid w:val="00786AD0"/>
    <w:rsid w:val="0079291D"/>
    <w:rsid w:val="00795E96"/>
    <w:rsid w:val="007A61E2"/>
    <w:rsid w:val="007B3AFF"/>
    <w:rsid w:val="007B3CD8"/>
    <w:rsid w:val="007B416C"/>
    <w:rsid w:val="007B7B7F"/>
    <w:rsid w:val="007E021F"/>
    <w:rsid w:val="007E031A"/>
    <w:rsid w:val="007E13E7"/>
    <w:rsid w:val="007E30DC"/>
    <w:rsid w:val="007F05EF"/>
    <w:rsid w:val="007F1359"/>
    <w:rsid w:val="007F2345"/>
    <w:rsid w:val="007F2E1E"/>
    <w:rsid w:val="007F54F2"/>
    <w:rsid w:val="00800663"/>
    <w:rsid w:val="008016FA"/>
    <w:rsid w:val="00802C27"/>
    <w:rsid w:val="008038BB"/>
    <w:rsid w:val="00803D84"/>
    <w:rsid w:val="008174C7"/>
    <w:rsid w:val="00820615"/>
    <w:rsid w:val="00841B48"/>
    <w:rsid w:val="00843A73"/>
    <w:rsid w:val="00845970"/>
    <w:rsid w:val="008510DB"/>
    <w:rsid w:val="00852228"/>
    <w:rsid w:val="00856C5D"/>
    <w:rsid w:val="0086062E"/>
    <w:rsid w:val="00860CFB"/>
    <w:rsid w:val="008662AD"/>
    <w:rsid w:val="008669E9"/>
    <w:rsid w:val="00874C67"/>
    <w:rsid w:val="00880190"/>
    <w:rsid w:val="008807C6"/>
    <w:rsid w:val="00881129"/>
    <w:rsid w:val="008829B0"/>
    <w:rsid w:val="00885D24"/>
    <w:rsid w:val="008A287F"/>
    <w:rsid w:val="008A6465"/>
    <w:rsid w:val="008A6C6B"/>
    <w:rsid w:val="008B54BC"/>
    <w:rsid w:val="008B7DDD"/>
    <w:rsid w:val="008C4931"/>
    <w:rsid w:val="008C4B74"/>
    <w:rsid w:val="008D16D9"/>
    <w:rsid w:val="008D2E91"/>
    <w:rsid w:val="008D6B6B"/>
    <w:rsid w:val="008D7ED7"/>
    <w:rsid w:val="008E4728"/>
    <w:rsid w:val="008F16FF"/>
    <w:rsid w:val="00907632"/>
    <w:rsid w:val="00910BC9"/>
    <w:rsid w:val="00911EE8"/>
    <w:rsid w:val="009134D8"/>
    <w:rsid w:val="00922A69"/>
    <w:rsid w:val="00925FBE"/>
    <w:rsid w:val="00932BD5"/>
    <w:rsid w:val="00934D53"/>
    <w:rsid w:val="00935167"/>
    <w:rsid w:val="00937AF1"/>
    <w:rsid w:val="00943F5B"/>
    <w:rsid w:val="009509FF"/>
    <w:rsid w:val="00951A28"/>
    <w:rsid w:val="009546CB"/>
    <w:rsid w:val="00963B19"/>
    <w:rsid w:val="00964975"/>
    <w:rsid w:val="00971022"/>
    <w:rsid w:val="009715E6"/>
    <w:rsid w:val="009725F7"/>
    <w:rsid w:val="00973308"/>
    <w:rsid w:val="0098603C"/>
    <w:rsid w:val="00986A66"/>
    <w:rsid w:val="00987583"/>
    <w:rsid w:val="00992E34"/>
    <w:rsid w:val="009A1890"/>
    <w:rsid w:val="009A475F"/>
    <w:rsid w:val="009A75F1"/>
    <w:rsid w:val="009B11D1"/>
    <w:rsid w:val="009B275D"/>
    <w:rsid w:val="009B509E"/>
    <w:rsid w:val="009B52E7"/>
    <w:rsid w:val="009B60EF"/>
    <w:rsid w:val="009C267E"/>
    <w:rsid w:val="009C4D03"/>
    <w:rsid w:val="009C5745"/>
    <w:rsid w:val="009D16DD"/>
    <w:rsid w:val="009D20AE"/>
    <w:rsid w:val="009D529E"/>
    <w:rsid w:val="009D5647"/>
    <w:rsid w:val="009D5B4B"/>
    <w:rsid w:val="009E25B4"/>
    <w:rsid w:val="009E450A"/>
    <w:rsid w:val="009E5196"/>
    <w:rsid w:val="009F3128"/>
    <w:rsid w:val="009F377D"/>
    <w:rsid w:val="00A01E9E"/>
    <w:rsid w:val="00A0361C"/>
    <w:rsid w:val="00A04968"/>
    <w:rsid w:val="00A10491"/>
    <w:rsid w:val="00A17972"/>
    <w:rsid w:val="00A17E6D"/>
    <w:rsid w:val="00A21338"/>
    <w:rsid w:val="00A22028"/>
    <w:rsid w:val="00A24BBA"/>
    <w:rsid w:val="00A252DB"/>
    <w:rsid w:val="00A256A5"/>
    <w:rsid w:val="00A25BFD"/>
    <w:rsid w:val="00A27056"/>
    <w:rsid w:val="00A35211"/>
    <w:rsid w:val="00A43C02"/>
    <w:rsid w:val="00A4520B"/>
    <w:rsid w:val="00A509B8"/>
    <w:rsid w:val="00A53CD7"/>
    <w:rsid w:val="00A54142"/>
    <w:rsid w:val="00A55A47"/>
    <w:rsid w:val="00A56493"/>
    <w:rsid w:val="00A57D16"/>
    <w:rsid w:val="00A6117A"/>
    <w:rsid w:val="00A62D0E"/>
    <w:rsid w:val="00A718C6"/>
    <w:rsid w:val="00A72C90"/>
    <w:rsid w:val="00A73337"/>
    <w:rsid w:val="00A740DA"/>
    <w:rsid w:val="00A76EC0"/>
    <w:rsid w:val="00A76F66"/>
    <w:rsid w:val="00A77996"/>
    <w:rsid w:val="00A80B45"/>
    <w:rsid w:val="00A817BA"/>
    <w:rsid w:val="00A8195E"/>
    <w:rsid w:val="00A8345C"/>
    <w:rsid w:val="00A87A63"/>
    <w:rsid w:val="00A87EFB"/>
    <w:rsid w:val="00A90A4A"/>
    <w:rsid w:val="00AA0329"/>
    <w:rsid w:val="00AA1780"/>
    <w:rsid w:val="00AA22F0"/>
    <w:rsid w:val="00AA2F95"/>
    <w:rsid w:val="00AA30BB"/>
    <w:rsid w:val="00AA3B09"/>
    <w:rsid w:val="00AA5EC2"/>
    <w:rsid w:val="00AB3E0F"/>
    <w:rsid w:val="00AB4FD9"/>
    <w:rsid w:val="00AB66EA"/>
    <w:rsid w:val="00AB7395"/>
    <w:rsid w:val="00AC3981"/>
    <w:rsid w:val="00AC49BC"/>
    <w:rsid w:val="00AC5BF7"/>
    <w:rsid w:val="00AC6A7C"/>
    <w:rsid w:val="00AD2DD2"/>
    <w:rsid w:val="00AE341C"/>
    <w:rsid w:val="00AE56C4"/>
    <w:rsid w:val="00AE6A16"/>
    <w:rsid w:val="00AF44BC"/>
    <w:rsid w:val="00AF552B"/>
    <w:rsid w:val="00AF5E8C"/>
    <w:rsid w:val="00B025C4"/>
    <w:rsid w:val="00B11556"/>
    <w:rsid w:val="00B128A3"/>
    <w:rsid w:val="00B204AC"/>
    <w:rsid w:val="00B233D4"/>
    <w:rsid w:val="00B23634"/>
    <w:rsid w:val="00B27741"/>
    <w:rsid w:val="00B304B4"/>
    <w:rsid w:val="00B305D2"/>
    <w:rsid w:val="00B31D5F"/>
    <w:rsid w:val="00B3504F"/>
    <w:rsid w:val="00B35118"/>
    <w:rsid w:val="00B35C46"/>
    <w:rsid w:val="00B368B6"/>
    <w:rsid w:val="00B41144"/>
    <w:rsid w:val="00B45F2D"/>
    <w:rsid w:val="00B461EC"/>
    <w:rsid w:val="00B46AD5"/>
    <w:rsid w:val="00B51B1A"/>
    <w:rsid w:val="00B539D8"/>
    <w:rsid w:val="00B62D3F"/>
    <w:rsid w:val="00B66775"/>
    <w:rsid w:val="00B66895"/>
    <w:rsid w:val="00B67C7C"/>
    <w:rsid w:val="00B70782"/>
    <w:rsid w:val="00B7166D"/>
    <w:rsid w:val="00B85B28"/>
    <w:rsid w:val="00B86D7A"/>
    <w:rsid w:val="00B91368"/>
    <w:rsid w:val="00B91584"/>
    <w:rsid w:val="00BA01B0"/>
    <w:rsid w:val="00BB36A2"/>
    <w:rsid w:val="00BB4B3A"/>
    <w:rsid w:val="00BB5047"/>
    <w:rsid w:val="00BB5F35"/>
    <w:rsid w:val="00BB6B7A"/>
    <w:rsid w:val="00BB6E7F"/>
    <w:rsid w:val="00BB739D"/>
    <w:rsid w:val="00BC06EB"/>
    <w:rsid w:val="00BC242F"/>
    <w:rsid w:val="00BC655C"/>
    <w:rsid w:val="00BD3722"/>
    <w:rsid w:val="00BD7179"/>
    <w:rsid w:val="00BE13F4"/>
    <w:rsid w:val="00BE50E6"/>
    <w:rsid w:val="00BE5840"/>
    <w:rsid w:val="00BE6766"/>
    <w:rsid w:val="00BE6A78"/>
    <w:rsid w:val="00BE7C5B"/>
    <w:rsid w:val="00BF3FD9"/>
    <w:rsid w:val="00C02149"/>
    <w:rsid w:val="00C04B90"/>
    <w:rsid w:val="00C04EF0"/>
    <w:rsid w:val="00C0501F"/>
    <w:rsid w:val="00C125D1"/>
    <w:rsid w:val="00C13D9B"/>
    <w:rsid w:val="00C14611"/>
    <w:rsid w:val="00C1470A"/>
    <w:rsid w:val="00C163B5"/>
    <w:rsid w:val="00C16C83"/>
    <w:rsid w:val="00C23D9A"/>
    <w:rsid w:val="00C24822"/>
    <w:rsid w:val="00C25541"/>
    <w:rsid w:val="00C25CEC"/>
    <w:rsid w:val="00C33FFB"/>
    <w:rsid w:val="00C37144"/>
    <w:rsid w:val="00C4447B"/>
    <w:rsid w:val="00C52535"/>
    <w:rsid w:val="00C56688"/>
    <w:rsid w:val="00C57CDC"/>
    <w:rsid w:val="00C60D59"/>
    <w:rsid w:val="00C62D73"/>
    <w:rsid w:val="00C62D97"/>
    <w:rsid w:val="00C641C2"/>
    <w:rsid w:val="00C646B4"/>
    <w:rsid w:val="00C72ADA"/>
    <w:rsid w:val="00C77FA7"/>
    <w:rsid w:val="00C80B03"/>
    <w:rsid w:val="00C846EA"/>
    <w:rsid w:val="00C86A4C"/>
    <w:rsid w:val="00C9555C"/>
    <w:rsid w:val="00CA6179"/>
    <w:rsid w:val="00CB331E"/>
    <w:rsid w:val="00CB4CD7"/>
    <w:rsid w:val="00CB57D1"/>
    <w:rsid w:val="00CC4555"/>
    <w:rsid w:val="00CC4896"/>
    <w:rsid w:val="00CE1DCB"/>
    <w:rsid w:val="00CE3E2E"/>
    <w:rsid w:val="00CE56F0"/>
    <w:rsid w:val="00CF138F"/>
    <w:rsid w:val="00CF318B"/>
    <w:rsid w:val="00CF5F29"/>
    <w:rsid w:val="00D038DF"/>
    <w:rsid w:val="00D03948"/>
    <w:rsid w:val="00D0474A"/>
    <w:rsid w:val="00D04AD1"/>
    <w:rsid w:val="00D06AEF"/>
    <w:rsid w:val="00D06CDA"/>
    <w:rsid w:val="00D117B9"/>
    <w:rsid w:val="00D15C80"/>
    <w:rsid w:val="00D241C2"/>
    <w:rsid w:val="00D24DC4"/>
    <w:rsid w:val="00D257CC"/>
    <w:rsid w:val="00D277AA"/>
    <w:rsid w:val="00D31B63"/>
    <w:rsid w:val="00D34505"/>
    <w:rsid w:val="00D349E0"/>
    <w:rsid w:val="00D361AE"/>
    <w:rsid w:val="00D42725"/>
    <w:rsid w:val="00D435B3"/>
    <w:rsid w:val="00D44595"/>
    <w:rsid w:val="00D44B32"/>
    <w:rsid w:val="00D51760"/>
    <w:rsid w:val="00D53EFC"/>
    <w:rsid w:val="00D56CDF"/>
    <w:rsid w:val="00D578EC"/>
    <w:rsid w:val="00D57972"/>
    <w:rsid w:val="00D61489"/>
    <w:rsid w:val="00D64CF4"/>
    <w:rsid w:val="00D7364D"/>
    <w:rsid w:val="00D74BA2"/>
    <w:rsid w:val="00D75325"/>
    <w:rsid w:val="00D84009"/>
    <w:rsid w:val="00D8629D"/>
    <w:rsid w:val="00D8714D"/>
    <w:rsid w:val="00D910AD"/>
    <w:rsid w:val="00D92672"/>
    <w:rsid w:val="00D92A88"/>
    <w:rsid w:val="00D94AB5"/>
    <w:rsid w:val="00D97444"/>
    <w:rsid w:val="00DA178A"/>
    <w:rsid w:val="00DA5F0A"/>
    <w:rsid w:val="00DA6C08"/>
    <w:rsid w:val="00DA7A56"/>
    <w:rsid w:val="00DB1F30"/>
    <w:rsid w:val="00DB2D88"/>
    <w:rsid w:val="00DB4B8F"/>
    <w:rsid w:val="00DB65EC"/>
    <w:rsid w:val="00DB7D92"/>
    <w:rsid w:val="00DB7F7E"/>
    <w:rsid w:val="00DC1680"/>
    <w:rsid w:val="00DC4352"/>
    <w:rsid w:val="00DD1C1B"/>
    <w:rsid w:val="00DE1EA3"/>
    <w:rsid w:val="00DE2636"/>
    <w:rsid w:val="00DE2FDE"/>
    <w:rsid w:val="00DF62BA"/>
    <w:rsid w:val="00E002DD"/>
    <w:rsid w:val="00E03995"/>
    <w:rsid w:val="00E110D3"/>
    <w:rsid w:val="00E115D4"/>
    <w:rsid w:val="00E11ABD"/>
    <w:rsid w:val="00E23271"/>
    <w:rsid w:val="00E24970"/>
    <w:rsid w:val="00E26342"/>
    <w:rsid w:val="00E30DF9"/>
    <w:rsid w:val="00E34465"/>
    <w:rsid w:val="00E34590"/>
    <w:rsid w:val="00E34FC6"/>
    <w:rsid w:val="00E367B6"/>
    <w:rsid w:val="00E370E5"/>
    <w:rsid w:val="00E40247"/>
    <w:rsid w:val="00E41E51"/>
    <w:rsid w:val="00E42E99"/>
    <w:rsid w:val="00E45865"/>
    <w:rsid w:val="00E46600"/>
    <w:rsid w:val="00E5284B"/>
    <w:rsid w:val="00E610FC"/>
    <w:rsid w:val="00E618D1"/>
    <w:rsid w:val="00E62060"/>
    <w:rsid w:val="00E62B00"/>
    <w:rsid w:val="00E65AEC"/>
    <w:rsid w:val="00E71D20"/>
    <w:rsid w:val="00E803FE"/>
    <w:rsid w:val="00E80BC8"/>
    <w:rsid w:val="00E827DA"/>
    <w:rsid w:val="00E85B65"/>
    <w:rsid w:val="00E909F5"/>
    <w:rsid w:val="00E9239A"/>
    <w:rsid w:val="00E95C08"/>
    <w:rsid w:val="00E97949"/>
    <w:rsid w:val="00EA1274"/>
    <w:rsid w:val="00EA21F1"/>
    <w:rsid w:val="00EA5E28"/>
    <w:rsid w:val="00EB02E8"/>
    <w:rsid w:val="00EB2ED6"/>
    <w:rsid w:val="00EB2F43"/>
    <w:rsid w:val="00EC004F"/>
    <w:rsid w:val="00EC07C7"/>
    <w:rsid w:val="00EC559F"/>
    <w:rsid w:val="00ED0384"/>
    <w:rsid w:val="00ED09FF"/>
    <w:rsid w:val="00ED3EB5"/>
    <w:rsid w:val="00ED78D3"/>
    <w:rsid w:val="00EE0CA6"/>
    <w:rsid w:val="00EE196B"/>
    <w:rsid w:val="00EE40BC"/>
    <w:rsid w:val="00EE7E4F"/>
    <w:rsid w:val="00EF0C40"/>
    <w:rsid w:val="00EF0DEC"/>
    <w:rsid w:val="00EF4283"/>
    <w:rsid w:val="00EF4585"/>
    <w:rsid w:val="00EF4FB4"/>
    <w:rsid w:val="00EF58F0"/>
    <w:rsid w:val="00EF6AD5"/>
    <w:rsid w:val="00F01B41"/>
    <w:rsid w:val="00F022F6"/>
    <w:rsid w:val="00F04AEE"/>
    <w:rsid w:val="00F0534A"/>
    <w:rsid w:val="00F06B28"/>
    <w:rsid w:val="00F110C1"/>
    <w:rsid w:val="00F11CCD"/>
    <w:rsid w:val="00F147B2"/>
    <w:rsid w:val="00F25917"/>
    <w:rsid w:val="00F31435"/>
    <w:rsid w:val="00F43484"/>
    <w:rsid w:val="00F44160"/>
    <w:rsid w:val="00F45D72"/>
    <w:rsid w:val="00F52153"/>
    <w:rsid w:val="00F5304D"/>
    <w:rsid w:val="00F53B44"/>
    <w:rsid w:val="00F557A4"/>
    <w:rsid w:val="00F55A45"/>
    <w:rsid w:val="00F56EE5"/>
    <w:rsid w:val="00F62450"/>
    <w:rsid w:val="00F636D9"/>
    <w:rsid w:val="00F64873"/>
    <w:rsid w:val="00F64E7E"/>
    <w:rsid w:val="00F653C8"/>
    <w:rsid w:val="00F66D1B"/>
    <w:rsid w:val="00F71592"/>
    <w:rsid w:val="00F722A7"/>
    <w:rsid w:val="00F73868"/>
    <w:rsid w:val="00F73CE1"/>
    <w:rsid w:val="00F76061"/>
    <w:rsid w:val="00F92934"/>
    <w:rsid w:val="00F949E5"/>
    <w:rsid w:val="00FA2809"/>
    <w:rsid w:val="00FA2B3B"/>
    <w:rsid w:val="00FA30B3"/>
    <w:rsid w:val="00FA7BCF"/>
    <w:rsid w:val="00FA7F26"/>
    <w:rsid w:val="00FB0F7A"/>
    <w:rsid w:val="00FB162A"/>
    <w:rsid w:val="00FB2FE0"/>
    <w:rsid w:val="00FB4E0C"/>
    <w:rsid w:val="00FB6151"/>
    <w:rsid w:val="00FB6E65"/>
    <w:rsid w:val="00FC4FE7"/>
    <w:rsid w:val="00FC7D12"/>
    <w:rsid w:val="00FD464A"/>
    <w:rsid w:val="00FD7E90"/>
    <w:rsid w:val="00FE1F35"/>
    <w:rsid w:val="00FE26BC"/>
    <w:rsid w:val="00FE2F81"/>
    <w:rsid w:val="00FE5AB4"/>
    <w:rsid w:val="00FE5FE6"/>
    <w:rsid w:val="00FF30A6"/>
    <w:rsid w:val="00FF42B0"/>
    <w:rsid w:val="00FF6256"/>
    <w:rsid w:val="00F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A6E21D19-6EB3-4D50-8E00-601FD4E7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C57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D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95"/>
    <w:rPr>
      <w:rFonts w:ascii="Calibri" w:eastAsia="Calibri" w:hAnsi="Calibri" w:cs="Times New Roman"/>
      <w:sz w:val="22"/>
      <w:szCs w:val="22"/>
      <w:lang w:val="en-GB"/>
    </w:rPr>
  </w:style>
  <w:style w:type="paragraph" w:styleId="Revision">
    <w:name w:val="Revision"/>
    <w:hidden/>
    <w:uiPriority w:val="99"/>
    <w:semiHidden/>
    <w:rsid w:val="00AA3B09"/>
    <w:rPr>
      <w:rFonts w:ascii="Calibri" w:eastAsia="Calibri" w:hAnsi="Calibri" w:cs="Times New Roman"/>
      <w:sz w:val="22"/>
      <w:szCs w:val="22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1A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8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microsoft.com/office/2011/relationships/people" Target="peop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ED7E4BC-C591-E543-AAD1-CE3F71C5E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771</Words>
  <Characters>4399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6</cp:revision>
  <dcterms:created xsi:type="dcterms:W3CDTF">2018-06-20T14:45:00Z</dcterms:created>
  <dcterms:modified xsi:type="dcterms:W3CDTF">2018-06-24T09:50:00Z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7f47c4ec-e20f-36f7-ae86-130308784d82</vt:lpwstr>
  </property>
  <property fmtid="{D5CDD505-2E9C-101B-9397-08002B2CF9AE}" pid="4" name="Mendeley Recent Style Id 0_1">
    <vt:lpwstr>http://www.zotero.org/styles/american-political-science-association</vt:lpwstr>
  </property>
  <property fmtid="{D5CDD505-2E9C-101B-9397-08002B2CF9AE}" pid="5" name="Mendeley Recent Style Name 0_1">
    <vt:lpwstr>American Political Science Association</vt:lpwstr>
  </property>
  <property fmtid="{D5CDD505-2E9C-101B-9397-08002B2CF9AE}" pid="6" name="Mendeley Recent Style Id 1_1">
    <vt:lpwstr>http://www.zotero.org/styles/apa</vt:lpwstr>
  </property>
  <property fmtid="{D5CDD505-2E9C-101B-9397-08002B2CF9AE}" pid="7" name="Mendeley Recent Style Name 1_1">
    <vt:lpwstr>American Psychological Association 6th edition</vt:lpwstr>
  </property>
  <property fmtid="{D5CDD505-2E9C-101B-9397-08002B2CF9AE}" pid="8" name="Mendeley Recent Style Id 2_1">
    <vt:lpwstr>http://www.zotero.org/styles/chicago-author-date</vt:lpwstr>
  </property>
  <property fmtid="{D5CDD505-2E9C-101B-9397-08002B2CF9AE}" pid="9" name="Mendeley Recent Style Name 2_1">
    <vt:lpwstr>Chicago Manual of Style 16th edition (author-date)</vt:lpwstr>
  </property>
  <property fmtid="{D5CDD505-2E9C-101B-9397-08002B2CF9AE}" pid="10" name="Mendeley Recent Style Id 3_1">
    <vt:lpwstr>http://www.zotero.org/styles/harvard-cite-them-right</vt:lpwstr>
  </property>
  <property fmtid="{D5CDD505-2E9C-101B-9397-08002B2CF9AE}" pid="11" name="Mendeley Recent Style Name 3_1">
    <vt:lpwstr>Cite Them Right 10th edition - Harvard</vt:lpwstr>
  </property>
  <property fmtid="{D5CDD505-2E9C-101B-9397-08002B2CF9AE}" pid="12" name="Mendeley Recent Style Id 4_1">
    <vt:lpwstr>http://www.zotero.org/styles/harvard1</vt:lpwstr>
  </property>
  <property fmtid="{D5CDD505-2E9C-101B-9397-08002B2CF9AE}" pid="13" name="Mendeley Recent Style Name 4_1">
    <vt:lpwstr>Harvard reference format 1 (deprecated)</vt:lpwstr>
  </property>
  <property fmtid="{D5CDD505-2E9C-101B-9397-08002B2CF9AE}" pid="14" name="Mendeley Recent Style Id 5_1">
    <vt:lpwstr>http://www.zotero.org/styles/ieee</vt:lpwstr>
  </property>
  <property fmtid="{D5CDD505-2E9C-101B-9397-08002B2CF9AE}" pid="15" name="Mendeley Recent Style Name 5_1">
    <vt:lpwstr>IEEE</vt:lpwstr>
  </property>
  <property fmtid="{D5CDD505-2E9C-101B-9397-08002B2CF9AE}" pid="16" name="Mendeley Recent Style Id 6_1">
    <vt:lpwstr>http://www.zotero.org/styles/modern-humanities-research-association</vt:lpwstr>
  </property>
  <property fmtid="{D5CDD505-2E9C-101B-9397-08002B2CF9AE}" pid="17" name="Mendeley Recent Style Name 6_1">
    <vt:lpwstr>Modern Humanities Research Association 3rd edition (note with bibliography)</vt:lpwstr>
  </property>
  <property fmtid="{D5CDD505-2E9C-101B-9397-08002B2CF9AE}" pid="18" name="Mendeley Recent Style Id 7_1">
    <vt:lpwstr>http://www.zotero.org/styles/modern-language-association</vt:lpwstr>
  </property>
  <property fmtid="{D5CDD505-2E9C-101B-9397-08002B2CF9AE}" pid="19" name="Mendeley Recent Style Name 7_1">
    <vt:lpwstr>Modern Language Association 7th edition</vt:lpwstr>
  </property>
  <property fmtid="{D5CDD505-2E9C-101B-9397-08002B2CF9AE}" pid="20" name="Mendeley Recent Style Id 8_1">
    <vt:lpwstr>http://www.zotero.org/styles/nature</vt:lpwstr>
  </property>
  <property fmtid="{D5CDD505-2E9C-101B-9397-08002B2CF9AE}" pid="21" name="Mendeley Recent Style Name 8_1">
    <vt:lpwstr>Nature</vt:lpwstr>
  </property>
  <property fmtid="{D5CDD505-2E9C-101B-9397-08002B2CF9AE}" pid="22" name="Mendeley Recent Style Id 9_1">
    <vt:lpwstr>http://www.zotero.org/styles/the-lancet</vt:lpwstr>
  </property>
  <property fmtid="{D5CDD505-2E9C-101B-9397-08002B2CF9AE}" pid="23" name="Mendeley Recent Style Name 9_1">
    <vt:lpwstr>The Lancet</vt:lpwstr>
  </property>
  <property fmtid="{D5CDD505-2E9C-101B-9397-08002B2CF9AE}" pid="24" name="Mendeley Citation Style_1">
    <vt:lpwstr>http://www.zotero.org/styles/apa</vt:lpwstr>
  </property>
</Properties>
</file>