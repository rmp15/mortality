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5629A2" w14:textId="2E5384C7" w:rsidR="005665B5" w:rsidRPr="000A14BA" w:rsidRDefault="005665B5" w:rsidP="00C13011">
      <w:pPr>
        <w:pStyle w:val="BodyText"/>
        <w:spacing w:after="0" w:line="240" w:lineRule="auto"/>
        <w:outlineLvl w:val="0"/>
      </w:pPr>
      <w:bookmarkStart w:id="0" w:name="_GoBack"/>
      <w:bookmarkEnd w:id="0"/>
      <w:r w:rsidRPr="000A14BA">
        <w:t xml:space="preserve">Note: All page numbers refer to the </w:t>
      </w:r>
      <w:r w:rsidRPr="000A14BA">
        <w:rPr>
          <w:u w:val="single"/>
        </w:rPr>
        <w:t>tracked manuscript</w:t>
      </w:r>
      <w:r w:rsidR="00EE2AAD" w:rsidRPr="000A14BA">
        <w:t>.</w:t>
      </w:r>
    </w:p>
    <w:p w14:paraId="7287FD5F" w14:textId="77777777" w:rsidR="005665B5" w:rsidRPr="000A14BA" w:rsidRDefault="005665B5" w:rsidP="00E61AB2">
      <w:pPr>
        <w:pStyle w:val="BodyText"/>
        <w:spacing w:after="0" w:line="240" w:lineRule="auto"/>
      </w:pPr>
    </w:p>
    <w:p w14:paraId="225B85C9" w14:textId="77777777" w:rsidR="00B11CF3" w:rsidRPr="00B11CF3" w:rsidRDefault="00B11CF3" w:rsidP="00C13011">
      <w:pPr>
        <w:pStyle w:val="BodyText"/>
        <w:spacing w:after="0" w:line="240" w:lineRule="auto"/>
        <w:outlineLvl w:val="0"/>
        <w:rPr>
          <w:b/>
          <w:bCs/>
        </w:rPr>
      </w:pPr>
      <w:r w:rsidRPr="00B11CF3">
        <w:rPr>
          <w:b/>
          <w:bCs/>
        </w:rPr>
        <w:t xml:space="preserve">ESSENTIAL REVISIONS: </w:t>
      </w:r>
    </w:p>
    <w:p w14:paraId="2C2825BF" w14:textId="77777777" w:rsidR="00B11CF3" w:rsidRPr="00B11CF3" w:rsidRDefault="00B11CF3" w:rsidP="00E61AB2">
      <w:pPr>
        <w:pStyle w:val="BodyText"/>
        <w:spacing w:after="0" w:line="240" w:lineRule="auto"/>
        <w:rPr>
          <w:b/>
          <w:bCs/>
        </w:rPr>
      </w:pPr>
    </w:p>
    <w:p w14:paraId="1B3CCCEE" w14:textId="77777777" w:rsidR="00B11CF3" w:rsidRPr="00B11CF3" w:rsidRDefault="00B11CF3" w:rsidP="00E61AB2">
      <w:pPr>
        <w:pStyle w:val="BodyText"/>
        <w:spacing w:after="0" w:line="240" w:lineRule="auto"/>
        <w:rPr>
          <w:b/>
          <w:bCs/>
        </w:rPr>
      </w:pPr>
      <w:r w:rsidRPr="00B11CF3">
        <w:rPr>
          <w:b/>
          <w:bCs/>
        </w:rPr>
        <w:t xml:space="preserve">1) By choosing only 4 disease groups the authors seem to have missed a key opportunity to investigate seasonal patterns in finer subgroups despite possessing a large sample size (n = 77,771,264), Furthermore, the rationale for choosing the subgroups presented is unclear. For example, the authors chose to group cardiorespiratory diseases into one large outcome when cardiovascular and respiratory outcomes have differing mechanisms in their association with heat or cold exposure. Within respiratory diseases itself, it makes sense to separate acute and chronic causes because the mechanisms vary so starkly and are related to seasonal patterns, i.e. the incidence of pneumonia and acute respiratory outcomes are likely heightened in the winter and this observation may differ to how/why the incidence of chronic respiratory deaths vary seasonally. Furthermore, the mechanisms for how heat is associated with elevated respiratory deaths is understudied and knowing more about seasonal patterns here would be a useful addition to the literature. </w:t>
      </w:r>
    </w:p>
    <w:p w14:paraId="068E9750" w14:textId="77777777" w:rsidR="00B11CF3" w:rsidRPr="00B11CF3" w:rsidRDefault="00B11CF3" w:rsidP="00E61AB2">
      <w:pPr>
        <w:pStyle w:val="BodyText"/>
        <w:spacing w:after="0" w:line="240" w:lineRule="auto"/>
        <w:rPr>
          <w:b/>
          <w:bCs/>
        </w:rPr>
      </w:pPr>
    </w:p>
    <w:p w14:paraId="274F8B2A" w14:textId="77777777" w:rsidR="00B11CF3" w:rsidRPr="00B11CF3" w:rsidRDefault="00B11CF3" w:rsidP="00E61AB2">
      <w:pPr>
        <w:pStyle w:val="BodyText"/>
        <w:spacing w:after="0" w:line="240" w:lineRule="auto"/>
        <w:rPr>
          <w:b/>
          <w:bCs/>
        </w:rPr>
      </w:pPr>
      <w:r w:rsidRPr="00B11CF3">
        <w:rPr>
          <w:b/>
          <w:bCs/>
        </w:rPr>
        <w:t xml:space="preserve">I believe it's important to investigate seasonal patterns of deaths from infectious disease, maternal and neonatal causes, endocrine disorders, genitourinary conditions and neuropsychiatric conditions (which are all associated with temperature) to add valuable insight into understudied but important disease groups, but these have been excluded from the present analysis. Considering the tragic opioid epidemic in USA, it would be a valuable contribution to the literature to understand whether seasonal patterns (at least in more recent years) are observed with deaths related to substance use disorders. </w:t>
      </w:r>
    </w:p>
    <w:p w14:paraId="319A9F74" w14:textId="791A859C" w:rsidR="00B11CF3" w:rsidRPr="00CD71BB" w:rsidRDefault="00B11CF3" w:rsidP="00E61AB2">
      <w:pPr>
        <w:pStyle w:val="BodyText"/>
        <w:spacing w:after="0" w:line="240" w:lineRule="auto"/>
        <w:rPr>
          <w:bCs/>
        </w:rPr>
      </w:pPr>
    </w:p>
    <w:p w14:paraId="76DA6E13" w14:textId="2E09365D" w:rsidR="00727652" w:rsidRDefault="00CD71BB" w:rsidP="00E61AB2">
      <w:pPr>
        <w:pStyle w:val="BodyText"/>
        <w:spacing w:after="0" w:line="240" w:lineRule="auto"/>
        <w:rPr>
          <w:bCs/>
        </w:rPr>
      </w:pPr>
      <w:r>
        <w:rPr>
          <w:bCs/>
        </w:rPr>
        <w:t xml:space="preserve">We had selected the four cause groups to go beyond all-cause mortality and still have parsimonious presentation and sufficient number of events by sex, age group, year, month and geography. In the specific case of cardiorespiratory diseases, they are commonly analysed together </w:t>
      </w:r>
      <w:r w:rsidR="007E0D70">
        <w:rPr>
          <w:bCs/>
        </w:rPr>
        <w:t>when studying the effects of</w:t>
      </w:r>
      <w:r>
        <w:rPr>
          <w:bCs/>
        </w:rPr>
        <w:t xml:space="preserve"> temperature and air pollution</w:t>
      </w:r>
      <w:r w:rsidR="007E0D70">
        <w:rPr>
          <w:bCs/>
        </w:rPr>
        <w:t xml:space="preserve"> </w:t>
      </w:r>
      <w:r w:rsidR="00062E05">
        <w:rPr>
          <w:bCs/>
        </w:rPr>
        <w:fldChar w:fldCharType="begin" w:fldLock="1"/>
      </w:r>
      <w:r w:rsidR="00627F9F">
        <w:rPr>
          <w:bCs/>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2008","type":"article","volume":"8"},"uris":["http://www.mendeley.com/documents/?uuid=4a3c238b-f19d-4589-ab7d-38cd7a1ebe34"]},{"id":"ITEM-2","itemData":{"DOI":"10.1038/nclimate2123","ISBN":"1758-678X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Wales","type":"article-journal","volume":"4"},"uris":["http://www.mendeley.com/documents/?uuid=5f34f7af-83b0-4896-a914-0daa32211ebb"]},{"id":"ITEM-3","itemData":{"DOI":"joc11435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D","non-dropping-particle":"","parse-names":false,"suffix":""}],"container-title":"JAMA","id":"ITEM-3","issue":"9","issued":{"date-parts":[["2002"]]},"page":"1132-1141","title":"Lung cancer, cardiopulmonary mortality, and long-term exposure to fine particulate air pollution","type":"article-journal","volume":"287"},"uris":["http://www.mendeley.com/documents/?uuid=b31c15ae-69f4-47a3-a0ec-5ab841e98c2f"]},{"id":"ITEM-4","itemData":{"DOI":"10.1186/1476-069X-12-43","ISBN":"10.1186/1476-069X-12-43","ISSN":"1476-069X","PMID":"23714370","abstract":"Current day concentrations of ambient air pollution have been associated with a range of adverse health effects, particularly mortality and morbidity due to cardiovascular and respiratory diseases. In this review, we summarize the evidence from epidemiological studies on long-term exposure to fine and coarse particles, nitrogen dioxide (NO2) and elemental carbon on mortality from all-causes, cardiovascular disease and respiratory disease. We also summarize the findings on potentially susceptible subgroups across studies. We identified studies through a search in the databases Medline and Scopus and previous reviews until January 2013 and performed a meta-analysis if more than five studies were available for the same exposure metric.","author":[{"dropping-particle":"","family":"Hoek","given":"Gerard","non-dropping-particle":"","parse-names":false,"suffix":""},{"dropping-particle":"","family":"Krishnan","given":"Ranjini M","non-dropping-particle":"","parse-names":false,"suffix":""},{"dropping-particle":"","family":"Beelen","given":"Rob","non-dropping-particle":"","parse-names":false,"suffix":""},{"dropping-particle":"","family":"Peters","given":"Annette","non-dropping-particle":"","parse-names":false,"suffix":""},{"dropping-particle":"","family":"Ostro","given":"Bart","non-dropping-particle":"","parse-names":false,"suffix":""},{"dropping-particle":"","family":"Brunekreef","given":"Bert","non-dropping-particle":"","parse-names":false,"suffix":""},{"dropping-particle":"","family":"Kaufman","given":"Joel D","non-dropping-particle":"","parse-names":false,"suffix":""}],"container-title":"Environmental Health","id":"ITEM-4","issue":"1","issued":{"date-parts":[["2013"]]},"page":"43","title":"Long-term air pollution exposure and cardio- respiratory mortality: a review","type":"article-journal","volume":"12"},"uris":["http://www.mendeley.com/documents/?uuid=651a36da-7c9e-4490-ac41-d15f32ea9a18"]},{"id":"ITEM-5","itemData":{"DOI":"10.1056/NEJM199312093292401","ISBN":"0028-4793","ISSN":"0028-4793","PMID":"8179653","abstract":"BACKGROUND: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Medicine","id":"ITEM-5","issue":"24","issued":{"date-parts":[["1993"]]},"page":"1753-9","title":"An association between air pollution and mortality in six U.S. cities.","type":"article-journal","volume":"329"},"uris":["http://www.mendeley.com/documents/?uuid=e1ea4bb9-92c7-4b5c-ba00-fe8a5e599f10"]},{"id":"ITEM-6","itemData":{"DOI":"00001648-200501000-00009 [pii]","ISBN":"1044-3983 (Print)\\n1044-3983 (Linking)","ISSN":"10443983 (ISSN)","PMID":"15613946","abstract":"BACKGROUND: Time-series analyses have been used for decades to investigate time-varying environmental exposures. Recently, the case-crossover design has been applied to assess acute effects of air pollution. Our objective was to compare time-series and case-crossover analyses using varying referent periods (ie, unidirectional, ambidirectional, and time-stratified). METHODS: We examined the association between temperature and cardiorespiratory mortality among the elderly population in the 20 largest metropolitan areas of the United States. Risks were estimated by season and geographic region in 1992. We obtained weather data from the National Climatic Data Center and mortality data from the Division of Vital Statistics. Conditional logistic regression (case-crossover) and Poisson regression (time-series) were used to estimate the increased risk of cardiorespiratory mortality associated with a 10 degrees F increase in daily temperature, accounting for dew-point temperature and other potential confounding factors. RESULTS: In the time-stratified case-crossover analysis, the strongest associations were found in the summer; in the Southwest, Southeast, Northwest, Northeast, and Midwest, the odds ratios were 1.15 (95% confidence interval=1.07-1.24), 1.10 (0.96-1.27), 1.08 (0.92-1.26), 1.08 (1.02-1.15), and 1.01 (0.92-1.11), respectively. Mostly null or negative associations were found in the winter, spring, and fall. The ambidirectional case-crossover and the time-series analyses produced quantitatively similar results to those from the time-stratified analysis. The unidirectional analysis produced conflicting results. CONCLUSIONS: Inferences from studies of weather and mortality using the ambidirectional or time-stratified case-crossover approaches and the time-series analyses are comparable and provide consistent findings in this study.","author":[{"dropping-particle":"","family":"Basu","given":"R","non-dropping-particle":"","parse-names":false,"suffix":""},{"dropping-particle":"","family":"Dominici","given":"F","non-dropping-particle":"","parse-names":false,"suffix":""},{"dropping-particle":"","family":"Samet","given":"J M","non-dropping-particle":"","parse-names":false,"suffix":""}],"container-title":"Epidemiology","id":"ITEM-6","issue":"1","issued":{"date-parts":[["2005"]]},"page":"58-66","title":"Temperature and mortality among the elderly in the United States: a comparison of epidemiologic methods","type":"article-journal","volume":"16"},"uris":["http://www.mendeley.com/documents/?uuid=e6719697-9836-471b-af4d-39f251c6613a"]},{"id":"ITEM-7","itemData":{"DOI":"10.1093/aje/155.1.80","ISBN":"0002-9262 (Print)\\r0002-9262 (Linking)","ISSN":"00029262","PMID":"11772788","abstract":"Episodes of extremely hot or cold temperatures are associated with increased mortality. Time-series analyses show an association between temperature and mortality across a range of less extreme temperatures. In this paper, the authors describe the temperature-mortality association for 11 large eastern US cities in 1973-1994 by estimating the relative risks of mortality using log-linear regression analysis for time-series data and by exploring city characteristics associated with variations in this temperature-mortality relation. Current and recent days' temperatures were the weather components most strongly predictive of mortality, and mortality risk generally decreased as temperature increased from the coldest days to a certain threshold temperature, which varied by latitude, above which mortality risk increased as temperature increased. The authors also found a strong association of the temperature-mortality relation with latitude, with a greater effect of colder temperatures on mortality risk in more-southern cities and of warmer temperatures in more-northern cities. The percentage of households with air conditioners in the south and heaters in the north, which serve as indicators of socioeconomic status of the city population, also predicted weather-related mortality. The model developed in this analysis is potentially useful for projecting the consequences of climate-change scenarios and offering insights into susceptibility to the adverse effects of weather.","author":[{"dropping-particle":"","family":"Curriero","given":"Frank C.","non-dropping-particle":"","parse-names":false,"suffix":""},{"dropping-particle":"","family":"Heiner","given":"Karlyn S.","non-dropping-particle":"","parse-names":false,"suffix":""},{"dropping-particle":"","family":"Samet","given":"Jonathan M.","non-dropping-particle":"","parse-names":false,"suffix":""},{"dropping-particle":"","family":"Zeger","given":"Scott L.","non-dropping-particle":"","parse-names":false,"suffix":""},{"dropping-particle":"","family":"Strug","given":"Lisa","non-dropping-particle":"","parse-names":false,"suffix":""},{"dropping-particle":"","family":"Patz","given":"Jonathan A.","non-dropping-particle":"","parse-names":false,"suffix":""}],"container-title":"American Journal of Epidemiology","id":"ITEM-7","issue":"1","issued":{"date-parts":[["2002"]]},"page":"80-87","title":"Temperature and mortality in 11 cities of the eastern United States","type":"article-journal","volume":"155"},"uris":["http://www.mendeley.com/documents/?uuid=2330bb39-3b13-4067-856c-b559bd3212e2"]},{"id":"ITEM-8","itemData":{"DOI":"10.1016/S0140-6736(14)62114-0","ISBN":"1474-547X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Lancet","id":"ITEM-8","issue":"9991","issued":{"date-parts":[["2015"]]},"page":"369-375","title":"Mortality risk attributable to high and low ambient temperature: A multicountry observational study","type":"article-journal","volume":"386"},"uris":["http://www.mendeley.com/documents/?uuid=ec2ac118-d8e9-4d29-9116-d43210b3e1ca"]},{"id":"ITEM-9","itemData":{"DOI":"10.1289/ehp.02110859","ISBN":"0091-6765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Perspectives","id":"ITEM-9","issue":"9","issued":{"date-parts":[["2002"]]},"page":"859-863","title":"The effect of weather on respiratory and cardiovascular deaths in 12 U.S. cities","type":"article-journal","volume":"110"},"uris":["http://www.mendeley.com/documents/?uuid=3e710881-527a-42d3-bc7e-34c21f9cc47e"]},{"id":"ITEM-10","itemData":{"DOI":"10.1093/epirev/mxf007","ISBN":"0193-936X","ISSN":"0193936X","PMID":"12762092","abstract":"%Z %+ %^","author":[{"dropping-particle":"","family":"Basu","given":"R","non-dropping-particle":"","parse-names":false,"suffix":""},{"dropping-particle":"","family":"Samet","given":"Jonathan M.","non-dropping-particle":"","parse-names":false,"suffix":""}],"container-title":"Epidemiologic Reviews","id":"ITEM-10","issue":"2","issued":{"date-parts":[["2002"]]},"page":"190-202","title":"Relation between elevated ambient temperature and mortality: A review of the epidemiologic evidence","type":"article","volume":"24"},"uris":["http://www.mendeley.com/documents/?uuid=8c8cd126-6856-41d0-9232-6508902ee696"]}],"mendeley":{"formattedCitation":"(Basu, 2009; Basu, Dominici, &amp; Samet, 2005; Basu &amp; Samet, 2002; Bennett, Blangiardo, Fecht, Elliott, &amp; Ezzati, 2014; Braga, Zanobetti, &amp; Schwartz, 2002; Curriero et al., 2002; Dockery et al., 1993; Gasparrini et al., 2015; Hoek et al., 2013; Pope et al., 2002)","plainTextFormattedCitation":"(Basu, 2009; Basu, Dominici, &amp; Samet, 2005; Basu &amp; Samet, 2002; Bennett, Blangiardo, Fecht, Elliott, &amp; Ezzati, 2014; Braga, Zanobetti, &amp; Schwartz, 2002; Curriero et al., 2002; Dockery et al., 1993; Gasparrini et al., 2015; Hoek et al., 2013; Pope et al., 2002)","previouslyFormattedCitation":"(Basu, 2009; Basu, Dominici, &amp; Samet, 2005; Basu &amp; Samet, 2002; Bennett, Blangiardo, Fecht, Elliott, &amp; Ezzati, 2014; Braga, Zanobetti, &amp; Schwartz, 2002; Curriero et al., 2002; Dockery et al., 1993; Gasparrini et al., 2015; Hoek et al., 2013; Pope et al., 2002)"},"properties":{"noteIndex":0},"schema":"https://github.com/citation-style-language/schema/raw/master/csl-citation.json"}</w:instrText>
      </w:r>
      <w:r w:rsidR="00062E05">
        <w:rPr>
          <w:bCs/>
        </w:rPr>
        <w:fldChar w:fldCharType="separate"/>
      </w:r>
      <w:r w:rsidR="00B52BFB" w:rsidRPr="00B52BFB">
        <w:rPr>
          <w:bCs/>
          <w:noProof/>
        </w:rPr>
        <w:t>(Basu, 2009; Basu, Dominici, &amp; Samet, 2005; Basu &amp; Samet, 2002; Bennett, Blangiardo, Fecht, Elliott, &amp; Ezzati, 2014; Braga, Zanobetti, &amp; Schwartz, 2002; Curriero et al., 2002; Dockery et al., 1993; Gasparrini et al., 2015; Hoek et al., 2013; Pope et al., 2002)</w:t>
      </w:r>
      <w:r w:rsidR="00062E05">
        <w:rPr>
          <w:bCs/>
        </w:rPr>
        <w:fldChar w:fldCharType="end"/>
      </w:r>
      <w:r w:rsidR="007E0D70">
        <w:rPr>
          <w:bCs/>
        </w:rPr>
        <w:t xml:space="preserve">, possibly because of </w:t>
      </w:r>
      <w:r w:rsidR="00224D88">
        <w:rPr>
          <w:bCs/>
        </w:rPr>
        <w:t xml:space="preserve">their </w:t>
      </w:r>
      <w:r w:rsidR="007E0D70">
        <w:rPr>
          <w:bCs/>
        </w:rPr>
        <w:t xml:space="preserve">shared aetiology (e.g., death from </w:t>
      </w:r>
      <w:r w:rsidR="007E0D70" w:rsidRPr="00CD71BB">
        <w:rPr>
          <w:bCs/>
        </w:rPr>
        <w:t>cor pulmonale</w:t>
      </w:r>
      <w:r w:rsidR="007E0D70">
        <w:rPr>
          <w:bCs/>
        </w:rPr>
        <w:t xml:space="preserve"> arising from COPD or death from pneumonia in patients with acute vascular events)</w:t>
      </w:r>
      <w:r w:rsidR="00224D88">
        <w:rPr>
          <w:bCs/>
        </w:rPr>
        <w:t xml:space="preserve"> and because </w:t>
      </w:r>
      <w:r w:rsidR="002A3DB9">
        <w:rPr>
          <w:bCs/>
        </w:rPr>
        <w:t xml:space="preserve">assignment of cause </w:t>
      </w:r>
      <w:r w:rsidR="00224D88">
        <w:rPr>
          <w:bCs/>
        </w:rPr>
        <w:t xml:space="preserve">of death </w:t>
      </w:r>
      <w:r w:rsidR="002A3DB9">
        <w:rPr>
          <w:bCs/>
        </w:rPr>
        <w:t xml:space="preserve">may use </w:t>
      </w:r>
      <w:r w:rsidR="00DF7D2C">
        <w:rPr>
          <w:bCs/>
        </w:rPr>
        <w:t>them</w:t>
      </w:r>
      <w:r w:rsidR="002A3DB9">
        <w:rPr>
          <w:bCs/>
        </w:rPr>
        <w:t xml:space="preserve"> interchangeably</w:t>
      </w:r>
      <w:r w:rsidR="00281C42">
        <w:rPr>
          <w:bCs/>
        </w:rPr>
        <w:t>.</w:t>
      </w:r>
      <w:r>
        <w:rPr>
          <w:bCs/>
        </w:rPr>
        <w:t xml:space="preserve"> We now present a third layer of disaggregation </w:t>
      </w:r>
      <w:r w:rsidR="007E0D70">
        <w:rPr>
          <w:bCs/>
        </w:rPr>
        <w:t xml:space="preserve">following the above suggestions (supplementary Figures </w:t>
      </w:r>
      <w:r w:rsidR="006242D1">
        <w:rPr>
          <w:bCs/>
        </w:rPr>
        <w:t>2</w:t>
      </w:r>
      <w:r w:rsidR="00C15D49">
        <w:rPr>
          <w:bCs/>
        </w:rPr>
        <w:t xml:space="preserve"> and</w:t>
      </w:r>
      <w:r w:rsidR="007E0D70">
        <w:rPr>
          <w:bCs/>
        </w:rPr>
        <w:t xml:space="preserve"> </w:t>
      </w:r>
      <w:r w:rsidR="006242D1">
        <w:rPr>
          <w:bCs/>
        </w:rPr>
        <w:t>3</w:t>
      </w:r>
      <w:r w:rsidR="00C15D49">
        <w:rPr>
          <w:bCs/>
        </w:rPr>
        <w:t xml:space="preserve">; </w:t>
      </w:r>
      <w:r w:rsidR="002A3DB9">
        <w:rPr>
          <w:bCs/>
        </w:rPr>
        <w:t>PP XX-XX</w:t>
      </w:r>
      <w:r w:rsidR="00C15D49">
        <w:rPr>
          <w:bCs/>
        </w:rPr>
        <w:t>, XX-XX and XX-XX</w:t>
      </w:r>
      <w:r w:rsidR="002A3DB9">
        <w:rPr>
          <w:bCs/>
        </w:rPr>
        <w:t>).</w:t>
      </w:r>
      <w:r w:rsidR="007E0D70">
        <w:rPr>
          <w:bCs/>
        </w:rPr>
        <w:t xml:space="preserve">  </w:t>
      </w:r>
    </w:p>
    <w:p w14:paraId="6E3B2D86" w14:textId="77777777" w:rsidR="00727652" w:rsidRDefault="00727652" w:rsidP="00E61AB2">
      <w:pPr>
        <w:pStyle w:val="BodyText"/>
        <w:spacing w:after="0" w:line="240" w:lineRule="auto"/>
        <w:rPr>
          <w:bCs/>
        </w:rPr>
      </w:pPr>
    </w:p>
    <w:p w14:paraId="13E3ECC6" w14:textId="77777777" w:rsidR="00B11CF3" w:rsidRPr="00B11CF3" w:rsidRDefault="00B11CF3" w:rsidP="00E61AB2">
      <w:pPr>
        <w:pStyle w:val="BodyText"/>
        <w:spacing w:after="0" w:line="240" w:lineRule="auto"/>
        <w:rPr>
          <w:b/>
          <w:bCs/>
        </w:rPr>
      </w:pPr>
      <w:r w:rsidRPr="00B11CF3">
        <w:rPr>
          <w:b/>
          <w:bCs/>
        </w:rPr>
        <w:t xml:space="preserve">2) The authors pointed out in the introduction that global warming may impact on excess cold weather death rates. Presumably a major part of the rationale for testing the differences in regions overtime was to help inform our understanding of what the impact may be. However no conclusions were reached with regard to the implications of the findings. Clearly any such conclusions would need to be appropriately and heavily caveated but as this is a major reason for the analysis. Please expand the Discussion to include these points. </w:t>
      </w:r>
    </w:p>
    <w:p w14:paraId="29FF3449" w14:textId="4CA2ACF9" w:rsidR="00B11CF3" w:rsidRPr="00BD0E87" w:rsidRDefault="00B11CF3" w:rsidP="00E61AB2">
      <w:pPr>
        <w:pStyle w:val="BodyText"/>
        <w:spacing w:after="0" w:line="240" w:lineRule="auto"/>
        <w:rPr>
          <w:bCs/>
        </w:rPr>
      </w:pPr>
    </w:p>
    <w:p w14:paraId="17D29B49" w14:textId="174D9236" w:rsidR="00116830" w:rsidRPr="00BD0E87" w:rsidRDefault="00BD0E87" w:rsidP="00E61AB2">
      <w:pPr>
        <w:pStyle w:val="BodyText"/>
        <w:spacing w:after="0" w:line="240" w:lineRule="auto"/>
        <w:rPr>
          <w:bCs/>
        </w:rPr>
      </w:pPr>
      <w:r w:rsidRPr="00BD0E87">
        <w:rPr>
          <w:bCs/>
        </w:rPr>
        <w:t xml:space="preserve">To </w:t>
      </w:r>
      <w:r>
        <w:rPr>
          <w:bCs/>
        </w:rPr>
        <w:t xml:space="preserve">quantitatively analyse the potential implications of global climate change, one would need to formally incorporate temperature in the analysis which would involve a distinct analytical framework and presentation. As correctly pointed out in this comment, the current analysis </w:t>
      </w:r>
      <w:r>
        <w:rPr>
          <w:bCs/>
        </w:rPr>
        <w:lastRenderedPageBreak/>
        <w:t xml:space="preserve">can nonetheless provide qualitative insights into such effects, which we have now discussed with appropriate caveats </w:t>
      </w:r>
      <w:r w:rsidR="00EA4A0E">
        <w:rPr>
          <w:bCs/>
        </w:rPr>
        <w:t>(PP XX-XX)</w:t>
      </w:r>
      <w:r>
        <w:rPr>
          <w:bCs/>
        </w:rPr>
        <w:t>.</w:t>
      </w:r>
    </w:p>
    <w:p w14:paraId="245CA9D7" w14:textId="77777777" w:rsidR="00116830" w:rsidRPr="00BD0E87" w:rsidRDefault="00116830" w:rsidP="00E61AB2">
      <w:pPr>
        <w:pStyle w:val="BodyText"/>
        <w:spacing w:after="0" w:line="240" w:lineRule="auto"/>
        <w:rPr>
          <w:bCs/>
        </w:rPr>
      </w:pPr>
    </w:p>
    <w:p w14:paraId="3E858B84" w14:textId="77777777" w:rsidR="00B11CF3" w:rsidRPr="00B11CF3" w:rsidRDefault="00B11CF3" w:rsidP="00E61AB2">
      <w:pPr>
        <w:pStyle w:val="BodyText"/>
        <w:spacing w:after="0" w:line="240" w:lineRule="auto"/>
        <w:rPr>
          <w:b/>
          <w:bCs/>
        </w:rPr>
      </w:pPr>
      <w:r w:rsidRPr="00B11CF3">
        <w:rPr>
          <w:b/>
          <w:bCs/>
        </w:rPr>
        <w:t xml:space="preserve">3) Methodology: </w:t>
      </w:r>
    </w:p>
    <w:p w14:paraId="24462D3B" w14:textId="77777777" w:rsidR="00B11CF3" w:rsidRPr="00B11CF3" w:rsidRDefault="00B11CF3" w:rsidP="00E61AB2">
      <w:pPr>
        <w:pStyle w:val="BodyText"/>
        <w:spacing w:after="0" w:line="240" w:lineRule="auto"/>
        <w:rPr>
          <w:b/>
          <w:bCs/>
        </w:rPr>
      </w:pPr>
    </w:p>
    <w:p w14:paraId="0737D51D" w14:textId="395DA3C9" w:rsidR="00B11CF3" w:rsidRPr="00B11CF3" w:rsidRDefault="00B11CF3" w:rsidP="00E61AB2">
      <w:pPr>
        <w:pStyle w:val="BodyText"/>
        <w:spacing w:after="0" w:line="240" w:lineRule="auto"/>
        <w:rPr>
          <w:b/>
          <w:bCs/>
        </w:rPr>
      </w:pPr>
      <w:r w:rsidRPr="00B11CF3">
        <w:rPr>
          <w:b/>
          <w:bCs/>
        </w:rPr>
        <w:t xml:space="preserve">A) Wavelet power spectra are not always easy to interpret, and the uncertainty in estimated wavelet coefficients is difficult to quantify. The wavelet analysis makes for an interesting exploratory tool, showing that for the most part cycles have a duration of 12 months and are reasonably stable over time. It does not seem possible to draw firm conclusions about the research hypothesis using wavelets, however. All cause male mortality for 15-24 year olds appears to be less cyclical in recent years, although how to quantify this effect and assign a statistical significance to it is not apparent from the power spectrum shown. </w:t>
      </w:r>
    </w:p>
    <w:p w14:paraId="7D8D0D46" w14:textId="6DF93316" w:rsidR="00D02BB5" w:rsidRDefault="00D02BB5" w:rsidP="00E61AB2">
      <w:pPr>
        <w:rPr>
          <w:bCs/>
        </w:rPr>
      </w:pPr>
    </w:p>
    <w:p w14:paraId="28CA4EF5" w14:textId="4BF8F31D" w:rsidR="000668FF" w:rsidRDefault="00EA4A0E" w:rsidP="00E61AB2">
      <w:pPr>
        <w:rPr>
          <w:bCs/>
        </w:rPr>
      </w:pPr>
      <w:r>
        <w:rPr>
          <w:bCs/>
        </w:rPr>
        <w:t xml:space="preserve">Wavelet analysis is a formal analytical framework that can </w:t>
      </w:r>
      <w:r w:rsidR="00B06581">
        <w:rPr>
          <w:bCs/>
        </w:rPr>
        <w:t>provide</w:t>
      </w:r>
      <w:r>
        <w:rPr>
          <w:bCs/>
        </w:rPr>
        <w:t xml:space="preserve"> quantitative conclusions</w:t>
      </w:r>
      <w:r w:rsidR="0076160A">
        <w:rPr>
          <w:bCs/>
        </w:rPr>
        <w:t xml:space="preserve"> </w:t>
      </w:r>
      <w:r w:rsidR="00627F9F">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making","type":"book"},"uris":["http://www.mendeley.com/documents/?uuid=c0318730-63cb-4808-bc08-757d8c45d2b1"]},{"id":"ITEM-2","itemData":{"DOI":"10.1175/1520-0477(1998)079&lt;0061:APGTWA&gt;2.0.CO;2","ISBN":"0871706881","ISSN":"00030007","PMID":"21229804","abstract":"A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Society","id":"ITEM-2","issued":{"date-parts":[["1998"]]},"title":"A Practical Guide to Wavelet Analysis","type":"article-journal"},"uris":["http://www.mendeley.com/documents/?uuid=01ea8ad1-904b-46e4-a3e4-6cbc5d8756a0"]}],"mendeley":{"formattedCitation":"(Hubbard,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627F9F">
        <w:rPr>
          <w:bCs/>
        </w:rPr>
        <w:fldChar w:fldCharType="separate"/>
      </w:r>
      <w:r w:rsidR="007009AA" w:rsidRPr="007009AA">
        <w:rPr>
          <w:bCs/>
          <w:noProof/>
        </w:rPr>
        <w:t>(Hubbard, 1996; Torrence &amp; Compo, 1998)</w:t>
      </w:r>
      <w:r w:rsidR="00627F9F">
        <w:rPr>
          <w:bCs/>
        </w:rPr>
        <w:fldChar w:fldCharType="end"/>
      </w:r>
      <w:r>
        <w:rPr>
          <w:bCs/>
        </w:rPr>
        <w:t xml:space="preserve">, and has been applied </w:t>
      </w:r>
      <w:r w:rsidR="00197613">
        <w:rPr>
          <w:bCs/>
        </w:rPr>
        <w:t xml:space="preserve">in different areas of health and the environment, for example </w:t>
      </w:r>
      <w:r w:rsidR="00C30F67">
        <w:rPr>
          <w:bCs/>
        </w:rPr>
        <w:t>measles epidemics</w:t>
      </w:r>
      <w:r>
        <w:rPr>
          <w:bCs/>
        </w:rPr>
        <w:t xml:space="preserve"> and </w:t>
      </w:r>
      <w:r w:rsidR="00C07823">
        <w:rPr>
          <w:bCs/>
        </w:rPr>
        <w:t>El Niño oscillations</w:t>
      </w:r>
      <w:r w:rsidR="00197613">
        <w:rPr>
          <w:bCs/>
        </w:rPr>
        <w:t>,</w:t>
      </w:r>
      <w:r w:rsidR="00C07823">
        <w:rPr>
          <w:bCs/>
        </w:rPr>
        <w:t xml:space="preserve"> </w:t>
      </w:r>
      <w:r w:rsidR="00B06581">
        <w:rPr>
          <w:bCs/>
        </w:rPr>
        <w:t>to quantitatively characterise their seasonality including</w:t>
      </w:r>
      <w:r>
        <w:rPr>
          <w:bCs/>
        </w:rPr>
        <w:t>.</w:t>
      </w:r>
      <w:r w:rsidR="00766448">
        <w:rPr>
          <w:bCs/>
        </w:rPr>
        <w:fldChar w:fldCharType="begin" w:fldLock="1"/>
      </w:r>
      <w:r w:rsidR="00627F9F">
        <w:rPr>
          <w:bCs/>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epidemics","type":"article-journal","volume":"414"},"uris":["http://www.mendeley.com/documents/?uuid=a83e09d1-1d49-4349-ba0e-7126e1caba90"]},{"id":"ITEM-2","itemData":{"DOI":"10.1038/nature01194","ISBN":"0028-0836","ISSN":"00280836","PMID":"12432388","abstract":"The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M.","non-dropping-particle":"","parse-names":false,"suffix":""}],"container-title":"Nature","id":"ITEM-2","issue":"6912","issued":{"date-parts":[["2002"]]},"page":"162-165","title":"Variability of El Niño/Southern Oscillation activity at millennial timescales during the Holocene epoch","type":"article-journal","volume":"420"},"uris":["http://www.mendeley.com/documents/?uuid=7d5ba32f-935d-46a0-82d2-3b510f617cdd"]}],"mendeley":{"formattedCitation":"(Grenfell, Bjørnstad, &amp; Kappey, 2001; Moy, Seltzer, Rodbell, &amp; Anderson, 2002)","plainTextFormattedCitation":"(Grenfell, Bjørnstad, &amp; Kappey, 2001; Moy, Seltzer, Rodbell, &amp; Anderson, 2002)","previouslyFormattedCitation":"(Grenfell, Bjørnstad, &amp; Kappey, 2001; Moy, Seltzer, Rodbell, &amp; Anderson, 2002)"},"properties":{"noteIndex":0},"schema":"https://github.com/citation-style-language/schema/raw/master/csl-citation.json"}</w:instrText>
      </w:r>
      <w:r w:rsidR="00766448">
        <w:rPr>
          <w:bCs/>
        </w:rPr>
        <w:fldChar w:fldCharType="separate"/>
      </w:r>
      <w:r w:rsidR="00766448" w:rsidRPr="00766448">
        <w:rPr>
          <w:bCs/>
          <w:noProof/>
        </w:rPr>
        <w:t>(Grenfell, Bjørnstad, &amp; Kappey, 2001; Moy, Seltzer, Rodbell, &amp; Anderson, 2002)</w:t>
      </w:r>
      <w:r w:rsidR="00766448">
        <w:rPr>
          <w:bCs/>
        </w:rPr>
        <w:fldChar w:fldCharType="end"/>
      </w:r>
      <w:r w:rsidR="006C28FF">
        <w:rPr>
          <w:bCs/>
        </w:rPr>
        <w:t xml:space="preserve"> </w:t>
      </w:r>
      <w:r w:rsidR="000668FF">
        <w:rPr>
          <w:bCs/>
        </w:rPr>
        <w:t>A key</w:t>
      </w:r>
      <w:r w:rsidR="00BF5A90">
        <w:rPr>
          <w:bCs/>
        </w:rPr>
        <w:t xml:space="preserve"> advantage</w:t>
      </w:r>
      <w:r w:rsidR="000668FF">
        <w:rPr>
          <w:bCs/>
        </w:rPr>
        <w:t xml:space="preserve"> of wavelet analysis is that </w:t>
      </w:r>
      <w:r w:rsidR="00BF5A90">
        <w:rPr>
          <w:bCs/>
        </w:rPr>
        <w:t xml:space="preserve">it does not </w:t>
      </w:r>
      <w:r w:rsidR="00B10767">
        <w:rPr>
          <w:bCs/>
        </w:rPr>
        <w:t>assume</w:t>
      </w:r>
      <w:r w:rsidR="00D15548">
        <w:rPr>
          <w:bCs/>
        </w:rPr>
        <w:t xml:space="preserve"> </w:t>
      </w:r>
      <w:r w:rsidR="00BF5A90">
        <w:rPr>
          <w:bCs/>
        </w:rPr>
        <w:t>a stationary time series</w:t>
      </w:r>
      <w:r w:rsidR="000668FF">
        <w:rPr>
          <w:bCs/>
        </w:rPr>
        <w:t xml:space="preserve">, and hence can easily capture a decline/increase in or appearance/disappearance </w:t>
      </w:r>
      <w:r w:rsidR="000931A3">
        <w:rPr>
          <w:bCs/>
        </w:rPr>
        <w:t>of seasonality.</w:t>
      </w:r>
      <w:r w:rsidR="00357531">
        <w:rPr>
          <w:bCs/>
        </w:rPr>
        <w:t xml:space="preserve"> </w:t>
      </w:r>
      <w:r w:rsidR="000668FF">
        <w:rPr>
          <w:bCs/>
        </w:rPr>
        <w:t>To our knowledge, the uncertainty of wavelet spectra are also well-characterised</w:t>
      </w:r>
      <w:r w:rsidR="00E01D37">
        <w:rPr>
          <w:bCs/>
        </w:rPr>
        <w:t xml:space="preserve"> </w:t>
      </w:r>
      <w:r w:rsidR="00707D8D">
        <w:rPr>
          <w:bCs/>
        </w:rPr>
        <w:fldChar w:fldCharType="begin" w:fldLock="1"/>
      </w:r>
      <w:r w:rsidR="00707D8D">
        <w:rPr>
          <w:bCs/>
        </w:rPr>
        <w:instrText>ADDIN CSL_CITATION {"citationItems":[{"id":"ITEM-1","itemData":{"ISBN":"1-56881-047-4","abstract":"This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AMS","id":"ITEM-1","issued":{"date-parts":[["1996"]]},"title":"The world according to wavelets: the story of a mathematical technique in the making","type":"book"},"uris":["http://www.mendeley.com/documents/?uuid=c0318730-63cb-4808-bc08-757d8c45d2b1"]}],"mendeley":{"formattedCitation":"(Hubbard, 1996)","plainTextFormattedCitation":"(Hubbard, 1996)"},"properties":{"noteIndex":0},"schema":"https://github.com/citation-style-language/schema/raw/master/csl-citation.json"}</w:instrText>
      </w:r>
      <w:r w:rsidR="00707D8D">
        <w:rPr>
          <w:bCs/>
        </w:rPr>
        <w:fldChar w:fldCharType="separate"/>
      </w:r>
      <w:r w:rsidR="00707D8D" w:rsidRPr="00707D8D">
        <w:rPr>
          <w:bCs/>
          <w:noProof/>
        </w:rPr>
        <w:t>(Hubbard, 1996)</w:t>
      </w:r>
      <w:r w:rsidR="00707D8D">
        <w:rPr>
          <w:bCs/>
        </w:rPr>
        <w:fldChar w:fldCharType="end"/>
      </w:r>
      <w:r w:rsidR="000668FF">
        <w:rPr>
          <w:bCs/>
        </w:rPr>
        <w:t xml:space="preserve">. </w:t>
      </w:r>
      <w:r w:rsidR="00E46374">
        <w:rPr>
          <w:bCs/>
        </w:rPr>
        <w:t>W</w:t>
      </w:r>
      <w:r w:rsidR="000668FF">
        <w:rPr>
          <w:bCs/>
        </w:rPr>
        <w:t>e follow wavelet analysis with a centre of gravity analysis</w:t>
      </w:r>
      <w:r w:rsidR="00E46374">
        <w:rPr>
          <w:bCs/>
        </w:rPr>
        <w:t xml:space="preserve"> to identify the months of maximum and minimum mortality (PP. XX-XX), and with a quantitative analysis of (percentage) difference in death rates from 1980 to 2016. </w:t>
      </w:r>
    </w:p>
    <w:p w14:paraId="33EE2505" w14:textId="77777777" w:rsidR="00C42B83" w:rsidRDefault="00C42B83" w:rsidP="00E61AB2">
      <w:pPr>
        <w:rPr>
          <w:bCs/>
        </w:rPr>
      </w:pPr>
    </w:p>
    <w:p w14:paraId="26FBB67D" w14:textId="76EFACE4" w:rsidR="00C42B83" w:rsidRDefault="00C42B83" w:rsidP="00E61AB2">
      <w:pPr>
        <w:rPr>
          <w:bCs/>
        </w:rPr>
      </w:pPr>
      <w:r>
        <w:rPr>
          <w:bCs/>
        </w:rPr>
        <w:t>We note that even in standard statistical comparisons, p-values and statistical significance are not apparent from figures but are a part of the analysis.</w:t>
      </w:r>
      <w:r w:rsidR="002E2E87">
        <w:rPr>
          <w:bCs/>
        </w:rPr>
        <w:t xml:space="preserve"> We have added p-values to each of the wavelet analyses in </w:t>
      </w:r>
      <w:r w:rsidR="002D5213">
        <w:rPr>
          <w:bCs/>
        </w:rPr>
        <w:t>Figure 2 and Supplementary Figure 1.</w:t>
      </w:r>
    </w:p>
    <w:p w14:paraId="0C3E3C16" w14:textId="77777777" w:rsidR="00E00372" w:rsidRDefault="00E00372" w:rsidP="00E61AB2">
      <w:pPr>
        <w:rPr>
          <w:bCs/>
        </w:rPr>
      </w:pPr>
    </w:p>
    <w:p w14:paraId="2D34752E" w14:textId="77777777" w:rsidR="00E00372" w:rsidRDefault="00E00372" w:rsidP="00E00372">
      <w:pPr>
        <w:pStyle w:val="BodyText"/>
        <w:spacing w:after="0" w:line="240" w:lineRule="auto"/>
        <w:rPr>
          <w:b/>
          <w:bCs/>
        </w:rPr>
      </w:pPr>
      <w:r w:rsidRPr="00B11CF3">
        <w:rPr>
          <w:b/>
          <w:bCs/>
        </w:rPr>
        <w:t>The second analysis is more appropriate, although the details of this analysis are sparse</w:t>
      </w:r>
      <w:r w:rsidRPr="002E2E87">
        <w:rPr>
          <w:b/>
          <w:bCs/>
        </w:rPr>
        <w:t>. It appears that the model used is something like the following</w:t>
      </w:r>
      <w:r w:rsidRPr="00B11CF3">
        <w:rPr>
          <w:b/>
          <w:bCs/>
        </w:rPr>
        <w:t xml:space="preserve">, where Yit is the count of deaths in age group i at time t. </w:t>
      </w:r>
    </w:p>
    <w:p w14:paraId="50802806" w14:textId="77777777" w:rsidR="00E00372" w:rsidRDefault="00E00372" w:rsidP="00E00372">
      <w:pPr>
        <w:pStyle w:val="BodyText"/>
        <w:spacing w:after="0" w:line="240" w:lineRule="auto"/>
        <w:rPr>
          <w:b/>
          <w:bCs/>
        </w:rPr>
      </w:pPr>
    </w:p>
    <w:p w14:paraId="5F8C3E80" w14:textId="77777777" w:rsidR="00E00372" w:rsidRPr="00B11CF3" w:rsidRDefault="00E00372" w:rsidP="00E00372">
      <w:pPr>
        <w:pStyle w:val="BodyText"/>
        <w:spacing w:after="0" w:line="240" w:lineRule="auto"/>
        <w:rPr>
          <w:b/>
          <w:bCs/>
        </w:rPr>
      </w:pPr>
      <w:r>
        <w:rPr>
          <w:b/>
          <w:bCs/>
        </w:rPr>
        <w:t>---------------------</w:t>
      </w:r>
      <w:r w:rsidRPr="00B11CF3">
        <w:rPr>
          <w:b/>
          <w:bCs/>
        </w:rPr>
        <w:t xml:space="preserve">------------------------------------- </w:t>
      </w:r>
    </w:p>
    <w:p w14:paraId="2246A9EA" w14:textId="77777777" w:rsidR="00E00372" w:rsidRPr="00B11CF3" w:rsidRDefault="00E00372" w:rsidP="00C13011">
      <w:pPr>
        <w:pStyle w:val="BodyText"/>
        <w:spacing w:after="0" w:line="240" w:lineRule="auto"/>
        <w:outlineLvl w:val="0"/>
        <w:rPr>
          <w:b/>
          <w:bCs/>
        </w:rPr>
      </w:pPr>
      <w:r w:rsidRPr="00B11CF3">
        <w:rPr>
          <w:b/>
          <w:bCs/>
        </w:rPr>
        <w:t>Yit</w:t>
      </w:r>
      <w:r w:rsidRPr="00B11CF3">
        <w:rPr>
          <w:rFonts w:ascii="Cambria Math" w:hAnsi="Cambria Math" w:cs="Cambria Math"/>
          <w:b/>
          <w:bCs/>
        </w:rPr>
        <w:t>∼</w:t>
      </w:r>
      <w:r w:rsidRPr="00B11CF3">
        <w:rPr>
          <w:b/>
          <w:bCs/>
        </w:rPr>
        <w:t xml:space="preserve"> Poisson(Nit </w:t>
      </w:r>
      <w:r w:rsidRPr="00B11CF3">
        <w:rPr>
          <w:rFonts w:ascii="Cambria Math" w:hAnsi="Cambria Math" w:cs="Cambria Math"/>
          <w:b/>
          <w:bCs/>
        </w:rPr>
        <w:t>⋅</w:t>
      </w:r>
      <w:r w:rsidRPr="00B11CF3">
        <w:rPr>
          <w:b/>
          <w:bCs/>
        </w:rPr>
        <w:t xml:space="preserve"> </w:t>
      </w:r>
      <w:r w:rsidRPr="00B11CF3">
        <w:rPr>
          <w:rFonts w:cs="Arial"/>
          <w:b/>
          <w:bCs/>
        </w:rPr>
        <w:t>λ</w:t>
      </w:r>
      <w:r w:rsidRPr="00B11CF3">
        <w:rPr>
          <w:b/>
          <w:bCs/>
        </w:rPr>
        <w:t xml:space="preserve">it) </w:t>
      </w:r>
    </w:p>
    <w:p w14:paraId="0BF141B0" w14:textId="77777777" w:rsidR="00E00372" w:rsidRPr="00B11CF3" w:rsidRDefault="00E00372" w:rsidP="00E00372">
      <w:pPr>
        <w:pStyle w:val="BodyText"/>
        <w:spacing w:after="0" w:line="240" w:lineRule="auto"/>
        <w:rPr>
          <w:b/>
          <w:bCs/>
        </w:rPr>
      </w:pPr>
      <w:r w:rsidRPr="00B11CF3">
        <w:rPr>
          <w:b/>
          <w:bCs/>
        </w:rPr>
        <w:t xml:space="preserve">log(λit)= μi + βit + Mit </w:t>
      </w:r>
      <w:r w:rsidRPr="00B11CF3">
        <w:rPr>
          <w:rFonts w:ascii="Cambria Math" w:hAnsi="Cambria Math" w:cs="Cambria Math"/>
          <w:b/>
          <w:bCs/>
        </w:rPr>
        <w:t>⋅</w:t>
      </w:r>
      <w:r w:rsidRPr="00B11CF3">
        <w:rPr>
          <w:b/>
          <w:bCs/>
        </w:rPr>
        <w:t xml:space="preserve"> [</w:t>
      </w:r>
      <w:r w:rsidRPr="00B11CF3">
        <w:rPr>
          <w:rFonts w:cs="Arial"/>
          <w:b/>
          <w:bCs/>
        </w:rPr>
        <w:t>α</w:t>
      </w:r>
      <w:r w:rsidRPr="00B11CF3">
        <w:rPr>
          <w:b/>
          <w:bCs/>
        </w:rPr>
        <w:t xml:space="preserve">1i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t/12) </w:t>
      </w:r>
    </w:p>
    <w:p w14:paraId="4171C1F2" w14:textId="77777777" w:rsidR="00E00372" w:rsidRPr="00B11CF3" w:rsidRDefault="00E00372" w:rsidP="00E00372">
      <w:pPr>
        <w:pStyle w:val="BodyText"/>
        <w:spacing w:after="0" w:line="240" w:lineRule="auto"/>
        <w:rPr>
          <w:b/>
          <w:bCs/>
        </w:rPr>
      </w:pPr>
      <w:r w:rsidRPr="00B11CF3">
        <w:rPr>
          <w:b/>
          <w:bCs/>
        </w:rPr>
        <w:t xml:space="preserve">+α2i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t/12)+</w:t>
      </w:r>
      <w:r w:rsidRPr="00B11CF3">
        <w:rPr>
          <w:rFonts w:cs="Arial"/>
          <w:b/>
          <w:bCs/>
        </w:rPr>
        <w:t>α</w:t>
      </w:r>
      <w:r w:rsidRPr="00B11CF3">
        <w:rPr>
          <w:b/>
          <w:bCs/>
        </w:rPr>
        <w:t xml:space="preserve">3i </w:t>
      </w:r>
      <w:r w:rsidRPr="00B11CF3">
        <w:rPr>
          <w:rFonts w:ascii="Cambria Math" w:hAnsi="Cambria Math" w:cs="Cambria Math"/>
          <w:b/>
          <w:bCs/>
        </w:rPr>
        <w:t>⋅</w:t>
      </w:r>
      <w:r w:rsidRPr="00B11CF3">
        <w:rPr>
          <w:b/>
          <w:bCs/>
        </w:rPr>
        <w:t xml:space="preserve"> cos(2</w:t>
      </w:r>
      <w:r w:rsidRPr="00B11CF3">
        <w:rPr>
          <w:rFonts w:cs="Arial"/>
          <w:b/>
          <w:bCs/>
        </w:rPr>
        <w:t>π</w:t>
      </w:r>
      <w:r w:rsidRPr="00B11CF3">
        <w:rPr>
          <w:b/>
          <w:bCs/>
        </w:rPr>
        <w:t xml:space="preserve">t/6) </w:t>
      </w:r>
    </w:p>
    <w:p w14:paraId="442A45EB" w14:textId="77777777" w:rsidR="00E00372" w:rsidRPr="00B11CF3" w:rsidRDefault="00E00372" w:rsidP="00E00372">
      <w:pPr>
        <w:pStyle w:val="BodyText"/>
        <w:spacing w:after="0" w:line="240" w:lineRule="auto"/>
        <w:rPr>
          <w:b/>
          <w:bCs/>
        </w:rPr>
      </w:pPr>
      <w:r w:rsidRPr="00B11CF3">
        <w:rPr>
          <w:b/>
          <w:bCs/>
        </w:rPr>
        <w:t xml:space="preserve">+α4i </w:t>
      </w:r>
      <w:r w:rsidRPr="00B11CF3">
        <w:rPr>
          <w:rFonts w:ascii="Cambria Math" w:hAnsi="Cambria Math" w:cs="Cambria Math"/>
          <w:b/>
          <w:bCs/>
        </w:rPr>
        <w:t>⋅</w:t>
      </w:r>
      <w:r w:rsidRPr="00B11CF3">
        <w:rPr>
          <w:b/>
          <w:bCs/>
        </w:rPr>
        <w:t xml:space="preserve"> sin(2</w:t>
      </w:r>
      <w:r w:rsidRPr="00B11CF3">
        <w:rPr>
          <w:rFonts w:cs="Arial"/>
          <w:b/>
          <w:bCs/>
        </w:rPr>
        <w:t>π</w:t>
      </w:r>
      <w:r w:rsidRPr="00B11CF3">
        <w:rPr>
          <w:b/>
          <w:bCs/>
        </w:rPr>
        <w:t xml:space="preserve">t/6)] </w:t>
      </w:r>
    </w:p>
    <w:p w14:paraId="24C91C84" w14:textId="77777777" w:rsidR="00E00372" w:rsidRPr="00B11CF3" w:rsidRDefault="00E00372" w:rsidP="00C13011">
      <w:pPr>
        <w:pStyle w:val="BodyText"/>
        <w:spacing w:after="0" w:line="240" w:lineRule="auto"/>
        <w:outlineLvl w:val="0"/>
        <w:rPr>
          <w:b/>
          <w:bCs/>
        </w:rPr>
      </w:pPr>
      <w:r w:rsidRPr="00B11CF3">
        <w:rPr>
          <w:b/>
          <w:bCs/>
        </w:rPr>
        <w:t xml:space="preserve">Mit= ρi + γit </w:t>
      </w:r>
    </w:p>
    <w:p w14:paraId="5257CD1E" w14:textId="77777777" w:rsidR="00E00372" w:rsidRPr="00BD0E87" w:rsidRDefault="00E00372" w:rsidP="00E00372">
      <w:pPr>
        <w:pStyle w:val="BodyText"/>
        <w:spacing w:after="0" w:line="240" w:lineRule="auto"/>
        <w:rPr>
          <w:b/>
          <w:bCs/>
        </w:rPr>
      </w:pPr>
      <w:r w:rsidRPr="00BD0E87">
        <w:rPr>
          <w:b/>
          <w:bCs/>
        </w:rPr>
        <w:t>----------------------------------------------------------</w:t>
      </w:r>
    </w:p>
    <w:p w14:paraId="0D64D796" w14:textId="77777777" w:rsidR="00E00372" w:rsidRPr="00BD0E87" w:rsidRDefault="00E00372" w:rsidP="00E00372">
      <w:pPr>
        <w:pStyle w:val="BodyText"/>
        <w:spacing w:after="0" w:line="240" w:lineRule="auto"/>
        <w:rPr>
          <w:b/>
          <w:bCs/>
        </w:rPr>
      </w:pPr>
    </w:p>
    <w:p w14:paraId="70AF473E" w14:textId="77777777" w:rsidR="00E00372" w:rsidRPr="00BD0E87" w:rsidRDefault="00E00372" w:rsidP="00E00372">
      <w:pPr>
        <w:rPr>
          <w:b/>
          <w:bCs/>
        </w:rPr>
      </w:pPr>
      <w:r w:rsidRPr="00BD0E87">
        <w:rPr>
          <w:b/>
          <w:bCs/>
        </w:rPr>
        <w:t xml:space="preserve">A model of this could answer the following questions, with p-values produced from a likelihood ratio test. </w:t>
      </w:r>
    </w:p>
    <w:p w14:paraId="0F4D06BE" w14:textId="77777777" w:rsidR="00E00372" w:rsidRPr="00BD0E87" w:rsidRDefault="00E00372" w:rsidP="00E00372">
      <w:pPr>
        <w:rPr>
          <w:b/>
          <w:bCs/>
        </w:rPr>
      </w:pPr>
    </w:p>
    <w:p w14:paraId="19086C2F" w14:textId="77777777" w:rsidR="00E00372" w:rsidRPr="00BD0E87" w:rsidRDefault="00E00372" w:rsidP="00E00372">
      <w:pPr>
        <w:rPr>
          <w:b/>
          <w:bCs/>
        </w:rPr>
      </w:pPr>
      <w:r w:rsidRPr="00BD0E87">
        <w:rPr>
          <w:b/>
          <w:bCs/>
        </w:rPr>
        <w:t xml:space="preserve">- Is γi negative? If so the seasonal effect is becoming less severe for age group i. </w:t>
      </w:r>
    </w:p>
    <w:p w14:paraId="732B13A6" w14:textId="77777777" w:rsidR="00E00372" w:rsidRPr="00EF755D" w:rsidRDefault="00E00372" w:rsidP="00E00372">
      <w:pPr>
        <w:rPr>
          <w:b/>
          <w:bCs/>
        </w:rPr>
      </w:pPr>
      <w:r w:rsidRPr="00EF755D">
        <w:rPr>
          <w:b/>
          <w:bCs/>
        </w:rPr>
        <w:t>- Does it look like all age groups have the same trend, with γi = γ</w:t>
      </w:r>
      <w:r w:rsidRPr="00EF755D">
        <w:rPr>
          <w:rFonts w:ascii="Cambria Math" w:hAnsi="Cambria Math" w:cs="Cambria Math"/>
          <w:b/>
          <w:bCs/>
        </w:rPr>
        <w:t>₀</w:t>
      </w:r>
      <w:r w:rsidRPr="00EF755D">
        <w:rPr>
          <w:b/>
          <w:bCs/>
        </w:rPr>
        <w:t xml:space="preserve"> for all i? </w:t>
      </w:r>
    </w:p>
    <w:p w14:paraId="569DB992" w14:textId="77777777" w:rsidR="00E00372" w:rsidRPr="00EF755D" w:rsidRDefault="00E00372" w:rsidP="00E00372">
      <w:pPr>
        <w:rPr>
          <w:b/>
          <w:bCs/>
        </w:rPr>
      </w:pPr>
      <w:r w:rsidRPr="00EF755D">
        <w:rPr>
          <w:b/>
          <w:bCs/>
        </w:rPr>
        <w:t xml:space="preserve">- Do all age groups have the same cycle, with αpi = αp0? </w:t>
      </w:r>
    </w:p>
    <w:p w14:paraId="7BE4F006" w14:textId="77777777" w:rsidR="00E00372" w:rsidRPr="00EF755D" w:rsidRDefault="00E00372" w:rsidP="00E00372">
      <w:pPr>
        <w:rPr>
          <w:b/>
          <w:bCs/>
        </w:rPr>
      </w:pPr>
      <w:r w:rsidRPr="00EF755D">
        <w:rPr>
          <w:b/>
          <w:bCs/>
        </w:rPr>
        <w:t xml:space="preserve">- Does γ vary by region (negative in cold-climate regions?) </w:t>
      </w:r>
    </w:p>
    <w:p w14:paraId="18D91C27" w14:textId="77777777" w:rsidR="00E00372" w:rsidRPr="00BD0E87" w:rsidRDefault="00E00372" w:rsidP="00E00372">
      <w:pPr>
        <w:rPr>
          <w:b/>
          <w:bCs/>
        </w:rPr>
      </w:pPr>
      <w:r w:rsidRPr="00BD0E87">
        <w:rPr>
          <w:b/>
          <w:bCs/>
        </w:rPr>
        <w:t xml:space="preserve">- Do the cycles, given by the α, vary by region or is a nation-wide cycle sufficient? </w:t>
      </w:r>
    </w:p>
    <w:p w14:paraId="5C19D550" w14:textId="77777777" w:rsidR="00E00372" w:rsidRPr="00BD0E87" w:rsidRDefault="00E00372" w:rsidP="00E00372">
      <w:pPr>
        <w:rPr>
          <w:b/>
          <w:bCs/>
        </w:rPr>
      </w:pPr>
    </w:p>
    <w:p w14:paraId="66195366" w14:textId="77777777" w:rsidR="00E00372" w:rsidRPr="00BD0E87" w:rsidRDefault="00E00372" w:rsidP="00E00372">
      <w:pPr>
        <w:rPr>
          <w:b/>
          <w:bCs/>
        </w:rPr>
      </w:pPr>
      <w:r w:rsidRPr="00BD0E87">
        <w:rPr>
          <w:b/>
          <w:bCs/>
        </w:rPr>
        <w:t xml:space="preserve">The above model is easier to interpret than the wavelet analysis. The quantity 1 − exp(120γ) is the change per decade in the seasonality effect, which could be reported with a 95% confidence interval. </w:t>
      </w:r>
    </w:p>
    <w:p w14:paraId="24E2D5E5" w14:textId="77777777" w:rsidR="00E00372" w:rsidRDefault="00E00372" w:rsidP="00E61AB2">
      <w:pPr>
        <w:rPr>
          <w:bCs/>
        </w:rPr>
      </w:pPr>
    </w:p>
    <w:p w14:paraId="3DFEAC6D" w14:textId="5D28A419" w:rsidR="00C5408C" w:rsidRDefault="00C5408C" w:rsidP="00080FE2">
      <w:pPr>
        <w:rPr>
          <w:bCs/>
        </w:rPr>
      </w:pPr>
      <w:r>
        <w:rPr>
          <w:bCs/>
        </w:rPr>
        <w:t xml:space="preserve">Our current methods </w:t>
      </w:r>
      <w:r w:rsidR="00E154D0">
        <w:rPr>
          <w:bCs/>
        </w:rPr>
        <w:t xml:space="preserve">successfully </w:t>
      </w:r>
      <w:r>
        <w:rPr>
          <w:bCs/>
        </w:rPr>
        <w:t>answer the questions that the reviewer has raised.</w:t>
      </w:r>
      <w:r w:rsidR="00E154D0">
        <w:rPr>
          <w:bCs/>
        </w:rPr>
        <w:t xml:space="preserve"> </w:t>
      </w:r>
      <w:r w:rsidR="00C529EB">
        <w:rPr>
          <w:bCs/>
        </w:rPr>
        <w:t>We</w:t>
      </w:r>
      <w:r w:rsidR="00E154D0">
        <w:rPr>
          <w:bCs/>
        </w:rPr>
        <w:t xml:space="preserve"> </w:t>
      </w:r>
      <w:r w:rsidR="00C529EB">
        <w:rPr>
          <w:bCs/>
        </w:rPr>
        <w:t>have clarified our method</w:t>
      </w:r>
      <w:r w:rsidR="00E154D0">
        <w:rPr>
          <w:bCs/>
        </w:rPr>
        <w:t>, especially those</w:t>
      </w:r>
      <w:r w:rsidR="00C529EB">
        <w:rPr>
          <w:bCs/>
        </w:rPr>
        <w:t xml:space="preserve"> for Figure</w:t>
      </w:r>
      <w:r w:rsidR="009435B6">
        <w:rPr>
          <w:bCs/>
        </w:rPr>
        <w:t>s</w:t>
      </w:r>
      <w:r w:rsidR="00C529EB">
        <w:rPr>
          <w:bCs/>
        </w:rPr>
        <w:t xml:space="preserve"> </w:t>
      </w:r>
      <w:r w:rsidR="00F52832">
        <w:rPr>
          <w:bCs/>
        </w:rPr>
        <w:t>3</w:t>
      </w:r>
      <w:r w:rsidR="00640D82">
        <w:rPr>
          <w:bCs/>
        </w:rPr>
        <w:t xml:space="preserve"> to </w:t>
      </w:r>
      <w:r w:rsidR="009435B6">
        <w:rPr>
          <w:bCs/>
        </w:rPr>
        <w:t>5</w:t>
      </w:r>
      <w:r w:rsidR="00CC0081">
        <w:rPr>
          <w:bCs/>
        </w:rPr>
        <w:t xml:space="preserve"> and Supplementary Figures 2 and 3</w:t>
      </w:r>
      <w:r w:rsidR="00BD7BC6">
        <w:rPr>
          <w:bCs/>
        </w:rPr>
        <w:t xml:space="preserve"> (referred to </w:t>
      </w:r>
      <w:r w:rsidR="006F2B0E">
        <w:rPr>
          <w:bCs/>
        </w:rPr>
        <w:t xml:space="preserve">as the ‘second analysis’ </w:t>
      </w:r>
      <w:r w:rsidR="00BD7BC6">
        <w:rPr>
          <w:bCs/>
        </w:rPr>
        <w:t>above)</w:t>
      </w:r>
      <w:r w:rsidR="00E154D0">
        <w:rPr>
          <w:bCs/>
        </w:rPr>
        <w:t>,</w:t>
      </w:r>
      <w:r w:rsidR="00F52832">
        <w:rPr>
          <w:bCs/>
        </w:rPr>
        <w:t xml:space="preserve"> </w:t>
      </w:r>
      <w:r w:rsidR="00C529EB">
        <w:rPr>
          <w:bCs/>
        </w:rPr>
        <w:t>in the revised manuscript</w:t>
      </w:r>
      <w:r w:rsidR="00E154D0">
        <w:rPr>
          <w:bCs/>
        </w:rPr>
        <w:t xml:space="preserve"> and summarise the approach and its findings below</w:t>
      </w:r>
      <w:r w:rsidR="00C529EB">
        <w:rPr>
          <w:bCs/>
        </w:rPr>
        <w:t xml:space="preserve">. </w:t>
      </w:r>
    </w:p>
    <w:p w14:paraId="352786F5" w14:textId="77777777" w:rsidR="006C6128" w:rsidRDefault="006C6128" w:rsidP="00E61AB2">
      <w:pPr>
        <w:rPr>
          <w:bCs/>
        </w:rPr>
      </w:pPr>
    </w:p>
    <w:p w14:paraId="7252D390" w14:textId="43F4AC76" w:rsidR="006C6128" w:rsidRDefault="006C6128" w:rsidP="006C6128">
      <w:pPr>
        <w:rPr>
          <w:bCs/>
          <w:i/>
        </w:rPr>
      </w:pPr>
      <w:r w:rsidRPr="00721CDE">
        <w:rPr>
          <w:bCs/>
          <w:i/>
        </w:rPr>
        <w:t>- Is γi negative? If so the seasonal effect is becoming less severe for age group i.</w:t>
      </w:r>
    </w:p>
    <w:p w14:paraId="20454F31" w14:textId="1B915048" w:rsidR="00BD21F5" w:rsidRPr="00721CDE" w:rsidRDefault="00BD21F5" w:rsidP="006C6128">
      <w:pPr>
        <w:rPr>
          <w:bCs/>
          <w:i/>
        </w:rPr>
      </w:pPr>
      <w:r w:rsidRPr="00721CDE">
        <w:rPr>
          <w:bCs/>
          <w:i/>
        </w:rPr>
        <w:t>- Does it look like all age groups have the same trend, with γi = γ</w:t>
      </w:r>
      <w:r w:rsidRPr="00721CDE">
        <w:rPr>
          <w:rFonts w:ascii="Cambria Math" w:hAnsi="Cambria Math" w:cs="Cambria Math"/>
          <w:bCs/>
          <w:i/>
        </w:rPr>
        <w:t>₀</w:t>
      </w:r>
      <w:r w:rsidRPr="00721CDE">
        <w:rPr>
          <w:bCs/>
          <w:i/>
        </w:rPr>
        <w:t xml:space="preserve"> for all i? </w:t>
      </w:r>
    </w:p>
    <w:p w14:paraId="6DA25244" w14:textId="77777777" w:rsidR="006C6128" w:rsidRPr="00A77758" w:rsidRDefault="006C6128" w:rsidP="006C6128">
      <w:pPr>
        <w:rPr>
          <w:bCs/>
        </w:rPr>
      </w:pPr>
    </w:p>
    <w:p w14:paraId="04EF879A" w14:textId="211E0A49" w:rsidR="00CC5390" w:rsidRDefault="007658CA" w:rsidP="00CA186A">
      <w:pPr>
        <w:rPr>
          <w:bCs/>
        </w:rPr>
      </w:pPr>
      <w:r>
        <w:rPr>
          <w:bCs/>
        </w:rPr>
        <w:t xml:space="preserve">We calculated change in percent difference between </w:t>
      </w:r>
      <w:r w:rsidR="004469C4">
        <w:rPr>
          <w:bCs/>
        </w:rPr>
        <w:t>1980</w:t>
      </w:r>
      <w:r>
        <w:rPr>
          <w:bCs/>
        </w:rPr>
        <w:t xml:space="preserve"> and </w:t>
      </w:r>
      <w:r w:rsidR="004469C4">
        <w:rPr>
          <w:bCs/>
        </w:rPr>
        <w:t>2016</w:t>
      </w:r>
      <w:r>
        <w:rPr>
          <w:bCs/>
        </w:rPr>
        <w:t xml:space="preserve"> by </w:t>
      </w:r>
      <w:r w:rsidR="00CA186A">
        <w:rPr>
          <w:bCs/>
        </w:rPr>
        <w:t>fitting a linear regression to the time series of seasonal differences</w:t>
      </w:r>
      <w:r w:rsidR="0069460E">
        <w:rPr>
          <w:bCs/>
        </w:rPr>
        <w:t xml:space="preserve"> in mortality within a year</w:t>
      </w:r>
      <w:r w:rsidR="00CA186A">
        <w:rPr>
          <w:bCs/>
        </w:rPr>
        <w:t>. W</w:t>
      </w:r>
      <w:r w:rsidR="0028467A" w:rsidRPr="005A69D3">
        <w:rPr>
          <w:bCs/>
        </w:rPr>
        <w:t xml:space="preserve">e have reported </w:t>
      </w:r>
      <w:r w:rsidR="005A69D3">
        <w:rPr>
          <w:bCs/>
        </w:rPr>
        <w:t>th</w:t>
      </w:r>
      <w:r>
        <w:rPr>
          <w:bCs/>
        </w:rPr>
        <w:t>e</w:t>
      </w:r>
      <w:r w:rsidR="00423FFF">
        <w:rPr>
          <w:bCs/>
        </w:rPr>
        <w:t xml:space="preserve"> percentage point</w:t>
      </w:r>
      <w:r w:rsidR="005A69D3">
        <w:rPr>
          <w:bCs/>
        </w:rPr>
        <w:t xml:space="preserve"> change in seasonalit</w:t>
      </w:r>
      <w:r w:rsidR="00423FFF">
        <w:rPr>
          <w:bCs/>
        </w:rPr>
        <w:t>y</w:t>
      </w:r>
      <w:r w:rsidR="00930328">
        <w:rPr>
          <w:bCs/>
        </w:rPr>
        <w:t>, with p-values and 95% confidence intervals quoted,</w:t>
      </w:r>
      <w:r w:rsidR="005A69D3">
        <w:rPr>
          <w:bCs/>
        </w:rPr>
        <w:t xml:space="preserve"> </w:t>
      </w:r>
      <w:r w:rsidR="008D39B6">
        <w:rPr>
          <w:bCs/>
        </w:rPr>
        <w:t>from 1980 to 2016</w:t>
      </w:r>
      <w:r w:rsidR="00D80979">
        <w:rPr>
          <w:bCs/>
        </w:rPr>
        <w:t xml:space="preserve"> </w:t>
      </w:r>
      <w:r w:rsidR="00E41781">
        <w:rPr>
          <w:bCs/>
        </w:rPr>
        <w:t>b</w:t>
      </w:r>
      <w:r w:rsidR="00E41781" w:rsidRPr="005A69D3">
        <w:rPr>
          <w:bCs/>
        </w:rPr>
        <w:t>y</w:t>
      </w:r>
      <w:r w:rsidR="0028467A" w:rsidRPr="005A69D3">
        <w:rPr>
          <w:bCs/>
        </w:rPr>
        <w:t xml:space="preserve"> age, sex, and cause of death (Figure </w:t>
      </w:r>
      <w:r w:rsidR="005A69D3">
        <w:rPr>
          <w:bCs/>
        </w:rPr>
        <w:t>4 and Supplementary Figure 3</w:t>
      </w:r>
      <w:r w:rsidR="0028467A" w:rsidRPr="005A69D3">
        <w:rPr>
          <w:bCs/>
        </w:rPr>
        <w:t>)</w:t>
      </w:r>
      <w:r w:rsidR="0085259A">
        <w:rPr>
          <w:bCs/>
        </w:rPr>
        <w:t>.</w:t>
      </w:r>
      <w:r w:rsidR="00B34C53">
        <w:rPr>
          <w:bCs/>
        </w:rPr>
        <w:t xml:space="preserve"> </w:t>
      </w:r>
    </w:p>
    <w:p w14:paraId="20EAD23B" w14:textId="7431DA96" w:rsidR="00A74C38" w:rsidRPr="00677BE9" w:rsidRDefault="00BA1230" w:rsidP="006C6128">
      <w:pPr>
        <w:rPr>
          <w:bCs/>
        </w:rPr>
      </w:pPr>
      <w:r w:rsidRPr="00677BE9">
        <w:rPr>
          <w:bCs/>
        </w:rPr>
        <w:t xml:space="preserve"> </w:t>
      </w:r>
    </w:p>
    <w:p w14:paraId="4035719D" w14:textId="77777777" w:rsidR="006C6128" w:rsidRPr="00677BE9" w:rsidRDefault="006C6128" w:rsidP="006C6128">
      <w:pPr>
        <w:rPr>
          <w:bCs/>
          <w:i/>
        </w:rPr>
      </w:pPr>
      <w:r w:rsidRPr="00677BE9">
        <w:rPr>
          <w:bCs/>
          <w:i/>
        </w:rPr>
        <w:t xml:space="preserve">- Do all age groups have the same cycle, with αpi = αp0? </w:t>
      </w:r>
    </w:p>
    <w:p w14:paraId="785270B6" w14:textId="77777777" w:rsidR="00A74C38" w:rsidRPr="008C10D7" w:rsidRDefault="00A74C38" w:rsidP="006C6128">
      <w:pPr>
        <w:rPr>
          <w:bCs/>
        </w:rPr>
      </w:pPr>
    </w:p>
    <w:p w14:paraId="3619B9CC" w14:textId="22B8E328" w:rsidR="007658CA" w:rsidRDefault="00930328" w:rsidP="006C6128">
      <w:pPr>
        <w:rPr>
          <w:bCs/>
        </w:rPr>
      </w:pPr>
      <w:r>
        <w:rPr>
          <w:bCs/>
        </w:rPr>
        <w:t>We calculated the timing of maximum and minimum mortality using centre of gravity analysis</w:t>
      </w:r>
      <w:del w:id="1" w:author="Ezzati, Majid" w:date="2018-08-08T07:42:00Z">
        <w:r w:rsidDel="00313AE3">
          <w:rPr>
            <w:bCs/>
          </w:rPr>
          <w:delText xml:space="preserve">, using </w:delText>
        </w:r>
      </w:del>
      <w:ins w:id="2" w:author="Ezzati, Majid" w:date="2018-08-08T07:42:00Z">
        <w:r w:rsidR="00313AE3">
          <w:rPr>
            <w:bCs/>
          </w:rPr>
          <w:t xml:space="preserve"> and </w:t>
        </w:r>
      </w:ins>
      <w:r w:rsidR="004904A1">
        <w:rPr>
          <w:bCs/>
        </w:rPr>
        <w:t>circular statistics</w:t>
      </w:r>
      <w:del w:id="3" w:author="Ezzati, Majid" w:date="2018-08-08T07:42:00Z">
        <w:r w:rsidR="004904A1" w:rsidDel="00313AE3">
          <w:rPr>
            <w:bCs/>
          </w:rPr>
          <w:delText xml:space="preserve"> to calculate the mean, and 1000 bootstrap samples to calculate the 95% confidence intervals</w:delText>
        </w:r>
      </w:del>
      <w:r w:rsidR="004904A1">
        <w:rPr>
          <w:bCs/>
        </w:rPr>
        <w:t>. We have reporte</w:t>
      </w:r>
      <w:r w:rsidR="00BB44CF">
        <w:rPr>
          <w:bCs/>
        </w:rPr>
        <w:t>d the max</w:t>
      </w:r>
      <w:r w:rsidR="004904A1">
        <w:rPr>
          <w:bCs/>
        </w:rPr>
        <w:t xml:space="preserve">imum and minimum values by age, sex, and cause of death (Figure 3 and Supplementary Figure 2). </w:t>
      </w:r>
    </w:p>
    <w:p w14:paraId="2EA7001E" w14:textId="77777777" w:rsidR="00A74C38" w:rsidRPr="00677BE9" w:rsidRDefault="00A74C38" w:rsidP="006C6128">
      <w:pPr>
        <w:rPr>
          <w:bCs/>
          <w:i/>
        </w:rPr>
      </w:pPr>
    </w:p>
    <w:p w14:paraId="5D545812" w14:textId="3A8AA40B" w:rsidR="006C6128" w:rsidRPr="00677BE9" w:rsidRDefault="006C6128" w:rsidP="006C6128">
      <w:pPr>
        <w:rPr>
          <w:bCs/>
          <w:i/>
        </w:rPr>
      </w:pPr>
      <w:r w:rsidRPr="00677BE9">
        <w:rPr>
          <w:bCs/>
          <w:i/>
        </w:rPr>
        <w:t>- Does γ vary by region (ne</w:t>
      </w:r>
      <w:r w:rsidR="00B23A5B" w:rsidRPr="00677BE9">
        <w:rPr>
          <w:bCs/>
          <w:i/>
        </w:rPr>
        <w:t>gative in cold-climate regions</w:t>
      </w:r>
      <w:r w:rsidR="00821D49">
        <w:rPr>
          <w:bCs/>
          <w:i/>
        </w:rPr>
        <w:t>)</w:t>
      </w:r>
      <w:r w:rsidR="00B23A5B" w:rsidRPr="00677BE9">
        <w:rPr>
          <w:bCs/>
          <w:i/>
        </w:rPr>
        <w:t>?</w:t>
      </w:r>
      <w:r w:rsidRPr="00677BE9">
        <w:rPr>
          <w:bCs/>
          <w:i/>
        </w:rPr>
        <w:t xml:space="preserve"> </w:t>
      </w:r>
    </w:p>
    <w:p w14:paraId="75E12625" w14:textId="77777777" w:rsidR="00B162ED" w:rsidRDefault="00B162ED" w:rsidP="006C6128">
      <w:pPr>
        <w:rPr>
          <w:bCs/>
          <w:i/>
        </w:rPr>
      </w:pPr>
    </w:p>
    <w:p w14:paraId="4096E968" w14:textId="4841E8E1" w:rsidR="00513796" w:rsidRDefault="002D5E92" w:rsidP="006C6128">
      <w:pPr>
        <w:rPr>
          <w:bCs/>
        </w:rPr>
      </w:pPr>
      <w:r>
        <w:rPr>
          <w:bCs/>
        </w:rPr>
        <w:t xml:space="preserve">We </w:t>
      </w:r>
      <w:del w:id="4" w:author="Ezzati, Majid" w:date="2018-08-08T07:47:00Z">
        <w:r w:rsidDel="00313AE3">
          <w:rPr>
            <w:bCs/>
          </w:rPr>
          <w:delText>reported cross-section</w:delText>
        </w:r>
      </w:del>
      <w:ins w:id="5" w:author="Ezzati, Majid" w:date="2018-08-08T07:47:00Z">
        <w:r w:rsidR="00313AE3">
          <w:rPr>
            <w:bCs/>
          </w:rPr>
          <w:t>report</w:t>
        </w:r>
      </w:ins>
      <w:r>
        <w:rPr>
          <w:bCs/>
        </w:rPr>
        <w:t xml:space="preserve"> percent difference</w:t>
      </w:r>
      <w:ins w:id="6" w:author="Ezzati, Majid" w:date="2018-08-08T07:47:00Z">
        <w:r w:rsidR="00313AE3">
          <w:rPr>
            <w:bCs/>
          </w:rPr>
          <w:t xml:space="preserve"> in death rates between maximum and minimum months</w:t>
        </w:r>
      </w:ins>
      <w:r>
        <w:rPr>
          <w:bCs/>
        </w:rPr>
        <w:t xml:space="preserve"> by reg</w:t>
      </w:r>
      <w:r w:rsidR="00006864">
        <w:rPr>
          <w:bCs/>
        </w:rPr>
        <w:t>io</w:t>
      </w:r>
      <w:del w:id="7" w:author="Ezzati, Majid" w:date="2018-08-08T07:50:00Z">
        <w:r w:rsidR="00006864" w:rsidDel="00510796">
          <w:rPr>
            <w:bCs/>
          </w:rPr>
          <w:delText xml:space="preserve">n </w:delText>
        </w:r>
      </w:del>
      <w:del w:id="8" w:author="Ezzati, Majid" w:date="2018-08-08T07:48:00Z">
        <w:r w:rsidR="00A24284" w:rsidDel="00313AE3">
          <w:rPr>
            <w:bCs/>
          </w:rPr>
          <w:delText>for all-cause death</w:delText>
        </w:r>
        <w:r w:rsidR="00A0329E" w:rsidDel="00313AE3">
          <w:rPr>
            <w:bCs/>
          </w:rPr>
          <w:delText>s</w:delText>
        </w:r>
        <w:r w:rsidR="00D6407A" w:rsidDel="00313AE3">
          <w:rPr>
            <w:bCs/>
          </w:rPr>
          <w:delText xml:space="preserve"> </w:delText>
        </w:r>
      </w:del>
      <w:r w:rsidR="00006864">
        <w:rPr>
          <w:bCs/>
        </w:rPr>
        <w:t>(Figure 6)</w:t>
      </w:r>
      <w:del w:id="9" w:author="Ezzati, Majid" w:date="2018-08-08T07:51:00Z">
        <w:r w:rsidR="002C1120" w:rsidDel="00510796">
          <w:rPr>
            <w:bCs/>
          </w:rPr>
          <w:delText>, after fi</w:delText>
        </w:r>
        <w:r w:rsidR="00CD4036" w:rsidDel="00510796">
          <w:rPr>
            <w:bCs/>
          </w:rPr>
          <w:delText>tting</w:delText>
        </w:r>
        <w:r w:rsidR="002C1120" w:rsidDel="00510796">
          <w:rPr>
            <w:bCs/>
          </w:rPr>
          <w:delText xml:space="preserve"> a linear regression to the time series of seasonal difference in mortality within a year</w:delText>
        </w:r>
      </w:del>
      <w:r w:rsidR="00006864">
        <w:rPr>
          <w:bCs/>
        </w:rPr>
        <w:t>.</w:t>
      </w:r>
      <w:r w:rsidR="00494849">
        <w:rPr>
          <w:bCs/>
        </w:rPr>
        <w:t xml:space="preserve"> </w:t>
      </w:r>
      <w:commentRangeStart w:id="10"/>
      <w:r w:rsidR="002C1120">
        <w:rPr>
          <w:bCs/>
        </w:rPr>
        <w:t xml:space="preserve">We </w:t>
      </w:r>
      <w:r w:rsidR="00494849">
        <w:rPr>
          <w:bCs/>
        </w:rPr>
        <w:t>have</w:t>
      </w:r>
      <w:r w:rsidR="002C1120">
        <w:rPr>
          <w:bCs/>
        </w:rPr>
        <w:t xml:space="preserve"> also calculated change in percent difference between 1980 and 2016 by region, shown in the figure below for all-cause mortality</w:t>
      </w:r>
      <w:r w:rsidR="001D0F94">
        <w:rPr>
          <w:bCs/>
        </w:rPr>
        <w:t xml:space="preserve">, though not included in the main paper </w:t>
      </w:r>
      <w:del w:id="11" w:author="Ezzati, Majid" w:date="2018-08-08T07:51:00Z">
        <w:r w:rsidR="001D0F94" w:rsidDel="00510796">
          <w:rPr>
            <w:bCs/>
          </w:rPr>
          <w:delText xml:space="preserve">for the </w:delText>
        </w:r>
        <w:r w:rsidR="00A55085" w:rsidDel="00510796">
          <w:rPr>
            <w:bCs/>
          </w:rPr>
          <w:delText xml:space="preserve">clarity of the main points </w:delText>
        </w:r>
        <w:r w:rsidR="00770338" w:rsidDel="00510796">
          <w:rPr>
            <w:bCs/>
          </w:rPr>
          <w:delText>of interest already given</w:delText>
        </w:r>
      </w:del>
      <w:ins w:id="12" w:author="Ezzati, Majid" w:date="2018-08-08T07:51:00Z">
        <w:r w:rsidR="00510796">
          <w:rPr>
            <w:bCs/>
          </w:rPr>
          <w:t xml:space="preserve"> which is already dense with inclusion of a large number of results at the national level</w:t>
        </w:r>
      </w:ins>
      <w:r w:rsidR="00A55085">
        <w:rPr>
          <w:bCs/>
        </w:rPr>
        <w:t>.</w:t>
      </w:r>
      <w:commentRangeEnd w:id="10"/>
      <w:r w:rsidR="00510796">
        <w:rPr>
          <w:rStyle w:val="CommentReference"/>
        </w:rPr>
        <w:commentReference w:id="10"/>
      </w:r>
    </w:p>
    <w:p w14:paraId="57FCA454" w14:textId="208BBE3A" w:rsidR="00513796" w:rsidRDefault="00BD733B" w:rsidP="006C6128">
      <w:pPr>
        <w:rPr>
          <w:bCs/>
          <w:color w:val="FF0000"/>
        </w:rPr>
      </w:pPr>
      <w:commentRangeStart w:id="13"/>
      <w:r>
        <w:rPr>
          <w:bCs/>
          <w:noProof/>
          <w:lang w:eastAsia="en-GB"/>
        </w:rPr>
        <w:drawing>
          <wp:inline distT="0" distB="0" distL="0" distR="0" wp14:anchorId="7CF3D2C7" wp14:editId="755F6459">
            <wp:extent cx="5740400" cy="4053840"/>
            <wp:effectExtent l="0" t="0" r="0" b="0"/>
            <wp:docPr id="2" name="Picture 2" descr="../../../../../../../output/seasonality_index/regional/seasonality_index_regional_against_national_index_AllCause_1980_2016.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seasonality_index/regional/seasonality_index_regional_against_national_index_AllCause_1980_2016.pd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commentRangeEnd w:id="13"/>
      <w:r w:rsidR="00510796">
        <w:rPr>
          <w:rStyle w:val="CommentReference"/>
        </w:rPr>
        <w:commentReference w:id="13"/>
      </w:r>
      <w:ins w:id="14" w:author="Ezzati, Majid" w:date="2018-08-08T08:05:00Z">
        <w:r w:rsidR="005D11F7">
          <w:rPr>
            <w:bCs/>
            <w:color w:val="FF0000"/>
          </w:rPr>
          <w:t>;</w:t>
        </w:r>
      </w:ins>
    </w:p>
    <w:p w14:paraId="07B9E176" w14:textId="110D55E5" w:rsidR="00BD733B" w:rsidRDefault="00BD733B" w:rsidP="00BD733B">
      <w:pPr>
        <w:rPr>
          <w:bCs/>
        </w:rPr>
      </w:pPr>
      <w:r w:rsidRPr="001B2A4F">
        <w:rPr>
          <w:b/>
          <w:bCs/>
        </w:rPr>
        <w:t>Figure</w:t>
      </w:r>
      <w:r>
        <w:rPr>
          <w:bCs/>
        </w:rPr>
        <w:t xml:space="preserve">: </w:t>
      </w:r>
      <w:del w:id="15" w:author="Ezzati, Majid" w:date="2018-08-08T07:52:00Z">
        <w:r w:rsidDel="00510796">
          <w:rPr>
            <w:color w:val="000000" w:themeColor="text1"/>
          </w:rPr>
          <w:delText>Regional p</w:delText>
        </w:r>
      </w:del>
      <w:ins w:id="16" w:author="Ezzati, Majid" w:date="2018-08-08T07:53:00Z">
        <w:r w:rsidR="00510796">
          <w:rPr>
            <w:color w:val="000000" w:themeColor="text1"/>
          </w:rPr>
          <w:t xml:space="preserve">Change in </w:t>
        </w:r>
      </w:ins>
      <w:ins w:id="17" w:author="Ezzati, Majid" w:date="2018-08-08T07:52:00Z">
        <w:r w:rsidR="00510796">
          <w:rPr>
            <w:color w:val="000000" w:themeColor="text1"/>
          </w:rPr>
          <w:t>p</w:t>
        </w:r>
      </w:ins>
      <w:r>
        <w:rPr>
          <w:color w:val="000000" w:themeColor="text1"/>
        </w:rPr>
        <w:t xml:space="preserve">ercent </w:t>
      </w:r>
      <w:del w:id="18" w:author="Ezzati, Majid" w:date="2018-08-08T07:53:00Z">
        <w:r w:rsidDel="00510796">
          <w:rPr>
            <w:color w:val="000000" w:themeColor="text1"/>
          </w:rPr>
          <w:delText xml:space="preserve">point change </w:delText>
        </w:r>
        <w:r w:rsidR="009D1677" w:rsidDel="00510796">
          <w:rPr>
            <w:color w:val="000000" w:themeColor="text1"/>
          </w:rPr>
          <w:delText xml:space="preserve">per year </w:delText>
        </w:r>
        <w:r w:rsidRPr="00AC73A1" w:rsidDel="00510796">
          <w:rPr>
            <w:color w:val="000000" w:themeColor="text1"/>
          </w:rPr>
          <w:delText>in</w:delText>
        </w:r>
      </w:del>
      <w:ins w:id="19" w:author="Ezzati, Majid" w:date="2018-08-08T07:53:00Z">
        <w:r w:rsidR="00510796">
          <w:rPr>
            <w:color w:val="000000" w:themeColor="text1"/>
          </w:rPr>
          <w:t>difference in</w:t>
        </w:r>
      </w:ins>
      <w:r w:rsidRPr="00AC73A1">
        <w:rPr>
          <w:color w:val="000000" w:themeColor="text1"/>
        </w:rPr>
        <w:t xml:space="preserve"> death rates between the maximum and minimum mortality months</w:t>
      </w:r>
      <w:r>
        <w:rPr>
          <w:color w:val="000000" w:themeColor="text1"/>
        </w:rPr>
        <w:t xml:space="preserve"> for all-cause </w:t>
      </w:r>
      <w:r w:rsidRPr="00AC73A1">
        <w:rPr>
          <w:color w:val="000000" w:themeColor="text1"/>
        </w:rPr>
        <w:t>mortality</w:t>
      </w:r>
      <w:r w:rsidDel="00F84E39">
        <w:rPr>
          <w:color w:val="000000" w:themeColor="text1"/>
        </w:rPr>
        <w:t xml:space="preserve"> </w:t>
      </w:r>
      <w:del w:id="20" w:author="Ezzati, Majid" w:date="2018-08-08T07:56:00Z">
        <w:r w:rsidRPr="00AC73A1" w:rsidDel="00510796">
          <w:rPr>
            <w:color w:val="000000" w:themeColor="text1"/>
          </w:rPr>
          <w:delText xml:space="preserve">in </w:delText>
        </w:r>
      </w:del>
      <w:ins w:id="21" w:author="Ezzati, Majid" w:date="2018-08-08T07:56:00Z">
        <w:r w:rsidR="00510796">
          <w:rPr>
            <w:color w:val="000000" w:themeColor="text1"/>
          </w:rPr>
          <w:t>from 1980 to</w:t>
        </w:r>
        <w:r w:rsidR="00510796" w:rsidRPr="00AC73A1">
          <w:rPr>
            <w:color w:val="000000" w:themeColor="text1"/>
          </w:rPr>
          <w:t xml:space="preserve"> </w:t>
        </w:r>
      </w:ins>
      <w:r w:rsidRPr="00AC73A1">
        <w:rPr>
          <w:color w:val="000000" w:themeColor="text1"/>
        </w:rPr>
        <w:t>201</w:t>
      </w:r>
      <w:r>
        <w:rPr>
          <w:color w:val="000000" w:themeColor="text1"/>
        </w:rPr>
        <w:t>6</w:t>
      </w:r>
      <w:r w:rsidRPr="00AC73A1">
        <w:rPr>
          <w:color w:val="000000" w:themeColor="text1"/>
        </w:rPr>
        <w:t xml:space="preserve"> </w:t>
      </w:r>
      <w:del w:id="22" w:author="Ezzati, Majid" w:date="2018-08-08T07:56:00Z">
        <w:r w:rsidRPr="00AC73A1" w:rsidDel="00510796">
          <w:rPr>
            <w:color w:val="000000" w:themeColor="text1"/>
          </w:rPr>
          <w:delText xml:space="preserve">versus 1980 </w:delText>
        </w:r>
      </w:del>
      <w:r w:rsidRPr="00AC73A1">
        <w:rPr>
          <w:color w:val="000000" w:themeColor="text1"/>
        </w:rPr>
        <w:t>by sex and age group</w:t>
      </w:r>
      <w:r w:rsidR="007418D2">
        <w:rPr>
          <w:color w:val="000000" w:themeColor="text1"/>
        </w:rPr>
        <w:t>, coloured by climate region</w:t>
      </w:r>
      <w:r w:rsidRPr="00AC73A1">
        <w:rPr>
          <w:color w:val="000000" w:themeColor="text1"/>
        </w:rPr>
        <w:t>.</w:t>
      </w:r>
      <w:r w:rsidR="00CE5EA3">
        <w:rPr>
          <w:color w:val="000000" w:themeColor="text1"/>
        </w:rPr>
        <w:t xml:space="preserve"> </w:t>
      </w:r>
      <w:commentRangeStart w:id="23"/>
      <w:r w:rsidR="00CE5EA3">
        <w:rPr>
          <w:color w:val="000000" w:themeColor="text1"/>
        </w:rPr>
        <w:t>N</w:t>
      </w:r>
      <w:r w:rsidR="0063419E">
        <w:rPr>
          <w:color w:val="000000" w:themeColor="text1"/>
        </w:rPr>
        <w:t>ational</w:t>
      </w:r>
      <w:r w:rsidR="007418D2">
        <w:rPr>
          <w:color w:val="000000" w:themeColor="text1"/>
        </w:rPr>
        <w:t xml:space="preserve"> a</w:t>
      </w:r>
      <w:r w:rsidRPr="00AC73A1">
        <w:rPr>
          <w:color w:val="000000" w:themeColor="text1"/>
        </w:rPr>
        <w:t xml:space="preserve">ge-sex groups </w:t>
      </w:r>
      <w:r w:rsidR="007418D2">
        <w:rPr>
          <w:color w:val="000000" w:themeColor="text1"/>
        </w:rPr>
        <w:t xml:space="preserve">(in black) </w:t>
      </w:r>
      <w:r w:rsidRPr="00AC73A1">
        <w:rPr>
          <w:color w:val="000000" w:themeColor="text1"/>
        </w:rPr>
        <w:t xml:space="preserve">with a </w:t>
      </w:r>
      <w:r>
        <w:rPr>
          <w:color w:val="000000" w:themeColor="text1"/>
        </w:rPr>
        <w:t>p-value less than 0.05</w:t>
      </w:r>
      <w:r w:rsidRPr="00AC73A1">
        <w:rPr>
          <w:color w:val="000000" w:themeColor="text1"/>
        </w:rPr>
        <w:t xml:space="preserve"> are highlighted with a bold pink outline.</w:t>
      </w:r>
      <w:commentRangeEnd w:id="23"/>
      <w:r w:rsidR="00510796">
        <w:rPr>
          <w:rStyle w:val="CommentReference"/>
        </w:rPr>
        <w:commentReference w:id="23"/>
      </w:r>
    </w:p>
    <w:p w14:paraId="74D3DC6F" w14:textId="77777777" w:rsidR="00B162ED" w:rsidRPr="00BD7CB1" w:rsidRDefault="00B162ED" w:rsidP="006C6128">
      <w:pPr>
        <w:rPr>
          <w:bCs/>
          <w:i/>
          <w:color w:val="FF0000"/>
        </w:rPr>
      </w:pPr>
    </w:p>
    <w:p w14:paraId="07C381AF" w14:textId="77777777" w:rsidR="006C6128" w:rsidRPr="00BD7CB1" w:rsidRDefault="006C6128" w:rsidP="006C6128">
      <w:pPr>
        <w:rPr>
          <w:bCs/>
          <w:i/>
        </w:rPr>
      </w:pPr>
      <w:r w:rsidRPr="00BD7CB1">
        <w:rPr>
          <w:bCs/>
          <w:i/>
        </w:rPr>
        <w:t xml:space="preserve">- Do the cycles, given by the α, vary by region or is a nation-wide cycle sufficient? </w:t>
      </w:r>
    </w:p>
    <w:p w14:paraId="63C77173" w14:textId="77777777" w:rsidR="006C6128" w:rsidRDefault="006C6128" w:rsidP="00E61AB2">
      <w:pPr>
        <w:rPr>
          <w:bCs/>
        </w:rPr>
      </w:pPr>
    </w:p>
    <w:p w14:paraId="70AAB1D1" w14:textId="7C504180" w:rsidR="005D08A3" w:rsidRDefault="005D08A3" w:rsidP="005D08A3">
      <w:pPr>
        <w:rPr>
          <w:bCs/>
        </w:rPr>
      </w:pPr>
      <w:r>
        <w:rPr>
          <w:bCs/>
        </w:rPr>
        <w:t xml:space="preserve">We calculated the </w:t>
      </w:r>
      <w:del w:id="24" w:author="Ezzati, Majid" w:date="2018-08-08T08:00:00Z">
        <w:r w:rsidR="00F72373" w:rsidDel="00510796">
          <w:rPr>
            <w:bCs/>
          </w:rPr>
          <w:delText xml:space="preserve">subnational </w:delText>
        </w:r>
      </w:del>
      <w:r>
        <w:rPr>
          <w:bCs/>
        </w:rPr>
        <w:t>timing of maximum and minimum mortality using centre of gravity analysis</w:t>
      </w:r>
      <w:ins w:id="25" w:author="Ezzati, Majid" w:date="2018-08-08T08:00:00Z">
        <w:r w:rsidR="00510796">
          <w:rPr>
            <w:bCs/>
          </w:rPr>
          <w:t xml:space="preserve"> by region as well as nationally</w:t>
        </w:r>
      </w:ins>
      <w:del w:id="26" w:author="Ezzati, Majid" w:date="2018-08-08T08:00:00Z">
        <w:r w:rsidR="00F72373" w:rsidDel="00510796">
          <w:rPr>
            <w:bCs/>
          </w:rPr>
          <w:delText>, as in the national study</w:delText>
        </w:r>
      </w:del>
      <w:r w:rsidR="00F72373">
        <w:rPr>
          <w:bCs/>
        </w:rPr>
        <w:t>.</w:t>
      </w:r>
      <w:r>
        <w:rPr>
          <w:bCs/>
        </w:rPr>
        <w:t xml:space="preserve"> </w:t>
      </w:r>
      <w:r w:rsidR="005F6191">
        <w:rPr>
          <w:bCs/>
        </w:rPr>
        <w:t>We have reported the maximum and minimum values by age</w:t>
      </w:r>
      <w:r w:rsidR="0010614D">
        <w:rPr>
          <w:bCs/>
        </w:rPr>
        <w:t xml:space="preserve"> and sex for all-cause death</w:t>
      </w:r>
      <w:r w:rsidR="005F6191">
        <w:rPr>
          <w:bCs/>
        </w:rPr>
        <w:t xml:space="preserve"> (Figure 5).</w:t>
      </w:r>
    </w:p>
    <w:p w14:paraId="7C7AF818" w14:textId="7F0C796D" w:rsidR="00587530" w:rsidRDefault="00587530" w:rsidP="00E61AB2">
      <w:pPr>
        <w:rPr>
          <w:ins w:id="27" w:author="Ezzati, Majid" w:date="2018-08-08T08:00:00Z"/>
          <w:bCs/>
        </w:rPr>
      </w:pPr>
    </w:p>
    <w:p w14:paraId="1C9B567E" w14:textId="77777777" w:rsidR="00510796" w:rsidRDefault="00510796" w:rsidP="00E61AB2">
      <w:pPr>
        <w:rPr>
          <w:bCs/>
        </w:rPr>
      </w:pPr>
    </w:p>
    <w:p w14:paraId="63224B93" w14:textId="41F9960F" w:rsidR="004278B4" w:rsidRDefault="00317DF6" w:rsidP="00E61AB2">
      <w:pPr>
        <w:rPr>
          <w:bCs/>
        </w:rPr>
      </w:pPr>
      <w:del w:id="28" w:author="Ezzati, Majid" w:date="2018-08-08T08:00:00Z">
        <w:r w:rsidDel="00510796">
          <w:rPr>
            <w:bCs/>
          </w:rPr>
          <w:delText>We have t</w:delText>
        </w:r>
      </w:del>
      <w:ins w:id="29" w:author="Ezzati, Majid" w:date="2018-08-08T08:00:00Z">
        <w:r w:rsidR="00510796">
          <w:rPr>
            <w:bCs/>
          </w:rPr>
          <w:t>T</w:t>
        </w:r>
      </w:ins>
      <w:r>
        <w:rPr>
          <w:bCs/>
        </w:rPr>
        <w:t>herefore</w:t>
      </w:r>
      <w:ins w:id="30" w:author="Ezzati, Majid" w:date="2018-08-08T08:00:00Z">
        <w:r w:rsidR="00510796">
          <w:rPr>
            <w:bCs/>
          </w:rPr>
          <w:t>, we have</w:t>
        </w:r>
      </w:ins>
      <w:r>
        <w:rPr>
          <w:bCs/>
        </w:rPr>
        <w:t xml:space="preserve"> successfully answered</w:t>
      </w:r>
      <w:r w:rsidR="004278B4">
        <w:rPr>
          <w:bCs/>
        </w:rPr>
        <w:t xml:space="preserve"> all the questions posed by the reviewers with o</w:t>
      </w:r>
      <w:r>
        <w:rPr>
          <w:bCs/>
        </w:rPr>
        <w:t>ur current methods</w:t>
      </w:r>
      <w:del w:id="31" w:author="Ezzati, Majid" w:date="2018-08-08T08:00:00Z">
        <w:r w:rsidDel="00510796">
          <w:rPr>
            <w:bCs/>
          </w:rPr>
          <w:delText xml:space="preserve"> in the paper</w:delText>
        </w:r>
      </w:del>
      <w:r>
        <w:rPr>
          <w:bCs/>
        </w:rPr>
        <w:t>. T</w:t>
      </w:r>
      <w:r w:rsidR="004278B4">
        <w:rPr>
          <w:bCs/>
        </w:rPr>
        <w:t xml:space="preserve">he </w:t>
      </w:r>
      <w:del w:id="32" w:author="Ezzati, Majid" w:date="2018-08-08T08:00:00Z">
        <w:r w:rsidR="004278B4" w:rsidDel="0068368C">
          <w:rPr>
            <w:bCs/>
          </w:rPr>
          <w:delText xml:space="preserve">further inclusion of the </w:delText>
        </w:r>
      </w:del>
      <w:r w:rsidR="004278B4">
        <w:rPr>
          <w:bCs/>
        </w:rPr>
        <w:t xml:space="preserve">wavelet analysis allows greater flexibility </w:t>
      </w:r>
      <w:r>
        <w:rPr>
          <w:bCs/>
        </w:rPr>
        <w:t xml:space="preserve">when compared to the </w:t>
      </w:r>
      <w:ins w:id="33" w:author="Ezzati, Majid" w:date="2018-08-08T08:00:00Z">
        <w:r w:rsidR="0068368C">
          <w:rPr>
            <w:bCs/>
          </w:rPr>
          <w:t xml:space="preserve">above </w:t>
        </w:r>
      </w:ins>
      <w:r w:rsidR="007F2A40">
        <w:rPr>
          <w:bCs/>
        </w:rPr>
        <w:t xml:space="preserve">model suggested </w:t>
      </w:r>
      <w:del w:id="34" w:author="Ezzati, Majid" w:date="2018-08-08T08:01:00Z">
        <w:r w:rsidR="007F2A40" w:rsidDel="0068368C">
          <w:rPr>
            <w:bCs/>
          </w:rPr>
          <w:delText xml:space="preserve">by the reviewer above, as it </w:delText>
        </w:r>
        <w:r w:rsidR="00D03055" w:rsidDel="0068368C">
          <w:rPr>
            <w:bCs/>
          </w:rPr>
          <w:delText xml:space="preserve">provides a robust framework for </w:delText>
        </w:r>
        <w:r w:rsidR="00587530" w:rsidDel="0068368C">
          <w:rPr>
            <w:bCs/>
          </w:rPr>
          <w:delText xml:space="preserve">an investigation into the dynamics of seasonal behaviour across </w:delText>
        </w:r>
        <w:r w:rsidR="00150AC8" w:rsidDel="0068368C">
          <w:rPr>
            <w:bCs/>
          </w:rPr>
          <w:delText>time without</w:delText>
        </w:r>
      </w:del>
      <w:ins w:id="35" w:author="Ezzati, Majid" w:date="2018-08-08T08:01:00Z">
        <w:r w:rsidR="0068368C">
          <w:rPr>
            <w:bCs/>
          </w:rPr>
          <w:t>because it does not require</w:t>
        </w:r>
      </w:ins>
      <w:r w:rsidR="00150AC8">
        <w:rPr>
          <w:bCs/>
        </w:rPr>
        <w:t xml:space="preserve"> assuming only 6- and 12-month periodicity.</w:t>
      </w:r>
    </w:p>
    <w:p w14:paraId="46009343" w14:textId="77777777" w:rsidR="007658CA" w:rsidRDefault="007658CA" w:rsidP="00E61AB2">
      <w:pPr>
        <w:rPr>
          <w:ins w:id="36" w:author="Ezzati, Majid" w:date="2018-07-27T12:39:00Z"/>
          <w:bCs/>
        </w:rPr>
      </w:pPr>
    </w:p>
    <w:p w14:paraId="7AFD118E" w14:textId="79B0EC25" w:rsidR="007658CA" w:rsidDel="0008358E" w:rsidRDefault="00F56564" w:rsidP="00E61AB2">
      <w:pPr>
        <w:rPr>
          <w:del w:id="37" w:author="Majid" w:date="2018-08-08T09:59:00Z"/>
          <w:bCs/>
        </w:rPr>
      </w:pPr>
      <w:r>
        <w:rPr>
          <w:bCs/>
        </w:rPr>
        <w:t>W</w:t>
      </w:r>
      <w:r w:rsidR="007658CA">
        <w:rPr>
          <w:bCs/>
        </w:rPr>
        <w:t xml:space="preserve">e </w:t>
      </w:r>
      <w:r w:rsidR="00150AC8">
        <w:rPr>
          <w:bCs/>
        </w:rPr>
        <w:t xml:space="preserve">have </w:t>
      </w:r>
      <w:r w:rsidR="007658CA">
        <w:rPr>
          <w:bCs/>
        </w:rPr>
        <w:t>nonetheless implemented the approach above</w:t>
      </w:r>
      <w:del w:id="38" w:author="Ezzati, Majid" w:date="2018-08-08T08:01:00Z">
        <w:r w:rsidR="007F2A40" w:rsidDel="00E36205">
          <w:rPr>
            <w:bCs/>
          </w:rPr>
          <w:delText xml:space="preserve">, with results given for </w:delText>
        </w:r>
        <w:r w:rsidR="00150AC8" w:rsidDel="00E36205">
          <w:rPr>
            <w:bCs/>
          </w:rPr>
          <w:delText xml:space="preserve">change in </w:delText>
        </w:r>
        <w:r w:rsidR="007F2A40" w:rsidDel="00E36205">
          <w:rPr>
            <w:bCs/>
          </w:rPr>
          <w:delText xml:space="preserve">percentage point difference </w:delText>
        </w:r>
        <w:r w:rsidR="00522821" w:rsidDel="00E36205">
          <w:rPr>
            <w:bCs/>
          </w:rPr>
          <w:delText xml:space="preserve">per decade </w:delText>
        </w:r>
        <w:r w:rsidR="00150AC8" w:rsidDel="00E36205">
          <w:rPr>
            <w:bCs/>
          </w:rPr>
          <w:delText xml:space="preserve">for all-cause deaths </w:delText>
        </w:r>
        <w:r w:rsidR="007F2A40" w:rsidDel="00E36205">
          <w:rPr>
            <w:bCs/>
          </w:rPr>
          <w:delText>in</w:delText>
        </w:r>
        <w:r w:rsidR="00150AC8" w:rsidDel="00E36205">
          <w:rPr>
            <w:bCs/>
          </w:rPr>
          <w:delText xml:space="preserve"> the table below</w:delText>
        </w:r>
      </w:del>
      <w:r w:rsidR="005D2F4B">
        <w:rPr>
          <w:bCs/>
        </w:rPr>
        <w:t xml:space="preserve">. </w:t>
      </w:r>
      <w:del w:id="39" w:author="Ezzati, Majid" w:date="2018-08-08T08:03:00Z">
        <w:r w:rsidR="008A7E0A" w:rsidDel="00E36205">
          <w:rPr>
            <w:bCs/>
          </w:rPr>
          <w:delText>Several of</w:delText>
        </w:r>
      </w:del>
      <w:ins w:id="40" w:author="Ezzati, Majid" w:date="2018-08-08T08:03:00Z">
        <w:r w:rsidR="00E36205">
          <w:rPr>
            <w:bCs/>
          </w:rPr>
          <w:t>We note that some</w:t>
        </w:r>
      </w:ins>
      <w:r w:rsidR="008A7E0A">
        <w:rPr>
          <w:bCs/>
        </w:rPr>
        <w:t xml:space="preserve"> the parameters </w:t>
      </w:r>
      <w:ins w:id="41" w:author="Ezzati, Majid" w:date="2018-08-08T08:03:00Z">
        <w:r w:rsidR="00E36205">
          <w:rPr>
            <w:bCs/>
          </w:rPr>
          <w:t>of this model</w:t>
        </w:r>
      </w:ins>
      <w:del w:id="42" w:author="Ezzati, Majid" w:date="2018-08-08T08:03:00Z">
        <w:r w:rsidR="008A7E0A" w:rsidDel="00E36205">
          <w:rPr>
            <w:bCs/>
          </w:rPr>
          <w:delText>above</w:delText>
        </w:r>
      </w:del>
      <w:r w:rsidR="008A7E0A">
        <w:rPr>
          <w:bCs/>
        </w:rPr>
        <w:t xml:space="preserve"> (e.g.</w:t>
      </w:r>
      <w:ins w:id="43" w:author="Ezzati, Majid" w:date="2018-08-08T08:03:00Z">
        <w:r w:rsidR="00E36205">
          <w:rPr>
            <w:bCs/>
          </w:rPr>
          <w:t>,</w:t>
        </w:r>
      </w:ins>
      <w:r w:rsidR="008A7E0A">
        <w:rPr>
          <w:bCs/>
        </w:rPr>
        <w:t xml:space="preserve"> </w:t>
      </w:r>
      <w:r w:rsidR="00412DB0">
        <w:rPr>
          <w:bCs/>
        </w:rPr>
        <w:t xml:space="preserve">the </w:t>
      </w:r>
      <w:r w:rsidR="00412DB0">
        <w:rPr>
          <w:bCs/>
        </w:rPr>
        <w:sym w:font="Symbol" w:char="F072"/>
      </w:r>
      <w:r w:rsidR="00412DB0">
        <w:rPr>
          <w:bCs/>
        </w:rPr>
        <w:t xml:space="preserve">, </w:t>
      </w:r>
      <w:r w:rsidR="00412DB0">
        <w:rPr>
          <w:bCs/>
        </w:rPr>
        <w:sym w:font="Symbol" w:char="F067"/>
      </w:r>
      <w:r w:rsidR="00412DB0">
        <w:rPr>
          <w:bCs/>
        </w:rPr>
        <w:t xml:space="preserve">, and </w:t>
      </w:r>
      <w:r w:rsidR="00412DB0">
        <w:rPr>
          <w:bCs/>
        </w:rPr>
        <w:sym w:font="Symbol" w:char="F061"/>
      </w:r>
      <w:r w:rsidR="00412DB0">
        <w:rPr>
          <w:bCs/>
        </w:rPr>
        <w:t xml:space="preserve"> terms) </w:t>
      </w:r>
      <w:del w:id="44" w:author="Ezzati, Majid" w:date="2018-08-08T08:04:00Z">
        <w:r w:rsidR="00412DB0" w:rsidDel="00E36205">
          <w:rPr>
            <w:bCs/>
          </w:rPr>
          <w:delText xml:space="preserve">are difficult to </w:delText>
        </w:r>
      </w:del>
      <w:ins w:id="45" w:author="Ezzati, Majid" w:date="2018-08-08T08:04:00Z">
        <w:r w:rsidR="00E36205">
          <w:rPr>
            <w:bCs/>
          </w:rPr>
          <w:t xml:space="preserve">cannot be </w:t>
        </w:r>
      </w:ins>
      <w:r w:rsidR="00412DB0">
        <w:rPr>
          <w:bCs/>
        </w:rPr>
        <w:t>interpret</w:t>
      </w:r>
      <w:ins w:id="46" w:author="Ezzati, Majid" w:date="2018-08-08T08:04:00Z">
        <w:r w:rsidR="00E36205">
          <w:rPr>
            <w:bCs/>
          </w:rPr>
          <w:t>ed on their own</w:t>
        </w:r>
      </w:ins>
      <w:r w:rsidR="00412DB0">
        <w:rPr>
          <w:bCs/>
        </w:rPr>
        <w:t xml:space="preserve">, </w:t>
      </w:r>
      <w:del w:id="47" w:author="Ezzati, Majid" w:date="2018-08-08T08:04:00Z">
        <w:r w:rsidR="00412DB0" w:rsidDel="00E36205">
          <w:rPr>
            <w:bCs/>
          </w:rPr>
          <w:delText>as the</w:delText>
        </w:r>
        <w:r w:rsidR="00FB614F" w:rsidDel="00E36205">
          <w:rPr>
            <w:bCs/>
          </w:rPr>
          <w:delText>y</w:delText>
        </w:r>
        <w:r w:rsidR="00412DB0" w:rsidDel="00E36205">
          <w:rPr>
            <w:bCs/>
          </w:rPr>
          <w:delText xml:space="preserve"> produce</w:delText>
        </w:r>
      </w:del>
      <w:ins w:id="48" w:author="Ezzati, Majid" w:date="2018-08-08T08:04:00Z">
        <w:r w:rsidR="00E36205">
          <w:rPr>
            <w:bCs/>
          </w:rPr>
          <w:t>because the final results involve</w:t>
        </w:r>
      </w:ins>
      <w:r w:rsidR="00412DB0">
        <w:rPr>
          <w:bCs/>
        </w:rPr>
        <w:t xml:space="preserve"> interaction terms</w:t>
      </w:r>
      <w:ins w:id="49" w:author="Ezzati, Majid" w:date="2018-08-08T08:04:00Z">
        <w:r w:rsidR="00E36205">
          <w:rPr>
            <w:bCs/>
          </w:rPr>
          <w:t>,</w:t>
        </w:r>
        <w:commentRangeStart w:id="50"/>
        <w:r w:rsidR="00E36205">
          <w:rPr>
            <w:bCs/>
          </w:rPr>
          <w:t xml:space="preserve"> for example XXXXX</w:t>
        </w:r>
      </w:ins>
      <w:del w:id="51" w:author="Ezzati, Majid" w:date="2018-08-08T08:04:00Z">
        <w:r w:rsidR="00412DB0" w:rsidDel="00E36205">
          <w:rPr>
            <w:bCs/>
          </w:rPr>
          <w:delText xml:space="preserve"> in the res</w:delText>
        </w:r>
      </w:del>
      <w:commentRangeEnd w:id="50"/>
      <w:r w:rsidR="00A93AA1">
        <w:rPr>
          <w:rStyle w:val="CommentReference"/>
        </w:rPr>
        <w:commentReference w:id="50"/>
      </w:r>
      <w:del w:id="52" w:author="Ezzati, Majid" w:date="2018-08-08T08:04:00Z">
        <w:r w:rsidR="00412DB0" w:rsidDel="00E36205">
          <w:rPr>
            <w:bCs/>
          </w:rPr>
          <w:delText>ults</w:delText>
        </w:r>
      </w:del>
      <w:r w:rsidR="00412DB0">
        <w:rPr>
          <w:bCs/>
        </w:rPr>
        <w:t xml:space="preserve">. In addition, the interpretation of </w:t>
      </w:r>
      <w:r w:rsidR="00412DB0">
        <w:rPr>
          <w:bCs/>
        </w:rPr>
        <w:sym w:font="Symbol" w:char="F067"/>
      </w:r>
      <w:r w:rsidR="00412DB0">
        <w:rPr>
          <w:bCs/>
        </w:rPr>
        <w:t xml:space="preserve"> is also dependant on the sign of </w:t>
      </w:r>
      <w:r w:rsidR="00412DB0">
        <w:rPr>
          <w:bCs/>
        </w:rPr>
        <w:sym w:font="Symbol" w:char="F061"/>
      </w:r>
      <w:r w:rsidR="00412DB0">
        <w:rPr>
          <w:bCs/>
        </w:rPr>
        <w:t xml:space="preserve">, as, for example, a negative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the percentage difference between maximum and minimum mortality is increasing, whereas a positive value of </w:t>
      </w:r>
      <w:r w:rsidR="00412DB0">
        <w:rPr>
          <w:bCs/>
        </w:rPr>
        <w:sym w:font="Symbol" w:char="F061"/>
      </w:r>
      <w:r w:rsidR="00412DB0">
        <w:rPr>
          <w:bCs/>
        </w:rPr>
        <w:t xml:space="preserve"> with a negative value of </w:t>
      </w:r>
      <w:r w:rsidR="00412DB0">
        <w:rPr>
          <w:bCs/>
        </w:rPr>
        <w:sym w:font="Symbol" w:char="F067"/>
      </w:r>
      <w:r w:rsidR="00412DB0">
        <w:rPr>
          <w:bCs/>
        </w:rPr>
        <w:t xml:space="preserve"> indicates that the </w:t>
      </w:r>
      <w:r w:rsidR="00933338">
        <w:rPr>
          <w:bCs/>
        </w:rPr>
        <w:t>percentage difference between maximum and minimum mortality is decreasing.</w:t>
      </w:r>
      <w:ins w:id="53" w:author="Majid" w:date="2018-08-08T09:55:00Z">
        <w:r w:rsidR="00F80362">
          <w:rPr>
            <w:bCs/>
          </w:rPr>
          <w:t xml:space="preserve"> For these reasons, interpretable results </w:t>
        </w:r>
      </w:ins>
      <w:ins w:id="54" w:author="Majid" w:date="2018-08-08T09:59:00Z">
        <w:r w:rsidR="00F80362">
          <w:rPr>
            <w:bCs/>
          </w:rPr>
          <w:t>require</w:t>
        </w:r>
      </w:ins>
      <w:ins w:id="55" w:author="Majid" w:date="2018-08-08T09:55:00Z">
        <w:r w:rsidR="00F80362">
          <w:rPr>
            <w:bCs/>
          </w:rPr>
          <w:t xml:space="preserve"> predicting the outcomes in specific years</w:t>
        </w:r>
      </w:ins>
      <w:ins w:id="56" w:author="Majid" w:date="2018-08-08T09:56:00Z">
        <w:r w:rsidR="00F80362">
          <w:rPr>
            <w:bCs/>
          </w:rPr>
          <w:t xml:space="preserve"> and not simply the model parameters. We have done so for one of the outcomes presented in the paper, namely percent difference in death rates between maximum and minimum mortality months</w:t>
        </w:r>
      </w:ins>
      <w:ins w:id="57" w:author="Majid" w:date="2018-08-08T10:01:00Z">
        <w:r w:rsidR="0008358E">
          <w:rPr>
            <w:bCs/>
          </w:rPr>
          <w:t>.</w:t>
        </w:r>
      </w:ins>
    </w:p>
    <w:p w14:paraId="1360507D" w14:textId="77777777" w:rsidR="0008358E" w:rsidRDefault="0008358E" w:rsidP="00E61AB2">
      <w:pPr>
        <w:rPr>
          <w:ins w:id="58" w:author="Majid" w:date="2018-08-08T10:01:00Z"/>
          <w:bCs/>
        </w:rPr>
      </w:pPr>
    </w:p>
    <w:p w14:paraId="70FC876D" w14:textId="6C800819" w:rsidR="0008358E" w:rsidRDefault="0008358E" w:rsidP="00E61AB2">
      <w:pPr>
        <w:rPr>
          <w:ins w:id="59" w:author="Majid" w:date="2018-08-08T10:01:00Z"/>
          <w:bCs/>
        </w:rPr>
      </w:pPr>
      <w:ins w:id="60" w:author="Majid" w:date="2018-08-08T10:01:00Z">
        <w:r>
          <w:rPr>
            <w:bCs/>
          </w:rPr>
          <w:t xml:space="preserve">Having done this work, we believe that our current approach has the dual advantage of using a more general and flexible framework and being more easily understandable. We welcome additional suggestions on whether </w:t>
        </w:r>
      </w:ins>
      <w:ins w:id="61" w:author="Majid" w:date="2018-08-08T10:02:00Z">
        <w:r>
          <w:rPr>
            <w:bCs/>
          </w:rPr>
          <w:t>complexifying the paper by adding this alternative method to the paper.</w:t>
        </w:r>
      </w:ins>
    </w:p>
    <w:p w14:paraId="06D40A5F" w14:textId="5F303D1F" w:rsidR="00E36205" w:rsidDel="00F80362" w:rsidRDefault="00E36205" w:rsidP="00E61AB2">
      <w:pPr>
        <w:rPr>
          <w:ins w:id="62" w:author="Ezzati, Majid" w:date="2018-08-08T08:01:00Z"/>
          <w:del w:id="63" w:author="Majid" w:date="2018-08-08T09:59:00Z"/>
          <w:bCs/>
        </w:rPr>
      </w:pPr>
    </w:p>
    <w:p w14:paraId="44506012" w14:textId="657EFA70" w:rsidR="00E36205" w:rsidRDefault="00E36205" w:rsidP="00F80362">
      <w:pPr>
        <w:rPr>
          <w:bCs/>
        </w:rPr>
      </w:pPr>
      <w:ins w:id="64" w:author="Ezzati, Majid" w:date="2018-08-08T08:01:00Z">
        <w:del w:id="65" w:author="Majid" w:date="2018-08-08T09:59:00Z">
          <w:r w:rsidDel="00F80362">
            <w:rPr>
              <w:bCs/>
            </w:rPr>
            <w:delText>, with results given for change in percentage point difference per decade for all-cause deaths</w:delText>
          </w:r>
        </w:del>
      </w:ins>
      <w:ins w:id="66" w:author="Majid" w:date="2018-08-08T09:59:00Z">
        <w:r w:rsidR="00F80362">
          <w:rPr>
            <w:bCs/>
          </w:rPr>
          <w:t>, presented</w:t>
        </w:r>
      </w:ins>
      <w:ins w:id="67" w:author="Ezzati, Majid" w:date="2018-08-08T08:01:00Z">
        <w:r>
          <w:rPr>
            <w:bCs/>
          </w:rPr>
          <w:t xml:space="preserve"> in the table below</w:t>
        </w:r>
      </w:ins>
      <w:ins w:id="68" w:author="Majid" w:date="2018-08-08T09:59:00Z">
        <w:r w:rsidR="00F80362">
          <w:rPr>
            <w:bCs/>
          </w:rPr>
          <w:t>.</w:t>
        </w:r>
      </w:ins>
    </w:p>
    <w:p w14:paraId="4036712F" w14:textId="77777777" w:rsidR="00412DB0" w:rsidRDefault="00412DB0" w:rsidP="00E61AB2">
      <w:pPr>
        <w:rPr>
          <w:bCs/>
        </w:rPr>
      </w:pPr>
    </w:p>
    <w:tbl>
      <w:tblPr>
        <w:tblW w:w="9832" w:type="dxa"/>
        <w:jc w:val="center"/>
        <w:tblLook w:val="04A0" w:firstRow="1" w:lastRow="0" w:firstColumn="1" w:lastColumn="0" w:noHBand="0" w:noVBand="1"/>
      </w:tblPr>
      <w:tblGrid>
        <w:gridCol w:w="1980"/>
        <w:gridCol w:w="1300"/>
        <w:gridCol w:w="1444"/>
        <w:gridCol w:w="1444"/>
        <w:gridCol w:w="2350"/>
        <w:gridCol w:w="1314"/>
      </w:tblGrid>
      <w:tr w:rsidR="00DB625F" w:rsidRPr="005D2F4B" w14:paraId="1EFDE7EC" w14:textId="77777777" w:rsidTr="00677408">
        <w:trPr>
          <w:trHeight w:val="950"/>
          <w:jc w:val="center"/>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F946D8" w14:textId="25A0B01D"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S</w:t>
            </w:r>
            <w:r w:rsidRPr="005D2F4B">
              <w:rPr>
                <w:rFonts w:ascii="Calibri" w:eastAsia="Times New Roman" w:hAnsi="Calibri"/>
                <w:b/>
                <w:color w:val="000000"/>
                <w:kern w:val="0"/>
                <w:sz w:val="24"/>
                <w:szCs w:val="24"/>
                <w:lang w:eastAsia="en-GB"/>
              </w:rPr>
              <w:t>ex</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14:paraId="601FCB8C" w14:textId="0C06FEFE" w:rsidR="00DB625F" w:rsidRPr="005D2F4B" w:rsidRDefault="00DB625F" w:rsidP="00511BAD">
            <w:pPr>
              <w:jc w:val="center"/>
              <w:rPr>
                <w:rFonts w:ascii="Calibri" w:eastAsia="Times New Roman" w:hAnsi="Calibri"/>
                <w:b/>
                <w:color w:val="000000"/>
                <w:kern w:val="0"/>
                <w:sz w:val="24"/>
                <w:szCs w:val="24"/>
                <w:lang w:eastAsia="en-GB"/>
              </w:rPr>
            </w:pPr>
            <w:r w:rsidRPr="00511BAD">
              <w:rPr>
                <w:rFonts w:ascii="Calibri" w:eastAsia="Times New Roman" w:hAnsi="Calibri"/>
                <w:b/>
                <w:color w:val="000000"/>
                <w:kern w:val="0"/>
                <w:sz w:val="24"/>
                <w:szCs w:val="24"/>
                <w:lang w:eastAsia="en-GB"/>
              </w:rPr>
              <w:t>A</w:t>
            </w:r>
            <w:r w:rsidRPr="005D2F4B">
              <w:rPr>
                <w:rFonts w:ascii="Calibri" w:eastAsia="Times New Roman" w:hAnsi="Calibri"/>
                <w:b/>
                <w:color w:val="000000"/>
                <w:kern w:val="0"/>
                <w:sz w:val="24"/>
                <w:szCs w:val="24"/>
                <w:lang w:eastAsia="en-GB"/>
              </w:rPr>
              <w:t>ge</w:t>
            </w:r>
            <w:r w:rsidRPr="00511BAD">
              <w:rPr>
                <w:rFonts w:ascii="Calibri" w:eastAsia="Times New Roman" w:hAnsi="Calibri"/>
                <w:b/>
                <w:color w:val="000000"/>
                <w:kern w:val="0"/>
                <w:sz w:val="24"/>
                <w:szCs w:val="24"/>
                <w:lang w:eastAsia="en-GB"/>
              </w:rPr>
              <w:t xml:space="preserve"> (years)</w:t>
            </w:r>
          </w:p>
        </w:tc>
        <w:tc>
          <w:tcPr>
            <w:tcW w:w="1444" w:type="dxa"/>
            <w:tcBorders>
              <w:top w:val="single" w:sz="4" w:space="0" w:color="auto"/>
              <w:left w:val="nil"/>
              <w:bottom w:val="single" w:sz="4" w:space="0" w:color="auto"/>
              <w:right w:val="single" w:sz="4" w:space="0" w:color="auto"/>
            </w:tcBorders>
            <w:vAlign w:val="bottom"/>
          </w:tcPr>
          <w:p w14:paraId="158FEDB8" w14:textId="411B5F3B"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1980</w:t>
            </w:r>
          </w:p>
        </w:tc>
        <w:tc>
          <w:tcPr>
            <w:tcW w:w="1444" w:type="dxa"/>
            <w:tcBorders>
              <w:top w:val="single" w:sz="4" w:space="0" w:color="auto"/>
              <w:left w:val="single" w:sz="4" w:space="0" w:color="auto"/>
              <w:bottom w:val="single" w:sz="4" w:space="0" w:color="auto"/>
              <w:right w:val="single" w:sz="4" w:space="0" w:color="auto"/>
            </w:tcBorders>
            <w:vAlign w:val="bottom"/>
          </w:tcPr>
          <w:p w14:paraId="6DC56986" w14:textId="4027618A" w:rsidR="00DB625F" w:rsidRPr="00DB625F" w:rsidRDefault="00DB625F" w:rsidP="00511BAD">
            <w:pPr>
              <w:jc w:val="center"/>
              <w:rPr>
                <w:rFonts w:ascii="Calibri" w:eastAsia="Times New Roman" w:hAnsi="Calibri"/>
                <w:b/>
                <w:color w:val="000000"/>
                <w:kern w:val="0"/>
                <w:sz w:val="24"/>
                <w:szCs w:val="24"/>
                <w:lang w:eastAsia="en-GB"/>
              </w:rPr>
            </w:pPr>
            <w:r w:rsidRPr="00DB625F">
              <w:rPr>
                <w:rFonts w:ascii="Calibri" w:eastAsia="Times New Roman" w:hAnsi="Calibri"/>
                <w:b/>
                <w:color w:val="000000"/>
              </w:rPr>
              <w:t>Percent difference 2016</w:t>
            </w:r>
          </w:p>
        </w:tc>
        <w:tc>
          <w:tcPr>
            <w:tcW w:w="2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9619" w14:textId="32FC63CA" w:rsidR="00DB625F" w:rsidRPr="005D2F4B" w:rsidRDefault="00DB625F" w:rsidP="00DB625F">
            <w:pPr>
              <w:jc w:val="center"/>
              <w:rPr>
                <w:rFonts w:ascii="Calibri" w:eastAsia="Times New Roman" w:hAnsi="Calibri"/>
                <w:b/>
                <w:color w:val="000000"/>
                <w:kern w:val="0"/>
                <w:sz w:val="24"/>
                <w:szCs w:val="24"/>
                <w:lang w:eastAsia="en-GB"/>
              </w:rPr>
            </w:pPr>
            <w:commentRangeStart w:id="69"/>
            <w:r w:rsidRPr="00511BAD">
              <w:rPr>
                <w:rFonts w:ascii="Calibri" w:eastAsia="Times New Roman" w:hAnsi="Calibri"/>
                <w:b/>
                <w:color w:val="000000"/>
                <w:kern w:val="0"/>
                <w:sz w:val="24"/>
                <w:szCs w:val="24"/>
                <w:lang w:eastAsia="en-GB"/>
              </w:rPr>
              <w:t>Percentage point change per decade</w:t>
            </w:r>
            <w:commentRangeEnd w:id="69"/>
            <w:r w:rsidR="00F80362">
              <w:rPr>
                <w:rStyle w:val="CommentReference"/>
              </w:rPr>
              <w:commentReference w:id="69"/>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14:paraId="631B078F" w14:textId="77777777" w:rsidR="00DB625F" w:rsidRPr="005D2F4B" w:rsidRDefault="00DB625F" w:rsidP="00511BAD">
            <w:pPr>
              <w:jc w:val="center"/>
              <w:rPr>
                <w:rFonts w:ascii="Calibri" w:eastAsia="Times New Roman" w:hAnsi="Calibri"/>
                <w:b/>
                <w:color w:val="000000"/>
                <w:kern w:val="0"/>
                <w:sz w:val="24"/>
                <w:szCs w:val="24"/>
                <w:lang w:eastAsia="en-GB"/>
              </w:rPr>
            </w:pPr>
            <w:commentRangeStart w:id="70"/>
            <w:r w:rsidRPr="005D2F4B">
              <w:rPr>
                <w:rFonts w:ascii="Calibri" w:eastAsia="Times New Roman" w:hAnsi="Calibri"/>
                <w:b/>
                <w:color w:val="000000"/>
                <w:kern w:val="0"/>
                <w:sz w:val="24"/>
                <w:szCs w:val="24"/>
                <w:lang w:eastAsia="en-GB"/>
              </w:rPr>
              <w:t>p-value</w:t>
            </w:r>
            <w:commentRangeEnd w:id="70"/>
            <w:r w:rsidR="0008358E">
              <w:rPr>
                <w:rStyle w:val="CommentReference"/>
              </w:rPr>
              <w:commentReference w:id="70"/>
            </w:r>
          </w:p>
        </w:tc>
      </w:tr>
      <w:tr w:rsidR="00DB625F" w:rsidRPr="005D2F4B" w14:paraId="451625A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DB6FC97" w14:textId="0231DA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004D4A5" w14:textId="004CAD16"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793A9A60" w14:textId="7007EA6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11.9</w:t>
            </w:r>
          </w:p>
        </w:tc>
        <w:tc>
          <w:tcPr>
            <w:tcW w:w="1444" w:type="dxa"/>
            <w:tcBorders>
              <w:top w:val="nil"/>
              <w:left w:val="single" w:sz="4" w:space="0" w:color="auto"/>
              <w:bottom w:val="single" w:sz="4" w:space="0" w:color="auto"/>
              <w:right w:val="single" w:sz="4" w:space="0" w:color="auto"/>
            </w:tcBorders>
            <w:vAlign w:val="bottom"/>
          </w:tcPr>
          <w:p w14:paraId="25281F6B" w14:textId="7AB82F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45E82BB" w14:textId="496E3D0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-1.340013656</w:t>
            </w:r>
          </w:p>
        </w:tc>
        <w:tc>
          <w:tcPr>
            <w:tcW w:w="1314" w:type="dxa"/>
            <w:tcBorders>
              <w:top w:val="nil"/>
              <w:left w:val="nil"/>
              <w:bottom w:val="single" w:sz="4" w:space="0" w:color="auto"/>
              <w:right w:val="single" w:sz="4" w:space="0" w:color="auto"/>
            </w:tcBorders>
            <w:shd w:val="clear" w:color="auto" w:fill="auto"/>
            <w:noWrap/>
            <w:vAlign w:val="bottom"/>
            <w:hideMark/>
          </w:tcPr>
          <w:p w14:paraId="08C9E9AC" w14:textId="33F1CD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AE15D34"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DAE6987" w14:textId="7629EC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7134A4B" w14:textId="0486839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w:t>
            </w:r>
            <w:r>
              <w:rPr>
                <w:rFonts w:ascii="Calibri" w:eastAsia="Times New Roman" w:hAnsi="Calibri"/>
                <w:color w:val="000000"/>
                <w:kern w:val="0"/>
                <w:sz w:val="24"/>
                <w:szCs w:val="24"/>
                <w:lang w:eastAsia="en-GB"/>
              </w:rPr>
              <w:t>-4</w:t>
            </w:r>
          </w:p>
        </w:tc>
        <w:tc>
          <w:tcPr>
            <w:tcW w:w="1444" w:type="dxa"/>
            <w:tcBorders>
              <w:top w:val="single" w:sz="4" w:space="0" w:color="auto"/>
              <w:left w:val="nil"/>
              <w:bottom w:val="single" w:sz="4" w:space="0" w:color="auto"/>
              <w:right w:val="single" w:sz="4" w:space="0" w:color="auto"/>
            </w:tcBorders>
            <w:vAlign w:val="bottom"/>
          </w:tcPr>
          <w:p w14:paraId="5D8390C6" w14:textId="070184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10.6</w:t>
            </w:r>
          </w:p>
        </w:tc>
        <w:tc>
          <w:tcPr>
            <w:tcW w:w="1444" w:type="dxa"/>
            <w:tcBorders>
              <w:top w:val="nil"/>
              <w:left w:val="single" w:sz="4" w:space="0" w:color="auto"/>
              <w:bottom w:val="single" w:sz="4" w:space="0" w:color="auto"/>
              <w:right w:val="single" w:sz="4" w:space="0" w:color="auto"/>
            </w:tcBorders>
            <w:vAlign w:val="bottom"/>
          </w:tcPr>
          <w:p w14:paraId="289E7F6C" w14:textId="6049E85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A15E89A" w14:textId="0F4A189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-0.991426162</w:t>
            </w:r>
          </w:p>
        </w:tc>
        <w:tc>
          <w:tcPr>
            <w:tcW w:w="1314" w:type="dxa"/>
            <w:tcBorders>
              <w:top w:val="nil"/>
              <w:left w:val="nil"/>
              <w:bottom w:val="single" w:sz="4" w:space="0" w:color="auto"/>
              <w:right w:val="single" w:sz="4" w:space="0" w:color="auto"/>
            </w:tcBorders>
            <w:shd w:val="clear" w:color="auto" w:fill="auto"/>
            <w:noWrap/>
            <w:vAlign w:val="bottom"/>
            <w:hideMark/>
          </w:tcPr>
          <w:p w14:paraId="25892F1E" w14:textId="375AABF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522CB2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2C15C6C" w14:textId="419BD8E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5F036E7A" w14:textId="1898E283"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471656D1" w14:textId="0E62E88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56.2</w:t>
            </w:r>
          </w:p>
        </w:tc>
        <w:tc>
          <w:tcPr>
            <w:tcW w:w="1444" w:type="dxa"/>
            <w:tcBorders>
              <w:top w:val="nil"/>
              <w:left w:val="single" w:sz="4" w:space="0" w:color="auto"/>
              <w:bottom w:val="single" w:sz="4" w:space="0" w:color="auto"/>
              <w:right w:val="single" w:sz="4" w:space="0" w:color="auto"/>
            </w:tcBorders>
            <w:vAlign w:val="bottom"/>
          </w:tcPr>
          <w:p w14:paraId="6BED54AB" w14:textId="037F999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19.4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1B236F5" w14:textId="638B23E8"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-9.926342541</w:t>
            </w:r>
          </w:p>
        </w:tc>
        <w:tc>
          <w:tcPr>
            <w:tcW w:w="1314" w:type="dxa"/>
            <w:tcBorders>
              <w:top w:val="nil"/>
              <w:left w:val="nil"/>
              <w:bottom w:val="single" w:sz="4" w:space="0" w:color="auto"/>
              <w:right w:val="single" w:sz="4" w:space="0" w:color="auto"/>
            </w:tcBorders>
            <w:shd w:val="clear" w:color="auto" w:fill="auto"/>
            <w:noWrap/>
            <w:vAlign w:val="bottom"/>
            <w:hideMark/>
          </w:tcPr>
          <w:p w14:paraId="4CF3196A" w14:textId="6BC25D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AAB6F2A" w14:textId="77777777" w:rsidTr="00677408">
        <w:trPr>
          <w:trHeight w:val="338"/>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2D77FBD" w14:textId="392190A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604C4BD3" w14:textId="377266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w:t>
            </w:r>
            <w:r>
              <w:rPr>
                <w:rFonts w:ascii="Calibri" w:eastAsia="Times New Roman" w:hAnsi="Calibri"/>
                <w:color w:val="000000"/>
                <w:kern w:val="0"/>
                <w:sz w:val="24"/>
                <w:szCs w:val="24"/>
                <w:lang w:eastAsia="en-GB"/>
              </w:rPr>
              <w:t>-14</w:t>
            </w:r>
          </w:p>
        </w:tc>
        <w:tc>
          <w:tcPr>
            <w:tcW w:w="1444" w:type="dxa"/>
            <w:tcBorders>
              <w:top w:val="single" w:sz="4" w:space="0" w:color="auto"/>
              <w:left w:val="nil"/>
              <w:bottom w:val="single" w:sz="4" w:space="0" w:color="auto"/>
              <w:right w:val="single" w:sz="4" w:space="0" w:color="auto"/>
            </w:tcBorders>
            <w:vAlign w:val="bottom"/>
          </w:tcPr>
          <w:p w14:paraId="7F82C2AD" w14:textId="5133730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26.3</w:t>
            </w:r>
          </w:p>
        </w:tc>
        <w:tc>
          <w:tcPr>
            <w:tcW w:w="1444" w:type="dxa"/>
            <w:tcBorders>
              <w:top w:val="nil"/>
              <w:left w:val="single" w:sz="4" w:space="0" w:color="auto"/>
              <w:bottom w:val="single" w:sz="4" w:space="0" w:color="auto"/>
              <w:right w:val="single" w:sz="4" w:space="0" w:color="auto"/>
            </w:tcBorders>
            <w:vAlign w:val="bottom"/>
          </w:tcPr>
          <w:p w14:paraId="527EC9DE" w14:textId="3DD05FC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A05D982" w14:textId="0AD618B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-1.436533268</w:t>
            </w:r>
          </w:p>
        </w:tc>
        <w:tc>
          <w:tcPr>
            <w:tcW w:w="1314" w:type="dxa"/>
            <w:tcBorders>
              <w:top w:val="nil"/>
              <w:left w:val="nil"/>
              <w:bottom w:val="single" w:sz="4" w:space="0" w:color="auto"/>
              <w:right w:val="single" w:sz="4" w:space="0" w:color="auto"/>
            </w:tcBorders>
            <w:shd w:val="clear" w:color="auto" w:fill="auto"/>
            <w:noWrap/>
            <w:vAlign w:val="bottom"/>
            <w:hideMark/>
          </w:tcPr>
          <w:p w14:paraId="7D7633BA" w14:textId="6827FD0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1759F3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D47D31" w14:textId="1D22CE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BD39FF6" w14:textId="3C3673F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221A6882" w14:textId="7DF660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39.1</w:t>
            </w:r>
          </w:p>
        </w:tc>
        <w:tc>
          <w:tcPr>
            <w:tcW w:w="1444" w:type="dxa"/>
            <w:tcBorders>
              <w:top w:val="nil"/>
              <w:left w:val="single" w:sz="4" w:space="0" w:color="auto"/>
              <w:bottom w:val="single" w:sz="4" w:space="0" w:color="auto"/>
              <w:right w:val="single" w:sz="4" w:space="0" w:color="auto"/>
            </w:tcBorders>
            <w:vAlign w:val="bottom"/>
          </w:tcPr>
          <w:p w14:paraId="2DF139CB" w14:textId="6FD7821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10.8</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40AC6E11" w14:textId="65133BF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-7.636125041</w:t>
            </w:r>
          </w:p>
        </w:tc>
        <w:tc>
          <w:tcPr>
            <w:tcW w:w="1314" w:type="dxa"/>
            <w:tcBorders>
              <w:top w:val="nil"/>
              <w:left w:val="nil"/>
              <w:bottom w:val="single" w:sz="4" w:space="0" w:color="auto"/>
              <w:right w:val="single" w:sz="4" w:space="0" w:color="auto"/>
            </w:tcBorders>
            <w:shd w:val="clear" w:color="auto" w:fill="auto"/>
            <w:noWrap/>
            <w:vAlign w:val="bottom"/>
            <w:hideMark/>
          </w:tcPr>
          <w:p w14:paraId="320769E1" w14:textId="79955DA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7AA6AF8"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86945C9" w14:textId="02046FD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9A71D30" w14:textId="3AC4137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15</w:t>
            </w:r>
            <w:r>
              <w:rPr>
                <w:rFonts w:ascii="Calibri" w:eastAsia="Times New Roman" w:hAnsi="Calibri"/>
                <w:color w:val="000000"/>
                <w:kern w:val="0"/>
                <w:sz w:val="24"/>
                <w:szCs w:val="24"/>
                <w:lang w:eastAsia="en-GB"/>
              </w:rPr>
              <w:t>-24</w:t>
            </w:r>
          </w:p>
        </w:tc>
        <w:tc>
          <w:tcPr>
            <w:tcW w:w="1444" w:type="dxa"/>
            <w:tcBorders>
              <w:top w:val="single" w:sz="4" w:space="0" w:color="auto"/>
              <w:left w:val="nil"/>
              <w:bottom w:val="single" w:sz="4" w:space="0" w:color="auto"/>
              <w:right w:val="single" w:sz="4" w:space="0" w:color="auto"/>
            </w:tcBorders>
            <w:vAlign w:val="bottom"/>
          </w:tcPr>
          <w:p w14:paraId="1AABC381" w14:textId="39A69C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14.9</w:t>
            </w:r>
          </w:p>
        </w:tc>
        <w:tc>
          <w:tcPr>
            <w:tcW w:w="1444" w:type="dxa"/>
            <w:tcBorders>
              <w:top w:val="nil"/>
              <w:left w:val="single" w:sz="4" w:space="0" w:color="auto"/>
              <w:bottom w:val="single" w:sz="4" w:space="0" w:color="auto"/>
              <w:right w:val="single" w:sz="4" w:space="0" w:color="auto"/>
            </w:tcBorders>
            <w:vAlign w:val="bottom"/>
          </w:tcPr>
          <w:p w14:paraId="15C80759" w14:textId="47CF975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B17AD4E" w14:textId="1A42F54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-3.386452312</w:t>
            </w:r>
          </w:p>
        </w:tc>
        <w:tc>
          <w:tcPr>
            <w:tcW w:w="1314" w:type="dxa"/>
            <w:tcBorders>
              <w:top w:val="nil"/>
              <w:left w:val="nil"/>
              <w:bottom w:val="single" w:sz="4" w:space="0" w:color="auto"/>
              <w:right w:val="single" w:sz="4" w:space="0" w:color="auto"/>
            </w:tcBorders>
            <w:shd w:val="clear" w:color="auto" w:fill="auto"/>
            <w:noWrap/>
            <w:vAlign w:val="bottom"/>
            <w:hideMark/>
          </w:tcPr>
          <w:p w14:paraId="76604E58" w14:textId="231C18F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5A99CB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FD6A69B" w14:textId="460BB2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38C23B1C" w14:textId="100A96D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75DF25D5" w14:textId="01EEF7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17.3</w:t>
            </w:r>
          </w:p>
        </w:tc>
        <w:tc>
          <w:tcPr>
            <w:tcW w:w="1444" w:type="dxa"/>
            <w:tcBorders>
              <w:top w:val="nil"/>
              <w:left w:val="single" w:sz="4" w:space="0" w:color="auto"/>
              <w:bottom w:val="single" w:sz="4" w:space="0" w:color="auto"/>
              <w:right w:val="single" w:sz="4" w:space="0" w:color="auto"/>
            </w:tcBorders>
            <w:vAlign w:val="bottom"/>
          </w:tcPr>
          <w:p w14:paraId="54B91222" w14:textId="4796B0E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E6280DC" w14:textId="35CEAC69"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-2.771671552</w:t>
            </w:r>
          </w:p>
        </w:tc>
        <w:tc>
          <w:tcPr>
            <w:tcW w:w="1314" w:type="dxa"/>
            <w:tcBorders>
              <w:top w:val="nil"/>
              <w:left w:val="nil"/>
              <w:bottom w:val="single" w:sz="4" w:space="0" w:color="auto"/>
              <w:right w:val="single" w:sz="4" w:space="0" w:color="auto"/>
            </w:tcBorders>
            <w:shd w:val="clear" w:color="auto" w:fill="auto"/>
            <w:noWrap/>
            <w:vAlign w:val="bottom"/>
            <w:hideMark/>
          </w:tcPr>
          <w:p w14:paraId="73F629AC" w14:textId="235967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DE1B906"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6ED6A8D" w14:textId="7C6F20F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2D1D6FCD" w14:textId="0F2CA20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25</w:t>
            </w:r>
            <w:r>
              <w:rPr>
                <w:rFonts w:ascii="Calibri" w:eastAsia="Times New Roman" w:hAnsi="Calibri"/>
                <w:color w:val="000000"/>
                <w:kern w:val="0"/>
                <w:sz w:val="24"/>
                <w:szCs w:val="24"/>
                <w:lang w:eastAsia="en-GB"/>
              </w:rPr>
              <w:t>-34</w:t>
            </w:r>
          </w:p>
        </w:tc>
        <w:tc>
          <w:tcPr>
            <w:tcW w:w="1444" w:type="dxa"/>
            <w:tcBorders>
              <w:top w:val="single" w:sz="4" w:space="0" w:color="auto"/>
              <w:left w:val="nil"/>
              <w:bottom w:val="single" w:sz="4" w:space="0" w:color="auto"/>
              <w:right w:val="single" w:sz="4" w:space="0" w:color="auto"/>
            </w:tcBorders>
            <w:vAlign w:val="bottom"/>
          </w:tcPr>
          <w:p w14:paraId="090CC6C7" w14:textId="7B0CFFA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6.9</w:t>
            </w:r>
          </w:p>
        </w:tc>
        <w:tc>
          <w:tcPr>
            <w:tcW w:w="1444" w:type="dxa"/>
            <w:tcBorders>
              <w:top w:val="nil"/>
              <w:left w:val="single" w:sz="4" w:space="0" w:color="auto"/>
              <w:bottom w:val="single" w:sz="4" w:space="0" w:color="auto"/>
              <w:right w:val="single" w:sz="4" w:space="0" w:color="auto"/>
            </w:tcBorders>
            <w:vAlign w:val="bottom"/>
          </w:tcPr>
          <w:p w14:paraId="30FB8B84" w14:textId="3CB9B9C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D56D760" w14:textId="5AF981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-0.686422475</w:t>
            </w:r>
          </w:p>
        </w:tc>
        <w:tc>
          <w:tcPr>
            <w:tcW w:w="1314" w:type="dxa"/>
            <w:tcBorders>
              <w:top w:val="nil"/>
              <w:left w:val="nil"/>
              <w:bottom w:val="single" w:sz="4" w:space="0" w:color="auto"/>
              <w:right w:val="single" w:sz="4" w:space="0" w:color="auto"/>
            </w:tcBorders>
            <w:shd w:val="clear" w:color="auto" w:fill="auto"/>
            <w:noWrap/>
            <w:vAlign w:val="bottom"/>
            <w:hideMark/>
          </w:tcPr>
          <w:p w14:paraId="679157C9" w14:textId="52B88D6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171094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83F072" w14:textId="25625EC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4BAC3A60" w14:textId="01486057"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A87D5A6" w14:textId="3C192C5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4.9</w:t>
            </w:r>
          </w:p>
        </w:tc>
        <w:tc>
          <w:tcPr>
            <w:tcW w:w="1444" w:type="dxa"/>
            <w:tcBorders>
              <w:top w:val="nil"/>
              <w:left w:val="single" w:sz="4" w:space="0" w:color="auto"/>
              <w:bottom w:val="single" w:sz="4" w:space="0" w:color="auto"/>
              <w:right w:val="single" w:sz="4" w:space="0" w:color="auto"/>
            </w:tcBorders>
            <w:vAlign w:val="bottom"/>
          </w:tcPr>
          <w:p w14:paraId="2C6A102C" w14:textId="2CC7A52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29486379" w14:textId="3D2415E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-0.240011647</w:t>
            </w:r>
          </w:p>
        </w:tc>
        <w:tc>
          <w:tcPr>
            <w:tcW w:w="1314" w:type="dxa"/>
            <w:tcBorders>
              <w:top w:val="nil"/>
              <w:left w:val="nil"/>
              <w:bottom w:val="single" w:sz="4" w:space="0" w:color="auto"/>
              <w:right w:val="single" w:sz="4" w:space="0" w:color="auto"/>
            </w:tcBorders>
            <w:shd w:val="clear" w:color="auto" w:fill="auto"/>
            <w:noWrap/>
            <w:vAlign w:val="bottom"/>
            <w:hideMark/>
          </w:tcPr>
          <w:p w14:paraId="591CD054" w14:textId="0C4173E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0.07</w:t>
            </w:r>
          </w:p>
        </w:tc>
      </w:tr>
      <w:tr w:rsidR="00DB625F" w:rsidRPr="005D2F4B" w14:paraId="6FA2170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87D8558" w14:textId="777AC13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2713C4F" w14:textId="3E5033BE"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35</w:t>
            </w:r>
            <w:r>
              <w:rPr>
                <w:rFonts w:ascii="Calibri" w:eastAsia="Times New Roman" w:hAnsi="Calibri"/>
                <w:color w:val="000000"/>
                <w:kern w:val="0"/>
                <w:sz w:val="24"/>
                <w:szCs w:val="24"/>
                <w:lang w:eastAsia="en-GB"/>
              </w:rPr>
              <w:t>-44</w:t>
            </w:r>
          </w:p>
        </w:tc>
        <w:tc>
          <w:tcPr>
            <w:tcW w:w="1444" w:type="dxa"/>
            <w:tcBorders>
              <w:top w:val="single" w:sz="4" w:space="0" w:color="auto"/>
              <w:left w:val="nil"/>
              <w:bottom w:val="single" w:sz="4" w:space="0" w:color="auto"/>
              <w:right w:val="single" w:sz="4" w:space="0" w:color="auto"/>
            </w:tcBorders>
            <w:vAlign w:val="bottom"/>
          </w:tcPr>
          <w:p w14:paraId="0605B1C0" w14:textId="0218B4C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6.5</w:t>
            </w:r>
          </w:p>
        </w:tc>
        <w:tc>
          <w:tcPr>
            <w:tcW w:w="1444" w:type="dxa"/>
            <w:tcBorders>
              <w:top w:val="nil"/>
              <w:left w:val="single" w:sz="4" w:space="0" w:color="auto"/>
              <w:bottom w:val="single" w:sz="4" w:space="0" w:color="auto"/>
              <w:right w:val="single" w:sz="4" w:space="0" w:color="auto"/>
            </w:tcBorders>
            <w:vAlign w:val="bottom"/>
          </w:tcPr>
          <w:p w14:paraId="6E980A29" w14:textId="08DCBC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7.1</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D239D81" w14:textId="7BFB311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0.151999087</w:t>
            </w:r>
          </w:p>
        </w:tc>
        <w:tc>
          <w:tcPr>
            <w:tcW w:w="1314" w:type="dxa"/>
            <w:tcBorders>
              <w:top w:val="nil"/>
              <w:left w:val="nil"/>
              <w:bottom w:val="single" w:sz="4" w:space="0" w:color="auto"/>
              <w:right w:val="single" w:sz="4" w:space="0" w:color="auto"/>
            </w:tcBorders>
            <w:shd w:val="clear" w:color="auto" w:fill="auto"/>
            <w:noWrap/>
            <w:vAlign w:val="bottom"/>
            <w:hideMark/>
          </w:tcPr>
          <w:p w14:paraId="5A5E52FA" w14:textId="4B2B507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3D4CD46F"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85B9D46" w14:textId="24FB7C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DAD65F7" w14:textId="50A4949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1FAE8052" w14:textId="17456FE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10.9</w:t>
            </w:r>
          </w:p>
        </w:tc>
        <w:tc>
          <w:tcPr>
            <w:tcW w:w="1444" w:type="dxa"/>
            <w:tcBorders>
              <w:top w:val="nil"/>
              <w:left w:val="single" w:sz="4" w:space="0" w:color="auto"/>
              <w:bottom w:val="single" w:sz="4" w:space="0" w:color="auto"/>
              <w:right w:val="single" w:sz="4" w:space="0" w:color="auto"/>
            </w:tcBorders>
            <w:vAlign w:val="bottom"/>
          </w:tcPr>
          <w:p w14:paraId="52F45F73" w14:textId="5DE3D68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7.9</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02D7EE8" w14:textId="59CAC4FF"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-0.813651318</w:t>
            </w:r>
          </w:p>
        </w:tc>
        <w:tc>
          <w:tcPr>
            <w:tcW w:w="1314" w:type="dxa"/>
            <w:tcBorders>
              <w:top w:val="nil"/>
              <w:left w:val="nil"/>
              <w:bottom w:val="single" w:sz="4" w:space="0" w:color="auto"/>
              <w:right w:val="single" w:sz="4" w:space="0" w:color="auto"/>
            </w:tcBorders>
            <w:shd w:val="clear" w:color="auto" w:fill="auto"/>
            <w:noWrap/>
            <w:vAlign w:val="bottom"/>
            <w:hideMark/>
          </w:tcPr>
          <w:p w14:paraId="1C6A83BE" w14:textId="12273C1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846035C"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7E79F2" w14:textId="61C019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5A1907AA" w14:textId="25DDD40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45</w:t>
            </w:r>
            <w:r>
              <w:rPr>
                <w:rFonts w:ascii="Calibri" w:eastAsia="Times New Roman" w:hAnsi="Calibri"/>
                <w:color w:val="000000"/>
                <w:kern w:val="0"/>
                <w:sz w:val="24"/>
                <w:szCs w:val="24"/>
                <w:lang w:eastAsia="en-GB"/>
              </w:rPr>
              <w:t>-54</w:t>
            </w:r>
          </w:p>
        </w:tc>
        <w:tc>
          <w:tcPr>
            <w:tcW w:w="1444" w:type="dxa"/>
            <w:tcBorders>
              <w:top w:val="single" w:sz="4" w:space="0" w:color="auto"/>
              <w:left w:val="nil"/>
              <w:bottom w:val="single" w:sz="4" w:space="0" w:color="auto"/>
              <w:right w:val="single" w:sz="4" w:space="0" w:color="auto"/>
            </w:tcBorders>
            <w:vAlign w:val="bottom"/>
          </w:tcPr>
          <w:p w14:paraId="5F38347C" w14:textId="08AA5BF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11.4</w:t>
            </w:r>
          </w:p>
        </w:tc>
        <w:tc>
          <w:tcPr>
            <w:tcW w:w="1444" w:type="dxa"/>
            <w:tcBorders>
              <w:top w:val="nil"/>
              <w:left w:val="single" w:sz="4" w:space="0" w:color="auto"/>
              <w:bottom w:val="single" w:sz="4" w:space="0" w:color="auto"/>
              <w:right w:val="single" w:sz="4" w:space="0" w:color="auto"/>
            </w:tcBorders>
            <w:vAlign w:val="bottom"/>
          </w:tcPr>
          <w:p w14:paraId="5A374B4D" w14:textId="0A96DD3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0D47DAEE" w14:textId="03FE9F70"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-0.067961545</w:t>
            </w:r>
          </w:p>
        </w:tc>
        <w:tc>
          <w:tcPr>
            <w:tcW w:w="1314" w:type="dxa"/>
            <w:tcBorders>
              <w:top w:val="nil"/>
              <w:left w:val="nil"/>
              <w:bottom w:val="single" w:sz="4" w:space="0" w:color="auto"/>
              <w:right w:val="single" w:sz="4" w:space="0" w:color="auto"/>
            </w:tcBorders>
            <w:shd w:val="clear" w:color="auto" w:fill="auto"/>
            <w:noWrap/>
            <w:vAlign w:val="bottom"/>
            <w:hideMark/>
          </w:tcPr>
          <w:p w14:paraId="18A68B98" w14:textId="4657818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E068DBA"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0FBC2A7" w14:textId="1E8CDF5E"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15675F88" w14:textId="54E62EE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D4D41D2" w14:textId="58B1293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13.7</w:t>
            </w:r>
          </w:p>
        </w:tc>
        <w:tc>
          <w:tcPr>
            <w:tcW w:w="1444" w:type="dxa"/>
            <w:tcBorders>
              <w:top w:val="nil"/>
              <w:left w:val="single" w:sz="4" w:space="0" w:color="auto"/>
              <w:bottom w:val="single" w:sz="4" w:space="0" w:color="auto"/>
              <w:right w:val="single" w:sz="4" w:space="0" w:color="auto"/>
            </w:tcBorders>
            <w:vAlign w:val="bottom"/>
          </w:tcPr>
          <w:p w14:paraId="2FBC2924" w14:textId="1F8749EC"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11.7</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9C8963C" w14:textId="1650AAF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-0.544292675</w:t>
            </w:r>
          </w:p>
        </w:tc>
        <w:tc>
          <w:tcPr>
            <w:tcW w:w="1314" w:type="dxa"/>
            <w:tcBorders>
              <w:top w:val="nil"/>
              <w:left w:val="nil"/>
              <w:bottom w:val="single" w:sz="4" w:space="0" w:color="auto"/>
              <w:right w:val="single" w:sz="4" w:space="0" w:color="auto"/>
            </w:tcBorders>
            <w:shd w:val="clear" w:color="auto" w:fill="auto"/>
            <w:noWrap/>
            <w:vAlign w:val="bottom"/>
            <w:hideMark/>
          </w:tcPr>
          <w:p w14:paraId="5F384D9E" w14:textId="5C4AE306"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2DEA84A3"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C77DE8E" w14:textId="4D8375D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0DA1BA17" w14:textId="4A1B8F0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55</w:t>
            </w:r>
            <w:r>
              <w:rPr>
                <w:rFonts w:ascii="Calibri" w:eastAsia="Times New Roman" w:hAnsi="Calibri"/>
                <w:color w:val="000000"/>
                <w:kern w:val="0"/>
                <w:sz w:val="24"/>
                <w:szCs w:val="24"/>
                <w:lang w:eastAsia="en-GB"/>
              </w:rPr>
              <w:t>-64</w:t>
            </w:r>
          </w:p>
        </w:tc>
        <w:tc>
          <w:tcPr>
            <w:tcW w:w="1444" w:type="dxa"/>
            <w:tcBorders>
              <w:top w:val="single" w:sz="4" w:space="0" w:color="auto"/>
              <w:left w:val="nil"/>
              <w:bottom w:val="single" w:sz="4" w:space="0" w:color="auto"/>
              <w:right w:val="single" w:sz="4" w:space="0" w:color="auto"/>
            </w:tcBorders>
            <w:vAlign w:val="bottom"/>
          </w:tcPr>
          <w:p w14:paraId="24731F66" w14:textId="242BB0E3"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13.1</w:t>
            </w:r>
          </w:p>
        </w:tc>
        <w:tc>
          <w:tcPr>
            <w:tcW w:w="1444" w:type="dxa"/>
            <w:tcBorders>
              <w:top w:val="nil"/>
              <w:left w:val="single" w:sz="4" w:space="0" w:color="auto"/>
              <w:bottom w:val="single" w:sz="4" w:space="0" w:color="auto"/>
              <w:right w:val="single" w:sz="4" w:space="0" w:color="auto"/>
            </w:tcBorders>
            <w:vAlign w:val="bottom"/>
          </w:tcPr>
          <w:p w14:paraId="1DE10FC4" w14:textId="3B2DB94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13.3</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106CC94B" w14:textId="6083084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0.052773989</w:t>
            </w:r>
          </w:p>
        </w:tc>
        <w:tc>
          <w:tcPr>
            <w:tcW w:w="1314" w:type="dxa"/>
            <w:tcBorders>
              <w:top w:val="nil"/>
              <w:left w:val="nil"/>
              <w:bottom w:val="single" w:sz="4" w:space="0" w:color="auto"/>
              <w:right w:val="single" w:sz="4" w:space="0" w:color="auto"/>
            </w:tcBorders>
            <w:shd w:val="clear" w:color="auto" w:fill="auto"/>
            <w:noWrap/>
            <w:vAlign w:val="bottom"/>
            <w:hideMark/>
          </w:tcPr>
          <w:p w14:paraId="3872F9EB" w14:textId="503DF86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85A5FF7"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8EF3A02" w14:textId="4342C6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2C911B92" w14:textId="5222386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5DB9FF5F" w14:textId="64289C5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17.6</w:t>
            </w:r>
          </w:p>
        </w:tc>
        <w:tc>
          <w:tcPr>
            <w:tcW w:w="1444" w:type="dxa"/>
            <w:tcBorders>
              <w:top w:val="nil"/>
              <w:left w:val="single" w:sz="4" w:space="0" w:color="auto"/>
              <w:bottom w:val="single" w:sz="4" w:space="0" w:color="auto"/>
              <w:right w:val="single" w:sz="4" w:space="0" w:color="auto"/>
            </w:tcBorders>
            <w:vAlign w:val="bottom"/>
          </w:tcPr>
          <w:p w14:paraId="0A7DEC5F" w14:textId="0502E2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14.5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5DB7665" w14:textId="5E269DBB"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-0.832314313</w:t>
            </w:r>
          </w:p>
        </w:tc>
        <w:tc>
          <w:tcPr>
            <w:tcW w:w="1314" w:type="dxa"/>
            <w:tcBorders>
              <w:top w:val="nil"/>
              <w:left w:val="nil"/>
              <w:bottom w:val="single" w:sz="4" w:space="0" w:color="auto"/>
              <w:right w:val="single" w:sz="4" w:space="0" w:color="auto"/>
            </w:tcBorders>
            <w:shd w:val="clear" w:color="auto" w:fill="auto"/>
            <w:noWrap/>
            <w:vAlign w:val="bottom"/>
            <w:hideMark/>
          </w:tcPr>
          <w:p w14:paraId="5F59F009" w14:textId="5210228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62134BDB"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E204046" w14:textId="6772391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164EAA74" w14:textId="1E4B80E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65</w:t>
            </w:r>
            <w:r>
              <w:rPr>
                <w:rFonts w:ascii="Calibri" w:eastAsia="Times New Roman" w:hAnsi="Calibri"/>
                <w:color w:val="000000"/>
                <w:kern w:val="0"/>
                <w:sz w:val="24"/>
                <w:szCs w:val="24"/>
                <w:lang w:eastAsia="en-GB"/>
              </w:rPr>
              <w:t>-74</w:t>
            </w:r>
          </w:p>
        </w:tc>
        <w:tc>
          <w:tcPr>
            <w:tcW w:w="1444" w:type="dxa"/>
            <w:tcBorders>
              <w:top w:val="single" w:sz="4" w:space="0" w:color="auto"/>
              <w:left w:val="nil"/>
              <w:bottom w:val="single" w:sz="4" w:space="0" w:color="auto"/>
              <w:right w:val="single" w:sz="4" w:space="0" w:color="auto"/>
            </w:tcBorders>
            <w:vAlign w:val="bottom"/>
          </w:tcPr>
          <w:p w14:paraId="25AC1EE6" w14:textId="5AC52A2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16.6</w:t>
            </w:r>
          </w:p>
        </w:tc>
        <w:tc>
          <w:tcPr>
            <w:tcW w:w="1444" w:type="dxa"/>
            <w:tcBorders>
              <w:top w:val="nil"/>
              <w:left w:val="single" w:sz="4" w:space="0" w:color="auto"/>
              <w:bottom w:val="single" w:sz="4" w:space="0" w:color="auto"/>
              <w:right w:val="single" w:sz="4" w:space="0" w:color="auto"/>
            </w:tcBorders>
            <w:vAlign w:val="bottom"/>
          </w:tcPr>
          <w:p w14:paraId="3E785916" w14:textId="58EEB7B0"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15.4</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2EDE2A1" w14:textId="1BE1BF6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-0.316999523</w:t>
            </w:r>
          </w:p>
        </w:tc>
        <w:tc>
          <w:tcPr>
            <w:tcW w:w="1314" w:type="dxa"/>
            <w:tcBorders>
              <w:top w:val="nil"/>
              <w:left w:val="nil"/>
              <w:bottom w:val="single" w:sz="4" w:space="0" w:color="auto"/>
              <w:right w:val="single" w:sz="4" w:space="0" w:color="auto"/>
            </w:tcBorders>
            <w:shd w:val="clear" w:color="auto" w:fill="auto"/>
            <w:noWrap/>
            <w:vAlign w:val="bottom"/>
            <w:hideMark/>
          </w:tcPr>
          <w:p w14:paraId="5B1C270F" w14:textId="334D9BD8"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3FFCAF0"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951EF7F" w14:textId="1FF7708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775D93EE" w14:textId="05DB340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07DB838B" w14:textId="5909CA8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24.3</w:t>
            </w:r>
          </w:p>
        </w:tc>
        <w:tc>
          <w:tcPr>
            <w:tcW w:w="1444" w:type="dxa"/>
            <w:tcBorders>
              <w:top w:val="nil"/>
              <w:left w:val="single" w:sz="4" w:space="0" w:color="auto"/>
              <w:bottom w:val="single" w:sz="4" w:space="0" w:color="auto"/>
              <w:right w:val="single" w:sz="4" w:space="0" w:color="auto"/>
            </w:tcBorders>
            <w:vAlign w:val="bottom"/>
          </w:tcPr>
          <w:p w14:paraId="23AF640F" w14:textId="67AAA27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20.2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5C010586" w14:textId="29FE8134"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-1.113157089</w:t>
            </w:r>
          </w:p>
        </w:tc>
        <w:tc>
          <w:tcPr>
            <w:tcW w:w="1314" w:type="dxa"/>
            <w:tcBorders>
              <w:top w:val="nil"/>
              <w:left w:val="nil"/>
              <w:bottom w:val="single" w:sz="4" w:space="0" w:color="auto"/>
              <w:right w:val="single" w:sz="4" w:space="0" w:color="auto"/>
            </w:tcBorders>
            <w:shd w:val="clear" w:color="auto" w:fill="auto"/>
            <w:noWrap/>
            <w:vAlign w:val="bottom"/>
            <w:hideMark/>
          </w:tcPr>
          <w:p w14:paraId="2E3DCD75" w14:textId="0AA87A97"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44A648D5"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7190CF6" w14:textId="624E2701"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1326E9" w14:textId="519DB51A"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75</w:t>
            </w:r>
            <w:r>
              <w:rPr>
                <w:rFonts w:ascii="Calibri" w:eastAsia="Times New Roman" w:hAnsi="Calibri"/>
                <w:color w:val="000000"/>
                <w:kern w:val="0"/>
                <w:sz w:val="24"/>
                <w:szCs w:val="24"/>
                <w:lang w:eastAsia="en-GB"/>
              </w:rPr>
              <w:t>-84</w:t>
            </w:r>
          </w:p>
        </w:tc>
        <w:tc>
          <w:tcPr>
            <w:tcW w:w="1444" w:type="dxa"/>
            <w:tcBorders>
              <w:top w:val="single" w:sz="4" w:space="0" w:color="auto"/>
              <w:left w:val="nil"/>
              <w:bottom w:val="single" w:sz="4" w:space="0" w:color="auto"/>
              <w:right w:val="single" w:sz="4" w:space="0" w:color="auto"/>
            </w:tcBorders>
            <w:vAlign w:val="bottom"/>
          </w:tcPr>
          <w:p w14:paraId="670558F0" w14:textId="18275C6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24.6</w:t>
            </w:r>
          </w:p>
        </w:tc>
        <w:tc>
          <w:tcPr>
            <w:tcW w:w="1444" w:type="dxa"/>
            <w:tcBorders>
              <w:top w:val="nil"/>
              <w:left w:val="single" w:sz="4" w:space="0" w:color="auto"/>
              <w:bottom w:val="single" w:sz="4" w:space="0" w:color="auto"/>
              <w:right w:val="single" w:sz="4" w:space="0" w:color="auto"/>
            </w:tcBorders>
            <w:vAlign w:val="bottom"/>
          </w:tcPr>
          <w:p w14:paraId="4A01AAFF" w14:textId="3911164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21.2</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34C8A7EA" w14:textId="1A9E67D2"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-0.921860006</w:t>
            </w:r>
          </w:p>
        </w:tc>
        <w:tc>
          <w:tcPr>
            <w:tcW w:w="1314" w:type="dxa"/>
            <w:tcBorders>
              <w:top w:val="nil"/>
              <w:left w:val="nil"/>
              <w:bottom w:val="single" w:sz="4" w:space="0" w:color="auto"/>
              <w:right w:val="single" w:sz="4" w:space="0" w:color="auto"/>
            </w:tcBorders>
            <w:shd w:val="clear" w:color="auto" w:fill="auto"/>
            <w:noWrap/>
            <w:vAlign w:val="bottom"/>
            <w:hideMark/>
          </w:tcPr>
          <w:p w14:paraId="10DE8BCF" w14:textId="45F95784"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043065BE"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A44FBE8" w14:textId="5A3421B2"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Male</w:t>
            </w:r>
          </w:p>
        </w:tc>
        <w:tc>
          <w:tcPr>
            <w:tcW w:w="1300" w:type="dxa"/>
            <w:tcBorders>
              <w:top w:val="nil"/>
              <w:left w:val="nil"/>
              <w:bottom w:val="single" w:sz="4" w:space="0" w:color="auto"/>
              <w:right w:val="single" w:sz="4" w:space="0" w:color="auto"/>
            </w:tcBorders>
            <w:shd w:val="clear" w:color="auto" w:fill="auto"/>
            <w:noWrap/>
            <w:vAlign w:val="bottom"/>
            <w:hideMark/>
          </w:tcPr>
          <w:p w14:paraId="0380B5AC" w14:textId="4568554D"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3D74A41B" w14:textId="5F90EF2B"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35.2</w:t>
            </w:r>
          </w:p>
        </w:tc>
        <w:tc>
          <w:tcPr>
            <w:tcW w:w="1444" w:type="dxa"/>
            <w:tcBorders>
              <w:top w:val="nil"/>
              <w:left w:val="single" w:sz="4" w:space="0" w:color="auto"/>
              <w:bottom w:val="single" w:sz="4" w:space="0" w:color="auto"/>
              <w:right w:val="single" w:sz="4" w:space="0" w:color="auto"/>
            </w:tcBorders>
            <w:vAlign w:val="bottom"/>
          </w:tcPr>
          <w:p w14:paraId="3BE24F3E" w14:textId="5634401A"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25.5</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7BC63869" w14:textId="3D09CBF5"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-2.616143783</w:t>
            </w:r>
          </w:p>
        </w:tc>
        <w:tc>
          <w:tcPr>
            <w:tcW w:w="1314" w:type="dxa"/>
            <w:tcBorders>
              <w:top w:val="nil"/>
              <w:left w:val="nil"/>
              <w:bottom w:val="single" w:sz="4" w:space="0" w:color="auto"/>
              <w:right w:val="single" w:sz="4" w:space="0" w:color="auto"/>
            </w:tcBorders>
            <w:shd w:val="clear" w:color="auto" w:fill="auto"/>
            <w:noWrap/>
            <w:vAlign w:val="bottom"/>
            <w:hideMark/>
          </w:tcPr>
          <w:p w14:paraId="7E6F056F" w14:textId="176A79BF"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r w:rsidR="00DB625F" w:rsidRPr="005D2F4B" w14:paraId="1CF3AD71" w14:textId="77777777" w:rsidTr="00677408">
        <w:trPr>
          <w:trHeight w:val="320"/>
          <w:jc w:val="center"/>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FBBEB96" w14:textId="47961BE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Female</w:t>
            </w:r>
          </w:p>
        </w:tc>
        <w:tc>
          <w:tcPr>
            <w:tcW w:w="1300" w:type="dxa"/>
            <w:tcBorders>
              <w:top w:val="nil"/>
              <w:left w:val="nil"/>
              <w:bottom w:val="single" w:sz="4" w:space="0" w:color="auto"/>
              <w:right w:val="single" w:sz="4" w:space="0" w:color="auto"/>
            </w:tcBorders>
            <w:shd w:val="clear" w:color="auto" w:fill="auto"/>
            <w:noWrap/>
            <w:vAlign w:val="bottom"/>
            <w:hideMark/>
          </w:tcPr>
          <w:p w14:paraId="7749B0DB" w14:textId="4E9D3381"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85</w:t>
            </w:r>
            <w:r>
              <w:rPr>
                <w:rFonts w:ascii="Calibri" w:eastAsia="Times New Roman" w:hAnsi="Calibri"/>
                <w:color w:val="000000"/>
                <w:kern w:val="0"/>
                <w:sz w:val="24"/>
                <w:szCs w:val="24"/>
                <w:lang w:eastAsia="en-GB"/>
              </w:rPr>
              <w:t>+</w:t>
            </w:r>
          </w:p>
        </w:tc>
        <w:tc>
          <w:tcPr>
            <w:tcW w:w="1444" w:type="dxa"/>
            <w:tcBorders>
              <w:top w:val="single" w:sz="4" w:space="0" w:color="auto"/>
              <w:left w:val="nil"/>
              <w:bottom w:val="single" w:sz="4" w:space="0" w:color="auto"/>
              <w:right w:val="single" w:sz="4" w:space="0" w:color="auto"/>
            </w:tcBorders>
            <w:vAlign w:val="bottom"/>
          </w:tcPr>
          <w:p w14:paraId="297183B0" w14:textId="2D8C0C79"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34.2</w:t>
            </w:r>
          </w:p>
        </w:tc>
        <w:tc>
          <w:tcPr>
            <w:tcW w:w="1444" w:type="dxa"/>
            <w:tcBorders>
              <w:top w:val="nil"/>
              <w:left w:val="single" w:sz="4" w:space="0" w:color="auto"/>
              <w:bottom w:val="single" w:sz="4" w:space="0" w:color="auto"/>
              <w:right w:val="single" w:sz="4" w:space="0" w:color="auto"/>
            </w:tcBorders>
            <w:vAlign w:val="bottom"/>
          </w:tcPr>
          <w:p w14:paraId="476C6658" w14:textId="70C74E6D"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rPr>
              <w:t>27.6</w:t>
            </w:r>
          </w:p>
        </w:tc>
        <w:tc>
          <w:tcPr>
            <w:tcW w:w="2350" w:type="dxa"/>
            <w:tcBorders>
              <w:top w:val="nil"/>
              <w:left w:val="single" w:sz="4" w:space="0" w:color="auto"/>
              <w:bottom w:val="single" w:sz="4" w:space="0" w:color="auto"/>
              <w:right w:val="single" w:sz="4" w:space="0" w:color="auto"/>
            </w:tcBorders>
            <w:shd w:val="clear" w:color="auto" w:fill="auto"/>
            <w:noWrap/>
            <w:vAlign w:val="bottom"/>
            <w:hideMark/>
          </w:tcPr>
          <w:p w14:paraId="6112B9D1" w14:textId="7406E42C" w:rsidR="00DB625F" w:rsidRPr="005D2F4B" w:rsidRDefault="00DB625F" w:rsidP="005D2F4B">
            <w:pPr>
              <w:jc w:val="right"/>
              <w:rPr>
                <w:rFonts w:ascii="Calibri" w:eastAsia="Times New Roman" w:hAnsi="Calibri"/>
                <w:color w:val="000000"/>
                <w:kern w:val="0"/>
                <w:sz w:val="24"/>
                <w:szCs w:val="24"/>
                <w:lang w:eastAsia="en-GB"/>
              </w:rPr>
            </w:pPr>
            <w:r w:rsidRPr="005D2F4B">
              <w:rPr>
                <w:rFonts w:ascii="Calibri" w:eastAsia="Times New Roman" w:hAnsi="Calibri"/>
                <w:color w:val="000000"/>
                <w:kern w:val="0"/>
                <w:sz w:val="24"/>
                <w:szCs w:val="24"/>
                <w:lang w:eastAsia="en-GB"/>
              </w:rPr>
              <w:t>-1.80539498</w:t>
            </w:r>
          </w:p>
        </w:tc>
        <w:tc>
          <w:tcPr>
            <w:tcW w:w="1314" w:type="dxa"/>
            <w:tcBorders>
              <w:top w:val="nil"/>
              <w:left w:val="nil"/>
              <w:bottom w:val="single" w:sz="4" w:space="0" w:color="auto"/>
              <w:right w:val="single" w:sz="4" w:space="0" w:color="auto"/>
            </w:tcBorders>
            <w:shd w:val="clear" w:color="auto" w:fill="auto"/>
            <w:noWrap/>
            <w:vAlign w:val="bottom"/>
            <w:hideMark/>
          </w:tcPr>
          <w:p w14:paraId="266F754C" w14:textId="0CFC9695" w:rsidR="00DB625F" w:rsidRPr="005D2F4B" w:rsidRDefault="00DB625F" w:rsidP="005D2F4B">
            <w:pPr>
              <w:jc w:val="right"/>
              <w:rPr>
                <w:rFonts w:ascii="Calibri" w:eastAsia="Times New Roman" w:hAnsi="Calibri"/>
                <w:color w:val="000000"/>
                <w:kern w:val="0"/>
                <w:sz w:val="24"/>
                <w:szCs w:val="24"/>
                <w:lang w:eastAsia="en-GB"/>
              </w:rPr>
            </w:pPr>
            <w:r>
              <w:rPr>
                <w:rFonts w:ascii="Calibri" w:eastAsia="Times New Roman" w:hAnsi="Calibri"/>
                <w:color w:val="000000"/>
                <w:kern w:val="0"/>
                <w:sz w:val="24"/>
                <w:szCs w:val="24"/>
                <w:lang w:eastAsia="en-GB"/>
              </w:rPr>
              <w:t>&lt;0.01</w:t>
            </w:r>
          </w:p>
        </w:tc>
      </w:tr>
    </w:tbl>
    <w:p w14:paraId="2C0D1FC8" w14:textId="77777777" w:rsidR="005D2F4B" w:rsidRDefault="005D2F4B" w:rsidP="00E61AB2">
      <w:pPr>
        <w:rPr>
          <w:bCs/>
        </w:rPr>
      </w:pPr>
    </w:p>
    <w:p w14:paraId="6AF11E6F" w14:textId="77258EB7" w:rsidR="000A7203" w:rsidRDefault="000A7203" w:rsidP="000A7203">
      <w:pPr>
        <w:rPr>
          <w:bCs/>
        </w:rPr>
      </w:pPr>
      <w:r>
        <w:rPr>
          <w:b/>
          <w:bCs/>
        </w:rPr>
        <w:t>Table</w:t>
      </w:r>
      <w:r>
        <w:rPr>
          <w:bCs/>
        </w:rPr>
        <w:t xml:space="preserve">: </w:t>
      </w:r>
      <w:del w:id="71" w:author="Majid" w:date="2018-08-08T09:59:00Z">
        <w:r w:rsidR="00E16AED" w:rsidRPr="00AC73A1" w:rsidDel="00F80362">
          <w:rPr>
            <w:color w:val="000000" w:themeColor="text1"/>
          </w:rPr>
          <w:delText>National p</w:delText>
        </w:r>
      </w:del>
      <w:ins w:id="72" w:author="Majid" w:date="2018-08-08T09:59:00Z">
        <w:r w:rsidR="00F80362">
          <w:rPr>
            <w:color w:val="000000" w:themeColor="text1"/>
          </w:rPr>
          <w:t>P</w:t>
        </w:r>
      </w:ins>
      <w:r w:rsidR="00E16AED" w:rsidRPr="00AC73A1">
        <w:rPr>
          <w:color w:val="000000" w:themeColor="text1"/>
        </w:rPr>
        <w:t>ercent difference in death rates between the maximum and minimum mortality months</w:t>
      </w:r>
      <w:r w:rsidR="00E16AED">
        <w:rPr>
          <w:color w:val="000000" w:themeColor="text1"/>
        </w:rPr>
        <w:t xml:space="preserve"> for all-cause </w:t>
      </w:r>
      <w:del w:id="73" w:author="Majid" w:date="2018-08-08T10:00:00Z">
        <w:r w:rsidR="00E16AED" w:rsidDel="00F80362">
          <w:rPr>
            <w:color w:val="000000" w:themeColor="text1"/>
          </w:rPr>
          <w:delText xml:space="preserve">and </w:delText>
        </w:r>
        <w:r w:rsidR="00E16AED" w:rsidRPr="00AC73A1" w:rsidDel="00F80362">
          <w:rPr>
            <w:color w:val="000000" w:themeColor="text1"/>
          </w:rPr>
          <w:delText xml:space="preserve">cause-specific </w:delText>
        </w:r>
      </w:del>
      <w:r w:rsidR="00E16AED" w:rsidRPr="00AC73A1">
        <w:rPr>
          <w:color w:val="000000" w:themeColor="text1"/>
        </w:rPr>
        <w:t>mortality</w:t>
      </w:r>
      <w:r w:rsidR="00E16AED" w:rsidDel="00F84E39">
        <w:rPr>
          <w:color w:val="000000" w:themeColor="text1"/>
        </w:rPr>
        <w:t xml:space="preserve"> </w:t>
      </w:r>
      <w:r w:rsidR="00E16AED" w:rsidRPr="00AC73A1">
        <w:rPr>
          <w:color w:val="000000" w:themeColor="text1"/>
        </w:rPr>
        <w:t>in 201</w:t>
      </w:r>
      <w:r w:rsidR="00E16AED">
        <w:rPr>
          <w:color w:val="000000" w:themeColor="text1"/>
        </w:rPr>
        <w:t>6</w:t>
      </w:r>
      <w:r w:rsidR="00E16AED" w:rsidRPr="00AC73A1">
        <w:rPr>
          <w:color w:val="000000" w:themeColor="text1"/>
        </w:rPr>
        <w:t xml:space="preserve"> versus 1980 by sex and age group</w:t>
      </w:r>
      <w:r w:rsidR="00DB625F">
        <w:rPr>
          <w:color w:val="000000" w:themeColor="text1"/>
        </w:rPr>
        <w:t xml:space="preserve">, and </w:t>
      </w:r>
      <w:commentRangeStart w:id="74"/>
      <w:r w:rsidR="00DB625F">
        <w:rPr>
          <w:color w:val="000000" w:themeColor="text1"/>
        </w:rPr>
        <w:t xml:space="preserve">percentage point change </w:t>
      </w:r>
      <w:ins w:id="75" w:author="Majid" w:date="2018-08-08T10:00:00Z">
        <w:r w:rsidR="00F80362">
          <w:rPr>
            <w:color w:val="000000" w:themeColor="text1"/>
          </w:rPr>
          <w:t>from 1980 to 2016</w:t>
        </w:r>
      </w:ins>
      <w:del w:id="76" w:author="Majid" w:date="2018-08-08T10:00:00Z">
        <w:r w:rsidR="00DB625F" w:rsidDel="00F80362">
          <w:rPr>
            <w:color w:val="000000" w:themeColor="text1"/>
          </w:rPr>
          <w:delText xml:space="preserve">per </w:delText>
        </w:r>
      </w:del>
      <w:commentRangeEnd w:id="74"/>
      <w:r w:rsidR="00F80362">
        <w:rPr>
          <w:rStyle w:val="CommentReference"/>
        </w:rPr>
        <w:commentReference w:id="74"/>
      </w:r>
      <w:del w:id="77" w:author="Majid" w:date="2018-08-08T10:00:00Z">
        <w:r w:rsidR="00DB625F" w:rsidDel="00F80362">
          <w:rPr>
            <w:color w:val="000000" w:themeColor="text1"/>
          </w:rPr>
          <w:delText>decade</w:delText>
        </w:r>
        <w:r w:rsidR="00677408" w:rsidDel="00F80362">
          <w:rPr>
            <w:color w:val="000000" w:themeColor="text1"/>
          </w:rPr>
          <w:delText xml:space="preserve"> </w:delText>
        </w:r>
      </w:del>
      <w:r w:rsidR="00677408">
        <w:rPr>
          <w:color w:val="000000" w:themeColor="text1"/>
        </w:rPr>
        <w:t>using alternative method</w:t>
      </w:r>
      <w:r w:rsidR="00E16AED" w:rsidRPr="00AC73A1">
        <w:rPr>
          <w:color w:val="000000" w:themeColor="text1"/>
        </w:rPr>
        <w:t>.</w:t>
      </w:r>
    </w:p>
    <w:p w14:paraId="1443CB8D" w14:textId="77777777" w:rsidR="000A7203" w:rsidRDefault="000A7203" w:rsidP="00E61AB2">
      <w:pPr>
        <w:rPr>
          <w:bCs/>
        </w:rPr>
      </w:pPr>
    </w:p>
    <w:p w14:paraId="07E4ADED" w14:textId="77777777" w:rsidR="000A7203" w:rsidRDefault="000A7203" w:rsidP="00E61AB2">
      <w:pPr>
        <w:rPr>
          <w:bCs/>
        </w:rPr>
      </w:pPr>
    </w:p>
    <w:p w14:paraId="274327B9" w14:textId="77777777" w:rsidR="00D02BB5" w:rsidRDefault="00D02BB5" w:rsidP="00E61AB2">
      <w:pPr>
        <w:rPr>
          <w:b/>
          <w:bCs/>
        </w:rPr>
      </w:pPr>
      <w:r w:rsidRPr="00BD0E87">
        <w:rPr>
          <w:b/>
          <w:bCs/>
        </w:rPr>
        <w:t xml:space="preserve">B) The approach is different to a number of those referenced (particularly the standard measure of excess winter deaths). It would be helpful to have some comment on this, particularly the generalisability to other studies. The focus has been on peak months in this analysis, but the standard assessment of excess winter deaths is to compare December to March months to the rest of the year. </w:t>
      </w:r>
    </w:p>
    <w:p w14:paraId="34316467" w14:textId="77777777" w:rsidR="000A3852" w:rsidRDefault="000A3852" w:rsidP="00E61AB2">
      <w:pPr>
        <w:rPr>
          <w:b/>
          <w:bCs/>
        </w:rPr>
      </w:pPr>
    </w:p>
    <w:p w14:paraId="5D900B6A" w14:textId="5758B46F" w:rsidR="000A3852" w:rsidRDefault="000A3852" w:rsidP="00E61AB2">
      <w:pPr>
        <w:rPr>
          <w:bCs/>
        </w:rPr>
      </w:pPr>
      <w:r>
        <w:rPr>
          <w:bCs/>
        </w:rPr>
        <w:t xml:space="preserve">We </w:t>
      </w:r>
      <w:r w:rsidR="0030793D">
        <w:rPr>
          <w:bCs/>
        </w:rPr>
        <w:t xml:space="preserve">have </w:t>
      </w:r>
      <w:r>
        <w:rPr>
          <w:bCs/>
        </w:rPr>
        <w:t>avoided the term Excess Winter Deaths (EWDs)</w:t>
      </w:r>
      <w:r w:rsidR="0030793D">
        <w:rPr>
          <w:bCs/>
        </w:rPr>
        <w:t xml:space="preserve"> because the latter assumes higher deaths in</w:t>
      </w:r>
      <w:r>
        <w:rPr>
          <w:bCs/>
        </w:rPr>
        <w:t xml:space="preserve"> winter than in the summer</w:t>
      </w:r>
      <w:r w:rsidR="0030793D">
        <w:rPr>
          <w:bCs/>
        </w:rPr>
        <w:t>, and requires a priori decisions about which months to include in “winter” and “summer”. Our empirical results show that peak mortality not only varies from age group to age group or cause by cause, but also can in the extreme take place in summer</w:t>
      </w:r>
      <w:r w:rsidR="00825700">
        <w:rPr>
          <w:bCs/>
        </w:rPr>
        <w:t xml:space="preserve">, </w:t>
      </w:r>
      <w:r w:rsidR="0030793D">
        <w:rPr>
          <w:bCs/>
        </w:rPr>
        <w:t>e.g., for young adult males</w:t>
      </w:r>
      <w:r>
        <w:rPr>
          <w:bCs/>
        </w:rPr>
        <w:t>. We have</w:t>
      </w:r>
      <w:r w:rsidR="0030793D">
        <w:rPr>
          <w:bCs/>
        </w:rPr>
        <w:t xml:space="preserve"> </w:t>
      </w:r>
      <w:r w:rsidR="000F5FF2">
        <w:rPr>
          <w:bCs/>
        </w:rPr>
        <w:t>added a brief overview of</w:t>
      </w:r>
      <w:r w:rsidR="00F63ABE">
        <w:rPr>
          <w:bCs/>
        </w:rPr>
        <w:t xml:space="preserve"> EWDs</w:t>
      </w:r>
      <w:r w:rsidR="000F5FF2">
        <w:rPr>
          <w:bCs/>
        </w:rPr>
        <w:t>, and why an empirical approach like ours is preferred to its strong assumptions</w:t>
      </w:r>
      <w:r>
        <w:rPr>
          <w:bCs/>
        </w:rPr>
        <w:t xml:space="preserve"> </w:t>
      </w:r>
      <w:r w:rsidR="000F5FF2">
        <w:rPr>
          <w:bCs/>
        </w:rPr>
        <w:t>(</w:t>
      </w:r>
      <w:r w:rsidR="0070750E">
        <w:rPr>
          <w:bCs/>
        </w:rPr>
        <w:t>P.</w:t>
      </w:r>
      <w:r w:rsidR="00F63ABE">
        <w:rPr>
          <w:bCs/>
        </w:rPr>
        <w:t xml:space="preserve"> XX</w:t>
      </w:r>
      <w:r w:rsidR="000F5FF2">
        <w:rPr>
          <w:bCs/>
        </w:rPr>
        <w:t>)</w:t>
      </w:r>
      <w:r w:rsidR="00F63ABE">
        <w:rPr>
          <w:bCs/>
        </w:rPr>
        <w:t>.</w:t>
      </w:r>
    </w:p>
    <w:p w14:paraId="06164D35" w14:textId="77777777" w:rsidR="00BD0E87" w:rsidRPr="00D02BB5" w:rsidRDefault="00BD0E87" w:rsidP="00E61AB2">
      <w:pPr>
        <w:rPr>
          <w:bCs/>
        </w:rPr>
      </w:pPr>
    </w:p>
    <w:p w14:paraId="7D11BBD3" w14:textId="77777777" w:rsidR="00D02BB5" w:rsidRPr="00C14A58" w:rsidRDefault="00D02BB5" w:rsidP="00E61AB2">
      <w:pPr>
        <w:rPr>
          <w:b/>
          <w:bCs/>
        </w:rPr>
      </w:pPr>
      <w:r w:rsidRPr="00C14A58">
        <w:rPr>
          <w:b/>
          <w:bCs/>
        </w:rPr>
        <w:t xml:space="preserve">C) Appropriate rationale was given to the regional splits used in the analysis. However no description was given of the characteristics of these regional areas other than subsequent information on temperatures. As pointed out there could be a number of factors that are important. I would expect some reference to their differing characteristics. </w:t>
      </w:r>
    </w:p>
    <w:p w14:paraId="2C5F846A" w14:textId="3FB26C5E" w:rsidR="00D02BB5" w:rsidRDefault="00D02BB5" w:rsidP="00E61AB2">
      <w:pPr>
        <w:rPr>
          <w:bCs/>
        </w:rPr>
      </w:pPr>
    </w:p>
    <w:p w14:paraId="3AF42731" w14:textId="3D9E6800" w:rsidR="00BD0E87" w:rsidRDefault="00BD0E87" w:rsidP="00E61AB2">
      <w:pPr>
        <w:rPr>
          <w:bCs/>
        </w:rPr>
      </w:pPr>
      <w:r>
        <w:rPr>
          <w:bCs/>
        </w:rPr>
        <w:t>A fair comment and addressed in the revised manuscript</w:t>
      </w:r>
      <w:r w:rsidR="00C14A58">
        <w:rPr>
          <w:bCs/>
        </w:rPr>
        <w:t xml:space="preserve"> by providing an overview of the characteristics of the r</w:t>
      </w:r>
      <w:r w:rsidR="006D1920">
        <w:rPr>
          <w:bCs/>
        </w:rPr>
        <w:t>e</w:t>
      </w:r>
      <w:r w:rsidR="00C14A58">
        <w:rPr>
          <w:bCs/>
        </w:rPr>
        <w:t>gions</w:t>
      </w:r>
      <w:r>
        <w:rPr>
          <w:bCs/>
        </w:rPr>
        <w:t xml:space="preserve"> (P. </w:t>
      </w:r>
      <w:r w:rsidR="0070750E">
        <w:rPr>
          <w:bCs/>
        </w:rPr>
        <w:t>XX</w:t>
      </w:r>
      <w:r w:rsidR="00BA7F9D">
        <w:rPr>
          <w:bCs/>
        </w:rPr>
        <w:t xml:space="preserve"> and Table </w:t>
      </w:r>
      <w:r w:rsidR="00A752CF">
        <w:rPr>
          <w:bCs/>
        </w:rPr>
        <w:t>2</w:t>
      </w:r>
      <w:r>
        <w:rPr>
          <w:bCs/>
        </w:rPr>
        <w:t>).</w:t>
      </w:r>
    </w:p>
    <w:p w14:paraId="6C9DEB4E" w14:textId="77777777" w:rsidR="00BD0E87" w:rsidRPr="00D02BB5" w:rsidRDefault="00BD0E87" w:rsidP="00E61AB2">
      <w:pPr>
        <w:rPr>
          <w:bCs/>
        </w:rPr>
      </w:pPr>
    </w:p>
    <w:p w14:paraId="6767AC99" w14:textId="77777777" w:rsidR="00D02BB5" w:rsidRPr="006D1920" w:rsidRDefault="00D02BB5" w:rsidP="00E61AB2">
      <w:pPr>
        <w:rPr>
          <w:b/>
          <w:bCs/>
        </w:rPr>
      </w:pPr>
      <w:r w:rsidRPr="006D1920">
        <w:rPr>
          <w:b/>
          <w:bCs/>
        </w:rPr>
        <w:t xml:space="preserve">4) Interpretation: </w:t>
      </w:r>
    </w:p>
    <w:p w14:paraId="0F555E79" w14:textId="77777777" w:rsidR="00D02BB5" w:rsidRPr="006D1920" w:rsidRDefault="00D02BB5" w:rsidP="00E61AB2">
      <w:pPr>
        <w:rPr>
          <w:b/>
          <w:bCs/>
        </w:rPr>
      </w:pPr>
    </w:p>
    <w:p w14:paraId="59160938" w14:textId="77777777" w:rsidR="00D02BB5" w:rsidRPr="006D1920" w:rsidRDefault="00D02BB5" w:rsidP="00E61AB2">
      <w:pPr>
        <w:rPr>
          <w:b/>
          <w:bCs/>
        </w:rPr>
      </w:pPr>
      <w:r w:rsidRPr="006D1920">
        <w:rPr>
          <w:b/>
          <w:bCs/>
        </w:rPr>
        <w:t xml:space="preserve">A) No table is presented with descriptive statistics, i.e. on the sample size of cases that fall into each disease category. </w:t>
      </w:r>
    </w:p>
    <w:p w14:paraId="3D6C8B33" w14:textId="1CBD2DDC" w:rsidR="00D02BB5" w:rsidRDefault="00D02BB5" w:rsidP="00E61AB2">
      <w:pPr>
        <w:rPr>
          <w:bCs/>
        </w:rPr>
      </w:pPr>
    </w:p>
    <w:p w14:paraId="20951A94" w14:textId="548259DA" w:rsidR="006D1920" w:rsidRDefault="006D1920" w:rsidP="00C13011">
      <w:pPr>
        <w:outlineLvl w:val="0"/>
        <w:rPr>
          <w:bCs/>
        </w:rPr>
      </w:pPr>
      <w:r>
        <w:rPr>
          <w:bCs/>
        </w:rPr>
        <w:t>We have added a table of descriptive statistics (Table</w:t>
      </w:r>
      <w:r w:rsidR="00C13780">
        <w:rPr>
          <w:bCs/>
        </w:rPr>
        <w:t xml:space="preserve"> 1</w:t>
      </w:r>
      <w:r>
        <w:rPr>
          <w:bCs/>
        </w:rPr>
        <w:t>).</w:t>
      </w:r>
    </w:p>
    <w:p w14:paraId="34584CBB" w14:textId="77777777" w:rsidR="006D1920" w:rsidRPr="00D02BB5" w:rsidRDefault="006D1920" w:rsidP="00E61AB2">
      <w:pPr>
        <w:rPr>
          <w:bCs/>
        </w:rPr>
      </w:pPr>
    </w:p>
    <w:p w14:paraId="082505E9" w14:textId="77777777" w:rsidR="00D02BB5" w:rsidRPr="006D1920" w:rsidRDefault="00D02BB5" w:rsidP="00E61AB2">
      <w:pPr>
        <w:rPr>
          <w:b/>
          <w:bCs/>
        </w:rPr>
      </w:pPr>
      <w:r w:rsidRPr="006D1920">
        <w:rPr>
          <w:b/>
          <w:bCs/>
        </w:rPr>
        <w:t xml:space="preserve">B) I may be misreading the paper (in which case it would be helpful to clarify so others do not make the same mistake), however the analysis in figure 6 compares the difference in temperature experienced in those regions between the warmest and coldest months versus the % seasonal difference in death. In the discussion this in contrasted with findings from Europe where countries with a more temperate winter have, paradoxically, higher rates of excess winter mortality. However this is not an appropriate direct comparison, regional extremes in variation were not looked at when comparisons between countries are made. This does not invalidate the comparison but it would be helpful to explicitly summarise if there are any differences between regions and examine what those are, </w:t>
      </w:r>
    </w:p>
    <w:p w14:paraId="0F608215" w14:textId="247FF14B" w:rsidR="00D02BB5" w:rsidRDefault="00D02BB5" w:rsidP="00E61AB2">
      <w:pPr>
        <w:rPr>
          <w:bCs/>
        </w:rPr>
      </w:pPr>
    </w:p>
    <w:p w14:paraId="0B8D1C95" w14:textId="19244540" w:rsidR="00DC0E3F" w:rsidRDefault="00BE0B8B" w:rsidP="0003425D">
      <w:pPr>
        <w:rPr>
          <w:bCs/>
        </w:rPr>
      </w:pPr>
      <w:r>
        <w:rPr>
          <w:bCs/>
        </w:rPr>
        <w:t>A fair comment and address</w:t>
      </w:r>
      <w:r w:rsidR="00554D06">
        <w:rPr>
          <w:bCs/>
        </w:rPr>
        <w:t xml:space="preserve">ed </w:t>
      </w:r>
      <w:r>
        <w:rPr>
          <w:bCs/>
        </w:rPr>
        <w:t xml:space="preserve">in the </w:t>
      </w:r>
      <w:r w:rsidR="00B71F4E">
        <w:rPr>
          <w:bCs/>
        </w:rPr>
        <w:t>revised manuscript in the discussion</w:t>
      </w:r>
      <w:r>
        <w:rPr>
          <w:bCs/>
        </w:rPr>
        <w:t xml:space="preserve">. </w:t>
      </w:r>
      <w:r w:rsidR="007103CF">
        <w:rPr>
          <w:bCs/>
        </w:rPr>
        <w:t xml:space="preserve">Specifically, the European papers that we had cited </w:t>
      </w:r>
      <w:r w:rsidR="007103CF">
        <w:rPr>
          <w:bCs/>
        </w:rPr>
        <w:fldChar w:fldCharType="begin" w:fldLock="1"/>
      </w:r>
      <w:r w:rsidR="00627F9F">
        <w:rPr>
          <w:bCs/>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Epidemiology","id":"ITEM-3","issue":"2","issued":{"date-parts":[["1989"]]},"page":"178-182","title":"Deaths in winter: Can Britain learn from Europe?","type":"article-journal","volume":"5"},"uris":["http://www.mendeley.com/documents/?uuid=3cd840a5-addb-4d68-9dcf-039d2f2f1220"]}],"mendeley":{"formattedCitation":"(Fowler et al., 2015; Healy, 2003; McKee, 1989)","plainTextFormattedCitation":"(Fowler et al., 2015; Healy, 2003; McKee, 1989)","previouslyFormattedCitation":"(Fowler et al., 2015; Healy, 2003; McKee, 1989)"},"properties":{"noteIndex":0},"schema":"https://github.com/citation-style-language/schema/raw/master/csl-citation.json"}</w:instrText>
      </w:r>
      <w:r w:rsidR="007103CF">
        <w:rPr>
          <w:bCs/>
        </w:rPr>
        <w:fldChar w:fldCharType="separate"/>
      </w:r>
      <w:r w:rsidR="007103CF" w:rsidRPr="003A105F">
        <w:rPr>
          <w:bCs/>
          <w:noProof/>
        </w:rPr>
        <w:t>(Fowler et al., 2015; Healy, 2003; McKee, 1989)</w:t>
      </w:r>
      <w:r w:rsidR="007103CF">
        <w:rPr>
          <w:bCs/>
        </w:rPr>
        <w:fldChar w:fldCharType="end"/>
      </w:r>
      <w:r w:rsidR="007103CF">
        <w:rPr>
          <w:bCs/>
        </w:rPr>
        <w:t xml:space="preserve"> had based their comparison on annual mean temperature whereas ours was based on the temperature range. We have clarified this distinction in the revised Discussion, noting that the two temperature metrics are correlated (see Figure below).</w:t>
      </w:r>
    </w:p>
    <w:p w14:paraId="5C4BCC08" w14:textId="095B5D50" w:rsidR="007103CF" w:rsidRDefault="00200430" w:rsidP="0003425D">
      <w:pPr>
        <w:rPr>
          <w:bCs/>
        </w:rPr>
      </w:pPr>
      <w:r w:rsidRPr="00E30376">
        <w:rPr>
          <w:bCs/>
          <w:noProof/>
          <w:lang w:eastAsia="en-GB"/>
        </w:rPr>
        <w:drawing>
          <wp:inline distT="0" distB="0" distL="0" distR="0" wp14:anchorId="0463FDFF" wp14:editId="40F7B079">
            <wp:extent cx="5740400" cy="4053840"/>
            <wp:effectExtent l="0" t="0" r="0" b="0"/>
            <wp:docPr id="1" name="Picture 1" descr="../../../../../../../../../../climate/countries/USA/output/seasonality_index_against_mean/t2m/mean/comparison_of_mean_against_range_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imate/countries/USA/output/seasonality_index_against_mean/t2m/mean/comparison_of_mean_against_range_1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0400" cy="4053840"/>
                    </a:xfrm>
                    <a:prstGeom prst="rect">
                      <a:avLst/>
                    </a:prstGeom>
                    <a:noFill/>
                    <a:ln>
                      <a:noFill/>
                    </a:ln>
                  </pic:spPr>
                </pic:pic>
              </a:graphicData>
            </a:graphic>
          </wp:inline>
        </w:drawing>
      </w:r>
    </w:p>
    <w:p w14:paraId="2DD4413B" w14:textId="1C2FC410" w:rsidR="007103CF" w:rsidRDefault="007103CF" w:rsidP="0003425D">
      <w:pPr>
        <w:rPr>
          <w:bCs/>
        </w:rPr>
      </w:pPr>
      <w:r>
        <w:rPr>
          <w:bCs/>
        </w:rPr>
        <w:t xml:space="preserve">Figure: The relationship between annual mean temperature (used in European papers) and temperature range between maximum and minimum mortality months (used in our paper). </w:t>
      </w:r>
    </w:p>
    <w:p w14:paraId="62437E46" w14:textId="77777777" w:rsidR="0002089D" w:rsidRDefault="0002089D" w:rsidP="0003425D">
      <w:pPr>
        <w:rPr>
          <w:bCs/>
        </w:rPr>
      </w:pPr>
    </w:p>
    <w:p w14:paraId="7CC183C7" w14:textId="3F8E77AD" w:rsidR="006D1920" w:rsidRDefault="00D02BB5" w:rsidP="00E61AB2">
      <w:pPr>
        <w:rPr>
          <w:b/>
          <w:bCs/>
        </w:rPr>
      </w:pPr>
      <w:r w:rsidRPr="006D1920">
        <w:rPr>
          <w:b/>
          <w:bCs/>
        </w:rPr>
        <w:t xml:space="preserve">C) One option for this paper would be to be admittedly exploratory, avoiding the use of the word 'significant' and simplifying the analysis. Simple monthly averages and testing for the months having the same mean could replace the wavelet analysis. A second option would be to focus on a specific research hypothesis, explain carefully how the model estimates relate to this research hypothesis, and adjust the p-values for multiple testing. </w:t>
      </w:r>
    </w:p>
    <w:p w14:paraId="4C67630D" w14:textId="19E4A3ED" w:rsidR="006D1920" w:rsidRDefault="006D1920" w:rsidP="00E61AB2">
      <w:pPr>
        <w:rPr>
          <w:bCs/>
        </w:rPr>
      </w:pPr>
    </w:p>
    <w:p w14:paraId="737172FE" w14:textId="468A0C9A" w:rsidR="0084489A" w:rsidRDefault="00A918ED" w:rsidP="00E61AB2">
      <w:pPr>
        <w:rPr>
          <w:bCs/>
        </w:rPr>
      </w:pPr>
      <w:r>
        <w:rPr>
          <w:bCs/>
        </w:rPr>
        <w:t xml:space="preserve">As above, </w:t>
      </w:r>
      <w:r w:rsidR="00367C69">
        <w:rPr>
          <w:bCs/>
        </w:rPr>
        <w:t>w</w:t>
      </w:r>
      <w:r>
        <w:rPr>
          <w:bCs/>
        </w:rPr>
        <w:t>avelet analysis</w:t>
      </w:r>
      <w:r w:rsidR="00367C69">
        <w:rPr>
          <w:bCs/>
        </w:rPr>
        <w:t>,</w:t>
      </w:r>
      <w:r>
        <w:rPr>
          <w:bCs/>
        </w:rPr>
        <w:t xml:space="preserve"> the subsequent step</w:t>
      </w:r>
      <w:r w:rsidR="00BD521E">
        <w:rPr>
          <w:bCs/>
        </w:rPr>
        <w:t>s</w:t>
      </w:r>
      <w:r>
        <w:rPr>
          <w:bCs/>
        </w:rPr>
        <w:t xml:space="preserve"> of </w:t>
      </w:r>
      <w:r w:rsidR="00367C69">
        <w:rPr>
          <w:bCs/>
        </w:rPr>
        <w:t xml:space="preserve">centre-of-gravity analysis to identify peak and minimum mortality months, and </w:t>
      </w:r>
      <w:r w:rsidR="00C66403">
        <w:rPr>
          <w:bCs/>
        </w:rPr>
        <w:t>estimation</w:t>
      </w:r>
      <w:r w:rsidR="00367C69">
        <w:rPr>
          <w:bCs/>
        </w:rPr>
        <w:t xml:space="preserve"> of changes in seasonal mortality range are all formal analyses.</w:t>
      </w:r>
      <w:r w:rsidR="00097BC9">
        <w:rPr>
          <w:bCs/>
        </w:rPr>
        <w:t xml:space="preserve"> We </w:t>
      </w:r>
      <w:r w:rsidR="00F40365">
        <w:rPr>
          <w:bCs/>
        </w:rPr>
        <w:t>quote</w:t>
      </w:r>
      <w:r w:rsidR="00097BC9">
        <w:rPr>
          <w:bCs/>
        </w:rPr>
        <w:t xml:space="preserve"> p-values in results, as opposed to setting a</w:t>
      </w:r>
      <w:r w:rsidR="00C73D9A">
        <w:rPr>
          <w:bCs/>
        </w:rPr>
        <w:t>n explicit</w:t>
      </w:r>
      <w:r w:rsidR="00097BC9">
        <w:rPr>
          <w:bCs/>
        </w:rPr>
        <w:t xml:space="preserve"> threshold for significance.</w:t>
      </w:r>
      <w:r w:rsidR="00D90CF0">
        <w:rPr>
          <w:bCs/>
        </w:rPr>
        <w:t xml:space="preserve"> We do not adjust for multiple testing</w:t>
      </w:r>
      <w:r w:rsidR="006537B3">
        <w:rPr>
          <w:bCs/>
        </w:rPr>
        <w:t xml:space="preserve"> here</w:t>
      </w:r>
      <w:r w:rsidR="00D90CF0">
        <w:rPr>
          <w:bCs/>
        </w:rPr>
        <w:t xml:space="preserve">, </w:t>
      </w:r>
      <w:r w:rsidR="006537B3">
        <w:rPr>
          <w:bCs/>
        </w:rPr>
        <w:t>due to the lack of independence of the tests.</w:t>
      </w:r>
    </w:p>
    <w:p w14:paraId="53E468E1" w14:textId="77777777" w:rsidR="0084489A" w:rsidRPr="00D02BB5" w:rsidRDefault="0084489A" w:rsidP="00E61AB2">
      <w:pPr>
        <w:rPr>
          <w:bCs/>
        </w:rPr>
      </w:pPr>
    </w:p>
    <w:p w14:paraId="46D7E281" w14:textId="77777777" w:rsidR="00D02BB5" w:rsidRPr="006D1920" w:rsidRDefault="00D02BB5" w:rsidP="00C13011">
      <w:pPr>
        <w:outlineLvl w:val="0"/>
        <w:rPr>
          <w:b/>
          <w:bCs/>
        </w:rPr>
      </w:pPr>
      <w:r w:rsidRPr="006D1920">
        <w:rPr>
          <w:b/>
          <w:bCs/>
        </w:rPr>
        <w:t xml:space="preserve">MINOR POINTS: </w:t>
      </w:r>
    </w:p>
    <w:p w14:paraId="6319585C" w14:textId="77777777" w:rsidR="00D02BB5" w:rsidRPr="006D1920" w:rsidRDefault="00D02BB5" w:rsidP="00E61AB2">
      <w:pPr>
        <w:rPr>
          <w:b/>
          <w:bCs/>
        </w:rPr>
      </w:pPr>
    </w:p>
    <w:p w14:paraId="3F169913" w14:textId="77777777" w:rsidR="00D779EA" w:rsidRDefault="00D02BB5" w:rsidP="00E61AB2">
      <w:pPr>
        <w:rPr>
          <w:b/>
          <w:bCs/>
        </w:rPr>
      </w:pPr>
      <w:r w:rsidRPr="006D1920">
        <w:rPr>
          <w:b/>
          <w:bCs/>
        </w:rPr>
        <w:t>There are various grammatical issues in the manuscript, it could benefit from a further proof reading.</w:t>
      </w:r>
    </w:p>
    <w:p w14:paraId="2277DBA5" w14:textId="77777777" w:rsidR="00D779EA" w:rsidRDefault="00D779EA" w:rsidP="00E61AB2">
      <w:pPr>
        <w:rPr>
          <w:b/>
          <w:bCs/>
        </w:rPr>
      </w:pPr>
    </w:p>
    <w:p w14:paraId="5E5FB808" w14:textId="2060C841" w:rsidR="00D02BB5" w:rsidRPr="00CD148A" w:rsidRDefault="00367C69" w:rsidP="00E61AB2">
      <w:pPr>
        <w:rPr>
          <w:bCs/>
        </w:rPr>
      </w:pPr>
      <w:r>
        <w:rPr>
          <w:bCs/>
        </w:rPr>
        <w:t>W</w:t>
      </w:r>
      <w:r w:rsidR="00D779EA">
        <w:rPr>
          <w:bCs/>
        </w:rPr>
        <w:t xml:space="preserve">e have </w:t>
      </w:r>
      <w:r>
        <w:rPr>
          <w:bCs/>
        </w:rPr>
        <w:t xml:space="preserve">read the paper carefully to find and correct editorial issues, and of course welcome suggestions for specific corrections. </w:t>
      </w:r>
    </w:p>
    <w:p w14:paraId="1923F95A" w14:textId="77777777" w:rsidR="00D02BB5" w:rsidRPr="006D1920" w:rsidRDefault="00D02BB5" w:rsidP="00E61AB2">
      <w:pPr>
        <w:rPr>
          <w:b/>
          <w:bCs/>
        </w:rPr>
      </w:pPr>
    </w:p>
    <w:p w14:paraId="1421C17F" w14:textId="77777777" w:rsidR="00D02BB5" w:rsidRPr="006D1920" w:rsidRDefault="00D02BB5" w:rsidP="00C13011">
      <w:pPr>
        <w:outlineLvl w:val="0"/>
        <w:rPr>
          <w:b/>
          <w:bCs/>
        </w:rPr>
      </w:pPr>
      <w:r w:rsidRPr="006D1920">
        <w:rPr>
          <w:b/>
          <w:bCs/>
        </w:rPr>
        <w:t xml:space="preserve">For example in the abstract the starting sentence </w:t>
      </w:r>
    </w:p>
    <w:p w14:paraId="6E08E9C5" w14:textId="77777777" w:rsidR="00D02BB5" w:rsidRPr="006D1920" w:rsidRDefault="00D02BB5" w:rsidP="00E61AB2">
      <w:pPr>
        <w:rPr>
          <w:b/>
          <w:bCs/>
        </w:rPr>
      </w:pPr>
    </w:p>
    <w:p w14:paraId="66FD1317" w14:textId="77777777" w:rsidR="00D02BB5" w:rsidRPr="006D1920" w:rsidRDefault="00D02BB5" w:rsidP="00E61AB2">
      <w:pPr>
        <w:rPr>
          <w:b/>
          <w:bCs/>
        </w:rPr>
      </w:pPr>
      <w:r w:rsidRPr="006D1920">
        <w:rPr>
          <w:b/>
          <w:bCs/>
        </w:rPr>
        <w:t xml:space="preserve">'It has been hypothesized that a warmer world may lower winter mortality in temperate climates, where winter deaths exceed summer ones.' </w:t>
      </w:r>
    </w:p>
    <w:p w14:paraId="15D2422F" w14:textId="77777777" w:rsidR="00D02BB5" w:rsidRPr="006D1920" w:rsidRDefault="00D02BB5" w:rsidP="00E61AB2">
      <w:pPr>
        <w:rPr>
          <w:b/>
          <w:bCs/>
        </w:rPr>
      </w:pPr>
    </w:p>
    <w:p w14:paraId="3E41BCF9" w14:textId="77777777" w:rsidR="00D02BB5" w:rsidRPr="006D1920" w:rsidRDefault="00D02BB5" w:rsidP="00E61AB2">
      <w:pPr>
        <w:rPr>
          <w:b/>
          <w:bCs/>
        </w:rPr>
      </w:pPr>
      <w:r w:rsidRPr="006D1920">
        <w:rPr>
          <w:b/>
          <w:bCs/>
        </w:rPr>
        <w:t xml:space="preserve">Could be taken to imply that it is temperate climates where winter deaths exceed summer ones. It may be clearer to use the more standardised terminology of 'excess winter mortality ' e.g., 'It has been hypothesized that a warmer world may lower excess winter mortality in temperate climates.' </w:t>
      </w:r>
    </w:p>
    <w:p w14:paraId="7AFB6343" w14:textId="3B536FFA" w:rsidR="00D02BB5" w:rsidRDefault="00D02BB5" w:rsidP="00E61AB2">
      <w:pPr>
        <w:rPr>
          <w:bCs/>
        </w:rPr>
      </w:pPr>
    </w:p>
    <w:p w14:paraId="0AFB9C3F" w14:textId="02EEEA61" w:rsidR="006D1920" w:rsidRDefault="006D1920" w:rsidP="00E61AB2">
      <w:pPr>
        <w:rPr>
          <w:bCs/>
        </w:rPr>
      </w:pPr>
      <w:r>
        <w:rPr>
          <w:bCs/>
        </w:rPr>
        <w:t xml:space="preserve">We have </w:t>
      </w:r>
      <w:r w:rsidR="005D48DC">
        <w:rPr>
          <w:bCs/>
        </w:rPr>
        <w:t>avoided the term excess winter mortality because</w:t>
      </w:r>
      <w:r w:rsidR="00367C69">
        <w:rPr>
          <w:bCs/>
        </w:rPr>
        <w:t>, as above,</w:t>
      </w:r>
      <w:r w:rsidR="005D48DC">
        <w:rPr>
          <w:bCs/>
        </w:rPr>
        <w:t xml:space="preserve"> it is commonly used f</w:t>
      </w:r>
      <w:r w:rsidR="006600A6">
        <w:rPr>
          <w:bCs/>
        </w:rPr>
        <w:t>or a very specific calculation</w:t>
      </w:r>
      <w:r w:rsidR="005D48DC">
        <w:rPr>
          <w:bCs/>
        </w:rPr>
        <w:t>.</w:t>
      </w:r>
      <w:r w:rsidR="00367C69">
        <w:rPr>
          <w:bCs/>
        </w:rPr>
        <w:t xml:space="preserve"> We have nonetheless modified this sentence for clarity (P. XX).</w:t>
      </w:r>
    </w:p>
    <w:p w14:paraId="18BE887C" w14:textId="77777777" w:rsidR="006D1920" w:rsidRPr="00D02BB5" w:rsidRDefault="006D1920" w:rsidP="00E61AB2">
      <w:pPr>
        <w:rPr>
          <w:bCs/>
        </w:rPr>
      </w:pPr>
    </w:p>
    <w:p w14:paraId="191BF422" w14:textId="77777777" w:rsidR="00D02BB5" w:rsidRPr="005D48DC" w:rsidRDefault="00D02BB5" w:rsidP="00C13011">
      <w:pPr>
        <w:outlineLvl w:val="0"/>
        <w:rPr>
          <w:b/>
          <w:bCs/>
        </w:rPr>
      </w:pPr>
      <w:r w:rsidRPr="005D48DC">
        <w:rPr>
          <w:b/>
          <w:bCs/>
        </w:rPr>
        <w:t xml:space="preserve">Introduction </w:t>
      </w:r>
    </w:p>
    <w:p w14:paraId="60717A51" w14:textId="77777777" w:rsidR="00D02BB5" w:rsidRPr="005D48DC" w:rsidRDefault="00D02BB5" w:rsidP="00E61AB2">
      <w:pPr>
        <w:rPr>
          <w:b/>
          <w:bCs/>
        </w:rPr>
      </w:pPr>
      <w:r w:rsidRPr="005D48DC">
        <w:rPr>
          <w:b/>
          <w:bCs/>
        </w:rPr>
        <w:t xml:space="preserve">41 - what is a weather regime? </w:t>
      </w:r>
    </w:p>
    <w:p w14:paraId="7C6E5794" w14:textId="025CA386" w:rsidR="00D02BB5" w:rsidRDefault="00D02BB5" w:rsidP="00E61AB2">
      <w:pPr>
        <w:rPr>
          <w:bCs/>
        </w:rPr>
      </w:pPr>
    </w:p>
    <w:p w14:paraId="36F9F21E" w14:textId="22B0F89A" w:rsidR="005D48DC" w:rsidRDefault="005D48DC" w:rsidP="00C13011">
      <w:pPr>
        <w:outlineLvl w:val="0"/>
        <w:rPr>
          <w:bCs/>
        </w:rPr>
      </w:pPr>
      <w:r>
        <w:rPr>
          <w:bCs/>
        </w:rPr>
        <w:t xml:space="preserve">We have reworded for clarity (P. </w:t>
      </w:r>
      <w:r w:rsidR="007F3884">
        <w:rPr>
          <w:bCs/>
        </w:rPr>
        <w:t>XX</w:t>
      </w:r>
      <w:r>
        <w:rPr>
          <w:bCs/>
        </w:rPr>
        <w:t>).</w:t>
      </w:r>
    </w:p>
    <w:p w14:paraId="08343B2E" w14:textId="77777777" w:rsidR="005D48DC" w:rsidRPr="00D02BB5" w:rsidRDefault="005D48DC" w:rsidP="00E61AB2">
      <w:pPr>
        <w:rPr>
          <w:bCs/>
        </w:rPr>
      </w:pPr>
    </w:p>
    <w:p w14:paraId="3022C705" w14:textId="77777777" w:rsidR="00D02BB5" w:rsidRPr="005D48DC" w:rsidRDefault="00D02BB5" w:rsidP="00C13011">
      <w:pPr>
        <w:outlineLvl w:val="0"/>
        <w:rPr>
          <w:b/>
          <w:bCs/>
        </w:rPr>
      </w:pPr>
      <w:r w:rsidRPr="005D48DC">
        <w:rPr>
          <w:b/>
          <w:bCs/>
        </w:rPr>
        <w:t xml:space="preserve">Discussion </w:t>
      </w:r>
    </w:p>
    <w:p w14:paraId="552261E8" w14:textId="36DF0141" w:rsidR="00BA466B" w:rsidRPr="005D48DC" w:rsidRDefault="00D02BB5" w:rsidP="00E61AB2">
      <w:pPr>
        <w:rPr>
          <w:b/>
          <w:bCs/>
        </w:rPr>
      </w:pPr>
      <w:r w:rsidRPr="005D48DC">
        <w:rPr>
          <w:b/>
          <w:bCs/>
        </w:rPr>
        <w:t>131 - is it not seasonal patterns rather than seasonal behaviors?</w:t>
      </w:r>
    </w:p>
    <w:p w14:paraId="5C6443A9" w14:textId="77777777" w:rsidR="005D48DC" w:rsidRDefault="005D48DC" w:rsidP="00E61AB2">
      <w:pPr>
        <w:jc w:val="left"/>
        <w:rPr>
          <w:bCs/>
        </w:rPr>
      </w:pPr>
    </w:p>
    <w:p w14:paraId="5D00C770" w14:textId="2B6B94FF" w:rsidR="007E0D70" w:rsidRDefault="005D48DC" w:rsidP="00C13011">
      <w:pPr>
        <w:jc w:val="left"/>
        <w:outlineLvl w:val="0"/>
        <w:rPr>
          <w:bCs/>
        </w:rPr>
      </w:pPr>
      <w:r>
        <w:rPr>
          <w:bCs/>
        </w:rPr>
        <w:t xml:space="preserve">We have reworded as suggested (P. </w:t>
      </w:r>
      <w:r w:rsidR="007F3884">
        <w:rPr>
          <w:bCs/>
        </w:rPr>
        <w:t>XX</w:t>
      </w:r>
      <w:r w:rsidR="00D97DDE">
        <w:rPr>
          <w:bCs/>
        </w:rPr>
        <w:t>,</w:t>
      </w:r>
      <w:r w:rsidR="007F3884">
        <w:rPr>
          <w:bCs/>
        </w:rPr>
        <w:t>XX</w:t>
      </w:r>
      <w:r>
        <w:rPr>
          <w:bCs/>
        </w:rPr>
        <w:t>).</w:t>
      </w:r>
    </w:p>
    <w:p w14:paraId="70A295BB" w14:textId="77777777" w:rsidR="007E0D70" w:rsidRDefault="007E0D70" w:rsidP="00E61AB2">
      <w:pPr>
        <w:jc w:val="left"/>
        <w:rPr>
          <w:bCs/>
        </w:rPr>
      </w:pPr>
    </w:p>
    <w:p w14:paraId="334BA964" w14:textId="77777777" w:rsidR="007E0D70" w:rsidRPr="00DE63FA" w:rsidRDefault="007E0D70" w:rsidP="00C13011">
      <w:pPr>
        <w:jc w:val="left"/>
        <w:outlineLvl w:val="0"/>
        <w:rPr>
          <w:b/>
          <w:bCs/>
        </w:rPr>
      </w:pPr>
      <w:r w:rsidRPr="00DE63FA">
        <w:rPr>
          <w:b/>
          <w:bCs/>
        </w:rPr>
        <w:t>Additional revisions</w:t>
      </w:r>
    </w:p>
    <w:p w14:paraId="500987D1" w14:textId="582E3661" w:rsidR="007E0D70" w:rsidRPr="00CD71BB" w:rsidRDefault="007E0D70" w:rsidP="007E0D70">
      <w:pPr>
        <w:pStyle w:val="BodyText"/>
        <w:spacing w:after="0" w:line="240" w:lineRule="auto"/>
        <w:rPr>
          <w:bCs/>
        </w:rPr>
      </w:pPr>
      <w:r>
        <w:rPr>
          <w:bCs/>
        </w:rPr>
        <w:t>We have obtained</w:t>
      </w:r>
      <w:r w:rsidR="00831D8C">
        <w:rPr>
          <w:bCs/>
        </w:rPr>
        <w:t>, and included in the analysis, three</w:t>
      </w:r>
      <w:r>
        <w:rPr>
          <w:bCs/>
        </w:rPr>
        <w:t xml:space="preserve"> </w:t>
      </w:r>
      <w:r w:rsidR="00831D8C">
        <w:rPr>
          <w:bCs/>
        </w:rPr>
        <w:t>additional</w:t>
      </w:r>
      <w:r>
        <w:rPr>
          <w:bCs/>
        </w:rPr>
        <w:t xml:space="preserve"> years of data</w:t>
      </w:r>
      <w:r w:rsidR="00831D8C">
        <w:rPr>
          <w:bCs/>
        </w:rPr>
        <w:t xml:space="preserve"> </w:t>
      </w:r>
      <w:r w:rsidR="0067476B">
        <w:rPr>
          <w:bCs/>
        </w:rPr>
        <w:t>(</w:t>
      </w:r>
      <w:r w:rsidR="00831D8C">
        <w:rPr>
          <w:bCs/>
        </w:rPr>
        <w:t xml:space="preserve">2014 </w:t>
      </w:r>
      <w:r w:rsidR="0067476B">
        <w:rPr>
          <w:bCs/>
        </w:rPr>
        <w:t xml:space="preserve">to </w:t>
      </w:r>
      <w:r>
        <w:rPr>
          <w:bCs/>
        </w:rPr>
        <w:t>2016</w:t>
      </w:r>
      <w:r w:rsidR="0067476B">
        <w:rPr>
          <w:bCs/>
        </w:rPr>
        <w:t>)</w:t>
      </w:r>
      <w:r>
        <w:rPr>
          <w:bCs/>
        </w:rPr>
        <w:t>.</w:t>
      </w:r>
    </w:p>
    <w:p w14:paraId="18AC41DB" w14:textId="77777777" w:rsidR="007E0D70" w:rsidRPr="00CD71BB" w:rsidRDefault="007E0D70" w:rsidP="007E0D70">
      <w:pPr>
        <w:pStyle w:val="BodyText"/>
        <w:spacing w:after="0" w:line="240" w:lineRule="auto"/>
        <w:rPr>
          <w:bCs/>
        </w:rPr>
      </w:pPr>
    </w:p>
    <w:p w14:paraId="1DA4CF81" w14:textId="78AE413C" w:rsidR="00BA466B" w:rsidRPr="000A14BA" w:rsidRDefault="00BA466B" w:rsidP="00E61AB2">
      <w:pPr>
        <w:jc w:val="left"/>
        <w:rPr>
          <w:bCs/>
        </w:rPr>
      </w:pPr>
      <w:r w:rsidRPr="000A14BA">
        <w:rPr>
          <w:bCs/>
        </w:rPr>
        <w:br w:type="page"/>
      </w:r>
    </w:p>
    <w:p w14:paraId="6CD3E660" w14:textId="3FDCD736" w:rsidR="00E15FDA" w:rsidRPr="000A14BA" w:rsidRDefault="00E15FDA" w:rsidP="00C13011">
      <w:pPr>
        <w:outlineLvl w:val="0"/>
        <w:rPr>
          <w:b/>
          <w:bCs/>
        </w:rPr>
      </w:pPr>
      <w:r w:rsidRPr="000A14BA">
        <w:rPr>
          <w:b/>
          <w:bCs/>
        </w:rPr>
        <w:t>References</w:t>
      </w:r>
    </w:p>
    <w:p w14:paraId="564BDF58" w14:textId="0EAFCCA4" w:rsidR="008439C3" w:rsidRDefault="008439C3" w:rsidP="00E61AB2">
      <w:pPr>
        <w:rPr>
          <w:bCs/>
        </w:rPr>
      </w:pPr>
    </w:p>
    <w:p w14:paraId="5280A8ED" w14:textId="0F3AFD40" w:rsidR="00707D8D" w:rsidRPr="00707D8D" w:rsidRDefault="008338F8" w:rsidP="00707D8D">
      <w:pPr>
        <w:widowControl w:val="0"/>
        <w:autoSpaceDE w:val="0"/>
        <w:autoSpaceDN w:val="0"/>
        <w:adjustRightInd w:val="0"/>
        <w:ind w:left="480" w:hanging="480"/>
        <w:rPr>
          <w:rFonts w:eastAsia="Times New Roman" w:cs="Arial"/>
          <w:noProof/>
        </w:rPr>
      </w:pPr>
      <w:r>
        <w:rPr>
          <w:bCs/>
        </w:rPr>
        <w:fldChar w:fldCharType="begin" w:fldLock="1"/>
      </w:r>
      <w:r>
        <w:rPr>
          <w:bCs/>
        </w:rPr>
        <w:instrText xml:space="preserve">ADDIN Mendeley Bibliography CSL_BIBLIOGRAPHY </w:instrText>
      </w:r>
      <w:r>
        <w:rPr>
          <w:bCs/>
        </w:rPr>
        <w:fldChar w:fldCharType="separate"/>
      </w:r>
      <w:r w:rsidR="00707D8D" w:rsidRPr="00707D8D">
        <w:rPr>
          <w:rFonts w:eastAsia="Times New Roman" w:cs="Arial"/>
          <w:noProof/>
        </w:rPr>
        <w:t xml:space="preserve">Basu, R. (2009). High ambient temperature and mortality: A review of epidemiologic studies from 2001 to 2008. </w:t>
      </w:r>
      <w:r w:rsidR="00707D8D" w:rsidRPr="00707D8D">
        <w:rPr>
          <w:rFonts w:eastAsia="Times New Roman" w:cs="Arial"/>
          <w:i/>
          <w:iCs/>
          <w:noProof/>
        </w:rPr>
        <w:t>Environmental Health: A Global Access Science Source</w:t>
      </w:r>
      <w:r w:rsidR="00707D8D" w:rsidRPr="00707D8D">
        <w:rPr>
          <w:rFonts w:eastAsia="Times New Roman" w:cs="Arial"/>
          <w:noProof/>
        </w:rPr>
        <w:t>. https://doi.org/10.1186/1476-069X-8-40</w:t>
      </w:r>
    </w:p>
    <w:p w14:paraId="2CDD809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Dominici, F., &amp; Samet, J. M. (2005). Temperature and mortality among the elderly in the United States: a comparison of epidemiologic methods. </w:t>
      </w:r>
      <w:r w:rsidRPr="00707D8D">
        <w:rPr>
          <w:rFonts w:eastAsia="Times New Roman" w:cs="Arial"/>
          <w:i/>
          <w:iCs/>
          <w:noProof/>
        </w:rPr>
        <w:t>Epidemiology</w:t>
      </w:r>
      <w:r w:rsidRPr="00707D8D">
        <w:rPr>
          <w:rFonts w:eastAsia="Times New Roman" w:cs="Arial"/>
          <w:noProof/>
        </w:rPr>
        <w:t xml:space="preserve">, </w:t>
      </w:r>
      <w:r w:rsidRPr="00707D8D">
        <w:rPr>
          <w:rFonts w:eastAsia="Times New Roman" w:cs="Arial"/>
          <w:i/>
          <w:iCs/>
          <w:noProof/>
        </w:rPr>
        <w:t>16</w:t>
      </w:r>
      <w:r w:rsidRPr="00707D8D">
        <w:rPr>
          <w:rFonts w:eastAsia="Times New Roman" w:cs="Arial"/>
          <w:noProof/>
        </w:rPr>
        <w:t>(1), 58–66. https://doi.org/00001648-200501000-00009 [pii]</w:t>
      </w:r>
    </w:p>
    <w:p w14:paraId="489BCBD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Basu, R., &amp; Samet, J. M. (2002). Relation between elevated ambient temperature and mortality: A review of the epidemiologic evidence. </w:t>
      </w:r>
      <w:r w:rsidRPr="00707D8D">
        <w:rPr>
          <w:rFonts w:eastAsia="Times New Roman" w:cs="Arial"/>
          <w:i/>
          <w:iCs/>
          <w:noProof/>
        </w:rPr>
        <w:t>Epidemiologic Reviews</w:t>
      </w:r>
      <w:r w:rsidRPr="00707D8D">
        <w:rPr>
          <w:rFonts w:eastAsia="Times New Roman" w:cs="Arial"/>
          <w:noProof/>
        </w:rPr>
        <w:t>. https://doi.org/10.1093/epirev/mxf007</w:t>
      </w:r>
    </w:p>
    <w:p w14:paraId="1BE70764"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Bennett, J. E., Blangiardo, M., Fecht, D., Elliott, P., &amp; Ezzati, M. (2014). Vulnerability to the mortality effects of warm temperature in the districts of England and Wales. </w:t>
      </w:r>
      <w:r w:rsidRPr="00707D8D">
        <w:rPr>
          <w:rFonts w:eastAsia="Times New Roman" w:cs="Arial"/>
          <w:i/>
          <w:iCs/>
          <w:noProof/>
        </w:rPr>
        <w:t>Nature Climate Change</w:t>
      </w:r>
      <w:r w:rsidRPr="00707D8D">
        <w:rPr>
          <w:rFonts w:eastAsia="Times New Roman" w:cs="Arial"/>
          <w:noProof/>
        </w:rPr>
        <w:t xml:space="preserve">, </w:t>
      </w:r>
      <w:r w:rsidRPr="00707D8D">
        <w:rPr>
          <w:rFonts w:eastAsia="Times New Roman" w:cs="Arial"/>
          <w:i/>
          <w:iCs/>
          <w:noProof/>
        </w:rPr>
        <w:t>4</w:t>
      </w:r>
      <w:r w:rsidRPr="00707D8D">
        <w:rPr>
          <w:rFonts w:eastAsia="Times New Roman" w:cs="Arial"/>
          <w:noProof/>
        </w:rPr>
        <w:t>(4), 269–273. https://doi.org/10.1038/nclimate2123</w:t>
      </w:r>
    </w:p>
    <w:p w14:paraId="0913417A"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Braga, A. L. F., Zanobetti, A., &amp; Schwartz, J. (2002). The effect of weather on respiratory and cardiovascular deaths in 12 U.S. cities. </w:t>
      </w:r>
      <w:r w:rsidRPr="00707D8D">
        <w:rPr>
          <w:rFonts w:eastAsia="Times New Roman" w:cs="Arial"/>
          <w:i/>
          <w:iCs/>
          <w:noProof/>
        </w:rPr>
        <w:t>Environmental Health Perspectives</w:t>
      </w:r>
      <w:r w:rsidRPr="00707D8D">
        <w:rPr>
          <w:rFonts w:eastAsia="Times New Roman" w:cs="Arial"/>
          <w:noProof/>
        </w:rPr>
        <w:t xml:space="preserve">, </w:t>
      </w:r>
      <w:r w:rsidRPr="00707D8D">
        <w:rPr>
          <w:rFonts w:eastAsia="Times New Roman" w:cs="Arial"/>
          <w:i/>
          <w:iCs/>
          <w:noProof/>
        </w:rPr>
        <w:t>110</w:t>
      </w:r>
      <w:r w:rsidRPr="00707D8D">
        <w:rPr>
          <w:rFonts w:eastAsia="Times New Roman" w:cs="Arial"/>
          <w:noProof/>
        </w:rPr>
        <w:t>(9), 859–863. https://doi.org/10.1289/ehp.02110859</w:t>
      </w:r>
    </w:p>
    <w:p w14:paraId="42C396FF"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Curriero, F. C., Heiner, K. S., Samet, J. M., Zeger, S. L., Strug, L., &amp; Patz, J. A. (2002). Temperature and mortality in 11 cities of the eastern United States. </w:t>
      </w:r>
      <w:r w:rsidRPr="00707D8D">
        <w:rPr>
          <w:rFonts w:eastAsia="Times New Roman" w:cs="Arial"/>
          <w:i/>
          <w:iCs/>
          <w:noProof/>
        </w:rPr>
        <w:t>American Journal of Epidemiology</w:t>
      </w:r>
      <w:r w:rsidRPr="00707D8D">
        <w:rPr>
          <w:rFonts w:eastAsia="Times New Roman" w:cs="Arial"/>
          <w:noProof/>
        </w:rPr>
        <w:t xml:space="preserve">, </w:t>
      </w:r>
      <w:r w:rsidRPr="00707D8D">
        <w:rPr>
          <w:rFonts w:eastAsia="Times New Roman" w:cs="Arial"/>
          <w:i/>
          <w:iCs/>
          <w:noProof/>
        </w:rPr>
        <w:t>155</w:t>
      </w:r>
      <w:r w:rsidRPr="00707D8D">
        <w:rPr>
          <w:rFonts w:eastAsia="Times New Roman" w:cs="Arial"/>
          <w:noProof/>
        </w:rPr>
        <w:t>(1), 80–87. https://doi.org/10.1093/aje/155.1.80</w:t>
      </w:r>
    </w:p>
    <w:p w14:paraId="64849EE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Dockery, D. W., Pope, C. A., Xu, X., Spengler, J. D., Ware, J. H., Fay, M. E., … Speizer, F. E. (1993). An association between air pollution and mortality in six U.S. cities. </w:t>
      </w:r>
      <w:r w:rsidRPr="00707D8D">
        <w:rPr>
          <w:rFonts w:eastAsia="Times New Roman" w:cs="Arial"/>
          <w:i/>
          <w:iCs/>
          <w:noProof/>
        </w:rPr>
        <w:t>The New England Journal of Medicine</w:t>
      </w:r>
      <w:r w:rsidRPr="00707D8D">
        <w:rPr>
          <w:rFonts w:eastAsia="Times New Roman" w:cs="Arial"/>
          <w:noProof/>
        </w:rPr>
        <w:t xml:space="preserve">, </w:t>
      </w:r>
      <w:r w:rsidRPr="00707D8D">
        <w:rPr>
          <w:rFonts w:eastAsia="Times New Roman" w:cs="Arial"/>
          <w:i/>
          <w:iCs/>
          <w:noProof/>
        </w:rPr>
        <w:t>329</w:t>
      </w:r>
      <w:r w:rsidRPr="00707D8D">
        <w:rPr>
          <w:rFonts w:eastAsia="Times New Roman" w:cs="Arial"/>
          <w:noProof/>
        </w:rPr>
        <w:t>(24), 1753–9. https://doi.org/10.1056/NEJM199312093292401</w:t>
      </w:r>
    </w:p>
    <w:p w14:paraId="4ED033AB"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Fowler, T., Southgate, R. J., Waite, T., Harrell, R., Kovats, S., Bone, A., … Murray, V. (2015). Excess winter deaths in Europe: A multi-country descriptive analysis. </w:t>
      </w:r>
      <w:r w:rsidRPr="00707D8D">
        <w:rPr>
          <w:rFonts w:eastAsia="Times New Roman" w:cs="Arial"/>
          <w:i/>
          <w:iCs/>
          <w:noProof/>
        </w:rPr>
        <w:t>European Journal of Public Health</w:t>
      </w:r>
      <w:r w:rsidRPr="00707D8D">
        <w:rPr>
          <w:rFonts w:eastAsia="Times New Roman" w:cs="Arial"/>
          <w:noProof/>
        </w:rPr>
        <w:t xml:space="preserve">, </w:t>
      </w:r>
      <w:r w:rsidRPr="00707D8D">
        <w:rPr>
          <w:rFonts w:eastAsia="Times New Roman" w:cs="Arial"/>
          <w:i/>
          <w:iCs/>
          <w:noProof/>
        </w:rPr>
        <w:t>25</w:t>
      </w:r>
      <w:r w:rsidRPr="00707D8D">
        <w:rPr>
          <w:rFonts w:eastAsia="Times New Roman" w:cs="Arial"/>
          <w:noProof/>
        </w:rPr>
        <w:t>(2), 339–345. https://doi.org/10.1093/eurpub/cku073</w:t>
      </w:r>
    </w:p>
    <w:p w14:paraId="245B12B8"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Gasparrini, A., Guo, Y., Hashizume, M., Lavigne, E., Zanobetti, A., Schwartz, J., … Armstrong, B. (2015). Mortality risk attributable to high and low ambient temperature: A multicountry observational study. </w:t>
      </w:r>
      <w:r w:rsidRPr="00707D8D">
        <w:rPr>
          <w:rFonts w:eastAsia="Times New Roman" w:cs="Arial"/>
          <w:i/>
          <w:iCs/>
          <w:noProof/>
        </w:rPr>
        <w:t>The Lancet</w:t>
      </w:r>
      <w:r w:rsidRPr="00707D8D">
        <w:rPr>
          <w:rFonts w:eastAsia="Times New Roman" w:cs="Arial"/>
          <w:noProof/>
        </w:rPr>
        <w:t xml:space="preserve">, </w:t>
      </w:r>
      <w:r w:rsidRPr="00707D8D">
        <w:rPr>
          <w:rFonts w:eastAsia="Times New Roman" w:cs="Arial"/>
          <w:i/>
          <w:iCs/>
          <w:noProof/>
        </w:rPr>
        <w:t>386</w:t>
      </w:r>
      <w:r w:rsidRPr="00707D8D">
        <w:rPr>
          <w:rFonts w:eastAsia="Times New Roman" w:cs="Arial"/>
          <w:noProof/>
        </w:rPr>
        <w:t>(9991), 369–375. https://doi.org/10.1016/S0140-6736(14)62114-0</w:t>
      </w:r>
    </w:p>
    <w:p w14:paraId="54E9F06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Grenfell, B. T., Bjørnstad, O. N., &amp; Kappey, J. (2001). Travelling waves and spatial hierarchies in measles epidemics.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414</w:t>
      </w:r>
      <w:r w:rsidRPr="00707D8D">
        <w:rPr>
          <w:rFonts w:eastAsia="Times New Roman" w:cs="Arial"/>
          <w:noProof/>
        </w:rPr>
        <w:t>(6865), 716–723. https://doi.org/10.1038/414716a</w:t>
      </w:r>
    </w:p>
    <w:p w14:paraId="2DB7F41C"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Healy, J. D. (2003). Excess winter mortality in Europe: A cross country analysis identifying key risk factors. </w:t>
      </w:r>
      <w:r w:rsidRPr="00707D8D">
        <w:rPr>
          <w:rFonts w:eastAsia="Times New Roman" w:cs="Arial"/>
          <w:i/>
          <w:iCs/>
          <w:noProof/>
        </w:rPr>
        <w:t>Journal of Epidemiology and Community Health</w:t>
      </w:r>
      <w:r w:rsidRPr="00707D8D">
        <w:rPr>
          <w:rFonts w:eastAsia="Times New Roman" w:cs="Arial"/>
          <w:noProof/>
        </w:rPr>
        <w:t xml:space="preserve">, </w:t>
      </w:r>
      <w:r w:rsidRPr="00707D8D">
        <w:rPr>
          <w:rFonts w:eastAsia="Times New Roman" w:cs="Arial"/>
          <w:i/>
          <w:iCs/>
          <w:noProof/>
        </w:rPr>
        <w:t>57</w:t>
      </w:r>
      <w:r w:rsidRPr="00707D8D">
        <w:rPr>
          <w:rFonts w:eastAsia="Times New Roman" w:cs="Arial"/>
          <w:noProof/>
        </w:rPr>
        <w:t>(10), 784–789. https://doi.org/10.1136/jech.57.10.784</w:t>
      </w:r>
    </w:p>
    <w:p w14:paraId="051CB077"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Hoek, G., Krishnan, R. M., Beelen, R., Peters, A., Ostro, B., Brunekreef, B., &amp; Kaufman, J. D. (2013). Long-term air pollution exposure and cardio- respiratory mortality: a review. </w:t>
      </w:r>
      <w:r w:rsidRPr="00707D8D">
        <w:rPr>
          <w:rFonts w:eastAsia="Times New Roman" w:cs="Arial"/>
          <w:i/>
          <w:iCs/>
          <w:noProof/>
        </w:rPr>
        <w:t>Environmental Health</w:t>
      </w:r>
      <w:r w:rsidRPr="00707D8D">
        <w:rPr>
          <w:rFonts w:eastAsia="Times New Roman" w:cs="Arial"/>
          <w:noProof/>
        </w:rPr>
        <w:t xml:space="preserve">, </w:t>
      </w:r>
      <w:r w:rsidRPr="00707D8D">
        <w:rPr>
          <w:rFonts w:eastAsia="Times New Roman" w:cs="Arial"/>
          <w:i/>
          <w:iCs/>
          <w:noProof/>
        </w:rPr>
        <w:t>12</w:t>
      </w:r>
      <w:r w:rsidRPr="00707D8D">
        <w:rPr>
          <w:rFonts w:eastAsia="Times New Roman" w:cs="Arial"/>
          <w:noProof/>
        </w:rPr>
        <w:t>(1), 43. https://doi.org/10.1186/1476-069X-12-43</w:t>
      </w:r>
    </w:p>
    <w:p w14:paraId="38AA73FD"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Hubbard, B. B. (1996). </w:t>
      </w:r>
      <w:r w:rsidRPr="00707D8D">
        <w:rPr>
          <w:rFonts w:eastAsia="Times New Roman" w:cs="Arial"/>
          <w:i/>
          <w:iCs/>
          <w:noProof/>
        </w:rPr>
        <w:t>The world according to wavelets: the story of a mathematical technique in the making</w:t>
      </w:r>
      <w:r w:rsidRPr="00707D8D">
        <w:rPr>
          <w:rFonts w:eastAsia="Times New Roman" w:cs="Arial"/>
          <w:noProof/>
        </w:rPr>
        <w:t xml:space="preserve">. </w:t>
      </w:r>
      <w:r w:rsidRPr="00707D8D">
        <w:rPr>
          <w:rFonts w:eastAsia="Times New Roman" w:cs="Arial"/>
          <w:i/>
          <w:iCs/>
          <w:noProof/>
        </w:rPr>
        <w:t>NOTICES OF THE AMS</w:t>
      </w:r>
      <w:r w:rsidRPr="00707D8D">
        <w:rPr>
          <w:rFonts w:eastAsia="Times New Roman" w:cs="Arial"/>
          <w:noProof/>
        </w:rPr>
        <w:t>.</w:t>
      </w:r>
    </w:p>
    <w:p w14:paraId="7E307192"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McKee, C. M. (1989). Deaths in winter: Can Britain learn from Europe? </w:t>
      </w:r>
      <w:r w:rsidRPr="00707D8D">
        <w:rPr>
          <w:rFonts w:eastAsia="Times New Roman" w:cs="Arial"/>
          <w:i/>
          <w:iCs/>
          <w:noProof/>
        </w:rPr>
        <w:t>European Journal of Epidemiology</w:t>
      </w:r>
      <w:r w:rsidRPr="00707D8D">
        <w:rPr>
          <w:rFonts w:eastAsia="Times New Roman" w:cs="Arial"/>
          <w:noProof/>
        </w:rPr>
        <w:t xml:space="preserve">, </w:t>
      </w:r>
      <w:r w:rsidRPr="00707D8D">
        <w:rPr>
          <w:rFonts w:eastAsia="Times New Roman" w:cs="Arial"/>
          <w:i/>
          <w:iCs/>
          <w:noProof/>
        </w:rPr>
        <w:t>5</w:t>
      </w:r>
      <w:r w:rsidRPr="00707D8D">
        <w:rPr>
          <w:rFonts w:eastAsia="Times New Roman" w:cs="Arial"/>
          <w:noProof/>
        </w:rPr>
        <w:t>(2), 178–182. https://doi.org/10.1007/BF00156826</w:t>
      </w:r>
    </w:p>
    <w:p w14:paraId="2381E4E1"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Moy, C. M., Seltzer, G. O., Rodbell, D. T., &amp; Anderson, D. M. (2002). Variability of El Niño/Southern Oscillation activity at millennial timescales during the Holocene epoch. </w:t>
      </w:r>
      <w:r w:rsidRPr="00707D8D">
        <w:rPr>
          <w:rFonts w:eastAsia="Times New Roman" w:cs="Arial"/>
          <w:i/>
          <w:iCs/>
          <w:noProof/>
        </w:rPr>
        <w:t>Nature</w:t>
      </w:r>
      <w:r w:rsidRPr="00707D8D">
        <w:rPr>
          <w:rFonts w:eastAsia="Times New Roman" w:cs="Arial"/>
          <w:noProof/>
        </w:rPr>
        <w:t xml:space="preserve">, </w:t>
      </w:r>
      <w:r w:rsidRPr="00707D8D">
        <w:rPr>
          <w:rFonts w:eastAsia="Times New Roman" w:cs="Arial"/>
          <w:i/>
          <w:iCs/>
          <w:noProof/>
        </w:rPr>
        <w:t>420</w:t>
      </w:r>
      <w:r w:rsidRPr="00707D8D">
        <w:rPr>
          <w:rFonts w:eastAsia="Times New Roman" w:cs="Arial"/>
          <w:noProof/>
        </w:rPr>
        <w:t>(6912), 162–165. https://doi.org/10.1038/nature01194</w:t>
      </w:r>
    </w:p>
    <w:p w14:paraId="49364283" w14:textId="77777777" w:rsidR="00707D8D" w:rsidRPr="00707D8D" w:rsidRDefault="00707D8D" w:rsidP="00707D8D">
      <w:pPr>
        <w:widowControl w:val="0"/>
        <w:autoSpaceDE w:val="0"/>
        <w:autoSpaceDN w:val="0"/>
        <w:adjustRightInd w:val="0"/>
        <w:ind w:left="480" w:hanging="480"/>
        <w:rPr>
          <w:rFonts w:eastAsia="Times New Roman" w:cs="Arial"/>
          <w:noProof/>
        </w:rPr>
      </w:pPr>
      <w:r w:rsidRPr="00707D8D">
        <w:rPr>
          <w:rFonts w:eastAsia="Times New Roman" w:cs="Arial"/>
          <w:noProof/>
        </w:rPr>
        <w:t xml:space="preserve">Pope, C. A., Burnett, R. T., Thun, M. J., Calle, E. E., Krewski, D., Ito, K., &amp; Thurston, G. D. (2002). Lung cancer, cardiopulmonary mortality, and long-term exposure to fine particulate air pollution. </w:t>
      </w:r>
      <w:r w:rsidRPr="00707D8D">
        <w:rPr>
          <w:rFonts w:eastAsia="Times New Roman" w:cs="Arial"/>
          <w:i/>
          <w:iCs/>
          <w:noProof/>
        </w:rPr>
        <w:t>JAMA</w:t>
      </w:r>
      <w:r w:rsidRPr="00707D8D">
        <w:rPr>
          <w:rFonts w:eastAsia="Times New Roman" w:cs="Arial"/>
          <w:noProof/>
        </w:rPr>
        <w:t xml:space="preserve">, </w:t>
      </w:r>
      <w:r w:rsidRPr="00707D8D">
        <w:rPr>
          <w:rFonts w:eastAsia="Times New Roman" w:cs="Arial"/>
          <w:i/>
          <w:iCs/>
          <w:noProof/>
        </w:rPr>
        <w:t>287</w:t>
      </w:r>
      <w:r w:rsidRPr="00707D8D">
        <w:rPr>
          <w:rFonts w:eastAsia="Times New Roman" w:cs="Arial"/>
          <w:noProof/>
        </w:rPr>
        <w:t>(9), 1132–1141. https://doi.org/joc11435 [pii]</w:t>
      </w:r>
    </w:p>
    <w:p w14:paraId="41A26CF6" w14:textId="77777777" w:rsidR="00707D8D" w:rsidRPr="00707D8D" w:rsidRDefault="00707D8D" w:rsidP="00707D8D">
      <w:pPr>
        <w:widowControl w:val="0"/>
        <w:autoSpaceDE w:val="0"/>
        <w:autoSpaceDN w:val="0"/>
        <w:adjustRightInd w:val="0"/>
        <w:ind w:left="480" w:hanging="480"/>
        <w:rPr>
          <w:rFonts w:cs="Arial"/>
          <w:noProof/>
        </w:rPr>
      </w:pPr>
      <w:r w:rsidRPr="00707D8D">
        <w:rPr>
          <w:rFonts w:eastAsia="Times New Roman" w:cs="Arial"/>
          <w:noProof/>
        </w:rPr>
        <w:t xml:space="preserve">Torrence, C., &amp; Compo, G. P. (1998). A Practical Guide to Wavelet Analysis. </w:t>
      </w:r>
      <w:r w:rsidRPr="00707D8D">
        <w:rPr>
          <w:rFonts w:eastAsia="Times New Roman" w:cs="Arial"/>
          <w:i/>
          <w:iCs/>
          <w:noProof/>
        </w:rPr>
        <w:t>Bulletin of the American Meteorological Society</w:t>
      </w:r>
      <w:r w:rsidRPr="00707D8D">
        <w:rPr>
          <w:rFonts w:eastAsia="Times New Roman" w:cs="Arial"/>
          <w:noProof/>
        </w:rPr>
        <w:t>. https://doi.org/10.1175/1520-0477(1998)079&lt;0061:APGTWA&gt;2.0.CO;2</w:t>
      </w:r>
    </w:p>
    <w:p w14:paraId="094A715E" w14:textId="28937781" w:rsidR="00B11CF3" w:rsidRDefault="008338F8" w:rsidP="00707D8D">
      <w:pPr>
        <w:widowControl w:val="0"/>
        <w:autoSpaceDE w:val="0"/>
        <w:autoSpaceDN w:val="0"/>
        <w:adjustRightInd w:val="0"/>
        <w:ind w:left="480" w:hanging="480"/>
        <w:rPr>
          <w:bCs/>
        </w:rPr>
      </w:pPr>
      <w:r>
        <w:rPr>
          <w:bCs/>
        </w:rPr>
        <w:fldChar w:fldCharType="end"/>
      </w:r>
    </w:p>
    <w:p w14:paraId="4EAA7E9B" w14:textId="22A7A2A9" w:rsidR="00B11CF3" w:rsidRPr="000A14BA" w:rsidRDefault="00B11CF3" w:rsidP="00E61AB2">
      <w:pPr>
        <w:rPr>
          <w:bCs/>
        </w:rPr>
      </w:pPr>
    </w:p>
    <w:sectPr w:rsidR="00B11CF3" w:rsidRPr="000A14BA" w:rsidSect="000B342F">
      <w:headerReference w:type="default" r:id="rId12"/>
      <w:footerReference w:type="default" r:id="rId13"/>
      <w:footerReference w:type="first" r:id="rId14"/>
      <w:type w:val="continuous"/>
      <w:pgSz w:w="11907" w:h="16840" w:code="9"/>
      <w:pgMar w:top="2127" w:right="1440" w:bottom="1440" w:left="1418" w:header="720" w:footer="1021" w:gutter="0"/>
      <w:pgNumType w:start="1"/>
      <w:cols w:space="720"/>
      <w:titlePg/>
      <w:docGrid w:linePitch="299"/>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Ezzati, Majid" w:date="2018-08-08T07:55:00Z" w:initials="EM">
    <w:p w14:paraId="19B582BC" w14:textId="2DCB7A13" w:rsidR="00510796" w:rsidRDefault="00510796">
      <w:pPr>
        <w:pStyle w:val="CommentText"/>
      </w:pPr>
      <w:r>
        <w:rPr>
          <w:rStyle w:val="CommentReference"/>
        </w:rPr>
        <w:annotationRef/>
      </w:r>
      <w:r>
        <w:t>The comment doesn’t really mention how it changes over time. If so, why should we keep this and not simplify?</w:t>
      </w:r>
    </w:p>
    <w:p w14:paraId="7216F5C1" w14:textId="78938090" w:rsidR="00510796" w:rsidRDefault="00510796">
      <w:pPr>
        <w:pStyle w:val="CommentText"/>
      </w:pPr>
    </w:p>
    <w:p w14:paraId="4DB80E5F" w14:textId="7055A6A1" w:rsidR="00510796" w:rsidRDefault="00510796">
      <w:pPr>
        <w:pStyle w:val="CommentText"/>
      </w:pPr>
      <w:r>
        <w:t>discuss</w:t>
      </w:r>
    </w:p>
  </w:comment>
  <w:comment w:id="13" w:author="Ezzati, Majid" w:date="2018-08-08T07:53:00Z" w:initials="EM">
    <w:p w14:paraId="625E04F1" w14:textId="77777777" w:rsidR="00510796" w:rsidRDefault="00510796">
      <w:pPr>
        <w:pStyle w:val="CommentText"/>
      </w:pPr>
      <w:r>
        <w:rPr>
          <w:rStyle w:val="CommentReference"/>
        </w:rPr>
        <w:annotationRef/>
      </w:r>
      <w:r>
        <w:t>Discuss:</w:t>
      </w:r>
    </w:p>
    <w:p w14:paraId="73271866" w14:textId="77777777" w:rsidR="00510796" w:rsidRDefault="00510796">
      <w:pPr>
        <w:pStyle w:val="CommentText"/>
      </w:pPr>
    </w:p>
    <w:p w14:paraId="5BC4618A" w14:textId="77777777" w:rsidR="00510796" w:rsidRDefault="00510796">
      <w:pPr>
        <w:pStyle w:val="CommentText"/>
      </w:pPr>
      <w:r>
        <w:t>What are the large and small points</w:t>
      </w:r>
    </w:p>
    <w:p w14:paraId="297D2B87" w14:textId="77777777" w:rsidR="00510796" w:rsidRDefault="00510796">
      <w:pPr>
        <w:pStyle w:val="CommentText"/>
      </w:pPr>
    </w:p>
    <w:p w14:paraId="5BD63442" w14:textId="17405180" w:rsidR="00510796" w:rsidRDefault="00510796">
      <w:pPr>
        <w:pStyle w:val="CommentText"/>
      </w:pPr>
      <w:r>
        <w:t>Also, given the complexity of y axis, why not show like figure 4 of the paper even if we keep this</w:t>
      </w:r>
    </w:p>
  </w:comment>
  <w:comment w:id="23" w:author="Ezzati, Majid" w:date="2018-08-08T07:56:00Z" w:initials="EM">
    <w:p w14:paraId="1C83058B" w14:textId="55593E7C" w:rsidR="00510796" w:rsidRDefault="00510796">
      <w:pPr>
        <w:pStyle w:val="CommentText"/>
      </w:pPr>
      <w:r>
        <w:rPr>
          <w:rStyle w:val="CommentReference"/>
        </w:rPr>
        <w:annotationRef/>
      </w:r>
      <w:r>
        <w:t>Take out even if we keep this. The figure is already complex to the point of being incomprehensible for unfamiliar reader</w:t>
      </w:r>
    </w:p>
  </w:comment>
  <w:comment w:id="50" w:author="Ezzati, Majid" w:date="2018-08-08T08:04:00Z" w:initials="EM">
    <w:p w14:paraId="5DD41CCA" w14:textId="500C2EF6" w:rsidR="00A93AA1" w:rsidRDefault="00A93AA1">
      <w:pPr>
        <w:pStyle w:val="CommentText"/>
      </w:pPr>
      <w:r>
        <w:rPr>
          <w:rStyle w:val="CommentReference"/>
        </w:rPr>
        <w:annotationRef/>
      </w:r>
      <w:r>
        <w:t>Give and example</w:t>
      </w:r>
    </w:p>
  </w:comment>
  <w:comment w:id="69" w:author="Majid" w:date="2018-08-08T10:00:00Z" w:initials="M">
    <w:p w14:paraId="76783175" w14:textId="48CD829C" w:rsidR="00F80362" w:rsidRDefault="00F80362">
      <w:pPr>
        <w:pStyle w:val="CommentText"/>
      </w:pPr>
      <w:r>
        <w:rPr>
          <w:rStyle w:val="CommentReference"/>
        </w:rPr>
        <w:annotationRef/>
      </w:r>
      <w:r>
        <w:t>significant digits????</w:t>
      </w:r>
    </w:p>
  </w:comment>
  <w:comment w:id="70" w:author="Majid" w:date="2018-08-08T10:01:00Z" w:initials="M">
    <w:p w14:paraId="577D3061" w14:textId="76496B93" w:rsidR="0008358E" w:rsidRDefault="0008358E">
      <w:pPr>
        <w:pStyle w:val="CommentText"/>
      </w:pPr>
      <w:r>
        <w:rPr>
          <w:rStyle w:val="CommentReference"/>
        </w:rPr>
        <w:annotationRef/>
      </w:r>
      <w:r>
        <w:t>discuss p value</w:t>
      </w:r>
    </w:p>
  </w:comment>
  <w:comment w:id="74" w:author="Majid" w:date="2018-08-08T10:00:00Z" w:initials="M">
    <w:p w14:paraId="3C098D90" w14:textId="74DDA7B8" w:rsidR="00F80362" w:rsidRDefault="00F80362">
      <w:pPr>
        <w:pStyle w:val="CommentText"/>
      </w:pPr>
      <w:r>
        <w:rPr>
          <w:rStyle w:val="CommentReference"/>
        </w:rPr>
        <w:annotationRef/>
      </w:r>
      <w:r>
        <w:t>do for the whole period</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B80E5F" w15:done="0"/>
  <w15:commentEx w15:paraId="5BD63442" w15:done="0"/>
  <w15:commentEx w15:paraId="1C83058B" w15:done="0"/>
  <w15:commentEx w15:paraId="5DD41CCA" w15:done="0"/>
  <w15:commentEx w15:paraId="76783175" w15:done="0"/>
  <w15:commentEx w15:paraId="577D3061" w15:done="0"/>
  <w15:commentEx w15:paraId="3C098D9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D6905E" w14:textId="77777777" w:rsidR="00711EE7" w:rsidRDefault="00711EE7">
      <w:r>
        <w:separator/>
      </w:r>
    </w:p>
  </w:endnote>
  <w:endnote w:type="continuationSeparator" w:id="0">
    <w:p w14:paraId="33AC8E08" w14:textId="77777777" w:rsidR="00711EE7" w:rsidRDefault="00711E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auto"/>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Shaker 2 Lancet Regular">
    <w:altName w:val="Cambria"/>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78FAAD" w14:textId="6516C9E5" w:rsidR="005530AF" w:rsidRDefault="005530AF">
    <w:pPr>
      <w:pStyle w:val="Footer"/>
      <w:jc w:val="right"/>
    </w:pPr>
    <w:r>
      <w:fldChar w:fldCharType="begin"/>
    </w:r>
    <w:r>
      <w:instrText xml:space="preserve"> PAGE   \* MERGEFORMAT </w:instrText>
    </w:r>
    <w:r>
      <w:fldChar w:fldCharType="separate"/>
    </w:r>
    <w:r w:rsidR="00CF6520">
      <w:rPr>
        <w:noProof/>
      </w:rPr>
      <w:t>4</w:t>
    </w:r>
    <w:r>
      <w:rPr>
        <w:noProof/>
      </w:rPr>
      <w:fldChar w:fldCharType="end"/>
    </w:r>
  </w:p>
  <w:p w14:paraId="2E358582" w14:textId="77777777" w:rsidR="005530AF" w:rsidRDefault="005530AF">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897B0D" w14:textId="2AF54EA1" w:rsidR="005530AF" w:rsidRDefault="005530AF">
    <w:pPr>
      <w:pStyle w:val="Footer"/>
      <w:jc w:val="right"/>
    </w:pPr>
    <w:r>
      <w:fldChar w:fldCharType="begin"/>
    </w:r>
    <w:r>
      <w:instrText xml:space="preserve"> PAGE   \* MERGEFORMAT </w:instrText>
    </w:r>
    <w:r>
      <w:fldChar w:fldCharType="separate"/>
    </w:r>
    <w:r w:rsidR="00711EE7">
      <w:rPr>
        <w:noProof/>
      </w:rPr>
      <w:t>1</w:t>
    </w:r>
    <w:r>
      <w:rPr>
        <w:noProof/>
      </w:rPr>
      <w:fldChar w:fldCharType="end"/>
    </w:r>
  </w:p>
  <w:p w14:paraId="69428321" w14:textId="77777777" w:rsidR="005530AF" w:rsidRDefault="005530AF">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D533DD" w14:textId="77777777" w:rsidR="00711EE7" w:rsidRDefault="00711EE7">
      <w:r>
        <w:separator/>
      </w:r>
    </w:p>
  </w:footnote>
  <w:footnote w:type="continuationSeparator" w:id="0">
    <w:p w14:paraId="50053043" w14:textId="77777777" w:rsidR="00711EE7" w:rsidRDefault="00711EE7">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7C123E" w14:textId="77777777" w:rsidR="005530AF" w:rsidRDefault="005530AF" w:rsidP="001C5AA6">
    <w:pPr>
      <w:pStyle w:val="Header"/>
      <w:tabs>
        <w:tab w:val="left" w:pos="225"/>
      </w:tabs>
    </w:pPr>
    <w:r>
      <w:tab/>
    </w:r>
    <w:r>
      <w:tab/>
    </w:r>
    <w:r>
      <w:tab/>
      <w:t>.</w:t>
    </w:r>
    <w:r>
      <w:tab/>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8794DCE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Symbo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Symbo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FDA61D7"/>
    <w:multiLevelType w:val="hybridMultilevel"/>
    <w:tmpl w:val="410A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7455FDD"/>
    <w:multiLevelType w:val="hybridMultilevel"/>
    <w:tmpl w:val="C248D2B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D0213B8"/>
    <w:multiLevelType w:val="hybridMultilevel"/>
    <w:tmpl w:val="7CAEB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5D5854B5"/>
    <w:multiLevelType w:val="hybridMultilevel"/>
    <w:tmpl w:val="9CA87CB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5DEB4E9D"/>
    <w:multiLevelType w:val="hybridMultilevel"/>
    <w:tmpl w:val="3B941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0"/>
  <w:drawingGridHorizontalSpacing w:val="110"/>
  <w:displayHorizont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00vwdewz8tp9wcett925fszawtref9xta5sw&quot;&gt;EzzatiAllRefs&lt;record-ids&gt;&lt;item&gt;3757&lt;/item&gt;&lt;item&gt;4482&lt;/item&gt;&lt;item&gt;5192&lt;/item&gt;&lt;item&gt;5273&lt;/item&gt;&lt;item&gt;5275&lt;/item&gt;&lt;item&gt;5397&lt;/item&gt;&lt;item&gt;5433&lt;/item&gt;&lt;item&gt;5434&lt;/item&gt;&lt;item&gt;5435&lt;/item&gt;&lt;item&gt;5436&lt;/item&gt;&lt;item&gt;5437&lt;/item&gt;&lt;item&gt;5438&lt;/item&gt;&lt;item&gt;5441&lt;/item&gt;&lt;item&gt;5442&lt;/item&gt;&lt;/record-ids&gt;&lt;/item&gt;&lt;/Libraries&gt;"/>
  </w:docVars>
  <w:rsids>
    <w:rsidRoot w:val="00AA06B9"/>
    <w:rsid w:val="00000832"/>
    <w:rsid w:val="00000EFD"/>
    <w:rsid w:val="00005513"/>
    <w:rsid w:val="00005CF4"/>
    <w:rsid w:val="00006864"/>
    <w:rsid w:val="0000794B"/>
    <w:rsid w:val="0001054A"/>
    <w:rsid w:val="00010AD3"/>
    <w:rsid w:val="00012ABC"/>
    <w:rsid w:val="00013234"/>
    <w:rsid w:val="00014357"/>
    <w:rsid w:val="00015362"/>
    <w:rsid w:val="0002089D"/>
    <w:rsid w:val="000231F9"/>
    <w:rsid w:val="0002378D"/>
    <w:rsid w:val="00024201"/>
    <w:rsid w:val="00024212"/>
    <w:rsid w:val="00025715"/>
    <w:rsid w:val="00025F42"/>
    <w:rsid w:val="00027931"/>
    <w:rsid w:val="000320D1"/>
    <w:rsid w:val="00033D48"/>
    <w:rsid w:val="0003425D"/>
    <w:rsid w:val="0003518F"/>
    <w:rsid w:val="0003627D"/>
    <w:rsid w:val="00040519"/>
    <w:rsid w:val="00043666"/>
    <w:rsid w:val="00045516"/>
    <w:rsid w:val="0004579C"/>
    <w:rsid w:val="000467B2"/>
    <w:rsid w:val="00047EBE"/>
    <w:rsid w:val="00051557"/>
    <w:rsid w:val="00051A6F"/>
    <w:rsid w:val="00052CFB"/>
    <w:rsid w:val="000530C5"/>
    <w:rsid w:val="00056BA2"/>
    <w:rsid w:val="000604D6"/>
    <w:rsid w:val="00061971"/>
    <w:rsid w:val="00062159"/>
    <w:rsid w:val="00062E05"/>
    <w:rsid w:val="0006384C"/>
    <w:rsid w:val="00063BE5"/>
    <w:rsid w:val="00064704"/>
    <w:rsid w:val="00064B61"/>
    <w:rsid w:val="000668FF"/>
    <w:rsid w:val="0006744D"/>
    <w:rsid w:val="0007048D"/>
    <w:rsid w:val="00070D01"/>
    <w:rsid w:val="0007116F"/>
    <w:rsid w:val="0007122D"/>
    <w:rsid w:val="00071233"/>
    <w:rsid w:val="000715F0"/>
    <w:rsid w:val="00071CBE"/>
    <w:rsid w:val="00071F8E"/>
    <w:rsid w:val="00072C85"/>
    <w:rsid w:val="0007397B"/>
    <w:rsid w:val="00075C5C"/>
    <w:rsid w:val="00080F56"/>
    <w:rsid w:val="00080FE2"/>
    <w:rsid w:val="0008358E"/>
    <w:rsid w:val="00084C94"/>
    <w:rsid w:val="00085041"/>
    <w:rsid w:val="00086E7F"/>
    <w:rsid w:val="00087C9A"/>
    <w:rsid w:val="00090E06"/>
    <w:rsid w:val="0009101C"/>
    <w:rsid w:val="000931A3"/>
    <w:rsid w:val="00093B7C"/>
    <w:rsid w:val="0009647D"/>
    <w:rsid w:val="000974B6"/>
    <w:rsid w:val="00097BC9"/>
    <w:rsid w:val="000A14BA"/>
    <w:rsid w:val="000A1A24"/>
    <w:rsid w:val="000A3852"/>
    <w:rsid w:val="000A5021"/>
    <w:rsid w:val="000A59D7"/>
    <w:rsid w:val="000A6CDA"/>
    <w:rsid w:val="000A7203"/>
    <w:rsid w:val="000B0447"/>
    <w:rsid w:val="000B0F02"/>
    <w:rsid w:val="000B342F"/>
    <w:rsid w:val="000B35E9"/>
    <w:rsid w:val="000B6543"/>
    <w:rsid w:val="000C1194"/>
    <w:rsid w:val="000C26E9"/>
    <w:rsid w:val="000C3933"/>
    <w:rsid w:val="000C4EEA"/>
    <w:rsid w:val="000C50E4"/>
    <w:rsid w:val="000C7870"/>
    <w:rsid w:val="000C7EFF"/>
    <w:rsid w:val="000D2444"/>
    <w:rsid w:val="000D37A2"/>
    <w:rsid w:val="000D3885"/>
    <w:rsid w:val="000D39EC"/>
    <w:rsid w:val="000D5F86"/>
    <w:rsid w:val="000D760F"/>
    <w:rsid w:val="000D77E0"/>
    <w:rsid w:val="000D7BA4"/>
    <w:rsid w:val="000E369D"/>
    <w:rsid w:val="000E6589"/>
    <w:rsid w:val="000E6AE3"/>
    <w:rsid w:val="000E7E0D"/>
    <w:rsid w:val="000F1A2A"/>
    <w:rsid w:val="000F1F5B"/>
    <w:rsid w:val="000F543F"/>
    <w:rsid w:val="000F5FF2"/>
    <w:rsid w:val="000F765D"/>
    <w:rsid w:val="000F76C6"/>
    <w:rsid w:val="000F7F78"/>
    <w:rsid w:val="00101066"/>
    <w:rsid w:val="0010138F"/>
    <w:rsid w:val="00101824"/>
    <w:rsid w:val="0010238B"/>
    <w:rsid w:val="00103D74"/>
    <w:rsid w:val="0010489C"/>
    <w:rsid w:val="00105ED6"/>
    <w:rsid w:val="00105EEE"/>
    <w:rsid w:val="0010614D"/>
    <w:rsid w:val="00110227"/>
    <w:rsid w:val="001110D2"/>
    <w:rsid w:val="001121AA"/>
    <w:rsid w:val="001127E0"/>
    <w:rsid w:val="001141E2"/>
    <w:rsid w:val="00116830"/>
    <w:rsid w:val="00121256"/>
    <w:rsid w:val="00122403"/>
    <w:rsid w:val="0012337E"/>
    <w:rsid w:val="00123D02"/>
    <w:rsid w:val="00123D80"/>
    <w:rsid w:val="00124C6C"/>
    <w:rsid w:val="00125F12"/>
    <w:rsid w:val="0012778B"/>
    <w:rsid w:val="00131734"/>
    <w:rsid w:val="00132BD8"/>
    <w:rsid w:val="00135C6B"/>
    <w:rsid w:val="001366B7"/>
    <w:rsid w:val="00136E2C"/>
    <w:rsid w:val="00137F01"/>
    <w:rsid w:val="00141DE1"/>
    <w:rsid w:val="00143F4F"/>
    <w:rsid w:val="00144997"/>
    <w:rsid w:val="00146BF8"/>
    <w:rsid w:val="00146F25"/>
    <w:rsid w:val="001501F3"/>
    <w:rsid w:val="00150AC8"/>
    <w:rsid w:val="00151D82"/>
    <w:rsid w:val="00152637"/>
    <w:rsid w:val="00153D7F"/>
    <w:rsid w:val="001541FF"/>
    <w:rsid w:val="00154E48"/>
    <w:rsid w:val="00156D93"/>
    <w:rsid w:val="00157401"/>
    <w:rsid w:val="00161053"/>
    <w:rsid w:val="001613E9"/>
    <w:rsid w:val="00161467"/>
    <w:rsid w:val="00161723"/>
    <w:rsid w:val="00162D88"/>
    <w:rsid w:val="0016472B"/>
    <w:rsid w:val="001651ED"/>
    <w:rsid w:val="00165E95"/>
    <w:rsid w:val="0017045D"/>
    <w:rsid w:val="00170608"/>
    <w:rsid w:val="00172F9A"/>
    <w:rsid w:val="0017338C"/>
    <w:rsid w:val="00177240"/>
    <w:rsid w:val="00177B3D"/>
    <w:rsid w:val="0018432D"/>
    <w:rsid w:val="0018492E"/>
    <w:rsid w:val="0018543F"/>
    <w:rsid w:val="00185AFA"/>
    <w:rsid w:val="00187151"/>
    <w:rsid w:val="00190469"/>
    <w:rsid w:val="001906C8"/>
    <w:rsid w:val="0019080E"/>
    <w:rsid w:val="0019167F"/>
    <w:rsid w:val="00191D65"/>
    <w:rsid w:val="001926CC"/>
    <w:rsid w:val="00194DC7"/>
    <w:rsid w:val="00196BFA"/>
    <w:rsid w:val="00197613"/>
    <w:rsid w:val="00197A02"/>
    <w:rsid w:val="00197C3C"/>
    <w:rsid w:val="001A0299"/>
    <w:rsid w:val="001A211D"/>
    <w:rsid w:val="001A42ED"/>
    <w:rsid w:val="001A5348"/>
    <w:rsid w:val="001A5878"/>
    <w:rsid w:val="001A648F"/>
    <w:rsid w:val="001A65E3"/>
    <w:rsid w:val="001A6F50"/>
    <w:rsid w:val="001A7864"/>
    <w:rsid w:val="001A7A1C"/>
    <w:rsid w:val="001A7A67"/>
    <w:rsid w:val="001A7BA2"/>
    <w:rsid w:val="001B004A"/>
    <w:rsid w:val="001B0436"/>
    <w:rsid w:val="001B0CDA"/>
    <w:rsid w:val="001B2A4F"/>
    <w:rsid w:val="001B2B8B"/>
    <w:rsid w:val="001B4960"/>
    <w:rsid w:val="001B6921"/>
    <w:rsid w:val="001B78F4"/>
    <w:rsid w:val="001C06BB"/>
    <w:rsid w:val="001C0F4D"/>
    <w:rsid w:val="001C2896"/>
    <w:rsid w:val="001C49A5"/>
    <w:rsid w:val="001C55EB"/>
    <w:rsid w:val="001C5AA6"/>
    <w:rsid w:val="001C6956"/>
    <w:rsid w:val="001D0F94"/>
    <w:rsid w:val="001D28CE"/>
    <w:rsid w:val="001D29C2"/>
    <w:rsid w:val="001D3E69"/>
    <w:rsid w:val="001D548D"/>
    <w:rsid w:val="001D6558"/>
    <w:rsid w:val="001D67EB"/>
    <w:rsid w:val="001D75A4"/>
    <w:rsid w:val="001D7FCE"/>
    <w:rsid w:val="001E05B9"/>
    <w:rsid w:val="001E27A0"/>
    <w:rsid w:val="001E4B36"/>
    <w:rsid w:val="001E51F6"/>
    <w:rsid w:val="001E614A"/>
    <w:rsid w:val="001E650C"/>
    <w:rsid w:val="001E6A81"/>
    <w:rsid w:val="001E6B2A"/>
    <w:rsid w:val="001E7319"/>
    <w:rsid w:val="001E7347"/>
    <w:rsid w:val="001E7D44"/>
    <w:rsid w:val="001F11A9"/>
    <w:rsid w:val="001F1D6F"/>
    <w:rsid w:val="001F22CD"/>
    <w:rsid w:val="001F351C"/>
    <w:rsid w:val="001F3A6B"/>
    <w:rsid w:val="001F3F6B"/>
    <w:rsid w:val="001F5F6B"/>
    <w:rsid w:val="001F629A"/>
    <w:rsid w:val="001F6953"/>
    <w:rsid w:val="001F798F"/>
    <w:rsid w:val="0020003C"/>
    <w:rsid w:val="00200430"/>
    <w:rsid w:val="002041A9"/>
    <w:rsid w:val="00205AF4"/>
    <w:rsid w:val="00210527"/>
    <w:rsid w:val="00211726"/>
    <w:rsid w:val="0021362D"/>
    <w:rsid w:val="00216A2B"/>
    <w:rsid w:val="00216EA9"/>
    <w:rsid w:val="00221765"/>
    <w:rsid w:val="00224D88"/>
    <w:rsid w:val="00225440"/>
    <w:rsid w:val="0022691A"/>
    <w:rsid w:val="0022765C"/>
    <w:rsid w:val="002308F7"/>
    <w:rsid w:val="00230AA2"/>
    <w:rsid w:val="00231301"/>
    <w:rsid w:val="002314E2"/>
    <w:rsid w:val="002316BD"/>
    <w:rsid w:val="0023196D"/>
    <w:rsid w:val="002324EC"/>
    <w:rsid w:val="002327DA"/>
    <w:rsid w:val="00233490"/>
    <w:rsid w:val="00235BA9"/>
    <w:rsid w:val="00236766"/>
    <w:rsid w:val="002369AE"/>
    <w:rsid w:val="00236FD7"/>
    <w:rsid w:val="002400B5"/>
    <w:rsid w:val="00240FF4"/>
    <w:rsid w:val="00242648"/>
    <w:rsid w:val="002428D0"/>
    <w:rsid w:val="00242946"/>
    <w:rsid w:val="0024307E"/>
    <w:rsid w:val="00243841"/>
    <w:rsid w:val="00244E33"/>
    <w:rsid w:val="00247BE3"/>
    <w:rsid w:val="002500A7"/>
    <w:rsid w:val="00256610"/>
    <w:rsid w:val="002576F8"/>
    <w:rsid w:val="00257C71"/>
    <w:rsid w:val="0026293E"/>
    <w:rsid w:val="00262B01"/>
    <w:rsid w:val="00264445"/>
    <w:rsid w:val="00264D41"/>
    <w:rsid w:val="00266484"/>
    <w:rsid w:val="0026756F"/>
    <w:rsid w:val="002713A8"/>
    <w:rsid w:val="002722C5"/>
    <w:rsid w:val="00272467"/>
    <w:rsid w:val="00272833"/>
    <w:rsid w:val="00274528"/>
    <w:rsid w:val="00274B7A"/>
    <w:rsid w:val="00275B0A"/>
    <w:rsid w:val="00276EC5"/>
    <w:rsid w:val="0028008B"/>
    <w:rsid w:val="0028077B"/>
    <w:rsid w:val="00281C42"/>
    <w:rsid w:val="0028467A"/>
    <w:rsid w:val="002869A7"/>
    <w:rsid w:val="00286E37"/>
    <w:rsid w:val="00287195"/>
    <w:rsid w:val="00290094"/>
    <w:rsid w:val="00291A37"/>
    <w:rsid w:val="00294487"/>
    <w:rsid w:val="00295437"/>
    <w:rsid w:val="0029551D"/>
    <w:rsid w:val="00296399"/>
    <w:rsid w:val="00296E5E"/>
    <w:rsid w:val="002A0659"/>
    <w:rsid w:val="002A06AE"/>
    <w:rsid w:val="002A2130"/>
    <w:rsid w:val="002A364D"/>
    <w:rsid w:val="002A3DB9"/>
    <w:rsid w:val="002A5283"/>
    <w:rsid w:val="002A6960"/>
    <w:rsid w:val="002A6D4D"/>
    <w:rsid w:val="002A6F0C"/>
    <w:rsid w:val="002A73D0"/>
    <w:rsid w:val="002A7AD9"/>
    <w:rsid w:val="002B100B"/>
    <w:rsid w:val="002B1810"/>
    <w:rsid w:val="002B1C84"/>
    <w:rsid w:val="002B23C8"/>
    <w:rsid w:val="002B3975"/>
    <w:rsid w:val="002B3A84"/>
    <w:rsid w:val="002B5EB4"/>
    <w:rsid w:val="002B6352"/>
    <w:rsid w:val="002B7FAA"/>
    <w:rsid w:val="002C1120"/>
    <w:rsid w:val="002C2072"/>
    <w:rsid w:val="002C2397"/>
    <w:rsid w:val="002C2B8E"/>
    <w:rsid w:val="002C47D7"/>
    <w:rsid w:val="002C4F7A"/>
    <w:rsid w:val="002C60A2"/>
    <w:rsid w:val="002C7257"/>
    <w:rsid w:val="002D0D85"/>
    <w:rsid w:val="002D252E"/>
    <w:rsid w:val="002D387D"/>
    <w:rsid w:val="002D4A87"/>
    <w:rsid w:val="002D5213"/>
    <w:rsid w:val="002D5257"/>
    <w:rsid w:val="002D5C2F"/>
    <w:rsid w:val="002D5E92"/>
    <w:rsid w:val="002D6223"/>
    <w:rsid w:val="002E045B"/>
    <w:rsid w:val="002E2D66"/>
    <w:rsid w:val="002E2E87"/>
    <w:rsid w:val="002E4A44"/>
    <w:rsid w:val="002E550B"/>
    <w:rsid w:val="002F1CF2"/>
    <w:rsid w:val="002F3844"/>
    <w:rsid w:val="002F5EEC"/>
    <w:rsid w:val="002F6168"/>
    <w:rsid w:val="002F6E1A"/>
    <w:rsid w:val="002F7468"/>
    <w:rsid w:val="002F756C"/>
    <w:rsid w:val="00300D35"/>
    <w:rsid w:val="00301062"/>
    <w:rsid w:val="00306CE1"/>
    <w:rsid w:val="0030793D"/>
    <w:rsid w:val="0031079D"/>
    <w:rsid w:val="0031127E"/>
    <w:rsid w:val="00311C50"/>
    <w:rsid w:val="003120A6"/>
    <w:rsid w:val="0031246D"/>
    <w:rsid w:val="00313AE3"/>
    <w:rsid w:val="003163E9"/>
    <w:rsid w:val="00317DF6"/>
    <w:rsid w:val="0032257A"/>
    <w:rsid w:val="00322E48"/>
    <w:rsid w:val="0032315C"/>
    <w:rsid w:val="00324B68"/>
    <w:rsid w:val="003258F7"/>
    <w:rsid w:val="0032626C"/>
    <w:rsid w:val="0032659D"/>
    <w:rsid w:val="0033008C"/>
    <w:rsid w:val="00331146"/>
    <w:rsid w:val="003315D5"/>
    <w:rsid w:val="00331B7C"/>
    <w:rsid w:val="003322D2"/>
    <w:rsid w:val="00332BFE"/>
    <w:rsid w:val="00332D5F"/>
    <w:rsid w:val="0033342E"/>
    <w:rsid w:val="003358D6"/>
    <w:rsid w:val="00335E90"/>
    <w:rsid w:val="00337CD7"/>
    <w:rsid w:val="0034130C"/>
    <w:rsid w:val="00341442"/>
    <w:rsid w:val="00342900"/>
    <w:rsid w:val="00344E27"/>
    <w:rsid w:val="00346281"/>
    <w:rsid w:val="003473A7"/>
    <w:rsid w:val="00347D29"/>
    <w:rsid w:val="00347E73"/>
    <w:rsid w:val="00351D62"/>
    <w:rsid w:val="003556D6"/>
    <w:rsid w:val="003565C2"/>
    <w:rsid w:val="00357531"/>
    <w:rsid w:val="00357CF1"/>
    <w:rsid w:val="00360180"/>
    <w:rsid w:val="003612B9"/>
    <w:rsid w:val="0036181E"/>
    <w:rsid w:val="00363145"/>
    <w:rsid w:val="003643D6"/>
    <w:rsid w:val="00364655"/>
    <w:rsid w:val="0036666A"/>
    <w:rsid w:val="00367C69"/>
    <w:rsid w:val="00370365"/>
    <w:rsid w:val="00370A97"/>
    <w:rsid w:val="00372752"/>
    <w:rsid w:val="0037324C"/>
    <w:rsid w:val="00373E75"/>
    <w:rsid w:val="00374BA1"/>
    <w:rsid w:val="00376402"/>
    <w:rsid w:val="003772B6"/>
    <w:rsid w:val="003805A0"/>
    <w:rsid w:val="0038133B"/>
    <w:rsid w:val="003814CD"/>
    <w:rsid w:val="0038442E"/>
    <w:rsid w:val="0038490B"/>
    <w:rsid w:val="00384C08"/>
    <w:rsid w:val="003850FC"/>
    <w:rsid w:val="0039019D"/>
    <w:rsid w:val="003905F9"/>
    <w:rsid w:val="00394EBD"/>
    <w:rsid w:val="0039519A"/>
    <w:rsid w:val="00395A88"/>
    <w:rsid w:val="00397F2D"/>
    <w:rsid w:val="003A0F3C"/>
    <w:rsid w:val="003A105F"/>
    <w:rsid w:val="003A1176"/>
    <w:rsid w:val="003A2827"/>
    <w:rsid w:val="003A2ACD"/>
    <w:rsid w:val="003A3502"/>
    <w:rsid w:val="003A733B"/>
    <w:rsid w:val="003B16CC"/>
    <w:rsid w:val="003B2D95"/>
    <w:rsid w:val="003B5C5E"/>
    <w:rsid w:val="003B5D5F"/>
    <w:rsid w:val="003B6EF6"/>
    <w:rsid w:val="003B6F8B"/>
    <w:rsid w:val="003B781C"/>
    <w:rsid w:val="003C1041"/>
    <w:rsid w:val="003C14B7"/>
    <w:rsid w:val="003C1EC9"/>
    <w:rsid w:val="003C2D02"/>
    <w:rsid w:val="003C30EE"/>
    <w:rsid w:val="003C543C"/>
    <w:rsid w:val="003C6B84"/>
    <w:rsid w:val="003D07F4"/>
    <w:rsid w:val="003D1021"/>
    <w:rsid w:val="003D37D0"/>
    <w:rsid w:val="003D415C"/>
    <w:rsid w:val="003D46E2"/>
    <w:rsid w:val="003D4EF9"/>
    <w:rsid w:val="003D5443"/>
    <w:rsid w:val="003D78AF"/>
    <w:rsid w:val="003E1169"/>
    <w:rsid w:val="003E1E4E"/>
    <w:rsid w:val="003E28DD"/>
    <w:rsid w:val="003E33DA"/>
    <w:rsid w:val="003E3683"/>
    <w:rsid w:val="003E3BFC"/>
    <w:rsid w:val="003E3D3C"/>
    <w:rsid w:val="003E5EFF"/>
    <w:rsid w:val="003E5FCB"/>
    <w:rsid w:val="003E64B5"/>
    <w:rsid w:val="003E67A7"/>
    <w:rsid w:val="003F1E6A"/>
    <w:rsid w:val="003F2216"/>
    <w:rsid w:val="003F22F4"/>
    <w:rsid w:val="003F24F6"/>
    <w:rsid w:val="003F2AFA"/>
    <w:rsid w:val="003F57EE"/>
    <w:rsid w:val="003F5EFA"/>
    <w:rsid w:val="004002D2"/>
    <w:rsid w:val="004002FE"/>
    <w:rsid w:val="00403746"/>
    <w:rsid w:val="00404D49"/>
    <w:rsid w:val="00404FFF"/>
    <w:rsid w:val="004050A1"/>
    <w:rsid w:val="00405877"/>
    <w:rsid w:val="00405884"/>
    <w:rsid w:val="004059DE"/>
    <w:rsid w:val="00405C43"/>
    <w:rsid w:val="00406ED8"/>
    <w:rsid w:val="00410BFC"/>
    <w:rsid w:val="00410FB9"/>
    <w:rsid w:val="00412DB0"/>
    <w:rsid w:val="00412ED1"/>
    <w:rsid w:val="00414AF7"/>
    <w:rsid w:val="004153A9"/>
    <w:rsid w:val="00416B08"/>
    <w:rsid w:val="004209FB"/>
    <w:rsid w:val="004216BA"/>
    <w:rsid w:val="00421D39"/>
    <w:rsid w:val="00422233"/>
    <w:rsid w:val="004225AF"/>
    <w:rsid w:val="00422880"/>
    <w:rsid w:val="00423FFF"/>
    <w:rsid w:val="00424BE7"/>
    <w:rsid w:val="00424EB3"/>
    <w:rsid w:val="0042622B"/>
    <w:rsid w:val="0042638A"/>
    <w:rsid w:val="004269B6"/>
    <w:rsid w:val="004278B4"/>
    <w:rsid w:val="00430041"/>
    <w:rsid w:val="00430B39"/>
    <w:rsid w:val="004320BC"/>
    <w:rsid w:val="004338B0"/>
    <w:rsid w:val="00435208"/>
    <w:rsid w:val="00436FB6"/>
    <w:rsid w:val="00437EF9"/>
    <w:rsid w:val="00437F0E"/>
    <w:rsid w:val="00441094"/>
    <w:rsid w:val="00441095"/>
    <w:rsid w:val="00441617"/>
    <w:rsid w:val="0044240A"/>
    <w:rsid w:val="00443C10"/>
    <w:rsid w:val="00445651"/>
    <w:rsid w:val="00445A10"/>
    <w:rsid w:val="004469C4"/>
    <w:rsid w:val="00446E65"/>
    <w:rsid w:val="00452C6D"/>
    <w:rsid w:val="0045512F"/>
    <w:rsid w:val="00455CA2"/>
    <w:rsid w:val="004574A5"/>
    <w:rsid w:val="0045751A"/>
    <w:rsid w:val="00460218"/>
    <w:rsid w:val="004610BF"/>
    <w:rsid w:val="004658D3"/>
    <w:rsid w:val="00465C83"/>
    <w:rsid w:val="0046619C"/>
    <w:rsid w:val="004663A8"/>
    <w:rsid w:val="004671ED"/>
    <w:rsid w:val="004672D8"/>
    <w:rsid w:val="004706DE"/>
    <w:rsid w:val="0047098E"/>
    <w:rsid w:val="00471BD5"/>
    <w:rsid w:val="00471EC8"/>
    <w:rsid w:val="0047362D"/>
    <w:rsid w:val="00475B36"/>
    <w:rsid w:val="004802DB"/>
    <w:rsid w:val="004809DF"/>
    <w:rsid w:val="0048126C"/>
    <w:rsid w:val="00481669"/>
    <w:rsid w:val="00483DAB"/>
    <w:rsid w:val="00483F09"/>
    <w:rsid w:val="00485A22"/>
    <w:rsid w:val="004904A1"/>
    <w:rsid w:val="00491411"/>
    <w:rsid w:val="0049167B"/>
    <w:rsid w:val="00491C4D"/>
    <w:rsid w:val="0049394D"/>
    <w:rsid w:val="00494719"/>
    <w:rsid w:val="00494849"/>
    <w:rsid w:val="00494B6F"/>
    <w:rsid w:val="00494E91"/>
    <w:rsid w:val="004954A5"/>
    <w:rsid w:val="004A019F"/>
    <w:rsid w:val="004A03FF"/>
    <w:rsid w:val="004A1B85"/>
    <w:rsid w:val="004A3A25"/>
    <w:rsid w:val="004A3D1D"/>
    <w:rsid w:val="004A41BC"/>
    <w:rsid w:val="004B172B"/>
    <w:rsid w:val="004B2EFE"/>
    <w:rsid w:val="004B3018"/>
    <w:rsid w:val="004B34DB"/>
    <w:rsid w:val="004B35A6"/>
    <w:rsid w:val="004B5499"/>
    <w:rsid w:val="004B61F1"/>
    <w:rsid w:val="004B625D"/>
    <w:rsid w:val="004C05D7"/>
    <w:rsid w:val="004C0819"/>
    <w:rsid w:val="004C147D"/>
    <w:rsid w:val="004C1C95"/>
    <w:rsid w:val="004C20FB"/>
    <w:rsid w:val="004C2CE4"/>
    <w:rsid w:val="004C4B7A"/>
    <w:rsid w:val="004C7BB9"/>
    <w:rsid w:val="004D0541"/>
    <w:rsid w:val="004D26D5"/>
    <w:rsid w:val="004D3C0A"/>
    <w:rsid w:val="004D4DF2"/>
    <w:rsid w:val="004E0219"/>
    <w:rsid w:val="004E06CF"/>
    <w:rsid w:val="004E1B43"/>
    <w:rsid w:val="004E25DB"/>
    <w:rsid w:val="004E288C"/>
    <w:rsid w:val="004E469F"/>
    <w:rsid w:val="004E579A"/>
    <w:rsid w:val="004E6B04"/>
    <w:rsid w:val="004E787B"/>
    <w:rsid w:val="004E7EC2"/>
    <w:rsid w:val="004F3940"/>
    <w:rsid w:val="004F41BB"/>
    <w:rsid w:val="004F5471"/>
    <w:rsid w:val="0050038B"/>
    <w:rsid w:val="00501010"/>
    <w:rsid w:val="005014D1"/>
    <w:rsid w:val="005033D5"/>
    <w:rsid w:val="0050414B"/>
    <w:rsid w:val="005067B2"/>
    <w:rsid w:val="00510796"/>
    <w:rsid w:val="00510DF8"/>
    <w:rsid w:val="00511B1C"/>
    <w:rsid w:val="00511BAD"/>
    <w:rsid w:val="005123A3"/>
    <w:rsid w:val="00513796"/>
    <w:rsid w:val="005145C7"/>
    <w:rsid w:val="00517058"/>
    <w:rsid w:val="00521001"/>
    <w:rsid w:val="00522821"/>
    <w:rsid w:val="00522DCB"/>
    <w:rsid w:val="0052418D"/>
    <w:rsid w:val="00524D16"/>
    <w:rsid w:val="00524E0C"/>
    <w:rsid w:val="005258A3"/>
    <w:rsid w:val="005261B0"/>
    <w:rsid w:val="005276D4"/>
    <w:rsid w:val="005308CE"/>
    <w:rsid w:val="00535C06"/>
    <w:rsid w:val="005362C8"/>
    <w:rsid w:val="00537EDA"/>
    <w:rsid w:val="00540EB8"/>
    <w:rsid w:val="005411E1"/>
    <w:rsid w:val="00541284"/>
    <w:rsid w:val="00542E43"/>
    <w:rsid w:val="0054344E"/>
    <w:rsid w:val="00545F82"/>
    <w:rsid w:val="00547E38"/>
    <w:rsid w:val="00550B91"/>
    <w:rsid w:val="00550D3B"/>
    <w:rsid w:val="00551E57"/>
    <w:rsid w:val="00552A89"/>
    <w:rsid w:val="00552C14"/>
    <w:rsid w:val="005530AF"/>
    <w:rsid w:val="005533C6"/>
    <w:rsid w:val="00554051"/>
    <w:rsid w:val="00554894"/>
    <w:rsid w:val="00554D06"/>
    <w:rsid w:val="0055514B"/>
    <w:rsid w:val="005570DF"/>
    <w:rsid w:val="0055754E"/>
    <w:rsid w:val="0056117D"/>
    <w:rsid w:val="005617D3"/>
    <w:rsid w:val="00562F67"/>
    <w:rsid w:val="00563080"/>
    <w:rsid w:val="005652FE"/>
    <w:rsid w:val="005665B5"/>
    <w:rsid w:val="00566B35"/>
    <w:rsid w:val="005718BA"/>
    <w:rsid w:val="005720D0"/>
    <w:rsid w:val="00573C05"/>
    <w:rsid w:val="005742E0"/>
    <w:rsid w:val="00575B0D"/>
    <w:rsid w:val="00576661"/>
    <w:rsid w:val="00584685"/>
    <w:rsid w:val="00584C24"/>
    <w:rsid w:val="005853E4"/>
    <w:rsid w:val="00585B78"/>
    <w:rsid w:val="00587530"/>
    <w:rsid w:val="00591462"/>
    <w:rsid w:val="00592031"/>
    <w:rsid w:val="0059240F"/>
    <w:rsid w:val="00592C9E"/>
    <w:rsid w:val="005937D4"/>
    <w:rsid w:val="00593CF7"/>
    <w:rsid w:val="00593D2F"/>
    <w:rsid w:val="005954FD"/>
    <w:rsid w:val="005A0FE6"/>
    <w:rsid w:val="005A22A4"/>
    <w:rsid w:val="005A2393"/>
    <w:rsid w:val="005A3E46"/>
    <w:rsid w:val="005A3F93"/>
    <w:rsid w:val="005A44F5"/>
    <w:rsid w:val="005A530C"/>
    <w:rsid w:val="005A5EFC"/>
    <w:rsid w:val="005A69D3"/>
    <w:rsid w:val="005A75A3"/>
    <w:rsid w:val="005A7B35"/>
    <w:rsid w:val="005B0E4E"/>
    <w:rsid w:val="005B0ECA"/>
    <w:rsid w:val="005B58D1"/>
    <w:rsid w:val="005B5C88"/>
    <w:rsid w:val="005C01DE"/>
    <w:rsid w:val="005C08C6"/>
    <w:rsid w:val="005C1017"/>
    <w:rsid w:val="005C13E1"/>
    <w:rsid w:val="005C152F"/>
    <w:rsid w:val="005C24B8"/>
    <w:rsid w:val="005C2C56"/>
    <w:rsid w:val="005C5995"/>
    <w:rsid w:val="005C6655"/>
    <w:rsid w:val="005C67E1"/>
    <w:rsid w:val="005C7685"/>
    <w:rsid w:val="005D08A3"/>
    <w:rsid w:val="005D11F7"/>
    <w:rsid w:val="005D144A"/>
    <w:rsid w:val="005D2376"/>
    <w:rsid w:val="005D242F"/>
    <w:rsid w:val="005D2F4B"/>
    <w:rsid w:val="005D37C3"/>
    <w:rsid w:val="005D48DC"/>
    <w:rsid w:val="005D524A"/>
    <w:rsid w:val="005E019B"/>
    <w:rsid w:val="005E2376"/>
    <w:rsid w:val="005E3524"/>
    <w:rsid w:val="005E42F3"/>
    <w:rsid w:val="005E4BE2"/>
    <w:rsid w:val="005F05FD"/>
    <w:rsid w:val="005F18B1"/>
    <w:rsid w:val="005F2E5F"/>
    <w:rsid w:val="005F4570"/>
    <w:rsid w:val="005F5659"/>
    <w:rsid w:val="005F5F6B"/>
    <w:rsid w:val="005F6191"/>
    <w:rsid w:val="005F667E"/>
    <w:rsid w:val="005F7C6C"/>
    <w:rsid w:val="005F7F79"/>
    <w:rsid w:val="006017FE"/>
    <w:rsid w:val="006030BD"/>
    <w:rsid w:val="006046EA"/>
    <w:rsid w:val="0060517C"/>
    <w:rsid w:val="00605B8A"/>
    <w:rsid w:val="0061218B"/>
    <w:rsid w:val="006132B2"/>
    <w:rsid w:val="006135C4"/>
    <w:rsid w:val="006140CD"/>
    <w:rsid w:val="006140EC"/>
    <w:rsid w:val="00616D43"/>
    <w:rsid w:val="00617083"/>
    <w:rsid w:val="00617DDF"/>
    <w:rsid w:val="00620DCB"/>
    <w:rsid w:val="00622139"/>
    <w:rsid w:val="00622B73"/>
    <w:rsid w:val="006231A3"/>
    <w:rsid w:val="00623F99"/>
    <w:rsid w:val="006242D1"/>
    <w:rsid w:val="00624CEC"/>
    <w:rsid w:val="00624ECE"/>
    <w:rsid w:val="00626B8F"/>
    <w:rsid w:val="00626E91"/>
    <w:rsid w:val="00627F9F"/>
    <w:rsid w:val="00631088"/>
    <w:rsid w:val="00633BEA"/>
    <w:rsid w:val="0063419E"/>
    <w:rsid w:val="0063610D"/>
    <w:rsid w:val="006377FD"/>
    <w:rsid w:val="00640A46"/>
    <w:rsid w:val="00640D82"/>
    <w:rsid w:val="00643F81"/>
    <w:rsid w:val="0064615F"/>
    <w:rsid w:val="00646668"/>
    <w:rsid w:val="006471D8"/>
    <w:rsid w:val="00647467"/>
    <w:rsid w:val="006477E1"/>
    <w:rsid w:val="00650D7C"/>
    <w:rsid w:val="00651095"/>
    <w:rsid w:val="006512C2"/>
    <w:rsid w:val="00653559"/>
    <w:rsid w:val="006537B3"/>
    <w:rsid w:val="00653977"/>
    <w:rsid w:val="00655C43"/>
    <w:rsid w:val="006600A6"/>
    <w:rsid w:val="006617C2"/>
    <w:rsid w:val="00661819"/>
    <w:rsid w:val="00661992"/>
    <w:rsid w:val="00661DDB"/>
    <w:rsid w:val="00662BC7"/>
    <w:rsid w:val="00663A5C"/>
    <w:rsid w:val="006665F4"/>
    <w:rsid w:val="006679A0"/>
    <w:rsid w:val="00670657"/>
    <w:rsid w:val="00671197"/>
    <w:rsid w:val="00674742"/>
    <w:rsid w:val="0067476B"/>
    <w:rsid w:val="00674991"/>
    <w:rsid w:val="0067506F"/>
    <w:rsid w:val="00676A1C"/>
    <w:rsid w:val="00676A30"/>
    <w:rsid w:val="00676AE9"/>
    <w:rsid w:val="00677408"/>
    <w:rsid w:val="006777DB"/>
    <w:rsid w:val="00677BE9"/>
    <w:rsid w:val="00682048"/>
    <w:rsid w:val="006820F5"/>
    <w:rsid w:val="0068305E"/>
    <w:rsid w:val="0068368C"/>
    <w:rsid w:val="006851F7"/>
    <w:rsid w:val="00686531"/>
    <w:rsid w:val="00686EE7"/>
    <w:rsid w:val="006933C7"/>
    <w:rsid w:val="00694297"/>
    <w:rsid w:val="0069460E"/>
    <w:rsid w:val="00696EE7"/>
    <w:rsid w:val="006A1719"/>
    <w:rsid w:val="006A34F6"/>
    <w:rsid w:val="006A45C3"/>
    <w:rsid w:val="006A6BAD"/>
    <w:rsid w:val="006A6DDF"/>
    <w:rsid w:val="006B004C"/>
    <w:rsid w:val="006B04F0"/>
    <w:rsid w:val="006B0C81"/>
    <w:rsid w:val="006B3727"/>
    <w:rsid w:val="006B3CA1"/>
    <w:rsid w:val="006B48E4"/>
    <w:rsid w:val="006B6C4C"/>
    <w:rsid w:val="006B794F"/>
    <w:rsid w:val="006C0843"/>
    <w:rsid w:val="006C125E"/>
    <w:rsid w:val="006C28FF"/>
    <w:rsid w:val="006C34B3"/>
    <w:rsid w:val="006C6128"/>
    <w:rsid w:val="006C76D5"/>
    <w:rsid w:val="006C784F"/>
    <w:rsid w:val="006D0B4F"/>
    <w:rsid w:val="006D0D49"/>
    <w:rsid w:val="006D1920"/>
    <w:rsid w:val="006D333D"/>
    <w:rsid w:val="006D416F"/>
    <w:rsid w:val="006D4221"/>
    <w:rsid w:val="006D5AF5"/>
    <w:rsid w:val="006D5C02"/>
    <w:rsid w:val="006D5FE6"/>
    <w:rsid w:val="006D69AF"/>
    <w:rsid w:val="006D7706"/>
    <w:rsid w:val="006E1C6E"/>
    <w:rsid w:val="006E2531"/>
    <w:rsid w:val="006E370D"/>
    <w:rsid w:val="006E61E2"/>
    <w:rsid w:val="006E79C9"/>
    <w:rsid w:val="006F0163"/>
    <w:rsid w:val="006F0FAF"/>
    <w:rsid w:val="006F21EF"/>
    <w:rsid w:val="006F2B0E"/>
    <w:rsid w:val="006F359F"/>
    <w:rsid w:val="006F3885"/>
    <w:rsid w:val="006F4B03"/>
    <w:rsid w:val="006F6866"/>
    <w:rsid w:val="006F6A39"/>
    <w:rsid w:val="006F6BAC"/>
    <w:rsid w:val="007009AA"/>
    <w:rsid w:val="00700DD7"/>
    <w:rsid w:val="00700FBE"/>
    <w:rsid w:val="00701E31"/>
    <w:rsid w:val="00703423"/>
    <w:rsid w:val="007036F1"/>
    <w:rsid w:val="0070409E"/>
    <w:rsid w:val="00705C80"/>
    <w:rsid w:val="0070631E"/>
    <w:rsid w:val="00706B1E"/>
    <w:rsid w:val="0070750E"/>
    <w:rsid w:val="00707D8D"/>
    <w:rsid w:val="007103CF"/>
    <w:rsid w:val="0071145D"/>
    <w:rsid w:val="0071153E"/>
    <w:rsid w:val="00711EE7"/>
    <w:rsid w:val="007121F6"/>
    <w:rsid w:val="00712B06"/>
    <w:rsid w:val="00714791"/>
    <w:rsid w:val="00714FBF"/>
    <w:rsid w:val="00716693"/>
    <w:rsid w:val="00720951"/>
    <w:rsid w:val="007219C0"/>
    <w:rsid w:val="00721CDE"/>
    <w:rsid w:val="007224D4"/>
    <w:rsid w:val="007233FD"/>
    <w:rsid w:val="0072351D"/>
    <w:rsid w:val="007249F7"/>
    <w:rsid w:val="00724E91"/>
    <w:rsid w:val="0072562E"/>
    <w:rsid w:val="00725D44"/>
    <w:rsid w:val="00727652"/>
    <w:rsid w:val="00727C95"/>
    <w:rsid w:val="00730411"/>
    <w:rsid w:val="007309A2"/>
    <w:rsid w:val="00731829"/>
    <w:rsid w:val="00732FC5"/>
    <w:rsid w:val="00733C06"/>
    <w:rsid w:val="0073561D"/>
    <w:rsid w:val="00736500"/>
    <w:rsid w:val="00737B8F"/>
    <w:rsid w:val="00737C30"/>
    <w:rsid w:val="00737C65"/>
    <w:rsid w:val="00737E22"/>
    <w:rsid w:val="007410A5"/>
    <w:rsid w:val="00741519"/>
    <w:rsid w:val="00741856"/>
    <w:rsid w:val="007418D2"/>
    <w:rsid w:val="00741D7F"/>
    <w:rsid w:val="00741E01"/>
    <w:rsid w:val="00741F61"/>
    <w:rsid w:val="00742054"/>
    <w:rsid w:val="0074474E"/>
    <w:rsid w:val="00744FAD"/>
    <w:rsid w:val="00747C75"/>
    <w:rsid w:val="00750D3B"/>
    <w:rsid w:val="0075156A"/>
    <w:rsid w:val="00757659"/>
    <w:rsid w:val="0076160A"/>
    <w:rsid w:val="0076314E"/>
    <w:rsid w:val="0076316A"/>
    <w:rsid w:val="00763291"/>
    <w:rsid w:val="00764B07"/>
    <w:rsid w:val="007658CA"/>
    <w:rsid w:val="00766448"/>
    <w:rsid w:val="007702FB"/>
    <w:rsid w:val="00770338"/>
    <w:rsid w:val="00772A7D"/>
    <w:rsid w:val="00772CEB"/>
    <w:rsid w:val="0077655F"/>
    <w:rsid w:val="0077687B"/>
    <w:rsid w:val="00776B8B"/>
    <w:rsid w:val="00777B4F"/>
    <w:rsid w:val="007800F5"/>
    <w:rsid w:val="00780A7F"/>
    <w:rsid w:val="00781176"/>
    <w:rsid w:val="007823C8"/>
    <w:rsid w:val="0078371F"/>
    <w:rsid w:val="00784C27"/>
    <w:rsid w:val="00785D34"/>
    <w:rsid w:val="00790A31"/>
    <w:rsid w:val="00791B91"/>
    <w:rsid w:val="007922DA"/>
    <w:rsid w:val="007932EA"/>
    <w:rsid w:val="00793E8C"/>
    <w:rsid w:val="00795690"/>
    <w:rsid w:val="007969F7"/>
    <w:rsid w:val="007A1DD3"/>
    <w:rsid w:val="007A4567"/>
    <w:rsid w:val="007A4C44"/>
    <w:rsid w:val="007A4FDC"/>
    <w:rsid w:val="007A515B"/>
    <w:rsid w:val="007A7B6E"/>
    <w:rsid w:val="007B1280"/>
    <w:rsid w:val="007C1584"/>
    <w:rsid w:val="007C2035"/>
    <w:rsid w:val="007C27B3"/>
    <w:rsid w:val="007C2E99"/>
    <w:rsid w:val="007C5064"/>
    <w:rsid w:val="007C521F"/>
    <w:rsid w:val="007C5D9C"/>
    <w:rsid w:val="007C6007"/>
    <w:rsid w:val="007D0260"/>
    <w:rsid w:val="007D2B32"/>
    <w:rsid w:val="007D3E39"/>
    <w:rsid w:val="007D52A8"/>
    <w:rsid w:val="007D5B02"/>
    <w:rsid w:val="007D6D84"/>
    <w:rsid w:val="007E0D70"/>
    <w:rsid w:val="007E3737"/>
    <w:rsid w:val="007E42F2"/>
    <w:rsid w:val="007E45C8"/>
    <w:rsid w:val="007E4B18"/>
    <w:rsid w:val="007E7069"/>
    <w:rsid w:val="007E7617"/>
    <w:rsid w:val="007E7F99"/>
    <w:rsid w:val="007F2A40"/>
    <w:rsid w:val="007F3884"/>
    <w:rsid w:val="007F39AF"/>
    <w:rsid w:val="007F4660"/>
    <w:rsid w:val="007F4F66"/>
    <w:rsid w:val="007F52E0"/>
    <w:rsid w:val="007F73B6"/>
    <w:rsid w:val="00806FFB"/>
    <w:rsid w:val="00807816"/>
    <w:rsid w:val="00807F78"/>
    <w:rsid w:val="0081178A"/>
    <w:rsid w:val="00811DFE"/>
    <w:rsid w:val="008143D8"/>
    <w:rsid w:val="0081477A"/>
    <w:rsid w:val="0082050C"/>
    <w:rsid w:val="00821D49"/>
    <w:rsid w:val="008225CE"/>
    <w:rsid w:val="00824E4A"/>
    <w:rsid w:val="00825700"/>
    <w:rsid w:val="00825A03"/>
    <w:rsid w:val="00825BEF"/>
    <w:rsid w:val="0082629B"/>
    <w:rsid w:val="00826722"/>
    <w:rsid w:val="00826DF3"/>
    <w:rsid w:val="00827953"/>
    <w:rsid w:val="0083097E"/>
    <w:rsid w:val="00830EF3"/>
    <w:rsid w:val="00830F57"/>
    <w:rsid w:val="008317A9"/>
    <w:rsid w:val="00831D8C"/>
    <w:rsid w:val="0083205D"/>
    <w:rsid w:val="00832636"/>
    <w:rsid w:val="0083339E"/>
    <w:rsid w:val="0083349D"/>
    <w:rsid w:val="008338F8"/>
    <w:rsid w:val="00834566"/>
    <w:rsid w:val="0083540D"/>
    <w:rsid w:val="00835555"/>
    <w:rsid w:val="00835673"/>
    <w:rsid w:val="00835A8C"/>
    <w:rsid w:val="00835D8F"/>
    <w:rsid w:val="00836111"/>
    <w:rsid w:val="00836960"/>
    <w:rsid w:val="00840130"/>
    <w:rsid w:val="00840868"/>
    <w:rsid w:val="008439C3"/>
    <w:rsid w:val="00843CF0"/>
    <w:rsid w:val="00844205"/>
    <w:rsid w:val="0084489A"/>
    <w:rsid w:val="00845A2F"/>
    <w:rsid w:val="00845C40"/>
    <w:rsid w:val="00851087"/>
    <w:rsid w:val="00851C57"/>
    <w:rsid w:val="00851E40"/>
    <w:rsid w:val="0085259A"/>
    <w:rsid w:val="00853868"/>
    <w:rsid w:val="00854364"/>
    <w:rsid w:val="0085453E"/>
    <w:rsid w:val="00854F4D"/>
    <w:rsid w:val="008556D6"/>
    <w:rsid w:val="0085628E"/>
    <w:rsid w:val="008603DA"/>
    <w:rsid w:val="00860776"/>
    <w:rsid w:val="00860795"/>
    <w:rsid w:val="00860FAE"/>
    <w:rsid w:val="00861D53"/>
    <w:rsid w:val="00862501"/>
    <w:rsid w:val="0086284A"/>
    <w:rsid w:val="00864424"/>
    <w:rsid w:val="00864ADD"/>
    <w:rsid w:val="00864DA5"/>
    <w:rsid w:val="008655BF"/>
    <w:rsid w:val="008656E5"/>
    <w:rsid w:val="00867DB8"/>
    <w:rsid w:val="008700DB"/>
    <w:rsid w:val="00870755"/>
    <w:rsid w:val="00873B58"/>
    <w:rsid w:val="008740C1"/>
    <w:rsid w:val="008744D1"/>
    <w:rsid w:val="0087595F"/>
    <w:rsid w:val="00876C56"/>
    <w:rsid w:val="00876C96"/>
    <w:rsid w:val="0088001E"/>
    <w:rsid w:val="0088049F"/>
    <w:rsid w:val="008805F8"/>
    <w:rsid w:val="00882278"/>
    <w:rsid w:val="00882941"/>
    <w:rsid w:val="00882AA2"/>
    <w:rsid w:val="00882D17"/>
    <w:rsid w:val="0088360E"/>
    <w:rsid w:val="00883AB6"/>
    <w:rsid w:val="00884E4A"/>
    <w:rsid w:val="00890FE1"/>
    <w:rsid w:val="00894778"/>
    <w:rsid w:val="008952BB"/>
    <w:rsid w:val="008970A3"/>
    <w:rsid w:val="008972AC"/>
    <w:rsid w:val="008977F7"/>
    <w:rsid w:val="008979C0"/>
    <w:rsid w:val="008A0338"/>
    <w:rsid w:val="008A0CD3"/>
    <w:rsid w:val="008A0E16"/>
    <w:rsid w:val="008A2053"/>
    <w:rsid w:val="008A2247"/>
    <w:rsid w:val="008A338C"/>
    <w:rsid w:val="008A343D"/>
    <w:rsid w:val="008A48CC"/>
    <w:rsid w:val="008A6695"/>
    <w:rsid w:val="008A67DF"/>
    <w:rsid w:val="008A7827"/>
    <w:rsid w:val="008A7E0A"/>
    <w:rsid w:val="008B0F32"/>
    <w:rsid w:val="008B145C"/>
    <w:rsid w:val="008B2235"/>
    <w:rsid w:val="008B2916"/>
    <w:rsid w:val="008B540E"/>
    <w:rsid w:val="008B5F28"/>
    <w:rsid w:val="008B6854"/>
    <w:rsid w:val="008B68E8"/>
    <w:rsid w:val="008B742B"/>
    <w:rsid w:val="008B7666"/>
    <w:rsid w:val="008C0B86"/>
    <w:rsid w:val="008C10D7"/>
    <w:rsid w:val="008C1754"/>
    <w:rsid w:val="008C1F2A"/>
    <w:rsid w:val="008C2E8B"/>
    <w:rsid w:val="008C6291"/>
    <w:rsid w:val="008C6506"/>
    <w:rsid w:val="008D0453"/>
    <w:rsid w:val="008D0D6E"/>
    <w:rsid w:val="008D141C"/>
    <w:rsid w:val="008D21F6"/>
    <w:rsid w:val="008D2FFA"/>
    <w:rsid w:val="008D39B6"/>
    <w:rsid w:val="008D5DB7"/>
    <w:rsid w:val="008D61E6"/>
    <w:rsid w:val="008D63A0"/>
    <w:rsid w:val="008D6B34"/>
    <w:rsid w:val="008E0152"/>
    <w:rsid w:val="008E258C"/>
    <w:rsid w:val="008E2E05"/>
    <w:rsid w:val="008E3E50"/>
    <w:rsid w:val="008E46AA"/>
    <w:rsid w:val="008E4F5C"/>
    <w:rsid w:val="008E552F"/>
    <w:rsid w:val="008E6076"/>
    <w:rsid w:val="008F3701"/>
    <w:rsid w:val="008F44B6"/>
    <w:rsid w:val="008F6374"/>
    <w:rsid w:val="009003A9"/>
    <w:rsid w:val="009008F3"/>
    <w:rsid w:val="00901BD0"/>
    <w:rsid w:val="0090229C"/>
    <w:rsid w:val="009022FE"/>
    <w:rsid w:val="00903527"/>
    <w:rsid w:val="0090452F"/>
    <w:rsid w:val="00905A2D"/>
    <w:rsid w:val="00907B8A"/>
    <w:rsid w:val="00910ABF"/>
    <w:rsid w:val="00911830"/>
    <w:rsid w:val="0091206E"/>
    <w:rsid w:val="009137A2"/>
    <w:rsid w:val="00914353"/>
    <w:rsid w:val="00914D58"/>
    <w:rsid w:val="00915C88"/>
    <w:rsid w:val="00916CF4"/>
    <w:rsid w:val="00916D53"/>
    <w:rsid w:val="009171B3"/>
    <w:rsid w:val="00921008"/>
    <w:rsid w:val="00921858"/>
    <w:rsid w:val="00921DF0"/>
    <w:rsid w:val="00923687"/>
    <w:rsid w:val="00924A3F"/>
    <w:rsid w:val="00924BD0"/>
    <w:rsid w:val="00924E9B"/>
    <w:rsid w:val="0092597D"/>
    <w:rsid w:val="009265BE"/>
    <w:rsid w:val="009270D2"/>
    <w:rsid w:val="00930328"/>
    <w:rsid w:val="00931450"/>
    <w:rsid w:val="0093166D"/>
    <w:rsid w:val="00932A26"/>
    <w:rsid w:val="00933338"/>
    <w:rsid w:val="0093362C"/>
    <w:rsid w:val="0093437C"/>
    <w:rsid w:val="009356EF"/>
    <w:rsid w:val="0093630F"/>
    <w:rsid w:val="0093699C"/>
    <w:rsid w:val="009405A5"/>
    <w:rsid w:val="0094165D"/>
    <w:rsid w:val="009417BB"/>
    <w:rsid w:val="0094242D"/>
    <w:rsid w:val="009426B3"/>
    <w:rsid w:val="009435B6"/>
    <w:rsid w:val="00944017"/>
    <w:rsid w:val="00945A26"/>
    <w:rsid w:val="00951058"/>
    <w:rsid w:val="0095153D"/>
    <w:rsid w:val="00952E1D"/>
    <w:rsid w:val="0095398E"/>
    <w:rsid w:val="00954918"/>
    <w:rsid w:val="00955068"/>
    <w:rsid w:val="00955DA7"/>
    <w:rsid w:val="009575E3"/>
    <w:rsid w:val="00957F56"/>
    <w:rsid w:val="0096037C"/>
    <w:rsid w:val="00960655"/>
    <w:rsid w:val="00961E72"/>
    <w:rsid w:val="009624C6"/>
    <w:rsid w:val="009626D5"/>
    <w:rsid w:val="00963159"/>
    <w:rsid w:val="00963A76"/>
    <w:rsid w:val="00964A78"/>
    <w:rsid w:val="00964D52"/>
    <w:rsid w:val="00966B78"/>
    <w:rsid w:val="00967A7B"/>
    <w:rsid w:val="009708A1"/>
    <w:rsid w:val="00970E12"/>
    <w:rsid w:val="00971956"/>
    <w:rsid w:val="00971CB7"/>
    <w:rsid w:val="00972347"/>
    <w:rsid w:val="00973356"/>
    <w:rsid w:val="00973786"/>
    <w:rsid w:val="00976FE1"/>
    <w:rsid w:val="00980E0B"/>
    <w:rsid w:val="009825F6"/>
    <w:rsid w:val="00982AC4"/>
    <w:rsid w:val="00982CC7"/>
    <w:rsid w:val="009840C7"/>
    <w:rsid w:val="0098492C"/>
    <w:rsid w:val="00984A43"/>
    <w:rsid w:val="00986837"/>
    <w:rsid w:val="0098764C"/>
    <w:rsid w:val="0099023E"/>
    <w:rsid w:val="0099055B"/>
    <w:rsid w:val="009918B9"/>
    <w:rsid w:val="00992D08"/>
    <w:rsid w:val="00992D22"/>
    <w:rsid w:val="00993197"/>
    <w:rsid w:val="009936F9"/>
    <w:rsid w:val="009958EB"/>
    <w:rsid w:val="009A16C8"/>
    <w:rsid w:val="009A3121"/>
    <w:rsid w:val="009A36D6"/>
    <w:rsid w:val="009A393E"/>
    <w:rsid w:val="009A4541"/>
    <w:rsid w:val="009A711A"/>
    <w:rsid w:val="009B31C1"/>
    <w:rsid w:val="009B3A76"/>
    <w:rsid w:val="009B4D43"/>
    <w:rsid w:val="009B5582"/>
    <w:rsid w:val="009B5B44"/>
    <w:rsid w:val="009B7D7D"/>
    <w:rsid w:val="009C0C87"/>
    <w:rsid w:val="009C0FF5"/>
    <w:rsid w:val="009C3077"/>
    <w:rsid w:val="009C3661"/>
    <w:rsid w:val="009C3FFD"/>
    <w:rsid w:val="009C587C"/>
    <w:rsid w:val="009C5CD3"/>
    <w:rsid w:val="009C7E3D"/>
    <w:rsid w:val="009D0C05"/>
    <w:rsid w:val="009D1677"/>
    <w:rsid w:val="009D16DF"/>
    <w:rsid w:val="009D19C3"/>
    <w:rsid w:val="009D29D8"/>
    <w:rsid w:val="009D304E"/>
    <w:rsid w:val="009D3518"/>
    <w:rsid w:val="009D362C"/>
    <w:rsid w:val="009D3F93"/>
    <w:rsid w:val="009D5DA6"/>
    <w:rsid w:val="009D5E76"/>
    <w:rsid w:val="009D71ED"/>
    <w:rsid w:val="009E25C7"/>
    <w:rsid w:val="009E4AC4"/>
    <w:rsid w:val="009E6C0E"/>
    <w:rsid w:val="009F070E"/>
    <w:rsid w:val="009F2913"/>
    <w:rsid w:val="009F4904"/>
    <w:rsid w:val="009F5B89"/>
    <w:rsid w:val="009F6198"/>
    <w:rsid w:val="009F6773"/>
    <w:rsid w:val="009F7C3A"/>
    <w:rsid w:val="009F7CA1"/>
    <w:rsid w:val="00A0098C"/>
    <w:rsid w:val="00A01678"/>
    <w:rsid w:val="00A01C66"/>
    <w:rsid w:val="00A02109"/>
    <w:rsid w:val="00A0263F"/>
    <w:rsid w:val="00A0315D"/>
    <w:rsid w:val="00A0329E"/>
    <w:rsid w:val="00A049C8"/>
    <w:rsid w:val="00A062EA"/>
    <w:rsid w:val="00A13F6D"/>
    <w:rsid w:val="00A149BF"/>
    <w:rsid w:val="00A16B16"/>
    <w:rsid w:val="00A16B56"/>
    <w:rsid w:val="00A177FA"/>
    <w:rsid w:val="00A17BEB"/>
    <w:rsid w:val="00A17E95"/>
    <w:rsid w:val="00A214A2"/>
    <w:rsid w:val="00A22A6D"/>
    <w:rsid w:val="00A24284"/>
    <w:rsid w:val="00A2596F"/>
    <w:rsid w:val="00A27B8B"/>
    <w:rsid w:val="00A34B84"/>
    <w:rsid w:val="00A35B3A"/>
    <w:rsid w:val="00A360FA"/>
    <w:rsid w:val="00A37ED8"/>
    <w:rsid w:val="00A4013A"/>
    <w:rsid w:val="00A41478"/>
    <w:rsid w:val="00A414B3"/>
    <w:rsid w:val="00A44369"/>
    <w:rsid w:val="00A52843"/>
    <w:rsid w:val="00A55085"/>
    <w:rsid w:val="00A57DEF"/>
    <w:rsid w:val="00A60A10"/>
    <w:rsid w:val="00A62C2D"/>
    <w:rsid w:val="00A63FFA"/>
    <w:rsid w:val="00A66F30"/>
    <w:rsid w:val="00A673EA"/>
    <w:rsid w:val="00A679FD"/>
    <w:rsid w:val="00A67F8D"/>
    <w:rsid w:val="00A700E0"/>
    <w:rsid w:val="00A7048E"/>
    <w:rsid w:val="00A72D00"/>
    <w:rsid w:val="00A72E5D"/>
    <w:rsid w:val="00A72F60"/>
    <w:rsid w:val="00A7368F"/>
    <w:rsid w:val="00A74C38"/>
    <w:rsid w:val="00A752CF"/>
    <w:rsid w:val="00A753B3"/>
    <w:rsid w:val="00A75DD9"/>
    <w:rsid w:val="00A77096"/>
    <w:rsid w:val="00A77758"/>
    <w:rsid w:val="00A77ACE"/>
    <w:rsid w:val="00A8170C"/>
    <w:rsid w:val="00A81903"/>
    <w:rsid w:val="00A824AC"/>
    <w:rsid w:val="00A838F7"/>
    <w:rsid w:val="00A85CA0"/>
    <w:rsid w:val="00A86CAC"/>
    <w:rsid w:val="00A91694"/>
    <w:rsid w:val="00A918ED"/>
    <w:rsid w:val="00A928D1"/>
    <w:rsid w:val="00A92FA8"/>
    <w:rsid w:val="00A934FC"/>
    <w:rsid w:val="00A93AA1"/>
    <w:rsid w:val="00A95FA2"/>
    <w:rsid w:val="00A96138"/>
    <w:rsid w:val="00A97208"/>
    <w:rsid w:val="00AA06B9"/>
    <w:rsid w:val="00AA28B9"/>
    <w:rsid w:val="00AA2D4E"/>
    <w:rsid w:val="00AA3873"/>
    <w:rsid w:val="00AA43A8"/>
    <w:rsid w:val="00AA506A"/>
    <w:rsid w:val="00AA611B"/>
    <w:rsid w:val="00AA6396"/>
    <w:rsid w:val="00AA7601"/>
    <w:rsid w:val="00AA7CA6"/>
    <w:rsid w:val="00AB3555"/>
    <w:rsid w:val="00AB3B0B"/>
    <w:rsid w:val="00AB3EDC"/>
    <w:rsid w:val="00AB420D"/>
    <w:rsid w:val="00AB5D01"/>
    <w:rsid w:val="00AB5EAE"/>
    <w:rsid w:val="00AB6575"/>
    <w:rsid w:val="00AB6AE4"/>
    <w:rsid w:val="00AB7CD1"/>
    <w:rsid w:val="00AC10A1"/>
    <w:rsid w:val="00AC2CE1"/>
    <w:rsid w:val="00AC36D3"/>
    <w:rsid w:val="00AC4545"/>
    <w:rsid w:val="00AC4859"/>
    <w:rsid w:val="00AC62EF"/>
    <w:rsid w:val="00AC6397"/>
    <w:rsid w:val="00AC7276"/>
    <w:rsid w:val="00AC79E7"/>
    <w:rsid w:val="00AC7C7F"/>
    <w:rsid w:val="00AD0725"/>
    <w:rsid w:val="00AD0842"/>
    <w:rsid w:val="00AD0A83"/>
    <w:rsid w:val="00AD4C4B"/>
    <w:rsid w:val="00AD5D27"/>
    <w:rsid w:val="00AD768D"/>
    <w:rsid w:val="00AD778A"/>
    <w:rsid w:val="00AE1776"/>
    <w:rsid w:val="00AE1C37"/>
    <w:rsid w:val="00AE2FA5"/>
    <w:rsid w:val="00AE59AE"/>
    <w:rsid w:val="00AE70F2"/>
    <w:rsid w:val="00AF1FD3"/>
    <w:rsid w:val="00AF206B"/>
    <w:rsid w:val="00AF377F"/>
    <w:rsid w:val="00AF4218"/>
    <w:rsid w:val="00AF5AF5"/>
    <w:rsid w:val="00AF7E73"/>
    <w:rsid w:val="00B01621"/>
    <w:rsid w:val="00B02B73"/>
    <w:rsid w:val="00B03309"/>
    <w:rsid w:val="00B043D1"/>
    <w:rsid w:val="00B0592F"/>
    <w:rsid w:val="00B05AD4"/>
    <w:rsid w:val="00B06462"/>
    <w:rsid w:val="00B06581"/>
    <w:rsid w:val="00B06CBF"/>
    <w:rsid w:val="00B07E0B"/>
    <w:rsid w:val="00B10767"/>
    <w:rsid w:val="00B11CF3"/>
    <w:rsid w:val="00B12DC1"/>
    <w:rsid w:val="00B15646"/>
    <w:rsid w:val="00B162ED"/>
    <w:rsid w:val="00B16657"/>
    <w:rsid w:val="00B20439"/>
    <w:rsid w:val="00B20619"/>
    <w:rsid w:val="00B22E07"/>
    <w:rsid w:val="00B23A5B"/>
    <w:rsid w:val="00B24274"/>
    <w:rsid w:val="00B24B8C"/>
    <w:rsid w:val="00B26E98"/>
    <w:rsid w:val="00B31C9C"/>
    <w:rsid w:val="00B322DD"/>
    <w:rsid w:val="00B33329"/>
    <w:rsid w:val="00B33827"/>
    <w:rsid w:val="00B33ABF"/>
    <w:rsid w:val="00B34C53"/>
    <w:rsid w:val="00B35815"/>
    <w:rsid w:val="00B36B6C"/>
    <w:rsid w:val="00B370B3"/>
    <w:rsid w:val="00B37558"/>
    <w:rsid w:val="00B37FB7"/>
    <w:rsid w:val="00B40324"/>
    <w:rsid w:val="00B40DE9"/>
    <w:rsid w:val="00B43675"/>
    <w:rsid w:val="00B43EFC"/>
    <w:rsid w:val="00B441FB"/>
    <w:rsid w:val="00B46A0C"/>
    <w:rsid w:val="00B51908"/>
    <w:rsid w:val="00B51F96"/>
    <w:rsid w:val="00B52877"/>
    <w:rsid w:val="00B52BFB"/>
    <w:rsid w:val="00B52FC6"/>
    <w:rsid w:val="00B54285"/>
    <w:rsid w:val="00B5646D"/>
    <w:rsid w:val="00B57D7A"/>
    <w:rsid w:val="00B604D4"/>
    <w:rsid w:val="00B60729"/>
    <w:rsid w:val="00B60BD3"/>
    <w:rsid w:val="00B6281A"/>
    <w:rsid w:val="00B636A5"/>
    <w:rsid w:val="00B65263"/>
    <w:rsid w:val="00B65E52"/>
    <w:rsid w:val="00B661AC"/>
    <w:rsid w:val="00B705C5"/>
    <w:rsid w:val="00B70D83"/>
    <w:rsid w:val="00B716E1"/>
    <w:rsid w:val="00B71F4E"/>
    <w:rsid w:val="00B721F8"/>
    <w:rsid w:val="00B735CE"/>
    <w:rsid w:val="00B73630"/>
    <w:rsid w:val="00B77049"/>
    <w:rsid w:val="00B77F88"/>
    <w:rsid w:val="00B80F3F"/>
    <w:rsid w:val="00B817B8"/>
    <w:rsid w:val="00B83306"/>
    <w:rsid w:val="00B86572"/>
    <w:rsid w:val="00B86B58"/>
    <w:rsid w:val="00B90E1A"/>
    <w:rsid w:val="00B923F4"/>
    <w:rsid w:val="00B92C34"/>
    <w:rsid w:val="00B938A7"/>
    <w:rsid w:val="00B9458B"/>
    <w:rsid w:val="00B94CCB"/>
    <w:rsid w:val="00B95ADE"/>
    <w:rsid w:val="00B97CF0"/>
    <w:rsid w:val="00BA1230"/>
    <w:rsid w:val="00BA2242"/>
    <w:rsid w:val="00BA3C2C"/>
    <w:rsid w:val="00BA3DCC"/>
    <w:rsid w:val="00BA41E1"/>
    <w:rsid w:val="00BA466B"/>
    <w:rsid w:val="00BA48D1"/>
    <w:rsid w:val="00BA56F3"/>
    <w:rsid w:val="00BA6851"/>
    <w:rsid w:val="00BA6F35"/>
    <w:rsid w:val="00BA77C4"/>
    <w:rsid w:val="00BA7F83"/>
    <w:rsid w:val="00BA7F9D"/>
    <w:rsid w:val="00BB019D"/>
    <w:rsid w:val="00BB0B9E"/>
    <w:rsid w:val="00BB2E69"/>
    <w:rsid w:val="00BB3BEC"/>
    <w:rsid w:val="00BB44CF"/>
    <w:rsid w:val="00BB5F42"/>
    <w:rsid w:val="00BC0B5A"/>
    <w:rsid w:val="00BC3E58"/>
    <w:rsid w:val="00BC4DD9"/>
    <w:rsid w:val="00BD0E87"/>
    <w:rsid w:val="00BD1BDA"/>
    <w:rsid w:val="00BD21F5"/>
    <w:rsid w:val="00BD42AC"/>
    <w:rsid w:val="00BD521E"/>
    <w:rsid w:val="00BD52C7"/>
    <w:rsid w:val="00BD53B2"/>
    <w:rsid w:val="00BD6D85"/>
    <w:rsid w:val="00BD733B"/>
    <w:rsid w:val="00BD7752"/>
    <w:rsid w:val="00BD7BC6"/>
    <w:rsid w:val="00BD7CB1"/>
    <w:rsid w:val="00BE03B7"/>
    <w:rsid w:val="00BE08AE"/>
    <w:rsid w:val="00BE0B8B"/>
    <w:rsid w:val="00BE21FB"/>
    <w:rsid w:val="00BE42A7"/>
    <w:rsid w:val="00BE598C"/>
    <w:rsid w:val="00BE6059"/>
    <w:rsid w:val="00BE7841"/>
    <w:rsid w:val="00BE7C76"/>
    <w:rsid w:val="00BE7F21"/>
    <w:rsid w:val="00BF2BC7"/>
    <w:rsid w:val="00BF5A90"/>
    <w:rsid w:val="00BF65B7"/>
    <w:rsid w:val="00C006FF"/>
    <w:rsid w:val="00C010E4"/>
    <w:rsid w:val="00C01C62"/>
    <w:rsid w:val="00C02C48"/>
    <w:rsid w:val="00C05789"/>
    <w:rsid w:val="00C059EF"/>
    <w:rsid w:val="00C064E4"/>
    <w:rsid w:val="00C06E0D"/>
    <w:rsid w:val="00C073BA"/>
    <w:rsid w:val="00C0761E"/>
    <w:rsid w:val="00C07823"/>
    <w:rsid w:val="00C10076"/>
    <w:rsid w:val="00C10DCB"/>
    <w:rsid w:val="00C113A8"/>
    <w:rsid w:val="00C1286A"/>
    <w:rsid w:val="00C13011"/>
    <w:rsid w:val="00C13780"/>
    <w:rsid w:val="00C13CB9"/>
    <w:rsid w:val="00C145DD"/>
    <w:rsid w:val="00C14904"/>
    <w:rsid w:val="00C14A58"/>
    <w:rsid w:val="00C15D49"/>
    <w:rsid w:val="00C17B60"/>
    <w:rsid w:val="00C2069A"/>
    <w:rsid w:val="00C21DE0"/>
    <w:rsid w:val="00C22CD1"/>
    <w:rsid w:val="00C24D40"/>
    <w:rsid w:val="00C25BAF"/>
    <w:rsid w:val="00C25D58"/>
    <w:rsid w:val="00C30F67"/>
    <w:rsid w:val="00C321D6"/>
    <w:rsid w:val="00C33160"/>
    <w:rsid w:val="00C348CF"/>
    <w:rsid w:val="00C41FD0"/>
    <w:rsid w:val="00C42B83"/>
    <w:rsid w:val="00C42ED7"/>
    <w:rsid w:val="00C4388A"/>
    <w:rsid w:val="00C4736B"/>
    <w:rsid w:val="00C47D67"/>
    <w:rsid w:val="00C5191F"/>
    <w:rsid w:val="00C529EB"/>
    <w:rsid w:val="00C53031"/>
    <w:rsid w:val="00C5408C"/>
    <w:rsid w:val="00C555FA"/>
    <w:rsid w:val="00C55938"/>
    <w:rsid w:val="00C55BBF"/>
    <w:rsid w:val="00C5757F"/>
    <w:rsid w:val="00C57E63"/>
    <w:rsid w:val="00C60DAF"/>
    <w:rsid w:val="00C636A4"/>
    <w:rsid w:val="00C63A4E"/>
    <w:rsid w:val="00C653EF"/>
    <w:rsid w:val="00C65818"/>
    <w:rsid w:val="00C65A55"/>
    <w:rsid w:val="00C66403"/>
    <w:rsid w:val="00C66F77"/>
    <w:rsid w:val="00C67329"/>
    <w:rsid w:val="00C70F9B"/>
    <w:rsid w:val="00C73143"/>
    <w:rsid w:val="00C73D9A"/>
    <w:rsid w:val="00C7400B"/>
    <w:rsid w:val="00C771BA"/>
    <w:rsid w:val="00C808B2"/>
    <w:rsid w:val="00C83E94"/>
    <w:rsid w:val="00C84109"/>
    <w:rsid w:val="00C8451A"/>
    <w:rsid w:val="00C85CDE"/>
    <w:rsid w:val="00C86ED4"/>
    <w:rsid w:val="00C906ED"/>
    <w:rsid w:val="00C91B7B"/>
    <w:rsid w:val="00C92A00"/>
    <w:rsid w:val="00C92A86"/>
    <w:rsid w:val="00C92BED"/>
    <w:rsid w:val="00C9458F"/>
    <w:rsid w:val="00C955DC"/>
    <w:rsid w:val="00C95A77"/>
    <w:rsid w:val="00C97201"/>
    <w:rsid w:val="00CA135E"/>
    <w:rsid w:val="00CA186A"/>
    <w:rsid w:val="00CA3F22"/>
    <w:rsid w:val="00CA48B0"/>
    <w:rsid w:val="00CA5747"/>
    <w:rsid w:val="00CA5EEB"/>
    <w:rsid w:val="00CA6D6D"/>
    <w:rsid w:val="00CA70E5"/>
    <w:rsid w:val="00CA7683"/>
    <w:rsid w:val="00CB0D1E"/>
    <w:rsid w:val="00CB2D04"/>
    <w:rsid w:val="00CB354D"/>
    <w:rsid w:val="00CB4B5B"/>
    <w:rsid w:val="00CB5AFF"/>
    <w:rsid w:val="00CB652E"/>
    <w:rsid w:val="00CB7357"/>
    <w:rsid w:val="00CB7469"/>
    <w:rsid w:val="00CC0081"/>
    <w:rsid w:val="00CC4D26"/>
    <w:rsid w:val="00CC5390"/>
    <w:rsid w:val="00CC570A"/>
    <w:rsid w:val="00CC5D6C"/>
    <w:rsid w:val="00CC6C08"/>
    <w:rsid w:val="00CD148A"/>
    <w:rsid w:val="00CD1932"/>
    <w:rsid w:val="00CD4036"/>
    <w:rsid w:val="00CD68E2"/>
    <w:rsid w:val="00CD71BB"/>
    <w:rsid w:val="00CE12E5"/>
    <w:rsid w:val="00CE16B3"/>
    <w:rsid w:val="00CE30DD"/>
    <w:rsid w:val="00CE3BE7"/>
    <w:rsid w:val="00CE4EB1"/>
    <w:rsid w:val="00CE555B"/>
    <w:rsid w:val="00CE5EA3"/>
    <w:rsid w:val="00CE7344"/>
    <w:rsid w:val="00CF0A13"/>
    <w:rsid w:val="00CF1688"/>
    <w:rsid w:val="00CF3AD6"/>
    <w:rsid w:val="00CF3C31"/>
    <w:rsid w:val="00CF3F1B"/>
    <w:rsid w:val="00CF411C"/>
    <w:rsid w:val="00CF4157"/>
    <w:rsid w:val="00CF4AEC"/>
    <w:rsid w:val="00CF64A7"/>
    <w:rsid w:val="00CF6520"/>
    <w:rsid w:val="00D0009A"/>
    <w:rsid w:val="00D018A3"/>
    <w:rsid w:val="00D02031"/>
    <w:rsid w:val="00D02BB5"/>
    <w:rsid w:val="00D03055"/>
    <w:rsid w:val="00D0417B"/>
    <w:rsid w:val="00D04786"/>
    <w:rsid w:val="00D07619"/>
    <w:rsid w:val="00D10F1D"/>
    <w:rsid w:val="00D11F41"/>
    <w:rsid w:val="00D1238A"/>
    <w:rsid w:val="00D13E32"/>
    <w:rsid w:val="00D13F8B"/>
    <w:rsid w:val="00D15548"/>
    <w:rsid w:val="00D1570E"/>
    <w:rsid w:val="00D16918"/>
    <w:rsid w:val="00D16F82"/>
    <w:rsid w:val="00D203BB"/>
    <w:rsid w:val="00D20B2B"/>
    <w:rsid w:val="00D2449C"/>
    <w:rsid w:val="00D255EB"/>
    <w:rsid w:val="00D32DC3"/>
    <w:rsid w:val="00D3308C"/>
    <w:rsid w:val="00D331E0"/>
    <w:rsid w:val="00D33F0F"/>
    <w:rsid w:val="00D362DD"/>
    <w:rsid w:val="00D400DE"/>
    <w:rsid w:val="00D417C0"/>
    <w:rsid w:val="00D4450E"/>
    <w:rsid w:val="00D45F98"/>
    <w:rsid w:val="00D4663A"/>
    <w:rsid w:val="00D476E2"/>
    <w:rsid w:val="00D50AFD"/>
    <w:rsid w:val="00D523EF"/>
    <w:rsid w:val="00D5372C"/>
    <w:rsid w:val="00D53BDC"/>
    <w:rsid w:val="00D54610"/>
    <w:rsid w:val="00D54B3B"/>
    <w:rsid w:val="00D54C10"/>
    <w:rsid w:val="00D61060"/>
    <w:rsid w:val="00D613D6"/>
    <w:rsid w:val="00D61B37"/>
    <w:rsid w:val="00D62D82"/>
    <w:rsid w:val="00D63B43"/>
    <w:rsid w:val="00D6407A"/>
    <w:rsid w:val="00D64943"/>
    <w:rsid w:val="00D663DC"/>
    <w:rsid w:val="00D7083F"/>
    <w:rsid w:val="00D70C27"/>
    <w:rsid w:val="00D7197A"/>
    <w:rsid w:val="00D719F8"/>
    <w:rsid w:val="00D7295C"/>
    <w:rsid w:val="00D72BA9"/>
    <w:rsid w:val="00D7399F"/>
    <w:rsid w:val="00D73DDD"/>
    <w:rsid w:val="00D7435E"/>
    <w:rsid w:val="00D76988"/>
    <w:rsid w:val="00D779EA"/>
    <w:rsid w:val="00D77C59"/>
    <w:rsid w:val="00D80979"/>
    <w:rsid w:val="00D82B75"/>
    <w:rsid w:val="00D84F84"/>
    <w:rsid w:val="00D90CF0"/>
    <w:rsid w:val="00D90D2C"/>
    <w:rsid w:val="00D930B9"/>
    <w:rsid w:val="00D97A30"/>
    <w:rsid w:val="00D97DDE"/>
    <w:rsid w:val="00DA085A"/>
    <w:rsid w:val="00DA24F8"/>
    <w:rsid w:val="00DA2ACF"/>
    <w:rsid w:val="00DA4AF1"/>
    <w:rsid w:val="00DA78CC"/>
    <w:rsid w:val="00DB1679"/>
    <w:rsid w:val="00DB625F"/>
    <w:rsid w:val="00DB6C4C"/>
    <w:rsid w:val="00DC0A2B"/>
    <w:rsid w:val="00DC0E3F"/>
    <w:rsid w:val="00DC197C"/>
    <w:rsid w:val="00DC282A"/>
    <w:rsid w:val="00DC49E3"/>
    <w:rsid w:val="00DC6BB8"/>
    <w:rsid w:val="00DD3FA7"/>
    <w:rsid w:val="00DD539E"/>
    <w:rsid w:val="00DD548B"/>
    <w:rsid w:val="00DD5825"/>
    <w:rsid w:val="00DD5947"/>
    <w:rsid w:val="00DD6D12"/>
    <w:rsid w:val="00DD7DD9"/>
    <w:rsid w:val="00DE2300"/>
    <w:rsid w:val="00DE2ABF"/>
    <w:rsid w:val="00DE3F64"/>
    <w:rsid w:val="00DE63FA"/>
    <w:rsid w:val="00DF0FB7"/>
    <w:rsid w:val="00DF2102"/>
    <w:rsid w:val="00DF33B8"/>
    <w:rsid w:val="00DF3A37"/>
    <w:rsid w:val="00DF3B42"/>
    <w:rsid w:val="00DF52A1"/>
    <w:rsid w:val="00DF69D0"/>
    <w:rsid w:val="00DF7C29"/>
    <w:rsid w:val="00DF7D2C"/>
    <w:rsid w:val="00E00372"/>
    <w:rsid w:val="00E01D37"/>
    <w:rsid w:val="00E01DB4"/>
    <w:rsid w:val="00E01F96"/>
    <w:rsid w:val="00E0257A"/>
    <w:rsid w:val="00E0369D"/>
    <w:rsid w:val="00E067EE"/>
    <w:rsid w:val="00E078D3"/>
    <w:rsid w:val="00E10B89"/>
    <w:rsid w:val="00E11A80"/>
    <w:rsid w:val="00E11DE5"/>
    <w:rsid w:val="00E12879"/>
    <w:rsid w:val="00E130BC"/>
    <w:rsid w:val="00E154D0"/>
    <w:rsid w:val="00E15758"/>
    <w:rsid w:val="00E15FDA"/>
    <w:rsid w:val="00E16AED"/>
    <w:rsid w:val="00E223AE"/>
    <w:rsid w:val="00E234F8"/>
    <w:rsid w:val="00E2404D"/>
    <w:rsid w:val="00E25338"/>
    <w:rsid w:val="00E27B44"/>
    <w:rsid w:val="00E30376"/>
    <w:rsid w:val="00E346E2"/>
    <w:rsid w:val="00E34BAF"/>
    <w:rsid w:val="00E3520F"/>
    <w:rsid w:val="00E36205"/>
    <w:rsid w:val="00E36508"/>
    <w:rsid w:val="00E3759E"/>
    <w:rsid w:val="00E37E38"/>
    <w:rsid w:val="00E40AC1"/>
    <w:rsid w:val="00E41264"/>
    <w:rsid w:val="00E41781"/>
    <w:rsid w:val="00E42836"/>
    <w:rsid w:val="00E42AFB"/>
    <w:rsid w:val="00E44DD9"/>
    <w:rsid w:val="00E458BC"/>
    <w:rsid w:val="00E46374"/>
    <w:rsid w:val="00E46A43"/>
    <w:rsid w:val="00E50447"/>
    <w:rsid w:val="00E54404"/>
    <w:rsid w:val="00E56256"/>
    <w:rsid w:val="00E60137"/>
    <w:rsid w:val="00E60788"/>
    <w:rsid w:val="00E60A18"/>
    <w:rsid w:val="00E6123F"/>
    <w:rsid w:val="00E61AB2"/>
    <w:rsid w:val="00E62DDA"/>
    <w:rsid w:val="00E6330B"/>
    <w:rsid w:val="00E63FB3"/>
    <w:rsid w:val="00E6559D"/>
    <w:rsid w:val="00E65D29"/>
    <w:rsid w:val="00E65DBE"/>
    <w:rsid w:val="00E660C7"/>
    <w:rsid w:val="00E665E4"/>
    <w:rsid w:val="00E70676"/>
    <w:rsid w:val="00E71BAD"/>
    <w:rsid w:val="00E72323"/>
    <w:rsid w:val="00E7373D"/>
    <w:rsid w:val="00E744BB"/>
    <w:rsid w:val="00E758BF"/>
    <w:rsid w:val="00E75955"/>
    <w:rsid w:val="00E761A6"/>
    <w:rsid w:val="00E76D2A"/>
    <w:rsid w:val="00E76F44"/>
    <w:rsid w:val="00E770FD"/>
    <w:rsid w:val="00E77332"/>
    <w:rsid w:val="00E77FB7"/>
    <w:rsid w:val="00E82A3F"/>
    <w:rsid w:val="00E831FF"/>
    <w:rsid w:val="00E83925"/>
    <w:rsid w:val="00E8398A"/>
    <w:rsid w:val="00E83AF9"/>
    <w:rsid w:val="00E84701"/>
    <w:rsid w:val="00E847A8"/>
    <w:rsid w:val="00E856FC"/>
    <w:rsid w:val="00E86F43"/>
    <w:rsid w:val="00E87084"/>
    <w:rsid w:val="00E904EF"/>
    <w:rsid w:val="00E913E2"/>
    <w:rsid w:val="00E91926"/>
    <w:rsid w:val="00E92E04"/>
    <w:rsid w:val="00E94D8C"/>
    <w:rsid w:val="00EA01F0"/>
    <w:rsid w:val="00EA2C8B"/>
    <w:rsid w:val="00EA2E2C"/>
    <w:rsid w:val="00EA4A0E"/>
    <w:rsid w:val="00EA4F7F"/>
    <w:rsid w:val="00EA5030"/>
    <w:rsid w:val="00EA5096"/>
    <w:rsid w:val="00EA6660"/>
    <w:rsid w:val="00EA6B67"/>
    <w:rsid w:val="00EA79FB"/>
    <w:rsid w:val="00EB025A"/>
    <w:rsid w:val="00EB149E"/>
    <w:rsid w:val="00EB2DE5"/>
    <w:rsid w:val="00EB4A12"/>
    <w:rsid w:val="00EB523A"/>
    <w:rsid w:val="00EB711A"/>
    <w:rsid w:val="00EC098B"/>
    <w:rsid w:val="00EC1B7D"/>
    <w:rsid w:val="00EC3CE3"/>
    <w:rsid w:val="00EC4B82"/>
    <w:rsid w:val="00EC669A"/>
    <w:rsid w:val="00EC6DAC"/>
    <w:rsid w:val="00ED115F"/>
    <w:rsid w:val="00ED22FA"/>
    <w:rsid w:val="00ED3DBA"/>
    <w:rsid w:val="00ED414F"/>
    <w:rsid w:val="00ED47DB"/>
    <w:rsid w:val="00ED5607"/>
    <w:rsid w:val="00ED6D65"/>
    <w:rsid w:val="00ED78E4"/>
    <w:rsid w:val="00ED7B52"/>
    <w:rsid w:val="00EE0F68"/>
    <w:rsid w:val="00EE12D9"/>
    <w:rsid w:val="00EE222A"/>
    <w:rsid w:val="00EE2AAD"/>
    <w:rsid w:val="00EE34D6"/>
    <w:rsid w:val="00EE4200"/>
    <w:rsid w:val="00EE436D"/>
    <w:rsid w:val="00EE58FC"/>
    <w:rsid w:val="00EE612B"/>
    <w:rsid w:val="00EE6E63"/>
    <w:rsid w:val="00EE7860"/>
    <w:rsid w:val="00EF02F1"/>
    <w:rsid w:val="00EF2468"/>
    <w:rsid w:val="00EF43E7"/>
    <w:rsid w:val="00EF4CF9"/>
    <w:rsid w:val="00EF6EA2"/>
    <w:rsid w:val="00EF6EED"/>
    <w:rsid w:val="00EF743D"/>
    <w:rsid w:val="00EF755D"/>
    <w:rsid w:val="00EF7AB7"/>
    <w:rsid w:val="00F01D35"/>
    <w:rsid w:val="00F028B9"/>
    <w:rsid w:val="00F04E71"/>
    <w:rsid w:val="00F07D2F"/>
    <w:rsid w:val="00F10391"/>
    <w:rsid w:val="00F106C6"/>
    <w:rsid w:val="00F13667"/>
    <w:rsid w:val="00F13C9E"/>
    <w:rsid w:val="00F13F32"/>
    <w:rsid w:val="00F16CD2"/>
    <w:rsid w:val="00F212C4"/>
    <w:rsid w:val="00F223BA"/>
    <w:rsid w:val="00F22816"/>
    <w:rsid w:val="00F22C83"/>
    <w:rsid w:val="00F22DC0"/>
    <w:rsid w:val="00F24104"/>
    <w:rsid w:val="00F24266"/>
    <w:rsid w:val="00F24BA5"/>
    <w:rsid w:val="00F25416"/>
    <w:rsid w:val="00F269CB"/>
    <w:rsid w:val="00F27874"/>
    <w:rsid w:val="00F27F01"/>
    <w:rsid w:val="00F34AF6"/>
    <w:rsid w:val="00F37861"/>
    <w:rsid w:val="00F400EC"/>
    <w:rsid w:val="00F40365"/>
    <w:rsid w:val="00F416E6"/>
    <w:rsid w:val="00F418DE"/>
    <w:rsid w:val="00F41B98"/>
    <w:rsid w:val="00F42580"/>
    <w:rsid w:val="00F428E5"/>
    <w:rsid w:val="00F44488"/>
    <w:rsid w:val="00F44630"/>
    <w:rsid w:val="00F44E7C"/>
    <w:rsid w:val="00F4529C"/>
    <w:rsid w:val="00F45BA3"/>
    <w:rsid w:val="00F51492"/>
    <w:rsid w:val="00F525D8"/>
    <w:rsid w:val="00F52832"/>
    <w:rsid w:val="00F538C3"/>
    <w:rsid w:val="00F54853"/>
    <w:rsid w:val="00F54A2B"/>
    <w:rsid w:val="00F54B5C"/>
    <w:rsid w:val="00F55461"/>
    <w:rsid w:val="00F56564"/>
    <w:rsid w:val="00F6178D"/>
    <w:rsid w:val="00F62523"/>
    <w:rsid w:val="00F633DF"/>
    <w:rsid w:val="00F63ABE"/>
    <w:rsid w:val="00F6400E"/>
    <w:rsid w:val="00F650D9"/>
    <w:rsid w:val="00F6520E"/>
    <w:rsid w:val="00F659E3"/>
    <w:rsid w:val="00F667EA"/>
    <w:rsid w:val="00F67767"/>
    <w:rsid w:val="00F713BC"/>
    <w:rsid w:val="00F71AA0"/>
    <w:rsid w:val="00F72373"/>
    <w:rsid w:val="00F72C25"/>
    <w:rsid w:val="00F73DC6"/>
    <w:rsid w:val="00F77808"/>
    <w:rsid w:val="00F80362"/>
    <w:rsid w:val="00F80622"/>
    <w:rsid w:val="00F813B3"/>
    <w:rsid w:val="00F8174F"/>
    <w:rsid w:val="00F83F55"/>
    <w:rsid w:val="00F84214"/>
    <w:rsid w:val="00F846F8"/>
    <w:rsid w:val="00F8670A"/>
    <w:rsid w:val="00F873F1"/>
    <w:rsid w:val="00F87CD0"/>
    <w:rsid w:val="00F90001"/>
    <w:rsid w:val="00F91195"/>
    <w:rsid w:val="00F915CF"/>
    <w:rsid w:val="00F91BE7"/>
    <w:rsid w:val="00F9375C"/>
    <w:rsid w:val="00F948E5"/>
    <w:rsid w:val="00F95175"/>
    <w:rsid w:val="00F95237"/>
    <w:rsid w:val="00F963A2"/>
    <w:rsid w:val="00F96EFD"/>
    <w:rsid w:val="00FA0648"/>
    <w:rsid w:val="00FA0A97"/>
    <w:rsid w:val="00FA223C"/>
    <w:rsid w:val="00FA224D"/>
    <w:rsid w:val="00FA31F0"/>
    <w:rsid w:val="00FA3854"/>
    <w:rsid w:val="00FA43DD"/>
    <w:rsid w:val="00FA4477"/>
    <w:rsid w:val="00FA48CB"/>
    <w:rsid w:val="00FB0F46"/>
    <w:rsid w:val="00FB3D64"/>
    <w:rsid w:val="00FB4DF3"/>
    <w:rsid w:val="00FB614F"/>
    <w:rsid w:val="00FB66FF"/>
    <w:rsid w:val="00FB7196"/>
    <w:rsid w:val="00FC3756"/>
    <w:rsid w:val="00FC3D05"/>
    <w:rsid w:val="00FC4143"/>
    <w:rsid w:val="00FC4198"/>
    <w:rsid w:val="00FC4A54"/>
    <w:rsid w:val="00FC55F9"/>
    <w:rsid w:val="00FC6D4B"/>
    <w:rsid w:val="00FC7FCC"/>
    <w:rsid w:val="00FD2C75"/>
    <w:rsid w:val="00FD4946"/>
    <w:rsid w:val="00FD594D"/>
    <w:rsid w:val="00FD5AC1"/>
    <w:rsid w:val="00FE13EF"/>
    <w:rsid w:val="00FE144B"/>
    <w:rsid w:val="00FE1887"/>
    <w:rsid w:val="00FE201F"/>
    <w:rsid w:val="00FE2747"/>
    <w:rsid w:val="00FE41EF"/>
    <w:rsid w:val="00FE48DC"/>
    <w:rsid w:val="00FE56E9"/>
    <w:rsid w:val="00FF01FD"/>
    <w:rsid w:val="00FF0AD9"/>
    <w:rsid w:val="00FF6D42"/>
    <w:rsid w:val="00FF78F8"/>
  </w:rsids>
  <m:mathPr>
    <m:mathFont m:val="Cambria Math"/>
    <m:brkBin m:val="before"/>
    <m:brkBinSub m:val="--"/>
    <m:smallFrac m:val="0"/>
    <m:dispDef/>
    <m:lMargin m:val="0"/>
    <m:rMargin m:val="0"/>
    <m:defJc m:val="centerGroup"/>
    <m:wrapIndent m:val="1440"/>
    <m:intLim m:val="subSup"/>
    <m:naryLim m:val="undOvr"/>
  </m:mathPr>
  <w:themeFontLang w:val="en-GB" w:eastAsia="ja-JP" w:bidi="x-non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F1D0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both"/>
    </w:pPr>
    <w:rPr>
      <w:rFonts w:ascii="Arial" w:eastAsia="MS Mincho" w:hAnsi="Arial"/>
      <w:kern w:val="18"/>
      <w:sz w:val="22"/>
      <w:lang w:eastAsia="en-US"/>
    </w:rPr>
  </w:style>
  <w:style w:type="paragraph" w:styleId="Heading1">
    <w:name w:val="heading 1"/>
    <w:basedOn w:val="Normal"/>
    <w:next w:val="Normal"/>
    <w:qFormat/>
    <w:rsid w:val="001D4C0F"/>
    <w:pPr>
      <w:keepNext/>
      <w:tabs>
        <w:tab w:val="left" w:pos="540"/>
      </w:tabs>
      <w:jc w:val="left"/>
      <w:outlineLvl w:val="0"/>
    </w:pPr>
    <w:rPr>
      <w:rFonts w:ascii="Trebuchet MS" w:eastAsia="Times New Roman" w:hAnsi="Trebuchet MS"/>
      <w:b/>
      <w:bCs/>
      <w:kern w:val="0"/>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jc w:val="left"/>
    </w:pPr>
  </w:style>
  <w:style w:type="paragraph" w:styleId="BodyText">
    <w:name w:val="Body Text"/>
    <w:basedOn w:val="Normal"/>
    <w:pPr>
      <w:spacing w:after="240" w:line="240" w:lineRule="atLeast"/>
    </w:pPr>
  </w:style>
  <w:style w:type="paragraph" w:styleId="Closing">
    <w:name w:val="Closing"/>
    <w:basedOn w:val="Normal"/>
    <w:next w:val="Signature"/>
    <w:pPr>
      <w:keepNext/>
      <w:spacing w:after="120" w:line="240" w:lineRule="atLeast"/>
    </w:pPr>
  </w:style>
  <w:style w:type="paragraph" w:styleId="Signature">
    <w:name w:val="Signature"/>
    <w:basedOn w:val="Normal"/>
    <w:next w:val="Normal"/>
    <w:pPr>
      <w:keepNext/>
      <w:spacing w:before="880" w:line="240" w:lineRule="atLeast"/>
      <w:jc w:val="left"/>
    </w:pPr>
  </w:style>
  <w:style w:type="paragraph" w:styleId="Date">
    <w:name w:val="Date"/>
    <w:basedOn w:val="Normal"/>
    <w:next w:val="InsideAddressName"/>
    <w:pPr>
      <w:spacing w:after="220"/>
    </w:pPr>
  </w:style>
  <w:style w:type="paragraph" w:customStyle="1" w:styleId="InsideAddress">
    <w:name w:val="Inside Address"/>
    <w:basedOn w:val="Normal"/>
    <w:pPr>
      <w:spacing w:line="240" w:lineRule="atLeast"/>
    </w:pPr>
  </w:style>
  <w:style w:type="paragraph" w:customStyle="1" w:styleId="InsideAddressName">
    <w:name w:val="Inside Address Name"/>
    <w:basedOn w:val="InsideAddress"/>
    <w:next w:val="InsideAddress"/>
    <w:pPr>
      <w:spacing w:before="220"/>
    </w:pPr>
  </w:style>
  <w:style w:type="paragraph" w:styleId="Header">
    <w:name w:val="header"/>
    <w:basedOn w:val="Normal"/>
    <w:pPr>
      <w:tabs>
        <w:tab w:val="center" w:pos="4320"/>
        <w:tab w:val="right" w:pos="8640"/>
      </w:tabs>
    </w:pPr>
    <w:rPr>
      <w:sz w:val="16"/>
    </w:rPr>
  </w:style>
  <w:style w:type="character" w:styleId="Hyperlink">
    <w:name w:val="Hyperlink"/>
    <w:rPr>
      <w:color w:val="0000FF"/>
      <w:u w:val="single"/>
    </w:rPr>
  </w:style>
  <w:style w:type="paragraph" w:styleId="Footer">
    <w:name w:val="footer"/>
    <w:basedOn w:val="Normal"/>
    <w:link w:val="FooterChar"/>
    <w:uiPriority w:val="99"/>
    <w:pPr>
      <w:tabs>
        <w:tab w:val="center" w:pos="4153"/>
        <w:tab w:val="right" w:pos="8306"/>
      </w:tabs>
    </w:pPr>
    <w:rPr>
      <w:sz w:val="16"/>
    </w:rPr>
  </w:style>
  <w:style w:type="paragraph" w:styleId="BalloonText">
    <w:name w:val="Balloon Text"/>
    <w:basedOn w:val="Normal"/>
    <w:semiHidden/>
    <w:rPr>
      <w:rFonts w:ascii="Tahoma" w:hAnsi="Tahoma" w:cs="Tahoma"/>
      <w:sz w:val="16"/>
      <w:szCs w:val="16"/>
    </w:rPr>
  </w:style>
  <w:style w:type="character" w:customStyle="1" w:styleId="HeaderChar">
    <w:name w:val="Header Char"/>
    <w:rPr>
      <w:rFonts w:ascii="Arial" w:eastAsia="MS Mincho" w:hAnsi="Arial"/>
      <w:kern w:val="18"/>
      <w:sz w:val="16"/>
      <w:lang w:val="en-GB" w:eastAsia="en-US" w:bidi="ar-SA"/>
    </w:rPr>
  </w:style>
  <w:style w:type="character" w:customStyle="1" w:styleId="jaw32">
    <w:name w:val="jaw32"/>
    <w:semiHidden/>
    <w:rsid w:val="00243287"/>
    <w:rPr>
      <w:rFonts w:ascii="Calibri" w:hAnsi="Calibri"/>
      <w:b w:val="0"/>
      <w:bCs w:val="0"/>
      <w:i w:val="0"/>
      <w:iCs w:val="0"/>
      <w:strike w:val="0"/>
      <w:color w:val="0000FF"/>
      <w:sz w:val="24"/>
      <w:szCs w:val="24"/>
      <w:u w:val="none"/>
    </w:rPr>
  </w:style>
  <w:style w:type="character" w:customStyle="1" w:styleId="apple-style-span">
    <w:name w:val="apple-style-span"/>
    <w:basedOn w:val="DefaultParagraphFont"/>
    <w:rsid w:val="001D4C0F"/>
  </w:style>
  <w:style w:type="character" w:customStyle="1" w:styleId="FooterChar">
    <w:name w:val="Footer Char"/>
    <w:link w:val="Footer"/>
    <w:uiPriority w:val="99"/>
    <w:rsid w:val="003A2C08"/>
    <w:rPr>
      <w:rFonts w:ascii="Arial" w:eastAsia="MS Mincho" w:hAnsi="Arial"/>
      <w:kern w:val="18"/>
      <w:sz w:val="16"/>
      <w:lang w:eastAsia="en-US"/>
    </w:rPr>
  </w:style>
  <w:style w:type="character" w:styleId="CommentReference">
    <w:name w:val="annotation reference"/>
    <w:rsid w:val="00534C38"/>
    <w:rPr>
      <w:sz w:val="16"/>
      <w:szCs w:val="16"/>
    </w:rPr>
  </w:style>
  <w:style w:type="paragraph" w:styleId="CommentText">
    <w:name w:val="annotation text"/>
    <w:basedOn w:val="Normal"/>
    <w:link w:val="CommentTextChar"/>
    <w:rsid w:val="00534C38"/>
    <w:rPr>
      <w:sz w:val="20"/>
    </w:rPr>
  </w:style>
  <w:style w:type="character" w:customStyle="1" w:styleId="CommentTextChar">
    <w:name w:val="Comment Text Char"/>
    <w:link w:val="CommentText"/>
    <w:rsid w:val="00534C38"/>
    <w:rPr>
      <w:rFonts w:ascii="Arial" w:eastAsia="MS Mincho" w:hAnsi="Arial"/>
      <w:kern w:val="18"/>
      <w:lang w:eastAsia="en-US"/>
    </w:rPr>
  </w:style>
  <w:style w:type="paragraph" w:styleId="CommentSubject">
    <w:name w:val="annotation subject"/>
    <w:basedOn w:val="CommentText"/>
    <w:next w:val="CommentText"/>
    <w:link w:val="CommentSubjectChar"/>
    <w:rsid w:val="00534C38"/>
    <w:rPr>
      <w:b/>
      <w:bCs/>
    </w:rPr>
  </w:style>
  <w:style w:type="character" w:customStyle="1" w:styleId="CommentSubjectChar">
    <w:name w:val="Comment Subject Char"/>
    <w:link w:val="CommentSubject"/>
    <w:rsid w:val="00534C38"/>
    <w:rPr>
      <w:rFonts w:ascii="Arial" w:eastAsia="MS Mincho" w:hAnsi="Arial"/>
      <w:b/>
      <w:bCs/>
      <w:kern w:val="18"/>
      <w:lang w:eastAsia="en-US"/>
    </w:rPr>
  </w:style>
  <w:style w:type="table" w:styleId="TableGrid">
    <w:name w:val="Table Grid"/>
    <w:basedOn w:val="TableNormal"/>
    <w:rsid w:val="005406C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F04E71"/>
    <w:pPr>
      <w:autoSpaceDE w:val="0"/>
      <w:autoSpaceDN w:val="0"/>
      <w:adjustRightInd w:val="0"/>
    </w:pPr>
    <w:rPr>
      <w:rFonts w:ascii="Shaker 2 Lancet Regular" w:hAnsi="Shaker 2 Lancet Regular" w:cs="Shaker 2 Lancet Regular"/>
      <w:color w:val="000000"/>
      <w:sz w:val="24"/>
      <w:szCs w:val="24"/>
    </w:rPr>
  </w:style>
  <w:style w:type="paragraph" w:styleId="PlainText">
    <w:name w:val="Plain Text"/>
    <w:basedOn w:val="Normal"/>
    <w:link w:val="PlainTextChar"/>
    <w:uiPriority w:val="99"/>
    <w:unhideWhenUsed/>
    <w:rsid w:val="001A65E3"/>
    <w:pPr>
      <w:jc w:val="left"/>
    </w:pPr>
    <w:rPr>
      <w:rFonts w:ascii="Calibri" w:eastAsiaTheme="minorHAnsi" w:hAnsi="Calibri"/>
      <w:kern w:val="0"/>
      <w:szCs w:val="22"/>
    </w:rPr>
  </w:style>
  <w:style w:type="character" w:customStyle="1" w:styleId="PlainTextChar">
    <w:name w:val="Plain Text Char"/>
    <w:basedOn w:val="DefaultParagraphFont"/>
    <w:link w:val="PlainText"/>
    <w:uiPriority w:val="99"/>
    <w:rsid w:val="001A65E3"/>
    <w:rPr>
      <w:rFonts w:ascii="Calibri" w:eastAsiaTheme="minorHAnsi" w:hAnsi="Calibri"/>
      <w:sz w:val="22"/>
      <w:szCs w:val="22"/>
      <w:lang w:eastAsia="en-US"/>
    </w:rPr>
  </w:style>
  <w:style w:type="paragraph" w:styleId="ListParagraph">
    <w:name w:val="List Paragraph"/>
    <w:basedOn w:val="Normal"/>
    <w:uiPriority w:val="34"/>
    <w:qFormat/>
    <w:rsid w:val="0064615F"/>
    <w:pPr>
      <w:ind w:left="720"/>
      <w:contextualSpacing/>
    </w:pPr>
  </w:style>
  <w:style w:type="paragraph" w:styleId="NormalWeb">
    <w:name w:val="Normal (Web)"/>
    <w:basedOn w:val="Normal"/>
    <w:uiPriority w:val="99"/>
    <w:unhideWhenUsed/>
    <w:rsid w:val="000A59D7"/>
    <w:pPr>
      <w:spacing w:before="100" w:beforeAutospacing="1" w:after="100" w:afterAutospacing="1"/>
      <w:jc w:val="left"/>
    </w:pPr>
    <w:rPr>
      <w:rFonts w:ascii="Calibri" w:eastAsiaTheme="minorHAnsi" w:hAnsi="Calibri"/>
      <w:kern w:val="0"/>
      <w:szCs w:val="22"/>
    </w:rPr>
  </w:style>
  <w:style w:type="paragraph" w:customStyle="1" w:styleId="EndNoteBibliographyTitle">
    <w:name w:val="EndNote Bibliography Title"/>
    <w:basedOn w:val="Normal"/>
    <w:link w:val="EndNoteBibliographyTitleChar"/>
    <w:rsid w:val="008C6506"/>
    <w:pPr>
      <w:jc w:val="center"/>
    </w:pPr>
    <w:rPr>
      <w:rFonts w:cs="Arial"/>
      <w:noProof/>
      <w:lang w:val="en-US"/>
    </w:rPr>
  </w:style>
  <w:style w:type="character" w:customStyle="1" w:styleId="EndNoteBibliographyTitleChar">
    <w:name w:val="EndNote Bibliography Title Char"/>
    <w:basedOn w:val="DefaultParagraphFont"/>
    <w:link w:val="EndNoteBibliographyTitle"/>
    <w:rsid w:val="008C6506"/>
    <w:rPr>
      <w:rFonts w:ascii="Arial" w:eastAsia="MS Mincho" w:hAnsi="Arial" w:cs="Arial"/>
      <w:noProof/>
      <w:kern w:val="18"/>
      <w:sz w:val="22"/>
      <w:lang w:val="en-US" w:eastAsia="en-US"/>
    </w:rPr>
  </w:style>
  <w:style w:type="paragraph" w:customStyle="1" w:styleId="EndNoteBibliography">
    <w:name w:val="EndNote Bibliography"/>
    <w:basedOn w:val="Normal"/>
    <w:link w:val="EndNoteBibliographyChar"/>
    <w:rsid w:val="008C6506"/>
    <w:rPr>
      <w:rFonts w:cs="Arial"/>
      <w:noProof/>
      <w:lang w:val="en-US"/>
    </w:rPr>
  </w:style>
  <w:style w:type="character" w:customStyle="1" w:styleId="EndNoteBibliographyChar">
    <w:name w:val="EndNote Bibliography Char"/>
    <w:basedOn w:val="DefaultParagraphFont"/>
    <w:link w:val="EndNoteBibliography"/>
    <w:rsid w:val="008C6506"/>
    <w:rPr>
      <w:rFonts w:ascii="Arial" w:eastAsia="MS Mincho" w:hAnsi="Arial" w:cs="Arial"/>
      <w:noProof/>
      <w:kern w:val="18"/>
      <w:sz w:val="22"/>
      <w:lang w:val="en-US" w:eastAsia="en-US"/>
    </w:rPr>
  </w:style>
  <w:style w:type="character" w:styleId="FollowedHyperlink">
    <w:name w:val="FollowedHyperlink"/>
    <w:basedOn w:val="DefaultParagraphFont"/>
    <w:rsid w:val="00D7197A"/>
    <w:rPr>
      <w:color w:val="800080" w:themeColor="followedHyperlink"/>
      <w:u w:val="single"/>
    </w:rPr>
  </w:style>
  <w:style w:type="paragraph" w:styleId="Revision">
    <w:name w:val="Revision"/>
    <w:hidden/>
    <w:uiPriority w:val="99"/>
    <w:semiHidden/>
    <w:rsid w:val="00826DF3"/>
    <w:rPr>
      <w:rFonts w:ascii="Arial" w:eastAsia="MS Mincho" w:hAnsi="Arial"/>
      <w:kern w:val="18"/>
      <w:sz w:val="22"/>
      <w:lang w:eastAsia="en-US"/>
    </w:rPr>
  </w:style>
  <w:style w:type="paragraph" w:styleId="DocumentMap">
    <w:name w:val="Document Map"/>
    <w:basedOn w:val="Normal"/>
    <w:link w:val="DocumentMapChar"/>
    <w:semiHidden/>
    <w:unhideWhenUsed/>
    <w:rsid w:val="00C13011"/>
    <w:rPr>
      <w:rFonts w:ascii="Times New Roman" w:hAnsi="Times New Roman"/>
      <w:sz w:val="24"/>
      <w:szCs w:val="24"/>
    </w:rPr>
  </w:style>
  <w:style w:type="character" w:customStyle="1" w:styleId="DocumentMapChar">
    <w:name w:val="Document Map Char"/>
    <w:basedOn w:val="DefaultParagraphFont"/>
    <w:link w:val="DocumentMap"/>
    <w:semiHidden/>
    <w:rsid w:val="00C13011"/>
    <w:rPr>
      <w:rFonts w:eastAsia="MS Mincho"/>
      <w:kern w:val="18"/>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90564">
      <w:bodyDiv w:val="1"/>
      <w:marLeft w:val="0"/>
      <w:marRight w:val="0"/>
      <w:marTop w:val="0"/>
      <w:marBottom w:val="0"/>
      <w:divBdr>
        <w:top w:val="none" w:sz="0" w:space="0" w:color="auto"/>
        <w:left w:val="none" w:sz="0" w:space="0" w:color="auto"/>
        <w:bottom w:val="none" w:sz="0" w:space="0" w:color="auto"/>
        <w:right w:val="none" w:sz="0" w:space="0" w:color="auto"/>
      </w:divBdr>
    </w:div>
    <w:div w:id="471140505">
      <w:bodyDiv w:val="1"/>
      <w:marLeft w:val="0"/>
      <w:marRight w:val="0"/>
      <w:marTop w:val="0"/>
      <w:marBottom w:val="0"/>
      <w:divBdr>
        <w:top w:val="none" w:sz="0" w:space="0" w:color="auto"/>
        <w:left w:val="none" w:sz="0" w:space="0" w:color="auto"/>
        <w:bottom w:val="none" w:sz="0" w:space="0" w:color="auto"/>
        <w:right w:val="none" w:sz="0" w:space="0" w:color="auto"/>
      </w:divBdr>
    </w:div>
    <w:div w:id="938367473">
      <w:bodyDiv w:val="1"/>
      <w:marLeft w:val="0"/>
      <w:marRight w:val="0"/>
      <w:marTop w:val="0"/>
      <w:marBottom w:val="0"/>
      <w:divBdr>
        <w:top w:val="none" w:sz="0" w:space="0" w:color="auto"/>
        <w:left w:val="none" w:sz="0" w:space="0" w:color="auto"/>
        <w:bottom w:val="none" w:sz="0" w:space="0" w:color="auto"/>
        <w:right w:val="none" w:sz="0" w:space="0" w:color="auto"/>
      </w:divBdr>
    </w:div>
    <w:div w:id="1104685835">
      <w:bodyDiv w:val="1"/>
      <w:marLeft w:val="0"/>
      <w:marRight w:val="0"/>
      <w:marTop w:val="0"/>
      <w:marBottom w:val="0"/>
      <w:divBdr>
        <w:top w:val="none" w:sz="0" w:space="0" w:color="auto"/>
        <w:left w:val="none" w:sz="0" w:space="0" w:color="auto"/>
        <w:bottom w:val="none" w:sz="0" w:space="0" w:color="auto"/>
        <w:right w:val="none" w:sz="0" w:space="0" w:color="auto"/>
      </w:divBdr>
    </w:div>
    <w:div w:id="1145656750">
      <w:bodyDiv w:val="1"/>
      <w:marLeft w:val="0"/>
      <w:marRight w:val="0"/>
      <w:marTop w:val="0"/>
      <w:marBottom w:val="0"/>
      <w:divBdr>
        <w:top w:val="none" w:sz="0" w:space="0" w:color="auto"/>
        <w:left w:val="none" w:sz="0" w:space="0" w:color="auto"/>
        <w:bottom w:val="none" w:sz="0" w:space="0" w:color="auto"/>
        <w:right w:val="none" w:sz="0" w:space="0" w:color="auto"/>
      </w:divBdr>
    </w:div>
    <w:div w:id="1233586279">
      <w:bodyDiv w:val="1"/>
      <w:marLeft w:val="0"/>
      <w:marRight w:val="0"/>
      <w:marTop w:val="0"/>
      <w:marBottom w:val="0"/>
      <w:divBdr>
        <w:top w:val="none" w:sz="0" w:space="0" w:color="auto"/>
        <w:left w:val="none" w:sz="0" w:space="0" w:color="auto"/>
        <w:bottom w:val="none" w:sz="0" w:space="0" w:color="auto"/>
        <w:right w:val="none" w:sz="0" w:space="0" w:color="auto"/>
      </w:divBdr>
    </w:div>
    <w:div w:id="1327512127">
      <w:bodyDiv w:val="1"/>
      <w:marLeft w:val="0"/>
      <w:marRight w:val="0"/>
      <w:marTop w:val="0"/>
      <w:marBottom w:val="0"/>
      <w:divBdr>
        <w:top w:val="none" w:sz="0" w:space="0" w:color="auto"/>
        <w:left w:val="none" w:sz="0" w:space="0" w:color="auto"/>
        <w:bottom w:val="none" w:sz="0" w:space="0" w:color="auto"/>
        <w:right w:val="none" w:sz="0" w:space="0" w:color="auto"/>
      </w:divBdr>
    </w:div>
    <w:div w:id="1790852741">
      <w:bodyDiv w:val="1"/>
      <w:marLeft w:val="0"/>
      <w:marRight w:val="0"/>
      <w:marTop w:val="0"/>
      <w:marBottom w:val="0"/>
      <w:divBdr>
        <w:top w:val="none" w:sz="0" w:space="0" w:color="auto"/>
        <w:left w:val="none" w:sz="0" w:space="0" w:color="auto"/>
        <w:bottom w:val="none" w:sz="0" w:space="0" w:color="auto"/>
        <w:right w:val="none" w:sz="0" w:space="0" w:color="auto"/>
      </w:divBdr>
    </w:div>
    <w:div w:id="1870340216">
      <w:bodyDiv w:val="1"/>
      <w:marLeft w:val="0"/>
      <w:marRight w:val="0"/>
      <w:marTop w:val="0"/>
      <w:marBottom w:val="0"/>
      <w:divBdr>
        <w:top w:val="none" w:sz="0" w:space="0" w:color="auto"/>
        <w:left w:val="none" w:sz="0" w:space="0" w:color="auto"/>
        <w:bottom w:val="none" w:sz="0" w:space="0" w:color="auto"/>
        <w:right w:val="none" w:sz="0" w:space="0" w:color="auto"/>
      </w:divBdr>
    </w:div>
    <w:div w:id="1943687799">
      <w:bodyDiv w:val="1"/>
      <w:marLeft w:val="0"/>
      <w:marRight w:val="0"/>
      <w:marTop w:val="0"/>
      <w:marBottom w:val="0"/>
      <w:divBdr>
        <w:top w:val="none" w:sz="0" w:space="0" w:color="auto"/>
        <w:left w:val="none" w:sz="0" w:space="0" w:color="auto"/>
        <w:bottom w:val="none" w:sz="0" w:space="0" w:color="auto"/>
        <w:right w:val="none" w:sz="0" w:space="0" w:color="auto"/>
      </w:divBdr>
    </w:div>
    <w:div w:id="213590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en30\LOCALS~1\Temp\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A292C1-D0FB-E34C-9347-46D79C901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C:\DOCUME~1\pen30\LOCALS~1\Temp\Letterhead.dot</Template>
  <TotalTime>0</TotalTime>
  <Pages>10</Pages>
  <Words>9906</Words>
  <Characters>56470</Characters>
  <Application>Microsoft Macintosh Word</Application>
  <DocSecurity>0</DocSecurity>
  <Lines>470</Lines>
  <Paragraphs>132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16 December 2002</vt:lpstr>
      <vt:lpstr>Note: All page numbers refer to the tracked manuscript.</vt:lpstr>
      <vt:lpstr>ESSENTIAL REVISIONS: </vt:lpstr>
      <vt:lpstr>Yit∼ Poisson(Nit ⋅ λit) </vt:lpstr>
      <vt:lpstr>Mit= ρi + γit </vt:lpstr>
      <vt:lpstr>We have added a table of descriptive statistics (Table 1).</vt:lpstr>
      <vt:lpstr>MINOR POINTS: </vt:lpstr>
      <vt:lpstr>For example in the abstract the starting sentence </vt:lpstr>
      <vt:lpstr>Introduction </vt:lpstr>
      <vt:lpstr>We have reworded for clarity (P. XX).</vt:lpstr>
      <vt:lpstr>Discussion </vt:lpstr>
      <vt:lpstr>We have reworded as suggested (P. XX,XX).</vt:lpstr>
      <vt:lpstr>Additional revisions</vt:lpstr>
      <vt:lpstr>References</vt:lpstr>
    </vt:vector>
  </TitlesOfParts>
  <Company>Imperial College</Company>
  <LinksUpToDate>false</LinksUpToDate>
  <CharactersWithSpaces>66244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December 2002</dc:title>
  <dc:creator>pen30</dc:creator>
  <cp:lastModifiedBy>Parks, Robbie M</cp:lastModifiedBy>
  <cp:revision>2</cp:revision>
  <cp:lastPrinted>2016-09-20T09:06:00Z</cp:lastPrinted>
  <dcterms:created xsi:type="dcterms:W3CDTF">2018-08-09T12:23:00Z</dcterms:created>
  <dcterms:modified xsi:type="dcterms:W3CDTF">2018-08-09T12:23:00Z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endeley Document_1">
    <vt:lpwstr>True</vt:lpwstr>
  </property>
  <property fmtid="{D5CDD505-2E9C-101B-9397-08002B2CF9AE}" pid="4" name="Mendeley Unique User Id_1">
    <vt:lpwstr>7f47c4ec-e20f-36f7-ae86-130308784d82</vt:lpwstr>
  </property>
  <property fmtid="{D5CDD505-2E9C-101B-9397-08002B2CF9AE}" pid="5" name="Mendeley Citation Style_1">
    <vt:lpwstr>http://www.zotero.org/styles/apa</vt:lpwstr>
  </property>
  <property fmtid="{D5CDD505-2E9C-101B-9397-08002B2CF9AE}" pid="6" name="Mendeley Recent Style Id 0_1">
    <vt:lpwstr>http://www.zotero.org/styles/american-political-science-association</vt:lpwstr>
  </property>
  <property fmtid="{D5CDD505-2E9C-101B-9397-08002B2CF9AE}" pid="7" name="Mendeley Recent Style Name 0_1">
    <vt:lpwstr>American Political Science Association</vt:lpwstr>
  </property>
  <property fmtid="{D5CDD505-2E9C-101B-9397-08002B2CF9AE}" pid="8" name="Mendeley Recent Style Id 1_1">
    <vt:lpwstr>http://www.zotero.org/styles/apa</vt:lpwstr>
  </property>
  <property fmtid="{D5CDD505-2E9C-101B-9397-08002B2CF9AE}" pid="9" name="Mendeley Recent Style Name 1_1">
    <vt:lpwstr>American Psychological Association 6th edition</vt:lpwstr>
  </property>
  <property fmtid="{D5CDD505-2E9C-101B-9397-08002B2CF9AE}" pid="10" name="Mendeley Recent Style Id 2_1">
    <vt:lpwstr>http://www.zotero.org/styles/chicago-author-date</vt:lpwstr>
  </property>
  <property fmtid="{D5CDD505-2E9C-101B-9397-08002B2CF9AE}" pid="11" name="Mendeley Recent Style Name 2_1">
    <vt:lpwstr>Chicago Manual of Style 16th edition (author-date)</vt:lpwstr>
  </property>
  <property fmtid="{D5CDD505-2E9C-101B-9397-08002B2CF9AE}" pid="12" name="Mendeley Recent Style Id 3_1">
    <vt:lpwstr>http://www.zotero.org/styles/harvard-cite-them-right</vt:lpwstr>
  </property>
  <property fmtid="{D5CDD505-2E9C-101B-9397-08002B2CF9AE}" pid="13" name="Mendeley Recent Style Name 3_1">
    <vt:lpwstr>Cite Them Right 10th edition - Harvard</vt:lpwstr>
  </property>
  <property fmtid="{D5CDD505-2E9C-101B-9397-08002B2CF9AE}" pid="14" name="Mendeley Recent Style Id 4_1">
    <vt:lpwstr>http://www.zotero.org/styles/harvard1</vt:lpwstr>
  </property>
  <property fmtid="{D5CDD505-2E9C-101B-9397-08002B2CF9AE}" pid="15" name="Mendeley Recent Style Name 4_1">
    <vt:lpwstr>Harvard reference format 1 (deprecated)</vt:lpwstr>
  </property>
  <property fmtid="{D5CDD505-2E9C-101B-9397-08002B2CF9AE}" pid="16" name="Mendeley Recent Style Id 5_1">
    <vt:lpwstr>http://www.zotero.org/styles/ieee</vt:lpwstr>
  </property>
  <property fmtid="{D5CDD505-2E9C-101B-9397-08002B2CF9AE}" pid="17" name="Mendeley Recent Style Name 5_1">
    <vt:lpwstr>IEEE</vt:lpwstr>
  </property>
  <property fmtid="{D5CDD505-2E9C-101B-9397-08002B2CF9AE}" pid="18" name="Mendeley Recent Style Id 6_1">
    <vt:lpwstr>http://www.zotero.org/styles/modern-humanities-research-association</vt:lpwstr>
  </property>
  <property fmtid="{D5CDD505-2E9C-101B-9397-08002B2CF9AE}" pid="19" name="Mendeley Recent Style Name 6_1">
    <vt:lpwstr>Modern Humanities Research Association 3rd edition (note with bibliography)</vt:lpwstr>
  </property>
  <property fmtid="{D5CDD505-2E9C-101B-9397-08002B2CF9AE}" pid="20" name="Mendeley Recent Style Id 7_1">
    <vt:lpwstr>http://www.zotero.org/styles/modern-language-association</vt:lpwstr>
  </property>
  <property fmtid="{D5CDD505-2E9C-101B-9397-08002B2CF9AE}" pid="21" name="Mendeley Recent Style Name 7_1">
    <vt:lpwstr>Modern Language Association 7th edition</vt:lpwstr>
  </property>
  <property fmtid="{D5CDD505-2E9C-101B-9397-08002B2CF9AE}" pid="22" name="Mendeley Recent Style Id 8_1">
    <vt:lpwstr>http://www.zotero.org/styles/nature</vt:lpwstr>
  </property>
  <property fmtid="{D5CDD505-2E9C-101B-9397-08002B2CF9AE}" pid="23" name="Mendeley Recent Style Name 8_1">
    <vt:lpwstr>Nature</vt:lpwstr>
  </property>
  <property fmtid="{D5CDD505-2E9C-101B-9397-08002B2CF9AE}" pid="24" name="Mendeley Recent Style Id 9_1">
    <vt:lpwstr>http://www.zotero.org/styles/the-lancet</vt:lpwstr>
  </property>
  <property fmtid="{D5CDD505-2E9C-101B-9397-08002B2CF9AE}" pid="25" name="Mendeley Recent Style Name 9_1">
    <vt:lpwstr>The Lancet</vt:lpwstr>
  </property>
</Properties>
</file>