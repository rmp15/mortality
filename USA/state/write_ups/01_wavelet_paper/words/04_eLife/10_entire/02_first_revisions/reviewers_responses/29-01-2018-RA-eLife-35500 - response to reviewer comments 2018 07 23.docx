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7A7A1CC2"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w:t>
      </w:r>
      <w:commentRangeStart w:id="0"/>
      <w:r w:rsidR="000668FF">
        <w:rPr>
          <w:bCs/>
        </w:rPr>
        <w:t>characterised</w:t>
      </w:r>
      <w:commentRangeEnd w:id="0"/>
      <w:r w:rsidR="00197613">
        <w:rPr>
          <w:rStyle w:val="CommentReference"/>
        </w:rPr>
        <w:commentReference w:id="0"/>
      </w:r>
      <w:ins w:id="1" w:author="Parks, Robbie M" w:date="2018-07-23T15:40:00Z">
        <w:r w:rsidR="00E01D37">
          <w:rPr>
            <w:bCs/>
          </w:rPr>
          <w:t xml:space="preserve"> </w:t>
        </w:r>
        <w:r w:rsidR="00707D8D">
          <w:rPr>
            <w:bCs/>
          </w:rPr>
          <w:fldChar w:fldCharType="begin" w:fldLock="1"/>
        </w:r>
      </w:ins>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ins w:id="2" w:author="Parks, Robbie M" w:date="2018-07-23T15:40:00Z">
        <w:r w:rsidR="00707D8D">
          <w:rPr>
            <w:bCs/>
          </w:rPr>
          <w:fldChar w:fldCharType="end"/>
        </w:r>
      </w:ins>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4D62651C" w:rsidR="00C42B83" w:rsidRDefault="00C42B83" w:rsidP="00E61AB2">
      <w:pPr>
        <w:rPr>
          <w:bCs/>
        </w:rPr>
      </w:pPr>
      <w:r>
        <w:rPr>
          <w:bCs/>
        </w:rPr>
        <w:t>We note that even in standard statistical comparisons, p-values and statistical significance are not apparent from figures but are a part of the analysis.</w:t>
      </w:r>
      <w:ins w:id="3" w:author="Parks, Robbie M" w:date="2018-07-23T15:27:00Z">
        <w:r w:rsidR="00C13011">
          <w:rPr>
            <w:bCs/>
          </w:rPr>
          <w:t xml:space="preserve"> </w:t>
        </w:r>
      </w:ins>
      <w:ins w:id="4" w:author="Parks, Robbie M" w:date="2018-07-23T15:42:00Z">
        <w:r w:rsidR="009D0C05">
          <w:rPr>
            <w:bCs/>
          </w:rPr>
          <w:t xml:space="preserve">Though not evident from the figures </w:t>
        </w:r>
        <w:r w:rsidR="00696EE7">
          <w:rPr>
            <w:bCs/>
          </w:rPr>
          <w:t>alone</w:t>
        </w:r>
        <w:r w:rsidR="001F629A">
          <w:rPr>
            <w:bCs/>
          </w:rPr>
          <w:t xml:space="preserve"> </w:t>
        </w:r>
      </w:ins>
      <w:ins w:id="5" w:author="Parks, Robbie M" w:date="2018-07-23T15:27:00Z">
        <w:r w:rsidR="009D0C05">
          <w:rPr>
            <w:bCs/>
          </w:rPr>
          <w:t xml:space="preserve">(Figure 1 and Supplementary Figure XX), </w:t>
        </w:r>
        <w:r w:rsidR="00C13011">
          <w:rPr>
            <w:bCs/>
          </w:rPr>
          <w:t>we ha</w:t>
        </w:r>
        <w:r w:rsidR="00AD4C4B">
          <w:rPr>
            <w:bCs/>
          </w:rPr>
          <w:t>ve compared each resultant spectrum to a white noise spectrum</w:t>
        </w:r>
      </w:ins>
      <w:ins w:id="6" w:author="Parks, Robbie M" w:date="2018-07-23T15:32:00Z">
        <w:r w:rsidR="00E758BF">
          <w:rPr>
            <w:bCs/>
          </w:rPr>
          <w:t xml:space="preserve">, as discussed in the methods, to generate p-values and </w:t>
        </w:r>
        <w:r w:rsidR="00967A7B">
          <w:rPr>
            <w:bCs/>
          </w:rPr>
          <w:t xml:space="preserve">statistical </w:t>
        </w:r>
        <w:r w:rsidR="00E758BF">
          <w:rPr>
            <w:bCs/>
          </w:rPr>
          <w:t>significance</w:t>
        </w:r>
      </w:ins>
      <w:ins w:id="7" w:author="Parks, Robbie M" w:date="2018-07-23T15:33:00Z">
        <w:r w:rsidR="0055754E">
          <w:rPr>
            <w:bCs/>
          </w:rPr>
          <w:t>.</w:t>
        </w:r>
      </w:ins>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w:t>
      </w:r>
      <w:r w:rsidRPr="00643F81">
        <w:rPr>
          <w:b/>
          <w:bCs/>
          <w:highlight w:val="yellow"/>
        </w:rPr>
        <w:t>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bookmarkStart w:id="8" w:name="_GoBack"/>
      <w:bookmarkEnd w:id="8"/>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79267FA4" w14:textId="426813EF" w:rsidR="00CA5EEB" w:rsidRPr="006C28FF" w:rsidRDefault="00C529EB" w:rsidP="00080FE2">
      <w:pPr>
        <w:rPr>
          <w:bCs/>
        </w:rPr>
      </w:pPr>
      <w:r>
        <w:rPr>
          <w:bCs/>
        </w:rPr>
        <w:t xml:space="preserve">We have clarified our method for Figure XX in the revised manuscript. </w:t>
      </w:r>
      <w:r w:rsidR="00080FE2">
        <w:rPr>
          <w:bCs/>
        </w:rPr>
        <w:t xml:space="preserve">We have also implemented the above model and included results. </w:t>
      </w:r>
      <w:ins w:id="9" w:author="Parks, Robbie M" w:date="2018-07-23T16:28:00Z">
        <w:r w:rsidR="00A4013A">
          <w:rPr>
            <w:bCs/>
          </w:rPr>
          <w:t>We address the following points raised in the review of the methodology:</w:t>
        </w:r>
      </w:ins>
      <w:commentRangeStart w:id="10"/>
      <w:del w:id="11" w:author="Parks, Robbie M" w:date="2018-07-23T16:28:00Z">
        <w:r w:rsidR="00080FE2" w:rsidDel="00A4013A">
          <w:rPr>
            <w:bCs/>
          </w:rPr>
          <w:delText xml:space="preserve">We have addressed the values of </w:delText>
        </w:r>
        <w:r w:rsidR="00080FE2" w:rsidRPr="007C27B3" w:rsidDel="00A4013A">
          <w:rPr>
            <w:bCs/>
          </w:rPr>
          <w:delText>α</w:delText>
        </w:r>
        <w:r w:rsidR="00080FE2" w:rsidDel="00A4013A">
          <w:rPr>
            <w:bCs/>
          </w:rPr>
          <w:delText xml:space="preserve"> in our centre of gravity analysis, the results of which we display in Figures XX and XX.</w:delText>
        </w:r>
        <w:commentRangeEnd w:id="10"/>
        <w:r w:rsidR="00080FE2" w:rsidDel="00A4013A">
          <w:rPr>
            <w:rStyle w:val="CommentReference"/>
          </w:rPr>
          <w:commentReference w:id="10"/>
        </w:r>
        <w:r w:rsidR="00080FE2" w:rsidDel="00A4013A">
          <w:rPr>
            <w:bCs/>
          </w:rPr>
          <w:delText xml:space="preserve"> </w:delText>
        </w:r>
        <w:commentRangeStart w:id="12"/>
        <w:r w:rsidR="00080FE2" w:rsidDel="00A4013A">
          <w:rPr>
            <w:bCs/>
          </w:rPr>
          <w:delText xml:space="preserve">We also now include how </w:delText>
        </w:r>
        <w:r w:rsidR="00080FE2" w:rsidRPr="006D5AF5" w:rsidDel="00A4013A">
          <w:rPr>
            <w:bCs/>
          </w:rPr>
          <w:delText>γ</w:delText>
        </w:r>
        <w:r w:rsidR="00080FE2" w:rsidDel="00A4013A">
          <w:rPr>
            <w:bCs/>
          </w:rPr>
          <w:delText xml:space="preserve"> varies by region, though there are issues with population size of the smaller climate regions.</w:delText>
        </w:r>
        <w:commentRangeEnd w:id="12"/>
        <w:r w:rsidR="00080FE2" w:rsidDel="00A4013A">
          <w:rPr>
            <w:rStyle w:val="CommentReference"/>
          </w:rPr>
          <w:commentReference w:id="12"/>
        </w:r>
      </w:del>
    </w:p>
    <w:p w14:paraId="5F433C9D" w14:textId="77777777" w:rsidR="00EB4A12" w:rsidDel="0019080E" w:rsidRDefault="00EB4A12" w:rsidP="00C529EB">
      <w:pPr>
        <w:rPr>
          <w:del w:id="13" w:author="Parks, Robbie M" w:date="2018-07-23T16:29:00Z"/>
          <w:bCs/>
        </w:rPr>
      </w:pPr>
    </w:p>
    <w:p w14:paraId="352786F5" w14:textId="77777777" w:rsidR="006C6128" w:rsidRDefault="006C6128" w:rsidP="00E61AB2">
      <w:pPr>
        <w:rPr>
          <w:bCs/>
        </w:rPr>
      </w:pPr>
    </w:p>
    <w:p w14:paraId="7252D390" w14:textId="43F4AC76" w:rsidR="006C6128" w:rsidRPr="00BD7CB1" w:rsidRDefault="006C6128" w:rsidP="006C6128">
      <w:pPr>
        <w:rPr>
          <w:bCs/>
          <w:i/>
        </w:rPr>
      </w:pPr>
      <w:commentRangeStart w:id="14"/>
      <w:commentRangeStart w:id="15"/>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p>
    <w:p w14:paraId="6DA25244" w14:textId="77777777" w:rsidR="006C6128" w:rsidRDefault="006C6128" w:rsidP="006C6128">
      <w:pPr>
        <w:rPr>
          <w:bCs/>
        </w:rPr>
      </w:pPr>
    </w:p>
    <w:p w14:paraId="71C7A047" w14:textId="1DBCE0D0" w:rsidR="00C42B83" w:rsidRDefault="00C42B83" w:rsidP="00C42B83">
      <w:pPr>
        <w:rPr>
          <w:bCs/>
        </w:rPr>
      </w:pPr>
      <w:r>
        <w:rPr>
          <w:bCs/>
        </w:rPr>
        <w:t xml:space="preserve">Result in the original approach: </w:t>
      </w:r>
      <w:ins w:id="16" w:author="Parks, Robbie M" w:date="2018-07-23T15:56:00Z">
        <w:r w:rsidR="0028467A">
          <w:rPr>
            <w:bCs/>
          </w:rPr>
          <w:t xml:space="preserve">We have reported </w:t>
        </w:r>
        <w:r w:rsidR="0028467A" w:rsidRPr="00830B87">
          <w:rPr>
            <w:bCs/>
          </w:rPr>
          <w:t>γ</w:t>
        </w:r>
        <w:r w:rsidR="0028467A">
          <w:rPr>
            <w:bCs/>
          </w:rPr>
          <w:t xml:space="preserve"> age, sex, and cause of death (Figure XX)</w:t>
        </w:r>
      </w:ins>
    </w:p>
    <w:p w14:paraId="125CA5BA" w14:textId="77777777" w:rsidR="00C42B83" w:rsidRPr="00BD7CB1" w:rsidRDefault="00C42B83" w:rsidP="00C42B83">
      <w:pPr>
        <w:rPr>
          <w:bCs/>
        </w:rPr>
      </w:pPr>
      <w:r w:rsidRPr="00BD7CB1">
        <w:rPr>
          <w:bCs/>
        </w:rPr>
        <w:t xml:space="preserve"> </w:t>
      </w:r>
    </w:p>
    <w:p w14:paraId="073AFF8E" w14:textId="4C3939FA" w:rsidR="006C6128" w:rsidRDefault="00080FE2" w:rsidP="006C6128">
      <w:pPr>
        <w:rPr>
          <w:bCs/>
        </w:rPr>
      </w:pPr>
      <w:r>
        <w:rPr>
          <w:bCs/>
        </w:rPr>
        <w:t xml:space="preserve">Result in the alternative method: </w:t>
      </w:r>
      <w:ins w:id="17" w:author="Parks, Robbie M" w:date="2018-07-23T15:56:00Z">
        <w:r w:rsidR="00ED7B52">
          <w:rPr>
            <w:bCs/>
          </w:rPr>
          <w:t>We have obtained values for age, sex, and cause of death</w:t>
        </w:r>
      </w:ins>
    </w:p>
    <w:p w14:paraId="2CE8E5D5" w14:textId="6D1B9764" w:rsidR="00080FE2" w:rsidRDefault="00080FE2" w:rsidP="006C6128">
      <w:pPr>
        <w:rPr>
          <w:bCs/>
        </w:rPr>
      </w:pPr>
    </w:p>
    <w:p w14:paraId="3213E498" w14:textId="77777777" w:rsidR="006C6128" w:rsidRDefault="006C6128" w:rsidP="006C6128">
      <w:pPr>
        <w:rPr>
          <w:bCs/>
          <w:i/>
          <w:color w:val="FF0000"/>
        </w:rPr>
      </w:pPr>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p>
    <w:p w14:paraId="3553D72F" w14:textId="77777777" w:rsidR="00A74C38" w:rsidRDefault="00A74C38" w:rsidP="006C6128">
      <w:pPr>
        <w:rPr>
          <w:bCs/>
          <w:i/>
          <w:color w:val="FF0000"/>
        </w:rPr>
      </w:pPr>
    </w:p>
    <w:p w14:paraId="0C53BC74" w14:textId="4C534BD6" w:rsidR="00BA1230" w:rsidRDefault="00BA1230" w:rsidP="00BA1230">
      <w:pPr>
        <w:rPr>
          <w:ins w:id="18" w:author="Parks, Robbie M" w:date="2018-07-23T16:18:00Z"/>
          <w:bCs/>
        </w:rPr>
      </w:pPr>
      <w:ins w:id="19" w:author="Parks, Robbie M" w:date="2018-07-23T16:18:00Z">
        <w:r>
          <w:rPr>
            <w:bCs/>
          </w:rPr>
          <w:t xml:space="preserve">Result in the original approach: We have reported </w:t>
        </w:r>
        <w:r w:rsidRPr="00830B87">
          <w:rPr>
            <w:bCs/>
          </w:rPr>
          <w:t>γ</w:t>
        </w:r>
        <w:r>
          <w:rPr>
            <w:bCs/>
          </w:rPr>
          <w:t xml:space="preserve"> </w:t>
        </w:r>
      </w:ins>
      <w:ins w:id="20" w:author="Parks, Robbie M" w:date="2018-07-24T15:09:00Z">
        <w:r w:rsidR="00643F81">
          <w:rPr>
            <w:bCs/>
          </w:rPr>
          <w:t xml:space="preserve">for </w:t>
        </w:r>
      </w:ins>
      <w:ins w:id="21" w:author="Parks, Robbie M" w:date="2018-07-23T16:18:00Z">
        <w:r>
          <w:rPr>
            <w:bCs/>
          </w:rPr>
          <w:t>age, sex, and cause of death (Figure XX)</w:t>
        </w:r>
      </w:ins>
    </w:p>
    <w:p w14:paraId="0371557B" w14:textId="77777777" w:rsidR="00BA1230" w:rsidRPr="00BD7CB1" w:rsidRDefault="00BA1230" w:rsidP="00BA1230">
      <w:pPr>
        <w:rPr>
          <w:ins w:id="22" w:author="Parks, Robbie M" w:date="2018-07-23T16:18:00Z"/>
          <w:bCs/>
        </w:rPr>
      </w:pPr>
      <w:ins w:id="23" w:author="Parks, Robbie M" w:date="2018-07-23T16:18:00Z">
        <w:r w:rsidRPr="00BD7CB1">
          <w:rPr>
            <w:bCs/>
          </w:rPr>
          <w:t xml:space="preserve"> </w:t>
        </w:r>
      </w:ins>
    </w:p>
    <w:p w14:paraId="2DE91106" w14:textId="77777777" w:rsidR="00BA1230" w:rsidRDefault="00BA1230" w:rsidP="00BA1230">
      <w:pPr>
        <w:rPr>
          <w:ins w:id="24" w:author="Parks, Robbie M" w:date="2018-07-23T16:18:00Z"/>
          <w:bCs/>
        </w:rPr>
      </w:pPr>
      <w:ins w:id="25" w:author="Parks, Robbie M" w:date="2018-07-23T16:18:00Z">
        <w:r>
          <w:rPr>
            <w:bCs/>
          </w:rPr>
          <w:t>Result in the alternative method: We have obtained values for age, sex, and cause of death</w:t>
        </w:r>
      </w:ins>
    </w:p>
    <w:p w14:paraId="6C73090D" w14:textId="6EBAB8E3" w:rsidR="00A74C38" w:rsidRPr="00A74C38" w:rsidDel="00BA1230" w:rsidRDefault="00A74C38" w:rsidP="006C6128">
      <w:pPr>
        <w:rPr>
          <w:del w:id="26" w:author="Parks, Robbie M" w:date="2018-07-23T16:18:00Z"/>
          <w:bCs/>
          <w:color w:val="FF0000"/>
        </w:rPr>
      </w:pPr>
      <w:del w:id="27" w:author="Parks, Robbie M" w:date="2018-07-23T16:18:00Z">
        <w:r w:rsidRPr="00BD7CB1" w:rsidDel="00BA1230">
          <w:rPr>
            <w:bCs/>
          </w:rPr>
          <w:delText>γ</w:delText>
        </w:r>
        <w:r w:rsidDel="00BA1230">
          <w:rPr>
            <w:bCs/>
          </w:rPr>
          <w:delText xml:space="preserve"> has distinct tre</w:delText>
        </w:r>
        <w:r w:rsidR="00EF7AB7" w:rsidDel="00BA1230">
          <w:rPr>
            <w:bCs/>
          </w:rPr>
          <w:delText>nds for each age group (Figure XX</w:delText>
        </w:r>
        <w:r w:rsidDel="00BA1230">
          <w:rPr>
            <w:bCs/>
          </w:rPr>
          <w:delText>)</w:delText>
        </w:r>
      </w:del>
    </w:p>
    <w:p w14:paraId="20EAD23B" w14:textId="77777777" w:rsidR="00A74C38" w:rsidRPr="00BD7CB1" w:rsidRDefault="00A74C38" w:rsidP="006C6128">
      <w:pPr>
        <w:rPr>
          <w:bCs/>
          <w:color w:val="FF0000"/>
        </w:rPr>
      </w:pPr>
    </w:p>
    <w:p w14:paraId="4035719D" w14:textId="77777777" w:rsidR="006C6128" w:rsidRDefault="006C6128" w:rsidP="006C6128">
      <w:pPr>
        <w:rPr>
          <w:bCs/>
          <w:i/>
          <w:color w:val="FF0000"/>
        </w:rPr>
      </w:pPr>
      <w:r w:rsidRPr="00BD7CB1">
        <w:rPr>
          <w:bCs/>
          <w:i/>
          <w:color w:val="FF0000"/>
        </w:rPr>
        <w:t xml:space="preserve">- Do all age groups have the same cycle, with αpi = αp0? </w:t>
      </w:r>
    </w:p>
    <w:p w14:paraId="785270B6" w14:textId="77777777" w:rsidR="00A74C38" w:rsidRDefault="00A74C38" w:rsidP="006C6128">
      <w:pPr>
        <w:rPr>
          <w:bCs/>
          <w:i/>
          <w:color w:val="FF0000"/>
        </w:rPr>
      </w:pPr>
    </w:p>
    <w:p w14:paraId="57BC4435" w14:textId="609F7381" w:rsidR="00A74C38" w:rsidRPr="00BD7CB1" w:rsidRDefault="00882278" w:rsidP="006C6128">
      <w:pPr>
        <w:rPr>
          <w:bCs/>
          <w:color w:val="FF0000"/>
        </w:rPr>
      </w:pPr>
      <w:ins w:id="28" w:author="Parks, Robbie M" w:date="2018-07-23T16:27:00Z">
        <w:r>
          <w:rPr>
            <w:bCs/>
            <w:color w:val="FF0000"/>
          </w:rPr>
          <w:t xml:space="preserve">Result in the original approach: </w:t>
        </w:r>
      </w:ins>
      <w:r w:rsidR="00EF7AB7">
        <w:rPr>
          <w:bCs/>
          <w:color w:val="FF0000"/>
        </w:rPr>
        <w:t>Figure XX</w:t>
      </w:r>
      <w:ins w:id="29" w:author="Parks, Robbie M" w:date="2018-07-23T16:27:00Z">
        <w:r>
          <w:rPr>
            <w:bCs/>
            <w:color w:val="FF0000"/>
          </w:rPr>
          <w:t>, using centre of gravity methodology,</w:t>
        </w:r>
      </w:ins>
      <w:r w:rsidR="00BD7CB1">
        <w:rPr>
          <w:bCs/>
          <w:color w:val="FF0000"/>
        </w:rPr>
        <w:t xml:space="preserve"> </w:t>
      </w:r>
      <w:r w:rsidR="001F1D6F">
        <w:rPr>
          <w:bCs/>
          <w:color w:val="FF0000"/>
        </w:rPr>
        <w:t>ad</w:t>
      </w:r>
      <w:r w:rsidR="00153D7F">
        <w:rPr>
          <w:bCs/>
          <w:color w:val="FF0000"/>
        </w:rPr>
        <w:t>dresses</w:t>
      </w:r>
      <w:r w:rsidR="00A74C38">
        <w:rPr>
          <w:bCs/>
          <w:color w:val="FF0000"/>
        </w:rPr>
        <w:t xml:space="preserve"> this question, with </w:t>
      </w:r>
      <w:r w:rsidR="00BD7CB1">
        <w:rPr>
          <w:bCs/>
          <w:color w:val="FF0000"/>
        </w:rPr>
        <w:t>distinct timings for causes of death by age-sex group.</w:t>
      </w:r>
    </w:p>
    <w:p w14:paraId="2EA7001E" w14:textId="77777777" w:rsidR="00A74C38" w:rsidRPr="00BD7CB1" w:rsidRDefault="00A74C38" w:rsidP="006C6128">
      <w:pPr>
        <w:rPr>
          <w:bCs/>
          <w:i/>
          <w:color w:val="FF0000"/>
        </w:rPr>
      </w:pPr>
    </w:p>
    <w:p w14:paraId="5D545812" w14:textId="67E16912" w:rsidR="006C6128" w:rsidRDefault="006C6128" w:rsidP="006C6128">
      <w:pPr>
        <w:rPr>
          <w:bCs/>
          <w:i/>
          <w:color w:val="FF0000"/>
        </w:rPr>
      </w:pPr>
      <w:r w:rsidRPr="00BD7CB1">
        <w:rPr>
          <w:bCs/>
          <w:i/>
          <w:color w:val="FF0000"/>
        </w:rPr>
        <w:t>- Does γ vary by region (ne</w:t>
      </w:r>
      <w:r w:rsidR="00B23A5B">
        <w:rPr>
          <w:bCs/>
          <w:i/>
          <w:color w:val="FF0000"/>
        </w:rPr>
        <w:t>gative in cold-climate regions?</w:t>
      </w:r>
      <w:r w:rsidRPr="00BD7CB1">
        <w:rPr>
          <w:bCs/>
          <w:i/>
          <w:color w:val="FF0000"/>
        </w:rPr>
        <w:t xml:space="preserve"> </w:t>
      </w:r>
    </w:p>
    <w:p w14:paraId="75E12625" w14:textId="77777777" w:rsidR="00B162ED" w:rsidRDefault="00B162ED" w:rsidP="006C6128">
      <w:pPr>
        <w:rPr>
          <w:bCs/>
          <w:i/>
          <w:color w:val="FF0000"/>
        </w:rPr>
      </w:pPr>
    </w:p>
    <w:p w14:paraId="07B7DE76" w14:textId="28AB1486" w:rsidR="00B162ED" w:rsidRPr="00B162ED" w:rsidRDefault="00B162ED" w:rsidP="006C6128">
      <w:pPr>
        <w:rPr>
          <w:bCs/>
          <w:color w:val="FF0000"/>
        </w:rPr>
      </w:pPr>
      <w:r>
        <w:rPr>
          <w:bCs/>
          <w:color w:val="FF0000"/>
        </w:rPr>
        <w:t xml:space="preserve">Though not shown here, we have examined </w:t>
      </w:r>
      <w:proofErr w:type="spellStart"/>
      <w:r w:rsidRPr="00957F56">
        <w:rPr>
          <w:bCs/>
        </w:rPr>
        <w:t>γ</w:t>
      </w:r>
      <w:r>
        <w:rPr>
          <w:bCs/>
        </w:rPr>
        <w:t>’s</w:t>
      </w:r>
      <w:proofErr w:type="spellEnd"/>
      <w:r>
        <w:rPr>
          <w:bCs/>
        </w:rPr>
        <w:t xml:space="preserve"> variation by climate region. </w:t>
      </w:r>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55F41C85" w:rsidR="003E64B5" w:rsidRDefault="00EF7AB7" w:rsidP="00E61AB2">
      <w:pPr>
        <w:rPr>
          <w:bCs/>
        </w:rPr>
      </w:pPr>
      <w:r>
        <w:rPr>
          <w:bCs/>
        </w:rPr>
        <w:t>Figure XX</w:t>
      </w:r>
      <w:r w:rsidR="00153D7F">
        <w:rPr>
          <w:bCs/>
        </w:rPr>
        <w:t xml:space="preserve"> addre</w:t>
      </w:r>
      <w:r w:rsidR="00B162ED">
        <w:rPr>
          <w:bCs/>
        </w:rPr>
        <w:t>sses this</w:t>
      </w:r>
      <w:r w:rsidR="00153D7F">
        <w:rPr>
          <w:bCs/>
        </w:rPr>
        <w:t xml:space="preserve"> question</w:t>
      </w:r>
      <w:r w:rsidR="00B162ED">
        <w:rPr>
          <w:bCs/>
        </w:rPr>
        <w:t>, showing that independent of region, timing of maximum and minimum mortality remains stable</w:t>
      </w:r>
      <w:r w:rsidR="00153D7F">
        <w:rPr>
          <w:bCs/>
        </w:rPr>
        <w:t xml:space="preserve"> for many causes of death</w:t>
      </w:r>
      <w:r w:rsidR="00B162ED">
        <w:rPr>
          <w:bCs/>
        </w:rPr>
        <w:t>.</w:t>
      </w:r>
      <w:commentRangeEnd w:id="14"/>
      <w:r w:rsidR="00080FE2">
        <w:rPr>
          <w:rStyle w:val="CommentReference"/>
        </w:rPr>
        <w:commentReference w:id="14"/>
      </w:r>
      <w:commentRangeEnd w:id="15"/>
      <w:r w:rsidR="00545F82">
        <w:rPr>
          <w:rStyle w:val="CommentReference"/>
        </w:rPr>
        <w:commentReference w:id="15"/>
      </w:r>
    </w:p>
    <w:p w14:paraId="089425C7" w14:textId="63843D79" w:rsidR="003B6EF6" w:rsidRDefault="003B6EF6" w:rsidP="00E61AB2">
      <w:pPr>
        <w:rPr>
          <w:bCs/>
        </w:rPr>
      </w:pPr>
    </w:p>
    <w:p w14:paraId="6EAF2E5C" w14:textId="78C8AA13" w:rsidR="00080FE2" w:rsidRDefault="00080FE2" w:rsidP="00080FE2">
      <w:pPr>
        <w:rPr>
          <w:bCs/>
        </w:rPr>
      </w:pPr>
      <w:r>
        <w:rPr>
          <w:bCs/>
        </w:rPr>
        <w:t xml:space="preserve">We note however that all of the above questions are answerable through the methods used in the paper, with the specifics stated above. An advantage of the wavelet approach, compared to the use of cosinor basis functions, is </w:t>
      </w:r>
      <w:r w:rsidR="0030793D">
        <w:rPr>
          <w:bCs/>
        </w:rPr>
        <w:t>that it does not assume</w:t>
      </w:r>
      <w:r>
        <w:rPr>
          <w:bCs/>
        </w:rPr>
        <w:t xml:space="preserve"> stationary signals</w:t>
      </w:r>
      <w:ins w:id="30" w:author="Parks, Robbie M" w:date="2018-07-23T16:24:00Z">
        <w:r w:rsidR="0003627D">
          <w:rPr>
            <w:bCs/>
          </w:rPr>
          <w:t>.</w:t>
        </w:r>
      </w:ins>
    </w:p>
    <w:p w14:paraId="655376D6" w14:textId="77777777" w:rsidR="00EB4A12" w:rsidRDefault="00EB4A12"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xml:space="preserve">, and requires a priori decisions about which months to </w:t>
      </w:r>
      <w:r w:rsidR="0030793D">
        <w:rPr>
          <w:bCs/>
        </w:rPr>
        <w:lastRenderedPageBreak/>
        <w:t>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70750E">
        <w:rPr>
          <w:bCs/>
        </w:rPr>
        <w:t>XX</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22A8983" w:rsidR="006D1920" w:rsidRDefault="006D1920" w:rsidP="00C13011">
      <w:pPr>
        <w:outlineLvl w:val="0"/>
        <w:rPr>
          <w:bCs/>
        </w:rPr>
      </w:pPr>
      <w:r>
        <w:rPr>
          <w:bCs/>
        </w:rPr>
        <w:t xml:space="preserve">We have added a table of descriptive statistics (Table </w:t>
      </w:r>
      <w:r w:rsidR="00CD148A">
        <w:rPr>
          <w:bCs/>
        </w:rPr>
        <w:t>XX</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ins w:id="31" w:author="Parks, Robbie M" w:date="2018-07-23T15:57:00Z"/>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ins w:id="32" w:author="Parks, Robbie M" w:date="2018-07-23T16:10:00Z">
        <w:r w:rsidRPr="00643F81">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ins>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3D938FC8"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 of </w:t>
      </w:r>
      <w:r w:rsidR="00367C69">
        <w:rPr>
          <w:bCs/>
        </w:rPr>
        <w:t xml:space="preserve">centre-of-gravity analysis to identify peak and minimum mortality months, and the analysis of changes in seasonal mortality range are all formal analyses. We now also provide the results from the alternative methods, noting as above that this approach involves additional assumptions. </w:t>
      </w:r>
      <w:r w:rsidR="00367C69" w:rsidRPr="00367C69">
        <w:rPr>
          <w:bCs/>
          <w:highlight w:val="yellow"/>
        </w:rPr>
        <w:t>[[[to discuss multiple testing adjustment]]]</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proofErr w:type="gramStart"/>
      <w:r w:rsidR="007F3884">
        <w:rPr>
          <w:bCs/>
        </w:rPr>
        <w:t>XX</w:t>
      </w:r>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33"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34"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1"/>
      <w:footerReference w:type="default" r:id="rId12"/>
      <w:footerReference w:type="first" r:id="rId13"/>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7-08T16:54:00Z" w:initials="EM">
    <w:p w14:paraId="1840915F" w14:textId="7AB81A29" w:rsidR="00197613" w:rsidRDefault="00197613" w:rsidP="00197613">
      <w:pPr>
        <w:pStyle w:val="CommentText"/>
      </w:pPr>
      <w:r>
        <w:rPr>
          <w:rStyle w:val="CommentReference"/>
        </w:rPr>
        <w:annotationRef/>
      </w:r>
      <w:r>
        <w:t xml:space="preserve">We had discussed </w:t>
      </w:r>
      <w:r w:rsidRPr="00197613">
        <w:t xml:space="preserve">what else to say e.g. in comparison with random </w:t>
      </w:r>
      <w:r>
        <w:t>white or red noise + citation. Can you please do so here? And head toward finalising this response</w:t>
      </w:r>
      <w:r w:rsidR="005C08C6">
        <w:t>. Discuss again if needed with the intent to finalise</w:t>
      </w:r>
    </w:p>
    <w:p w14:paraId="03D0918E" w14:textId="0F1DF1FA" w:rsidR="004F3940" w:rsidRDefault="004F3940" w:rsidP="00197613">
      <w:pPr>
        <w:pStyle w:val="CommentText"/>
      </w:pPr>
    </w:p>
    <w:p w14:paraId="786D3692" w14:textId="50A6A1EB" w:rsidR="004F3940" w:rsidRDefault="004F3940" w:rsidP="00197613">
      <w:pPr>
        <w:pStyle w:val="CommentText"/>
      </w:pPr>
      <w:r>
        <w:t>Looking at the comment, it doesn’t say statistical significance is not possible; rather it says not apparent from spectra. We can respond to that and perhaps maintain the statements on significance. To discuss adding something in methods.</w:t>
      </w:r>
    </w:p>
  </w:comment>
  <w:comment w:id="10" w:author="Ezzati, Majid" w:date="2018-07-08T17:03:00Z" w:initials="EM">
    <w:p w14:paraId="35F7A523" w14:textId="60C06805" w:rsidR="00080FE2" w:rsidRDefault="00080FE2" w:rsidP="00080FE2">
      <w:pPr>
        <w:pStyle w:val="CommentText"/>
      </w:pPr>
      <w:r>
        <w:rPr>
          <w:rStyle w:val="CommentReference"/>
        </w:rPr>
        <w:annotationRef/>
      </w:r>
      <w:r>
        <w:t>Vague; discuss let’s keep the two things of how we answer these questions and this other method separate.  This is the most involved comment and our answer has to be to the point.</w:t>
      </w:r>
    </w:p>
  </w:comment>
  <w:comment w:id="12" w:author="Ezzati, Majid" w:date="2018-07-08T17:03:00Z" w:initials="EM">
    <w:p w14:paraId="7886F5D8" w14:textId="77777777" w:rsidR="00080FE2" w:rsidRDefault="00080FE2" w:rsidP="00080FE2">
      <w:pPr>
        <w:pStyle w:val="CommentText"/>
      </w:pPr>
      <w:r>
        <w:rPr>
          <w:rStyle w:val="CommentReference"/>
        </w:rPr>
        <w:annotationRef/>
      </w:r>
      <w:r>
        <w:t>Discuss presentation of these results</w:t>
      </w:r>
    </w:p>
  </w:comment>
  <w:comment w:id="14" w:author="Ezzati, Majid" w:date="2018-07-08T20:37:00Z" w:initials="EM">
    <w:p w14:paraId="4CB72DD7" w14:textId="1C389AFF" w:rsidR="00080FE2" w:rsidRDefault="00080FE2">
      <w:pPr>
        <w:pStyle w:val="CommentText"/>
      </w:pPr>
      <w:r>
        <w:rPr>
          <w:rStyle w:val="CommentReference"/>
        </w:rPr>
        <w:annotationRef/>
      </w:r>
      <w:r>
        <w:t>Discuss if these refer to the new analyses or original. See how I have tried to separate in the first item and to discuss if we can do this</w:t>
      </w:r>
    </w:p>
  </w:comment>
  <w:comment w:id="15" w:author="Parks, Robbie M" w:date="2018-07-23T16:22:00Z" w:initials="PRM">
    <w:p w14:paraId="4F2B59B0" w14:textId="4663E07A" w:rsidR="00545F82" w:rsidRDefault="00545F82">
      <w:pPr>
        <w:pStyle w:val="CommentText"/>
      </w:pPr>
      <w:r>
        <w:rPr>
          <w:rStyle w:val="CommentReference"/>
        </w:rPr>
        <w:annotationRef/>
      </w:r>
      <w:r>
        <w:t>Only gammas are addressed in alternative model.</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6D3692" w15:done="0"/>
  <w15:commentEx w15:paraId="35F7A523" w15:done="0"/>
  <w15:commentEx w15:paraId="7886F5D8" w15:done="0"/>
  <w15:commentEx w15:paraId="4CB72DD7" w15:done="0"/>
  <w15:commentEx w15:paraId="4F2B59B0" w15:paraIdParent="4CB72DD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6E32D5" w14:textId="77777777" w:rsidR="00233125" w:rsidRDefault="00233125">
      <w:r>
        <w:separator/>
      </w:r>
    </w:p>
  </w:endnote>
  <w:endnote w:type="continuationSeparator" w:id="0">
    <w:p w14:paraId="3C81CEF7" w14:textId="77777777" w:rsidR="00233125" w:rsidRDefault="00233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11B0A1AA" w:rsidR="005530AF" w:rsidRDefault="005530AF">
    <w:pPr>
      <w:pStyle w:val="Footer"/>
      <w:jc w:val="right"/>
    </w:pPr>
    <w:r>
      <w:fldChar w:fldCharType="begin"/>
    </w:r>
    <w:r>
      <w:instrText xml:space="preserve"> PAGE   \* MERGEFORMAT </w:instrText>
    </w:r>
    <w:r>
      <w:fldChar w:fldCharType="separate"/>
    </w:r>
    <w:r w:rsidR="00643F81">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688B0BBE" w:rsidR="005530AF" w:rsidRDefault="005530AF">
    <w:pPr>
      <w:pStyle w:val="Footer"/>
      <w:jc w:val="right"/>
    </w:pPr>
    <w:r>
      <w:fldChar w:fldCharType="begin"/>
    </w:r>
    <w:r>
      <w:instrText xml:space="preserve"> PAGE   \* MERGEFORMAT </w:instrText>
    </w:r>
    <w:r>
      <w:fldChar w:fldCharType="separate"/>
    </w:r>
    <w:r w:rsidR="00643F81">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4FD30D" w14:textId="77777777" w:rsidR="00233125" w:rsidRDefault="00233125">
      <w:r>
        <w:separator/>
      </w:r>
    </w:p>
  </w:footnote>
  <w:footnote w:type="continuationSeparator" w:id="0">
    <w:p w14:paraId="35E28825" w14:textId="77777777" w:rsidR="00233125" w:rsidRDefault="0023312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125"/>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2659D"/>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669"/>
    <w:rsid w:val="00483DAB"/>
    <w:rsid w:val="00483F09"/>
    <w:rsid w:val="00485A22"/>
    <w:rsid w:val="00491411"/>
    <w:rsid w:val="0049167B"/>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CEC"/>
    <w:rsid w:val="00624ECE"/>
    <w:rsid w:val="00626B8F"/>
    <w:rsid w:val="00626E91"/>
    <w:rsid w:val="00627F9F"/>
    <w:rsid w:val="00631088"/>
    <w:rsid w:val="00633BEA"/>
    <w:rsid w:val="0063610D"/>
    <w:rsid w:val="006377FD"/>
    <w:rsid w:val="00640A46"/>
    <w:rsid w:val="00643F81"/>
    <w:rsid w:val="0064615F"/>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82048"/>
    <w:rsid w:val="006820F5"/>
    <w:rsid w:val="0068305E"/>
    <w:rsid w:val="006851F7"/>
    <w:rsid w:val="00686531"/>
    <w:rsid w:val="00686EE7"/>
    <w:rsid w:val="006933C7"/>
    <w:rsid w:val="00694297"/>
    <w:rsid w:val="00696EE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09A2"/>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2E05"/>
    <w:rsid w:val="008E3E50"/>
    <w:rsid w:val="008E46AA"/>
    <w:rsid w:val="008E4F5C"/>
    <w:rsid w:val="008E552F"/>
    <w:rsid w:val="008E6076"/>
    <w:rsid w:val="008F3701"/>
    <w:rsid w:val="008F44B6"/>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013A"/>
    <w:rsid w:val="00A41478"/>
    <w:rsid w:val="00A414B3"/>
    <w:rsid w:val="00A44369"/>
    <w:rsid w:val="00A52843"/>
    <w:rsid w:val="00A57DEF"/>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789"/>
    <w:rsid w:val="00C059EF"/>
    <w:rsid w:val="00C06E0D"/>
    <w:rsid w:val="00C073BA"/>
    <w:rsid w:val="00C07823"/>
    <w:rsid w:val="00C10076"/>
    <w:rsid w:val="00C10DCB"/>
    <w:rsid w:val="00C113A8"/>
    <w:rsid w:val="00C1286A"/>
    <w:rsid w:val="00C13011"/>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0E3F"/>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microsoft.com/office/2011/relationships/people" Target="peop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FB933-24F1-644E-986F-F220D226B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31</TotalTime>
  <Pages>8</Pages>
  <Words>9404</Words>
  <Characters>53603</Characters>
  <Application>Microsoft Macintosh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34</cp:revision>
  <cp:lastPrinted>2016-09-20T09:06:00Z</cp:lastPrinted>
  <dcterms:created xsi:type="dcterms:W3CDTF">2018-07-23T14:22:00Z</dcterms:created>
  <dcterms:modified xsi:type="dcterms:W3CDTF">2018-07-24T14:12:00Z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