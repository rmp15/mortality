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2E09365D"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proofErr w:type="spellStart"/>
      <w:r w:rsidR="007E0D70" w:rsidRPr="00CD71BB">
        <w:rPr>
          <w:bCs/>
        </w:rPr>
        <w:t>cor</w:t>
      </w:r>
      <w:proofErr w:type="spellEnd"/>
      <w:r w:rsidR="007E0D70" w:rsidRPr="00CD71BB">
        <w:rPr>
          <w:bCs/>
        </w:rPr>
        <w:t xml:space="preserve"> </w:t>
      </w:r>
      <w:proofErr w:type="spellStart"/>
      <w:r w:rsidR="007E0D70" w:rsidRPr="00CD71BB">
        <w:rPr>
          <w:bCs/>
        </w:rPr>
        <w:t>pulmonale</w:t>
      </w:r>
      <w:proofErr w:type="spellEnd"/>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 xml:space="preserve">following the above suggestions (supplementary Figures </w:t>
      </w:r>
      <w:r w:rsidR="006242D1">
        <w:rPr>
          <w:bCs/>
        </w:rPr>
        <w:t>2</w:t>
      </w:r>
      <w:r w:rsidR="00C15D49">
        <w:rPr>
          <w:bCs/>
        </w:rPr>
        <w:t xml:space="preserve"> and</w:t>
      </w:r>
      <w:r w:rsidR="007E0D70">
        <w:rPr>
          <w:bCs/>
        </w:rPr>
        <w:t xml:space="preserve"> </w:t>
      </w:r>
      <w:r w:rsidR="006242D1">
        <w:rPr>
          <w:bCs/>
        </w:rPr>
        <w:t>3</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74D9236"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with appropriate caveats </w:t>
      </w:r>
      <w:r w:rsidR="00EA4A0E">
        <w:rPr>
          <w:bCs/>
        </w:rPr>
        <w:t>(PP XX-XX)</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4BF8F31D"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To our knowledge, the uncertainty of wavelet spectra are also well-characterised</w:t>
      </w:r>
      <w:ins w:id="0" w:author="Parks, Robbie M" w:date="2018-07-23T15:40:00Z">
        <w:r w:rsidR="00E01D37">
          <w:rPr>
            <w:bCs/>
          </w:rPr>
          <w:t xml:space="preserve"> </w:t>
        </w:r>
        <w:r w:rsidR="00707D8D">
          <w:rPr>
            <w:bCs/>
          </w:rPr>
          <w:fldChar w:fldCharType="begin" w:fldLock="1"/>
        </w:r>
      </w:ins>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ins w:id="1" w:author="Parks, Robbie M" w:date="2018-07-23T15:40:00Z">
        <w:r w:rsidR="00707D8D">
          <w:rPr>
            <w:bCs/>
          </w:rPr>
          <w:fldChar w:fldCharType="end"/>
        </w:r>
      </w:ins>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33EE2505" w14:textId="77777777" w:rsidR="00C42B83" w:rsidRDefault="00C42B83" w:rsidP="00E61AB2">
      <w:pPr>
        <w:rPr>
          <w:bCs/>
        </w:rPr>
      </w:pPr>
    </w:p>
    <w:p w14:paraId="26FBB67D" w14:textId="76EFACE4" w:rsidR="00C42B83" w:rsidRDefault="00C42B83" w:rsidP="00E61AB2">
      <w:pPr>
        <w:rPr>
          <w:bCs/>
        </w:rPr>
      </w:pPr>
      <w:r>
        <w:rPr>
          <w:bCs/>
        </w:rPr>
        <w:t>We note that even in standard statistical comparisons, p-values and statistical significance are not apparent from figures but are a part of the analysis.</w:t>
      </w:r>
      <w:ins w:id="2" w:author="Parks, Robbie M" w:date="2018-07-23T15:27:00Z">
        <w:r w:rsidR="002E2E87">
          <w:rPr>
            <w:bCs/>
          </w:rPr>
          <w:t xml:space="preserve"> </w:t>
        </w:r>
      </w:ins>
      <w:r w:rsidR="002E2E87">
        <w:rPr>
          <w:bCs/>
        </w:rPr>
        <w:t xml:space="preserve">We have added p-values to each of the wavelet analyses in </w:t>
      </w:r>
      <w:r w:rsidR="002D5213">
        <w:rPr>
          <w:bCs/>
        </w:rPr>
        <w:t>Figure 2 and Supplementary Figure 1.</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The second analysis is more appropriate, although the details of this analysis are sparse</w:t>
      </w:r>
      <w:r w:rsidRPr="002E2E87">
        <w:rPr>
          <w:b/>
          <w:bCs/>
        </w:rPr>
        <w:t>. It appears that the model used is something like the following</w:t>
      </w:r>
      <w:r w:rsidRPr="00B11CF3">
        <w:rPr>
          <w:b/>
          <w:bCs/>
        </w:rPr>
        <w:t xml:space="preserve">,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0BF141B0" w14:textId="77777777" w:rsidR="00E00372" w:rsidRPr="00B11CF3" w:rsidRDefault="00E00372" w:rsidP="00E0037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732B13A6" w14:textId="77777777" w:rsidR="00E00372" w:rsidRPr="00EF755D" w:rsidRDefault="00E00372" w:rsidP="00E00372">
      <w:pPr>
        <w:rPr>
          <w:b/>
          <w:bCs/>
        </w:rPr>
      </w:pPr>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lastRenderedPageBreak/>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24E2D5E5" w14:textId="77777777" w:rsidR="00E00372" w:rsidRDefault="00E00372" w:rsidP="00E61AB2">
      <w:pPr>
        <w:rPr>
          <w:bCs/>
        </w:rPr>
      </w:pPr>
    </w:p>
    <w:p w14:paraId="79267FA4" w14:textId="0578022C" w:rsidR="00CA5EEB" w:rsidRPr="006C28FF" w:rsidRDefault="00C529EB" w:rsidP="00080FE2">
      <w:pPr>
        <w:rPr>
          <w:bCs/>
        </w:rPr>
      </w:pPr>
      <w:r>
        <w:rPr>
          <w:bCs/>
        </w:rPr>
        <w:t>We have clarified our method for Figure</w:t>
      </w:r>
      <w:r w:rsidR="009435B6">
        <w:rPr>
          <w:bCs/>
        </w:rPr>
        <w:t>s</w:t>
      </w:r>
      <w:r>
        <w:rPr>
          <w:bCs/>
        </w:rPr>
        <w:t xml:space="preserve"> </w:t>
      </w:r>
      <w:r w:rsidR="00F52832">
        <w:rPr>
          <w:bCs/>
        </w:rPr>
        <w:t>3</w:t>
      </w:r>
      <w:r w:rsidR="00640D82">
        <w:rPr>
          <w:bCs/>
        </w:rPr>
        <w:t xml:space="preserve"> to </w:t>
      </w:r>
      <w:r w:rsidR="009435B6">
        <w:rPr>
          <w:bCs/>
        </w:rPr>
        <w:t>5</w:t>
      </w:r>
      <w:r w:rsidR="00CC0081">
        <w:rPr>
          <w:bCs/>
        </w:rPr>
        <w:t xml:space="preserve"> and Supplementary Figures 2 and 3</w:t>
      </w:r>
      <w:r w:rsidR="00BD7BC6">
        <w:rPr>
          <w:bCs/>
        </w:rPr>
        <w:t xml:space="preserve"> (the ‘second analysis’ referred to above)</w:t>
      </w:r>
      <w:r w:rsidR="00F52832">
        <w:rPr>
          <w:bCs/>
        </w:rPr>
        <w:t xml:space="preserve"> </w:t>
      </w:r>
      <w:r>
        <w:rPr>
          <w:bCs/>
        </w:rPr>
        <w:t xml:space="preserve">in the revised manuscript. </w:t>
      </w:r>
      <w:r w:rsidR="00BB5F42">
        <w:rPr>
          <w:bCs/>
        </w:rPr>
        <w:t>O</w:t>
      </w:r>
      <w:r w:rsidR="0001054A">
        <w:rPr>
          <w:bCs/>
        </w:rPr>
        <w:t xml:space="preserve">ur method </w:t>
      </w:r>
      <w:r w:rsidR="00A4013A">
        <w:rPr>
          <w:bCs/>
        </w:rPr>
        <w:t>address</w:t>
      </w:r>
      <w:r w:rsidR="0001054A">
        <w:rPr>
          <w:bCs/>
        </w:rPr>
        <w:t>es</w:t>
      </w:r>
      <w:r w:rsidR="00A4013A">
        <w:rPr>
          <w:bCs/>
        </w:rPr>
        <w:t xml:space="preserve"> the points raised in the review </w:t>
      </w:r>
      <w:r w:rsidR="00EB025A">
        <w:rPr>
          <w:bCs/>
        </w:rPr>
        <w:t>successfully</w:t>
      </w:r>
      <w:r w:rsidR="000B0447">
        <w:rPr>
          <w:bCs/>
        </w:rPr>
        <w:t>:</w:t>
      </w:r>
    </w:p>
    <w:p w14:paraId="352786F5" w14:textId="77777777" w:rsidR="006C6128" w:rsidRDefault="006C6128" w:rsidP="00E61AB2">
      <w:pPr>
        <w:rPr>
          <w:bCs/>
        </w:rPr>
      </w:pPr>
    </w:p>
    <w:p w14:paraId="7252D390" w14:textId="43F4AC76" w:rsidR="006C6128" w:rsidRDefault="006C6128" w:rsidP="006C6128">
      <w:pPr>
        <w:rPr>
          <w:ins w:id="3" w:author="Parks, Robbie M" w:date="2018-07-26T15:21:00Z"/>
          <w:bCs/>
          <w:i/>
        </w:rPr>
      </w:pPr>
      <w:r w:rsidRPr="00721CDE">
        <w:rPr>
          <w:bCs/>
          <w:i/>
        </w:rPr>
        <w:t xml:space="preserve">- Is </w:t>
      </w:r>
      <w:proofErr w:type="spellStart"/>
      <w:r w:rsidRPr="00721CDE">
        <w:rPr>
          <w:bCs/>
          <w:i/>
        </w:rPr>
        <w:t>γi</w:t>
      </w:r>
      <w:proofErr w:type="spellEnd"/>
      <w:r w:rsidRPr="00721CDE">
        <w:rPr>
          <w:bCs/>
          <w:i/>
        </w:rPr>
        <w:t xml:space="preserve"> negative? If so the seasonal effect is becoming less severe for age group </w:t>
      </w:r>
      <w:proofErr w:type="spellStart"/>
      <w:r w:rsidRPr="00721CDE">
        <w:rPr>
          <w:bCs/>
          <w:i/>
        </w:rPr>
        <w:t>i</w:t>
      </w:r>
      <w:proofErr w:type="spellEnd"/>
      <w:r w:rsidRPr="00721CDE">
        <w:rPr>
          <w:bCs/>
          <w:i/>
        </w:rPr>
        <w:t>.</w:t>
      </w:r>
    </w:p>
    <w:p w14:paraId="20454F31" w14:textId="1B915048" w:rsidR="00BD21F5" w:rsidRPr="00721CDE" w:rsidRDefault="00BD21F5" w:rsidP="006C6128">
      <w:pPr>
        <w:rPr>
          <w:bCs/>
          <w:i/>
        </w:rPr>
      </w:pPr>
      <w:r w:rsidRPr="00721CDE">
        <w:rPr>
          <w:bCs/>
          <w:i/>
        </w:rPr>
        <w:t xml:space="preserve">- Does it look like all age groups have the same trend, with </w:t>
      </w:r>
      <w:proofErr w:type="spellStart"/>
      <w:r w:rsidRPr="00721CDE">
        <w:rPr>
          <w:bCs/>
          <w:i/>
        </w:rPr>
        <w:t>γi</w:t>
      </w:r>
      <w:proofErr w:type="spellEnd"/>
      <w:r w:rsidRPr="00721CDE">
        <w:rPr>
          <w:bCs/>
          <w:i/>
        </w:rPr>
        <w:t> = γ</w:t>
      </w:r>
      <w:r w:rsidRPr="00721CDE">
        <w:rPr>
          <w:rFonts w:ascii="Cambria Math" w:hAnsi="Cambria Math" w:cs="Cambria Math"/>
          <w:bCs/>
          <w:i/>
        </w:rPr>
        <w:t>₀</w:t>
      </w:r>
      <w:r w:rsidRPr="00721CDE">
        <w:rPr>
          <w:bCs/>
          <w:i/>
        </w:rPr>
        <w:t xml:space="preserve"> for all </w:t>
      </w:r>
      <w:proofErr w:type="spellStart"/>
      <w:r w:rsidRPr="00721CDE">
        <w:rPr>
          <w:bCs/>
          <w:i/>
        </w:rPr>
        <w:t>i</w:t>
      </w:r>
      <w:proofErr w:type="spellEnd"/>
      <w:r w:rsidRPr="00721CDE">
        <w:rPr>
          <w:bCs/>
          <w:i/>
        </w:rPr>
        <w:t xml:space="preserve">? </w:t>
      </w:r>
    </w:p>
    <w:p w14:paraId="6DA25244" w14:textId="77777777" w:rsidR="006C6128" w:rsidRPr="00A77758" w:rsidRDefault="006C6128" w:rsidP="006C6128">
      <w:pPr>
        <w:rPr>
          <w:bCs/>
        </w:rPr>
      </w:pPr>
    </w:p>
    <w:p w14:paraId="04EF879A" w14:textId="77777777" w:rsidR="00CC5390" w:rsidRDefault="0028467A" w:rsidP="006C6128">
      <w:pPr>
        <w:rPr>
          <w:ins w:id="4" w:author="Parks, Robbie M" w:date="2018-07-26T15:24:00Z"/>
          <w:bCs/>
        </w:rPr>
      </w:pPr>
      <w:r w:rsidRPr="005A69D3">
        <w:rPr>
          <w:bCs/>
        </w:rPr>
        <w:t xml:space="preserve">We have reported </w:t>
      </w:r>
      <w:r w:rsidR="005A69D3">
        <w:rPr>
          <w:bCs/>
        </w:rPr>
        <w:t>the</w:t>
      </w:r>
      <w:r w:rsidR="00423FFF">
        <w:rPr>
          <w:bCs/>
        </w:rPr>
        <w:t xml:space="preserve"> percentage point</w:t>
      </w:r>
      <w:r w:rsidR="005A69D3">
        <w:rPr>
          <w:bCs/>
        </w:rPr>
        <w:t xml:space="preserve"> change in seasonalit</w:t>
      </w:r>
      <w:r w:rsidR="00423FFF">
        <w:rPr>
          <w:bCs/>
        </w:rPr>
        <w:t>y</w:t>
      </w:r>
      <w:r w:rsidR="005A69D3">
        <w:rPr>
          <w:bCs/>
        </w:rPr>
        <w:t xml:space="preserve"> </w:t>
      </w:r>
      <w:r w:rsidR="008D39B6">
        <w:rPr>
          <w:bCs/>
        </w:rPr>
        <w:t>from 1980 to 2016</w:t>
      </w:r>
      <w:r w:rsidR="00D80979">
        <w:rPr>
          <w:bCs/>
        </w:rPr>
        <w:t xml:space="preserve"> </w:t>
      </w:r>
      <w:r w:rsidR="00E41781">
        <w:rPr>
          <w:bCs/>
        </w:rPr>
        <w:t>b</w:t>
      </w:r>
      <w:r w:rsidR="00E41781" w:rsidRPr="005A69D3">
        <w:rPr>
          <w:bCs/>
        </w:rPr>
        <w:t>y</w:t>
      </w:r>
      <w:r w:rsidRPr="005A69D3">
        <w:rPr>
          <w:bCs/>
        </w:rPr>
        <w:t xml:space="preserve"> age, sex, and cause of death (Figure </w:t>
      </w:r>
      <w:r w:rsidR="005A69D3">
        <w:rPr>
          <w:bCs/>
        </w:rPr>
        <w:t>4 and Supplementary Figure 3</w:t>
      </w:r>
      <w:r w:rsidRPr="005A69D3">
        <w:rPr>
          <w:bCs/>
        </w:rPr>
        <w:t>)</w:t>
      </w:r>
      <w:r w:rsidR="00AB3555">
        <w:rPr>
          <w:bCs/>
        </w:rPr>
        <w:t xml:space="preserve"> with a 95% confidence interval</w:t>
      </w:r>
      <w:r w:rsidR="0085259A">
        <w:rPr>
          <w:bCs/>
        </w:rPr>
        <w:t>, highlighting those with p-values&lt;0.05.</w:t>
      </w:r>
      <w:r w:rsidR="00B34C53">
        <w:rPr>
          <w:bCs/>
        </w:rPr>
        <w:t xml:space="preserve"> These results show </w:t>
      </w:r>
      <w:r w:rsidR="008F6374">
        <w:rPr>
          <w:bCs/>
        </w:rPr>
        <w:t>trends in changing seasonality are distinct by age, sex, and cause of death.</w:t>
      </w:r>
    </w:p>
    <w:p w14:paraId="20EAD23B" w14:textId="7431DA96" w:rsidR="00A74C38" w:rsidRPr="00677BE9" w:rsidRDefault="00BA1230" w:rsidP="006C6128">
      <w:pPr>
        <w:rPr>
          <w:bCs/>
        </w:rPr>
      </w:pPr>
      <w:ins w:id="5" w:author="Parks, Robbie M" w:date="2018-07-23T16:18:00Z">
        <w:r w:rsidRPr="00677BE9">
          <w:rPr>
            <w:bCs/>
          </w:rPr>
          <w:t xml:space="preserve"> </w:t>
        </w:r>
      </w:ins>
    </w:p>
    <w:p w14:paraId="4035719D" w14:textId="77777777" w:rsidR="006C6128" w:rsidRPr="00677BE9" w:rsidRDefault="006C6128" w:rsidP="006C6128">
      <w:pPr>
        <w:rPr>
          <w:bCs/>
          <w:i/>
        </w:rPr>
      </w:pPr>
      <w:r w:rsidRPr="00677BE9">
        <w:rPr>
          <w:bCs/>
          <w:i/>
        </w:rPr>
        <w:t xml:space="preserve">- Do all age groups have the same cycle, with αpi = αp0? </w:t>
      </w:r>
    </w:p>
    <w:p w14:paraId="785270B6" w14:textId="77777777" w:rsidR="00A74C38" w:rsidRPr="00677BE9" w:rsidRDefault="00A74C38" w:rsidP="006C6128">
      <w:pPr>
        <w:rPr>
          <w:bCs/>
          <w:i/>
        </w:rPr>
      </w:pPr>
    </w:p>
    <w:p w14:paraId="57BC4435" w14:textId="21DD1C56" w:rsidR="00A74C38" w:rsidRPr="00677BE9" w:rsidRDefault="000D37A2" w:rsidP="006C6128">
      <w:pPr>
        <w:rPr>
          <w:bCs/>
        </w:rPr>
      </w:pPr>
      <w:r>
        <w:rPr>
          <w:bCs/>
        </w:rPr>
        <w:t>Result</w:t>
      </w:r>
      <w:r w:rsidR="00D02031">
        <w:rPr>
          <w:bCs/>
        </w:rPr>
        <w:t>s</w:t>
      </w:r>
      <w:r>
        <w:rPr>
          <w:bCs/>
        </w:rPr>
        <w:t xml:space="preserve"> from </w:t>
      </w:r>
      <w:r w:rsidR="00EF7AB7" w:rsidRPr="00677BE9">
        <w:rPr>
          <w:bCs/>
        </w:rPr>
        <w:t xml:space="preserve">Figure </w:t>
      </w:r>
      <w:r w:rsidR="00244E33">
        <w:rPr>
          <w:bCs/>
        </w:rPr>
        <w:t>3</w:t>
      </w:r>
      <w:r w:rsidR="00FC4143">
        <w:rPr>
          <w:bCs/>
        </w:rPr>
        <w:t xml:space="preserve"> and Supplementary Figure 2</w:t>
      </w:r>
      <w:r w:rsidR="00882278" w:rsidRPr="00677BE9">
        <w:rPr>
          <w:bCs/>
        </w:rPr>
        <w:t>, using centre of gravity methodology,</w:t>
      </w:r>
      <w:r w:rsidR="00BD7CB1" w:rsidRPr="00677BE9">
        <w:rPr>
          <w:bCs/>
        </w:rPr>
        <w:t xml:space="preserve"> </w:t>
      </w:r>
      <w:r w:rsidR="001F1D6F" w:rsidRPr="00677BE9">
        <w:rPr>
          <w:bCs/>
        </w:rPr>
        <w:t>ad</w:t>
      </w:r>
      <w:r w:rsidR="00153D7F" w:rsidRPr="00677BE9">
        <w:rPr>
          <w:bCs/>
        </w:rPr>
        <w:t>dress</w:t>
      </w:r>
      <w:r w:rsidR="00A74C38" w:rsidRPr="00677BE9">
        <w:rPr>
          <w:bCs/>
        </w:rPr>
        <w:t xml:space="preserve"> this question, with </w:t>
      </w:r>
      <w:r w:rsidR="00BD7CB1" w:rsidRPr="00677BE9">
        <w:rPr>
          <w:bCs/>
        </w:rPr>
        <w:t>distinct timings for causes of death by age-sex group.</w:t>
      </w:r>
    </w:p>
    <w:p w14:paraId="2EA7001E" w14:textId="77777777" w:rsidR="00A74C38" w:rsidRPr="00677BE9" w:rsidRDefault="00A74C38" w:rsidP="006C6128">
      <w:pPr>
        <w:rPr>
          <w:bCs/>
          <w:i/>
        </w:rPr>
      </w:pPr>
    </w:p>
    <w:p w14:paraId="5D545812" w14:textId="67E16912" w:rsidR="006C6128" w:rsidRPr="00677BE9" w:rsidRDefault="006C6128" w:rsidP="006C6128">
      <w:pPr>
        <w:rPr>
          <w:bCs/>
          <w:i/>
        </w:rPr>
      </w:pPr>
      <w:r w:rsidRPr="00677BE9">
        <w:rPr>
          <w:bCs/>
          <w:i/>
        </w:rPr>
        <w:t>- Does γ vary by region (ne</w:t>
      </w:r>
      <w:r w:rsidR="00B23A5B" w:rsidRPr="00677BE9">
        <w:rPr>
          <w:bCs/>
          <w:i/>
        </w:rPr>
        <w:t>gative in cold-climate regions?</w:t>
      </w:r>
      <w:r w:rsidRPr="00677BE9">
        <w:rPr>
          <w:bCs/>
          <w:i/>
        </w:rPr>
        <w:t xml:space="preserve"> </w:t>
      </w:r>
    </w:p>
    <w:p w14:paraId="75E12625" w14:textId="77777777" w:rsidR="00B162ED" w:rsidRPr="00677BE9" w:rsidRDefault="00B162ED" w:rsidP="006C6128">
      <w:pPr>
        <w:rPr>
          <w:bCs/>
          <w:i/>
        </w:rPr>
      </w:pPr>
    </w:p>
    <w:p w14:paraId="07B7DE76" w14:textId="2AEC031D" w:rsidR="00B162ED" w:rsidRDefault="00EB2DE5" w:rsidP="006C6128">
      <w:pPr>
        <w:rPr>
          <w:bCs/>
        </w:rPr>
      </w:pPr>
      <w:r>
        <w:rPr>
          <w:bCs/>
        </w:rPr>
        <w:t>Shown below</w:t>
      </w:r>
      <w:r w:rsidR="00B162ED" w:rsidRPr="00677BE9">
        <w:rPr>
          <w:bCs/>
        </w:rPr>
        <w:t xml:space="preserve">, we have examined </w:t>
      </w:r>
      <w:proofErr w:type="spellStart"/>
      <w:r w:rsidR="00B162ED" w:rsidRPr="00957F56">
        <w:rPr>
          <w:bCs/>
        </w:rPr>
        <w:t>γ</w:t>
      </w:r>
      <w:r w:rsidR="00B162ED">
        <w:rPr>
          <w:bCs/>
        </w:rPr>
        <w:t>’s</w:t>
      </w:r>
      <w:proofErr w:type="spellEnd"/>
      <w:r w:rsidR="00B162ED">
        <w:rPr>
          <w:bCs/>
        </w:rPr>
        <w:t xml:space="preserve"> variation by climate region. </w:t>
      </w:r>
      <w:r w:rsidR="002D5E92">
        <w:rPr>
          <w:bCs/>
        </w:rPr>
        <w:t>We have reported cross-section percent difference by reg</w:t>
      </w:r>
      <w:r w:rsidR="00006864">
        <w:rPr>
          <w:bCs/>
        </w:rPr>
        <w:t xml:space="preserve">ion </w:t>
      </w:r>
      <w:ins w:id="6" w:author="Parks, Robbie M" w:date="2018-07-26T16:03:00Z">
        <w:r w:rsidR="00A24284">
          <w:rPr>
            <w:bCs/>
          </w:rPr>
          <w:t xml:space="preserve">for all-cause </w:t>
        </w:r>
        <w:proofErr w:type="gramStart"/>
        <w:r w:rsidR="00A24284">
          <w:rPr>
            <w:bCs/>
          </w:rPr>
          <w:t>death</w:t>
        </w:r>
        <w:r w:rsidR="00A0329E">
          <w:rPr>
            <w:bCs/>
          </w:rPr>
          <w:t>s</w:t>
        </w:r>
      </w:ins>
      <w:r w:rsidR="00006864">
        <w:rPr>
          <w:bCs/>
        </w:rPr>
        <w:t>(</w:t>
      </w:r>
      <w:proofErr w:type="gramEnd"/>
      <w:r w:rsidR="00006864">
        <w:rPr>
          <w:bCs/>
        </w:rPr>
        <w:t xml:space="preserve">Figure 6). Including the figure would make it difficult to provide a coherent story in one paper. Further, dividing </w:t>
      </w:r>
      <w:r w:rsidR="005E42F3">
        <w:rPr>
          <w:bCs/>
        </w:rPr>
        <w:t>the analysis into climate region for age,</w:t>
      </w:r>
      <w:r w:rsidR="00075C5C">
        <w:rPr>
          <w:bCs/>
        </w:rPr>
        <w:t xml:space="preserve"> </w:t>
      </w:r>
      <w:r w:rsidR="005E42F3">
        <w:rPr>
          <w:bCs/>
        </w:rPr>
        <w:t xml:space="preserve">sex, and cause of death creates issues with small </w:t>
      </w:r>
      <w:r w:rsidR="005F4570">
        <w:rPr>
          <w:bCs/>
        </w:rPr>
        <w:t>numbers</w:t>
      </w:r>
      <w:r w:rsidR="009F070E">
        <w:rPr>
          <w:bCs/>
        </w:rPr>
        <w:t xml:space="preserve"> of deaths</w:t>
      </w:r>
      <w:r w:rsidR="000B0F02">
        <w:rPr>
          <w:bCs/>
        </w:rPr>
        <w:t>, for example in West North Central for 5-14 year olds</w:t>
      </w:r>
      <w:r w:rsidR="005F4570">
        <w:rPr>
          <w:bCs/>
        </w:rPr>
        <w:t>.</w:t>
      </w:r>
    </w:p>
    <w:p w14:paraId="4096E968" w14:textId="77777777" w:rsidR="00513796" w:rsidRDefault="00513796" w:rsidP="006C6128">
      <w:pPr>
        <w:rPr>
          <w:bCs/>
        </w:rPr>
      </w:pPr>
    </w:p>
    <w:p w14:paraId="57FCA454" w14:textId="679994E1" w:rsidR="00513796" w:rsidRDefault="00BD733B" w:rsidP="006C6128">
      <w:pPr>
        <w:rPr>
          <w:bCs/>
          <w:color w:val="FF0000"/>
        </w:rPr>
      </w:pPr>
      <w:r>
        <w:rPr>
          <w:bCs/>
          <w:noProof/>
          <w:lang w:eastAsia="en-GB"/>
        </w:rPr>
        <w:lastRenderedPageBreak/>
        <w:drawing>
          <wp:inline distT="0" distB="0" distL="0" distR="0" wp14:anchorId="7CF3D2C7" wp14:editId="755F6459">
            <wp:extent cx="5740400" cy="4053840"/>
            <wp:effectExtent l="0" t="0" r="0" b="0"/>
            <wp:docPr id="2" name="Picture 2" descr="../../../../../../../output/seasonality_index/regional/seasonality_index_regional_against_national_index_AllCause_1980_20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seasonality_index/regional/seasonality_index_regional_against_national_index_AllCause_1980_2016.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07B9E176" w14:textId="07DD90C5" w:rsidR="00BD733B" w:rsidRDefault="00BD733B" w:rsidP="00BD733B">
      <w:pPr>
        <w:rPr>
          <w:bCs/>
        </w:rPr>
      </w:pPr>
      <w:r>
        <w:rPr>
          <w:bCs/>
        </w:rPr>
        <w:t xml:space="preserve">Figure: </w:t>
      </w:r>
      <w:r>
        <w:rPr>
          <w:color w:val="000000" w:themeColor="text1"/>
        </w:rPr>
        <w:t xml:space="preserve">Regional percent point change </w:t>
      </w:r>
      <w:r w:rsidR="009D1677">
        <w:rPr>
          <w:color w:val="000000" w:themeColor="text1"/>
        </w:rPr>
        <w:t xml:space="preserve">per year </w:t>
      </w:r>
      <w:r w:rsidRPr="00AC73A1">
        <w:rPr>
          <w:color w:val="000000" w:themeColor="text1"/>
        </w:rPr>
        <w:t>in death rates between the maximum and minimum mortality months</w:t>
      </w:r>
      <w:r>
        <w:rPr>
          <w:color w:val="000000" w:themeColor="text1"/>
        </w:rPr>
        <w:t xml:space="preserve"> for all-cause </w:t>
      </w:r>
      <w:r w:rsidRPr="00AC73A1">
        <w:rPr>
          <w:color w:val="000000" w:themeColor="text1"/>
        </w:rPr>
        <w:t>mortality</w:t>
      </w:r>
      <w:r w:rsidDel="00F84E39">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 by sex and age group</w:t>
      </w:r>
      <w:r w:rsidR="007418D2">
        <w:rPr>
          <w:color w:val="000000" w:themeColor="text1"/>
        </w:rPr>
        <w:t>, coloured by climate region</w:t>
      </w:r>
      <w:r w:rsidRPr="00AC73A1">
        <w:rPr>
          <w:color w:val="000000" w:themeColor="text1"/>
        </w:rPr>
        <w:t>.</w:t>
      </w:r>
      <w:r w:rsidR="00CE5EA3">
        <w:rPr>
          <w:color w:val="000000" w:themeColor="text1"/>
        </w:rPr>
        <w:t xml:space="preserve"> N</w:t>
      </w:r>
      <w:r w:rsidR="0063419E">
        <w:rPr>
          <w:color w:val="000000" w:themeColor="text1"/>
        </w:rPr>
        <w:t>ational</w:t>
      </w:r>
      <w:r w:rsidR="007418D2">
        <w:rPr>
          <w:color w:val="000000" w:themeColor="text1"/>
        </w:rPr>
        <w:t xml:space="preserve"> a</w:t>
      </w:r>
      <w:r w:rsidRPr="00AC73A1">
        <w:rPr>
          <w:color w:val="000000" w:themeColor="text1"/>
        </w:rPr>
        <w:t xml:space="preserve">ge-sex groups </w:t>
      </w:r>
      <w:r w:rsidR="007418D2">
        <w:rPr>
          <w:color w:val="000000" w:themeColor="text1"/>
        </w:rPr>
        <w:t xml:space="preserve">(in black) </w:t>
      </w:r>
      <w:r w:rsidRPr="00AC73A1">
        <w:rPr>
          <w:color w:val="000000" w:themeColor="text1"/>
        </w:rPr>
        <w:t xml:space="preserve">with a </w:t>
      </w:r>
      <w:r>
        <w:rPr>
          <w:color w:val="000000" w:themeColor="text1"/>
        </w:rPr>
        <w:t>p-value less than 0.05</w:t>
      </w:r>
      <w:r w:rsidRPr="00AC73A1">
        <w:rPr>
          <w:color w:val="000000" w:themeColor="text1"/>
        </w:rPr>
        <w:t xml:space="preserve"> are highlighted with a bold pink outline.</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107A2F0B" w14:textId="6CBC28A6" w:rsidR="003E64B5" w:rsidRDefault="000D37A2" w:rsidP="00E61AB2">
      <w:pPr>
        <w:rPr>
          <w:bCs/>
        </w:rPr>
      </w:pPr>
      <w:r>
        <w:rPr>
          <w:bCs/>
        </w:rPr>
        <w:t>Result</w:t>
      </w:r>
      <w:r w:rsidR="00646668">
        <w:rPr>
          <w:bCs/>
        </w:rPr>
        <w:t xml:space="preserve">s from </w:t>
      </w:r>
      <w:r w:rsidR="00EF7AB7">
        <w:rPr>
          <w:bCs/>
        </w:rPr>
        <w:t xml:space="preserve">Figure </w:t>
      </w:r>
      <w:r w:rsidR="00210527">
        <w:rPr>
          <w:bCs/>
        </w:rPr>
        <w:t>5</w:t>
      </w:r>
      <w:r w:rsidR="00153D7F">
        <w:rPr>
          <w:bCs/>
        </w:rPr>
        <w:t xml:space="preserve"> </w:t>
      </w:r>
      <w:r w:rsidR="00210527">
        <w:rPr>
          <w:bCs/>
        </w:rPr>
        <w:t xml:space="preserve">and Supplementary Figure 4 </w:t>
      </w:r>
      <w:r w:rsidR="00153D7F">
        <w:rPr>
          <w:bCs/>
        </w:rPr>
        <w:t>addre</w:t>
      </w:r>
      <w:r w:rsidR="00B162ED">
        <w:rPr>
          <w:bCs/>
        </w:rPr>
        <w:t>ss this</w:t>
      </w:r>
      <w:r w:rsidR="00153D7F">
        <w:rPr>
          <w:bCs/>
        </w:rPr>
        <w:t xml:space="preserve"> question</w:t>
      </w:r>
      <w:r w:rsidR="00B162ED">
        <w:rPr>
          <w:bCs/>
        </w:rPr>
        <w:t>, showing that independent of region, timing of maximum and minimum mortality remains stable</w:t>
      </w:r>
      <w:r w:rsidR="00153D7F">
        <w:rPr>
          <w:bCs/>
        </w:rPr>
        <w:t xml:space="preserve"> </w:t>
      </w:r>
      <w:r w:rsidR="00AD0A83">
        <w:rPr>
          <w:bCs/>
        </w:rPr>
        <w:t xml:space="preserve">for </w:t>
      </w:r>
      <w:r w:rsidR="00F44E7C">
        <w:rPr>
          <w:bCs/>
        </w:rPr>
        <w:t>al</w:t>
      </w:r>
      <w:r w:rsidR="00AD0A83">
        <w:rPr>
          <w:bCs/>
        </w:rPr>
        <w:t>l-</w:t>
      </w:r>
      <w:r w:rsidR="00F44E7C">
        <w:rPr>
          <w:bCs/>
        </w:rPr>
        <w:t>cause death</w:t>
      </w:r>
      <w:r w:rsidR="00B162ED">
        <w:rPr>
          <w:bCs/>
        </w:rPr>
        <w:t>.</w:t>
      </w:r>
      <w:r w:rsidR="00F44E7C">
        <w:rPr>
          <w:bCs/>
        </w:rPr>
        <w:t xml:space="preserve"> </w:t>
      </w:r>
      <w:r w:rsidR="008B2235">
        <w:rPr>
          <w:bCs/>
        </w:rPr>
        <w:t xml:space="preserve">For the purposes of avoiding being able to material on key results, </w:t>
      </w:r>
      <w:r w:rsidR="00C064E4">
        <w:rPr>
          <w:bCs/>
        </w:rPr>
        <w:t>w</w:t>
      </w:r>
      <w:r w:rsidR="00F44E7C">
        <w:rPr>
          <w:bCs/>
        </w:rPr>
        <w:t xml:space="preserve">e have not provided the equivalent results for </w:t>
      </w:r>
      <w:r w:rsidR="00A0263F">
        <w:rPr>
          <w:bCs/>
        </w:rPr>
        <w:t>causes</w:t>
      </w:r>
      <w:r w:rsidR="00F44E7C">
        <w:rPr>
          <w:bCs/>
        </w:rPr>
        <w:t xml:space="preserve"> of death, </w:t>
      </w:r>
      <w:r w:rsidR="00295437">
        <w:rPr>
          <w:bCs/>
        </w:rPr>
        <w:t xml:space="preserve">but they </w:t>
      </w:r>
      <w:r w:rsidR="00F44E7C">
        <w:rPr>
          <w:bCs/>
        </w:rPr>
        <w:t xml:space="preserve">demonstrate a similar </w:t>
      </w:r>
      <w:r w:rsidR="00295437">
        <w:rPr>
          <w:bCs/>
        </w:rPr>
        <w:t>homogeneity of maximum/minimum mortality across geography.</w:t>
      </w:r>
    </w:p>
    <w:p w14:paraId="655376D6" w14:textId="77777777" w:rsidR="00EB4A12" w:rsidRDefault="00EB4A12" w:rsidP="00E61AB2">
      <w:pPr>
        <w:rPr>
          <w:bCs/>
        </w:rPr>
      </w:pPr>
    </w:p>
    <w:p w14:paraId="274327B9" w14:textId="77777777" w:rsidR="00D02BB5" w:rsidRDefault="00D02BB5" w:rsidP="00E61AB2">
      <w:pPr>
        <w:rPr>
          <w:b/>
          <w:bCs/>
        </w:rPr>
      </w:pPr>
      <w:r w:rsidRPr="00BD0E87">
        <w:rPr>
          <w:b/>
          <w:bCs/>
        </w:rPr>
        <w:t xml:space="preserve">B) The approach is different to </w:t>
      </w:r>
      <w:proofErr w:type="gramStart"/>
      <w:r w:rsidRPr="00BD0E87">
        <w:rPr>
          <w:b/>
          <w:bCs/>
        </w:rPr>
        <w:t>a number of</w:t>
      </w:r>
      <w:proofErr w:type="gramEnd"/>
      <w:r w:rsidRPr="00BD0E87">
        <w:rPr>
          <w:b/>
          <w:bCs/>
        </w:rPr>
        <w:t xml:space="preserve">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5758B46F"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and requires a priori decisions about which months to 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XX</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lastRenderedPageBreak/>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3D9E6800"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70750E">
        <w:rPr>
          <w:bCs/>
        </w:rPr>
        <w:t>XX</w:t>
      </w:r>
      <w:r w:rsidR="00BA7F9D">
        <w:rPr>
          <w:bCs/>
        </w:rPr>
        <w:t xml:space="preserve"> and Table </w:t>
      </w:r>
      <w:ins w:id="7" w:author="Parks, Robbie M" w:date="2018-07-26T16:03:00Z">
        <w:r w:rsidR="00A752CF">
          <w:rPr>
            <w:bCs/>
          </w:rPr>
          <w:t>2</w:t>
        </w:r>
      </w:ins>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A) No table is presented with descriptive statistics, i.e. on the sample size of cases that fall into each disease categor</w:t>
      </w:r>
      <w:bookmarkStart w:id="8" w:name="_GoBack"/>
      <w:bookmarkEnd w:id="8"/>
      <w:r w:rsidRPr="006D1920">
        <w:rPr>
          <w:b/>
          <w:bCs/>
        </w:rPr>
        <w:t xml:space="preserve">y. </w:t>
      </w:r>
    </w:p>
    <w:p w14:paraId="3D6C8B33" w14:textId="1CBD2DDC" w:rsidR="00D02BB5" w:rsidRDefault="00D02BB5" w:rsidP="00E61AB2">
      <w:pPr>
        <w:rPr>
          <w:bCs/>
        </w:rPr>
      </w:pPr>
    </w:p>
    <w:p w14:paraId="20951A94" w14:textId="548259DA" w:rsidR="006D1920" w:rsidRDefault="006D1920" w:rsidP="00C13011">
      <w:pPr>
        <w:outlineLvl w:val="0"/>
        <w:rPr>
          <w:bCs/>
        </w:rPr>
      </w:pPr>
      <w:r>
        <w:rPr>
          <w:bCs/>
        </w:rPr>
        <w:t>We have added a table of descriptive statistics (Table</w:t>
      </w:r>
      <w:ins w:id="9" w:author="Parks, Robbie M" w:date="2018-07-26T16:01:00Z">
        <w:r w:rsidR="00C13780">
          <w:rPr>
            <w:bCs/>
          </w:rPr>
          <w:t xml:space="preserve"> 1</w:t>
        </w:r>
      </w:ins>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regional extremes in variation were not looked at when comparisons between countries are made. This does not invalidate the comparison 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ins w:id="10" w:author="Parks, Robbie M" w:date="2018-07-23T15:57:00Z"/>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w:t>
      </w:r>
      <w:proofErr w:type="gramStart"/>
      <w:r w:rsidR="007103CF">
        <w:rPr>
          <w:bCs/>
        </w:rPr>
        <w:t>two temperature</w:t>
      </w:r>
      <w:proofErr w:type="gramEnd"/>
      <w:r w:rsidR="007103CF">
        <w:rPr>
          <w:bCs/>
        </w:rPr>
        <w:t xml:space="preserve"> metrics are correlated (see Figure below).</w:t>
      </w:r>
    </w:p>
    <w:p w14:paraId="5C4BCC08" w14:textId="095B5D50" w:rsidR="007103CF" w:rsidRDefault="00200430" w:rsidP="0003425D">
      <w:pPr>
        <w:rPr>
          <w:bCs/>
        </w:rPr>
      </w:pPr>
      <w:ins w:id="11" w:author="Parks, Robbie M" w:date="2018-07-23T16:10:00Z">
        <w:r w:rsidRPr="00E30376">
          <w:rPr>
            <w:bCs/>
            <w:noProof/>
            <w:lang w:eastAsia="en-GB"/>
          </w:rPr>
          <w:lastRenderedPageBreak/>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ins>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37172FE" w14:textId="1A041062" w:rsidR="0084489A"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 of </w:t>
      </w:r>
      <w:r w:rsidR="00367C69">
        <w:rPr>
          <w:bCs/>
        </w:rPr>
        <w:t>centre-of-gravity analysis to identify peak and minimum mortality months, and the analysis of changes in seasonal mortality range are all formal analyses.</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lastRenderedPageBreak/>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2EEEA61"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this sentence for clarity (P. XX).</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2B0F89A" w:rsidR="005D48DC" w:rsidRDefault="005D48DC" w:rsidP="00C13011">
      <w:pPr>
        <w:outlineLvl w:val="0"/>
        <w:rPr>
          <w:bCs/>
        </w:rPr>
      </w:pPr>
      <w:r>
        <w:rPr>
          <w:bCs/>
        </w:rPr>
        <w:t xml:space="preserve">We have reworded for clarity (P. </w:t>
      </w:r>
      <w:r w:rsidR="007F3884">
        <w:rPr>
          <w:bCs/>
        </w:rPr>
        <w:t>XX</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B6B94FF" w:rsidR="007E0D70" w:rsidRDefault="005D48DC" w:rsidP="00C13011">
      <w:pPr>
        <w:jc w:val="left"/>
        <w:outlineLvl w:val="0"/>
        <w:rPr>
          <w:bCs/>
        </w:rPr>
      </w:pPr>
      <w:r>
        <w:rPr>
          <w:bCs/>
        </w:rPr>
        <w:t xml:space="preserve">We have reworded as suggested (P. </w:t>
      </w:r>
      <w:proofErr w:type="gramStart"/>
      <w:r w:rsidR="007F3884">
        <w:rPr>
          <w:bCs/>
        </w:rPr>
        <w:t>XX</w:t>
      </w:r>
      <w:r w:rsidR="00D97DDE">
        <w:rPr>
          <w:bCs/>
        </w:rPr>
        <w:t>,</w:t>
      </w:r>
      <w:r w:rsidR="007F3884">
        <w:rPr>
          <w:bCs/>
        </w:rPr>
        <w:t>XX</w:t>
      </w:r>
      <w:proofErr w:type="gramEnd"/>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ins w:id="12" w:author="Parks, Robbie M" w:date="2018-06-19T10:09:00Z">
        <w:r>
          <w:rPr>
            <w:bCs/>
          </w:rPr>
          <w:fldChar w:fldCharType="begin" w:fldLock="1"/>
        </w:r>
        <w:r>
          <w:rPr>
            <w:bCs/>
          </w:rPr>
          <w:instrText xml:space="preserve">ADDIN Mendeley Bibliography CSL_BIBLIOGRAPHY </w:instrText>
        </w:r>
      </w:ins>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ins w:id="13" w:author="Parks, Robbie M" w:date="2018-06-19T10:09:00Z">
        <w:r>
          <w:rPr>
            <w:bCs/>
          </w:rPr>
          <w:fldChar w:fldCharType="end"/>
        </w:r>
      </w:ins>
    </w:p>
    <w:p w14:paraId="4EAA7E9B" w14:textId="22A7A2A9"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88B4DE" w14:textId="77777777" w:rsidR="004C1C95" w:rsidRDefault="004C1C95">
      <w:r>
        <w:separator/>
      </w:r>
    </w:p>
  </w:endnote>
  <w:endnote w:type="continuationSeparator" w:id="0">
    <w:p w14:paraId="25946060" w14:textId="77777777" w:rsidR="004C1C95" w:rsidRDefault="004C1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11B0A1AA" w:rsidR="005530AF" w:rsidRDefault="005530AF">
    <w:pPr>
      <w:pStyle w:val="Footer"/>
      <w:jc w:val="right"/>
    </w:pPr>
    <w:r>
      <w:fldChar w:fldCharType="begin"/>
    </w:r>
    <w:r>
      <w:instrText xml:space="preserve"> PAGE   \* MERGEFORMAT </w:instrText>
    </w:r>
    <w:r>
      <w:fldChar w:fldCharType="separate"/>
    </w:r>
    <w:r w:rsidR="007E45C8">
      <w:rPr>
        <w:noProof/>
      </w:rPr>
      <w:t>5</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688B0BBE" w:rsidR="005530AF" w:rsidRDefault="005530AF">
    <w:pPr>
      <w:pStyle w:val="Footer"/>
      <w:jc w:val="right"/>
    </w:pPr>
    <w:r>
      <w:fldChar w:fldCharType="begin"/>
    </w:r>
    <w:r>
      <w:instrText xml:space="preserve"> PAGE   \* MERGEFORMAT </w:instrText>
    </w:r>
    <w:r>
      <w:fldChar w:fldCharType="separate"/>
    </w:r>
    <w:r w:rsidR="007E45C8">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597D51" w14:textId="77777777" w:rsidR="004C1C95" w:rsidRDefault="004C1C95">
      <w:r>
        <w:separator/>
      </w:r>
    </w:p>
  </w:footnote>
  <w:footnote w:type="continuationSeparator" w:id="0">
    <w:p w14:paraId="18D1EA0A" w14:textId="77777777" w:rsidR="004C1C95" w:rsidRDefault="004C1C9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6864"/>
    <w:rsid w:val="0000794B"/>
    <w:rsid w:val="0001054A"/>
    <w:rsid w:val="00010AD3"/>
    <w:rsid w:val="00012ABC"/>
    <w:rsid w:val="00013234"/>
    <w:rsid w:val="00014357"/>
    <w:rsid w:val="00015362"/>
    <w:rsid w:val="0002089D"/>
    <w:rsid w:val="000231F9"/>
    <w:rsid w:val="0002378D"/>
    <w:rsid w:val="00024201"/>
    <w:rsid w:val="00024212"/>
    <w:rsid w:val="00025715"/>
    <w:rsid w:val="00025F42"/>
    <w:rsid w:val="00027931"/>
    <w:rsid w:val="000320D1"/>
    <w:rsid w:val="00033D48"/>
    <w:rsid w:val="0003425D"/>
    <w:rsid w:val="0003518F"/>
    <w:rsid w:val="0003627D"/>
    <w:rsid w:val="00040519"/>
    <w:rsid w:val="00043666"/>
    <w:rsid w:val="00045516"/>
    <w:rsid w:val="000467B2"/>
    <w:rsid w:val="00047EBE"/>
    <w:rsid w:val="00051557"/>
    <w:rsid w:val="00051A6F"/>
    <w:rsid w:val="00052CFB"/>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4C94"/>
    <w:rsid w:val="00085041"/>
    <w:rsid w:val="00086E7F"/>
    <w:rsid w:val="00087C9A"/>
    <w:rsid w:val="00090E06"/>
    <w:rsid w:val="0009101C"/>
    <w:rsid w:val="000931A3"/>
    <w:rsid w:val="00093B7C"/>
    <w:rsid w:val="0009647D"/>
    <w:rsid w:val="000A14BA"/>
    <w:rsid w:val="000A1A24"/>
    <w:rsid w:val="000A3852"/>
    <w:rsid w:val="000A5021"/>
    <w:rsid w:val="000A59D7"/>
    <w:rsid w:val="000A6CDA"/>
    <w:rsid w:val="000B0447"/>
    <w:rsid w:val="000B0F02"/>
    <w:rsid w:val="000B342F"/>
    <w:rsid w:val="000B35E9"/>
    <w:rsid w:val="000B6543"/>
    <w:rsid w:val="000C1194"/>
    <w:rsid w:val="000C26E9"/>
    <w:rsid w:val="000C3933"/>
    <w:rsid w:val="000C4EEA"/>
    <w:rsid w:val="000C50E4"/>
    <w:rsid w:val="000C7EFF"/>
    <w:rsid w:val="000D2444"/>
    <w:rsid w:val="000D37A2"/>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38F"/>
    <w:rsid w:val="00101824"/>
    <w:rsid w:val="0010238B"/>
    <w:rsid w:val="00103D74"/>
    <w:rsid w:val="0010489C"/>
    <w:rsid w:val="00105ED6"/>
    <w:rsid w:val="00105EEE"/>
    <w:rsid w:val="001110D2"/>
    <w:rsid w:val="001121AA"/>
    <w:rsid w:val="001127E0"/>
    <w:rsid w:val="001141E2"/>
    <w:rsid w:val="00116830"/>
    <w:rsid w:val="00121256"/>
    <w:rsid w:val="0012337E"/>
    <w:rsid w:val="00123D02"/>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01F3"/>
    <w:rsid w:val="00151D82"/>
    <w:rsid w:val="00152637"/>
    <w:rsid w:val="00153D7F"/>
    <w:rsid w:val="001541FF"/>
    <w:rsid w:val="00154E48"/>
    <w:rsid w:val="00156D93"/>
    <w:rsid w:val="00157401"/>
    <w:rsid w:val="00161053"/>
    <w:rsid w:val="001613E9"/>
    <w:rsid w:val="00161467"/>
    <w:rsid w:val="00161723"/>
    <w:rsid w:val="0016472B"/>
    <w:rsid w:val="001651ED"/>
    <w:rsid w:val="00165E95"/>
    <w:rsid w:val="0017045D"/>
    <w:rsid w:val="00170608"/>
    <w:rsid w:val="00172F9A"/>
    <w:rsid w:val="0017338C"/>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0F4D"/>
    <w:rsid w:val="001C2896"/>
    <w:rsid w:val="001C49A5"/>
    <w:rsid w:val="001C5AA6"/>
    <w:rsid w:val="001C6956"/>
    <w:rsid w:val="001D28CE"/>
    <w:rsid w:val="001D29C2"/>
    <w:rsid w:val="001D3E69"/>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AF4"/>
    <w:rsid w:val="00210527"/>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4E33"/>
    <w:rsid w:val="00247BE3"/>
    <w:rsid w:val="002500A7"/>
    <w:rsid w:val="00256610"/>
    <w:rsid w:val="002576F8"/>
    <w:rsid w:val="00257C71"/>
    <w:rsid w:val="0026293E"/>
    <w:rsid w:val="00262B01"/>
    <w:rsid w:val="00264445"/>
    <w:rsid w:val="00264D41"/>
    <w:rsid w:val="00266484"/>
    <w:rsid w:val="0026756F"/>
    <w:rsid w:val="002713A8"/>
    <w:rsid w:val="002722C5"/>
    <w:rsid w:val="00272467"/>
    <w:rsid w:val="00272833"/>
    <w:rsid w:val="00274528"/>
    <w:rsid w:val="00274B7A"/>
    <w:rsid w:val="00275B0A"/>
    <w:rsid w:val="00276EC5"/>
    <w:rsid w:val="0028008B"/>
    <w:rsid w:val="0028077B"/>
    <w:rsid w:val="00281C42"/>
    <w:rsid w:val="0028467A"/>
    <w:rsid w:val="002869A7"/>
    <w:rsid w:val="00286E37"/>
    <w:rsid w:val="00287195"/>
    <w:rsid w:val="00290094"/>
    <w:rsid w:val="00291A37"/>
    <w:rsid w:val="00294487"/>
    <w:rsid w:val="0029543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0D85"/>
    <w:rsid w:val="002D252E"/>
    <w:rsid w:val="002D387D"/>
    <w:rsid w:val="002D4A87"/>
    <w:rsid w:val="002D5213"/>
    <w:rsid w:val="002D5257"/>
    <w:rsid w:val="002D5C2F"/>
    <w:rsid w:val="002D5E92"/>
    <w:rsid w:val="002D6223"/>
    <w:rsid w:val="002E045B"/>
    <w:rsid w:val="002E2D66"/>
    <w:rsid w:val="002E2E87"/>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63E9"/>
    <w:rsid w:val="0032257A"/>
    <w:rsid w:val="00322E48"/>
    <w:rsid w:val="0032315C"/>
    <w:rsid w:val="00324B68"/>
    <w:rsid w:val="003258F7"/>
    <w:rsid w:val="0032626C"/>
    <w:rsid w:val="0032659D"/>
    <w:rsid w:val="0033008C"/>
    <w:rsid w:val="00331146"/>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3D6"/>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E64B5"/>
    <w:rsid w:val="003F1E6A"/>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3FFF"/>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75B36"/>
    <w:rsid w:val="004802DB"/>
    <w:rsid w:val="004809DF"/>
    <w:rsid w:val="0048126C"/>
    <w:rsid w:val="00481669"/>
    <w:rsid w:val="00483DAB"/>
    <w:rsid w:val="00483F09"/>
    <w:rsid w:val="00485A22"/>
    <w:rsid w:val="00491411"/>
    <w:rsid w:val="0049167B"/>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1C95"/>
    <w:rsid w:val="004C20FB"/>
    <w:rsid w:val="004C2CE4"/>
    <w:rsid w:val="004C4B7A"/>
    <w:rsid w:val="004C7BB9"/>
    <w:rsid w:val="004D26D5"/>
    <w:rsid w:val="004D3C0A"/>
    <w:rsid w:val="004D4DF2"/>
    <w:rsid w:val="004E0219"/>
    <w:rsid w:val="004E06CF"/>
    <w:rsid w:val="004E1B43"/>
    <w:rsid w:val="004E25DB"/>
    <w:rsid w:val="004E288C"/>
    <w:rsid w:val="004E579A"/>
    <w:rsid w:val="004E6B04"/>
    <w:rsid w:val="004E787B"/>
    <w:rsid w:val="004E7EC2"/>
    <w:rsid w:val="004F3940"/>
    <w:rsid w:val="004F41BB"/>
    <w:rsid w:val="004F5471"/>
    <w:rsid w:val="0050038B"/>
    <w:rsid w:val="00501010"/>
    <w:rsid w:val="005014D1"/>
    <w:rsid w:val="005033D5"/>
    <w:rsid w:val="0050414B"/>
    <w:rsid w:val="00510DF8"/>
    <w:rsid w:val="00511B1C"/>
    <w:rsid w:val="005123A3"/>
    <w:rsid w:val="00513796"/>
    <w:rsid w:val="005145C7"/>
    <w:rsid w:val="00517058"/>
    <w:rsid w:val="00521001"/>
    <w:rsid w:val="00522DCB"/>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17D3"/>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69D3"/>
    <w:rsid w:val="005A75A3"/>
    <w:rsid w:val="005A7B35"/>
    <w:rsid w:val="005B0E4E"/>
    <w:rsid w:val="005B0ECA"/>
    <w:rsid w:val="005B58D1"/>
    <w:rsid w:val="005B5C88"/>
    <w:rsid w:val="005C01DE"/>
    <w:rsid w:val="005C08C6"/>
    <w:rsid w:val="005C1017"/>
    <w:rsid w:val="005C13E1"/>
    <w:rsid w:val="005C152F"/>
    <w:rsid w:val="005C24B8"/>
    <w:rsid w:val="005C2C56"/>
    <w:rsid w:val="005C5995"/>
    <w:rsid w:val="005C6655"/>
    <w:rsid w:val="005C67E1"/>
    <w:rsid w:val="005C7685"/>
    <w:rsid w:val="005D144A"/>
    <w:rsid w:val="005D2376"/>
    <w:rsid w:val="005D242F"/>
    <w:rsid w:val="005D37C3"/>
    <w:rsid w:val="005D48DC"/>
    <w:rsid w:val="005D524A"/>
    <w:rsid w:val="005E019B"/>
    <w:rsid w:val="005E2376"/>
    <w:rsid w:val="005E3524"/>
    <w:rsid w:val="005E42F3"/>
    <w:rsid w:val="005E4BE2"/>
    <w:rsid w:val="005F05FD"/>
    <w:rsid w:val="005F18B1"/>
    <w:rsid w:val="005F4570"/>
    <w:rsid w:val="005F5659"/>
    <w:rsid w:val="005F5F6B"/>
    <w:rsid w:val="005F667E"/>
    <w:rsid w:val="005F7C6C"/>
    <w:rsid w:val="005F7F79"/>
    <w:rsid w:val="006017FE"/>
    <w:rsid w:val="006030BD"/>
    <w:rsid w:val="006046EA"/>
    <w:rsid w:val="0060517C"/>
    <w:rsid w:val="00605B8A"/>
    <w:rsid w:val="0061218B"/>
    <w:rsid w:val="006132B2"/>
    <w:rsid w:val="006135C4"/>
    <w:rsid w:val="006140CD"/>
    <w:rsid w:val="006140EC"/>
    <w:rsid w:val="00616D43"/>
    <w:rsid w:val="00617083"/>
    <w:rsid w:val="00617DDF"/>
    <w:rsid w:val="00620DCB"/>
    <w:rsid w:val="00622139"/>
    <w:rsid w:val="00622B73"/>
    <w:rsid w:val="006231A3"/>
    <w:rsid w:val="00623F99"/>
    <w:rsid w:val="006242D1"/>
    <w:rsid w:val="00624CEC"/>
    <w:rsid w:val="00624ECE"/>
    <w:rsid w:val="00626B8F"/>
    <w:rsid w:val="00626E91"/>
    <w:rsid w:val="00627F9F"/>
    <w:rsid w:val="00631088"/>
    <w:rsid w:val="00633BEA"/>
    <w:rsid w:val="0063419E"/>
    <w:rsid w:val="0063610D"/>
    <w:rsid w:val="006377FD"/>
    <w:rsid w:val="00640A46"/>
    <w:rsid w:val="00640D82"/>
    <w:rsid w:val="00643F81"/>
    <w:rsid w:val="0064615F"/>
    <w:rsid w:val="00646668"/>
    <w:rsid w:val="006471D8"/>
    <w:rsid w:val="00647467"/>
    <w:rsid w:val="006477E1"/>
    <w:rsid w:val="00650D7C"/>
    <w:rsid w:val="00651095"/>
    <w:rsid w:val="006512C2"/>
    <w:rsid w:val="00653559"/>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6A1C"/>
    <w:rsid w:val="00676A30"/>
    <w:rsid w:val="00676AE9"/>
    <w:rsid w:val="006777DB"/>
    <w:rsid w:val="00677BE9"/>
    <w:rsid w:val="00682048"/>
    <w:rsid w:val="006820F5"/>
    <w:rsid w:val="0068305E"/>
    <w:rsid w:val="006851F7"/>
    <w:rsid w:val="00686531"/>
    <w:rsid w:val="00686EE7"/>
    <w:rsid w:val="006933C7"/>
    <w:rsid w:val="00694297"/>
    <w:rsid w:val="00696EE7"/>
    <w:rsid w:val="006A1719"/>
    <w:rsid w:val="006A34F6"/>
    <w:rsid w:val="006A45C3"/>
    <w:rsid w:val="006A6BAD"/>
    <w:rsid w:val="006A6DDF"/>
    <w:rsid w:val="006B004C"/>
    <w:rsid w:val="006B04F0"/>
    <w:rsid w:val="006B0C81"/>
    <w:rsid w:val="006B3727"/>
    <w:rsid w:val="006B3CA1"/>
    <w:rsid w:val="006B48E4"/>
    <w:rsid w:val="006B6C4C"/>
    <w:rsid w:val="006B794F"/>
    <w:rsid w:val="006C0843"/>
    <w:rsid w:val="006C125E"/>
    <w:rsid w:val="006C28FF"/>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9AA"/>
    <w:rsid w:val="00700DD7"/>
    <w:rsid w:val="00700FBE"/>
    <w:rsid w:val="00701E31"/>
    <w:rsid w:val="00703423"/>
    <w:rsid w:val="007036F1"/>
    <w:rsid w:val="0070409E"/>
    <w:rsid w:val="00705C80"/>
    <w:rsid w:val="0070631E"/>
    <w:rsid w:val="00706B1E"/>
    <w:rsid w:val="0070750E"/>
    <w:rsid w:val="00707D8D"/>
    <w:rsid w:val="007103CF"/>
    <w:rsid w:val="0071145D"/>
    <w:rsid w:val="0071153E"/>
    <w:rsid w:val="007121F6"/>
    <w:rsid w:val="00712B06"/>
    <w:rsid w:val="00714791"/>
    <w:rsid w:val="00714FBF"/>
    <w:rsid w:val="00716693"/>
    <w:rsid w:val="00720951"/>
    <w:rsid w:val="007219C0"/>
    <w:rsid w:val="00721CDE"/>
    <w:rsid w:val="007224D4"/>
    <w:rsid w:val="007233FD"/>
    <w:rsid w:val="0072351D"/>
    <w:rsid w:val="007249F7"/>
    <w:rsid w:val="00724E91"/>
    <w:rsid w:val="0072562E"/>
    <w:rsid w:val="00725D44"/>
    <w:rsid w:val="00727652"/>
    <w:rsid w:val="00727C95"/>
    <w:rsid w:val="00730411"/>
    <w:rsid w:val="007309A2"/>
    <w:rsid w:val="00731829"/>
    <w:rsid w:val="00732FC5"/>
    <w:rsid w:val="00733C06"/>
    <w:rsid w:val="0073561D"/>
    <w:rsid w:val="00736500"/>
    <w:rsid w:val="00737B8F"/>
    <w:rsid w:val="00737C30"/>
    <w:rsid w:val="00737C65"/>
    <w:rsid w:val="00737E22"/>
    <w:rsid w:val="007410A5"/>
    <w:rsid w:val="00741519"/>
    <w:rsid w:val="00741856"/>
    <w:rsid w:val="007418D2"/>
    <w:rsid w:val="00741D7F"/>
    <w:rsid w:val="00741E01"/>
    <w:rsid w:val="00741F61"/>
    <w:rsid w:val="00742054"/>
    <w:rsid w:val="0074474E"/>
    <w:rsid w:val="00744FAD"/>
    <w:rsid w:val="00747C75"/>
    <w:rsid w:val="00750D3B"/>
    <w:rsid w:val="0075156A"/>
    <w:rsid w:val="00757659"/>
    <w:rsid w:val="0076160A"/>
    <w:rsid w:val="0076314E"/>
    <w:rsid w:val="0076316A"/>
    <w:rsid w:val="00763291"/>
    <w:rsid w:val="00764B07"/>
    <w:rsid w:val="00766448"/>
    <w:rsid w:val="007702FB"/>
    <w:rsid w:val="00772A7D"/>
    <w:rsid w:val="00772CEB"/>
    <w:rsid w:val="0077655F"/>
    <w:rsid w:val="00776B8B"/>
    <w:rsid w:val="00777B4F"/>
    <w:rsid w:val="007800F5"/>
    <w:rsid w:val="00780A7F"/>
    <w:rsid w:val="00781176"/>
    <w:rsid w:val="007823C8"/>
    <w:rsid w:val="0078371F"/>
    <w:rsid w:val="00784C27"/>
    <w:rsid w:val="00785D34"/>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2A8"/>
    <w:rsid w:val="007D5B02"/>
    <w:rsid w:val="007D6D84"/>
    <w:rsid w:val="007E0D70"/>
    <w:rsid w:val="007E42F2"/>
    <w:rsid w:val="007E45C8"/>
    <w:rsid w:val="007E4B18"/>
    <w:rsid w:val="007E7069"/>
    <w:rsid w:val="007E7617"/>
    <w:rsid w:val="007E7F99"/>
    <w:rsid w:val="007F3884"/>
    <w:rsid w:val="007F39AF"/>
    <w:rsid w:val="007F4660"/>
    <w:rsid w:val="007F4F66"/>
    <w:rsid w:val="007F52E0"/>
    <w:rsid w:val="007F73B6"/>
    <w:rsid w:val="00806FFB"/>
    <w:rsid w:val="00807816"/>
    <w:rsid w:val="00807F78"/>
    <w:rsid w:val="0081178A"/>
    <w:rsid w:val="00811DFE"/>
    <w:rsid w:val="008143D8"/>
    <w:rsid w:val="0081477A"/>
    <w:rsid w:val="0082050C"/>
    <w:rsid w:val="008225CE"/>
    <w:rsid w:val="00824E4A"/>
    <w:rsid w:val="00825700"/>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C40"/>
    <w:rsid w:val="00851087"/>
    <w:rsid w:val="00851C57"/>
    <w:rsid w:val="00851E40"/>
    <w:rsid w:val="0085259A"/>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B0F32"/>
    <w:rsid w:val="008B145C"/>
    <w:rsid w:val="008B2235"/>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39B6"/>
    <w:rsid w:val="008D5DB7"/>
    <w:rsid w:val="008D61E6"/>
    <w:rsid w:val="008D6B34"/>
    <w:rsid w:val="008E0152"/>
    <w:rsid w:val="008E258C"/>
    <w:rsid w:val="008E2E05"/>
    <w:rsid w:val="008E3E50"/>
    <w:rsid w:val="008E46AA"/>
    <w:rsid w:val="008E4F5C"/>
    <w:rsid w:val="008E552F"/>
    <w:rsid w:val="008E6076"/>
    <w:rsid w:val="008F3701"/>
    <w:rsid w:val="008F44B6"/>
    <w:rsid w:val="008F6374"/>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35B6"/>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234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C05"/>
    <w:rsid w:val="009D1677"/>
    <w:rsid w:val="009D16DF"/>
    <w:rsid w:val="009D19C3"/>
    <w:rsid w:val="009D29D8"/>
    <w:rsid w:val="009D304E"/>
    <w:rsid w:val="009D3518"/>
    <w:rsid w:val="009D362C"/>
    <w:rsid w:val="009D3F93"/>
    <w:rsid w:val="009D5DA6"/>
    <w:rsid w:val="009D5E76"/>
    <w:rsid w:val="009D71ED"/>
    <w:rsid w:val="009E25C7"/>
    <w:rsid w:val="009E4AC4"/>
    <w:rsid w:val="009E6C0E"/>
    <w:rsid w:val="009F070E"/>
    <w:rsid w:val="009F2913"/>
    <w:rsid w:val="009F4904"/>
    <w:rsid w:val="009F5B89"/>
    <w:rsid w:val="009F6198"/>
    <w:rsid w:val="009F6773"/>
    <w:rsid w:val="009F7C3A"/>
    <w:rsid w:val="009F7CA1"/>
    <w:rsid w:val="00A0098C"/>
    <w:rsid w:val="00A01678"/>
    <w:rsid w:val="00A01C66"/>
    <w:rsid w:val="00A02109"/>
    <w:rsid w:val="00A0263F"/>
    <w:rsid w:val="00A0315D"/>
    <w:rsid w:val="00A0329E"/>
    <w:rsid w:val="00A049C8"/>
    <w:rsid w:val="00A062EA"/>
    <w:rsid w:val="00A13F6D"/>
    <w:rsid w:val="00A149BF"/>
    <w:rsid w:val="00A16B16"/>
    <w:rsid w:val="00A16B56"/>
    <w:rsid w:val="00A177FA"/>
    <w:rsid w:val="00A17BEB"/>
    <w:rsid w:val="00A17E95"/>
    <w:rsid w:val="00A214A2"/>
    <w:rsid w:val="00A22A6D"/>
    <w:rsid w:val="00A24284"/>
    <w:rsid w:val="00A2596F"/>
    <w:rsid w:val="00A27B8B"/>
    <w:rsid w:val="00A34B84"/>
    <w:rsid w:val="00A35B3A"/>
    <w:rsid w:val="00A360FA"/>
    <w:rsid w:val="00A37ED8"/>
    <w:rsid w:val="00A4013A"/>
    <w:rsid w:val="00A41478"/>
    <w:rsid w:val="00A414B3"/>
    <w:rsid w:val="00A44369"/>
    <w:rsid w:val="00A52843"/>
    <w:rsid w:val="00A57DEF"/>
    <w:rsid w:val="00A60A10"/>
    <w:rsid w:val="00A62C2D"/>
    <w:rsid w:val="00A63FFA"/>
    <w:rsid w:val="00A66F30"/>
    <w:rsid w:val="00A673EA"/>
    <w:rsid w:val="00A679FD"/>
    <w:rsid w:val="00A67F8D"/>
    <w:rsid w:val="00A700E0"/>
    <w:rsid w:val="00A7048E"/>
    <w:rsid w:val="00A72D00"/>
    <w:rsid w:val="00A72E5D"/>
    <w:rsid w:val="00A72F60"/>
    <w:rsid w:val="00A7368F"/>
    <w:rsid w:val="00A74C38"/>
    <w:rsid w:val="00A752CF"/>
    <w:rsid w:val="00A753B3"/>
    <w:rsid w:val="00A75DD9"/>
    <w:rsid w:val="00A77096"/>
    <w:rsid w:val="00A77758"/>
    <w:rsid w:val="00A77ACE"/>
    <w:rsid w:val="00A8170C"/>
    <w:rsid w:val="00A81903"/>
    <w:rsid w:val="00A824AC"/>
    <w:rsid w:val="00A838F7"/>
    <w:rsid w:val="00A85CA0"/>
    <w:rsid w:val="00A86CAC"/>
    <w:rsid w:val="00A91694"/>
    <w:rsid w:val="00A918ED"/>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555"/>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0A83"/>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592F"/>
    <w:rsid w:val="00B06462"/>
    <w:rsid w:val="00B06581"/>
    <w:rsid w:val="00B06CBF"/>
    <w:rsid w:val="00B07E0B"/>
    <w:rsid w:val="00B10767"/>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4C53"/>
    <w:rsid w:val="00B36B6C"/>
    <w:rsid w:val="00B370B3"/>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0BD3"/>
    <w:rsid w:val="00B6281A"/>
    <w:rsid w:val="00B636A5"/>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B5F42"/>
    <w:rsid w:val="00BC0B5A"/>
    <w:rsid w:val="00BC3E58"/>
    <w:rsid w:val="00BC4DD9"/>
    <w:rsid w:val="00BD0E87"/>
    <w:rsid w:val="00BD1BDA"/>
    <w:rsid w:val="00BD21F5"/>
    <w:rsid w:val="00BD42AC"/>
    <w:rsid w:val="00BD52C7"/>
    <w:rsid w:val="00BD53B2"/>
    <w:rsid w:val="00BD6D85"/>
    <w:rsid w:val="00BD733B"/>
    <w:rsid w:val="00BD7752"/>
    <w:rsid w:val="00BD7BC6"/>
    <w:rsid w:val="00BD7CB1"/>
    <w:rsid w:val="00BE03B7"/>
    <w:rsid w:val="00BE08AE"/>
    <w:rsid w:val="00BE0B8B"/>
    <w:rsid w:val="00BE21FB"/>
    <w:rsid w:val="00BE42A7"/>
    <w:rsid w:val="00BE598C"/>
    <w:rsid w:val="00BE6059"/>
    <w:rsid w:val="00BE7841"/>
    <w:rsid w:val="00BE7C76"/>
    <w:rsid w:val="00BE7F21"/>
    <w:rsid w:val="00BF2BC7"/>
    <w:rsid w:val="00BF5A90"/>
    <w:rsid w:val="00BF65B7"/>
    <w:rsid w:val="00C006FF"/>
    <w:rsid w:val="00C010E4"/>
    <w:rsid w:val="00C01C62"/>
    <w:rsid w:val="00C02C48"/>
    <w:rsid w:val="00C05789"/>
    <w:rsid w:val="00C059EF"/>
    <w:rsid w:val="00C064E4"/>
    <w:rsid w:val="00C06E0D"/>
    <w:rsid w:val="00C073BA"/>
    <w:rsid w:val="00C07823"/>
    <w:rsid w:val="00C10076"/>
    <w:rsid w:val="00C10DCB"/>
    <w:rsid w:val="00C113A8"/>
    <w:rsid w:val="00C1286A"/>
    <w:rsid w:val="00C13011"/>
    <w:rsid w:val="00C13780"/>
    <w:rsid w:val="00C13CB9"/>
    <w:rsid w:val="00C145DD"/>
    <w:rsid w:val="00C14A58"/>
    <w:rsid w:val="00C15D49"/>
    <w:rsid w:val="00C17B60"/>
    <w:rsid w:val="00C2069A"/>
    <w:rsid w:val="00C21DE0"/>
    <w:rsid w:val="00C22CD1"/>
    <w:rsid w:val="00C24D40"/>
    <w:rsid w:val="00C25BAF"/>
    <w:rsid w:val="00C25D58"/>
    <w:rsid w:val="00C30F67"/>
    <w:rsid w:val="00C321D6"/>
    <w:rsid w:val="00C33160"/>
    <w:rsid w:val="00C348CF"/>
    <w:rsid w:val="00C41FD0"/>
    <w:rsid w:val="00C42B83"/>
    <w:rsid w:val="00C42ED7"/>
    <w:rsid w:val="00C4388A"/>
    <w:rsid w:val="00C4736B"/>
    <w:rsid w:val="00C47D67"/>
    <w:rsid w:val="00C5191F"/>
    <w:rsid w:val="00C529EB"/>
    <w:rsid w:val="00C53031"/>
    <w:rsid w:val="00C555FA"/>
    <w:rsid w:val="00C55938"/>
    <w:rsid w:val="00C55BBF"/>
    <w:rsid w:val="00C5757F"/>
    <w:rsid w:val="00C57E63"/>
    <w:rsid w:val="00C60DAF"/>
    <w:rsid w:val="00C636A4"/>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55DC"/>
    <w:rsid w:val="00C97201"/>
    <w:rsid w:val="00CA135E"/>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0081"/>
    <w:rsid w:val="00CC4D26"/>
    <w:rsid w:val="00CC5390"/>
    <w:rsid w:val="00CC570A"/>
    <w:rsid w:val="00CC5D6C"/>
    <w:rsid w:val="00CC6C08"/>
    <w:rsid w:val="00CD148A"/>
    <w:rsid w:val="00CD1932"/>
    <w:rsid w:val="00CD68E2"/>
    <w:rsid w:val="00CD71BB"/>
    <w:rsid w:val="00CE12E5"/>
    <w:rsid w:val="00CE16B3"/>
    <w:rsid w:val="00CE30DD"/>
    <w:rsid w:val="00CE3BE7"/>
    <w:rsid w:val="00CE4EB1"/>
    <w:rsid w:val="00CE555B"/>
    <w:rsid w:val="00CE5EA3"/>
    <w:rsid w:val="00CE7344"/>
    <w:rsid w:val="00CF0A13"/>
    <w:rsid w:val="00CF1688"/>
    <w:rsid w:val="00CF3AD6"/>
    <w:rsid w:val="00CF3C31"/>
    <w:rsid w:val="00CF3F1B"/>
    <w:rsid w:val="00CF411C"/>
    <w:rsid w:val="00CF4157"/>
    <w:rsid w:val="00CF4AEC"/>
    <w:rsid w:val="00CF64A7"/>
    <w:rsid w:val="00D0009A"/>
    <w:rsid w:val="00D018A3"/>
    <w:rsid w:val="00D02031"/>
    <w:rsid w:val="00D02BB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943"/>
    <w:rsid w:val="00D663DC"/>
    <w:rsid w:val="00D7083F"/>
    <w:rsid w:val="00D70C27"/>
    <w:rsid w:val="00D7197A"/>
    <w:rsid w:val="00D719F8"/>
    <w:rsid w:val="00D72BA9"/>
    <w:rsid w:val="00D7399F"/>
    <w:rsid w:val="00D73DDD"/>
    <w:rsid w:val="00D7435E"/>
    <w:rsid w:val="00D76988"/>
    <w:rsid w:val="00D779EA"/>
    <w:rsid w:val="00D77C59"/>
    <w:rsid w:val="00D80979"/>
    <w:rsid w:val="00D82B75"/>
    <w:rsid w:val="00D84F84"/>
    <w:rsid w:val="00D90D2C"/>
    <w:rsid w:val="00D97A30"/>
    <w:rsid w:val="00D97DDE"/>
    <w:rsid w:val="00DA085A"/>
    <w:rsid w:val="00DA24F8"/>
    <w:rsid w:val="00DA2ACF"/>
    <w:rsid w:val="00DA4AF1"/>
    <w:rsid w:val="00DA78CC"/>
    <w:rsid w:val="00DB1679"/>
    <w:rsid w:val="00DB6C4C"/>
    <w:rsid w:val="00DC0A2B"/>
    <w:rsid w:val="00DC0E3F"/>
    <w:rsid w:val="00DC197C"/>
    <w:rsid w:val="00DC282A"/>
    <w:rsid w:val="00DC49E3"/>
    <w:rsid w:val="00DC6BB8"/>
    <w:rsid w:val="00DD3FA7"/>
    <w:rsid w:val="00DD539E"/>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758"/>
    <w:rsid w:val="00E15FDA"/>
    <w:rsid w:val="00E223AE"/>
    <w:rsid w:val="00E234F8"/>
    <w:rsid w:val="00E2404D"/>
    <w:rsid w:val="00E25338"/>
    <w:rsid w:val="00E27B44"/>
    <w:rsid w:val="00E30376"/>
    <w:rsid w:val="00E346E2"/>
    <w:rsid w:val="00E34BAF"/>
    <w:rsid w:val="00E3520F"/>
    <w:rsid w:val="00E36508"/>
    <w:rsid w:val="00E3759E"/>
    <w:rsid w:val="00E37E38"/>
    <w:rsid w:val="00E40AC1"/>
    <w:rsid w:val="00E41264"/>
    <w:rsid w:val="00E41781"/>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025A"/>
    <w:rsid w:val="00EB149E"/>
    <w:rsid w:val="00EB2DE5"/>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02F1"/>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4E7C"/>
    <w:rsid w:val="00F45BA3"/>
    <w:rsid w:val="00F51492"/>
    <w:rsid w:val="00F525D8"/>
    <w:rsid w:val="00F52832"/>
    <w:rsid w:val="00F538C3"/>
    <w:rsid w:val="00F54853"/>
    <w:rsid w:val="00F54A2B"/>
    <w:rsid w:val="00F55461"/>
    <w:rsid w:val="00F6178D"/>
    <w:rsid w:val="00F62523"/>
    <w:rsid w:val="00F633DF"/>
    <w:rsid w:val="00F63ABE"/>
    <w:rsid w:val="00F6400E"/>
    <w:rsid w:val="00F650D9"/>
    <w:rsid w:val="00F6520E"/>
    <w:rsid w:val="00F659E3"/>
    <w:rsid w:val="00F667EA"/>
    <w:rsid w:val="00F67767"/>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756"/>
    <w:rsid w:val="00FC3D05"/>
    <w:rsid w:val="00FC4143"/>
    <w:rsid w:val="00FC4198"/>
    <w:rsid w:val="00FC4A54"/>
    <w:rsid w:val="00FC55F9"/>
    <w:rsid w:val="00FC6D4B"/>
    <w:rsid w:val="00FC7FCC"/>
    <w:rsid w:val="00FD2C75"/>
    <w:rsid w:val="00FD4946"/>
    <w:rsid w:val="00FD594D"/>
    <w:rsid w:val="00FD5AC1"/>
    <w:rsid w:val="00FE13EF"/>
    <w:rsid w:val="00FE144B"/>
    <w:rsid w:val="00FE1887"/>
    <w:rsid w:val="00FE201F"/>
    <w:rsid w:val="00FE2747"/>
    <w:rsid w:val="00FE41EF"/>
    <w:rsid w:val="00FE48DC"/>
    <w:rsid w:val="00FE56E9"/>
    <w:rsid w:val="00FF01FD"/>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uiPriority w:val="99"/>
    <w:rsid w:val="00534C38"/>
    <w:rPr>
      <w:sz w:val="16"/>
      <w:szCs w:val="16"/>
    </w:rPr>
  </w:style>
  <w:style w:type="paragraph" w:styleId="CommentText">
    <w:name w:val="annotation text"/>
    <w:basedOn w:val="Normal"/>
    <w:link w:val="CommentTextChar"/>
    <w:uiPriority w:val="99"/>
    <w:rsid w:val="00534C38"/>
    <w:rPr>
      <w:sz w:val="20"/>
    </w:rPr>
  </w:style>
  <w:style w:type="character" w:customStyle="1" w:styleId="CommentTextChar">
    <w:name w:val="Comment Text Char"/>
    <w:link w:val="CommentText"/>
    <w:uiPriority w:val="99"/>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image" Target="media/image2.emf"/><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589B28-D21D-6646-9A5A-0D6A789D5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33</TotalTime>
  <Pages>9</Pages>
  <Words>9360</Words>
  <Characters>53352</Characters>
  <Application>Microsoft Macintosh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62587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75</cp:revision>
  <cp:lastPrinted>2016-09-20T09:06:00Z</cp:lastPrinted>
  <dcterms:created xsi:type="dcterms:W3CDTF">2018-07-26T13:44:00Z</dcterms:created>
  <dcterms:modified xsi:type="dcterms:W3CDTF">2018-07-26T15:06:00Z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