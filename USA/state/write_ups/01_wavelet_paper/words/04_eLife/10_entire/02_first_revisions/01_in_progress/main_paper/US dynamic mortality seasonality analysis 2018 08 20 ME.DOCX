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ins w:id="0" w:author="Parks, Robbie M" w:date="2018-08-17T18:53:00Z">
        <w:r w:rsidR="00481ADE">
          <w:t>2</w:t>
        </w:r>
      </w:ins>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ins w:id="1" w:author="Parks, Robbie M" w:date="2018-08-17T18:53:00Z">
        <w:r w:rsidR="00481ADE">
          <w:t xml:space="preserve"> (Figure 3</w:t>
        </w:r>
        <w:r w:rsidR="001B4615">
          <w:t>)</w:t>
        </w:r>
      </w:ins>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5E411927"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ins w:id="2" w:author="Parks, Robbie M" w:date="2018-08-17T18:56:00Z">
        <w:r w:rsidR="00FE53E0">
          <w:t>s</w:t>
        </w:r>
      </w:ins>
      <w:r w:rsidR="005902F2" w:rsidRPr="00AC73A1">
        <w:t xml:space="preserve"> </w:t>
      </w:r>
      <w:del w:id="3" w:author="Parks, Robbie M" w:date="2018-08-17T18:57:00Z">
        <w:r w:rsidR="005902F2" w:rsidRPr="00AC73A1" w:rsidDel="006D61DA">
          <w:delText>2</w:delText>
        </w:r>
        <w:r w:rsidR="00404DA8" w:rsidDel="006D61DA">
          <w:delText xml:space="preserve"> </w:delText>
        </w:r>
      </w:del>
      <w:ins w:id="4" w:author="Parks, Robbie M" w:date="2018-08-17T18:57:00Z">
        <w:r w:rsidR="006D61DA" w:rsidRPr="00AC73A1">
          <w:t>2</w:t>
        </w:r>
        <w:r w:rsidR="006D61DA">
          <w:t>-</w:t>
        </w:r>
      </w:ins>
      <w:ins w:id="5" w:author="Parks, Robbie M" w:date="2018-08-17T18:56:00Z">
        <w:r w:rsidR="00FE53E0">
          <w:t xml:space="preserve">11 </w:t>
        </w:r>
      </w:ins>
      <w:r w:rsidR="00404DA8">
        <w:t xml:space="preserve">and </w:t>
      </w:r>
      <w:del w:id="6" w:author="Parks, Robbie M" w:date="2018-08-17T18:56:00Z">
        <w:r w:rsidR="00404DA8" w:rsidDel="00FE53E0">
          <w:delText xml:space="preserve">Supplementary Figure </w:delText>
        </w:r>
        <w:r w:rsidR="00B650EB" w:rsidDel="00FE53E0">
          <w:delText>1</w:delText>
        </w:r>
      </w:del>
      <w:ins w:id="7" w:author="Parks, Robbie M" w:date="2018-08-17T18:56:00Z">
        <w:r w:rsidR="00FE53E0">
          <w:t>respective figure supplements</w:t>
        </w:r>
      </w:ins>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del w:id="8" w:author="Parks, Robbie M" w:date="2018-08-17T18:58:00Z">
        <w:r w:rsidR="009D7307" w:rsidDel="0070334E">
          <w:delText xml:space="preserve">Supplementary Figure </w:delText>
        </w:r>
        <w:r w:rsidR="00F62012" w:rsidDel="0070334E">
          <w:delText>1</w:delText>
        </w:r>
      </w:del>
      <w:ins w:id="9" w:author="Parks, Robbie M" w:date="2018-08-17T18:58:00Z">
        <w:r w:rsidR="0070334E">
          <w:t>Figure 8-figure supplement 1</w:t>
        </w:r>
      </w:ins>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ins w:id="10" w:author="Parks, Robbie M" w:date="2018-08-17T19:01:00Z">
        <w:r w:rsidR="00AE177B">
          <w:t>(Figure 10-supplementary figure 5 and Figure 11-supplementary figure</w:t>
        </w:r>
      </w:ins>
      <w:ins w:id="11" w:author="Parks, Robbie M" w:date="2018-08-17T19:02:00Z">
        <w:r w:rsidR="00953A07">
          <w:t xml:space="preserve"> 5</w:t>
        </w:r>
        <w:r w:rsidR="00A83E0D">
          <w:t>)</w:t>
        </w:r>
      </w:ins>
      <w:ins w:id="12" w:author="Parks, Robbie M" w:date="2018-08-17T19:01:00Z">
        <w:r w:rsidR="00AE177B">
          <w:t xml:space="preserve"> </w:t>
        </w:r>
      </w:ins>
      <w:r w:rsidR="00D13BFF">
        <w:t>or</w:t>
      </w:r>
      <w:r w:rsidR="00AC55DD" w:rsidRPr="00996AD4">
        <w:t xml:space="preserve"> maternal conditions </w:t>
      </w:r>
      <w:r w:rsidR="00D13BFF">
        <w:t>(</w:t>
      </w:r>
      <w:del w:id="13" w:author="Parks, Robbie M" w:date="2018-08-17T18:59:00Z">
        <w:r w:rsidR="00001E52" w:rsidDel="00D13BFF">
          <w:delText xml:space="preserve">Supplementary Figure </w:delText>
        </w:r>
        <w:r w:rsidR="00F62012" w:rsidDel="00D13BFF">
          <w:delText>1</w:delText>
        </w:r>
      </w:del>
      <w:ins w:id="14" w:author="Parks, Robbie M" w:date="2018-08-17T19:00:00Z">
        <w:r w:rsidR="00D13BFF">
          <w:t xml:space="preserve">Figure </w:t>
        </w:r>
      </w:ins>
      <w:ins w:id="15" w:author="Parks, Robbie M" w:date="2018-08-17T19:01:00Z">
        <w:r w:rsidR="0025094A">
          <w:t xml:space="preserve">11-supplementary figure </w:t>
        </w:r>
        <w:r w:rsidR="00891073">
          <w:t>6</w:t>
        </w:r>
      </w:ins>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lastRenderedPageBreak/>
        <w:t xml:space="preserve"> </w:t>
      </w:r>
    </w:p>
    <w:p w14:paraId="3B88980A" w14:textId="670CEC20"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ins w:id="16" w:author="Parks, Robbie M" w:date="2018-08-17T19:03:00Z">
        <w:r w:rsidR="006125CA">
          <w:t>12 and respective figure supplements)</w:t>
        </w:r>
      </w:ins>
      <w:del w:id="17" w:author="Parks, Robbie M" w:date="2018-08-17T19:03:00Z">
        <w:r w:rsidR="009207F1" w:rsidDel="006125CA">
          <w:delText>3</w:delText>
        </w:r>
      </w:del>
      <w:ins w:id="18" w:author="Parks, Robbie M" w:date="2018-08-17T19:03:00Z">
        <w:r w:rsidR="006125CA">
          <w:t xml:space="preserve">. </w:t>
        </w:r>
      </w:ins>
      <w:del w:id="19" w:author="Parks, Robbie M" w:date="2018-08-17T19:03:00Z">
        <w:r w:rsidR="009207F1" w:rsidDel="006125CA">
          <w:delText xml:space="preserve"> and </w:delText>
        </w:r>
        <w:r w:rsidR="008166AA" w:rsidDel="006125CA">
          <w:delText xml:space="preserve">Supplementary Figure </w:delText>
        </w:r>
        <w:r w:rsidR="00B53CC1" w:rsidDel="006125CA">
          <w:delText>2</w:delText>
        </w:r>
        <w:r w:rsidR="008166AA" w:rsidDel="006125CA">
          <w:delText>).</w:delText>
        </w:r>
        <w:r w:rsidR="00AD28C9" w:rsidDel="006125CA">
          <w:delText xml:space="preserve"> </w:delText>
        </w:r>
      </w:del>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83DD6C"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del w:id="20" w:author="Parks, Robbie M" w:date="2018-08-17T19:04:00Z">
        <w:r w:rsidR="00040FE5" w:rsidRPr="00AC73A1" w:rsidDel="008A142D">
          <w:delText>4</w:delText>
        </w:r>
      </w:del>
      <w:ins w:id="21" w:author="Parks, Robbie M" w:date="2018-08-17T19:04:00Z">
        <w:r w:rsidR="008A142D">
          <w:t>13</w:t>
        </w:r>
      </w:ins>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 xml:space="preserve">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w:t>
      </w:r>
      <w:del w:id="22" w:author="Parks, Robbie M" w:date="2018-08-17T19:07:00Z">
        <w:r w:rsidR="00576EFD" w:rsidDel="00AF2554">
          <w:delText xml:space="preserve">Supplementary </w:delText>
        </w:r>
      </w:del>
      <w:r w:rsidR="00576EFD">
        <w:t xml:space="preserve">Figure </w:t>
      </w:r>
      <w:ins w:id="23" w:author="Parks, Robbie M" w:date="2018-08-20T13:45:00Z">
        <w:r w:rsidR="00D72E27">
          <w:t>1</w:t>
        </w:r>
      </w:ins>
      <w:ins w:id="24" w:author="Parks, Robbie M" w:date="2018-08-20T15:27:00Z">
        <w:r w:rsidR="000265F1">
          <w:t>3</w:t>
        </w:r>
      </w:ins>
      <w:del w:id="25" w:author="Parks, Robbie M" w:date="2018-08-20T13:45:00Z">
        <w:r w:rsidR="007F5135" w:rsidDel="00D72E27">
          <w:delText>3</w:delText>
        </w:r>
      </w:del>
      <w:ins w:id="26" w:author="Parks, Robbie M" w:date="2018-08-17T19:07:00Z">
        <w:r w:rsidR="00AF2554">
          <w:t>-figure supplement 2</w:t>
        </w:r>
      </w:ins>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0AE889F6"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ins w:id="27" w:author="Parks, Robbie M" w:date="2018-08-17T19:08:00Z">
        <w:r w:rsidR="003B6714">
          <w:t>s</w:t>
        </w:r>
      </w:ins>
      <w:r w:rsidR="000210D1" w:rsidRPr="00AC73A1">
        <w:t xml:space="preserve"> </w:t>
      </w:r>
      <w:ins w:id="28" w:author="Parks, Robbie M" w:date="2018-08-17T19:08:00Z">
        <w:r w:rsidR="003B6714">
          <w:t>14-17</w:t>
        </w:r>
      </w:ins>
      <w:del w:id="29" w:author="Parks, Robbie M" w:date="2018-08-17T19:08:00Z">
        <w:r w:rsidR="00040FE5" w:rsidRPr="00AC73A1" w:rsidDel="003B6714">
          <w:delText>5</w:delText>
        </w:r>
      </w:del>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del w:id="30" w:author="Parks, Robbie M" w:date="2018-08-17T19:08:00Z">
        <w:r w:rsidR="00040FE5" w:rsidRPr="00AC73A1" w:rsidDel="00DE0E53">
          <w:delText>6</w:delText>
        </w:r>
      </w:del>
      <w:ins w:id="31" w:author="Parks, Robbie M" w:date="2018-08-17T19:08:00Z">
        <w:r w:rsidR="00DE0E53">
          <w:t>18</w:t>
        </w:r>
      </w:ins>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lastRenderedPageBreak/>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w:t>
      </w:r>
      <w:r w:rsidR="00A76EC0" w:rsidRPr="00AC73A1">
        <w:lastRenderedPageBreak/>
        <w:t xml:space="preserve">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31EB64B9"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xml:space="preserve">, and </w:t>
      </w:r>
      <w:r w:rsidR="00954635" w:rsidRPr="00AC73A1">
        <w:lastRenderedPageBreak/>
        <w:t>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ins w:id="32" w:author="Parks, Robbie M" w:date="2018-08-17T19:10:00Z">
        <w:r w:rsidR="00470619">
          <w:t xml:space="preserve">Figure 10-figure supplement 4 and </w:t>
        </w:r>
      </w:ins>
      <w:del w:id="33" w:author="Parks, Robbie M" w:date="2018-08-17T19:09:00Z">
        <w:r w:rsidR="00424C6B" w:rsidDel="005E68ED">
          <w:delText>Supp</w:delText>
        </w:r>
        <w:r w:rsidR="004F1CAB" w:rsidDel="005E68ED">
          <w:delText xml:space="preserve">lementary </w:delText>
        </w:r>
      </w:del>
      <w:r w:rsidR="004F1CAB">
        <w:t>Figure 1</w:t>
      </w:r>
      <w:ins w:id="34" w:author="Parks, Robbie M" w:date="2018-08-17T19:09:00Z">
        <w:r w:rsidR="00470619">
          <w:t>1</w:t>
        </w:r>
        <w:r w:rsidR="005E68ED">
          <w:t xml:space="preserve">-figure supplement </w:t>
        </w:r>
      </w:ins>
      <w:ins w:id="35" w:author="Parks, Robbie M" w:date="2018-08-17T19:52:00Z">
        <w:r w:rsidR="00133D65">
          <w:t>4</w:t>
        </w:r>
      </w:ins>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lastRenderedPageBreak/>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w:t>
      </w:r>
      <w:r w:rsidR="00F418B0">
        <w:rPr>
          <w:rFonts w:ascii="Times New Roman" w:hAnsi="Times New Roman" w:cs="Times New Roman"/>
          <w:noProof/>
          <w:sz w:val="24"/>
          <w:szCs w:val="24"/>
        </w:rPr>
        <w:lastRenderedPageBreak/>
        <w:t xml:space="preserve">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2C1D34"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Del="0059482A" w:rsidRDefault="00592BE6" w:rsidP="00592BE6">
      <w:pPr>
        <w:spacing w:line="480" w:lineRule="auto"/>
        <w:jc w:val="both"/>
        <w:rPr>
          <w:del w:id="36" w:author="Parks, Robbie M" w:date="2018-08-17T19:54:00Z"/>
          <w:b/>
          <w:color w:val="000000" w:themeColor="text1"/>
        </w:rPr>
      </w:pPr>
    </w:p>
    <w:p w14:paraId="244CBBA5" w14:textId="1AC10C0A" w:rsidR="00592BE6" w:rsidRPr="00AC73A1" w:rsidDel="0059482A" w:rsidRDefault="00592BE6" w:rsidP="00592BE6">
      <w:pPr>
        <w:spacing w:line="480" w:lineRule="auto"/>
        <w:jc w:val="both"/>
        <w:rPr>
          <w:del w:id="37" w:author="Parks, Robbie M" w:date="2018-08-17T19:54:00Z"/>
          <w:b/>
          <w:color w:val="000000" w:themeColor="text1"/>
        </w:rPr>
      </w:pPr>
      <w:del w:id="38" w:author="Parks, Robbie M" w:date="2018-08-17T19:54:00Z">
        <w:r w:rsidRPr="00AC73A1" w:rsidDel="0059482A">
          <w:rPr>
            <w:b/>
            <w:color w:val="000000" w:themeColor="text1"/>
          </w:rPr>
          <w:delText>Author contributions</w:delText>
        </w:r>
      </w:del>
    </w:p>
    <w:p w14:paraId="2EC76E07" w14:textId="27DA54D3" w:rsidR="00592BE6" w:rsidRPr="00AC73A1" w:rsidDel="0059482A" w:rsidRDefault="00592BE6" w:rsidP="00592BE6">
      <w:pPr>
        <w:spacing w:line="480" w:lineRule="auto"/>
        <w:jc w:val="both"/>
        <w:rPr>
          <w:del w:id="39" w:author="Parks, Robbie M" w:date="2018-08-17T19:54:00Z"/>
          <w:color w:val="000000" w:themeColor="text1"/>
        </w:rPr>
      </w:pPr>
      <w:del w:id="40" w:author="Parks, Robbie M" w:date="2018-08-17T19:54:00Z">
        <w:r w:rsidRPr="00AC73A1" w:rsidDel="0059482A">
          <w:rPr>
            <w:color w:val="000000" w:themeColor="text1"/>
          </w:rPr>
          <w:delTex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delText>
        </w:r>
      </w:del>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12932D90" w:rsidR="00ED7C00"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cancer</w:t>
      </w:r>
      <w:del w:id="41" w:author="Ezzati, Majid" w:date="2018-08-20T22:00:00Z">
        <w:r w:rsidDel="006A2340">
          <w:rPr>
            <w:color w:val="000000" w:themeColor="text1"/>
          </w:rPr>
          <w:delText>s</w:delText>
        </w:r>
      </w:del>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ins w:id="42" w:author="Parks, Robbie M" w:date="2018-08-17T19:35:00Z"/>
          <w:color w:val="000000" w:themeColor="text1"/>
        </w:rPr>
      </w:pPr>
      <w:ins w:id="43" w:author="Parks, Robbie M" w:date="2018-08-17T19:35:00Z">
        <w:r>
          <w:rPr>
            <w:color w:val="000000" w:themeColor="text1"/>
          </w:rPr>
          <w:br w:type="page"/>
        </w:r>
      </w:ins>
    </w:p>
    <w:p w14:paraId="33411D1E" w14:textId="6954CCF6" w:rsidR="00ED7C00" w:rsidRPr="00ED7C00" w:rsidRDefault="00C47FA5" w:rsidP="00ED7C00">
      <w:pPr>
        <w:spacing w:line="480" w:lineRule="auto"/>
        <w:jc w:val="both"/>
        <w:rPr>
          <w:ins w:id="44" w:author="Parks, Robbie M" w:date="2018-08-17T19:35:00Z"/>
          <w:color w:val="000000" w:themeColor="text1"/>
        </w:rPr>
      </w:pPr>
      <w:r w:rsidRPr="00AC73A1">
        <w:rPr>
          <w:b/>
          <w:color w:val="000000" w:themeColor="text1"/>
        </w:rPr>
        <w:lastRenderedPageBreak/>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cancer</w:t>
      </w:r>
      <w:del w:id="45" w:author="Ezzati, Majid" w:date="2018-08-20T22:00:00Z">
        <w:r w:rsidDel="006A2340">
          <w:rPr>
            <w:color w:val="000000" w:themeColor="text1"/>
          </w:rPr>
          <w:delText>s</w:delText>
        </w:r>
      </w:del>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id="46" w:author="Parks, Robbie M" w:date="2018-08-17T19:35:00Z">
        <w:r w:rsidR="00ED7C00">
          <w:rPr>
            <w:b/>
            <w:color w:val="000000" w:themeColor="text1"/>
          </w:rPr>
          <w:br w:type="page"/>
        </w:r>
      </w:ins>
    </w:p>
    <w:p w14:paraId="788983F2" w14:textId="0168AA90" w:rsidR="00022655" w:rsidRDefault="00C47FA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del w:id="47" w:author="Ezzati, Majid" w:date="2018-08-20T22:00:00Z">
        <w:r w:rsidR="00022655" w:rsidDel="006A2340">
          <w:rPr>
            <w:color w:val="000000" w:themeColor="text1"/>
          </w:rPr>
          <w:delText>s</w:delText>
        </w:r>
      </w:del>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ins w:id="48" w:author="Parks, Robbie M" w:date="2018-08-17T19:20:00Z"/>
          <w:color w:val="000000" w:themeColor="text1"/>
        </w:rPr>
      </w:pPr>
    </w:p>
    <w:p w14:paraId="3277AF81" w14:textId="139835A8" w:rsidR="000C5AF5" w:rsidRDefault="000C5AF5" w:rsidP="000C5AF5">
      <w:pPr>
        <w:spacing w:line="480" w:lineRule="auto"/>
        <w:jc w:val="both"/>
        <w:rPr>
          <w:ins w:id="49" w:author="Parks, Robbie M" w:date="2018-08-17T19:21:00Z"/>
          <w:color w:val="000000" w:themeColor="text1"/>
        </w:rPr>
      </w:pPr>
      <w:ins w:id="50" w:author="Parks, Robbie M" w:date="2018-08-17T19:20:00Z">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ins>
      <w:ins w:id="51" w:author="Parks, Robbie M" w:date="2018-08-17T19:21:00Z">
        <w:r>
          <w:rPr>
            <w:color w:val="000000" w:themeColor="text1"/>
          </w:rPr>
          <w:t>cardiovascular</w:t>
        </w:r>
      </w:ins>
      <w:ins w:id="52" w:author="Parks, Robbie M" w:date="2018-08-17T19:20:00Z">
        <w:r>
          <w:rPr>
            <w:color w:val="000000" w:themeColor="text1"/>
          </w:rPr>
          <w:t xml:space="preserve">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D0D2446" w14:textId="77777777" w:rsidR="001614F2" w:rsidRDefault="001614F2" w:rsidP="000C5AF5">
      <w:pPr>
        <w:spacing w:line="480" w:lineRule="auto"/>
        <w:jc w:val="both"/>
        <w:rPr>
          <w:ins w:id="53" w:author="Parks, Robbie M" w:date="2018-08-17T19:21:00Z"/>
          <w:color w:val="000000" w:themeColor="text1"/>
        </w:rPr>
      </w:pPr>
    </w:p>
    <w:p w14:paraId="58834082" w14:textId="0FBBB028" w:rsidR="001614F2" w:rsidRDefault="001614F2" w:rsidP="001614F2">
      <w:pPr>
        <w:spacing w:line="480" w:lineRule="auto"/>
        <w:jc w:val="both"/>
        <w:rPr>
          <w:ins w:id="54" w:author="Parks, Robbie M" w:date="2018-08-17T19:21:00Z"/>
          <w:color w:val="000000" w:themeColor="text1"/>
        </w:rPr>
      </w:pPr>
      <w:ins w:id="55" w:author="Parks, Robbie M" w:date="2018-08-17T19:21:00Z">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B28DB88" w14:textId="77777777" w:rsidR="00CA3288" w:rsidRDefault="00CA3288" w:rsidP="001614F2">
      <w:pPr>
        <w:spacing w:line="480" w:lineRule="auto"/>
        <w:jc w:val="both"/>
        <w:rPr>
          <w:ins w:id="56" w:author="Parks, Robbie M" w:date="2018-08-17T19:21:00Z"/>
          <w:color w:val="000000" w:themeColor="text1"/>
        </w:rPr>
      </w:pPr>
    </w:p>
    <w:p w14:paraId="7F263C66" w14:textId="6DFFC856" w:rsidR="00CA3288" w:rsidRDefault="00CA3288" w:rsidP="00CA3288">
      <w:pPr>
        <w:spacing w:line="480" w:lineRule="auto"/>
        <w:jc w:val="both"/>
        <w:rPr>
          <w:ins w:id="57" w:author="Parks, Robbie M" w:date="2018-08-17T19:21:00Z"/>
          <w:color w:val="000000" w:themeColor="text1"/>
        </w:rPr>
      </w:pPr>
      <w:ins w:id="58" w:author="Parks, Robbie M" w:date="2018-08-17T19:21:00Z">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5E6E29B" w14:textId="77777777" w:rsidR="00CA3288" w:rsidRDefault="00CA3288" w:rsidP="001614F2">
      <w:pPr>
        <w:spacing w:line="480" w:lineRule="auto"/>
        <w:jc w:val="both"/>
        <w:rPr>
          <w:ins w:id="59" w:author="Parks, Robbie M" w:date="2018-08-17T19:21:00Z"/>
          <w:color w:val="000000" w:themeColor="text1"/>
        </w:rPr>
      </w:pPr>
    </w:p>
    <w:p w14:paraId="333B214D" w14:textId="77777777" w:rsidR="00022655" w:rsidRDefault="00022655" w:rsidP="00A24BBA">
      <w:pPr>
        <w:spacing w:line="480" w:lineRule="auto"/>
        <w:jc w:val="both"/>
        <w:rPr>
          <w:ins w:id="60" w:author="Parks, Robbie M" w:date="2018-08-17T19:19:00Z"/>
          <w:color w:val="000000" w:themeColor="text1"/>
        </w:rPr>
      </w:pPr>
    </w:p>
    <w:p w14:paraId="6D5AA90C" w14:textId="4F89ACCB"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cardiorespiratory disease</w:t>
      </w:r>
      <w:del w:id="61" w:author="Ezzati, Majid" w:date="2018-08-20T22:01:00Z">
        <w:r w:rsidDel="006A2340">
          <w:rPr>
            <w:color w:val="000000" w:themeColor="text1"/>
          </w:rPr>
          <w:delText>s</w:delText>
        </w:r>
      </w:del>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ins w:id="62" w:author="Parks, Robbie M" w:date="2018-08-17T19:21:00Z"/>
          <w:color w:val="000000" w:themeColor="text1"/>
        </w:rPr>
      </w:pPr>
    </w:p>
    <w:p w14:paraId="54804DFD" w14:textId="4427B6C9" w:rsidR="009C72C2" w:rsidRDefault="009C72C2" w:rsidP="009C72C2">
      <w:pPr>
        <w:spacing w:line="480" w:lineRule="auto"/>
        <w:jc w:val="both"/>
        <w:rPr>
          <w:ins w:id="63" w:author="Parks, Robbie M" w:date="2018-08-17T19:21:00Z"/>
          <w:color w:val="000000" w:themeColor="text1"/>
        </w:rPr>
      </w:pPr>
      <w:ins w:id="64" w:author="Parks, Robbie M" w:date="2018-08-17T19:21:00Z">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65" w:author="Parks, Robbie M" w:date="2018-08-17T19:22:00Z">
        <w:r>
          <w:rPr>
            <w:color w:val="000000" w:themeColor="text1"/>
          </w:rPr>
          <w:t>fe</w:t>
        </w:r>
      </w:ins>
      <w:ins w:id="66"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3CC42A" w14:textId="77777777" w:rsidR="009C72C2" w:rsidRDefault="009C72C2" w:rsidP="009C72C2">
      <w:pPr>
        <w:spacing w:line="480" w:lineRule="auto"/>
        <w:jc w:val="both"/>
        <w:rPr>
          <w:ins w:id="67" w:author="Parks, Robbie M" w:date="2018-08-17T19:21:00Z"/>
          <w:color w:val="000000" w:themeColor="text1"/>
        </w:rPr>
      </w:pPr>
    </w:p>
    <w:p w14:paraId="0B3E769F" w14:textId="6ADEDD0A" w:rsidR="009C72C2" w:rsidRDefault="009C72C2" w:rsidP="009C72C2">
      <w:pPr>
        <w:spacing w:line="480" w:lineRule="auto"/>
        <w:jc w:val="both"/>
        <w:rPr>
          <w:ins w:id="68" w:author="Parks, Robbie M" w:date="2018-08-17T19:21:00Z"/>
          <w:color w:val="000000" w:themeColor="text1"/>
        </w:rPr>
      </w:pPr>
      <w:ins w:id="69" w:author="Parks, Robbie M" w:date="2018-08-17T19:21:00Z">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70" w:author="Parks, Robbie M" w:date="2018-08-17T19:22:00Z">
        <w:r>
          <w:rPr>
            <w:color w:val="000000" w:themeColor="text1"/>
          </w:rPr>
          <w:t>fe</w:t>
        </w:r>
      </w:ins>
      <w:ins w:id="71"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65972CC" w14:textId="77777777" w:rsidR="009C72C2" w:rsidRDefault="009C72C2" w:rsidP="009C72C2">
      <w:pPr>
        <w:spacing w:line="480" w:lineRule="auto"/>
        <w:jc w:val="both"/>
        <w:rPr>
          <w:ins w:id="72" w:author="Parks, Robbie M" w:date="2018-08-17T19:21:00Z"/>
          <w:color w:val="000000" w:themeColor="text1"/>
        </w:rPr>
      </w:pPr>
    </w:p>
    <w:p w14:paraId="6095EF6C" w14:textId="425D9CDC" w:rsidR="009C72C2" w:rsidRDefault="009C72C2" w:rsidP="009C72C2">
      <w:pPr>
        <w:spacing w:line="480" w:lineRule="auto"/>
        <w:jc w:val="both"/>
        <w:rPr>
          <w:ins w:id="73" w:author="Parks, Robbie M" w:date="2018-08-17T19:21:00Z"/>
          <w:color w:val="000000" w:themeColor="text1"/>
        </w:rPr>
      </w:pPr>
      <w:ins w:id="74" w:author="Parks, Robbie M" w:date="2018-08-17T19:21:00Z">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ins>
      <w:ins w:id="75" w:author="Parks, Robbie M" w:date="2018-08-17T19:22:00Z">
        <w:r>
          <w:rPr>
            <w:color w:val="000000" w:themeColor="text1"/>
          </w:rPr>
          <w:t>fe</w:t>
        </w:r>
      </w:ins>
      <w:ins w:id="76" w:author="Parks, Robbie M" w:date="2018-08-17T19:21:00Z">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D46E5D4" w14:textId="77777777" w:rsidR="009C72C2" w:rsidRDefault="009C72C2" w:rsidP="00A24BBA">
      <w:pPr>
        <w:spacing w:line="480" w:lineRule="auto"/>
        <w:jc w:val="both"/>
        <w:rPr>
          <w:ins w:id="77" w:author="Parks, Robbie M" w:date="2018-08-17T19:19:00Z"/>
          <w:color w:val="000000" w:themeColor="text1"/>
        </w:rPr>
      </w:pPr>
    </w:p>
    <w:p w14:paraId="62DF15B1" w14:textId="77777777" w:rsidR="00022655" w:rsidRDefault="00022655" w:rsidP="00A24BBA">
      <w:pPr>
        <w:spacing w:line="480" w:lineRule="auto"/>
        <w:jc w:val="both"/>
        <w:rPr>
          <w:ins w:id="78" w:author="Parks, Robbie M" w:date="2018-08-17T19:19:00Z"/>
          <w:color w:val="000000" w:themeColor="text1"/>
        </w:rPr>
      </w:pPr>
    </w:p>
    <w:p w14:paraId="0393D3FE" w14:textId="3421396D"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del w:id="79" w:author="Ezzati, Majid" w:date="2018-08-20T22:01:00Z">
        <w:r w:rsidDel="006A2340">
          <w:rPr>
            <w:color w:val="000000" w:themeColor="text1"/>
          </w:rPr>
          <w:delText xml:space="preserve">injuries </w:delText>
        </w:r>
      </w:del>
      <w:ins w:id="80" w:author="Ezzati, Majid" w:date="2018-08-20T22:01:00Z">
        <w:r w:rsidR="006A2340">
          <w:rPr>
            <w:color w:val="000000" w:themeColor="text1"/>
          </w:rPr>
          <w:t>injur</w:t>
        </w:r>
        <w:r w:rsidR="006A2340">
          <w:rPr>
            <w:color w:val="000000" w:themeColor="text1"/>
          </w:rPr>
          <w:t>y</w:t>
        </w:r>
        <w:r w:rsidR="006A2340">
          <w:rPr>
            <w:color w:val="000000" w:themeColor="text1"/>
          </w:rPr>
          <w:t xml:space="preserve"> </w:t>
        </w:r>
      </w:ins>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ins w:id="81" w:author="Parks, Robbie M" w:date="2018-08-17T19:22:00Z"/>
          <w:color w:val="000000" w:themeColor="text1"/>
        </w:rPr>
      </w:pPr>
    </w:p>
    <w:p w14:paraId="0F9A1CF8" w14:textId="2299CE38" w:rsidR="00E24B8E" w:rsidRDefault="00E24B8E" w:rsidP="00A24BBA">
      <w:pPr>
        <w:spacing w:line="480" w:lineRule="auto"/>
        <w:jc w:val="both"/>
        <w:rPr>
          <w:ins w:id="82" w:author="Parks, Robbie M" w:date="2018-08-17T19:23:00Z"/>
          <w:color w:val="000000" w:themeColor="text1"/>
        </w:rPr>
      </w:pPr>
      <w:ins w:id="83" w:author="Parks, Robbie M" w:date="2018-08-17T19:22:00Z">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ins>
      <w:ins w:id="84" w:author="Parks, Robbie M" w:date="2018-08-17T19:23:00Z">
        <w:r>
          <w:rPr>
            <w:color w:val="000000" w:themeColor="text1"/>
          </w:rPr>
          <w:t xml:space="preserve">intentional </w:t>
        </w:r>
      </w:ins>
      <w:ins w:id="85" w:author="Parks, Robbie M" w:date="2018-08-17T19:22:00Z">
        <w:r>
          <w:rPr>
            <w:color w:val="000000" w:themeColor="text1"/>
          </w:rPr>
          <w:t xml:space="preserve">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9C0BBF6" w14:textId="77777777" w:rsidR="00515A1A" w:rsidRDefault="00515A1A" w:rsidP="00A24BBA">
      <w:pPr>
        <w:spacing w:line="480" w:lineRule="auto"/>
        <w:jc w:val="both"/>
        <w:rPr>
          <w:ins w:id="86" w:author="Parks, Robbie M" w:date="2018-08-17T19:23:00Z"/>
          <w:color w:val="000000" w:themeColor="text1"/>
        </w:rPr>
      </w:pPr>
    </w:p>
    <w:p w14:paraId="312FFDF5" w14:textId="158B8318" w:rsidR="00515A1A" w:rsidRDefault="00515A1A" w:rsidP="00515A1A">
      <w:pPr>
        <w:spacing w:line="480" w:lineRule="auto"/>
        <w:jc w:val="both"/>
        <w:rPr>
          <w:ins w:id="87" w:author="Parks, Robbie M" w:date="2018-08-17T19:23:00Z"/>
          <w:color w:val="000000" w:themeColor="text1"/>
        </w:rPr>
      </w:pPr>
      <w:ins w:id="88" w:author="Parks, Robbie M" w:date="2018-08-17T19:23:00Z">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3C827C0" w14:textId="77777777" w:rsidR="00022655" w:rsidRDefault="00022655" w:rsidP="00A24BBA">
      <w:pPr>
        <w:spacing w:line="480" w:lineRule="auto"/>
        <w:jc w:val="both"/>
        <w:rPr>
          <w:ins w:id="89" w:author="Parks, Robbie M" w:date="2018-08-17T19:19:00Z"/>
          <w:color w:val="000000" w:themeColor="text1"/>
        </w:rPr>
      </w:pPr>
    </w:p>
    <w:p w14:paraId="1CA9EE2E" w14:textId="77777777" w:rsidR="00381C88" w:rsidRDefault="00381C88">
      <w:pPr>
        <w:rPr>
          <w:ins w:id="90" w:author="Parks, Robbie M" w:date="2018-08-17T19:30:00Z"/>
          <w:b/>
          <w:color w:val="000000" w:themeColor="text1"/>
        </w:rPr>
      </w:pPr>
      <w:ins w:id="91" w:author="Parks, Robbie M" w:date="2018-08-17T19:30:00Z">
        <w:r>
          <w:rPr>
            <w:b/>
            <w:color w:val="000000" w:themeColor="text1"/>
          </w:rPr>
          <w:br w:type="page"/>
        </w:r>
      </w:ins>
    </w:p>
    <w:p w14:paraId="1F8AB1DD" w14:textId="2B2C48A3"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del w:id="92" w:author="Ezzati, Majid" w:date="2018-08-20T22:01:00Z">
        <w:r w:rsidDel="006A2340">
          <w:rPr>
            <w:color w:val="000000" w:themeColor="text1"/>
          </w:rPr>
          <w:delText xml:space="preserve">injuries </w:delText>
        </w:r>
      </w:del>
      <w:ins w:id="93" w:author="Ezzati, Majid" w:date="2018-08-20T22:01:00Z">
        <w:r w:rsidR="006A2340">
          <w:rPr>
            <w:color w:val="000000" w:themeColor="text1"/>
          </w:rPr>
          <w:t>injur</w:t>
        </w:r>
        <w:r w:rsidR="006A2340">
          <w:rPr>
            <w:color w:val="000000" w:themeColor="text1"/>
          </w:rPr>
          <w:t>y</w:t>
        </w:r>
        <w:r w:rsidR="006A2340">
          <w:rPr>
            <w:color w:val="000000" w:themeColor="text1"/>
          </w:rPr>
          <w:t xml:space="preserve"> </w:t>
        </w:r>
      </w:ins>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ins w:id="94" w:author="Parks, Robbie M" w:date="2018-08-17T19:20:00Z"/>
          <w:color w:val="000000" w:themeColor="text1"/>
        </w:rPr>
      </w:pPr>
    </w:p>
    <w:p w14:paraId="6B2A5AFC" w14:textId="4FD3FEB6" w:rsidR="005C17CB" w:rsidRDefault="005C17CB" w:rsidP="005C17CB">
      <w:pPr>
        <w:spacing w:line="480" w:lineRule="auto"/>
        <w:jc w:val="both"/>
        <w:rPr>
          <w:ins w:id="95" w:author="Parks, Robbie M" w:date="2018-08-17T19:23:00Z"/>
          <w:color w:val="000000" w:themeColor="text1"/>
        </w:rPr>
      </w:pPr>
      <w:ins w:id="96" w:author="Parks, Robbie M" w:date="2018-08-17T19:23:00Z">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2F167D0" w14:textId="77777777" w:rsidR="005C17CB" w:rsidRDefault="005C17CB" w:rsidP="005C17CB">
      <w:pPr>
        <w:spacing w:line="480" w:lineRule="auto"/>
        <w:jc w:val="both"/>
        <w:rPr>
          <w:ins w:id="97" w:author="Parks, Robbie M" w:date="2018-08-17T19:23:00Z"/>
          <w:color w:val="000000" w:themeColor="text1"/>
        </w:rPr>
      </w:pPr>
    </w:p>
    <w:p w14:paraId="1228708E" w14:textId="2D05E7D8" w:rsidR="005C17CB" w:rsidRDefault="005C17CB" w:rsidP="005C17CB">
      <w:pPr>
        <w:spacing w:line="480" w:lineRule="auto"/>
        <w:jc w:val="both"/>
        <w:rPr>
          <w:ins w:id="98" w:author="Parks, Robbie M" w:date="2018-08-17T19:23:00Z"/>
          <w:color w:val="000000" w:themeColor="text1"/>
        </w:rPr>
      </w:pPr>
      <w:ins w:id="99" w:author="Parks, Robbie M" w:date="2018-08-17T19:23:00Z">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unintentional injuries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FD0254F" w14:textId="77777777" w:rsidR="005C17CB" w:rsidRDefault="005C17CB" w:rsidP="00A24BBA">
      <w:pPr>
        <w:spacing w:line="480" w:lineRule="auto"/>
        <w:jc w:val="both"/>
        <w:rPr>
          <w:ins w:id="100" w:author="Parks, Robbie M" w:date="2018-08-17T19:23:00Z"/>
          <w:b/>
          <w:color w:val="000000" w:themeColor="text1"/>
        </w:rPr>
      </w:pPr>
    </w:p>
    <w:p w14:paraId="24D1CD8D" w14:textId="77777777" w:rsidR="00304C46" w:rsidRDefault="00304C46">
      <w:pPr>
        <w:rPr>
          <w:ins w:id="101" w:author="Parks, Robbie M" w:date="2018-08-17T19:30:00Z"/>
          <w:b/>
          <w:color w:val="000000" w:themeColor="text1"/>
        </w:rPr>
      </w:pPr>
      <w:ins w:id="102" w:author="Parks, Robbie M" w:date="2018-08-17T19:30:00Z">
        <w:r>
          <w:rPr>
            <w:b/>
            <w:color w:val="000000" w:themeColor="text1"/>
          </w:rPr>
          <w:br w:type="page"/>
        </w:r>
      </w:ins>
    </w:p>
    <w:p w14:paraId="47D0CEE1" w14:textId="662DB050" w:rsidR="00022655"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10</w:t>
      </w:r>
      <w:r w:rsidRPr="00AC73A1">
        <w:rPr>
          <w:b/>
          <w:color w:val="000000" w:themeColor="text1"/>
        </w:rPr>
        <w:t xml:space="preserve">: </w:t>
      </w:r>
      <w:r w:rsidRPr="00AC73A1">
        <w:rPr>
          <w:color w:val="000000" w:themeColor="text1"/>
        </w:rPr>
        <w:t xml:space="preserve">Wavelet power spectra for national time series of </w:t>
      </w:r>
      <w:del w:id="103" w:author="Ezzati, Majid" w:date="2018-08-20T22:02:00Z">
        <w:r w:rsidDel="006A2340">
          <w:rPr>
            <w:color w:val="000000" w:themeColor="text1"/>
          </w:rPr>
          <w:delText xml:space="preserve">other causes </w:delText>
        </w:r>
      </w:del>
      <w:r w:rsidRPr="00AC73A1">
        <w:rPr>
          <w:color w:val="000000" w:themeColor="text1"/>
        </w:rPr>
        <w:t>death rates</w:t>
      </w:r>
      <w:ins w:id="104" w:author="Ezzati, Majid" w:date="2018-08-20T22:02:00Z">
        <w:r w:rsidR="006A2340">
          <w:rPr>
            <w:color w:val="000000" w:themeColor="text1"/>
          </w:rPr>
          <w:t xml:space="preserve"> from causes other than cancers, cardiorespiratory diseases and injuries</w:t>
        </w:r>
      </w:ins>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ins w:id="105" w:author="Parks, Robbie M" w:date="2018-08-17T19:24:00Z"/>
          <w:color w:val="000000" w:themeColor="text1"/>
        </w:rPr>
      </w:pPr>
    </w:p>
    <w:p w14:paraId="09E40A03" w14:textId="60DEEE67" w:rsidR="004703BD" w:rsidRDefault="004703BD" w:rsidP="004703BD">
      <w:pPr>
        <w:spacing w:line="480" w:lineRule="auto"/>
        <w:jc w:val="both"/>
        <w:rPr>
          <w:ins w:id="106" w:author="Parks, Robbie M" w:date="2018-08-17T19:24:00Z"/>
          <w:color w:val="000000" w:themeColor="text1"/>
        </w:rPr>
      </w:pPr>
      <w:ins w:id="107" w:author="Parks, Robbie M" w:date="2018-08-17T19:24:00Z">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disorders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DF74D0" w14:textId="77777777" w:rsidR="004703BD" w:rsidRDefault="004703BD" w:rsidP="00A24BBA">
      <w:pPr>
        <w:spacing w:line="480" w:lineRule="auto"/>
        <w:jc w:val="both"/>
        <w:rPr>
          <w:ins w:id="108" w:author="Parks, Robbie M" w:date="2018-08-17T19:20:00Z"/>
          <w:color w:val="000000" w:themeColor="text1"/>
        </w:rPr>
      </w:pPr>
    </w:p>
    <w:p w14:paraId="071E6D5A" w14:textId="32460A09" w:rsidR="004703BD" w:rsidRDefault="004703BD" w:rsidP="004703BD">
      <w:pPr>
        <w:spacing w:line="480" w:lineRule="auto"/>
        <w:jc w:val="both"/>
        <w:rPr>
          <w:ins w:id="109" w:author="Parks, Robbie M" w:date="2018-08-17T19:25:00Z"/>
          <w:color w:val="000000" w:themeColor="text1"/>
        </w:rPr>
      </w:pPr>
      <w:ins w:id="110" w:author="Parks, Robbie M" w:date="2018-08-17T19:25:00Z">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diseases</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95D9CB1" w14:textId="77777777" w:rsidR="005B1C97" w:rsidRDefault="005B1C97" w:rsidP="004703BD">
      <w:pPr>
        <w:spacing w:line="480" w:lineRule="auto"/>
        <w:jc w:val="both"/>
        <w:rPr>
          <w:ins w:id="111" w:author="Parks, Robbie M" w:date="2018-08-17T19:25:00Z"/>
          <w:color w:val="000000" w:themeColor="text1"/>
        </w:rPr>
      </w:pPr>
    </w:p>
    <w:p w14:paraId="10F1B99E" w14:textId="648876EC" w:rsidR="005B1C97" w:rsidRDefault="005B1C97" w:rsidP="005B1C97">
      <w:pPr>
        <w:spacing w:line="480" w:lineRule="auto"/>
        <w:jc w:val="both"/>
        <w:rPr>
          <w:ins w:id="112" w:author="Parks, Robbie M" w:date="2018-08-17T19:26:00Z"/>
          <w:color w:val="000000" w:themeColor="text1"/>
        </w:rPr>
      </w:pPr>
      <w:ins w:id="113" w:author="Parks, Robbie M" w:date="2018-08-17T19:25:00Z">
        <w:r w:rsidRPr="00AC73A1">
          <w:rPr>
            <w:b/>
            <w:color w:val="000000" w:themeColor="text1"/>
          </w:rPr>
          <w:t xml:space="preserve">Figure </w:t>
        </w:r>
        <w:r>
          <w:rPr>
            <w:b/>
            <w:color w:val="000000" w:themeColor="text1"/>
          </w:rPr>
          <w:t xml:space="preserve">10-figure supplement </w:t>
        </w:r>
      </w:ins>
      <w:ins w:id="114" w:author="Parks, Robbie M" w:date="2018-08-17T19:26:00Z">
        <w:r w:rsidR="00CD1BCC">
          <w:rPr>
            <w:b/>
            <w:color w:val="000000" w:themeColor="text1"/>
          </w:rPr>
          <w:t>3</w:t>
        </w:r>
      </w:ins>
      <w:ins w:id="115" w:author="Parks, Robbie M" w:date="2018-08-17T19:25:00Z">
        <w:r w:rsidRPr="00AC73A1">
          <w:rPr>
            <w:b/>
            <w:color w:val="000000" w:themeColor="text1"/>
          </w:rPr>
          <w:t xml:space="preserve">: </w:t>
        </w:r>
        <w:r w:rsidRPr="00AC73A1">
          <w:rPr>
            <w:color w:val="000000" w:themeColor="text1"/>
          </w:rPr>
          <w:t xml:space="preserve">Wavelet power spectra for national time series of </w:t>
        </w:r>
      </w:ins>
      <w:ins w:id="116" w:author="Parks, Robbie M" w:date="2018-08-17T19:26:00Z">
        <w:r w:rsidR="00CD1BCC">
          <w:rPr>
            <w:color w:val="000000" w:themeColor="text1"/>
          </w:rPr>
          <w:t>neuropsychiatric disorders</w:t>
        </w:r>
      </w:ins>
      <w:ins w:id="117" w:author="Parks, Robbie M" w:date="2018-08-17T19:25: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ins>
      <w:ins w:id="118" w:author="Parks, Robbie M" w:date="2018-08-17T19:26:00Z">
        <w:r w:rsidR="00CD1BCC">
          <w:rPr>
            <w:color w:val="000000" w:themeColor="text1"/>
          </w:rPr>
          <w:t>males</w:t>
        </w:r>
      </w:ins>
      <w:ins w:id="119" w:author="Parks, Robbie M" w:date="2018-08-17T19:25:00Z">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99340C" w14:textId="77777777" w:rsidR="008410F8" w:rsidRDefault="008410F8" w:rsidP="005B1C97">
      <w:pPr>
        <w:spacing w:line="480" w:lineRule="auto"/>
        <w:jc w:val="both"/>
        <w:rPr>
          <w:ins w:id="120" w:author="Parks, Robbie M" w:date="2018-08-17T19:26:00Z"/>
          <w:color w:val="000000" w:themeColor="text1"/>
        </w:rPr>
      </w:pPr>
    </w:p>
    <w:p w14:paraId="41DD9848" w14:textId="2406A1D2" w:rsidR="005B1C97" w:rsidRDefault="008410F8" w:rsidP="004703BD">
      <w:pPr>
        <w:spacing w:line="480" w:lineRule="auto"/>
        <w:jc w:val="both"/>
        <w:rPr>
          <w:ins w:id="121" w:author="Parks, Robbie M" w:date="2018-08-17T19:26:00Z"/>
          <w:color w:val="000000" w:themeColor="text1"/>
        </w:rPr>
      </w:pPr>
      <w:ins w:id="122" w:author="Parks, Robbie M" w:date="2018-08-17T19:26:00Z">
        <w:r w:rsidRPr="00AC73A1">
          <w:rPr>
            <w:b/>
            <w:color w:val="000000" w:themeColor="text1"/>
          </w:rPr>
          <w:lastRenderedPageBreak/>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ins>
      <w:ins w:id="123" w:author="Parks, Robbie M" w:date="2018-08-20T14:01:00Z">
        <w:r w:rsidR="00407B68">
          <w:rPr>
            <w:color w:val="000000" w:themeColor="text1"/>
          </w:rPr>
          <w:t xml:space="preserve">conditions </w:t>
        </w:r>
      </w:ins>
      <w:ins w:id="124" w:author="Parks, Robbie M" w:date="2018-08-17T19:26:00Z">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FE37A72" w14:textId="77777777" w:rsidR="0036089A" w:rsidRDefault="0036089A" w:rsidP="004703BD">
      <w:pPr>
        <w:spacing w:line="480" w:lineRule="auto"/>
        <w:jc w:val="both"/>
        <w:rPr>
          <w:ins w:id="125" w:author="Parks, Robbie M" w:date="2018-08-17T19:26:00Z"/>
          <w:color w:val="000000" w:themeColor="text1"/>
        </w:rPr>
      </w:pPr>
    </w:p>
    <w:p w14:paraId="258B6F4C" w14:textId="5D6E9E55" w:rsidR="0036089A" w:rsidRDefault="0036089A" w:rsidP="0036089A">
      <w:pPr>
        <w:spacing w:line="480" w:lineRule="auto"/>
        <w:jc w:val="both"/>
        <w:rPr>
          <w:ins w:id="126" w:author="Parks, Robbie M" w:date="2018-08-17T19:26:00Z"/>
          <w:color w:val="000000" w:themeColor="text1"/>
        </w:rPr>
      </w:pPr>
      <w:ins w:id="127" w:author="Parks, Robbie M" w:date="2018-08-17T19:26:00Z">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ins>
      <w:ins w:id="128" w:author="Parks, Robbie M" w:date="2018-08-17T19:27:00Z">
        <w:r>
          <w:rPr>
            <w:color w:val="000000" w:themeColor="text1"/>
          </w:rPr>
          <w:t>substance use disorders</w:t>
        </w:r>
      </w:ins>
      <w:ins w:id="129" w:author="Parks, Robbie M" w:date="2018-08-17T19:26: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A8D388A" w14:textId="77777777" w:rsidR="0036089A" w:rsidRDefault="0036089A" w:rsidP="004703BD">
      <w:pPr>
        <w:spacing w:line="480" w:lineRule="auto"/>
        <w:jc w:val="both"/>
        <w:rPr>
          <w:ins w:id="130" w:author="Parks, Robbie M" w:date="2018-08-17T19:26:00Z"/>
          <w:color w:val="000000" w:themeColor="text1"/>
        </w:rPr>
      </w:pPr>
    </w:p>
    <w:p w14:paraId="7C0E8ECF" w14:textId="77777777" w:rsidR="00FC3773" w:rsidRDefault="00FC3773">
      <w:pPr>
        <w:rPr>
          <w:ins w:id="131" w:author="Parks, Robbie M" w:date="2018-08-17T19:35:00Z"/>
          <w:b/>
          <w:color w:val="000000" w:themeColor="text1"/>
        </w:rPr>
      </w:pPr>
      <w:ins w:id="132" w:author="Parks, Robbie M" w:date="2018-08-17T19:35:00Z">
        <w:r>
          <w:rPr>
            <w:b/>
            <w:color w:val="000000" w:themeColor="text1"/>
          </w:rPr>
          <w:br w:type="page"/>
        </w:r>
      </w:ins>
    </w:p>
    <w:p w14:paraId="3A87FAE5" w14:textId="52418CB2" w:rsidR="00760E3A" w:rsidRDefault="00022655" w:rsidP="00A24BBA">
      <w:pPr>
        <w:spacing w:line="480" w:lineRule="auto"/>
        <w:jc w:val="both"/>
        <w:rPr>
          <w:color w:val="000000" w:themeColor="text1"/>
        </w:rPr>
      </w:pPr>
      <w:r w:rsidRPr="00AC73A1">
        <w:rPr>
          <w:b/>
          <w:color w:val="000000" w:themeColor="text1"/>
        </w:rPr>
        <w:lastRenderedPageBreak/>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w:t>
      </w:r>
      <w:del w:id="133" w:author="Ezzati, Majid" w:date="2018-08-20T22:03:00Z">
        <w:r w:rsidDel="006A2340">
          <w:rPr>
            <w:color w:val="000000" w:themeColor="text1"/>
          </w:rPr>
          <w:delText xml:space="preserve">other causes </w:delText>
        </w:r>
      </w:del>
      <w:r w:rsidRPr="00AC73A1">
        <w:rPr>
          <w:color w:val="000000" w:themeColor="text1"/>
        </w:rPr>
        <w:t xml:space="preserve">death rates </w:t>
      </w:r>
      <w:ins w:id="134" w:author="Ezzati, Majid" w:date="2018-08-20T22:03:00Z">
        <w:r w:rsidR="006A2340">
          <w:rPr>
            <w:color w:val="000000" w:themeColor="text1"/>
          </w:rPr>
          <w:t>from causes other than cancers, cardiorespiratory diseases and injuries</w:t>
        </w:r>
        <w:r w:rsidR="006A2340" w:rsidRPr="00AC73A1">
          <w:rPr>
            <w:color w:val="000000" w:themeColor="text1"/>
          </w:rPr>
          <w:t xml:space="preserve"> </w:t>
        </w:r>
      </w:ins>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ins w:id="135" w:author="Parks, Robbie M" w:date="2018-08-17T19:27:00Z"/>
          <w:color w:val="000000" w:themeColor="text1"/>
        </w:rPr>
      </w:pPr>
    </w:p>
    <w:p w14:paraId="21C8EA91" w14:textId="78FC6133" w:rsidR="00760E3A" w:rsidRDefault="00760E3A" w:rsidP="00760E3A">
      <w:pPr>
        <w:spacing w:line="480" w:lineRule="auto"/>
        <w:jc w:val="both"/>
        <w:rPr>
          <w:ins w:id="136" w:author="Parks, Robbie M" w:date="2018-08-17T19:27:00Z"/>
          <w:color w:val="000000" w:themeColor="text1"/>
        </w:rPr>
      </w:pPr>
      <w:ins w:id="137" w:author="Parks, Robbie M" w:date="2018-08-17T19:27:00Z">
        <w:r w:rsidRPr="00AC73A1">
          <w:rPr>
            <w:b/>
            <w:color w:val="000000" w:themeColor="text1"/>
          </w:rPr>
          <w:t xml:space="preserve">Figure </w:t>
        </w:r>
        <w:r>
          <w:rPr>
            <w:b/>
            <w:color w:val="000000" w:themeColor="text1"/>
          </w:rPr>
          <w:t xml:space="preserve">11-figure supplement </w:t>
        </w:r>
      </w:ins>
      <w:ins w:id="138" w:author="Parks, Robbie M" w:date="2018-08-17T19:28:00Z">
        <w:r w:rsidR="001A28DA">
          <w:rPr>
            <w:b/>
            <w:color w:val="000000" w:themeColor="text1"/>
          </w:rPr>
          <w:t>1</w:t>
        </w:r>
      </w:ins>
      <w:ins w:id="139"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40" w:author="Parks, Robbie M" w:date="2018-08-17T19:29:00Z">
        <w:r w:rsidR="00054EDD">
          <w:rPr>
            <w:color w:val="000000" w:themeColor="text1"/>
          </w:rPr>
          <w:t>endocrine disorders</w:t>
        </w:r>
      </w:ins>
      <w:ins w:id="141"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CBE0D9" w14:textId="77777777" w:rsidR="00D27F19" w:rsidRDefault="00D27F19" w:rsidP="00760E3A">
      <w:pPr>
        <w:spacing w:line="480" w:lineRule="auto"/>
        <w:jc w:val="both"/>
        <w:rPr>
          <w:ins w:id="142" w:author="Parks, Robbie M" w:date="2018-08-17T19:27:00Z"/>
          <w:color w:val="000000" w:themeColor="text1"/>
        </w:rPr>
      </w:pPr>
    </w:p>
    <w:p w14:paraId="5C4185B6" w14:textId="15392A37" w:rsidR="00D27F19" w:rsidRDefault="00D27F19" w:rsidP="00D27F19">
      <w:pPr>
        <w:spacing w:line="480" w:lineRule="auto"/>
        <w:jc w:val="both"/>
        <w:rPr>
          <w:ins w:id="143" w:author="Parks, Robbie M" w:date="2018-08-17T19:28:00Z"/>
          <w:color w:val="000000" w:themeColor="text1"/>
        </w:rPr>
      </w:pPr>
      <w:ins w:id="144" w:author="Parks, Robbie M" w:date="2018-08-17T19:27:00Z">
        <w:r w:rsidRPr="00AC73A1">
          <w:rPr>
            <w:b/>
            <w:color w:val="000000" w:themeColor="text1"/>
          </w:rPr>
          <w:t xml:space="preserve">Figure </w:t>
        </w:r>
        <w:r>
          <w:rPr>
            <w:b/>
            <w:color w:val="000000" w:themeColor="text1"/>
          </w:rPr>
          <w:t xml:space="preserve">11-figure supplement </w:t>
        </w:r>
      </w:ins>
      <w:ins w:id="145" w:author="Parks, Robbie M" w:date="2018-08-17T19:29:00Z">
        <w:r w:rsidR="00BE6C90">
          <w:rPr>
            <w:b/>
            <w:color w:val="000000" w:themeColor="text1"/>
          </w:rPr>
          <w:t>2</w:t>
        </w:r>
      </w:ins>
      <w:ins w:id="146" w:author="Parks, Robbie M" w:date="2018-08-17T19:27:00Z">
        <w:r w:rsidRPr="00AC73A1">
          <w:rPr>
            <w:b/>
            <w:color w:val="000000" w:themeColor="text1"/>
          </w:rPr>
          <w:t xml:space="preserve">: </w:t>
        </w:r>
        <w:r w:rsidRPr="00AC73A1">
          <w:rPr>
            <w:color w:val="000000" w:themeColor="text1"/>
          </w:rPr>
          <w:t xml:space="preserve">Wavelet power spectra for national time series of </w:t>
        </w:r>
      </w:ins>
      <w:ins w:id="147" w:author="Parks, Robbie M" w:date="2018-08-17T19:29:00Z">
        <w:r w:rsidR="00881664">
          <w:rPr>
            <w:color w:val="000000" w:themeColor="text1"/>
          </w:rPr>
          <w:t>genitourinary diseases</w:t>
        </w:r>
      </w:ins>
      <w:ins w:id="148" w:author="Parks, Robbie M" w:date="2018-08-17T19:27: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5045AE9" w14:textId="77777777" w:rsidR="00D27F19" w:rsidRDefault="00D27F19" w:rsidP="00D27F19">
      <w:pPr>
        <w:spacing w:line="480" w:lineRule="auto"/>
        <w:jc w:val="both"/>
        <w:rPr>
          <w:ins w:id="149" w:author="Parks, Robbie M" w:date="2018-08-17T19:27:00Z"/>
          <w:color w:val="000000" w:themeColor="text1"/>
        </w:rPr>
      </w:pPr>
    </w:p>
    <w:p w14:paraId="2FA4E645" w14:textId="77777777" w:rsidR="00D27F19" w:rsidRDefault="00D27F19" w:rsidP="00D27F19">
      <w:pPr>
        <w:spacing w:line="480" w:lineRule="auto"/>
        <w:jc w:val="both"/>
        <w:rPr>
          <w:ins w:id="150" w:author="Parks, Robbie M" w:date="2018-08-17T19:28:00Z"/>
          <w:color w:val="000000" w:themeColor="text1"/>
        </w:rPr>
      </w:pPr>
    </w:p>
    <w:p w14:paraId="291209BD" w14:textId="2C1CAC9A" w:rsidR="00D27F19" w:rsidRDefault="00D27F19" w:rsidP="00D27F19">
      <w:pPr>
        <w:spacing w:line="480" w:lineRule="auto"/>
        <w:jc w:val="both"/>
        <w:rPr>
          <w:ins w:id="151" w:author="Parks, Robbie M" w:date="2018-08-17T19:28:00Z"/>
          <w:color w:val="000000" w:themeColor="text1"/>
        </w:rPr>
      </w:pPr>
      <w:ins w:id="152" w:author="Parks, Robbie M" w:date="2018-08-17T19:28:00Z">
        <w:r w:rsidRPr="00AC73A1">
          <w:rPr>
            <w:b/>
            <w:color w:val="000000" w:themeColor="text1"/>
          </w:rPr>
          <w:t xml:space="preserve">Figure </w:t>
        </w:r>
        <w:r>
          <w:rPr>
            <w:b/>
            <w:color w:val="000000" w:themeColor="text1"/>
          </w:rPr>
          <w:t xml:space="preserve">11-figure supplement </w:t>
        </w:r>
      </w:ins>
      <w:ins w:id="153" w:author="Parks, Robbie M" w:date="2018-08-17T19:29:00Z">
        <w:r w:rsidR="006E0BAB">
          <w:rPr>
            <w:b/>
            <w:color w:val="000000" w:themeColor="text1"/>
          </w:rPr>
          <w:t>3</w:t>
        </w:r>
      </w:ins>
      <w:ins w:id="154"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55" w:author="Parks, Robbie M" w:date="2018-08-17T19:29:00Z">
        <w:r w:rsidR="00CE4106">
          <w:rPr>
            <w:color w:val="000000" w:themeColor="text1"/>
          </w:rPr>
          <w:t>neuropsychiatric diso</w:t>
        </w:r>
      </w:ins>
      <w:ins w:id="156" w:author="Parks, Robbie M" w:date="2018-08-17T19:30:00Z">
        <w:r w:rsidR="00FA7511">
          <w:rPr>
            <w:color w:val="000000" w:themeColor="text1"/>
          </w:rPr>
          <w:t>r</w:t>
        </w:r>
      </w:ins>
      <w:ins w:id="157" w:author="Parks, Robbie M" w:date="2018-08-17T19:29:00Z">
        <w:r w:rsidR="00CE4106">
          <w:rPr>
            <w:color w:val="000000" w:themeColor="text1"/>
          </w:rPr>
          <w:t>ders</w:t>
        </w:r>
      </w:ins>
      <w:ins w:id="158"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5728A4F" w14:textId="77777777" w:rsidR="00D27F19" w:rsidRDefault="00D27F19" w:rsidP="00D27F19">
      <w:pPr>
        <w:spacing w:line="480" w:lineRule="auto"/>
        <w:jc w:val="both"/>
        <w:rPr>
          <w:ins w:id="159" w:author="Parks, Robbie M" w:date="2018-08-17T19:28:00Z"/>
          <w:color w:val="000000" w:themeColor="text1"/>
        </w:rPr>
      </w:pPr>
    </w:p>
    <w:p w14:paraId="618EA80B" w14:textId="7D1EA445" w:rsidR="00D27F19" w:rsidRDefault="00D27F19" w:rsidP="00D27F19">
      <w:pPr>
        <w:spacing w:line="480" w:lineRule="auto"/>
        <w:jc w:val="both"/>
        <w:rPr>
          <w:ins w:id="160" w:author="Parks, Robbie M" w:date="2018-08-17T19:28:00Z"/>
          <w:color w:val="000000" w:themeColor="text1"/>
        </w:rPr>
      </w:pPr>
      <w:ins w:id="161" w:author="Parks, Robbie M" w:date="2018-08-17T19:28:00Z">
        <w:r w:rsidRPr="00AC73A1">
          <w:rPr>
            <w:b/>
            <w:color w:val="000000" w:themeColor="text1"/>
          </w:rPr>
          <w:t xml:space="preserve">Figure </w:t>
        </w:r>
        <w:r>
          <w:rPr>
            <w:b/>
            <w:color w:val="000000" w:themeColor="text1"/>
          </w:rPr>
          <w:t xml:space="preserve">11-figure supplement </w:t>
        </w:r>
      </w:ins>
      <w:ins w:id="162" w:author="Parks, Robbie M" w:date="2018-08-17T19:30:00Z">
        <w:r w:rsidR="006E0BAB">
          <w:rPr>
            <w:b/>
            <w:color w:val="000000" w:themeColor="text1"/>
          </w:rPr>
          <w:t>4</w:t>
        </w:r>
      </w:ins>
      <w:ins w:id="163"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64" w:author="Parks, Robbie M" w:date="2018-08-17T19:30:00Z">
        <w:r w:rsidR="00642A09">
          <w:rPr>
            <w:color w:val="000000" w:themeColor="text1"/>
          </w:rPr>
          <w:t>perinatal conditions</w:t>
        </w:r>
      </w:ins>
      <w:ins w:id="165"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1857AC7" w14:textId="77777777" w:rsidR="00D27F19" w:rsidRDefault="00D27F19" w:rsidP="00D27F19">
      <w:pPr>
        <w:spacing w:line="480" w:lineRule="auto"/>
        <w:jc w:val="both"/>
        <w:rPr>
          <w:ins w:id="166" w:author="Parks, Robbie M" w:date="2018-08-17T19:28:00Z"/>
          <w:color w:val="000000" w:themeColor="text1"/>
        </w:rPr>
      </w:pPr>
    </w:p>
    <w:p w14:paraId="5120D865" w14:textId="017578FB" w:rsidR="006E0BAB" w:rsidRDefault="00D27F19" w:rsidP="00A24BBA">
      <w:pPr>
        <w:spacing w:line="480" w:lineRule="auto"/>
        <w:jc w:val="both"/>
        <w:rPr>
          <w:ins w:id="167" w:author="Parks, Robbie M" w:date="2018-08-17T19:50:00Z"/>
          <w:color w:val="000000" w:themeColor="text1"/>
        </w:rPr>
      </w:pPr>
      <w:ins w:id="168" w:author="Parks, Robbie M" w:date="2018-08-17T19:28:00Z">
        <w:r w:rsidRPr="00AC73A1">
          <w:rPr>
            <w:b/>
            <w:color w:val="000000" w:themeColor="text1"/>
          </w:rPr>
          <w:t xml:space="preserve">Figure </w:t>
        </w:r>
        <w:r>
          <w:rPr>
            <w:b/>
            <w:color w:val="000000" w:themeColor="text1"/>
          </w:rPr>
          <w:t xml:space="preserve">11-figure supplement </w:t>
        </w:r>
      </w:ins>
      <w:ins w:id="169" w:author="Parks, Robbie M" w:date="2018-08-17T19:30:00Z">
        <w:r w:rsidR="006E0BAB">
          <w:rPr>
            <w:b/>
            <w:color w:val="000000" w:themeColor="text1"/>
          </w:rPr>
          <w:t>5</w:t>
        </w:r>
      </w:ins>
      <w:ins w:id="170" w:author="Parks, Robbie M" w:date="2018-08-17T19:28:00Z">
        <w:r w:rsidRPr="00AC73A1">
          <w:rPr>
            <w:b/>
            <w:color w:val="000000" w:themeColor="text1"/>
          </w:rPr>
          <w:t xml:space="preserve">: </w:t>
        </w:r>
        <w:r w:rsidRPr="00AC73A1">
          <w:rPr>
            <w:color w:val="000000" w:themeColor="text1"/>
          </w:rPr>
          <w:t xml:space="preserve">Wavelet power spectra for national time series of </w:t>
        </w:r>
      </w:ins>
      <w:ins w:id="171" w:author="Parks, Robbie M" w:date="2018-08-17T19:30:00Z">
        <w:r w:rsidR="00DF5F10">
          <w:rPr>
            <w:color w:val="000000" w:themeColor="text1"/>
          </w:rPr>
          <w:t>substance use disorders</w:t>
        </w:r>
      </w:ins>
      <w:ins w:id="172" w:author="Parks, Robbie M" w:date="2018-08-17T19:28:00Z">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6AE5DF3" w14:textId="77777777" w:rsidR="006E0BAB" w:rsidRDefault="006E0BAB" w:rsidP="00A24BBA">
      <w:pPr>
        <w:spacing w:line="480" w:lineRule="auto"/>
        <w:jc w:val="both"/>
        <w:rPr>
          <w:ins w:id="173" w:author="Parks, Robbie M" w:date="2018-08-17T19:50:00Z"/>
          <w:color w:val="000000" w:themeColor="text1"/>
        </w:rPr>
      </w:pPr>
    </w:p>
    <w:p w14:paraId="2DCF068E" w14:textId="18D81BD7" w:rsidR="006E0BAB" w:rsidRDefault="006E0BAB" w:rsidP="006E0BAB">
      <w:pPr>
        <w:spacing w:line="480" w:lineRule="auto"/>
        <w:jc w:val="both"/>
        <w:rPr>
          <w:ins w:id="174" w:author="Parks, Robbie M" w:date="2018-08-17T19:50:00Z"/>
          <w:color w:val="000000" w:themeColor="text1"/>
        </w:rPr>
      </w:pPr>
      <w:ins w:id="175" w:author="Parks, Robbie M" w:date="2018-08-17T19:50:00Z">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conditions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ins w:id="176" w:author="Parks, Robbie M" w:date="2018-08-17T19:32:00Z"/>
          <w:color w:val="000000" w:themeColor="text1"/>
        </w:rPr>
      </w:pPr>
      <w:r w:rsidRPr="00AC73A1">
        <w:rPr>
          <w:b/>
          <w:color w:val="000000" w:themeColor="text1"/>
        </w:rPr>
        <w:lastRenderedPageBreak/>
        <w:t xml:space="preserve">Figure </w:t>
      </w:r>
      <w:ins w:id="177" w:author="Parks, Robbie M" w:date="2018-08-17T19:31:00Z">
        <w:r w:rsidR="00A46BF1">
          <w:rPr>
            <w:b/>
            <w:color w:val="000000" w:themeColor="text1"/>
          </w:rPr>
          <w:t>12</w:t>
        </w:r>
      </w:ins>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ins w:id="178" w:author="Parks, Robbie M" w:date="2018-08-17T19:32:00Z"/>
          <w:color w:val="000000" w:themeColor="text1"/>
        </w:rPr>
      </w:pPr>
    </w:p>
    <w:p w14:paraId="0C2B2E87" w14:textId="77777777" w:rsidR="0049177A" w:rsidRDefault="00077BBE" w:rsidP="00A24BBA">
      <w:pPr>
        <w:spacing w:line="480" w:lineRule="auto"/>
        <w:jc w:val="both"/>
        <w:rPr>
          <w:ins w:id="179" w:author="Parks, Robbie M" w:date="2018-08-17T19:33:00Z"/>
          <w:color w:val="000000" w:themeColor="text1"/>
        </w:rPr>
      </w:pPr>
      <w:ins w:id="180" w:author="Parks, Robbie M" w:date="2018-08-17T19:32:00Z">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ins>
      <w:ins w:id="181" w:author="Parks, Robbie M" w:date="2018-08-17T19:33:00Z">
        <w:r w:rsidR="00D5204F" w:rsidRPr="00AC73A1">
          <w:rPr>
            <w:color w:val="000000" w:themeColor="text1"/>
          </w:rPr>
          <w:t>mortality</w:t>
        </w:r>
        <w:r w:rsidR="00D5204F">
          <w:rPr>
            <w:color w:val="000000" w:themeColor="text1"/>
          </w:rPr>
          <w:t xml:space="preserve"> for the cardiorespiratory diseases cluster </w:t>
        </w:r>
      </w:ins>
      <w:ins w:id="182" w:author="Parks, Robbie M" w:date="2018-08-17T19:32:00Z">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6420F376" w14:textId="77777777" w:rsidR="0049177A" w:rsidRDefault="0049177A" w:rsidP="00A24BBA">
      <w:pPr>
        <w:spacing w:line="480" w:lineRule="auto"/>
        <w:jc w:val="both"/>
        <w:rPr>
          <w:ins w:id="183" w:author="Parks, Robbie M" w:date="2018-08-17T19:33:00Z"/>
          <w:color w:val="000000" w:themeColor="text1"/>
        </w:rPr>
      </w:pPr>
    </w:p>
    <w:p w14:paraId="1DEFCAD7" w14:textId="77777777" w:rsidR="00BC264B" w:rsidRDefault="0049177A" w:rsidP="00A24BBA">
      <w:pPr>
        <w:spacing w:line="480" w:lineRule="auto"/>
        <w:jc w:val="both"/>
        <w:rPr>
          <w:ins w:id="184" w:author="Parks, Robbie M" w:date="2018-08-17T19:34:00Z"/>
          <w:color w:val="000000" w:themeColor="text1"/>
        </w:rPr>
      </w:pPr>
      <w:ins w:id="185" w:author="Parks, Robbie M" w:date="2018-08-17T19:33:00Z">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injuries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48AE4632" w14:textId="77777777" w:rsidR="00BC264B" w:rsidRDefault="00BC264B" w:rsidP="00A24BBA">
      <w:pPr>
        <w:spacing w:line="480" w:lineRule="auto"/>
        <w:jc w:val="both"/>
        <w:rPr>
          <w:ins w:id="186" w:author="Parks, Robbie M" w:date="2018-08-17T19:34:00Z"/>
          <w:color w:val="000000" w:themeColor="text1"/>
        </w:rPr>
      </w:pPr>
    </w:p>
    <w:p w14:paraId="1E990617" w14:textId="5139FA7A" w:rsidR="00AB7395" w:rsidRPr="00AC73A1" w:rsidRDefault="00BC264B" w:rsidP="00A24BBA">
      <w:pPr>
        <w:spacing w:line="480" w:lineRule="auto"/>
        <w:jc w:val="both"/>
        <w:rPr>
          <w:color w:val="000000" w:themeColor="text1"/>
        </w:rPr>
      </w:pPr>
      <w:ins w:id="187" w:author="Parks, Robbie M" w:date="2018-08-17T19:34:00Z">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other causes cluster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r w:rsidR="00AB7395" w:rsidRPr="00AC73A1">
        <w:rPr>
          <w:b/>
          <w:color w:val="000000" w:themeColor="text1"/>
        </w:rPr>
        <w:br w:type="page"/>
      </w:r>
    </w:p>
    <w:p w14:paraId="6714740D" w14:textId="77777777" w:rsidR="00A54CCE" w:rsidRDefault="0036381E" w:rsidP="00A24BBA">
      <w:pPr>
        <w:spacing w:line="480" w:lineRule="auto"/>
        <w:jc w:val="both"/>
        <w:rPr>
          <w:ins w:id="188" w:author="Parks, Robbie M" w:date="2018-08-17T19:36:00Z"/>
          <w:color w:val="000000" w:themeColor="text1"/>
        </w:rPr>
      </w:pPr>
      <w:r w:rsidRPr="00AC73A1">
        <w:rPr>
          <w:b/>
          <w:color w:val="000000" w:themeColor="text1"/>
        </w:rPr>
        <w:lastRenderedPageBreak/>
        <w:t xml:space="preserve">Figure </w:t>
      </w:r>
      <w:del w:id="189" w:author="Parks, Robbie M" w:date="2018-08-17T19:34:00Z">
        <w:r w:rsidRPr="00AC73A1" w:rsidDel="005674CC">
          <w:rPr>
            <w:b/>
            <w:color w:val="000000" w:themeColor="text1"/>
          </w:rPr>
          <w:delText>4</w:delText>
        </w:r>
      </w:del>
      <w:ins w:id="190" w:author="Parks, Robbie M" w:date="2018-08-17T19:34:00Z">
        <w:r w:rsidR="005674CC">
          <w:rPr>
            <w:b/>
            <w:color w:val="000000" w:themeColor="text1"/>
          </w:rPr>
          <w:t>13</w:t>
        </w:r>
      </w:ins>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ins w:id="191" w:author="Parks, Robbie M" w:date="2018-08-17T19:36:00Z"/>
          <w:color w:val="000000" w:themeColor="text1"/>
        </w:rPr>
      </w:pPr>
    </w:p>
    <w:p w14:paraId="7B2B5197" w14:textId="77777777" w:rsidR="00A54CCE" w:rsidRDefault="00A54CCE" w:rsidP="00A24BBA">
      <w:pPr>
        <w:spacing w:line="480" w:lineRule="auto"/>
        <w:jc w:val="both"/>
        <w:rPr>
          <w:ins w:id="192" w:author="Parks, Robbie M" w:date="2018-08-17T19:37:00Z"/>
          <w:color w:val="000000" w:themeColor="text1"/>
        </w:rPr>
      </w:pPr>
      <w:ins w:id="193" w:author="Parks, Robbie M" w:date="2018-08-17T19:36:00Z">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ins>
      <w:ins w:id="194" w:author="Parks, Robbie M" w:date="2018-08-17T19:37:00Z">
        <w:r>
          <w:rPr>
            <w:color w:val="000000" w:themeColor="text1"/>
          </w:rPr>
          <w:t>the cardiorespiratory diseases cluster</w:t>
        </w:r>
        <w:r w:rsidRPr="00AC73A1">
          <w:rPr>
            <w:color w:val="000000" w:themeColor="text1"/>
          </w:rPr>
          <w:t xml:space="preserve"> </w:t>
        </w:r>
      </w:ins>
      <w:ins w:id="195" w:author="Parks, Robbie M" w:date="2018-08-17T19:36:00Z">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577F6806" w14:textId="77777777" w:rsidR="00A54CCE" w:rsidRDefault="00A54CCE" w:rsidP="00A24BBA">
      <w:pPr>
        <w:spacing w:line="480" w:lineRule="auto"/>
        <w:jc w:val="both"/>
        <w:rPr>
          <w:ins w:id="196" w:author="Parks, Robbie M" w:date="2018-08-17T19:37:00Z"/>
          <w:color w:val="000000" w:themeColor="text1"/>
        </w:rPr>
      </w:pPr>
    </w:p>
    <w:p w14:paraId="154D2CEE" w14:textId="77777777" w:rsidR="00D046FB" w:rsidRDefault="00A54CCE" w:rsidP="00A24BBA">
      <w:pPr>
        <w:spacing w:line="480" w:lineRule="auto"/>
        <w:jc w:val="both"/>
        <w:rPr>
          <w:ins w:id="197" w:author="Parks, Robbie M" w:date="2018-08-17T19:37:00Z"/>
          <w:color w:val="000000" w:themeColor="text1"/>
        </w:rPr>
      </w:pPr>
      <w:ins w:id="198" w:author="Parks, Robbie M" w:date="2018-08-17T19:37:00Z">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981319">
          <w:rPr>
            <w:color w:val="000000" w:themeColor="text1"/>
          </w:rPr>
          <w:t xml:space="preserve">injuries </w:t>
        </w:r>
        <w:r>
          <w:rPr>
            <w:color w:val="000000" w:themeColor="text1"/>
          </w:rPr>
          <w:t>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1D27A806" w14:textId="77777777" w:rsidR="00D046FB" w:rsidRDefault="00D046FB" w:rsidP="00A24BBA">
      <w:pPr>
        <w:spacing w:line="480" w:lineRule="auto"/>
        <w:jc w:val="both"/>
        <w:rPr>
          <w:ins w:id="199" w:author="Parks, Robbie M" w:date="2018-08-17T19:37:00Z"/>
          <w:color w:val="000000" w:themeColor="text1"/>
        </w:rPr>
      </w:pPr>
    </w:p>
    <w:p w14:paraId="6C0EFD26" w14:textId="3CF141C9" w:rsidR="00AB7395" w:rsidRPr="00AC73A1" w:rsidRDefault="00D046FB" w:rsidP="00A24BBA">
      <w:pPr>
        <w:spacing w:line="480" w:lineRule="auto"/>
        <w:jc w:val="both"/>
        <w:rPr>
          <w:color w:val="000000" w:themeColor="text1"/>
        </w:rPr>
      </w:pPr>
      <w:ins w:id="200" w:author="Parks, Robbie M" w:date="2018-08-17T19:37:00Z">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ins>
      <w:ins w:id="201" w:author="Parks, Robbie M" w:date="2018-08-17T19:38:00Z">
        <w:r w:rsidR="00F0322A">
          <w:rPr>
            <w:color w:val="000000" w:themeColor="text1"/>
          </w:rPr>
          <w:t xml:space="preserve">other </w:t>
        </w:r>
        <w:r w:rsidR="00C229BB">
          <w:rPr>
            <w:color w:val="000000" w:themeColor="text1"/>
          </w:rPr>
          <w:t>causes</w:t>
        </w:r>
      </w:ins>
      <w:ins w:id="202" w:author="Parks, Robbie M" w:date="2018-08-17T19:37:00Z">
        <w:r>
          <w:rPr>
            <w:color w:val="000000" w:themeColor="text1"/>
          </w:rPr>
          <w:t xml:space="preserve"> 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r w:rsidR="00AB7395" w:rsidRPr="00AC73A1">
        <w:rPr>
          <w:b/>
          <w:color w:val="000000" w:themeColor="text1"/>
        </w:rPr>
        <w:br w:type="page"/>
      </w:r>
    </w:p>
    <w:p w14:paraId="5BDD30B3" w14:textId="05C888C3" w:rsidR="008A031D" w:rsidRPr="008A031D" w:rsidRDefault="0036381E" w:rsidP="008A031D">
      <w:pPr>
        <w:spacing w:line="480" w:lineRule="auto"/>
        <w:jc w:val="both"/>
        <w:rPr>
          <w:ins w:id="203" w:author="Parks, Robbie M" w:date="2018-08-17T19:42:00Z"/>
          <w:color w:val="000000" w:themeColor="text1"/>
        </w:rPr>
      </w:pPr>
      <w:r w:rsidRPr="00AC73A1">
        <w:rPr>
          <w:b/>
          <w:color w:val="000000" w:themeColor="text1"/>
        </w:rPr>
        <w:lastRenderedPageBreak/>
        <w:t xml:space="preserve">Figure </w:t>
      </w:r>
      <w:ins w:id="204" w:author="Parks, Robbie M" w:date="2018-08-17T19:38:00Z">
        <w:r w:rsidR="00344414">
          <w:rPr>
            <w:b/>
            <w:color w:val="000000" w:themeColor="text1"/>
          </w:rPr>
          <w:t>14</w:t>
        </w:r>
      </w:ins>
      <w:r w:rsidR="00B66895" w:rsidRPr="00AC73A1">
        <w:rPr>
          <w:b/>
          <w:color w:val="000000" w:themeColor="text1"/>
        </w:rPr>
        <w:t>:</w:t>
      </w:r>
      <w:r w:rsidRPr="00AC73A1">
        <w:rPr>
          <w:color w:val="000000" w:themeColor="text1"/>
        </w:rPr>
        <w:t xml:space="preserve"> Mean timing of maximum</w:t>
      </w:r>
      <w:ins w:id="205" w:author="Parks, Robbie M" w:date="2018-08-17T19:38:00Z">
        <w:r w:rsidR="00344414">
          <w:rPr>
            <w:color w:val="000000" w:themeColor="text1"/>
          </w:rPr>
          <w:t xml:space="preserve"> </w:t>
        </w:r>
      </w:ins>
      <w:r w:rsidRPr="00AC73A1">
        <w:rPr>
          <w:color w:val="000000" w:themeColor="text1"/>
        </w:rPr>
        <w:t>all-cause mortality</w:t>
      </w:r>
      <w:ins w:id="206" w:author="Parks, Robbie M" w:date="2018-08-17T19:39:00Z">
        <w:r w:rsidR="0058788E">
          <w:rPr>
            <w:color w:val="000000" w:themeColor="text1"/>
          </w:rPr>
          <w:t xml:space="preserve"> </w:t>
        </w:r>
        <w:r w:rsidR="0058788E" w:rsidRPr="00AC73A1">
          <w:rPr>
            <w:color w:val="000000" w:themeColor="text1"/>
          </w:rPr>
          <w:t>for 1980-201</w:t>
        </w:r>
        <w:r w:rsidR="0058788E">
          <w:rPr>
            <w:color w:val="000000" w:themeColor="text1"/>
          </w:rPr>
          <w:t>6</w:t>
        </w:r>
      </w:ins>
      <w:r w:rsidRPr="00AC73A1">
        <w:rPr>
          <w:color w:val="000000" w:themeColor="text1"/>
        </w:rPr>
        <w:t>, by climate re</w:t>
      </w:r>
      <w:r w:rsidR="009B509E" w:rsidRPr="00AC73A1">
        <w:rPr>
          <w:color w:val="000000" w:themeColor="text1"/>
        </w:rPr>
        <w:t>gion</w:t>
      </w:r>
      <w:ins w:id="207" w:author="Parks, Robbie M" w:date="2018-08-17T19:38:00Z">
        <w:r w:rsidR="00344414">
          <w:rPr>
            <w:color w:val="000000" w:themeColor="text1"/>
          </w:rPr>
          <w:t xml:space="preserve"> </w:t>
        </w:r>
      </w:ins>
      <w:r w:rsidR="009B509E" w:rsidRPr="00AC73A1">
        <w:rPr>
          <w:color w:val="000000" w:themeColor="text1"/>
        </w:rPr>
        <w:t xml:space="preserve">and age </w:t>
      </w:r>
      <w:commentRangeStart w:id="208"/>
      <w:r w:rsidR="009B509E" w:rsidRPr="00AC73A1">
        <w:rPr>
          <w:color w:val="000000" w:themeColor="text1"/>
        </w:rPr>
        <w:t>group</w:t>
      </w:r>
      <w:ins w:id="209" w:author="Parks, Robbie M" w:date="2018-08-17T19:39:00Z">
        <w:r w:rsidR="0058788E">
          <w:rPr>
            <w:color w:val="000000" w:themeColor="text1"/>
          </w:rPr>
          <w:t xml:space="preserve"> for males</w:t>
        </w:r>
      </w:ins>
      <w:r w:rsidRPr="00AC73A1">
        <w:rPr>
          <w:color w:val="000000" w:themeColor="text1"/>
        </w:rPr>
        <w:t xml:space="preserve">. </w:t>
      </w:r>
      <w:commentRangeEnd w:id="208"/>
      <w:r w:rsidR="006A2340">
        <w:rPr>
          <w:rStyle w:val="CommentReference"/>
          <w:rFonts w:asciiTheme="minorHAnsi" w:hAnsiTheme="minorHAnsi" w:cstheme="minorBidi"/>
          <w:lang w:eastAsia="en-US"/>
        </w:rPr>
        <w:commentReference w:id="208"/>
      </w:r>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ins w:id="211" w:author="Parks, Robbie M" w:date="2018-08-17T19:42:00Z">
        <w:r w:rsidR="008A031D">
          <w:rPr>
            <w:b/>
            <w:color w:val="000000" w:themeColor="text1"/>
          </w:rPr>
          <w:br w:type="page"/>
        </w:r>
      </w:ins>
    </w:p>
    <w:p w14:paraId="72BA0CFD" w14:textId="78F0A400" w:rsidR="008A031D" w:rsidRDefault="00DF5EE3" w:rsidP="008A031D">
      <w:pPr>
        <w:spacing w:line="480" w:lineRule="auto"/>
        <w:jc w:val="both"/>
        <w:rPr>
          <w:ins w:id="212" w:author="Parks, Robbie M" w:date="2018-08-17T19:42:00Z"/>
          <w:color w:val="000000" w:themeColor="text1"/>
        </w:rPr>
      </w:pPr>
      <w:ins w:id="213" w:author="Parks, Robbie M" w:date="2018-08-17T19:41:00Z">
        <w:r w:rsidRPr="00AC73A1">
          <w:rPr>
            <w:b/>
            <w:color w:val="000000" w:themeColor="text1"/>
          </w:rPr>
          <w:lastRenderedPageBreak/>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ins>
      <w:ins w:id="214" w:author="Parks, Robbie M" w:date="2018-08-17T19:42:00Z">
        <w:r w:rsidR="008A031D">
          <w:rPr>
            <w:color w:val="000000" w:themeColor="text1"/>
          </w:rPr>
          <w:br w:type="page"/>
        </w:r>
      </w:ins>
    </w:p>
    <w:p w14:paraId="58455EEF" w14:textId="1468028A" w:rsidR="00573FBF" w:rsidRPr="00573FBF" w:rsidRDefault="007F5532" w:rsidP="00573FBF">
      <w:pPr>
        <w:spacing w:line="480" w:lineRule="auto"/>
        <w:jc w:val="both"/>
        <w:rPr>
          <w:ins w:id="215" w:author="Parks, Robbie M" w:date="2018-08-17T19:42:00Z"/>
          <w:color w:val="000000" w:themeColor="text1"/>
        </w:rPr>
      </w:pPr>
      <w:ins w:id="216" w:author="Parks, Robbie M" w:date="2018-08-17T19:41:00Z">
        <w:r w:rsidRPr="00AC73A1">
          <w:rPr>
            <w:b/>
            <w:color w:val="000000" w:themeColor="text1"/>
          </w:rPr>
          <w:lastRenderedPageBreak/>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ins>
      <w:ins w:id="217" w:author="Parks, Robbie M" w:date="2018-08-17T19:42:00Z">
        <w:r w:rsidR="00573FBF">
          <w:rPr>
            <w:b/>
            <w:color w:val="000000" w:themeColor="text1"/>
          </w:rPr>
          <w:br w:type="page"/>
        </w:r>
      </w:ins>
    </w:p>
    <w:p w14:paraId="163DABAC" w14:textId="3217DB50" w:rsidR="00AB7395" w:rsidRPr="00AC73A1" w:rsidRDefault="007F5532" w:rsidP="00A24BBA">
      <w:pPr>
        <w:spacing w:line="480" w:lineRule="auto"/>
        <w:jc w:val="both"/>
      </w:pPr>
      <w:ins w:id="218" w:author="Parks, Robbie M" w:date="2018-08-17T19:41:00Z">
        <w:r w:rsidRPr="00AC73A1">
          <w:rPr>
            <w:b/>
            <w:color w:val="000000" w:themeColor="text1"/>
          </w:rPr>
          <w:lastRenderedPageBreak/>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ins>
      <w:r w:rsidR="00AB7395" w:rsidRPr="00AC73A1">
        <w:rPr>
          <w:b/>
          <w:color w:val="000000" w:themeColor="text1"/>
        </w:rPr>
        <w:br w:type="page"/>
      </w:r>
    </w:p>
    <w:p w14:paraId="3C325011" w14:textId="7CB5033A" w:rsidR="004A0060" w:rsidRDefault="0036381E" w:rsidP="00B24D59">
      <w:pPr>
        <w:spacing w:line="480" w:lineRule="auto"/>
        <w:jc w:val="both"/>
        <w:outlineLvl w:val="0"/>
        <w:rPr>
          <w:color w:val="000000" w:themeColor="text1"/>
        </w:rPr>
      </w:pPr>
      <w:r w:rsidRPr="00AC73A1">
        <w:rPr>
          <w:b/>
          <w:color w:val="000000" w:themeColor="text1"/>
        </w:rPr>
        <w:lastRenderedPageBreak/>
        <w:t xml:space="preserve">Figure </w:t>
      </w:r>
      <w:ins w:id="219" w:author="Parks, Robbie M" w:date="2018-08-17T19:42:00Z">
        <w:r w:rsidR="00DA7B06">
          <w:rPr>
            <w:b/>
            <w:color w:val="000000" w:themeColor="text1"/>
          </w:rPr>
          <w:t>18</w:t>
        </w:r>
      </w:ins>
      <w:del w:id="220" w:author="Parks, Robbie M" w:date="2018-08-17T19:42:00Z">
        <w:r w:rsidRPr="00AC73A1" w:rsidDel="00DA7B06">
          <w:rPr>
            <w:b/>
            <w:color w:val="000000" w:themeColor="text1"/>
          </w:rPr>
          <w:delText>6</w:delText>
        </w:r>
      </w:del>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08" w:author="Ezzati, Majid" w:date="2018-08-20T22:04:00Z" w:initials="EM">
    <w:p w14:paraId="4B7615FA" w14:textId="05EDF3A6" w:rsidR="006A2340" w:rsidRDefault="006A2340">
      <w:pPr>
        <w:pStyle w:val="CommentText"/>
      </w:pPr>
      <w:r>
        <w:rPr>
          <w:rStyle w:val="CommentReference"/>
        </w:rPr>
        <w:annotationRef/>
      </w:r>
      <w:r>
        <w:t>Females? Males seem to be the next one</w:t>
      </w:r>
      <w:bookmarkStart w:id="210" w:name="_GoBack"/>
      <w:bookmarkEnd w:id="210"/>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7615F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E55A1" w14:textId="77777777" w:rsidR="002C1D34" w:rsidRDefault="002C1D34">
      <w:r>
        <w:separator/>
      </w:r>
    </w:p>
  </w:endnote>
  <w:endnote w:type="continuationSeparator" w:id="0">
    <w:p w14:paraId="32F7F502" w14:textId="77777777" w:rsidR="002C1D34" w:rsidRDefault="002C1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A2340">
      <w:rPr>
        <w:rStyle w:val="PageNumber"/>
        <w:noProof/>
      </w:rPr>
      <w:t>33</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FACC42" w14:textId="77777777" w:rsidR="002C1D34" w:rsidRDefault="002C1D34">
      <w:r>
        <w:separator/>
      </w:r>
    </w:p>
  </w:footnote>
  <w:footnote w:type="continuationSeparator" w:id="0">
    <w:p w14:paraId="6910530A" w14:textId="77777777" w:rsidR="002C1D34" w:rsidRDefault="002C1D3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5F6C"/>
    <w:rsid w:val="000E6B25"/>
    <w:rsid w:val="000E7E2F"/>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3FD7"/>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74CC"/>
    <w:rsid w:val="00567BA7"/>
    <w:rsid w:val="00567E9C"/>
    <w:rsid w:val="00573FBF"/>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E27"/>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CF53C63-904B-43D7-ABEF-BFA133034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22995</Words>
  <Characters>131072</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3</cp:revision>
  <dcterms:created xsi:type="dcterms:W3CDTF">2018-08-20T15:56:00Z</dcterms:created>
  <dcterms:modified xsi:type="dcterms:W3CDTF">2018-08-20T21:06:00Z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