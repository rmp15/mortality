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0FAEAF8D"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 xml:space="preserve">the timing </w:t>
      </w:r>
      <w:r w:rsidR="00E10E0F">
        <w:rPr>
          <w:color w:val="000000" w:themeColor="text1"/>
        </w:rPr>
        <w:t xml:space="preserve">and the relative magnitudes </w:t>
      </w:r>
      <w:r w:rsidRPr="00AC73A1">
        <w:rPr>
          <w:color w:val="000000" w:themeColor="text1"/>
        </w:rPr>
        <w:t>of minimum and maximum mortality</w:t>
      </w:r>
      <w:r w:rsidRPr="00AC73A1" w:rsidDel="007B3AFF">
        <w:rPr>
          <w:color w:val="000000" w:themeColor="text1"/>
        </w:rPr>
        <w:t xml:space="preserve"> </w:t>
      </w:r>
      <w:r w:rsidR="00E10E0F" w:rsidRPr="00AC73A1" w:rsidDel="007B3AFF">
        <w:rPr>
          <w:color w:val="000000" w:themeColor="text1"/>
        </w:rPr>
        <w:t>var</w:t>
      </w:r>
      <w:r w:rsidR="00E10E0F">
        <w:rPr>
          <w:color w:val="000000" w:themeColor="text1"/>
        </w:rPr>
        <w:t>y</w:t>
      </w:r>
      <w:r w:rsidR="00E10E0F" w:rsidRPr="00AC73A1" w:rsidDel="007B3AFF">
        <w:rPr>
          <w:color w:val="000000" w:themeColor="text1"/>
        </w:rPr>
        <w:t xml:space="preserve"> </w:t>
      </w:r>
      <w:r w:rsidRPr="00AC73A1" w:rsidDel="007B3AFF">
        <w:rPr>
          <w:color w:val="000000" w:themeColor="text1"/>
        </w:rPr>
        <w:t xml:space="preserve">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r w:rsidR="00276EAE">
        <w:rPr>
          <w:color w:val="000000" w:themeColor="text1"/>
        </w:rPr>
        <w:t xml:space="preserve">December to </w:t>
      </w:r>
      <w:r w:rsidR="00773692" w:rsidRPr="00AC73A1">
        <w:rPr>
          <w:color w:val="000000" w:themeColor="text1"/>
        </w:rPr>
        <w:t>February and minimum in June</w:t>
      </w:r>
      <w:r w:rsidR="00276EAE">
        <w:rPr>
          <w:color w:val="000000" w:themeColor="text1"/>
        </w:rPr>
        <w:t xml:space="preserve"> to August</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w:t>
      </w:r>
      <w:proofErr w:type="gramStart"/>
      <w:r w:rsidRPr="00AC73A1">
        <w:rPr>
          <w:color w:val="000000" w:themeColor="text1"/>
        </w:rPr>
        <w:t>at the present time</w:t>
      </w:r>
      <w:proofErr w:type="gramEnd"/>
      <w:r w:rsidRPr="00AC73A1">
        <w:rPr>
          <w:color w:val="000000" w:themeColor="text1"/>
        </w:rPr>
        <w:t xml:space="preserv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color w:val="000000" w:themeColor="text1"/>
        </w:rPr>
      </w:pPr>
    </w:p>
    <w:p w14:paraId="5B9DF667" w14:textId="5BCE26AB"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r w:rsidR="00C30533">
        <w:t xml:space="preserve"> (</w:t>
      </w:r>
      <w:r w:rsidR="00C808A2">
        <w:t>p-value</w:t>
      </w:r>
      <w:r w:rsidR="00264184">
        <w:t xml:space="preserve">s </w:t>
      </w:r>
      <w:r w:rsidR="00BB7524">
        <w:t>=</w:t>
      </w:r>
      <w:r w:rsidR="002C7541">
        <w:t>0.2</w:t>
      </w:r>
      <w:r w:rsidR="00C0323F">
        <w:t>0</w:t>
      </w:r>
      <w:r w:rsidR="002C7541">
        <w:t xml:space="preserve"> and </w:t>
      </w:r>
      <w:r w:rsidR="00AA1CCE">
        <w:t>0.24</w:t>
      </w:r>
      <w:r w:rsidR="004A68C3">
        <w:t>, respectively</w:t>
      </w:r>
      <w:r w:rsidR="00C30533">
        <w:t>)</w:t>
      </w:r>
      <w:r w:rsidRPr="00AC73A1">
        <w:t>. While seasonality persisted throughout the entire an</w:t>
      </w:r>
      <w:bookmarkStart w:id="0" w:name="_GoBack"/>
      <w:bookmarkEnd w:id="0"/>
      <w:r w:rsidRPr="00AC73A1">
        <w:t xml:space="preserve">alysis period in older ages, it largely </w:t>
      </w:r>
      <w:r w:rsidRPr="00AC73A1">
        <w:lastRenderedPageBreak/>
        <w:t xml:space="preserve">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2C633DBF"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ins w:id="1" w:author="Parks, Robbie M" w:date="2018-07-24T13:56:00Z">
        <w:r w:rsidR="00E819F1">
          <w:t xml:space="preserve">, </w:t>
        </w:r>
      </w:ins>
      <w:ins w:id="2" w:author="Parks, Robbie M" w:date="2018-07-24T14:01:00Z">
        <w:del w:id="3" w:author="Ezzati, Majid" w:date="2018-07-27T09:14:00Z">
          <w:r w:rsidR="00E819F1" w:rsidDel="00BB7524">
            <w:delText xml:space="preserve">all </w:delText>
          </w:r>
        </w:del>
      </w:ins>
      <w:ins w:id="4" w:author="Parks, Robbie M" w:date="2018-07-26T16:17:00Z">
        <w:r w:rsidR="00C808A2">
          <w:t>p-value</w:t>
        </w:r>
      </w:ins>
      <w:ins w:id="5" w:author="Parks, Robbie M" w:date="2018-07-24T13:56:00Z">
        <w:r w:rsidR="006277F6">
          <w:t>s&lt;</w:t>
        </w:r>
        <w:r w:rsidR="00C134EC">
          <w:t>0.0</w:t>
        </w:r>
      </w:ins>
      <w:ins w:id="6" w:author="Parks, Robbie M" w:date="2018-07-26T14:14:00Z">
        <w:r w:rsidR="0043757C">
          <w:t>6</w:t>
        </w:r>
      </w:ins>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r w:rsidR="00534D44">
        <w:t xml:space="preserve">. </w:t>
      </w:r>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ins w:id="7" w:author="Parks, Robbie M" w:date="2018-07-25T16:25:00Z">
        <w:r w:rsidR="00F571CA">
          <w:t xml:space="preserve"> (</w:t>
        </w:r>
        <w:del w:id="8" w:author="Ezzati, Majid" w:date="2018-07-27T09:14:00Z">
          <w:r w:rsidR="00F571CA" w:rsidDel="00BB7524">
            <w:delText xml:space="preserve">all </w:delText>
          </w:r>
        </w:del>
        <w:r w:rsidR="00F571CA">
          <w:t>p-values&lt;0.03</w:t>
        </w:r>
        <w:r w:rsidR="00BC4DF1">
          <w:t>)</w:t>
        </w:r>
      </w:ins>
      <w:ins w:id="9" w:author="Parks, Robbie M" w:date="2018-07-26T14:15:00Z">
        <w:r w:rsidR="00F571CA">
          <w:t xml:space="preserve"> except for </w:t>
        </w:r>
      </w:ins>
      <w:ins w:id="10" w:author="Parks, Robbie M" w:date="2018-07-26T14:16:00Z">
        <w:r w:rsidR="00960AF2">
          <w:t xml:space="preserve">cardiorespiratory deaths for </w:t>
        </w:r>
        <w:del w:id="11" w:author="Ezzati, Majid" w:date="2018-07-27T09:15:00Z">
          <w:r w:rsidR="00F571CA" w:rsidDel="00BB7524">
            <w:delText>boys</w:delText>
          </w:r>
        </w:del>
      </w:ins>
      <w:ins w:id="12" w:author="Ezzati, Majid" w:date="2018-07-27T09:15:00Z">
        <w:r w:rsidR="00BB7524">
          <w:t>males</w:t>
        </w:r>
      </w:ins>
      <w:ins w:id="13" w:author="Parks, Robbie M" w:date="2018-07-26T14:16:00Z">
        <w:r w:rsidR="00F571CA">
          <w:t xml:space="preserve"> aged 5-</w:t>
        </w:r>
        <w:del w:id="14" w:author="Ezzati, Majid" w:date="2018-07-27T09:15:00Z">
          <w:r w:rsidR="00F571CA" w:rsidDel="00BB7524">
            <w:delText>1</w:delText>
          </w:r>
        </w:del>
      </w:ins>
      <w:ins w:id="15" w:author="Ezzati, Majid" w:date="2018-07-27T09:15:00Z">
        <w:r w:rsidR="00BB7524">
          <w:t>2</w:t>
        </w:r>
      </w:ins>
      <w:ins w:id="16" w:author="Parks, Robbie M" w:date="2018-07-26T14:16:00Z">
        <w:r w:rsidR="00F571CA">
          <w:t>4</w:t>
        </w:r>
      </w:ins>
      <w:ins w:id="17" w:author="Ezzati, Majid" w:date="2018-07-27T09:15:00Z">
        <w:r w:rsidR="00BB7524">
          <w:t xml:space="preserve"> years and females aged 15-24 years</w:t>
        </w:r>
      </w:ins>
      <w:ins w:id="18" w:author="Parks, Robbie M" w:date="2018-07-26T14:16:00Z">
        <w:r w:rsidR="00F571CA">
          <w:t xml:space="preserve"> (</w:t>
        </w:r>
      </w:ins>
      <w:ins w:id="19" w:author="Parks, Robbie M" w:date="2018-07-26T16:17:00Z">
        <w:r w:rsidR="00C808A2">
          <w:t>p-value</w:t>
        </w:r>
      </w:ins>
      <w:ins w:id="20" w:author="Ezzati, Majid" w:date="2018-07-27T09:15:00Z">
        <w:r w:rsidR="00BB7524">
          <w:t>s &gt;</w:t>
        </w:r>
      </w:ins>
      <w:ins w:id="21" w:author="Parks, Robbie M" w:date="2018-07-26T14:16:00Z">
        <w:del w:id="22" w:author="Ezzati, Majid" w:date="2018-07-27T09:15:00Z">
          <w:r w:rsidR="00F571CA" w:rsidDel="00BB7524">
            <w:delText xml:space="preserve"> =</w:delText>
          </w:r>
        </w:del>
        <w:del w:id="23" w:author="Ezzati, Majid" w:date="2018-07-27T09:14:00Z">
          <w:r w:rsidR="00F571CA" w:rsidDel="00BB7524">
            <w:delText xml:space="preserve"> </w:delText>
          </w:r>
        </w:del>
        <w:r w:rsidR="00F571CA">
          <w:t>0.11)</w:t>
        </w:r>
        <w:del w:id="24" w:author="Ezzati, Majid" w:date="2018-07-27T09:15:00Z">
          <w:r w:rsidR="00F571CA" w:rsidDel="00BB7524">
            <w:delText xml:space="preserve"> and</w:delText>
          </w:r>
        </w:del>
      </w:ins>
      <w:ins w:id="25" w:author="Parks, Robbie M" w:date="2018-07-26T14:17:00Z">
        <w:del w:id="26" w:author="Ezzati, Majid" w:date="2018-07-27T09:15:00Z">
          <w:r w:rsidR="00EB7CD1" w:rsidDel="00BB7524">
            <w:delText xml:space="preserve"> males and females for 15-24 years (</w:delText>
          </w:r>
        </w:del>
      </w:ins>
      <w:ins w:id="27" w:author="Parks, Robbie M" w:date="2018-07-26T16:17:00Z">
        <w:del w:id="28" w:author="Ezzati, Majid" w:date="2018-07-27T09:15:00Z">
          <w:r w:rsidR="00C808A2" w:rsidDel="00BB7524">
            <w:delText>p-value</w:delText>
          </w:r>
        </w:del>
      </w:ins>
      <w:ins w:id="29" w:author="Parks, Robbie M" w:date="2018-07-26T14:17:00Z">
        <w:del w:id="30" w:author="Ezzati, Majid" w:date="2018-07-27T09:15:00Z">
          <w:r w:rsidR="00EB7CD1" w:rsidDel="00BB7524">
            <w:delText>s 0.42 and 0.18, respectively)</w:delText>
          </w:r>
        </w:del>
      </w:ins>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del w:id="31" w:author="Ezzati, Majid" w:date="2018-07-27T09:16:00Z">
        <w:r w:rsidR="004C1040" w:rsidRPr="00AC73A1" w:rsidDel="00BB7524">
          <w:delText xml:space="preserve">also </w:delText>
        </w:r>
      </w:del>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32" w:author="Parks, Robbie M" w:date="2018-07-25T16:25:00Z">
        <w:r w:rsidR="00ED7523">
          <w:t xml:space="preserve"> (</w:t>
        </w:r>
      </w:ins>
      <w:ins w:id="33" w:author="Parks, Robbie M" w:date="2018-07-26T14:22:00Z">
        <w:del w:id="34" w:author="Ezzati, Majid" w:date="2018-07-27T09:16:00Z">
          <w:r w:rsidR="005918BD" w:rsidDel="00BB7524">
            <w:delText xml:space="preserve">all </w:delText>
          </w:r>
        </w:del>
      </w:ins>
      <w:ins w:id="35" w:author="Parks, Robbie M" w:date="2018-07-26T16:17:00Z">
        <w:r w:rsidR="00C808A2">
          <w:t>p-value</w:t>
        </w:r>
      </w:ins>
      <w:ins w:id="36" w:author="Parks, Robbie M" w:date="2018-07-25T16:25:00Z">
        <w:r w:rsidR="00ED7523">
          <w:t>s</w:t>
        </w:r>
      </w:ins>
      <w:ins w:id="37" w:author="Parks, Robbie M" w:date="2018-07-26T14:22:00Z">
        <w:r w:rsidR="005918BD">
          <w:t>&lt;0.08</w:t>
        </w:r>
      </w:ins>
      <w:ins w:id="38" w:author="Parks, Robbie M" w:date="2018-07-25T16:25:00Z">
        <w:r w:rsidR="00006DCD">
          <w:t>)</w:t>
        </w:r>
      </w:ins>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proofErr w:type="gramStart"/>
      <w:r w:rsidR="00EA7170">
        <w:t>with the exception of</w:t>
      </w:r>
      <w:proofErr w:type="gramEnd"/>
      <w:r w:rsidR="00EA7170">
        <w:t xml:space="preserve"> intentional injuries</w:t>
      </w:r>
      <w:r w:rsidR="00A11860">
        <w:t xml:space="preserve"> below 15 years and </w:t>
      </w:r>
      <w:r w:rsidR="00EA7170">
        <w:t xml:space="preserve">above </w:t>
      </w:r>
      <w:r w:rsidR="00A11860">
        <w:t>85</w:t>
      </w:r>
      <w:r w:rsidR="00EA7170">
        <w:t xml:space="preserve"> years</w:t>
      </w:r>
      <w:r w:rsidR="009D7307">
        <w:t xml:space="preserve"> (Supplementary Figure </w:t>
      </w:r>
      <w:r w:rsidR="00F62012">
        <w:t>1</w:t>
      </w:r>
      <w:r w:rsidR="009D7307" w:rsidRPr="00996AD4">
        <w:t>)</w:t>
      </w:r>
      <w:r w:rsidR="00D7104C">
        <w:t>.</w:t>
      </w:r>
      <w:r w:rsidR="00365ECB">
        <w:t xml:space="preserve"> </w:t>
      </w:r>
      <w:del w:id="39" w:author="Ezzati, Majid" w:date="2018-07-27T09:17:00Z">
        <w:r w:rsidR="00906223" w:rsidRPr="00AC73A1" w:rsidDel="00BB7524">
          <w:delText xml:space="preserve">Seasonality </w:delText>
        </w:r>
      </w:del>
      <w:ins w:id="40" w:author="Ezzati, Majid" w:date="2018-07-27T09:17:00Z">
        <w:r w:rsidR="00BB7524">
          <w:t>Consistent s</w:t>
        </w:r>
        <w:r w:rsidR="00BB7524" w:rsidRPr="00AC73A1">
          <w:t xml:space="preserve">easonality </w:t>
        </w:r>
      </w:ins>
      <w:r w:rsidR="00906223" w:rsidRPr="00AC73A1">
        <w:t xml:space="preserve">in cancer deaths only appeared </w:t>
      </w:r>
      <w:ins w:id="41" w:author="Parks, Robbie M" w:date="2018-07-25T16:53:00Z">
        <w:del w:id="42" w:author="Ezzati, Majid" w:date="2018-07-27T09:17:00Z">
          <w:r w:rsidR="00EE67A4" w:rsidDel="00BB7524">
            <w:delText xml:space="preserve">consistently throughout the time period </w:delText>
          </w:r>
        </w:del>
      </w:ins>
      <w:r w:rsidR="00906223" w:rsidRPr="00AC73A1">
        <w:t xml:space="preserve">after </w:t>
      </w:r>
      <w:r w:rsidR="00761F77">
        <w:t>5</w:t>
      </w:r>
      <w:r w:rsidR="00906223" w:rsidRPr="00AC73A1">
        <w:t>5 years of age</w:t>
      </w:r>
      <w:ins w:id="43" w:author="Parks, Robbie M" w:date="2018-07-26T14:23:00Z">
        <w:r w:rsidR="00761F77">
          <w:t xml:space="preserve"> (</w:t>
        </w:r>
        <w:del w:id="44" w:author="Ezzati, Majid" w:date="2018-07-27T09:17:00Z">
          <w:r w:rsidR="00761F77" w:rsidDel="00BB7524">
            <w:delText xml:space="preserve">all </w:delText>
          </w:r>
        </w:del>
      </w:ins>
      <w:ins w:id="45" w:author="Parks, Robbie M" w:date="2018-07-26T16:17:00Z">
        <w:r w:rsidR="00C808A2">
          <w:t>p-value</w:t>
        </w:r>
      </w:ins>
      <w:ins w:id="46" w:author="Parks, Robbie M" w:date="2018-07-26T14:23:00Z">
        <w:r w:rsidR="00761F77">
          <w:t>s&lt;</w:t>
        </w:r>
      </w:ins>
      <w:ins w:id="47" w:author="Parks, Robbie M" w:date="2018-07-26T14:24:00Z">
        <w:r w:rsidR="001A373C">
          <w:t>0.04)</w:t>
        </w:r>
      </w:ins>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5FABCF65" w14:textId="7AAA424B" w:rsidR="008D5D97" w:rsidDel="00CB4962" w:rsidRDefault="008A2A47" w:rsidP="00C33FFB">
      <w:pPr>
        <w:spacing w:line="480" w:lineRule="auto"/>
        <w:jc w:val="both"/>
        <w:rPr>
          <w:del w:id="48" w:author="Ezzati, Majid" w:date="2018-07-27T09:22:00Z"/>
        </w:rPr>
      </w:pPr>
      <w:ins w:id="49" w:author="Ezzati, Majid" w:date="2018-07-27T09:17:00Z">
        <w:r>
          <w:t xml:space="preserve">Centre of gravity analysis showed that </w:t>
        </w:r>
      </w:ins>
      <w:del w:id="50" w:author="Ezzati, Majid" w:date="2018-07-27T09:18:00Z">
        <w:r w:rsidR="00FD6D1A" w:rsidDel="008A2A47">
          <w:delText>D</w:delText>
        </w:r>
      </w:del>
      <w:ins w:id="51" w:author="Ezzati, Majid" w:date="2018-07-27T09:18:00Z">
        <w:r>
          <w:t>d</w:t>
        </w:r>
      </w:ins>
      <w:r w:rsidR="008166AA" w:rsidRPr="00AC73A1">
        <w:t xml:space="preserve">eath rates in men </w:t>
      </w:r>
      <w:ins w:id="52" w:author="Ezzati, Majid" w:date="2018-07-27T09:19:00Z">
        <w:r w:rsidRPr="00AC73A1">
          <w:t>aged ≥</w:t>
        </w:r>
        <w:r>
          <w:t>4</w:t>
        </w:r>
        <w:r w:rsidRPr="00AC73A1">
          <w:t xml:space="preserve">5 years </w:t>
        </w:r>
      </w:ins>
      <w:r w:rsidR="008166AA" w:rsidRPr="00AC73A1">
        <w:t xml:space="preserve">and women aged ≥35 years peaked in </w:t>
      </w:r>
      <w:r w:rsidR="00280DF1">
        <w:t xml:space="preserve">December, </w:t>
      </w:r>
      <w:r w:rsidR="008166AA" w:rsidRPr="00AC73A1">
        <w:t xml:space="preserve">January </w:t>
      </w:r>
      <w:r w:rsidR="00280DF1">
        <w:t>or</w:t>
      </w:r>
      <w:r w:rsidR="00280DF1" w:rsidRPr="00AC73A1">
        <w:t xml:space="preserve"> </w:t>
      </w:r>
      <w:r w:rsidR="008166AA" w:rsidRPr="00AC73A1">
        <w:t>February and were lowest in June</w:t>
      </w:r>
      <w:r w:rsidR="00E20480">
        <w:t xml:space="preserve"> to </w:t>
      </w:r>
      <w:r w:rsidR="008166AA" w:rsidRPr="00AC73A1">
        <w:t>August, for all-cause mortality</w:t>
      </w:r>
      <w:r w:rsidR="00FD6D1A">
        <w:t xml:space="preserve"> </w:t>
      </w:r>
      <w:del w:id="53" w:author="Ezzati, Majid" w:date="2018-07-27T09:20:00Z">
        <w:r w:rsidR="00FD6D1A" w:rsidDel="008A2A47">
          <w:delText>(except men aged 35-44)</w:delText>
        </w:r>
      </w:del>
      <w:r w:rsidR="008166AA" w:rsidRPr="00AC73A1">
        <w:t xml:space="preserve"> as well as for</w:t>
      </w:r>
      <w:r w:rsidR="008166AA">
        <w:t xml:space="preserve"> all non-injury</w:t>
      </w:r>
      <w:ins w:id="54" w:author="Ezzati, Majid" w:date="2018-07-27T09:20:00Z">
        <w:r>
          <w:t xml:space="preserve"> and non-maternal</w:t>
        </w:r>
      </w:ins>
      <w:r w:rsidR="008166AA">
        <w:t xml:space="preserve"> causes</w:t>
      </w:r>
      <w:r w:rsidR="008166AA" w:rsidRPr="00AC73A1">
        <w:t xml:space="preserve"> of death</w:t>
      </w:r>
      <w:r w:rsidR="008166AA">
        <w:t xml:space="preserve"> </w:t>
      </w:r>
      <w:del w:id="55" w:author="Ezzati, Majid" w:date="2018-07-27T09:20:00Z">
        <w:r w:rsidR="008166AA" w:rsidDel="008A2A47">
          <w:delText xml:space="preserve">(except for maternal conditions, which bore no clear pattern) </w:delText>
        </w:r>
      </w:del>
      <w:r w:rsidR="008166AA">
        <w:t>(</w:t>
      </w:r>
      <w:r w:rsidR="009207F1">
        <w:t xml:space="preserve">Figure 3 and </w:t>
      </w:r>
      <w:r w:rsidR="008166AA">
        <w:t xml:space="preserve">Supplementary Figure </w:t>
      </w:r>
      <w:r w:rsidR="00B53CC1">
        <w:t>2</w:t>
      </w:r>
      <w:r w:rsidR="008166AA">
        <w:t>).</w:t>
      </w:r>
      <w:r w:rsidR="00AD28C9">
        <w:t xml:space="preserve"> </w:t>
      </w:r>
      <w:commentRangeStart w:id="56"/>
      <w:del w:id="57" w:author="Ezzati, Majid" w:date="2018-07-27T09:20:00Z">
        <w:r w:rsidR="00AD28C9" w:rsidDel="008A2A47">
          <w:delText xml:space="preserve">Death rates in men and women </w:delText>
        </w:r>
        <w:r w:rsidR="00AD28C9" w:rsidRPr="00AC73A1" w:rsidDel="008A2A47">
          <w:delText>≥</w:delText>
        </w:r>
        <w:r w:rsidR="00AD28C9" w:rsidDel="008A2A47">
          <w:delText xml:space="preserve"> 75 years also peaked in the same months for non-intentional injuries</w:delText>
        </w:r>
        <w:r w:rsidR="00C563E6" w:rsidDel="008A2A47">
          <w:delText>.</w:delText>
        </w:r>
        <w:r w:rsidR="00A41359" w:rsidDel="008A2A47">
          <w:delText xml:space="preserve"> </w:delText>
        </w:r>
      </w:del>
      <w:commentRangeEnd w:id="56"/>
      <w:r>
        <w:rPr>
          <w:rStyle w:val="CommentReference"/>
          <w:rFonts w:asciiTheme="minorHAnsi" w:hAnsiTheme="minorHAnsi" w:cstheme="minorBidi"/>
          <w:lang w:eastAsia="en-US"/>
        </w:rPr>
        <w:commentReference w:id="56"/>
      </w:r>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are few deaths from this cause leading to unstable estimates (p-value</w:t>
      </w:r>
      <w:r w:rsidR="001A5458">
        <w:t>s</w:t>
      </w:r>
      <w:r w:rsidR="00C36F42">
        <w:t xml:space="preserve"> for seasonality </w:t>
      </w:r>
      <w:r w:rsidR="000008D7">
        <w:t xml:space="preserve">from wavelet analysis </w:t>
      </w:r>
      <w:r w:rsidR="00E33674">
        <w:t>ranged from 0.35 to 0.49 for these ages</w:t>
      </w:r>
      <w:r w:rsidR="008D5D97">
        <w:t xml:space="preserve">). </w:t>
      </w:r>
    </w:p>
    <w:p w14:paraId="6D4B4E34" w14:textId="5D5A9A1C" w:rsidR="00D211A0" w:rsidDel="00CB4962" w:rsidRDefault="00D211A0" w:rsidP="00C33FFB">
      <w:pPr>
        <w:spacing w:line="480" w:lineRule="auto"/>
        <w:jc w:val="both"/>
        <w:rPr>
          <w:del w:id="58" w:author="Ezzati, Majid" w:date="2018-07-27T09:22:00Z"/>
        </w:rPr>
      </w:pPr>
    </w:p>
    <w:p w14:paraId="3B88980A" w14:textId="33AA45CC" w:rsidR="007846F4" w:rsidRDefault="000210D1" w:rsidP="00C33FFB">
      <w:pPr>
        <w:spacing w:line="480" w:lineRule="auto"/>
        <w:jc w:val="both"/>
      </w:pPr>
      <w:r w:rsidRPr="00AC73A1">
        <w:t xml:space="preserve">A similar temporal pattern was seen </w:t>
      </w:r>
      <w:r w:rsidR="00F44160" w:rsidRPr="00AC73A1">
        <w:t>for all-cause</w:t>
      </w:r>
      <w:r w:rsidR="00122F91">
        <w:t xml:space="preserve"> and non-</w:t>
      </w:r>
      <w:r w:rsidR="00122F91">
        <w:lastRenderedPageBreak/>
        <w:t>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w:t>
      </w:r>
      <w:commentRangeStart w:id="59"/>
      <w:r w:rsidR="006C06A0">
        <w:t>Injury deaths also had a summer peak in</w:t>
      </w:r>
      <w:r w:rsidR="007846F4">
        <w:t xml:space="preserve"> most other age groups </w:t>
      </w:r>
      <w:del w:id="60" w:author="Ezzati, Majid" w:date="2018-07-27T09:23:00Z">
        <w:r w:rsidR="007846F4" w:rsidDel="00A83448">
          <w:delText xml:space="preserve">for </w:delText>
        </w:r>
      </w:del>
      <w:r w:rsidR="000A68FE">
        <w:t>below</w:t>
      </w:r>
      <w:r w:rsidR="007846F4">
        <w:t xml:space="preserve"> </w:t>
      </w:r>
      <w:del w:id="61" w:author="Ezzati, Majid" w:date="2018-07-27T09:25:00Z">
        <w:r w:rsidR="007846F4" w:rsidDel="00A83448">
          <w:delText xml:space="preserve">44 </w:delText>
        </w:r>
      </w:del>
      <w:ins w:id="62" w:author="Ezzati, Majid" w:date="2018-07-27T09:25:00Z">
        <w:r w:rsidR="00A83448">
          <w:t xml:space="preserve">45 </w:t>
        </w:r>
      </w:ins>
      <w:r w:rsidR="007846F4">
        <w:t xml:space="preserve">years </w:t>
      </w:r>
      <w:r w:rsidR="000A68FE">
        <w:t>of age</w:t>
      </w:r>
      <w:r w:rsidR="007846F4">
        <w:t>.</w:t>
      </w:r>
      <w:commentRangeEnd w:id="59"/>
      <w:r w:rsidR="00A83448">
        <w:rPr>
          <w:rStyle w:val="CommentReference"/>
          <w:rFonts w:asciiTheme="minorHAnsi" w:hAnsiTheme="minorHAnsi" w:cstheme="minorBidi"/>
          <w:lang w:eastAsia="en-US"/>
        </w:rPr>
        <w:commentReference w:id="59"/>
      </w:r>
    </w:p>
    <w:p w14:paraId="7C840BD3" w14:textId="77777777" w:rsidR="00BE6B38" w:rsidRPr="00AC73A1" w:rsidRDefault="00BE6B38" w:rsidP="00C33FFB">
      <w:pPr>
        <w:spacing w:line="480" w:lineRule="auto"/>
        <w:jc w:val="both"/>
      </w:pPr>
    </w:p>
    <w:p w14:paraId="13C55760" w14:textId="20016153"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ins w:id="63" w:author="Parks, Robbie M" w:date="2018-07-25T15:54:00Z">
        <w:del w:id="64" w:author="Ezzati, Majid" w:date="2018-07-27T11:48:00Z">
          <w:r w:rsidR="00D905B6" w:rsidDel="003B4543">
            <w:delText xml:space="preserve">all </w:delText>
          </w:r>
        </w:del>
      </w:ins>
      <w:del w:id="65" w:author="Ezzati, Majid" w:date="2018-07-27T11:48:00Z">
        <w:r w:rsidR="00E40247" w:rsidRPr="00AC73A1" w:rsidDel="003B4543">
          <w:delText xml:space="preserve">non-significantly and </w:delText>
        </w:r>
      </w:del>
      <w:ins w:id="66" w:author="Parks, Robbie M" w:date="2018-07-25T15:54:00Z">
        <w:del w:id="67" w:author="Ezzati, Majid" w:date="2018-07-27T11:48:00Z">
          <w:r w:rsidR="00D905B6" w:rsidDel="003B4543">
            <w:delText>wi</w:delText>
          </w:r>
          <w:r w:rsidR="0089325A" w:rsidDel="003B4543">
            <w:delText xml:space="preserve">th </w:delText>
          </w:r>
        </w:del>
      </w:ins>
      <w:ins w:id="68" w:author="Parks, Robbie M" w:date="2018-07-26T16:17:00Z">
        <w:del w:id="69" w:author="Ezzati, Majid" w:date="2018-07-27T11:49:00Z">
          <w:r w:rsidR="00C808A2" w:rsidDel="003B4543">
            <w:delText>p-value</w:delText>
          </w:r>
        </w:del>
      </w:ins>
      <w:ins w:id="70" w:author="Parks, Robbie M" w:date="2018-07-25T15:54:00Z">
        <w:del w:id="71" w:author="Ezzati, Majid" w:date="2018-07-27T11:49:00Z">
          <w:r w:rsidR="0089325A" w:rsidDel="003B4543">
            <w:delText>s&gt;</w:delText>
          </w:r>
        </w:del>
      </w:ins>
      <w:ins w:id="72" w:author="Parks, Robbie M" w:date="2018-07-25T16:31:00Z">
        <w:del w:id="73" w:author="Ezzati, Majid" w:date="2018-07-27T11:49:00Z">
          <w:r w:rsidR="00DD7599" w:rsidDel="003B4543">
            <w:delText>0.1</w:delText>
          </w:r>
        </w:del>
      </w:ins>
      <w:ins w:id="74" w:author="Parks, Robbie M" w:date="2018-07-25T15:54:00Z">
        <w:del w:id="75" w:author="Ezzati, Majid" w:date="2018-07-27T11:49:00Z">
          <w:r w:rsidR="00D905B6" w:rsidDel="003B4543">
            <w:delText xml:space="preserve"> and </w:delText>
          </w:r>
        </w:del>
      </w:ins>
      <w:r w:rsidR="00E40247" w:rsidRPr="00AC73A1">
        <w:t>by less than eight percentage points</w:t>
      </w:r>
      <w:ins w:id="76" w:author="Ezzati, Majid" w:date="2018-07-27T11:49:00Z">
        <w:r w:rsidR="003B4543" w:rsidRPr="003B4543">
          <w:t xml:space="preserve"> </w:t>
        </w:r>
        <w:r w:rsidR="003B4543">
          <w:t>with p-values for declining trend&gt;0.1</w:t>
        </w:r>
      </w:ins>
      <w:r w:rsidR="00E40247" w:rsidRPr="00AC73A1">
        <w:t>)</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del w:id="77" w:author="Ezzati, Majid" w:date="2018-07-27T11:52:00Z">
        <w:r w:rsidR="001446B6" w:rsidDel="006D1A4D">
          <w:delText xml:space="preserve">percent </w:delText>
        </w:r>
      </w:del>
      <w:r w:rsidR="000210D1" w:rsidRPr="00AC73A1">
        <w:t xml:space="preserve">difference between peak (summer) and minimum (winter) </w:t>
      </w:r>
      <w:r w:rsidR="005866BD" w:rsidRPr="00AC73A1">
        <w:t xml:space="preserve">death rates </w:t>
      </w:r>
      <w:r w:rsidR="000210D1" w:rsidRPr="00AC73A1">
        <w:t xml:space="preserve">declined </w:t>
      </w:r>
      <w:del w:id="78" w:author="Parks, Robbie M" w:date="2018-07-25T15:55:00Z">
        <w:r w:rsidR="000210D1" w:rsidRPr="00AC73A1" w:rsidDel="00E0772F">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ins w:id="79" w:author="Parks, Robbie M" w:date="2018-07-25T15:55:00Z">
        <w:r w:rsidR="00386C88">
          <w:t xml:space="preserve"> (</w:t>
        </w:r>
      </w:ins>
      <w:ins w:id="80" w:author="Parks, Robbie M" w:date="2018-07-26T16:17:00Z">
        <w:r w:rsidR="00C808A2">
          <w:t>p-value</w:t>
        </w:r>
      </w:ins>
      <w:ins w:id="81" w:author="Ezzati, Majid" w:date="2018-07-27T11:53:00Z">
        <w:r w:rsidR="006D1A4D">
          <w:t>s</w:t>
        </w:r>
      </w:ins>
      <w:ins w:id="82" w:author="Parks, Robbie M" w:date="2018-07-25T15:55:00Z">
        <w:r w:rsidR="00386C88">
          <w:t xml:space="preserve"> </w:t>
        </w:r>
        <w:del w:id="83" w:author="Ezzati, Majid" w:date="2018-07-27T11:52:00Z">
          <w:r w:rsidR="00386C88" w:rsidDel="006D1A4D">
            <w:delText>for both</w:delText>
          </w:r>
        </w:del>
        <w:r w:rsidR="00386C88">
          <w:t>&lt;0.01</w:t>
        </w:r>
        <w:r w:rsidR="00E0772F">
          <w:t>)</w:t>
        </w:r>
      </w:ins>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84" w:author="Parks, Robbie M" w:date="2018-07-25T16:32:00Z">
        <w:r w:rsidR="000210D1" w:rsidRPr="00AC73A1" w:rsidDel="007A3C23">
          <w:delText xml:space="preserve">a </w:delText>
        </w:r>
      </w:del>
      <w:del w:id="85" w:author="Parks, Robbie M" w:date="2018-07-25T15:55:00Z">
        <w:r w:rsidR="000210D1" w:rsidRPr="00AC73A1" w:rsidDel="00E0772F">
          <w:delText xml:space="preserve">statistically-significant </w:delText>
        </w:r>
      </w:del>
      <w:r w:rsidR="000210D1" w:rsidRPr="00AC73A1">
        <w:t>13 percentage points (</w:t>
      </w:r>
      <w:ins w:id="86" w:author="Parks, Robbie M" w:date="2018-07-26T16:17:00Z">
        <w:r w:rsidR="00C808A2">
          <w:t>p-value</w:t>
        </w:r>
      </w:ins>
      <w:ins w:id="87" w:author="Ezzati, Majid" w:date="2018-07-27T11:53:00Z">
        <w:r w:rsidR="006D1A4D">
          <w:t xml:space="preserve"> </w:t>
        </w:r>
      </w:ins>
      <w:ins w:id="88" w:author="Parks, Robbie M" w:date="2018-07-25T15:55:00Z">
        <w:r w:rsidR="00A3089D">
          <w:t>&lt;0.01</w:t>
        </w:r>
      </w:ins>
      <w:ins w:id="89" w:author="Parks, Robbie M" w:date="2018-07-25T15:56:00Z">
        <w:r w:rsidR="00E0772F">
          <w:t>,</w:t>
        </w:r>
      </w:ins>
      <w:ins w:id="90" w:author="Parks, Robbie M" w:date="2018-07-25T15:55:00Z">
        <w:r w:rsidR="00E0772F">
          <w:t xml:space="preserve"> </w:t>
        </w:r>
      </w:ins>
      <w:r w:rsidR="000210D1" w:rsidRPr="00AC73A1">
        <w:t>95% CI 8 to 18) for boys but only</w:t>
      </w:r>
      <w:del w:id="91" w:author="Parks, Robbie M" w:date="2018-07-25T15:56:00Z">
        <w:r w:rsidR="000210D1" w:rsidRPr="00AC73A1" w:rsidDel="00E0772F">
          <w:delText xml:space="preserve"> a statistically</w:delText>
        </w:r>
        <w:r w:rsidR="00E40247" w:rsidRPr="00AC73A1" w:rsidDel="00E0772F">
          <w:delText>-non-</w:delText>
        </w:r>
        <w:r w:rsidR="000210D1" w:rsidRPr="00AC73A1" w:rsidDel="00E0772F">
          <w:delText>significant</w:delText>
        </w:r>
      </w:del>
      <w:r w:rsidR="000210D1" w:rsidRPr="00AC73A1">
        <w:t xml:space="preserve"> 5 percentage points (</w:t>
      </w:r>
      <w:ins w:id="92" w:author="Parks, Robbie M" w:date="2018-07-26T16:17:00Z">
        <w:r w:rsidR="00C808A2">
          <w:t>p-value</w:t>
        </w:r>
      </w:ins>
      <w:ins w:id="93" w:author="Ezzati, Majid" w:date="2018-07-27T11:53:00Z">
        <w:r w:rsidR="006D1A4D">
          <w:t xml:space="preserve"> </w:t>
        </w:r>
      </w:ins>
      <w:ins w:id="94" w:author="Parks, Robbie M" w:date="2018-07-25T15:56:00Z">
        <w:r w:rsidR="008939CE">
          <w:t>=0.12</w:t>
        </w:r>
        <w:r w:rsidR="00E0772F">
          <w:t>,</w:t>
        </w:r>
        <w:r w:rsidR="00E0772F" w:rsidRPr="00E0772F">
          <w:t xml:space="preserve"> </w:t>
        </w:r>
        <w:r w:rsidR="00E0772F">
          <w:t xml:space="preserve">95% </w:t>
        </w:r>
      </w:ins>
      <w:ins w:id="95" w:author="Ezzati, Majid" w:date="2018-07-27T11:53:00Z">
        <w:r w:rsidR="006D1A4D">
          <w:t xml:space="preserve">CI </w:t>
        </w:r>
      </w:ins>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 xml:space="preserve">(Supplementary Figure </w:t>
      </w:r>
      <w:ins w:id="96" w:author="Parks, Robbie M" w:date="2018-07-25T16:42:00Z">
        <w:r w:rsidR="007F5135">
          <w:t>3</w:t>
        </w:r>
      </w:ins>
      <w:r w:rsidR="00B34D22">
        <w:t>).</w:t>
      </w:r>
      <w:r w:rsidR="00A833D2">
        <w:t xml:space="preserve"> </w:t>
      </w:r>
      <w:ins w:id="97" w:author="Ezzati, Majid" w:date="2018-07-20T07:21:00Z">
        <w:r w:rsidR="005C3CBC">
          <w:t xml:space="preserve">Within the cardiorespiratory cluster in under-five children, percent </w:t>
        </w:r>
      </w:ins>
      <w:ins w:id="98" w:author="Ezzati, Majid" w:date="2018-07-20T07:22:00Z">
        <w:r w:rsidR="005C3CBC">
          <w:t xml:space="preserve">difference declined for cardiorespiratory, cardiovascular diseases, and chronic respiratory diseases </w:t>
        </w:r>
      </w:ins>
      <w:ins w:id="99" w:author="Parks, Robbie M" w:date="2018-07-23T13:28:00Z">
        <w:r w:rsidR="00BC5573">
          <w:t>while</w:t>
        </w:r>
      </w:ins>
      <w:ins w:id="100" w:author="Ezzati, Majid" w:date="2018-07-20T07:22:00Z">
        <w:r w:rsidR="005C3CBC">
          <w:t xml:space="preserve"> increas</w:t>
        </w:r>
      </w:ins>
      <w:ins w:id="101" w:author="Parks, Robbie M" w:date="2018-07-23T13:28:00Z">
        <w:r w:rsidR="00BC5573">
          <w:t>ing</w:t>
        </w:r>
      </w:ins>
      <w:ins w:id="102" w:author="Ezzati, Majid" w:date="2018-07-20T07:22:00Z">
        <w:r w:rsidR="005C3CBC">
          <w:t xml:space="preserve"> for respiratory infections</w:t>
        </w:r>
      </w:ins>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lastRenderedPageBreak/>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BCD0CE6"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r w:rsidR="0089237F">
        <w:t xml:space="preserve">all-cause </w:t>
      </w:r>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6CF5A606" w:rsidR="009E5196" w:rsidRPr="00AC73A1" w:rsidRDefault="000156AA" w:rsidP="000B343F">
      <w:pPr>
        <w:spacing w:line="480" w:lineRule="auto"/>
        <w:jc w:val="both"/>
      </w:pPr>
      <w:r w:rsidRPr="00AC73A1">
        <w:lastRenderedPageBreak/>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our subnational analysis over three decades revealed variations in </w:t>
      </w:r>
      <w:r w:rsidR="002B3737" w:rsidRPr="00AC73A1">
        <w:t xml:space="preserve">when injury deaths peaked and in how seasonal differences in these deaths have changed </w:t>
      </w:r>
      <w:r w:rsidR="00722AD9" w:rsidRPr="00AC73A1">
        <w:t>over time</w:t>
      </w:r>
      <w:ins w:id="103" w:author="Ezzati, Majid" w:date="2018-07-27T11:58:00Z">
        <w:r w:rsidR="00975D69">
          <w:t xml:space="preserve"> in relation to age group</w:t>
        </w:r>
      </w:ins>
      <w:r w:rsidR="00722AD9" w:rsidRPr="00AC73A1">
        <w:t xml:space="preserve"> </w:t>
      </w:r>
      <w:r w:rsidR="002B3737" w:rsidRPr="00AC73A1">
        <w:t xml:space="preserve">which had not been </w:t>
      </w:r>
      <w:r w:rsidR="00A76EC0" w:rsidRPr="00AC73A1">
        <w:t>reported before.</w:t>
      </w:r>
    </w:p>
    <w:p w14:paraId="6886C687" w14:textId="77777777" w:rsidR="0042218D" w:rsidRPr="00AC73A1" w:rsidRDefault="0042218D" w:rsidP="0042218D">
      <w:pPr>
        <w:spacing w:line="480" w:lineRule="auto"/>
        <w:jc w:val="both"/>
      </w:pPr>
    </w:p>
    <w:p w14:paraId="2B22717B" w14:textId="01E8673C" w:rsidR="00DB2D88" w:rsidRPr="008F7D99" w:rsidRDefault="00B951CD" w:rsidP="00975D69">
      <w:pPr>
        <w:spacing w:line="480" w:lineRule="auto"/>
        <w:jc w:val="both"/>
        <w:rPr>
          <w:rFonts w:eastAsia="Times New Roman"/>
        </w:rPr>
      </w:pPr>
      <w:r>
        <w:t>A</w:t>
      </w:r>
      <w:r w:rsidR="000B343F" w:rsidRPr="00AC73A1">
        <w:t xml:space="preserve"> study of 36 cities</w:t>
      </w:r>
      <w:r>
        <w:t xml:space="preserve"> in the USA</w:t>
      </w:r>
      <w:r w:rsidR="000B343F" w:rsidRPr="00AC73A1">
        <w:t xml:space="preserve"> aggregated across age groups and over time</w:t>
      </w:r>
      <w:r w:rsidR="00391B02">
        <w:t xml:space="preserve"> also found that </w:t>
      </w:r>
      <w:r w:rsidR="00391B02">
        <w:rPr>
          <w:rFonts w:eastAsia="Times New Roman"/>
        </w:rPr>
        <w:t xml:space="preserve">excess mortality </w:t>
      </w:r>
      <w:del w:id="104" w:author="Ezzati, Majid" w:date="2018-07-27T11:59:00Z">
        <w:r w:rsidR="00391B02" w:rsidDel="00975D69">
          <w:rPr>
            <w:rFonts w:eastAsia="Times New Roman"/>
          </w:rPr>
          <w:delText>did not depend on</w:delText>
        </w:r>
      </w:del>
      <w:ins w:id="105" w:author="Ezzati, Majid" w:date="2018-07-27T11:59:00Z">
        <w:r w:rsidR="00975D69">
          <w:rPr>
            <w:rFonts w:eastAsia="Times New Roman"/>
          </w:rPr>
          <w:t>was not associated with</w:t>
        </w:r>
      </w:ins>
      <w:r w:rsidR="00391B02">
        <w:rPr>
          <w:rFonts w:eastAsia="Times New Roman"/>
        </w:rPr>
        <w:t xml:space="preserve"> seasonal temperature range.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 xml:space="preserve">absence of association between </w:t>
      </w:r>
      <w:r w:rsidR="007814E0" w:rsidRPr="00AC73A1">
        <w:lastRenderedPageBreak/>
        <w:t>the magnitude of mortality seasonality and seasonal temperature difference</w:t>
      </w:r>
      <w:r w:rsidR="007814E0">
        <w:t xml:space="preserve"> </w:t>
      </w:r>
      <w:ins w:id="106" w:author="Ezzati, Majid" w:date="2018-07-27T12:24:00Z">
        <w:r w:rsidR="007C65D3">
          <w:t xml:space="preserve">across the climate regions </w:t>
        </w:r>
      </w:ins>
      <w:del w:id="107" w:author="Ezzati, Majid" w:date="2018-07-27T12:24:00Z">
        <w:r w:rsidR="007814E0" w:rsidDel="007C65D3">
          <w:delText xml:space="preserve">in the USA </w:delText>
        </w:r>
      </w:del>
      <w:r w:rsidR="007814E0">
        <w:t xml:space="preserve">also persists over time, the changes in temperature </w:t>
      </w:r>
      <w:proofErr w:type="gramStart"/>
      <w:r w:rsidR="007814E0">
        <w:t>as a result of</w:t>
      </w:r>
      <w:proofErr w:type="gramEnd"/>
      <w:r w:rsidR="007814E0">
        <w:t xml:space="preserve"> global </w:t>
      </w:r>
      <w:r w:rsidR="00FC7D1E">
        <w:t xml:space="preserve">climate </w:t>
      </w:r>
      <w:r w:rsidR="007814E0">
        <w:t>change are unlikely to affect the seasonality of mortality</w:t>
      </w:r>
      <w:commentRangeStart w:id="108"/>
      <w:ins w:id="109" w:author="Ezzati, Majid" w:date="2018-07-27T12:25:00Z">
        <w:r w:rsidR="00244D8A">
          <w:t>, and notably the winter-summer mortality difference</w:t>
        </w:r>
      </w:ins>
      <w:r w:rsidR="008E764E">
        <w:t>.</w:t>
      </w:r>
      <w:commentRangeEnd w:id="108"/>
      <w:r w:rsidR="00244D8A">
        <w:rPr>
          <w:rStyle w:val="CommentReference"/>
          <w:rFonts w:asciiTheme="minorHAnsi" w:hAnsiTheme="minorHAnsi" w:cstheme="minorBidi"/>
          <w:lang w:eastAsia="en-US"/>
        </w:rPr>
        <w:commentReference w:id="108"/>
      </w:r>
    </w:p>
    <w:p w14:paraId="5D4068DF" w14:textId="77777777" w:rsidR="000B343F" w:rsidRPr="00AC73A1" w:rsidRDefault="000B343F" w:rsidP="00975D69">
      <w:pPr>
        <w:spacing w:line="480" w:lineRule="auto"/>
        <w:jc w:val="both"/>
      </w:pPr>
    </w:p>
    <w:p w14:paraId="320D38F2" w14:textId="4A640366"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r w:rsidR="004F1CAB">
        <w:t>from perinatal conditions</w:t>
      </w:r>
      <w:r w:rsidR="00954635" w:rsidRPr="00AC73A1">
        <w:t>, which have limited seasonality</w:t>
      </w:r>
      <w:r w:rsidR="00424C6B">
        <w:t xml:space="preserve"> (Supp</w:t>
      </w:r>
      <w:r w:rsidR="004F1CAB">
        <w:t>lementary Figure 1</w:t>
      </w:r>
      <w:r w:rsidR="00424C6B">
        <w:t>)</w:t>
      </w:r>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w:t>
      </w:r>
      <w:r w:rsidRPr="00AC73A1">
        <w:lastRenderedPageBreak/>
        <w:t>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proofErr w:type="gramStart"/>
      <w:r w:rsidR="005378E9" w:rsidRPr="00AC73A1">
        <w:rPr>
          <w:color w:val="000000" w:themeColor="text1"/>
        </w:rPr>
        <w:t>according to</w:t>
      </w:r>
      <w:proofErr w:type="gramEnd"/>
      <w:r w:rsidR="005378E9" w:rsidRPr="00AC73A1">
        <w:rPr>
          <w:color w:val="000000" w:themeColor="text1"/>
        </w:rPr>
        <w:t xml:space="preserve">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r w:rsidR="005378E9">
        <w:rPr>
          <w:color w:val="000000" w:themeColor="text1"/>
        </w:rPr>
        <w:t xml:space="preserve"> </w:t>
      </w:r>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10" w:author="Parks, Robbie M" w:date="2018-06-19T14:05:00Z"/>
        </w:rPr>
      </w:pPr>
    </w:p>
    <w:p w14:paraId="1F726F12" w14:textId="52A5FE33" w:rsidR="00DB02FB" w:rsidRDefault="004055C0" w:rsidP="004055C0">
      <w:pPr>
        <w:spacing w:line="480" w:lineRule="auto"/>
        <w:jc w:val="both"/>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r w:rsidR="008C706E">
        <w:t>O</w:t>
      </w:r>
      <w:r w:rsidR="0071370F">
        <w:t xml:space="preserve">n average, the </w:t>
      </w:r>
      <w:r w:rsidR="0071370F" w:rsidRPr="008C706E">
        <w:t>Southeast</w:t>
      </w:r>
      <w:ins w:id="111" w:author="Ezzati, Majid" w:date="2018-07-27T12:06:00Z">
        <w:r w:rsidR="001C72AE">
          <w:t xml:space="preserve"> and</w:t>
        </w:r>
      </w:ins>
      <w:del w:id="112" w:author="Ezzati, Majid" w:date="2018-07-27T12:06:00Z">
        <w:r w:rsidR="008D58FB" w:rsidDel="001C72AE">
          <w:delText>,</w:delText>
        </w:r>
      </w:del>
      <w:r w:rsidR="008D58FB">
        <w:t xml:space="preserve"> </w:t>
      </w:r>
      <w:r w:rsidR="008D58FB" w:rsidRPr="008C706E">
        <w:t>South</w:t>
      </w:r>
      <w:r w:rsidR="008D58FB">
        <w:t xml:space="preserve"> </w:t>
      </w:r>
      <w:del w:id="113" w:author="Ezzati, Majid" w:date="2018-07-27T12:06:00Z">
        <w:r w:rsidR="008D58FB" w:rsidDel="001C72AE">
          <w:delText xml:space="preserve">and </w:delText>
        </w:r>
        <w:r w:rsidR="008D58FB" w:rsidRPr="008C706E" w:rsidDel="001C72AE">
          <w:delText>West</w:delText>
        </w:r>
        <w:r w:rsidR="0071370F" w:rsidDel="001C72AE">
          <w:delText xml:space="preserve"> </w:delText>
        </w:r>
      </w:del>
      <w:r w:rsidR="00301AA6">
        <w:t>are</w:t>
      </w:r>
      <w:r w:rsidR="00B56D4E">
        <w:t xml:space="preserve"> </w:t>
      </w:r>
      <w:del w:id="114" w:author="Ezzati, Majid" w:date="2018-07-27T12:05:00Z">
        <w:r w:rsidR="00B56D4E" w:rsidDel="001C72AE">
          <w:delText>top</w:delText>
        </w:r>
      </w:del>
      <w:del w:id="115" w:author="Ezzati, Majid" w:date="2018-07-27T12:06:00Z">
        <w:r w:rsidR="00B56D4E" w:rsidDel="001C72AE">
          <w:delText xml:space="preserve"> three</w:delText>
        </w:r>
      </w:del>
      <w:ins w:id="116" w:author="Ezzati, Majid" w:date="2018-07-27T12:06:00Z">
        <w:r w:rsidR="001C72AE">
          <w:t>the</w:t>
        </w:r>
      </w:ins>
      <w:r w:rsidR="0071370F">
        <w:t xml:space="preserve"> ho</w:t>
      </w:r>
      <w:r w:rsidR="001C6574">
        <w:t xml:space="preserve">ttest </w:t>
      </w:r>
      <w:r w:rsidR="00724B83">
        <w:t>climate</w:t>
      </w:r>
      <w:r w:rsidR="0071370F">
        <w:t xml:space="preserve"> regions </w:t>
      </w:r>
      <w:r w:rsidR="00D0607B">
        <w:t xml:space="preserve">with average annual temperatures of </w:t>
      </w:r>
      <w:r w:rsidR="0071370F">
        <w:t>18.4°C</w:t>
      </w:r>
      <w:ins w:id="117" w:author="Ezzati, Majid" w:date="2018-07-27T12:07:00Z">
        <w:r w:rsidR="001C72AE">
          <w:t xml:space="preserve"> and</w:t>
        </w:r>
      </w:ins>
      <w:del w:id="118" w:author="Ezzati, Majid" w:date="2018-07-27T12:06:00Z">
        <w:r w:rsidR="007B651A" w:rsidDel="001C72AE">
          <w:delText>,</w:delText>
        </w:r>
      </w:del>
      <w:r w:rsidR="007B651A">
        <w:t xml:space="preserve"> </w:t>
      </w:r>
      <w:r w:rsidR="008D58FB">
        <w:t>18°C</w:t>
      </w:r>
      <w:del w:id="119" w:author="Ezzati, Majid" w:date="2018-07-27T12:07:00Z">
        <w:r w:rsidR="007B651A" w:rsidDel="001C72AE">
          <w:delText xml:space="preserve">, </w:delText>
        </w:r>
        <w:r w:rsidR="002641A2" w:rsidDel="001C72AE">
          <w:delText>16.6°C</w:delText>
        </w:r>
        <w:r w:rsidR="007B651A" w:rsidDel="001C72AE">
          <w:delText>,</w:delText>
        </w:r>
      </w:del>
      <w:r w:rsidR="007B651A">
        <w:t xml:space="preserve"> respectively</w:t>
      </w:r>
      <w:del w:id="120" w:author="Ezzati, Majid" w:date="2018-07-27T12:07:00Z">
        <w:r w:rsidR="007B651A" w:rsidDel="001C72AE">
          <w:delText xml:space="preserve">. </w:delText>
        </w:r>
      </w:del>
      <w:moveToRangeStart w:id="121" w:author="Ezzati, Majid" w:date="2018-07-27T12:06:00Z" w:name="move520456530"/>
      <w:moveTo w:id="122" w:author="Ezzati, Majid" w:date="2018-07-27T12:06:00Z">
        <w:del w:id="123" w:author="Ezzati, Majid" w:date="2018-07-27T12:07:00Z">
          <w:r w:rsidR="001C72AE" w:rsidDel="001C72AE">
            <w:delText>Although not the hottest region annually,</w:delText>
          </w:r>
        </w:del>
      </w:moveTo>
      <w:ins w:id="124" w:author="Ezzati, Majid" w:date="2018-07-27T12:07:00Z">
        <w:r w:rsidR="001C72AE">
          <w:t>;</w:t>
        </w:r>
      </w:ins>
      <w:moveTo w:id="125" w:author="Ezzati, Majid" w:date="2018-07-27T12:06:00Z">
        <w:r w:rsidR="001C72AE">
          <w:t xml:space="preserve"> the South</w:t>
        </w:r>
      </w:moveTo>
      <w:ins w:id="126" w:author="Ezzati, Majid" w:date="2018-07-27T12:07:00Z">
        <w:r w:rsidR="001C72AE">
          <w:t xml:space="preserve"> also</w:t>
        </w:r>
      </w:ins>
      <w:moveTo w:id="127" w:author="Ezzati, Majid" w:date="2018-07-27T12:06:00Z">
        <w:r w:rsidR="001C72AE">
          <w:t xml:space="preserve"> possesses the highest average maximum monthly temperature (27.9°C in July). </w:t>
        </w:r>
      </w:moveTo>
      <w:moveToRangeEnd w:id="121"/>
      <w:r w:rsidR="007B651A">
        <w:t xml:space="preserve">The </w:t>
      </w:r>
      <w:del w:id="128" w:author="Ezzati, Majid" w:date="2018-07-27T12:07:00Z">
        <w:r w:rsidR="007B651A" w:rsidDel="00F55F5E">
          <w:delText>Southeast</w:delText>
        </w:r>
        <w:r w:rsidR="000261DC" w:rsidDel="00F55F5E">
          <w:delText xml:space="preserve"> </w:delText>
        </w:r>
        <w:r w:rsidR="00D02922" w:rsidDel="00F55F5E">
          <w:delText>al</w:delText>
        </w:r>
        <w:r w:rsidR="007B651A" w:rsidDel="00F55F5E">
          <w:delText xml:space="preserve">so </w:delText>
        </w:r>
        <w:r w:rsidR="008D58FB" w:rsidDel="00F55F5E">
          <w:delText>possesses</w:delText>
        </w:r>
        <w:r w:rsidR="000261DC" w:rsidDel="00F55F5E">
          <w:delText xml:space="preserve"> the</w:delText>
        </w:r>
      </w:del>
      <w:r w:rsidR="000261DC">
        <w:t xml:space="preserve"> lowest variation </w:t>
      </w:r>
      <w:r w:rsidR="00A52486">
        <w:t xml:space="preserve">in </w:t>
      </w:r>
      <w:r w:rsidR="00A52486">
        <w:lastRenderedPageBreak/>
        <w:t>temperature throughout the year</w:t>
      </w:r>
      <w:ins w:id="129" w:author="Ezzati, Majid" w:date="2018-07-27T12:07:00Z">
        <w:r w:rsidR="00F55F5E">
          <w:t xml:space="preserve"> is that of the Southeast</w:t>
        </w:r>
      </w:ins>
      <w:r w:rsidR="00A52486">
        <w:t xml:space="preserve"> (an average range of 17.5°C)</w:t>
      </w:r>
      <w:r w:rsidR="0071370F">
        <w:t>.</w:t>
      </w:r>
      <w:r w:rsidR="00653DB5">
        <w:t xml:space="preserve"> </w:t>
      </w:r>
      <w:moveFromRangeStart w:id="130" w:author="Ezzati, Majid" w:date="2018-07-27T12:06:00Z" w:name="move520456530"/>
      <w:moveFrom w:id="131" w:author="Ezzati, Majid" w:date="2018-07-27T12:06:00Z">
        <w:r w:rsidR="00653DB5" w:rsidDel="001C72AE">
          <w:t>Although not the hottest region annually, the South possesses the highest average maximum monthly temperature (27.9°C in July)</w:t>
        </w:r>
        <w:r w:rsidR="00203FDC" w:rsidDel="001C72AE">
          <w:t>.</w:t>
        </w:r>
        <w:r w:rsidR="005651D6" w:rsidDel="001C72AE">
          <w:t xml:space="preserve"> </w:t>
        </w:r>
      </w:moveFrom>
      <w:moveFromRangeEnd w:id="130"/>
      <w:r w:rsidR="00606037">
        <w:t xml:space="preserve">The three coldest climate regions are </w:t>
      </w:r>
      <w:r w:rsidR="00606037" w:rsidRPr="008C706E">
        <w:t>West North Central</w:t>
      </w:r>
      <w:r w:rsidR="00606037">
        <w:t xml:space="preserve">, </w:t>
      </w:r>
      <w:r w:rsidR="00D0607B" w:rsidRPr="008C706E">
        <w:t xml:space="preserve">East </w:t>
      </w:r>
      <w:r w:rsidR="007C13B4" w:rsidRPr="008C706E">
        <w:t>North Central</w:t>
      </w:r>
      <w:r w:rsidR="007C13B4">
        <w:t xml:space="preserve"> and the </w:t>
      </w:r>
      <w:r w:rsidR="007C13B4" w:rsidRPr="008C706E">
        <w:t>Northwest</w:t>
      </w:r>
      <w:r w:rsidR="00F842CB">
        <w:t xml:space="preserve"> (7.8°C, 8.0°C,</w:t>
      </w:r>
      <w:r w:rsidR="00AE1964">
        <w:t xml:space="preserve"> 8.1</w:t>
      </w:r>
      <w:r w:rsidR="00F842CB">
        <w:t>°C respectively)</w:t>
      </w:r>
      <w:r w:rsidR="007C13B4">
        <w:t xml:space="preserve">. Mirroring the </w:t>
      </w:r>
      <w:r w:rsidR="00215559">
        <w:t>characteristic</w:t>
      </w:r>
      <w:r w:rsidR="005C4D6B">
        <w:t>s</w:t>
      </w:r>
      <w:r w:rsidR="00215559">
        <w:t xml:space="preserve"> of the </w:t>
      </w:r>
      <w:r w:rsidR="007C13B4">
        <w:t>hottest climate regions, the largest variation in temperature</w:t>
      </w:r>
      <w:r w:rsidR="001710A4">
        <w:t xml:space="preserve"> throughout the year</w:t>
      </w:r>
      <w:r w:rsidR="007C13B4">
        <w:t xml:space="preserve"> is </w:t>
      </w:r>
      <w:del w:id="132" w:author="Ezzati, Majid" w:date="2018-07-27T12:11:00Z">
        <w:r w:rsidR="007C13B4" w:rsidDel="00F55F5E">
          <w:delText xml:space="preserve">with </w:delText>
        </w:r>
      </w:del>
      <w:ins w:id="133" w:author="Ezzati, Majid" w:date="2018-07-27T12:11:00Z">
        <w:r w:rsidR="00F55F5E">
          <w:t xml:space="preserve">that of </w:t>
        </w:r>
      </w:ins>
      <w:r w:rsidR="007C13B4">
        <w:t>the coldest region, West North Central (an average range of 30.5°C</w:t>
      </w:r>
      <w:r w:rsidR="0046498A">
        <w:t xml:space="preserve">), </w:t>
      </w:r>
      <w:del w:id="134" w:author="Ezzati, Majid" w:date="2018-07-27T12:11:00Z">
        <w:r w:rsidR="0046498A" w:rsidDel="00F55F5E">
          <w:delText xml:space="preserve">also the </w:delText>
        </w:r>
        <w:r w:rsidR="00DD146F" w:rsidDel="00F55F5E">
          <w:delText>least-populated region</w:delText>
        </w:r>
        <w:r w:rsidR="0046498A" w:rsidDel="00F55F5E">
          <w:delText xml:space="preserve"> in the USA</w:delText>
        </w:r>
        <w:r w:rsidR="00DD146F" w:rsidDel="00F55F5E">
          <w:delText xml:space="preserve"> (with only 1.6% of the total population in 2016)</w:delText>
        </w:r>
        <w:r w:rsidR="00F0448C" w:rsidDel="00F55F5E">
          <w:delText>, with</w:delText>
        </w:r>
      </w:del>
      <w:ins w:id="135" w:author="Ezzati, Majid" w:date="2018-07-27T12:11:00Z">
        <w:r w:rsidR="00F55F5E">
          <w:t>which also has</w:t>
        </w:r>
      </w:ins>
      <w:r w:rsidR="00F0448C">
        <w:t xml:space="preserve"> the lowest average minimum monthly temperature (-6.5°C</w:t>
      </w:r>
      <w:r w:rsidR="00E372B0">
        <w:t xml:space="preserve"> in January)</w:t>
      </w:r>
      <w:r w:rsidR="00DD146F">
        <w:t>.</w:t>
      </w:r>
      <w:r w:rsidR="005651D6">
        <w:t xml:space="preserve"> </w:t>
      </w:r>
      <w:r w:rsidR="00A90313">
        <w:t xml:space="preserve">The other climate regions, </w:t>
      </w:r>
      <w:r w:rsidR="009924E9">
        <w:t>No</w:t>
      </w:r>
      <w:r w:rsidR="00A90313">
        <w:t xml:space="preserve">rtheast, Southwest, and Central, </w:t>
      </w:r>
      <w:r w:rsidR="009924E9">
        <w:t xml:space="preserve">possess </w:t>
      </w:r>
      <w:r w:rsidR="00A4651F">
        <w:t xml:space="preserve">similar </w:t>
      </w:r>
      <w:r w:rsidR="00FF2440">
        <w:t>average temperatures</w:t>
      </w:r>
      <w:r w:rsidR="0059499B">
        <w:t xml:space="preserve"> (</w:t>
      </w:r>
      <w:r w:rsidR="00A407FD">
        <w:t xml:space="preserve">11 to </w:t>
      </w:r>
      <w:r w:rsidR="0059499B">
        <w:t>13°C)</w:t>
      </w:r>
      <w:r w:rsidR="00FF2440">
        <w:t xml:space="preserve"> and </w:t>
      </w:r>
      <w:r w:rsidR="009924E9">
        <w:t xml:space="preserve">variation within the year of </w:t>
      </w:r>
      <w:r w:rsidR="00FF2440">
        <w:t>(</w:t>
      </w:r>
      <w:r w:rsidR="00A407FD">
        <w:t xml:space="preserve">23 to </w:t>
      </w:r>
      <w:r w:rsidR="00A4651F">
        <w:t>26°C</w:t>
      </w:r>
      <w:r w:rsidR="00FF2440">
        <w:t>), with the Northeast being the most populous region in the United States (</w:t>
      </w:r>
      <w:r w:rsidR="00BF75C7">
        <w:t xml:space="preserve">with </w:t>
      </w:r>
      <w:r w:rsidR="00FF2440">
        <w:t>19.8% total population in 2016)</w:t>
      </w:r>
      <w:r w:rsidR="00612029">
        <w:t>.</w:t>
      </w:r>
    </w:p>
    <w:p w14:paraId="12F29E36" w14:textId="77777777" w:rsidR="00C66D47" w:rsidRPr="00AC73A1" w:rsidRDefault="00C66D47" w:rsidP="004055C0">
      <w:pPr>
        <w:spacing w:line="480" w:lineRule="auto"/>
        <w:jc w:val="both"/>
      </w:pPr>
    </w:p>
    <w:p w14:paraId="2396E1FF" w14:textId="4F612136" w:rsidR="0056225E" w:rsidRPr="00AC73A1" w:rsidRDefault="004055C0" w:rsidP="004055C0">
      <w:pPr>
        <w:spacing w:line="480" w:lineRule="auto"/>
        <w:jc w:val="both"/>
        <w:rPr>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w:t>
      </w:r>
      <w:proofErr w:type="gramStart"/>
      <w:r>
        <w:rPr>
          <w:color w:val="000000" w:themeColor="text1"/>
        </w:rPr>
        <w:t>a number of</w:t>
      </w:r>
      <w:proofErr w:type="gramEnd"/>
      <w:r>
        <w:rPr>
          <w:color w:val="000000" w:themeColor="text1"/>
        </w:rPr>
        <w:t xml:space="preserve">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w:t>
      </w:r>
      <w:r w:rsidR="004055C0" w:rsidRPr="00AC73A1">
        <w:rPr>
          <w:color w:val="000000" w:themeColor="text1"/>
        </w:rPr>
        <w:lastRenderedPageBreak/>
        <w:t xml:space="preserve">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007B6602"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r w:rsidR="00F31E70">
        <w:rPr>
          <w:rFonts w:ascii="Times New Roman" w:hAnsi="Times New Roman" w:cs="Times New Roman"/>
          <w:color w:val="000000" w:themeColor="text1"/>
          <w:sz w:val="24"/>
          <w:szCs w:val="24"/>
        </w:rPr>
        <w:t xml:space="preserve"> </w:t>
      </w:r>
      <w:r w:rsidR="00F31E70">
        <w:rPr>
          <w:rFonts w:ascii="Times New Roman" w:hAnsi="Times New Roman" w:cs="Times New Roman"/>
          <w:color w:val="000000" w:themeColor="text1"/>
          <w:sz w:val="24"/>
          <w:szCs w:val="24"/>
        </w:rPr>
        <w:fldChar w:fldCharType="begin" w:fldLock="1"/>
      </w:r>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r w:rsidR="00F31E70">
        <w:rPr>
          <w:rFonts w:ascii="Times New Roman" w:hAnsi="Times New Roman" w:cs="Times New Roman"/>
          <w:color w:val="000000" w:themeColor="text1"/>
          <w:sz w:val="24"/>
          <w:szCs w:val="24"/>
        </w:rPr>
        <w:fldChar w:fldCharType="end"/>
      </w:r>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r w:rsidR="00AE2237">
        <w:rPr>
          <w:rFonts w:ascii="Times New Roman" w:hAnsi="Times New Roman" w:cs="Times New Roman"/>
          <w:color w:val="000000" w:themeColor="text1"/>
          <w:sz w:val="24"/>
          <w:szCs w:val="24"/>
        </w:rPr>
        <w:t>calculate</w:t>
      </w:r>
      <w:r w:rsidR="001E141A">
        <w:rPr>
          <w:rFonts w:ascii="Times New Roman" w:hAnsi="Times New Roman" w:cs="Times New Roman"/>
          <w:color w:val="000000" w:themeColor="text1"/>
          <w:sz w:val="24"/>
          <w:szCs w:val="24"/>
        </w:rPr>
        <w:t>d</w:t>
      </w:r>
      <w:r w:rsidR="00B932BE">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 xml:space="preserve">the </w:t>
      </w:r>
      <w:r w:rsidR="00C808A2">
        <w:rPr>
          <w:rFonts w:ascii="Times New Roman" w:hAnsi="Times New Roman" w:cs="Times New Roman"/>
          <w:color w:val="000000" w:themeColor="text1"/>
          <w:sz w:val="24"/>
          <w:szCs w:val="24"/>
        </w:rPr>
        <w:t>p-value</w:t>
      </w:r>
      <w:r w:rsidR="00DB0E48">
        <w:rPr>
          <w:rFonts w:ascii="Times New Roman" w:hAnsi="Times New Roman" w:cs="Times New Roman"/>
          <w:color w:val="000000" w:themeColor="text1"/>
          <w:sz w:val="24"/>
          <w:szCs w:val="24"/>
        </w:rPr>
        <w:t xml:space="preserve">s </w:t>
      </w:r>
      <w:r w:rsidR="003B4F57">
        <w:rPr>
          <w:rFonts w:ascii="Times New Roman" w:hAnsi="Times New Roman" w:cs="Times New Roman"/>
          <w:color w:val="000000" w:themeColor="text1"/>
          <w:sz w:val="24"/>
          <w:szCs w:val="24"/>
        </w:rPr>
        <w:t>of</w:t>
      </w:r>
      <w:r w:rsidR="004773C9">
        <w:rPr>
          <w:rFonts w:ascii="Times New Roman" w:hAnsi="Times New Roman" w:cs="Times New Roman"/>
          <w:color w:val="000000" w:themeColor="text1"/>
          <w:sz w:val="24"/>
          <w:szCs w:val="24"/>
        </w:rPr>
        <w:t xml:space="preserve"> the presence of</w:t>
      </w:r>
      <w:r w:rsidR="009B1F4E">
        <w:rPr>
          <w:rFonts w:ascii="Times New Roman" w:hAnsi="Times New Roman" w:cs="Times New Roman"/>
          <w:color w:val="000000" w:themeColor="text1"/>
          <w:sz w:val="24"/>
          <w:szCs w:val="24"/>
        </w:rPr>
        <w:t xml:space="preserve"> 12-</w:t>
      </w:r>
      <w:r w:rsidR="00EF0AFA">
        <w:rPr>
          <w:rFonts w:ascii="Times New Roman" w:hAnsi="Times New Roman" w:cs="Times New Roman"/>
          <w:color w:val="000000" w:themeColor="text1"/>
          <w:sz w:val="24"/>
          <w:szCs w:val="24"/>
        </w:rPr>
        <w:t xml:space="preserve">month </w:t>
      </w:r>
      <w:r w:rsidR="009B1F4E">
        <w:rPr>
          <w:rFonts w:ascii="Times New Roman" w:hAnsi="Times New Roman" w:cs="Times New Roman"/>
          <w:color w:val="000000" w:themeColor="text1"/>
          <w:sz w:val="24"/>
          <w:szCs w:val="24"/>
        </w:rPr>
        <w:t xml:space="preserve">seasonality </w:t>
      </w:r>
      <w:del w:id="136" w:author="Ezzati, Majid" w:date="2018-07-27T12:13:00Z">
        <w:r w:rsidR="005025EB" w:rsidDel="001E141A">
          <w:rPr>
            <w:rFonts w:ascii="Times New Roman" w:hAnsi="Times New Roman" w:cs="Times New Roman"/>
            <w:color w:val="000000" w:themeColor="text1"/>
            <w:sz w:val="24"/>
            <w:szCs w:val="24"/>
          </w:rPr>
          <w:delText xml:space="preserve">after 100 simulations </w:delText>
        </w:r>
      </w:del>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of the entire study period (1980-2016)</w:t>
      </w:r>
      <w:ins w:id="137" w:author="Ezzati, Majid" w:date="2018-07-27T12:13:00Z">
        <w:r w:rsidR="001E141A">
          <w:rPr>
            <w:rFonts w:ascii="Times New Roman" w:hAnsi="Times New Roman" w:cs="Times New Roman"/>
            <w:color w:val="000000" w:themeColor="text1"/>
            <w:sz w:val="24"/>
            <w:szCs w:val="24"/>
          </w:rPr>
          <w:t xml:space="preserve"> </w:t>
        </w:r>
        <w:commentRangeStart w:id="138"/>
        <w:r w:rsidR="001E141A">
          <w:rPr>
            <w:rFonts w:ascii="Times New Roman" w:hAnsi="Times New Roman" w:cs="Times New Roman"/>
            <w:color w:val="000000" w:themeColor="text1"/>
            <w:sz w:val="24"/>
            <w:szCs w:val="24"/>
          </w:rPr>
          <w:t>with 100 simulations</w:t>
        </w:r>
      </w:ins>
      <w:r w:rsidR="00835BFF"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against a white noise spectrum,</w:t>
      </w:r>
      <w:commentRangeEnd w:id="138"/>
      <w:r w:rsidR="001E141A">
        <w:rPr>
          <w:rStyle w:val="CommentReference"/>
        </w:rPr>
        <w:commentReference w:id="138"/>
      </w:r>
      <w:r w:rsidR="00D73BA0" w:rsidRPr="004B02D5">
        <w:rPr>
          <w:rFonts w:ascii="Times New Roman" w:hAnsi="Times New Roman" w:cs="Times New Roman"/>
          <w:color w:val="000000" w:themeColor="text1"/>
          <w:sz w:val="24"/>
          <w:szCs w:val="24"/>
        </w:rPr>
        <w:t xml:space="preserve"> which represents random fluctuations</w:t>
      </w:r>
      <w:r w:rsidR="00835BFF" w:rsidRPr="004B02D5">
        <w:rPr>
          <w:rFonts w:ascii="Times New Roman" w:hAnsi="Times New Roman" w:cs="Times New Roman"/>
          <w:color w:val="000000" w:themeColor="text1"/>
          <w:sz w:val="24"/>
          <w:szCs w:val="24"/>
        </w:rPr>
        <w:t>.</w:t>
      </w:r>
      <w:r w:rsidR="00DB0E48" w:rsidRPr="00DB0E48">
        <w:rPr>
          <w:rFonts w:ascii="Times New Roman" w:hAnsi="Times New Roman" w:cs="Times New Roman"/>
          <w:color w:val="000000" w:themeColor="text1"/>
          <w:sz w:val="24"/>
          <w:szCs w:val="24"/>
        </w:rPr>
        <w:t xml:space="preserve"> </w:t>
      </w:r>
      <w:r w:rsidR="00DB0E48" w:rsidRPr="004B02D5">
        <w:rPr>
          <w:rFonts w:ascii="Times New Roman" w:hAnsi="Times New Roman" w:cs="Times New Roman"/>
          <w:color w:val="000000" w:themeColor="text1"/>
          <w:sz w:val="24"/>
          <w:szCs w:val="24"/>
        </w:rPr>
        <w:t xml:space="preserve">We used the R package WaveletComp (version 1.0) for the wavelet analysis. Before analysis, we de-trended death </w:t>
      </w:r>
      <w:r w:rsidR="00DB0E48" w:rsidRPr="004B02D5">
        <w:rPr>
          <w:rFonts w:ascii="Times New Roman" w:hAnsi="Times New Roman" w:cs="Times New Roman"/>
          <w:color w:val="000000" w:themeColor="text1"/>
          <w:sz w:val="24"/>
          <w:szCs w:val="24"/>
        </w:rPr>
        <w:lastRenderedPageBreak/>
        <w:t xml:space="preserve">rates using a polynomial regression, and rescaled each death rate time series </w:t>
      </w:r>
      <w:proofErr w:type="gramStart"/>
      <w:r w:rsidR="00DB0E48" w:rsidRPr="004B02D5">
        <w:rPr>
          <w:rFonts w:ascii="Times New Roman" w:hAnsi="Times New Roman" w:cs="Times New Roman"/>
          <w:color w:val="000000" w:themeColor="text1"/>
          <w:sz w:val="24"/>
          <w:szCs w:val="24"/>
        </w:rPr>
        <w:t>so as to</w:t>
      </w:r>
      <w:proofErr w:type="gramEnd"/>
      <w:r w:rsidR="00DB0E48" w:rsidRPr="004B02D5">
        <w:rPr>
          <w:rFonts w:ascii="Times New Roman" w:hAnsi="Times New Roman" w:cs="Times New Roman"/>
          <w:color w:val="000000" w:themeColor="text1"/>
          <w:sz w:val="24"/>
          <w:szCs w:val="24"/>
        </w:rPr>
        <w:t xml:space="preserve"> range between 1 and -1.</w:t>
      </w:r>
    </w:p>
    <w:p w14:paraId="31A9F8D3" w14:textId="77777777" w:rsidR="00D11282" w:rsidRPr="004B02D5" w:rsidRDefault="00D11282" w:rsidP="004055C0">
      <w:pPr>
        <w:pStyle w:val="CommentText"/>
        <w:spacing w:line="480" w:lineRule="auto"/>
        <w:jc w:val="both"/>
        <w:rPr>
          <w:ins w:id="139"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E31063"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35E11D78" w:rsidR="00F652A9" w:rsidDel="0098017B" w:rsidRDefault="001A0364" w:rsidP="004055C0">
      <w:pPr>
        <w:pStyle w:val="CommentText"/>
        <w:spacing w:line="480" w:lineRule="auto"/>
        <w:jc w:val="both"/>
        <w:rPr>
          <w:del w:id="140" w:author="Ezzati, Majid" w:date="2018-07-27T12:14:00Z"/>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noProof/>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noProof/>
        </w:rPr>
        <w:fldChar w:fldCharType="separate"/>
      </w:r>
      <w:r w:rsidR="002A4B30" w:rsidRPr="002A4B30">
        <w:rPr>
          <w:rFonts w:ascii="Times New Roman" w:hAnsi="Times New Roman" w:cs="Times New Roman"/>
          <w:noProof/>
          <w:sz w:val="24"/>
          <w:szCs w:val="24"/>
        </w:rPr>
        <w:t>(Fisher, 1995)</w:t>
      </w:r>
      <w:r w:rsidR="002A4B30">
        <w:rPr>
          <w:noProof/>
        </w:rPr>
        <w:fldChar w:fldCharType="end"/>
      </w:r>
      <w:r w:rsidR="00EF047D">
        <w:rPr>
          <w:rFonts w:ascii="Times New Roman" w:hAnsi="Times New Roman" w:cs="Times New Roman"/>
          <w:noProof/>
          <w:sz w:val="24"/>
          <w:szCs w:val="24"/>
        </w:rPr>
        <w:t>.</w:t>
      </w:r>
      <w:ins w:id="141" w:author="Ezzati, Majid" w:date="2018-07-27T12:14:00Z">
        <w:r w:rsidR="0098017B">
          <w:rPr>
            <w:rFonts w:ascii="Times New Roman" w:hAnsi="Times New Roman" w:cs="Times New Roman"/>
            <w:noProof/>
            <w:sz w:val="24"/>
            <w:szCs w:val="24"/>
          </w:rPr>
          <w:t xml:space="preserve"> </w:t>
        </w:r>
      </w:ins>
    </w:p>
    <w:p w14:paraId="4B75FE4F" w14:textId="6A7C50FE"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(version 0.2.4) was used for this </w:t>
      </w:r>
      <w:del w:id="142" w:author="Ezzati, Majid" w:date="2018-07-27T12:15:00Z">
        <w:r w:rsidRPr="004B02D5" w:rsidDel="0098017B">
          <w:rPr>
            <w:rFonts w:ascii="Times New Roman" w:hAnsi="Times New Roman" w:cs="Times New Roman"/>
            <w:color w:val="000000" w:themeColor="text1"/>
            <w:sz w:val="24"/>
            <w:szCs w:val="24"/>
          </w:rPr>
          <w:delText>purpose</w:delText>
        </w:r>
      </w:del>
      <w:ins w:id="143" w:author="Ezzati, Majid" w:date="2018-07-27T12:15:00Z">
        <w:r w:rsidR="0098017B">
          <w:rPr>
            <w:rFonts w:ascii="Times New Roman" w:hAnsi="Times New Roman" w:cs="Times New Roman"/>
            <w:color w:val="000000" w:themeColor="text1"/>
            <w:sz w:val="24"/>
            <w:szCs w:val="24"/>
          </w:rPr>
          <w:t>analysis</w:t>
        </w:r>
      </w:ins>
      <w:r w:rsidRPr="004B02D5">
        <w:rPr>
          <w:rFonts w:ascii="Times New Roman" w:hAnsi="Times New Roman" w:cs="Times New Roman"/>
          <w:color w:val="000000" w:themeColor="text1"/>
          <w:sz w:val="24"/>
          <w:szCs w:val="24"/>
        </w:rPr>
        <w:t>.</w:t>
      </w:r>
    </w:p>
    <w:p w14:paraId="08A9E90E" w14:textId="77777777" w:rsidR="004055C0" w:rsidRPr="004B02D5" w:rsidRDefault="004055C0" w:rsidP="004055C0">
      <w:pPr>
        <w:spacing w:line="480" w:lineRule="auto"/>
        <w:jc w:val="both"/>
        <w:rPr>
          <w:color w:val="000000" w:themeColor="text1"/>
        </w:rPr>
      </w:pPr>
    </w:p>
    <w:p w14:paraId="4B96CF47" w14:textId="104344A0"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w:t>
      </w:r>
      <w:ins w:id="144" w:author="Ezzati, Majid" w:date="2018-07-27T12:15:00Z">
        <w:r w:rsidR="0098017B">
          <w:rPr>
            <w:color w:val="000000" w:themeColor="text1"/>
          </w:rPr>
          <w:t>d</w:t>
        </w:r>
      </w:ins>
      <w:r w:rsidR="00CC3184">
        <w:rPr>
          <w:color w:val="000000" w:themeColor="text1"/>
        </w:rPr>
        <w:t xml:space="preserv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lastRenderedPageBreak/>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commentRangeStart w:id="145"/>
      <w:commentRangeStart w:id="146"/>
      <w:r w:rsidR="00582277">
        <w:rPr>
          <w:color w:val="000000" w:themeColor="text1"/>
        </w:rPr>
        <w:t>, including the highlighting of values with a p-value less than 0.05</w:t>
      </w:r>
      <w:commentRangeEnd w:id="145"/>
      <w:r w:rsidR="002165D5">
        <w:rPr>
          <w:rStyle w:val="CommentReference"/>
          <w:rFonts w:asciiTheme="minorHAnsi" w:hAnsiTheme="minorHAnsi" w:cstheme="minorBidi"/>
          <w:lang w:eastAsia="en-US"/>
        </w:rPr>
        <w:commentReference w:id="145"/>
      </w:r>
      <w:commentRangeEnd w:id="146"/>
      <w:r w:rsidR="0098017B">
        <w:rPr>
          <w:rStyle w:val="CommentReference"/>
          <w:rFonts w:asciiTheme="minorHAnsi" w:hAnsiTheme="minorHAnsi" w:cstheme="minorBidi"/>
          <w:lang w:eastAsia="en-US"/>
        </w:rPr>
        <w:commentReference w:id="146"/>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proofErr w:type="gramStart"/>
      <w:r w:rsidR="00CC3184" w:rsidRPr="004F361B">
        <w:rPr>
          <w:color w:val="000000" w:themeColor="text1"/>
        </w:rPr>
        <w:t>assuming that</w:t>
      </w:r>
      <w:proofErr w:type="gramEnd"/>
      <w:r w:rsidR="00CC3184" w:rsidRPr="004F361B">
        <w:rPr>
          <w:color w:val="000000" w:themeColor="text1"/>
        </w:rPr>
        <w:t xml:space="preserve">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pPr>
        <w:widowControl w:val="0"/>
        <w:autoSpaceDE w:val="0"/>
        <w:autoSpaceDN w:val="0"/>
        <w:adjustRightInd w:val="0"/>
        <w:ind w:left="480" w:hanging="480"/>
        <w:jc w:val="both"/>
        <w:rPr>
          <w:rFonts w:eastAsia="Times New Roman"/>
          <w:noProof/>
        </w:rPr>
        <w:pPrChange w:id="147" w:author="Ezzati, Majid" w:date="2018-07-27T12:20:00Z">
          <w:pPr>
            <w:widowControl w:val="0"/>
            <w:autoSpaceDE w:val="0"/>
            <w:autoSpaceDN w:val="0"/>
            <w:adjustRightInd w:val="0"/>
            <w:ind w:left="480" w:hanging="480"/>
          </w:pPr>
        </w:pPrChange>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pPr>
        <w:widowControl w:val="0"/>
        <w:autoSpaceDE w:val="0"/>
        <w:autoSpaceDN w:val="0"/>
        <w:adjustRightInd w:val="0"/>
        <w:ind w:left="480" w:hanging="480"/>
        <w:jc w:val="both"/>
        <w:rPr>
          <w:rFonts w:eastAsia="Times New Roman"/>
          <w:noProof/>
        </w:rPr>
        <w:pPrChange w:id="148" w:author="Ezzati, Majid" w:date="2018-07-27T12:20:00Z">
          <w:pPr>
            <w:widowControl w:val="0"/>
            <w:autoSpaceDE w:val="0"/>
            <w:autoSpaceDN w:val="0"/>
            <w:adjustRightInd w:val="0"/>
            <w:ind w:left="480" w:hanging="480"/>
          </w:pPr>
        </w:pPrChange>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pPr>
        <w:widowControl w:val="0"/>
        <w:autoSpaceDE w:val="0"/>
        <w:autoSpaceDN w:val="0"/>
        <w:adjustRightInd w:val="0"/>
        <w:ind w:left="480" w:hanging="480"/>
        <w:jc w:val="both"/>
        <w:rPr>
          <w:rFonts w:eastAsia="Times New Roman"/>
          <w:noProof/>
        </w:rPr>
        <w:pPrChange w:id="149" w:author="Ezzati, Majid" w:date="2018-07-27T12:20:00Z">
          <w:pPr>
            <w:widowControl w:val="0"/>
            <w:autoSpaceDE w:val="0"/>
            <w:autoSpaceDN w:val="0"/>
            <w:adjustRightInd w:val="0"/>
            <w:ind w:left="480" w:hanging="480"/>
          </w:pPr>
        </w:pPrChange>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pPr>
        <w:widowControl w:val="0"/>
        <w:autoSpaceDE w:val="0"/>
        <w:autoSpaceDN w:val="0"/>
        <w:adjustRightInd w:val="0"/>
        <w:ind w:left="480" w:hanging="480"/>
        <w:jc w:val="both"/>
        <w:rPr>
          <w:rFonts w:eastAsia="Times New Roman"/>
          <w:noProof/>
        </w:rPr>
        <w:pPrChange w:id="150" w:author="Ezzati, Majid" w:date="2018-07-27T12:20:00Z">
          <w:pPr>
            <w:widowControl w:val="0"/>
            <w:autoSpaceDE w:val="0"/>
            <w:autoSpaceDN w:val="0"/>
            <w:adjustRightInd w:val="0"/>
            <w:ind w:left="480" w:hanging="480"/>
          </w:pPr>
        </w:pPrChange>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pPr>
        <w:widowControl w:val="0"/>
        <w:autoSpaceDE w:val="0"/>
        <w:autoSpaceDN w:val="0"/>
        <w:adjustRightInd w:val="0"/>
        <w:ind w:left="480" w:hanging="480"/>
        <w:jc w:val="both"/>
        <w:rPr>
          <w:rFonts w:eastAsia="Times New Roman"/>
          <w:noProof/>
        </w:rPr>
        <w:pPrChange w:id="151" w:author="Ezzati, Majid" w:date="2018-07-27T12:20:00Z">
          <w:pPr>
            <w:widowControl w:val="0"/>
            <w:autoSpaceDE w:val="0"/>
            <w:autoSpaceDN w:val="0"/>
            <w:adjustRightInd w:val="0"/>
            <w:ind w:left="480" w:hanging="480"/>
          </w:pPr>
        </w:pPrChange>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pPr>
        <w:widowControl w:val="0"/>
        <w:autoSpaceDE w:val="0"/>
        <w:autoSpaceDN w:val="0"/>
        <w:adjustRightInd w:val="0"/>
        <w:ind w:left="480" w:hanging="480"/>
        <w:jc w:val="both"/>
        <w:rPr>
          <w:rFonts w:eastAsia="Times New Roman"/>
          <w:noProof/>
        </w:rPr>
        <w:pPrChange w:id="152" w:author="Ezzati, Majid" w:date="2018-07-27T12:20:00Z">
          <w:pPr>
            <w:widowControl w:val="0"/>
            <w:autoSpaceDE w:val="0"/>
            <w:autoSpaceDN w:val="0"/>
            <w:adjustRightInd w:val="0"/>
            <w:ind w:left="480" w:hanging="480"/>
          </w:pPr>
        </w:pPrChange>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pPr>
        <w:widowControl w:val="0"/>
        <w:autoSpaceDE w:val="0"/>
        <w:autoSpaceDN w:val="0"/>
        <w:adjustRightInd w:val="0"/>
        <w:ind w:left="480" w:hanging="480"/>
        <w:jc w:val="both"/>
        <w:rPr>
          <w:rFonts w:eastAsia="Times New Roman"/>
          <w:noProof/>
        </w:rPr>
        <w:pPrChange w:id="153" w:author="Ezzati, Majid" w:date="2018-07-27T12:20:00Z">
          <w:pPr>
            <w:widowControl w:val="0"/>
            <w:autoSpaceDE w:val="0"/>
            <w:autoSpaceDN w:val="0"/>
            <w:adjustRightInd w:val="0"/>
            <w:ind w:left="480" w:hanging="480"/>
          </w:pPr>
        </w:pPrChange>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pPr>
        <w:widowControl w:val="0"/>
        <w:autoSpaceDE w:val="0"/>
        <w:autoSpaceDN w:val="0"/>
        <w:adjustRightInd w:val="0"/>
        <w:ind w:left="480" w:hanging="480"/>
        <w:jc w:val="both"/>
        <w:rPr>
          <w:rFonts w:eastAsia="Times New Roman"/>
          <w:noProof/>
        </w:rPr>
        <w:pPrChange w:id="154" w:author="Ezzati, Majid" w:date="2018-07-27T12:20:00Z">
          <w:pPr>
            <w:widowControl w:val="0"/>
            <w:autoSpaceDE w:val="0"/>
            <w:autoSpaceDN w:val="0"/>
            <w:adjustRightInd w:val="0"/>
            <w:ind w:left="480" w:hanging="480"/>
          </w:pPr>
        </w:pPrChange>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pPr>
        <w:widowControl w:val="0"/>
        <w:autoSpaceDE w:val="0"/>
        <w:autoSpaceDN w:val="0"/>
        <w:adjustRightInd w:val="0"/>
        <w:ind w:left="480" w:hanging="480"/>
        <w:jc w:val="both"/>
        <w:rPr>
          <w:rFonts w:eastAsia="Times New Roman"/>
          <w:noProof/>
        </w:rPr>
        <w:pPrChange w:id="155" w:author="Ezzati, Majid" w:date="2018-07-27T12:20:00Z">
          <w:pPr>
            <w:widowControl w:val="0"/>
            <w:autoSpaceDE w:val="0"/>
            <w:autoSpaceDN w:val="0"/>
            <w:adjustRightInd w:val="0"/>
            <w:ind w:left="480" w:hanging="480"/>
          </w:pPr>
        </w:pPrChange>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pPr>
        <w:widowControl w:val="0"/>
        <w:autoSpaceDE w:val="0"/>
        <w:autoSpaceDN w:val="0"/>
        <w:adjustRightInd w:val="0"/>
        <w:ind w:left="480" w:hanging="480"/>
        <w:jc w:val="both"/>
        <w:rPr>
          <w:rFonts w:eastAsia="Times New Roman"/>
          <w:noProof/>
        </w:rPr>
        <w:pPrChange w:id="156" w:author="Ezzati, Majid" w:date="2018-07-27T12:20:00Z">
          <w:pPr>
            <w:widowControl w:val="0"/>
            <w:autoSpaceDE w:val="0"/>
            <w:autoSpaceDN w:val="0"/>
            <w:adjustRightInd w:val="0"/>
            <w:ind w:left="480" w:hanging="480"/>
          </w:pPr>
        </w:pPrChange>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pPr>
        <w:widowControl w:val="0"/>
        <w:autoSpaceDE w:val="0"/>
        <w:autoSpaceDN w:val="0"/>
        <w:adjustRightInd w:val="0"/>
        <w:ind w:left="480" w:hanging="480"/>
        <w:jc w:val="both"/>
        <w:rPr>
          <w:rFonts w:eastAsia="Times New Roman"/>
          <w:noProof/>
        </w:rPr>
        <w:pPrChange w:id="157" w:author="Ezzati, Majid" w:date="2018-07-27T12:20:00Z">
          <w:pPr>
            <w:widowControl w:val="0"/>
            <w:autoSpaceDE w:val="0"/>
            <w:autoSpaceDN w:val="0"/>
            <w:adjustRightInd w:val="0"/>
            <w:ind w:left="480" w:hanging="480"/>
          </w:pPr>
        </w:pPrChange>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pPr>
        <w:widowControl w:val="0"/>
        <w:autoSpaceDE w:val="0"/>
        <w:autoSpaceDN w:val="0"/>
        <w:adjustRightInd w:val="0"/>
        <w:ind w:left="480" w:hanging="480"/>
        <w:jc w:val="both"/>
        <w:rPr>
          <w:rFonts w:eastAsia="Times New Roman"/>
          <w:noProof/>
        </w:rPr>
        <w:pPrChange w:id="158" w:author="Ezzati, Majid" w:date="2018-07-27T12:20:00Z">
          <w:pPr>
            <w:widowControl w:val="0"/>
            <w:autoSpaceDE w:val="0"/>
            <w:autoSpaceDN w:val="0"/>
            <w:adjustRightInd w:val="0"/>
            <w:ind w:left="480" w:hanging="480"/>
          </w:pPr>
        </w:pPrChange>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pPr>
        <w:widowControl w:val="0"/>
        <w:autoSpaceDE w:val="0"/>
        <w:autoSpaceDN w:val="0"/>
        <w:adjustRightInd w:val="0"/>
        <w:ind w:left="480" w:hanging="480"/>
        <w:jc w:val="both"/>
        <w:rPr>
          <w:rFonts w:eastAsia="Times New Roman"/>
          <w:noProof/>
        </w:rPr>
        <w:pPrChange w:id="159" w:author="Ezzati, Majid" w:date="2018-07-27T12:20:00Z">
          <w:pPr>
            <w:widowControl w:val="0"/>
            <w:autoSpaceDE w:val="0"/>
            <w:autoSpaceDN w:val="0"/>
            <w:adjustRightInd w:val="0"/>
            <w:ind w:left="480" w:hanging="480"/>
          </w:pPr>
        </w:pPrChange>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pPr>
        <w:widowControl w:val="0"/>
        <w:autoSpaceDE w:val="0"/>
        <w:autoSpaceDN w:val="0"/>
        <w:adjustRightInd w:val="0"/>
        <w:ind w:left="480" w:hanging="480"/>
        <w:jc w:val="both"/>
        <w:rPr>
          <w:rFonts w:eastAsia="Times New Roman"/>
          <w:noProof/>
        </w:rPr>
        <w:pPrChange w:id="160" w:author="Ezzati, Majid" w:date="2018-07-27T12:20:00Z">
          <w:pPr>
            <w:widowControl w:val="0"/>
            <w:autoSpaceDE w:val="0"/>
            <w:autoSpaceDN w:val="0"/>
            <w:adjustRightInd w:val="0"/>
            <w:ind w:left="480" w:hanging="480"/>
          </w:pPr>
        </w:pPrChange>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pPr>
        <w:widowControl w:val="0"/>
        <w:autoSpaceDE w:val="0"/>
        <w:autoSpaceDN w:val="0"/>
        <w:adjustRightInd w:val="0"/>
        <w:ind w:left="480" w:hanging="480"/>
        <w:jc w:val="both"/>
        <w:rPr>
          <w:rFonts w:eastAsia="Times New Roman"/>
          <w:noProof/>
        </w:rPr>
        <w:pPrChange w:id="161" w:author="Ezzati, Majid" w:date="2018-07-27T12:20:00Z">
          <w:pPr>
            <w:widowControl w:val="0"/>
            <w:autoSpaceDE w:val="0"/>
            <w:autoSpaceDN w:val="0"/>
            <w:adjustRightInd w:val="0"/>
            <w:ind w:left="480" w:hanging="480"/>
          </w:pPr>
        </w:pPrChange>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pPr>
        <w:widowControl w:val="0"/>
        <w:autoSpaceDE w:val="0"/>
        <w:autoSpaceDN w:val="0"/>
        <w:adjustRightInd w:val="0"/>
        <w:ind w:left="480" w:hanging="480"/>
        <w:jc w:val="both"/>
        <w:rPr>
          <w:rFonts w:eastAsia="Times New Roman"/>
          <w:noProof/>
        </w:rPr>
        <w:pPrChange w:id="162" w:author="Ezzati, Majid" w:date="2018-07-27T12:20:00Z">
          <w:pPr>
            <w:widowControl w:val="0"/>
            <w:autoSpaceDE w:val="0"/>
            <w:autoSpaceDN w:val="0"/>
            <w:adjustRightInd w:val="0"/>
            <w:ind w:left="480" w:hanging="480"/>
          </w:pPr>
        </w:pPrChange>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pPr>
        <w:widowControl w:val="0"/>
        <w:autoSpaceDE w:val="0"/>
        <w:autoSpaceDN w:val="0"/>
        <w:adjustRightInd w:val="0"/>
        <w:ind w:left="480" w:hanging="480"/>
        <w:jc w:val="both"/>
        <w:rPr>
          <w:rFonts w:eastAsia="Times New Roman"/>
          <w:noProof/>
        </w:rPr>
        <w:pPrChange w:id="163" w:author="Ezzati, Majid" w:date="2018-07-27T12:20:00Z">
          <w:pPr>
            <w:widowControl w:val="0"/>
            <w:autoSpaceDE w:val="0"/>
            <w:autoSpaceDN w:val="0"/>
            <w:adjustRightInd w:val="0"/>
            <w:ind w:left="480" w:hanging="480"/>
          </w:pPr>
        </w:pPrChange>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pPr>
        <w:widowControl w:val="0"/>
        <w:autoSpaceDE w:val="0"/>
        <w:autoSpaceDN w:val="0"/>
        <w:adjustRightInd w:val="0"/>
        <w:ind w:left="480" w:hanging="480"/>
        <w:jc w:val="both"/>
        <w:rPr>
          <w:rFonts w:eastAsia="Times New Roman"/>
          <w:noProof/>
        </w:rPr>
        <w:pPrChange w:id="164" w:author="Ezzati, Majid" w:date="2018-07-27T12:20:00Z">
          <w:pPr>
            <w:widowControl w:val="0"/>
            <w:autoSpaceDE w:val="0"/>
            <w:autoSpaceDN w:val="0"/>
            <w:adjustRightInd w:val="0"/>
            <w:ind w:left="480" w:hanging="480"/>
          </w:pPr>
        </w:pPrChange>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pPr>
        <w:widowControl w:val="0"/>
        <w:autoSpaceDE w:val="0"/>
        <w:autoSpaceDN w:val="0"/>
        <w:adjustRightInd w:val="0"/>
        <w:ind w:left="480" w:hanging="480"/>
        <w:jc w:val="both"/>
        <w:rPr>
          <w:rFonts w:eastAsia="Times New Roman"/>
          <w:noProof/>
        </w:rPr>
        <w:pPrChange w:id="165" w:author="Ezzati, Majid" w:date="2018-07-27T12:20:00Z">
          <w:pPr>
            <w:widowControl w:val="0"/>
            <w:autoSpaceDE w:val="0"/>
            <w:autoSpaceDN w:val="0"/>
            <w:adjustRightInd w:val="0"/>
            <w:ind w:left="480" w:hanging="480"/>
          </w:pPr>
        </w:pPrChange>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pPr>
        <w:widowControl w:val="0"/>
        <w:autoSpaceDE w:val="0"/>
        <w:autoSpaceDN w:val="0"/>
        <w:adjustRightInd w:val="0"/>
        <w:ind w:left="480" w:hanging="480"/>
        <w:jc w:val="both"/>
        <w:rPr>
          <w:rFonts w:eastAsia="Times New Roman"/>
          <w:noProof/>
        </w:rPr>
        <w:pPrChange w:id="166" w:author="Ezzati, Majid" w:date="2018-07-27T12:20:00Z">
          <w:pPr>
            <w:widowControl w:val="0"/>
            <w:autoSpaceDE w:val="0"/>
            <w:autoSpaceDN w:val="0"/>
            <w:adjustRightInd w:val="0"/>
            <w:ind w:left="480" w:hanging="480"/>
          </w:pPr>
        </w:pPrChange>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pPr>
        <w:widowControl w:val="0"/>
        <w:autoSpaceDE w:val="0"/>
        <w:autoSpaceDN w:val="0"/>
        <w:adjustRightInd w:val="0"/>
        <w:ind w:left="480" w:hanging="480"/>
        <w:jc w:val="both"/>
        <w:rPr>
          <w:rFonts w:eastAsia="Times New Roman"/>
          <w:noProof/>
        </w:rPr>
        <w:pPrChange w:id="167" w:author="Ezzati, Majid" w:date="2018-07-27T12:20:00Z">
          <w:pPr>
            <w:widowControl w:val="0"/>
            <w:autoSpaceDE w:val="0"/>
            <w:autoSpaceDN w:val="0"/>
            <w:adjustRightInd w:val="0"/>
            <w:ind w:left="480" w:hanging="480"/>
          </w:pPr>
        </w:pPrChange>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pPr>
        <w:widowControl w:val="0"/>
        <w:autoSpaceDE w:val="0"/>
        <w:autoSpaceDN w:val="0"/>
        <w:adjustRightInd w:val="0"/>
        <w:ind w:left="480" w:hanging="480"/>
        <w:jc w:val="both"/>
        <w:rPr>
          <w:rFonts w:eastAsia="Times New Roman"/>
          <w:noProof/>
        </w:rPr>
        <w:pPrChange w:id="168" w:author="Ezzati, Majid" w:date="2018-07-27T12:20:00Z">
          <w:pPr>
            <w:widowControl w:val="0"/>
            <w:autoSpaceDE w:val="0"/>
            <w:autoSpaceDN w:val="0"/>
            <w:adjustRightInd w:val="0"/>
            <w:ind w:left="480" w:hanging="480"/>
          </w:pPr>
        </w:pPrChange>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pPr>
        <w:widowControl w:val="0"/>
        <w:autoSpaceDE w:val="0"/>
        <w:autoSpaceDN w:val="0"/>
        <w:adjustRightInd w:val="0"/>
        <w:ind w:left="480" w:hanging="480"/>
        <w:jc w:val="both"/>
        <w:rPr>
          <w:rFonts w:eastAsia="Times New Roman"/>
          <w:noProof/>
        </w:rPr>
        <w:pPrChange w:id="169" w:author="Ezzati, Majid" w:date="2018-07-27T12:20:00Z">
          <w:pPr>
            <w:widowControl w:val="0"/>
            <w:autoSpaceDE w:val="0"/>
            <w:autoSpaceDN w:val="0"/>
            <w:adjustRightInd w:val="0"/>
            <w:ind w:left="480" w:hanging="480"/>
          </w:pPr>
        </w:pPrChange>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pPr>
        <w:widowControl w:val="0"/>
        <w:autoSpaceDE w:val="0"/>
        <w:autoSpaceDN w:val="0"/>
        <w:adjustRightInd w:val="0"/>
        <w:ind w:left="480" w:hanging="480"/>
        <w:jc w:val="both"/>
        <w:rPr>
          <w:rFonts w:eastAsia="Times New Roman"/>
          <w:noProof/>
        </w:rPr>
        <w:pPrChange w:id="170" w:author="Ezzati, Majid" w:date="2018-07-27T12:20:00Z">
          <w:pPr>
            <w:widowControl w:val="0"/>
            <w:autoSpaceDE w:val="0"/>
            <w:autoSpaceDN w:val="0"/>
            <w:adjustRightInd w:val="0"/>
            <w:ind w:left="480" w:hanging="480"/>
          </w:pPr>
        </w:pPrChange>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pPr>
        <w:widowControl w:val="0"/>
        <w:autoSpaceDE w:val="0"/>
        <w:autoSpaceDN w:val="0"/>
        <w:adjustRightInd w:val="0"/>
        <w:ind w:left="480" w:hanging="480"/>
        <w:jc w:val="both"/>
        <w:rPr>
          <w:rFonts w:eastAsia="Times New Roman"/>
          <w:noProof/>
        </w:rPr>
        <w:pPrChange w:id="171" w:author="Ezzati, Majid" w:date="2018-07-27T12:20:00Z">
          <w:pPr>
            <w:widowControl w:val="0"/>
            <w:autoSpaceDE w:val="0"/>
            <w:autoSpaceDN w:val="0"/>
            <w:adjustRightInd w:val="0"/>
            <w:ind w:left="480" w:hanging="480"/>
          </w:pPr>
        </w:pPrChange>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pPr>
        <w:widowControl w:val="0"/>
        <w:autoSpaceDE w:val="0"/>
        <w:autoSpaceDN w:val="0"/>
        <w:adjustRightInd w:val="0"/>
        <w:ind w:left="480" w:hanging="480"/>
        <w:jc w:val="both"/>
        <w:rPr>
          <w:rFonts w:eastAsia="Times New Roman"/>
          <w:noProof/>
        </w:rPr>
        <w:pPrChange w:id="172" w:author="Ezzati, Majid" w:date="2018-07-27T12:20:00Z">
          <w:pPr>
            <w:widowControl w:val="0"/>
            <w:autoSpaceDE w:val="0"/>
            <w:autoSpaceDN w:val="0"/>
            <w:adjustRightInd w:val="0"/>
            <w:ind w:left="480" w:hanging="480"/>
          </w:pPr>
        </w:pPrChange>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pPr>
        <w:widowControl w:val="0"/>
        <w:autoSpaceDE w:val="0"/>
        <w:autoSpaceDN w:val="0"/>
        <w:adjustRightInd w:val="0"/>
        <w:ind w:left="480" w:hanging="480"/>
        <w:jc w:val="both"/>
        <w:rPr>
          <w:rFonts w:eastAsia="Times New Roman"/>
          <w:noProof/>
        </w:rPr>
        <w:pPrChange w:id="173" w:author="Ezzati, Majid" w:date="2018-07-27T12:20:00Z">
          <w:pPr>
            <w:widowControl w:val="0"/>
            <w:autoSpaceDE w:val="0"/>
            <w:autoSpaceDN w:val="0"/>
            <w:adjustRightInd w:val="0"/>
            <w:ind w:left="480" w:hanging="480"/>
          </w:pPr>
        </w:pPrChange>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pPr>
        <w:widowControl w:val="0"/>
        <w:autoSpaceDE w:val="0"/>
        <w:autoSpaceDN w:val="0"/>
        <w:adjustRightInd w:val="0"/>
        <w:ind w:left="480" w:hanging="480"/>
        <w:jc w:val="both"/>
        <w:rPr>
          <w:rFonts w:eastAsia="Times New Roman"/>
          <w:noProof/>
        </w:rPr>
        <w:pPrChange w:id="174" w:author="Ezzati, Majid" w:date="2018-07-27T12:20:00Z">
          <w:pPr>
            <w:widowControl w:val="0"/>
            <w:autoSpaceDE w:val="0"/>
            <w:autoSpaceDN w:val="0"/>
            <w:adjustRightInd w:val="0"/>
            <w:ind w:left="480" w:hanging="480"/>
          </w:pPr>
        </w:pPrChange>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pPr>
        <w:widowControl w:val="0"/>
        <w:autoSpaceDE w:val="0"/>
        <w:autoSpaceDN w:val="0"/>
        <w:adjustRightInd w:val="0"/>
        <w:ind w:left="480" w:hanging="480"/>
        <w:jc w:val="both"/>
        <w:rPr>
          <w:rFonts w:eastAsia="Times New Roman"/>
          <w:noProof/>
        </w:rPr>
        <w:pPrChange w:id="175" w:author="Ezzati, Majid" w:date="2018-07-27T12:20:00Z">
          <w:pPr>
            <w:widowControl w:val="0"/>
            <w:autoSpaceDE w:val="0"/>
            <w:autoSpaceDN w:val="0"/>
            <w:adjustRightInd w:val="0"/>
            <w:ind w:left="480" w:hanging="480"/>
          </w:pPr>
        </w:pPrChange>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pPr>
        <w:widowControl w:val="0"/>
        <w:autoSpaceDE w:val="0"/>
        <w:autoSpaceDN w:val="0"/>
        <w:adjustRightInd w:val="0"/>
        <w:ind w:left="480" w:hanging="480"/>
        <w:jc w:val="both"/>
        <w:rPr>
          <w:rFonts w:eastAsia="Times New Roman"/>
          <w:noProof/>
        </w:rPr>
        <w:pPrChange w:id="176" w:author="Ezzati, Majid" w:date="2018-07-27T12:20:00Z">
          <w:pPr>
            <w:widowControl w:val="0"/>
            <w:autoSpaceDE w:val="0"/>
            <w:autoSpaceDN w:val="0"/>
            <w:adjustRightInd w:val="0"/>
            <w:ind w:left="480" w:hanging="480"/>
          </w:pPr>
        </w:pPrChange>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pPr>
        <w:widowControl w:val="0"/>
        <w:autoSpaceDE w:val="0"/>
        <w:autoSpaceDN w:val="0"/>
        <w:adjustRightInd w:val="0"/>
        <w:ind w:left="480" w:hanging="480"/>
        <w:jc w:val="both"/>
        <w:rPr>
          <w:rFonts w:eastAsia="Times New Roman"/>
          <w:noProof/>
        </w:rPr>
        <w:pPrChange w:id="177" w:author="Ezzati, Majid" w:date="2018-07-27T12:20:00Z">
          <w:pPr>
            <w:widowControl w:val="0"/>
            <w:autoSpaceDE w:val="0"/>
            <w:autoSpaceDN w:val="0"/>
            <w:adjustRightInd w:val="0"/>
            <w:ind w:left="480" w:hanging="480"/>
          </w:pPr>
        </w:pPrChange>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pPr>
        <w:widowControl w:val="0"/>
        <w:autoSpaceDE w:val="0"/>
        <w:autoSpaceDN w:val="0"/>
        <w:adjustRightInd w:val="0"/>
        <w:ind w:left="480" w:hanging="480"/>
        <w:jc w:val="both"/>
        <w:rPr>
          <w:rFonts w:eastAsia="Times New Roman"/>
          <w:noProof/>
        </w:rPr>
        <w:pPrChange w:id="178" w:author="Ezzati, Majid" w:date="2018-07-27T12:20:00Z">
          <w:pPr>
            <w:widowControl w:val="0"/>
            <w:autoSpaceDE w:val="0"/>
            <w:autoSpaceDN w:val="0"/>
            <w:adjustRightInd w:val="0"/>
            <w:ind w:left="480" w:hanging="480"/>
          </w:pPr>
        </w:pPrChange>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pPr>
        <w:widowControl w:val="0"/>
        <w:autoSpaceDE w:val="0"/>
        <w:autoSpaceDN w:val="0"/>
        <w:adjustRightInd w:val="0"/>
        <w:ind w:left="480" w:hanging="480"/>
        <w:jc w:val="both"/>
        <w:rPr>
          <w:rFonts w:eastAsia="Times New Roman"/>
          <w:noProof/>
        </w:rPr>
        <w:pPrChange w:id="179" w:author="Ezzati, Majid" w:date="2018-07-27T12:20:00Z">
          <w:pPr>
            <w:widowControl w:val="0"/>
            <w:autoSpaceDE w:val="0"/>
            <w:autoSpaceDN w:val="0"/>
            <w:adjustRightInd w:val="0"/>
            <w:ind w:left="480" w:hanging="480"/>
          </w:pPr>
        </w:pPrChange>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pPr>
        <w:widowControl w:val="0"/>
        <w:autoSpaceDE w:val="0"/>
        <w:autoSpaceDN w:val="0"/>
        <w:adjustRightInd w:val="0"/>
        <w:ind w:left="480" w:hanging="480"/>
        <w:jc w:val="both"/>
        <w:rPr>
          <w:rFonts w:eastAsia="Times New Roman"/>
          <w:noProof/>
        </w:rPr>
        <w:pPrChange w:id="180" w:author="Ezzati, Majid" w:date="2018-07-27T12:20:00Z">
          <w:pPr>
            <w:widowControl w:val="0"/>
            <w:autoSpaceDE w:val="0"/>
            <w:autoSpaceDN w:val="0"/>
            <w:adjustRightInd w:val="0"/>
            <w:ind w:left="480" w:hanging="480"/>
          </w:pPr>
        </w:pPrChange>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pPr>
        <w:widowControl w:val="0"/>
        <w:autoSpaceDE w:val="0"/>
        <w:autoSpaceDN w:val="0"/>
        <w:adjustRightInd w:val="0"/>
        <w:ind w:left="480" w:hanging="480"/>
        <w:jc w:val="both"/>
        <w:rPr>
          <w:rFonts w:eastAsia="Times New Roman"/>
          <w:noProof/>
        </w:rPr>
        <w:pPrChange w:id="181" w:author="Ezzati, Majid" w:date="2018-07-27T12:20:00Z">
          <w:pPr>
            <w:widowControl w:val="0"/>
            <w:autoSpaceDE w:val="0"/>
            <w:autoSpaceDN w:val="0"/>
            <w:adjustRightInd w:val="0"/>
            <w:ind w:left="480" w:hanging="480"/>
          </w:pPr>
        </w:pPrChange>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pPr>
        <w:widowControl w:val="0"/>
        <w:autoSpaceDE w:val="0"/>
        <w:autoSpaceDN w:val="0"/>
        <w:adjustRightInd w:val="0"/>
        <w:ind w:left="480" w:hanging="480"/>
        <w:jc w:val="both"/>
        <w:rPr>
          <w:rFonts w:eastAsia="Times New Roman"/>
          <w:noProof/>
        </w:rPr>
        <w:pPrChange w:id="182" w:author="Ezzati, Majid" w:date="2018-07-27T12:20:00Z">
          <w:pPr>
            <w:widowControl w:val="0"/>
            <w:autoSpaceDE w:val="0"/>
            <w:autoSpaceDN w:val="0"/>
            <w:adjustRightInd w:val="0"/>
            <w:ind w:left="480" w:hanging="480"/>
          </w:pPr>
        </w:pPrChange>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pPr>
        <w:widowControl w:val="0"/>
        <w:autoSpaceDE w:val="0"/>
        <w:autoSpaceDN w:val="0"/>
        <w:adjustRightInd w:val="0"/>
        <w:ind w:left="480" w:hanging="480"/>
        <w:jc w:val="both"/>
        <w:rPr>
          <w:rFonts w:eastAsia="Times New Roman"/>
          <w:noProof/>
        </w:rPr>
        <w:pPrChange w:id="183" w:author="Ezzati, Majid" w:date="2018-07-27T12:20:00Z">
          <w:pPr>
            <w:widowControl w:val="0"/>
            <w:autoSpaceDE w:val="0"/>
            <w:autoSpaceDN w:val="0"/>
            <w:adjustRightInd w:val="0"/>
            <w:ind w:left="480" w:hanging="480"/>
          </w:pPr>
        </w:pPrChange>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pPr>
        <w:widowControl w:val="0"/>
        <w:autoSpaceDE w:val="0"/>
        <w:autoSpaceDN w:val="0"/>
        <w:adjustRightInd w:val="0"/>
        <w:ind w:left="480" w:hanging="480"/>
        <w:jc w:val="both"/>
        <w:rPr>
          <w:noProof/>
        </w:rPr>
        <w:pPrChange w:id="184" w:author="Ezzati, Majid" w:date="2018-07-27T12:20:00Z">
          <w:pPr>
            <w:widowControl w:val="0"/>
            <w:autoSpaceDE w:val="0"/>
            <w:autoSpaceDN w:val="0"/>
            <w:adjustRightInd w:val="0"/>
            <w:ind w:left="480" w:hanging="480"/>
          </w:pPr>
        </w:pPrChange>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pPr>
        <w:widowControl w:val="0"/>
        <w:autoSpaceDE w:val="0"/>
        <w:autoSpaceDN w:val="0"/>
        <w:adjustRightInd w:val="0"/>
        <w:ind w:left="480" w:hanging="480"/>
        <w:jc w:val="both"/>
        <w:rPr>
          <w:b/>
          <w:color w:val="000000" w:themeColor="text1"/>
        </w:rPr>
        <w:pPrChange w:id="185" w:author="Ezzati, Majid" w:date="2018-07-27T12:20:00Z">
          <w:pPr>
            <w:widowControl w:val="0"/>
            <w:autoSpaceDE w:val="0"/>
            <w:autoSpaceDN w:val="0"/>
            <w:adjustRightInd w:val="0"/>
            <w:ind w:left="480" w:hanging="480"/>
          </w:pPr>
        </w:pPrChange>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186" w:author="Parks, Robbie M" w:date="2018-07-25T16:03:00Z">
        <w:r w:rsidR="00F9363C">
          <w:rPr>
            <w:color w:val="000000" w:themeColor="text1"/>
          </w:rPr>
          <w:t>P-values for the presence of</w:t>
        </w:r>
      </w:ins>
      <w:ins w:id="187" w:author="Parks, Robbie M" w:date="2018-07-25T16:35:00Z">
        <w:r w:rsidR="0007767F">
          <w:rPr>
            <w:color w:val="000000" w:themeColor="text1"/>
          </w:rPr>
          <w:t xml:space="preserve"> 12-month</w:t>
        </w:r>
      </w:ins>
      <w:ins w:id="188" w:author="Parks, Robbie M" w:date="2018-07-25T16:03:00Z">
        <w:r w:rsidR="00F9363C">
          <w:rPr>
            <w:color w:val="000000" w:themeColor="text1"/>
          </w:rPr>
          <w:t xml:space="preserve"> </w:t>
        </w:r>
        <w:r w:rsidR="00F718EF">
          <w:rPr>
            <w:color w:val="000000" w:themeColor="text1"/>
          </w:rPr>
          <w:t xml:space="preserve">seasonality are to the right of each figure at the 12-month line. </w:t>
        </w:r>
      </w:ins>
      <w:r w:rsidR="00EF7D30">
        <w:rPr>
          <w:color w:val="000000" w:themeColor="text1"/>
        </w:rPr>
        <w:t xml:space="preserve">See Supplementary Figure </w:t>
      </w:r>
      <w:ins w:id="189" w:author="Parks, Robbie M" w:date="2018-07-25T16:45:00Z">
        <w:r w:rsidR="001C56BD">
          <w:rPr>
            <w:color w:val="000000" w:themeColor="text1"/>
          </w:rPr>
          <w:t>1</w:t>
        </w:r>
      </w:ins>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ins w:id="190" w:author="Parks, Robbie M" w:date="2018-07-25T16:46:00Z">
        <w:r w:rsidR="00821CA7">
          <w:rPr>
            <w:color w:val="000000" w:themeColor="text1"/>
          </w:rPr>
          <w:t>2</w:t>
        </w:r>
      </w:ins>
      <w:r w:rsidR="00EF7D30">
        <w:rPr>
          <w:color w:val="000000" w:themeColor="text1"/>
        </w:rPr>
        <w:t xml:space="preserve"> for disaggregated causes of death.</w:t>
      </w:r>
      <w:r w:rsidR="00AB7395" w:rsidRPr="00AC73A1">
        <w:rPr>
          <w:b/>
          <w:color w:val="000000" w:themeColor="text1"/>
        </w:rPr>
        <w:br w:type="page"/>
      </w:r>
    </w:p>
    <w:p w14:paraId="6C0EFD26" w14:textId="56D05BB3"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91"/>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commentRangeEnd w:id="191"/>
      <w:r w:rsidR="00BB06A1">
        <w:rPr>
          <w:rStyle w:val="CommentReference"/>
          <w:rFonts w:asciiTheme="minorHAnsi" w:hAnsiTheme="minorHAnsi" w:cstheme="minorBidi"/>
          <w:lang w:eastAsia="en-US"/>
        </w:rPr>
        <w:commentReference w:id="191"/>
      </w:r>
      <w:r w:rsidRPr="00AC73A1">
        <w:rPr>
          <w:color w:val="000000" w:themeColor="text1"/>
        </w:rPr>
        <w:t>.</w:t>
      </w:r>
      <w:r w:rsidR="00EF7D30">
        <w:rPr>
          <w:color w:val="000000" w:themeColor="text1"/>
        </w:rPr>
        <w:t xml:space="preserve"> See Supplementary Figure </w:t>
      </w:r>
      <w:ins w:id="192" w:author="Parks, Robbie M" w:date="2018-07-25T16:46:00Z">
        <w:r w:rsidR="0064630A">
          <w:rPr>
            <w:color w:val="000000" w:themeColor="text1"/>
          </w:rPr>
          <w:t>3</w:t>
        </w:r>
      </w:ins>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93"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94"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95"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603E8436" w14:textId="77777777" w:rsidR="000E30F9" w:rsidRPr="00AC73A1" w:rsidDel="000E30F9" w:rsidRDefault="000E30F9" w:rsidP="000E30F9">
      <w:pPr>
        <w:rPr>
          <w:del w:id="196" w:author="Parks, Robbie M" w:date="2018-07-10T22:54:00Z"/>
          <w:b/>
        </w:rPr>
      </w:pPr>
      <w:r w:rsidRPr="00AC73A1">
        <w:rPr>
          <w:b/>
        </w:rPr>
        <w:br w:type="page"/>
      </w:r>
    </w:p>
    <w:p w14:paraId="751E3F10" w14:textId="2A79D978" w:rsidR="000E30F9" w:rsidRDefault="000E30F9">
      <w:pPr>
        <w:rPr>
          <w:color w:val="000000" w:themeColor="text1"/>
        </w:rPr>
      </w:pPr>
      <w:del w:id="197"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98"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99" w:author="Parks, Robbie M" w:date="2018-07-03T11:31:00Z"/>
                <w:rFonts w:eastAsia="Times New Roman"/>
                <w:b/>
                <w:bCs/>
                <w:color w:val="000000"/>
              </w:rPr>
            </w:pPr>
            <w:commentRangeStart w:id="200"/>
            <w:del w:id="201"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02" w:author="Parks, Robbie M" w:date="2018-07-03T11:31:00Z"/>
                <w:rFonts w:eastAsia="Times New Roman"/>
                <w:b/>
                <w:bCs/>
                <w:color w:val="000000"/>
              </w:rPr>
            </w:pPr>
            <w:del w:id="203"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04" w:author="Parks, Robbie M" w:date="2018-07-03T11:31:00Z"/>
                <w:rFonts w:eastAsia="Times New Roman"/>
                <w:b/>
                <w:bCs/>
                <w:color w:val="000000"/>
              </w:rPr>
            </w:pPr>
            <w:del w:id="205"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0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07" w:author="Parks, Robbie M" w:date="2018-07-03T11:31:00Z"/>
                <w:rFonts w:eastAsia="Times New Roman"/>
                <w:color w:val="000000"/>
              </w:rPr>
            </w:pPr>
            <w:del w:id="208"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09" w:author="Parks, Robbie M" w:date="2018-07-03T11:31:00Z"/>
                <w:rFonts w:eastAsia="Times New Roman"/>
                <w:color w:val="000000"/>
              </w:rPr>
            </w:pPr>
            <w:del w:id="210"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11" w:author="Parks, Robbie M" w:date="2018-07-03T11:31:00Z"/>
                <w:rFonts w:eastAsia="Times New Roman"/>
                <w:color w:val="000000"/>
              </w:rPr>
            </w:pPr>
            <w:del w:id="212"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13"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14" w:author="Parks, Robbie M" w:date="2018-07-03T11:31:00Z"/>
                <w:rFonts w:eastAsia="Times New Roman"/>
                <w:color w:val="000000"/>
              </w:rPr>
            </w:pPr>
            <w:del w:id="215"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16" w:author="Parks, Robbie M" w:date="2018-07-03T11:31:00Z"/>
                <w:rFonts w:eastAsia="Times New Roman"/>
                <w:color w:val="000000"/>
              </w:rPr>
            </w:pPr>
            <w:del w:id="217"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18" w:author="Parks, Robbie M" w:date="2018-07-03T11:31:00Z"/>
                <w:rFonts w:eastAsia="Times New Roman"/>
                <w:color w:val="000000"/>
              </w:rPr>
            </w:pPr>
            <w:del w:id="219"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2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21" w:author="Parks, Robbie M" w:date="2018-07-03T11:31:00Z"/>
                <w:rFonts w:eastAsia="Times New Roman"/>
                <w:color w:val="000000"/>
              </w:rPr>
            </w:pPr>
            <w:del w:id="22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23" w:author="Parks, Robbie M" w:date="2018-07-03T11:31:00Z"/>
                <w:rFonts w:eastAsia="Times New Roman"/>
                <w:color w:val="000000"/>
              </w:rPr>
            </w:pPr>
            <w:del w:id="224"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25" w:author="Parks, Robbie M" w:date="2018-07-03T11:31:00Z"/>
                <w:rFonts w:eastAsia="Times New Roman"/>
                <w:color w:val="000000"/>
              </w:rPr>
            </w:pPr>
            <w:del w:id="226"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27" w:author="Parks, Robbie M" w:date="2018-07-03T11:31:00Z"/>
                <w:rFonts w:eastAsia="Times New Roman"/>
                <w:color w:val="000000"/>
              </w:rPr>
            </w:pPr>
            <w:del w:id="228"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2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30" w:author="Parks, Robbie M" w:date="2018-07-03T11:31:00Z"/>
                <w:rFonts w:eastAsia="Times New Roman"/>
                <w:color w:val="000000"/>
              </w:rPr>
            </w:pPr>
            <w:del w:id="23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32" w:author="Parks, Robbie M" w:date="2018-07-03T11:31:00Z"/>
                <w:rFonts w:eastAsia="Times New Roman"/>
                <w:color w:val="000000"/>
              </w:rPr>
            </w:pPr>
            <w:del w:id="233"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34" w:author="Parks, Robbie M" w:date="2018-07-03T11:31:00Z"/>
                <w:rFonts w:eastAsia="Times New Roman"/>
                <w:color w:val="000000"/>
              </w:rPr>
            </w:pPr>
            <w:del w:id="235"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36" w:author="Parks, Robbie M" w:date="2018-07-03T11:31:00Z"/>
                <w:rFonts w:eastAsia="Times New Roman"/>
                <w:color w:val="000000"/>
              </w:rPr>
            </w:pPr>
            <w:del w:id="237"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3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39" w:author="Parks, Robbie M" w:date="2018-07-03T11:31:00Z"/>
                <w:rFonts w:eastAsia="Times New Roman"/>
                <w:color w:val="000000"/>
              </w:rPr>
            </w:pPr>
            <w:del w:id="24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41" w:author="Parks, Robbie M" w:date="2018-07-03T11:31:00Z"/>
                <w:rFonts w:eastAsia="Times New Roman"/>
                <w:color w:val="000000"/>
              </w:rPr>
            </w:pPr>
            <w:del w:id="242"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43" w:author="Parks, Robbie M" w:date="2018-07-03T11:31:00Z"/>
                <w:rFonts w:eastAsia="Times New Roman"/>
                <w:color w:val="000000"/>
              </w:rPr>
            </w:pPr>
            <w:del w:id="244"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45" w:author="Parks, Robbie M" w:date="2018-07-03T11:31:00Z"/>
                <w:rFonts w:eastAsia="Times New Roman"/>
                <w:color w:val="000000"/>
              </w:rPr>
            </w:pPr>
            <w:del w:id="246"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4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48" w:author="Parks, Robbie M" w:date="2018-07-03T11:31:00Z"/>
                <w:rFonts w:eastAsia="Times New Roman"/>
                <w:color w:val="000000"/>
              </w:rPr>
            </w:pPr>
            <w:del w:id="249"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50" w:author="Parks, Robbie M" w:date="2018-07-03T11:31:00Z"/>
                <w:rFonts w:eastAsia="Times New Roman"/>
                <w:color w:val="000000"/>
              </w:rPr>
            </w:pPr>
            <w:del w:id="251"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52" w:author="Parks, Robbie M" w:date="2018-07-03T11:31:00Z"/>
                <w:rFonts w:eastAsia="Times New Roman"/>
                <w:color w:val="000000"/>
              </w:rPr>
            </w:pPr>
            <w:del w:id="253"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5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55" w:author="Parks, Robbie M" w:date="2018-07-03T11:31:00Z"/>
                <w:rFonts w:eastAsia="Times New Roman"/>
                <w:color w:val="000000"/>
              </w:rPr>
            </w:pPr>
            <w:del w:id="25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57" w:author="Parks, Robbie M" w:date="2018-07-03T11:31:00Z"/>
                <w:rFonts w:eastAsia="Times New Roman"/>
                <w:color w:val="000000"/>
              </w:rPr>
            </w:pPr>
            <w:del w:id="258"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59" w:author="Parks, Robbie M" w:date="2018-07-03T11:31:00Z"/>
                <w:rFonts w:eastAsia="Times New Roman"/>
                <w:color w:val="000000"/>
              </w:rPr>
            </w:pPr>
            <w:del w:id="26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61" w:author="Parks, Robbie M" w:date="2018-07-03T11:31:00Z"/>
                <w:rFonts w:eastAsia="Times New Roman"/>
                <w:color w:val="000000"/>
              </w:rPr>
            </w:pPr>
            <w:del w:id="262"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6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66" w:author="Parks, Robbie M" w:date="2018-07-03T11:31:00Z"/>
                <w:rFonts w:eastAsia="Times New Roman"/>
                <w:color w:val="000000"/>
              </w:rPr>
            </w:pPr>
            <w:del w:id="267"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68" w:author="Parks, Robbie M" w:date="2018-07-03T11:31:00Z"/>
                <w:rFonts w:eastAsia="Times New Roman"/>
                <w:color w:val="000000"/>
              </w:rPr>
            </w:pPr>
            <w:del w:id="26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70" w:author="Parks, Robbie M" w:date="2018-07-03T11:31:00Z"/>
                <w:rFonts w:eastAsia="Times New Roman"/>
                <w:color w:val="000000"/>
              </w:rPr>
            </w:pPr>
            <w:del w:id="27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7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73" w:author="Parks, Robbie M" w:date="2018-07-03T11:31:00Z"/>
                <w:rFonts w:eastAsia="Times New Roman"/>
                <w:color w:val="000000"/>
              </w:rPr>
            </w:pPr>
            <w:del w:id="274"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75" w:author="Parks, Robbie M" w:date="2018-07-03T11:31:00Z"/>
                <w:rFonts w:eastAsia="Times New Roman"/>
                <w:color w:val="000000"/>
              </w:rPr>
            </w:pPr>
            <w:del w:id="276"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77" w:author="Parks, Robbie M" w:date="2018-07-03T11:31:00Z"/>
                <w:rFonts w:eastAsia="Times New Roman"/>
                <w:color w:val="000000"/>
              </w:rPr>
            </w:pPr>
            <w:del w:id="278"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7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80" w:author="Parks, Robbie M" w:date="2018-07-03T11:31:00Z"/>
                <w:rFonts w:eastAsia="Times New Roman"/>
                <w:color w:val="000000"/>
              </w:rPr>
            </w:pPr>
            <w:del w:id="28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82" w:author="Parks, Robbie M" w:date="2018-07-03T11:31:00Z"/>
                <w:rFonts w:eastAsia="Times New Roman"/>
                <w:color w:val="000000"/>
              </w:rPr>
            </w:pPr>
            <w:del w:id="283"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84" w:author="Parks, Robbie M" w:date="2018-07-03T11:31:00Z"/>
                <w:rFonts w:eastAsia="Times New Roman"/>
                <w:color w:val="000000"/>
              </w:rPr>
            </w:pPr>
            <w:del w:id="285"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86" w:author="Parks, Robbie M" w:date="2018-07-03T11:31:00Z"/>
                <w:rFonts w:eastAsia="Times New Roman"/>
                <w:color w:val="000000"/>
              </w:rPr>
            </w:pPr>
            <w:del w:id="287"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8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89" w:author="Parks, Robbie M" w:date="2018-07-03T11:31:00Z"/>
                <w:rFonts w:eastAsia="Times New Roman"/>
                <w:color w:val="000000"/>
              </w:rPr>
            </w:pPr>
            <w:del w:id="29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91" w:author="Parks, Robbie M" w:date="2018-07-03T11:31:00Z"/>
                <w:rFonts w:eastAsia="Times New Roman"/>
                <w:color w:val="000000"/>
              </w:rPr>
            </w:pPr>
            <w:del w:id="292"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93" w:author="Parks, Robbie M" w:date="2018-07-03T11:31:00Z"/>
                <w:rFonts w:eastAsia="Times New Roman"/>
                <w:color w:val="000000"/>
              </w:rPr>
            </w:pPr>
            <w:del w:id="294"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95" w:author="Parks, Robbie M" w:date="2018-07-03T11:31:00Z"/>
                <w:rFonts w:eastAsia="Times New Roman"/>
                <w:color w:val="000000"/>
              </w:rPr>
            </w:pPr>
            <w:del w:id="296"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9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98" w:author="Parks, Robbie M" w:date="2018-07-03T11:31:00Z"/>
                <w:rFonts w:eastAsia="Times New Roman"/>
                <w:color w:val="000000"/>
              </w:rPr>
            </w:pPr>
            <w:del w:id="29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00" w:author="Parks, Robbie M" w:date="2018-07-03T11:31:00Z"/>
                <w:rFonts w:eastAsia="Times New Roman"/>
                <w:color w:val="000000"/>
              </w:rPr>
            </w:pPr>
            <w:del w:id="301"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02" w:author="Parks, Robbie M" w:date="2018-07-03T11:31:00Z"/>
                <w:rFonts w:eastAsia="Times New Roman"/>
                <w:color w:val="000000"/>
              </w:rPr>
            </w:pPr>
            <w:del w:id="303"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04" w:author="Parks, Robbie M" w:date="2018-07-03T11:31:00Z"/>
                <w:rFonts w:eastAsia="Times New Roman"/>
                <w:color w:val="000000"/>
              </w:rPr>
            </w:pPr>
            <w:del w:id="305"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0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07" w:author="Parks, Robbie M" w:date="2018-07-03T11:31:00Z"/>
                <w:rFonts w:eastAsia="Times New Roman"/>
                <w:color w:val="000000"/>
              </w:rPr>
            </w:pPr>
            <w:del w:id="30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09" w:author="Parks, Robbie M" w:date="2018-07-03T11:31:00Z"/>
                <w:rFonts w:eastAsia="Times New Roman"/>
                <w:color w:val="000000"/>
              </w:rPr>
            </w:pPr>
            <w:del w:id="310"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11" w:author="Parks, Robbie M" w:date="2018-07-03T11:31:00Z"/>
                <w:rFonts w:eastAsia="Times New Roman"/>
                <w:color w:val="000000"/>
              </w:rPr>
            </w:pPr>
            <w:del w:id="312"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13" w:author="Parks, Robbie M" w:date="2018-07-03T11:31:00Z"/>
                <w:rFonts w:eastAsia="Times New Roman"/>
                <w:color w:val="000000"/>
              </w:rPr>
            </w:pPr>
            <w:del w:id="314"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1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16" w:author="Parks, Robbie M" w:date="2018-07-03T11:31:00Z"/>
                <w:rFonts w:eastAsia="Times New Roman"/>
                <w:color w:val="000000"/>
              </w:rPr>
            </w:pPr>
            <w:del w:id="31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18" w:author="Parks, Robbie M" w:date="2018-07-03T11:31:00Z"/>
                <w:rFonts w:eastAsia="Times New Roman"/>
                <w:color w:val="000000"/>
              </w:rPr>
            </w:pPr>
            <w:del w:id="319"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20" w:author="Parks, Robbie M" w:date="2018-07-03T11:31:00Z"/>
                <w:rFonts w:eastAsia="Times New Roman"/>
                <w:color w:val="000000"/>
              </w:rPr>
            </w:pPr>
            <w:del w:id="321"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22" w:author="Parks, Robbie M" w:date="2018-07-03T11:31:00Z"/>
                <w:rFonts w:eastAsia="Times New Roman"/>
                <w:color w:val="000000"/>
              </w:rPr>
            </w:pPr>
            <w:del w:id="323"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2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25" w:author="Parks, Robbie M" w:date="2018-07-03T11:31:00Z"/>
                <w:rFonts w:eastAsia="Times New Roman"/>
                <w:color w:val="000000"/>
              </w:rPr>
            </w:pPr>
            <w:del w:id="32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27" w:author="Parks, Robbie M" w:date="2018-07-03T11:31:00Z"/>
                <w:rFonts w:eastAsia="Times New Roman"/>
                <w:color w:val="000000"/>
              </w:rPr>
            </w:pPr>
            <w:del w:id="328"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29" w:author="Parks, Robbie M" w:date="2018-07-03T11:31:00Z"/>
                <w:rFonts w:eastAsia="Times New Roman"/>
                <w:color w:val="000000"/>
              </w:rPr>
            </w:pPr>
            <w:del w:id="330"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31" w:author="Parks, Robbie M" w:date="2018-07-03T11:31:00Z"/>
                <w:rFonts w:eastAsia="Times New Roman"/>
                <w:color w:val="000000"/>
              </w:rPr>
            </w:pPr>
            <w:del w:id="332"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3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34" w:author="Parks, Robbie M" w:date="2018-07-03T11:31:00Z"/>
                <w:rFonts w:eastAsia="Times New Roman"/>
                <w:color w:val="000000"/>
              </w:rPr>
            </w:pPr>
            <w:del w:id="33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36" w:author="Parks, Robbie M" w:date="2018-07-03T11:31:00Z"/>
                <w:rFonts w:eastAsia="Times New Roman"/>
                <w:color w:val="000000"/>
              </w:rPr>
            </w:pPr>
            <w:del w:id="337"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38" w:author="Parks, Robbie M" w:date="2018-07-03T11:31:00Z"/>
                <w:rFonts w:eastAsia="Times New Roman"/>
                <w:color w:val="000000"/>
              </w:rPr>
            </w:pPr>
            <w:del w:id="339"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40" w:author="Parks, Robbie M" w:date="2018-07-03T11:31:00Z"/>
                <w:rFonts w:eastAsia="Times New Roman"/>
                <w:color w:val="000000"/>
              </w:rPr>
            </w:pPr>
            <w:del w:id="341"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42" w:author="Parks, Robbie M" w:date="2018-06-19T19:08:00Z"/>
        </w:rPr>
      </w:pPr>
      <w:del w:id="343" w:author="Parks, Robbie M" w:date="2018-07-03T11:31:00Z">
        <w:r w:rsidRPr="00AC73A1" w:rsidDel="00586DA1">
          <w:rPr>
            <w:b/>
          </w:rPr>
          <w:delText xml:space="preserve"> </w:delText>
        </w:r>
      </w:del>
      <w:ins w:id="344" w:author="Parks, Robbie M" w:date="2018-06-19T19:08:00Z">
        <w:r w:rsidR="00EF117B">
          <w:br w:type="page"/>
        </w:r>
      </w:ins>
    </w:p>
    <w:commentRangeEnd w:id="200"/>
    <w:p w14:paraId="62902550" w14:textId="6C920BC8" w:rsidR="00002775" w:rsidRPr="00BA38EF" w:rsidRDefault="00473066" w:rsidP="00BE53B4">
      <w:r>
        <w:rPr>
          <w:rStyle w:val="CommentReference"/>
          <w:rFonts w:asciiTheme="minorHAnsi" w:hAnsiTheme="minorHAnsi" w:cstheme="minorBidi"/>
          <w:lang w:eastAsia="en-US"/>
        </w:rPr>
        <w:commentReference w:id="200"/>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56" w:author="Ezzati, Majid" w:date="2018-07-27T09:20:00Z" w:initials="EM">
    <w:p w14:paraId="666999AD" w14:textId="25313364" w:rsidR="00244D8A" w:rsidRDefault="00244D8A">
      <w:pPr>
        <w:pStyle w:val="CommentText"/>
      </w:pPr>
      <w:r>
        <w:rPr>
          <w:rStyle w:val="CommentReference"/>
        </w:rPr>
        <w:annotationRef/>
      </w:r>
      <w:r>
        <w:t xml:space="preserve">It </w:t>
      </w:r>
      <w:proofErr w:type="gramStart"/>
      <w:r>
        <w:t>sound</w:t>
      </w:r>
      <w:proofErr w:type="gramEnd"/>
      <w:r>
        <w:t xml:space="preserve"> like all this is doing is adding one cause for older groups. It can stay out if so</w:t>
      </w:r>
    </w:p>
  </w:comment>
  <w:comment w:id="59" w:author="Ezzati, Majid" w:date="2018-07-27T09:23:00Z" w:initials="EM">
    <w:p w14:paraId="43471EC4" w14:textId="51929E23" w:rsidR="00244D8A" w:rsidRDefault="00244D8A">
      <w:pPr>
        <w:pStyle w:val="CommentText"/>
      </w:pPr>
      <w:r>
        <w:rPr>
          <w:rStyle w:val="CommentReference"/>
        </w:rPr>
        <w:annotationRef/>
      </w:r>
      <w:r>
        <w:t>Males? In that case drop as it just adds some years to the previous sentence?</w:t>
      </w:r>
    </w:p>
    <w:p w14:paraId="00C99556" w14:textId="11BD4928" w:rsidR="00244D8A" w:rsidRDefault="00244D8A">
      <w:pPr>
        <w:pStyle w:val="CommentText"/>
      </w:pPr>
    </w:p>
    <w:p w14:paraId="25AC3C54" w14:textId="0FF0FF8B" w:rsidR="00244D8A" w:rsidRDefault="00244D8A">
      <w:pPr>
        <w:pStyle w:val="CommentText"/>
      </w:pPr>
      <w:r>
        <w:t>Both sexes? Then say:</w:t>
      </w:r>
    </w:p>
    <w:p w14:paraId="2B882115" w14:textId="634D55D7" w:rsidR="00244D8A" w:rsidRDefault="00244D8A">
      <w:pPr>
        <w:pStyle w:val="CommentText"/>
      </w:pPr>
    </w:p>
    <w:p w14:paraId="28E30D05" w14:textId="2D7A48AB" w:rsidR="00244D8A" w:rsidRDefault="00244D8A">
      <w:pPr>
        <w:pStyle w:val="CommentText"/>
      </w:pPr>
      <w:r>
        <w:t>“… as did deaths from injuries, which generally had a summer peak in males and females below 45 years.”</w:t>
      </w:r>
    </w:p>
  </w:comment>
  <w:comment w:id="108" w:author="Ezzati, Majid" w:date="2018-07-27T12:26:00Z" w:initials="EM">
    <w:p w14:paraId="33976E82" w14:textId="1C0DCABB" w:rsidR="00244D8A" w:rsidRDefault="00244D8A">
      <w:pPr>
        <w:pStyle w:val="CommentText"/>
      </w:pPr>
      <w:r>
        <w:rPr>
          <w:rStyle w:val="CommentReference"/>
        </w:rPr>
        <w:annotationRef/>
      </w:r>
      <w:r>
        <w:t>Ok? reword as needed and remove comment</w:t>
      </w:r>
    </w:p>
  </w:comment>
  <w:comment w:id="138" w:author="Ezzati, Majid" w:date="2018-07-27T12:13:00Z" w:initials="EM">
    <w:p w14:paraId="01C4955A" w14:textId="73DE7232" w:rsidR="00244D8A" w:rsidRDefault="00244D8A">
      <w:pPr>
        <w:pStyle w:val="CommentText"/>
      </w:pPr>
      <w:r>
        <w:rPr>
          <w:rStyle w:val="CommentReference"/>
        </w:rPr>
        <w:annotationRef/>
      </w:r>
      <w:r>
        <w:t xml:space="preserve">To </w:t>
      </w:r>
      <w:proofErr w:type="spellStart"/>
      <w:r>
        <w:t>disucsss</w:t>
      </w:r>
      <w:proofErr w:type="spellEnd"/>
      <w:r>
        <w:t xml:space="preserve"> that this means (which means you need to know it)</w:t>
      </w:r>
    </w:p>
  </w:comment>
  <w:comment w:id="145" w:author="Parks, Robbie M" w:date="2018-07-26T14:59:00Z" w:initials="PRM">
    <w:p w14:paraId="11EBEF69" w14:textId="123E9C9B" w:rsidR="00244D8A" w:rsidRDefault="00244D8A">
      <w:pPr>
        <w:pStyle w:val="CommentText"/>
      </w:pPr>
      <w:r>
        <w:rPr>
          <w:rStyle w:val="CommentReference"/>
        </w:rPr>
        <w:annotationRef/>
      </w:r>
      <w:r>
        <w:t>If we keep the highlighting</w:t>
      </w:r>
    </w:p>
  </w:comment>
  <w:comment w:id="146" w:author="Ezzati, Majid" w:date="2018-07-27T12:15:00Z" w:initials="EM">
    <w:p w14:paraId="16A42B57" w14:textId="472EE33E" w:rsidR="00244D8A" w:rsidRDefault="00244D8A">
      <w:pPr>
        <w:pStyle w:val="CommentText"/>
      </w:pPr>
      <w:r>
        <w:rPr>
          <w:rStyle w:val="CommentReference"/>
        </w:rPr>
        <w:annotationRef/>
      </w:r>
      <w:r>
        <w:t>I thought we have discussed many times to get rid of them.  Is there a good reason to keep coming back to this? If not, clean up and move on.</w:t>
      </w:r>
    </w:p>
  </w:comment>
  <w:comment w:id="191" w:author="Parks, Robbie M" w:date="2018-07-25T16:46:00Z" w:initials="PRM">
    <w:p w14:paraId="07492F4A" w14:textId="743BB273" w:rsidR="00244D8A" w:rsidRDefault="00244D8A">
      <w:pPr>
        <w:pStyle w:val="CommentText"/>
      </w:pPr>
      <w:r>
        <w:rPr>
          <w:rStyle w:val="CommentReference"/>
        </w:rPr>
        <w:annotationRef/>
      </w:r>
      <w:r>
        <w:t>Should I now get rid of these? I have supplied a version with and without so you can advise.</w:t>
      </w:r>
    </w:p>
  </w:comment>
  <w:comment w:id="200" w:author="Ezzati, Majid" w:date="2018-06-26T22:01:00Z" w:initials="EM">
    <w:p w14:paraId="09FFC8D1" w14:textId="5F9EDF1D" w:rsidR="00244D8A" w:rsidRDefault="00244D8A">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66999AD" w15:done="0"/>
  <w15:commentEx w15:paraId="28E30D05" w15:done="0"/>
  <w15:commentEx w15:paraId="33976E82" w15:done="0"/>
  <w15:commentEx w15:paraId="01C4955A" w15:done="0"/>
  <w15:commentEx w15:paraId="11EBEF69" w15:done="0"/>
  <w15:commentEx w15:paraId="16A42B57" w15:paraIdParent="11EBEF69" w15:done="0"/>
  <w15:commentEx w15:paraId="07492F4A"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E14D60F" w14:textId="77777777" w:rsidR="00E31063" w:rsidRDefault="00E31063">
      <w:r>
        <w:separator/>
      </w:r>
    </w:p>
  </w:endnote>
  <w:endnote w:type="continuationSeparator" w:id="0">
    <w:p w14:paraId="5664F1E9" w14:textId="77777777" w:rsidR="00E31063" w:rsidRDefault="00E31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244D8A" w:rsidRDefault="00244D8A"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244D8A" w:rsidRDefault="00244D8A"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C20F1AA" w:rsidR="00244D8A" w:rsidRDefault="00244D8A"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46F07">
      <w:rPr>
        <w:rStyle w:val="PageNumber"/>
        <w:noProof/>
      </w:rPr>
      <w:t>25</w:t>
    </w:r>
    <w:r>
      <w:rPr>
        <w:rStyle w:val="PageNumber"/>
      </w:rPr>
      <w:fldChar w:fldCharType="end"/>
    </w:r>
  </w:p>
  <w:p w14:paraId="3F8F309C" w14:textId="77777777" w:rsidR="00244D8A" w:rsidRDefault="00244D8A"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E77F58" w14:textId="77777777" w:rsidR="00E31063" w:rsidRDefault="00E31063">
      <w:r>
        <w:separator/>
      </w:r>
    </w:p>
  </w:footnote>
  <w:footnote w:type="continuationSeparator" w:id="0">
    <w:p w14:paraId="12BC3B8A" w14:textId="77777777" w:rsidR="00E31063" w:rsidRDefault="00E31063">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proofState w:spelling="clean" w:grammar="clean"/>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5B5"/>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7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C72AE"/>
    <w:rsid w:val="001D05D2"/>
    <w:rsid w:val="001D0836"/>
    <w:rsid w:val="001D0F84"/>
    <w:rsid w:val="001D2724"/>
    <w:rsid w:val="001D36DD"/>
    <w:rsid w:val="001D59F0"/>
    <w:rsid w:val="001D5CBD"/>
    <w:rsid w:val="001D78FC"/>
    <w:rsid w:val="001D7BA9"/>
    <w:rsid w:val="001E02CF"/>
    <w:rsid w:val="001E0A6F"/>
    <w:rsid w:val="001E141A"/>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4D8A"/>
    <w:rsid w:val="00244F4D"/>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543"/>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62AC"/>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6E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24AC"/>
    <w:rsid w:val="00632D82"/>
    <w:rsid w:val="00634E87"/>
    <w:rsid w:val="00635195"/>
    <w:rsid w:val="0063646E"/>
    <w:rsid w:val="006370F9"/>
    <w:rsid w:val="006412F8"/>
    <w:rsid w:val="00641AF0"/>
    <w:rsid w:val="00641FFF"/>
    <w:rsid w:val="00643A32"/>
    <w:rsid w:val="006441C9"/>
    <w:rsid w:val="006445F8"/>
    <w:rsid w:val="00644978"/>
    <w:rsid w:val="0064630A"/>
    <w:rsid w:val="00650609"/>
    <w:rsid w:val="00652128"/>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D0249"/>
    <w:rsid w:val="006D11D8"/>
    <w:rsid w:val="006D1A4D"/>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0FE6"/>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65D3"/>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2A47"/>
    <w:rsid w:val="008A36F4"/>
    <w:rsid w:val="008A3E97"/>
    <w:rsid w:val="008A48DB"/>
    <w:rsid w:val="008A5089"/>
    <w:rsid w:val="008A6465"/>
    <w:rsid w:val="008A6C6B"/>
    <w:rsid w:val="008A6E03"/>
    <w:rsid w:val="008B3934"/>
    <w:rsid w:val="008B4941"/>
    <w:rsid w:val="008B54BC"/>
    <w:rsid w:val="008B60BA"/>
    <w:rsid w:val="008B7DD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6D29"/>
    <w:rsid w:val="009570B0"/>
    <w:rsid w:val="009604D5"/>
    <w:rsid w:val="00960AF2"/>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75D69"/>
    <w:rsid w:val="0098017B"/>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5211"/>
    <w:rsid w:val="00A35647"/>
    <w:rsid w:val="00A407FD"/>
    <w:rsid w:val="00A41359"/>
    <w:rsid w:val="00A43C02"/>
    <w:rsid w:val="00A4520B"/>
    <w:rsid w:val="00A4651F"/>
    <w:rsid w:val="00A46F07"/>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48"/>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18BF"/>
    <w:rsid w:val="00AD28C9"/>
    <w:rsid w:val="00AD2DD2"/>
    <w:rsid w:val="00AD31CC"/>
    <w:rsid w:val="00AD701D"/>
    <w:rsid w:val="00AD7FF9"/>
    <w:rsid w:val="00AE1964"/>
    <w:rsid w:val="00AE2237"/>
    <w:rsid w:val="00AE341C"/>
    <w:rsid w:val="00AE56C4"/>
    <w:rsid w:val="00AE6A16"/>
    <w:rsid w:val="00AF2FDD"/>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B7A"/>
    <w:rsid w:val="00BB6E7F"/>
    <w:rsid w:val="00BB739D"/>
    <w:rsid w:val="00BB7524"/>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533"/>
    <w:rsid w:val="00C30C5D"/>
    <w:rsid w:val="00C30CAA"/>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962"/>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6A3"/>
    <w:rsid w:val="00D74BA2"/>
    <w:rsid w:val="00D74F62"/>
    <w:rsid w:val="00D75325"/>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D8E"/>
    <w:rsid w:val="00DE1EA3"/>
    <w:rsid w:val="00DE1F74"/>
    <w:rsid w:val="00DE21EC"/>
    <w:rsid w:val="00DE2636"/>
    <w:rsid w:val="00DE4035"/>
    <w:rsid w:val="00DF1059"/>
    <w:rsid w:val="00DF1484"/>
    <w:rsid w:val="00DF62BA"/>
    <w:rsid w:val="00DF682F"/>
    <w:rsid w:val="00DF7E18"/>
    <w:rsid w:val="00E002DD"/>
    <w:rsid w:val="00E033FB"/>
    <w:rsid w:val="00E03995"/>
    <w:rsid w:val="00E0405F"/>
    <w:rsid w:val="00E0772F"/>
    <w:rsid w:val="00E10E0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63"/>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07F"/>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5F5E"/>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5B3380D-D3D4-EA4C-A2F9-02A14E24D8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21208</Words>
  <Characters>120892</Characters>
  <Application>Microsoft Macintosh Word</Application>
  <DocSecurity>0</DocSecurity>
  <Lines>1007</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2018-07-30T09:50:00Z</dcterms:created>
  <dcterms:modified xsi:type="dcterms:W3CDTF">2018-07-30T09:51:00Z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