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C13011">
      <w:pPr>
        <w:pStyle w:val="BodyText"/>
        <w:spacing w:after="0" w:line="240" w:lineRule="auto"/>
        <w:outlineLvl w:val="0"/>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C13011">
      <w:pPr>
        <w:pStyle w:val="BodyText"/>
        <w:spacing w:after="0" w:line="240" w:lineRule="auto"/>
        <w:outlineLvl w:val="0"/>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2E09365D"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627F9F">
        <w:rPr>
          <w:bCs/>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2008","type":"article","volume":"8"},"uris":["http://www.mendeley.com/documents/?uuid=4a3c238b-f19d-4589-ab7d-38cd7a1ebe34"]},{"id":"ITEM-2","itemData":{"DOI":"10.1038/nclimate2123","ISBN":"1758-678X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D","non-dropping-particle":"","parse-names":false,"suffix":""}],"container-title":"JAMA","id":"ITEM-3","issue":"9","issued":{"date-parts":[["2002"]]},"page":"1132-1141","title":"Lung cancer, cardiopulmonary mortality, and long-term exposure to fine particulate air pollution","type":"article-journal","volume":"287"},"uris":["http://www.mendeley.com/documents/?uuid=b31c15ae-69f4-47a3-a0ec-5ab841e98c2f"]},{"id":"ITEM-4","itemData":{"DOI":"10.1186/1476-069X-12-43","ISBN":"10.1186/1476-069X-12-43","ISSN":"1476-069X","PMID":"23714370","abstract":"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metric.","author":[{"dropping-particle":"","family":"Hoek","given":"Gerard","non-dropping-particle":"","parse-names":false,"suffix":""},{"dropping-particle":"","family":"Krishnan","given":"Ranjini M","non-dropping-particle":"","parse-names":false,"suffix":""},{"dropping-particle":"","family":"Beelen","given":"Rob","non-dropping-particle":"","parse-names":false,"suffix":""},{"dropping-particle":"","family":"Peters","given":"Annette","non-dropping-particle":"","parse-names":false,"suffix":""},{"dropping-particle":"","family":"Ostro","given":"Bart","non-dropping-particle":"","parse-names":false,"suffix":""},{"dropping-particle":"","family":"Brunekreef","given":"Bert","non-dropping-particle":"","parse-names":false,"suffix":""},{"dropping-particle":"","family":"Kaufman","given":"Joel D","non-dropping-particle":"","parse-names":false,"suffix":""}],"container-title":"Environmental Health","id":"ITEM-4","issue":"1","issued":{"date-parts":[["2013"]]},"page":"43","title":"Long-term air pollution exposure and cardio- respiratory mortality: a review","type":"article-journal","volume":"12"},"uris":["http://www.mendeley.com/documents/?uuid=651a36da-7c9e-4490-ac41-d15f32ea9a18"]},{"id":"ITEM-5","itemData":{"DOI":"10.1056/NEJM199312093292401","ISBN":"0028-4793","ISSN":"0028-4793","PMID":"8179653","abstract":"BACKGROUND: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Medicine","id":"ITEM-5","issue":"24","issued":{"date-parts":[["1993"]]},"page":"1753-9","title":"An association between air pollution and mortality in six U.S. cities.","type":"article-journal","volume":"329"},"uris":["http://www.mendeley.com/documents/?uuid=e1ea4bb9-92c7-4b5c-ba00-fe8a5e599f10"]},{"id":"ITEM-6","itemData":{"DOI":"00001648-200501000-00009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M","non-dropping-particle":"","parse-names":false,"suffix":""}],"container-title":"Epidemiology","id":"ITEM-6","issue":"1","issued":{"date-parts":[["2005"]]},"page":"58-66","title":"Temperature and mortality among the elderly in the United States: a comparison of epidemiologic methods","type":"article-journal","volume":"16"},"uris":["http://www.mendeley.com/documents/?uuid=e6719697-9836-471b-af4d-39f251c6613a"]},{"id":"ITEM-7","itemData":{"DOI":"10.1093/aje/155.1.80","ISBN":"0002-9262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Epidemiology","id":"ITEM-7","issue":"1","issued":{"date-parts":[["2002"]]},"page":"80-87","title":"Temperature and mortality in 11 cities of the eastern United States","type":"article-journal","volume":"155"},"uris":["http://www.mendeley.com/documents/?uuid=2330bb39-3b13-4067-856c-b559bd3212e2"]},{"id":"ITEM-8","itemData":{"DOI":"10.1016/S0140-6736(14)62114-0","ISBN":"1474-547X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Lancet","id":"ITEM-8","issue":"9991","issued":{"date-parts":[["2015"]]},"page":"369-375","title":"Mortality risk attributable to high and low ambient temperature: A multicountry observational study","type":"article-journal","volume":"386"},"uris":["http://www.mendeley.com/documents/?uuid=ec2ac118-d8e9-4d29-9116-d43210b3e1ca"]},{"id":"ITEM-9","itemData":{"DOI":"10.1289/ehp.02110859","ISBN":"0091-6765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Perspectives","id":"ITEM-9","issue":"9","issued":{"date-parts":[["2002"]]},"page":"859-863","title":"The effect of weather on respiratory and cardiovascular deaths in 12 U.S. cities","type":"article-journal","volume":"110"},"uris":["http://www.mendeley.com/documents/?uuid=3e710881-527a-42d3-bc7e-34c21f9cc47e"]},{"id":"ITEM-10","itemData":{"DOI":"10.1093/epirev/mxf007","ISBN":"0193-936X","ISSN":"0193936X","PMID":"12762092","abstract":"%Z %+ %^","author":[{"dropping-particle":"","family":"Basu","given":"R","non-dropping-particle":"","parse-names":false,"suffix":""},{"dropping-particle":"","family":"Samet","given":"Jonathan M.","non-dropping-particle":"","parse-names":false,"suffix":""}],"container-title":"Epidemiologic Reviews","id":"ITEM-10","issue":"2","issued":{"date-parts":[["2002"]]},"page":"190-202","title":"Relation between elevated ambient temperature and mortality: A review of the epidemiologic evidence","type":"article","volume":"24"},"uris":["http://www.mendeley.com/documents/?uuid=8c8cd126-6856-41d0-9232-6508902ee696"]}],"mendeley":{"formattedCitation":"(Basu, 2009; Basu, Dominici, &amp; Samet, 2005; Basu &amp; Samet, 2002; Bennett, Blangiardo, Fecht, Elliott, &amp; Ezzati, 2014; Braga, Zanobetti, &amp; Schwartz, 2002; Curriero et al., 2002; Dockery et al., 1993; Gasparrini et al., 2015; Hoek et al., 2013; Pope et al., 2002)","plainTextFormattedCitation":"(Basu, 2009; Basu, Dominici, &amp; Samet, 2005; Basu &amp; Samet, 2002; Bennett, Blangiardo, Fecht, Elliott, &amp; Ezzati, 2014; Braga, Zanobetti, &amp; Schwartz, 2002; Curriero et al., 2002; Dockery et al., 1993; Gasparrini et al., 2015; Hoek et al., 2013; Pope et al., 2002)","previouslyFormattedCitation":"(Basu, 2009; Basu, Dominici, &amp; Samet, 2005; Basu &amp; Samet, 2002; Bennett, Blangiardo, Fecht, Elliott, &amp; Ezzati, 2014; Braga, Zanobetti, &amp; Schwartz, 2002; Curriero et al., 2002; Dockery et al., 1993; Gasparrini et al., 2015; Hoek et al., 2013; Pope et al., 2002)"},"properties":{"noteIndex":0},"schema":"https://github.com/citation-style-language/schema/raw/master/csl-citation.json"}</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proofErr w:type="spellStart"/>
      <w:r w:rsidR="007E0D70" w:rsidRPr="00CD71BB">
        <w:rPr>
          <w:bCs/>
        </w:rPr>
        <w:t>cor</w:t>
      </w:r>
      <w:proofErr w:type="spellEnd"/>
      <w:r w:rsidR="007E0D70" w:rsidRPr="00CD71BB">
        <w:rPr>
          <w:bCs/>
        </w:rPr>
        <w:t xml:space="preserve"> </w:t>
      </w:r>
      <w:proofErr w:type="spellStart"/>
      <w:r w:rsidR="007E0D70" w:rsidRPr="00CD71BB">
        <w:rPr>
          <w:bCs/>
        </w:rPr>
        <w:t>pulmonale</w:t>
      </w:r>
      <w:proofErr w:type="spellEnd"/>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r w:rsidR="00DF7D2C">
        <w:rPr>
          <w:bCs/>
        </w:rPr>
        <w:t>them</w:t>
      </w:r>
      <w:r w:rsidR="002A3DB9">
        <w:rPr>
          <w:bCs/>
        </w:rPr>
        <w:t xml:space="preserve"> interchangeably</w:t>
      </w:r>
      <w:r w:rsidR="00281C42">
        <w:rPr>
          <w:bCs/>
        </w:rPr>
        <w:t>.</w:t>
      </w:r>
      <w:r>
        <w:rPr>
          <w:bCs/>
        </w:rPr>
        <w:t xml:space="preserve"> We now present a third layer of disaggregation </w:t>
      </w:r>
      <w:r w:rsidR="007E0D70">
        <w:rPr>
          <w:bCs/>
        </w:rPr>
        <w:t xml:space="preserve">following the above suggestions (supplementary Figures </w:t>
      </w:r>
      <w:r w:rsidR="006242D1">
        <w:rPr>
          <w:bCs/>
        </w:rPr>
        <w:t>2</w:t>
      </w:r>
      <w:r w:rsidR="00C15D49">
        <w:rPr>
          <w:bCs/>
        </w:rPr>
        <w:t xml:space="preserve"> and</w:t>
      </w:r>
      <w:r w:rsidR="007E0D70">
        <w:rPr>
          <w:bCs/>
        </w:rPr>
        <w:t xml:space="preserve"> </w:t>
      </w:r>
      <w:r w:rsidR="006242D1">
        <w:rPr>
          <w:bCs/>
        </w:rPr>
        <w:t>3</w:t>
      </w:r>
      <w:r w:rsidR="00C15D49">
        <w:rPr>
          <w:bCs/>
        </w:rPr>
        <w:t xml:space="preserve">; </w:t>
      </w:r>
      <w:r w:rsidR="002A3DB9">
        <w:rPr>
          <w:bCs/>
        </w:rPr>
        <w:t>PP XX-XX</w:t>
      </w:r>
      <w:r w:rsidR="00C15D49">
        <w:rPr>
          <w:bCs/>
        </w:rPr>
        <w:t>, XX-XX and XX-XX</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w:t>
      </w:r>
      <w:proofErr w:type="gramStart"/>
      <w:r w:rsidRPr="00B11CF3">
        <w:rPr>
          <w:b/>
          <w:bCs/>
        </w:rPr>
        <w:t>However</w:t>
      </w:r>
      <w:proofErr w:type="gramEnd"/>
      <w:r w:rsidRPr="00B11CF3">
        <w:rPr>
          <w:b/>
          <w:bCs/>
        </w:rPr>
        <w:t xml:space="preserve">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1B51C591"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 xml:space="preserve">can nonetheless provide qualitative insights into such effects, which we have now discussed with appropriate caveats </w:t>
      </w:r>
      <w:r w:rsidR="00EA4A0E">
        <w:rPr>
          <w:bCs/>
        </w:rPr>
        <w:t>(P XX)</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2B15139C" w:rsidR="000668FF" w:rsidRDefault="00EA4A0E" w:rsidP="00E61AB2">
      <w:pPr>
        <w:rPr>
          <w:bCs/>
        </w:rPr>
      </w:pPr>
      <w:r>
        <w:rPr>
          <w:bCs/>
        </w:rPr>
        <w:t xml:space="preserve">Wavelet analysis is a formal analytical framework that can </w:t>
      </w:r>
      <w:r w:rsidR="00B06581">
        <w:rPr>
          <w:bCs/>
        </w:rPr>
        <w:t>provide</w:t>
      </w:r>
      <w:r>
        <w:rPr>
          <w:bCs/>
        </w:rPr>
        <w:t xml:space="preserve"> quantitative conclusions</w:t>
      </w:r>
      <w:r w:rsidR="0076160A">
        <w:rPr>
          <w:bCs/>
        </w:rPr>
        <w:t xml:space="preserve"> </w:t>
      </w:r>
      <w:r w:rsidR="00627F9F">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making","type":"book"},"uris":["http://www.mendeley.com/documents/?uuid=c0318730-63cb-4808-bc08-757d8c45d2b1"]},{"id":"ITEM-2","itemData":{"DOI":"10.1175/1520-0477(1998)079&lt;0061:APGTWA&gt;2.0.CO;2","ISBN":"0871706881","ISSN":"00030007","PMID":"21229804","abstract":"A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Society","id":"ITEM-2","issued":{"date-parts":[["1998"]]},"title":"A Practical Guide to Wavelet Analysis","type":"article-journal"},"uris":["http://www.mendeley.com/documents/?uuid=01ea8ad1-904b-46e4-a3e4-6cbc5d8756a0"]}],"mendeley":{"formattedCitation":"(Hubbard,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627F9F">
        <w:rPr>
          <w:bCs/>
        </w:rPr>
        <w:fldChar w:fldCharType="separate"/>
      </w:r>
      <w:r w:rsidR="007009AA" w:rsidRPr="007009AA">
        <w:rPr>
          <w:bCs/>
          <w:noProof/>
        </w:rPr>
        <w:t>(Hubbard, 1996; Torrence &amp; Compo, 1998)</w:t>
      </w:r>
      <w:r w:rsidR="00627F9F">
        <w:rPr>
          <w:bCs/>
        </w:rPr>
        <w:fldChar w:fldCharType="end"/>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627F9F">
        <w:rPr>
          <w:bCs/>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epidemics","type":"article-journal","volume":"414"},"uris":["http://www.mendeley.com/documents/?uuid=a83e09d1-1d49-4349-ba0e-7126e1caba90"]},{"id":"ITEM-2","itemData":{"DOI":"10.1038/nature01194","ISBN":"0028-0836","ISSN":"00280836","PMID":"12432388","abstract":"The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M.","non-dropping-particle":"","parse-names":false,"suffix":""}],"container-title":"Nature","id":"ITEM-2","issue":"6912","issued":{"date-parts":[["2002"]]},"page":"162-165","title":"Variability of El Niño/Southern Oscillation activity at millennial timescales during the Holocene epoch","type":"article-journal","volume":"420"},"uris":["http://www.mendeley.com/documents/?uuid=7d5ba32f-935d-46a0-82d2-3b510f617cdd"]}],"mendeley":{"formattedCitation":"(Grenfell, Bjørnstad, &amp; Kappey, 2001; Moy, Seltzer, Rodbell, &amp; Anderson, 2002)","plainTextFormattedCitation":"(Grenfell, Bjørnstad, &amp; Kappey, 2001; Moy, Seltzer, Rodbell, &amp; Anderson, 2002)","previouslyFormattedCitation":"(Grenfell, Bjørnstad, &amp; Kappey, 2001; Moy, Seltzer, Rodbell, &amp; Anderson, 2002)"},"properties":{"noteIndex":0},"schema":"https://github.com/citation-style-language/schema/raw/master/csl-citation.json"}</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93443E">
        <w:rPr>
          <w:bCs/>
        </w:rPr>
        <w:t>T</w:t>
      </w:r>
      <w:r w:rsidR="000668FF">
        <w:rPr>
          <w:bCs/>
        </w:rPr>
        <w:t>he uncertainty of wavelet spectra are also well-characterised</w:t>
      </w:r>
      <w:r w:rsidR="00E01D37">
        <w:rPr>
          <w:bCs/>
        </w:rPr>
        <w:t xml:space="preserve"> </w:t>
      </w:r>
      <w:r w:rsidR="00707D8D">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making","type":"book"},"uris":["http://www.mendeley.com/documents/?uuid=c0318730-63cb-4808-bc08-757d8c45d2b1"]}],"mendeley":{"formattedCitation":"(Hubbard, 1996)","plainTextFormattedCitation":"(Hubbard, 1996)"},"properties":{"noteIndex":0},"schema":"https://github.com/citation-style-language/schema/raw/master/csl-citation.json"}</w:instrText>
      </w:r>
      <w:r w:rsidR="00707D8D">
        <w:rPr>
          <w:bCs/>
        </w:rPr>
        <w:fldChar w:fldCharType="separate"/>
      </w:r>
      <w:r w:rsidR="00707D8D" w:rsidRPr="00707D8D">
        <w:rPr>
          <w:bCs/>
          <w:noProof/>
        </w:rPr>
        <w:t>(Hubbard, 1996)</w:t>
      </w:r>
      <w:r w:rsidR="00707D8D">
        <w:rPr>
          <w:bCs/>
        </w:rPr>
        <w:fldChar w:fldCharType="end"/>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maximum and minimum mortality (PP. XX-XX), and with a quantitative analysis of (percentage) difference in death rates from 1980 to 2016. </w:t>
      </w:r>
    </w:p>
    <w:p w14:paraId="33EE2505" w14:textId="77777777" w:rsidR="00C42B83" w:rsidRDefault="00C42B83" w:rsidP="00E61AB2">
      <w:pPr>
        <w:rPr>
          <w:bCs/>
        </w:rPr>
      </w:pPr>
    </w:p>
    <w:p w14:paraId="26FBB67D" w14:textId="76EFACE4" w:rsidR="00C42B83" w:rsidRDefault="00C42B83" w:rsidP="00E61AB2">
      <w:pPr>
        <w:rPr>
          <w:bCs/>
        </w:rPr>
      </w:pPr>
      <w:r>
        <w:rPr>
          <w:bCs/>
        </w:rPr>
        <w:t>We note that even in standard statistical comparisons, p-values and statistical significance are not apparent from figures but are a part of the analysis.</w:t>
      </w:r>
      <w:r w:rsidR="002E2E87">
        <w:rPr>
          <w:bCs/>
        </w:rPr>
        <w:t xml:space="preserve"> We have added p-values to each of the wavelet analyses in </w:t>
      </w:r>
      <w:r w:rsidR="002D5213">
        <w:rPr>
          <w:bCs/>
        </w:rPr>
        <w:t>Figure 2 and Supplementary Figure 1.</w:t>
      </w:r>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The second analysis is more appropriate, although the details of this analysis are sparse</w:t>
      </w:r>
      <w:r w:rsidRPr="002E2E87">
        <w:rPr>
          <w:b/>
          <w:bCs/>
        </w:rPr>
        <w:t>. It appears that the model used is something like the following</w:t>
      </w:r>
      <w:r w:rsidRPr="00B11CF3">
        <w:rPr>
          <w:b/>
          <w:bCs/>
        </w:rPr>
        <w:t xml:space="preserve">, where </w:t>
      </w:r>
      <w:proofErr w:type="spellStart"/>
      <w:r w:rsidRPr="00B11CF3">
        <w:rPr>
          <w:b/>
          <w:bCs/>
        </w:rPr>
        <w:t>Yit</w:t>
      </w:r>
      <w:proofErr w:type="spellEnd"/>
      <w:r w:rsidRPr="00B11CF3">
        <w:rPr>
          <w:b/>
          <w:bCs/>
        </w:rPr>
        <w:t xml:space="preserve"> is the count of deaths in age group </w:t>
      </w:r>
      <w:proofErr w:type="spellStart"/>
      <w:r w:rsidRPr="00B11CF3">
        <w:rPr>
          <w:b/>
          <w:bCs/>
        </w:rPr>
        <w:t>i</w:t>
      </w:r>
      <w:proofErr w:type="spellEnd"/>
      <w:r w:rsidRPr="00B11CF3">
        <w:rPr>
          <w:b/>
          <w:bCs/>
        </w:rPr>
        <w:t xml:space="preserve">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C13011">
      <w:pPr>
        <w:pStyle w:val="BodyText"/>
        <w:spacing w:after="0" w:line="240" w:lineRule="auto"/>
        <w:outlineLvl w:val="0"/>
        <w:rPr>
          <w:b/>
          <w:bCs/>
        </w:rPr>
      </w:pPr>
      <w:proofErr w:type="spellStart"/>
      <w:r w:rsidRPr="00B11CF3">
        <w:rPr>
          <w:b/>
          <w:bCs/>
        </w:rPr>
        <w:t>Yit</w:t>
      </w:r>
      <w:proofErr w:type="spellEnd"/>
      <w:r w:rsidRPr="00B11CF3">
        <w:rPr>
          <w:rFonts w:ascii="Cambria Math" w:hAnsi="Cambria Math" w:cs="Cambria Math"/>
          <w:b/>
          <w:bCs/>
        </w:rPr>
        <w:t>∼</w:t>
      </w:r>
      <w:r w:rsidRPr="00B11CF3">
        <w:rPr>
          <w:b/>
          <w:bCs/>
        </w:rPr>
        <w:t xml:space="preserve"> </w:t>
      </w:r>
      <w:proofErr w:type="gramStart"/>
      <w:r w:rsidRPr="00B11CF3">
        <w:rPr>
          <w:b/>
          <w:bCs/>
        </w:rPr>
        <w:t>Poisson(</w:t>
      </w:r>
      <w:proofErr w:type="gramEnd"/>
      <w:r w:rsidRPr="00B11CF3">
        <w:rPr>
          <w:b/>
          <w:bCs/>
        </w:rPr>
        <w:t xml:space="preserve">Nit </w:t>
      </w:r>
      <w:r w:rsidRPr="00B11CF3">
        <w:rPr>
          <w:rFonts w:ascii="Cambria Math" w:hAnsi="Cambria Math" w:cs="Cambria Math"/>
          <w:b/>
          <w:bCs/>
        </w:rPr>
        <w:t>⋅</w:t>
      </w:r>
      <w:r w:rsidRPr="00B11CF3">
        <w:rPr>
          <w:b/>
          <w:bCs/>
        </w:rPr>
        <w:t xml:space="preserve"> </w:t>
      </w:r>
      <w:proofErr w:type="spellStart"/>
      <w:r w:rsidRPr="00B11CF3">
        <w:rPr>
          <w:rFonts w:cs="Arial"/>
          <w:b/>
          <w:bCs/>
        </w:rPr>
        <w:t>λ</w:t>
      </w:r>
      <w:r w:rsidRPr="00B11CF3">
        <w:rPr>
          <w:b/>
          <w:bCs/>
        </w:rPr>
        <w:t>it</w:t>
      </w:r>
      <w:proofErr w:type="spellEnd"/>
      <w:r w:rsidRPr="00B11CF3">
        <w:rPr>
          <w:b/>
          <w:bCs/>
        </w:rPr>
        <w:t xml:space="preserve">) </w:t>
      </w:r>
    </w:p>
    <w:p w14:paraId="0BF141B0" w14:textId="77777777" w:rsidR="00E00372" w:rsidRPr="00B11CF3" w:rsidRDefault="00E00372" w:rsidP="00E00372">
      <w:pPr>
        <w:pStyle w:val="BodyText"/>
        <w:spacing w:after="0" w:line="240" w:lineRule="auto"/>
        <w:rPr>
          <w:b/>
          <w:bCs/>
        </w:rPr>
      </w:pPr>
      <w:r w:rsidRPr="00B11CF3">
        <w:rPr>
          <w:b/>
          <w:bCs/>
        </w:rPr>
        <w:t>log(</w:t>
      </w:r>
      <w:proofErr w:type="spellStart"/>
      <w:r w:rsidRPr="00B11CF3">
        <w:rPr>
          <w:b/>
          <w:bCs/>
        </w:rPr>
        <w:t>λ</w:t>
      </w:r>
      <w:proofErr w:type="gramStart"/>
      <w:r w:rsidRPr="00B11CF3">
        <w:rPr>
          <w:b/>
          <w:bCs/>
        </w:rPr>
        <w:t>it</w:t>
      </w:r>
      <w:proofErr w:type="spellEnd"/>
      <w:r w:rsidRPr="00B11CF3">
        <w:rPr>
          <w:b/>
          <w:bCs/>
        </w:rPr>
        <w:t>)=</w:t>
      </w:r>
      <w:proofErr w:type="gramEnd"/>
      <w:r w:rsidRPr="00B11CF3">
        <w:rPr>
          <w:b/>
          <w:bCs/>
        </w:rPr>
        <w:t xml:space="preserve"> </w:t>
      </w:r>
      <w:proofErr w:type="spellStart"/>
      <w:r w:rsidRPr="00B11CF3">
        <w:rPr>
          <w:b/>
          <w:bCs/>
        </w:rPr>
        <w:t>μi</w:t>
      </w:r>
      <w:proofErr w:type="spellEnd"/>
      <w:r w:rsidRPr="00B11CF3">
        <w:rPr>
          <w:b/>
          <w:bCs/>
        </w:rPr>
        <w:t xml:space="preserve"> + βit + </w:t>
      </w:r>
      <w:proofErr w:type="spellStart"/>
      <w:r w:rsidRPr="00B11CF3">
        <w:rPr>
          <w:b/>
          <w:bCs/>
        </w:rPr>
        <w:t>Mit</w:t>
      </w:r>
      <w:proofErr w:type="spellEnd"/>
      <w:r w:rsidRPr="00B11CF3">
        <w:rPr>
          <w:b/>
          <w:bCs/>
        </w:rPr>
        <w:t xml:space="preserve">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w:t>
      </w:r>
      <w:proofErr w:type="gramStart"/>
      <w:r w:rsidRPr="00B11CF3">
        <w:rPr>
          <w:b/>
          <w:bCs/>
        </w:rPr>
        <w:t>12)+</w:t>
      </w:r>
      <w:proofErr w:type="gramEnd"/>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C13011">
      <w:pPr>
        <w:pStyle w:val="BodyText"/>
        <w:spacing w:after="0" w:line="240" w:lineRule="auto"/>
        <w:outlineLvl w:val="0"/>
        <w:rPr>
          <w:b/>
          <w:bCs/>
        </w:rPr>
      </w:pPr>
      <w:proofErr w:type="spellStart"/>
      <w:r w:rsidRPr="00B11CF3">
        <w:rPr>
          <w:b/>
          <w:bCs/>
        </w:rPr>
        <w:t>Mit</w:t>
      </w:r>
      <w:proofErr w:type="spellEnd"/>
      <w:r w:rsidRPr="00B11CF3">
        <w:rPr>
          <w:b/>
          <w:bCs/>
        </w:rPr>
        <w:t xml:space="preserve">= </w:t>
      </w:r>
      <w:proofErr w:type="spellStart"/>
      <w:r w:rsidRPr="00B11CF3">
        <w:rPr>
          <w:b/>
          <w:bCs/>
        </w:rPr>
        <w:t>ρi</w:t>
      </w:r>
      <w:proofErr w:type="spellEnd"/>
      <w:r w:rsidRPr="00B11CF3">
        <w:rPr>
          <w:b/>
          <w:bCs/>
        </w:rPr>
        <w:t xml:space="preserve"> + </w:t>
      </w:r>
      <w:proofErr w:type="spellStart"/>
      <w:r w:rsidRPr="00B11CF3">
        <w:rPr>
          <w:b/>
          <w:bCs/>
        </w:rPr>
        <w:t>γit</w:t>
      </w:r>
      <w:proofErr w:type="spellEnd"/>
      <w:r w:rsidRPr="00B11CF3">
        <w:rPr>
          <w:b/>
          <w:bCs/>
        </w:rPr>
        <w:t xml:space="preserve">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w:t>
      </w:r>
      <w:proofErr w:type="spellStart"/>
      <w:r w:rsidRPr="00BD0E87">
        <w:rPr>
          <w:b/>
          <w:bCs/>
        </w:rPr>
        <w:t>γi</w:t>
      </w:r>
      <w:proofErr w:type="spellEnd"/>
      <w:r w:rsidRPr="00BD0E87">
        <w:rPr>
          <w:b/>
          <w:bCs/>
        </w:rPr>
        <w:t xml:space="preserve"> negative? If so the seasonal effect is becoming less severe for age group </w:t>
      </w:r>
      <w:proofErr w:type="spellStart"/>
      <w:r w:rsidRPr="00BD0E87">
        <w:rPr>
          <w:b/>
          <w:bCs/>
        </w:rPr>
        <w:t>i</w:t>
      </w:r>
      <w:proofErr w:type="spellEnd"/>
      <w:r w:rsidRPr="00BD0E87">
        <w:rPr>
          <w:b/>
          <w:bCs/>
        </w:rPr>
        <w:t xml:space="preserve">. </w:t>
      </w:r>
    </w:p>
    <w:p w14:paraId="732B13A6" w14:textId="77777777" w:rsidR="00E00372" w:rsidRPr="00EF755D" w:rsidRDefault="00E00372" w:rsidP="00E00372">
      <w:pPr>
        <w:rPr>
          <w:b/>
          <w:bCs/>
        </w:rPr>
      </w:pPr>
      <w:r w:rsidRPr="00EF755D">
        <w:rPr>
          <w:b/>
          <w:bCs/>
        </w:rPr>
        <w:t xml:space="preserve">- Does it look like all age groups have the same trend, with </w:t>
      </w:r>
      <w:proofErr w:type="spellStart"/>
      <w:r w:rsidRPr="00EF755D">
        <w:rPr>
          <w:b/>
          <w:bCs/>
        </w:rPr>
        <w:t>γi</w:t>
      </w:r>
      <w:proofErr w:type="spellEnd"/>
      <w:r w:rsidRPr="00EF755D">
        <w:rPr>
          <w:b/>
          <w:bCs/>
        </w:rPr>
        <w:t> = γ</w:t>
      </w:r>
      <w:r w:rsidRPr="00EF755D">
        <w:rPr>
          <w:rFonts w:ascii="Cambria Math" w:hAnsi="Cambria Math" w:cs="Cambria Math"/>
          <w:b/>
          <w:bCs/>
        </w:rPr>
        <w:t>₀</w:t>
      </w:r>
      <w:r w:rsidRPr="00EF755D">
        <w:rPr>
          <w:b/>
          <w:bCs/>
        </w:rPr>
        <w:t xml:space="preserve"> for all </w:t>
      </w:r>
      <w:proofErr w:type="spellStart"/>
      <w:r w:rsidRPr="00EF755D">
        <w:rPr>
          <w:b/>
          <w:bCs/>
        </w:rPr>
        <w:t>i</w:t>
      </w:r>
      <w:proofErr w:type="spellEnd"/>
      <w:r w:rsidRPr="00EF755D">
        <w:rPr>
          <w:b/>
          <w:bCs/>
        </w:rPr>
        <w:t xml:space="preserve">?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lastRenderedPageBreak/>
        <w:t xml:space="preserve">The above model is easier to interpret than the wavelet analysis. The quantity 1 − </w:t>
      </w:r>
      <w:proofErr w:type="spellStart"/>
      <w:r w:rsidRPr="00BD0E87">
        <w:rPr>
          <w:b/>
          <w:bCs/>
        </w:rPr>
        <w:t>exp</w:t>
      </w:r>
      <w:proofErr w:type="spellEnd"/>
      <w:r w:rsidRPr="00BD0E87">
        <w:rPr>
          <w:b/>
          <w:bCs/>
        </w:rPr>
        <w:t xml:space="preserve">(120γ) is the change per decade in the seasonality effect, which could be reported with a 95% confidence interval. </w:t>
      </w:r>
    </w:p>
    <w:p w14:paraId="24E2D5E5" w14:textId="77777777" w:rsidR="00E00372" w:rsidRDefault="00E00372" w:rsidP="00E61AB2">
      <w:pPr>
        <w:rPr>
          <w:bCs/>
        </w:rPr>
      </w:pPr>
    </w:p>
    <w:p w14:paraId="3DFEAC6D" w14:textId="5D28A419" w:rsidR="00C5408C" w:rsidRDefault="00C5408C" w:rsidP="00080FE2">
      <w:pPr>
        <w:rPr>
          <w:bCs/>
        </w:rPr>
      </w:pPr>
      <w:r>
        <w:rPr>
          <w:bCs/>
        </w:rPr>
        <w:t xml:space="preserve">Our current methods </w:t>
      </w:r>
      <w:r w:rsidR="00E154D0">
        <w:rPr>
          <w:bCs/>
        </w:rPr>
        <w:t xml:space="preserve">successfully </w:t>
      </w:r>
      <w:r>
        <w:rPr>
          <w:bCs/>
        </w:rPr>
        <w:t>answer the questions that the reviewer has raised.</w:t>
      </w:r>
      <w:r w:rsidR="00E154D0">
        <w:rPr>
          <w:bCs/>
        </w:rPr>
        <w:t xml:space="preserve"> </w:t>
      </w:r>
      <w:r w:rsidR="00C529EB">
        <w:rPr>
          <w:bCs/>
        </w:rPr>
        <w:t>We</w:t>
      </w:r>
      <w:r w:rsidR="00E154D0">
        <w:rPr>
          <w:bCs/>
        </w:rPr>
        <w:t xml:space="preserve"> </w:t>
      </w:r>
      <w:r w:rsidR="00C529EB">
        <w:rPr>
          <w:bCs/>
        </w:rPr>
        <w:t>have clarified our method</w:t>
      </w:r>
      <w:r w:rsidR="00E154D0">
        <w:rPr>
          <w:bCs/>
        </w:rPr>
        <w:t>, especially those</w:t>
      </w:r>
      <w:r w:rsidR="00C529EB">
        <w:rPr>
          <w:bCs/>
        </w:rPr>
        <w:t xml:space="preserve"> for Figure</w:t>
      </w:r>
      <w:r w:rsidR="009435B6">
        <w:rPr>
          <w:bCs/>
        </w:rPr>
        <w:t>s</w:t>
      </w:r>
      <w:r w:rsidR="00C529EB">
        <w:rPr>
          <w:bCs/>
        </w:rPr>
        <w:t xml:space="preserve"> </w:t>
      </w:r>
      <w:r w:rsidR="00F52832">
        <w:rPr>
          <w:bCs/>
        </w:rPr>
        <w:t>3</w:t>
      </w:r>
      <w:r w:rsidR="00640D82">
        <w:rPr>
          <w:bCs/>
        </w:rPr>
        <w:t xml:space="preserve"> to </w:t>
      </w:r>
      <w:r w:rsidR="009435B6">
        <w:rPr>
          <w:bCs/>
        </w:rPr>
        <w:t>5</w:t>
      </w:r>
      <w:r w:rsidR="00CC0081">
        <w:rPr>
          <w:bCs/>
        </w:rPr>
        <w:t xml:space="preserve"> and Supplementary Figures 2 and 3</w:t>
      </w:r>
      <w:r w:rsidR="00BD7BC6">
        <w:rPr>
          <w:bCs/>
        </w:rPr>
        <w:t xml:space="preserve"> (referred to </w:t>
      </w:r>
      <w:r w:rsidR="006F2B0E">
        <w:rPr>
          <w:bCs/>
        </w:rPr>
        <w:t xml:space="preserve">as the ‘second analysis’ </w:t>
      </w:r>
      <w:r w:rsidR="00BD7BC6">
        <w:rPr>
          <w:bCs/>
        </w:rPr>
        <w:t>above)</w:t>
      </w:r>
      <w:r w:rsidR="00E154D0">
        <w:rPr>
          <w:bCs/>
        </w:rPr>
        <w:t>,</w:t>
      </w:r>
      <w:r w:rsidR="00F52832">
        <w:rPr>
          <w:bCs/>
        </w:rPr>
        <w:t xml:space="preserve"> </w:t>
      </w:r>
      <w:r w:rsidR="00C529EB">
        <w:rPr>
          <w:bCs/>
        </w:rPr>
        <w:t>in the revised manuscript</w:t>
      </w:r>
      <w:r w:rsidR="00E154D0">
        <w:rPr>
          <w:bCs/>
        </w:rPr>
        <w:t xml:space="preserve"> and summarise the approach and its findings below</w:t>
      </w:r>
      <w:r w:rsidR="00C529EB">
        <w:rPr>
          <w:bCs/>
        </w:rPr>
        <w:t xml:space="preserve">. </w:t>
      </w:r>
    </w:p>
    <w:p w14:paraId="352786F5" w14:textId="77777777" w:rsidR="006C6128" w:rsidRDefault="006C6128" w:rsidP="00E61AB2">
      <w:pPr>
        <w:rPr>
          <w:bCs/>
        </w:rPr>
      </w:pPr>
    </w:p>
    <w:p w14:paraId="7252D390" w14:textId="43F4AC76" w:rsidR="006C6128" w:rsidRDefault="006C6128" w:rsidP="006C6128">
      <w:pPr>
        <w:rPr>
          <w:bCs/>
          <w:i/>
        </w:rPr>
      </w:pPr>
      <w:r w:rsidRPr="00721CDE">
        <w:rPr>
          <w:bCs/>
          <w:i/>
        </w:rPr>
        <w:t xml:space="preserve">- Is </w:t>
      </w:r>
      <w:proofErr w:type="spellStart"/>
      <w:r w:rsidRPr="00721CDE">
        <w:rPr>
          <w:bCs/>
          <w:i/>
        </w:rPr>
        <w:t>γi</w:t>
      </w:r>
      <w:proofErr w:type="spellEnd"/>
      <w:r w:rsidRPr="00721CDE">
        <w:rPr>
          <w:bCs/>
          <w:i/>
        </w:rPr>
        <w:t xml:space="preserve"> negative? If so the seasonal effect is becoming less severe for age group </w:t>
      </w:r>
      <w:proofErr w:type="spellStart"/>
      <w:r w:rsidRPr="00721CDE">
        <w:rPr>
          <w:bCs/>
          <w:i/>
        </w:rPr>
        <w:t>i</w:t>
      </w:r>
      <w:proofErr w:type="spellEnd"/>
      <w:r w:rsidRPr="00721CDE">
        <w:rPr>
          <w:bCs/>
          <w:i/>
        </w:rPr>
        <w:t>.</w:t>
      </w:r>
    </w:p>
    <w:p w14:paraId="20454F31" w14:textId="1B915048" w:rsidR="00BD21F5" w:rsidRPr="00721CDE" w:rsidRDefault="00BD21F5" w:rsidP="006C6128">
      <w:pPr>
        <w:rPr>
          <w:bCs/>
          <w:i/>
        </w:rPr>
      </w:pPr>
      <w:r w:rsidRPr="00721CDE">
        <w:rPr>
          <w:bCs/>
          <w:i/>
        </w:rPr>
        <w:t xml:space="preserve">- Does it look like all age groups have the same trend, with </w:t>
      </w:r>
      <w:proofErr w:type="spellStart"/>
      <w:r w:rsidRPr="00721CDE">
        <w:rPr>
          <w:bCs/>
          <w:i/>
        </w:rPr>
        <w:t>γi</w:t>
      </w:r>
      <w:proofErr w:type="spellEnd"/>
      <w:r w:rsidRPr="00721CDE">
        <w:rPr>
          <w:bCs/>
          <w:i/>
        </w:rPr>
        <w:t> = γ</w:t>
      </w:r>
      <w:r w:rsidRPr="00721CDE">
        <w:rPr>
          <w:rFonts w:ascii="Cambria Math" w:hAnsi="Cambria Math" w:cs="Cambria Math"/>
          <w:bCs/>
          <w:i/>
        </w:rPr>
        <w:t>₀</w:t>
      </w:r>
      <w:r w:rsidRPr="00721CDE">
        <w:rPr>
          <w:bCs/>
          <w:i/>
        </w:rPr>
        <w:t xml:space="preserve"> for all </w:t>
      </w:r>
      <w:proofErr w:type="spellStart"/>
      <w:r w:rsidRPr="00721CDE">
        <w:rPr>
          <w:bCs/>
          <w:i/>
        </w:rPr>
        <w:t>i</w:t>
      </w:r>
      <w:proofErr w:type="spellEnd"/>
      <w:r w:rsidRPr="00721CDE">
        <w:rPr>
          <w:bCs/>
          <w:i/>
        </w:rPr>
        <w:t xml:space="preserve">? </w:t>
      </w:r>
    </w:p>
    <w:p w14:paraId="6DA25244" w14:textId="77777777" w:rsidR="006C6128" w:rsidRPr="00A77758" w:rsidRDefault="006C6128" w:rsidP="006C6128">
      <w:pPr>
        <w:rPr>
          <w:bCs/>
        </w:rPr>
      </w:pPr>
    </w:p>
    <w:p w14:paraId="04EF879A" w14:textId="211E0A49" w:rsidR="00CC5390" w:rsidRDefault="007658CA" w:rsidP="00CA186A">
      <w:pPr>
        <w:rPr>
          <w:bCs/>
        </w:rPr>
      </w:pPr>
      <w:r>
        <w:rPr>
          <w:bCs/>
        </w:rPr>
        <w:t xml:space="preserve">We calculated change in percent difference between </w:t>
      </w:r>
      <w:r w:rsidR="004469C4">
        <w:rPr>
          <w:bCs/>
        </w:rPr>
        <w:t>1980</w:t>
      </w:r>
      <w:r>
        <w:rPr>
          <w:bCs/>
        </w:rPr>
        <w:t xml:space="preserve"> and </w:t>
      </w:r>
      <w:r w:rsidR="004469C4">
        <w:rPr>
          <w:bCs/>
        </w:rPr>
        <w:t>2016</w:t>
      </w:r>
      <w:r>
        <w:rPr>
          <w:bCs/>
        </w:rPr>
        <w:t xml:space="preserve"> by </w:t>
      </w:r>
      <w:r w:rsidR="00CA186A">
        <w:rPr>
          <w:bCs/>
        </w:rPr>
        <w:t>fitting a linear regression to the time series of seasonal differences</w:t>
      </w:r>
      <w:r w:rsidR="0069460E">
        <w:rPr>
          <w:bCs/>
        </w:rPr>
        <w:t xml:space="preserve"> in mortality within a year</w:t>
      </w:r>
      <w:r w:rsidR="00CA186A">
        <w:rPr>
          <w:bCs/>
        </w:rPr>
        <w:t>. W</w:t>
      </w:r>
      <w:r w:rsidR="0028467A" w:rsidRPr="005A69D3">
        <w:rPr>
          <w:bCs/>
        </w:rPr>
        <w:t xml:space="preserve">e have reported </w:t>
      </w:r>
      <w:r w:rsidR="005A69D3">
        <w:rPr>
          <w:bCs/>
        </w:rPr>
        <w:t>th</w:t>
      </w:r>
      <w:r>
        <w:rPr>
          <w:bCs/>
        </w:rPr>
        <w:t>e</w:t>
      </w:r>
      <w:r w:rsidR="00423FFF">
        <w:rPr>
          <w:bCs/>
        </w:rPr>
        <w:t xml:space="preserve"> percentage point</w:t>
      </w:r>
      <w:r w:rsidR="005A69D3">
        <w:rPr>
          <w:bCs/>
        </w:rPr>
        <w:t xml:space="preserve"> change in seasonalit</w:t>
      </w:r>
      <w:r w:rsidR="00423FFF">
        <w:rPr>
          <w:bCs/>
        </w:rPr>
        <w:t>y</w:t>
      </w:r>
      <w:r w:rsidR="00930328">
        <w:rPr>
          <w:bCs/>
        </w:rPr>
        <w:t>, with p-values and 95% confidence intervals quoted,</w:t>
      </w:r>
      <w:r w:rsidR="005A69D3">
        <w:rPr>
          <w:bCs/>
        </w:rPr>
        <w:t xml:space="preserve"> </w:t>
      </w:r>
      <w:r w:rsidR="008D39B6">
        <w:rPr>
          <w:bCs/>
        </w:rPr>
        <w:t>from 1980 to 2016</w:t>
      </w:r>
      <w:r w:rsidR="00D80979">
        <w:rPr>
          <w:bCs/>
        </w:rPr>
        <w:t xml:space="preserve"> </w:t>
      </w:r>
      <w:r w:rsidR="00E41781">
        <w:rPr>
          <w:bCs/>
        </w:rPr>
        <w:t>b</w:t>
      </w:r>
      <w:r w:rsidR="00E41781" w:rsidRPr="005A69D3">
        <w:rPr>
          <w:bCs/>
        </w:rPr>
        <w:t>y</w:t>
      </w:r>
      <w:r w:rsidR="0028467A" w:rsidRPr="005A69D3">
        <w:rPr>
          <w:bCs/>
        </w:rPr>
        <w:t xml:space="preserve"> age, sex, and cause of death (Figure </w:t>
      </w:r>
      <w:r w:rsidR="005A69D3">
        <w:rPr>
          <w:bCs/>
        </w:rPr>
        <w:t>4 and Supplementary Figure 3</w:t>
      </w:r>
      <w:r w:rsidR="0028467A" w:rsidRPr="005A69D3">
        <w:rPr>
          <w:bCs/>
        </w:rPr>
        <w:t>)</w:t>
      </w:r>
      <w:r w:rsidR="0085259A">
        <w:rPr>
          <w:bCs/>
        </w:rPr>
        <w:t>.</w:t>
      </w:r>
      <w:r w:rsidR="00B34C53">
        <w:rPr>
          <w:bCs/>
        </w:rPr>
        <w:t xml:space="preserve"> </w:t>
      </w:r>
    </w:p>
    <w:p w14:paraId="20EAD23B" w14:textId="7431DA96" w:rsidR="00A74C38" w:rsidRPr="00677BE9" w:rsidRDefault="00BA1230" w:rsidP="006C6128">
      <w:pPr>
        <w:rPr>
          <w:bCs/>
        </w:rPr>
      </w:pPr>
      <w:r w:rsidRPr="00677BE9">
        <w:rPr>
          <w:bCs/>
        </w:rPr>
        <w:t xml:space="preserve"> </w:t>
      </w:r>
    </w:p>
    <w:p w14:paraId="3F995011" w14:textId="1A7EF10D" w:rsidR="00C262A2" w:rsidRDefault="006C6128" w:rsidP="006C6128">
      <w:pPr>
        <w:rPr>
          <w:bCs/>
          <w:i/>
        </w:rPr>
      </w:pPr>
      <w:r w:rsidRPr="00677BE9">
        <w:rPr>
          <w:bCs/>
          <w:i/>
        </w:rPr>
        <w:t xml:space="preserve">- Do all age groups have the same cycle, with αpi = αp0? </w:t>
      </w:r>
    </w:p>
    <w:p w14:paraId="6FDCA61F" w14:textId="77777777" w:rsidR="00C262A2" w:rsidRDefault="00C262A2" w:rsidP="006C6128">
      <w:pPr>
        <w:rPr>
          <w:bCs/>
          <w:i/>
        </w:rPr>
      </w:pPr>
    </w:p>
    <w:p w14:paraId="3619B9CC" w14:textId="63E099A5" w:rsidR="007658CA" w:rsidRDefault="00930328" w:rsidP="006C6128">
      <w:pPr>
        <w:rPr>
          <w:bCs/>
        </w:rPr>
      </w:pPr>
      <w:bookmarkStart w:id="0" w:name="_GoBack"/>
      <w:bookmarkEnd w:id="0"/>
      <w:r>
        <w:rPr>
          <w:bCs/>
        </w:rPr>
        <w:t>We calculated the timing of maximum and minimum mortality using centre of gravity analysis</w:t>
      </w:r>
      <w:ins w:id="1" w:author="Ezzati, Majid" w:date="2018-08-08T07:42:00Z">
        <w:r w:rsidR="00313AE3">
          <w:rPr>
            <w:bCs/>
          </w:rPr>
          <w:t xml:space="preserve"> </w:t>
        </w:r>
      </w:ins>
      <w:r w:rsidR="00313AE3">
        <w:rPr>
          <w:bCs/>
        </w:rPr>
        <w:t xml:space="preserve">and </w:t>
      </w:r>
      <w:r w:rsidR="004904A1">
        <w:rPr>
          <w:bCs/>
        </w:rPr>
        <w:t>circular statistics. We have reporte</w:t>
      </w:r>
      <w:r w:rsidR="00BB44CF">
        <w:rPr>
          <w:bCs/>
        </w:rPr>
        <w:t>d the max</w:t>
      </w:r>
      <w:r w:rsidR="004904A1">
        <w:rPr>
          <w:bCs/>
        </w:rPr>
        <w:t xml:space="preserve">imum and minimum values by age, sex, and cause of death (Figure 3 and Supplementary Figure 2). </w:t>
      </w:r>
    </w:p>
    <w:p w14:paraId="2EA7001E" w14:textId="77777777" w:rsidR="00A74C38" w:rsidRPr="00677BE9" w:rsidRDefault="00A74C38" w:rsidP="006C6128">
      <w:pPr>
        <w:rPr>
          <w:bCs/>
          <w:i/>
        </w:rPr>
      </w:pPr>
    </w:p>
    <w:p w14:paraId="5D545812" w14:textId="3A8AA40B" w:rsidR="006C6128" w:rsidRPr="00677BE9" w:rsidRDefault="006C6128" w:rsidP="006C6128">
      <w:pPr>
        <w:rPr>
          <w:bCs/>
          <w:i/>
        </w:rPr>
      </w:pPr>
      <w:r w:rsidRPr="00677BE9">
        <w:rPr>
          <w:bCs/>
          <w:i/>
        </w:rPr>
        <w:t>- Does γ vary by region (ne</w:t>
      </w:r>
      <w:r w:rsidR="00B23A5B" w:rsidRPr="00677BE9">
        <w:rPr>
          <w:bCs/>
          <w:i/>
        </w:rPr>
        <w:t>gative in cold-climate regions</w:t>
      </w:r>
      <w:r w:rsidR="00821D49">
        <w:rPr>
          <w:bCs/>
          <w:i/>
        </w:rPr>
        <w:t>)</w:t>
      </w:r>
      <w:r w:rsidR="00B23A5B" w:rsidRPr="00677BE9">
        <w:rPr>
          <w:bCs/>
          <w:i/>
        </w:rPr>
        <w:t>?</w:t>
      </w:r>
      <w:r w:rsidRPr="00677BE9">
        <w:rPr>
          <w:bCs/>
          <w:i/>
        </w:rPr>
        <w:t xml:space="preserve"> </w:t>
      </w:r>
    </w:p>
    <w:p w14:paraId="75E12625" w14:textId="77777777" w:rsidR="00B162ED" w:rsidRDefault="00B162ED" w:rsidP="006C6128">
      <w:pPr>
        <w:rPr>
          <w:bCs/>
          <w:i/>
        </w:rPr>
      </w:pPr>
    </w:p>
    <w:p w14:paraId="4096E968" w14:textId="4BDEDB8B" w:rsidR="00513796" w:rsidRDefault="002D5E92" w:rsidP="006C6128">
      <w:pPr>
        <w:rPr>
          <w:bCs/>
        </w:rPr>
      </w:pPr>
      <w:r>
        <w:rPr>
          <w:bCs/>
        </w:rPr>
        <w:t xml:space="preserve">We </w:t>
      </w:r>
      <w:r w:rsidR="00313AE3">
        <w:rPr>
          <w:bCs/>
        </w:rPr>
        <w:t>report</w:t>
      </w:r>
      <w:r>
        <w:rPr>
          <w:bCs/>
        </w:rPr>
        <w:t xml:space="preserve"> percent difference</w:t>
      </w:r>
      <w:r w:rsidR="00313AE3">
        <w:rPr>
          <w:bCs/>
        </w:rPr>
        <w:t xml:space="preserve"> in death rates between maximum and minimum months</w:t>
      </w:r>
      <w:r>
        <w:rPr>
          <w:bCs/>
        </w:rPr>
        <w:t xml:space="preserve"> by reg</w:t>
      </w:r>
      <w:r w:rsidR="00006864">
        <w:rPr>
          <w:bCs/>
        </w:rPr>
        <w:t>io</w:t>
      </w:r>
      <w:r w:rsidR="00C262A2">
        <w:rPr>
          <w:bCs/>
        </w:rPr>
        <w:t xml:space="preserve">n </w:t>
      </w:r>
      <w:r w:rsidR="00006864">
        <w:rPr>
          <w:bCs/>
        </w:rPr>
        <w:t>(Figure 6).</w:t>
      </w:r>
      <w:r w:rsidR="00494849">
        <w:rPr>
          <w:bCs/>
        </w:rPr>
        <w:t xml:space="preserve"> </w:t>
      </w:r>
      <w:r w:rsidR="002C1120">
        <w:rPr>
          <w:bCs/>
        </w:rPr>
        <w:t xml:space="preserve">We </w:t>
      </w:r>
      <w:r w:rsidR="00494849">
        <w:rPr>
          <w:bCs/>
        </w:rPr>
        <w:t>have</w:t>
      </w:r>
      <w:r w:rsidR="002C1120">
        <w:rPr>
          <w:bCs/>
        </w:rPr>
        <w:t xml:space="preserve"> also calculated change in percent difference between 1980 and 2016 by region, shown in the figure below for all-cause mortality</w:t>
      </w:r>
      <w:r w:rsidR="001D0F94">
        <w:rPr>
          <w:bCs/>
        </w:rPr>
        <w:t xml:space="preserve">, though not included in the main paper </w:t>
      </w:r>
      <w:r w:rsidR="00510796">
        <w:rPr>
          <w:bCs/>
        </w:rPr>
        <w:t xml:space="preserve">which is already dense with inclusion of </w:t>
      </w:r>
      <w:proofErr w:type="gramStart"/>
      <w:r w:rsidR="00510796">
        <w:rPr>
          <w:bCs/>
        </w:rPr>
        <w:t>a large number of</w:t>
      </w:r>
      <w:proofErr w:type="gramEnd"/>
      <w:r w:rsidR="00510796">
        <w:rPr>
          <w:bCs/>
        </w:rPr>
        <w:t xml:space="preserve"> results at the national level</w:t>
      </w:r>
      <w:r w:rsidR="00A55085">
        <w:rPr>
          <w:bCs/>
        </w:rPr>
        <w:t>.</w:t>
      </w:r>
    </w:p>
    <w:p w14:paraId="57FCA454" w14:textId="208BBE3A" w:rsidR="00513796" w:rsidRDefault="00BD733B" w:rsidP="006C6128">
      <w:pPr>
        <w:rPr>
          <w:bCs/>
          <w:color w:val="FF0000"/>
        </w:rPr>
      </w:pPr>
      <w:commentRangeStart w:id="2"/>
      <w:r>
        <w:rPr>
          <w:bCs/>
          <w:noProof/>
          <w:lang w:eastAsia="en-GB"/>
        </w:rPr>
        <w:lastRenderedPageBreak/>
        <w:drawing>
          <wp:inline distT="0" distB="0" distL="0" distR="0" wp14:anchorId="7CF3D2C7" wp14:editId="755F6459">
            <wp:extent cx="5740400" cy="4053840"/>
            <wp:effectExtent l="0" t="0" r="0" b="0"/>
            <wp:docPr id="2" name="Picture 2" descr="../../../../../../../output/seasonality_index/regional/seasonality_index_regional_against_national_index_AllCause_1980_2016.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seasonality_index/regional/seasonality_index_regional_against_national_index_AllCause_1980_2016.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commentRangeEnd w:id="2"/>
      <w:r w:rsidR="00510796">
        <w:rPr>
          <w:rStyle w:val="CommentReference"/>
        </w:rPr>
        <w:commentReference w:id="2"/>
      </w:r>
      <w:ins w:id="3" w:author="Ezzati, Majid" w:date="2018-08-08T08:05:00Z">
        <w:r w:rsidR="005D11F7">
          <w:rPr>
            <w:bCs/>
            <w:color w:val="FF0000"/>
          </w:rPr>
          <w:t>;</w:t>
        </w:r>
      </w:ins>
    </w:p>
    <w:p w14:paraId="07B9E176" w14:textId="110D55E5" w:rsidR="00BD733B" w:rsidRDefault="00BD733B" w:rsidP="00BD733B">
      <w:pPr>
        <w:rPr>
          <w:bCs/>
        </w:rPr>
      </w:pPr>
      <w:r w:rsidRPr="001B2A4F">
        <w:rPr>
          <w:b/>
          <w:bCs/>
        </w:rPr>
        <w:t>Figure</w:t>
      </w:r>
      <w:r>
        <w:rPr>
          <w:bCs/>
        </w:rPr>
        <w:t xml:space="preserve">: </w:t>
      </w:r>
      <w:del w:id="4" w:author="Ezzati, Majid" w:date="2018-08-08T07:52:00Z">
        <w:r w:rsidDel="00510796">
          <w:rPr>
            <w:color w:val="000000" w:themeColor="text1"/>
          </w:rPr>
          <w:delText>Regional p</w:delText>
        </w:r>
      </w:del>
      <w:ins w:id="5" w:author="Ezzati, Majid" w:date="2018-08-08T07:53:00Z">
        <w:r w:rsidR="00510796">
          <w:rPr>
            <w:color w:val="000000" w:themeColor="text1"/>
          </w:rPr>
          <w:t xml:space="preserve">Change in </w:t>
        </w:r>
      </w:ins>
      <w:ins w:id="6" w:author="Ezzati, Majid" w:date="2018-08-08T07:52:00Z">
        <w:r w:rsidR="00510796">
          <w:rPr>
            <w:color w:val="000000" w:themeColor="text1"/>
          </w:rPr>
          <w:t>p</w:t>
        </w:r>
      </w:ins>
      <w:r>
        <w:rPr>
          <w:color w:val="000000" w:themeColor="text1"/>
        </w:rPr>
        <w:t xml:space="preserve">ercent </w:t>
      </w:r>
      <w:del w:id="7" w:author="Ezzati, Majid" w:date="2018-08-08T07:53:00Z">
        <w:r w:rsidDel="00510796">
          <w:rPr>
            <w:color w:val="000000" w:themeColor="text1"/>
          </w:rPr>
          <w:delText xml:space="preserve">point change </w:delText>
        </w:r>
        <w:r w:rsidR="009D1677" w:rsidDel="00510796">
          <w:rPr>
            <w:color w:val="000000" w:themeColor="text1"/>
          </w:rPr>
          <w:delText xml:space="preserve">per year </w:delText>
        </w:r>
        <w:r w:rsidRPr="00AC73A1" w:rsidDel="00510796">
          <w:rPr>
            <w:color w:val="000000" w:themeColor="text1"/>
          </w:rPr>
          <w:delText>in</w:delText>
        </w:r>
      </w:del>
      <w:ins w:id="8" w:author="Ezzati, Majid" w:date="2018-08-08T07:53:00Z">
        <w:r w:rsidR="00510796">
          <w:rPr>
            <w:color w:val="000000" w:themeColor="text1"/>
          </w:rPr>
          <w:t>difference in</w:t>
        </w:r>
      </w:ins>
      <w:r w:rsidRPr="00AC73A1">
        <w:rPr>
          <w:color w:val="000000" w:themeColor="text1"/>
        </w:rPr>
        <w:t xml:space="preserve"> death rates between the maximum and minimum mortality months</w:t>
      </w:r>
      <w:r>
        <w:rPr>
          <w:color w:val="000000" w:themeColor="text1"/>
        </w:rPr>
        <w:t xml:space="preserve"> for all-cause </w:t>
      </w:r>
      <w:r w:rsidRPr="00AC73A1">
        <w:rPr>
          <w:color w:val="000000" w:themeColor="text1"/>
        </w:rPr>
        <w:t>mortality</w:t>
      </w:r>
      <w:r w:rsidDel="00F84E39">
        <w:rPr>
          <w:color w:val="000000" w:themeColor="text1"/>
        </w:rPr>
        <w:t xml:space="preserve"> </w:t>
      </w:r>
      <w:del w:id="9" w:author="Ezzati, Majid" w:date="2018-08-08T07:56:00Z">
        <w:r w:rsidRPr="00AC73A1" w:rsidDel="00510796">
          <w:rPr>
            <w:color w:val="000000" w:themeColor="text1"/>
          </w:rPr>
          <w:delText xml:space="preserve">in </w:delText>
        </w:r>
      </w:del>
      <w:ins w:id="10" w:author="Ezzati, Majid" w:date="2018-08-08T07:56:00Z">
        <w:r w:rsidR="00510796">
          <w:rPr>
            <w:color w:val="000000" w:themeColor="text1"/>
          </w:rPr>
          <w:t>from 1980 to</w:t>
        </w:r>
        <w:r w:rsidR="00510796" w:rsidRPr="00AC73A1">
          <w:rPr>
            <w:color w:val="000000" w:themeColor="text1"/>
          </w:rPr>
          <w:t xml:space="preserve"> </w:t>
        </w:r>
      </w:ins>
      <w:r w:rsidRPr="00AC73A1">
        <w:rPr>
          <w:color w:val="000000" w:themeColor="text1"/>
        </w:rPr>
        <w:t>201</w:t>
      </w:r>
      <w:r>
        <w:rPr>
          <w:color w:val="000000" w:themeColor="text1"/>
        </w:rPr>
        <w:t>6</w:t>
      </w:r>
      <w:r w:rsidRPr="00AC73A1">
        <w:rPr>
          <w:color w:val="000000" w:themeColor="text1"/>
        </w:rPr>
        <w:t xml:space="preserve"> </w:t>
      </w:r>
      <w:del w:id="11" w:author="Ezzati, Majid" w:date="2018-08-08T07:56:00Z">
        <w:r w:rsidRPr="00AC73A1" w:rsidDel="00510796">
          <w:rPr>
            <w:color w:val="000000" w:themeColor="text1"/>
          </w:rPr>
          <w:delText xml:space="preserve">versus 1980 </w:delText>
        </w:r>
      </w:del>
      <w:r w:rsidRPr="00AC73A1">
        <w:rPr>
          <w:color w:val="000000" w:themeColor="text1"/>
        </w:rPr>
        <w:t>by sex and age group</w:t>
      </w:r>
      <w:r w:rsidR="007418D2">
        <w:rPr>
          <w:color w:val="000000" w:themeColor="text1"/>
        </w:rPr>
        <w:t>, coloured by climate region</w:t>
      </w:r>
      <w:r w:rsidRPr="00AC73A1">
        <w:rPr>
          <w:color w:val="000000" w:themeColor="text1"/>
        </w:rPr>
        <w:t>.</w:t>
      </w:r>
      <w:r w:rsidR="00CE5EA3">
        <w:rPr>
          <w:color w:val="000000" w:themeColor="text1"/>
        </w:rPr>
        <w:t xml:space="preserve"> </w:t>
      </w:r>
      <w:commentRangeStart w:id="12"/>
      <w:r w:rsidR="00CE5EA3">
        <w:rPr>
          <w:color w:val="000000" w:themeColor="text1"/>
        </w:rPr>
        <w:t>N</w:t>
      </w:r>
      <w:r w:rsidR="0063419E">
        <w:rPr>
          <w:color w:val="000000" w:themeColor="text1"/>
        </w:rPr>
        <w:t>ational</w:t>
      </w:r>
      <w:r w:rsidR="007418D2">
        <w:rPr>
          <w:color w:val="000000" w:themeColor="text1"/>
        </w:rPr>
        <w:t xml:space="preserve"> a</w:t>
      </w:r>
      <w:r w:rsidRPr="00AC73A1">
        <w:rPr>
          <w:color w:val="000000" w:themeColor="text1"/>
        </w:rPr>
        <w:t xml:space="preserve">ge-sex groups </w:t>
      </w:r>
      <w:r w:rsidR="007418D2">
        <w:rPr>
          <w:color w:val="000000" w:themeColor="text1"/>
        </w:rPr>
        <w:t xml:space="preserve">(in black) </w:t>
      </w:r>
      <w:r w:rsidRPr="00AC73A1">
        <w:rPr>
          <w:color w:val="000000" w:themeColor="text1"/>
        </w:rPr>
        <w:t xml:space="preserve">with a </w:t>
      </w:r>
      <w:r>
        <w:rPr>
          <w:color w:val="000000" w:themeColor="text1"/>
        </w:rPr>
        <w:t>p-value less than 0.05</w:t>
      </w:r>
      <w:r w:rsidRPr="00AC73A1">
        <w:rPr>
          <w:color w:val="000000" w:themeColor="text1"/>
        </w:rPr>
        <w:t xml:space="preserve"> are highlighted with a bold pink outline.</w:t>
      </w:r>
      <w:commentRangeEnd w:id="12"/>
      <w:r w:rsidR="00510796">
        <w:rPr>
          <w:rStyle w:val="CommentReference"/>
        </w:rPr>
        <w:commentReference w:id="12"/>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70AAB1D1" w14:textId="7C504180" w:rsidR="005D08A3" w:rsidRDefault="005D08A3" w:rsidP="005D08A3">
      <w:pPr>
        <w:rPr>
          <w:bCs/>
        </w:rPr>
      </w:pPr>
      <w:r>
        <w:rPr>
          <w:bCs/>
        </w:rPr>
        <w:t xml:space="preserve">We calculated the </w:t>
      </w:r>
      <w:del w:id="13" w:author="Ezzati, Majid" w:date="2018-08-08T08:00:00Z">
        <w:r w:rsidR="00F72373" w:rsidDel="00510796">
          <w:rPr>
            <w:bCs/>
          </w:rPr>
          <w:delText xml:space="preserve">subnational </w:delText>
        </w:r>
      </w:del>
      <w:r>
        <w:rPr>
          <w:bCs/>
        </w:rPr>
        <w:t>timing of maximum and minimum mortality using centre of gravity analysis</w:t>
      </w:r>
      <w:ins w:id="14" w:author="Ezzati, Majid" w:date="2018-08-08T08:00:00Z">
        <w:r w:rsidR="00510796">
          <w:rPr>
            <w:bCs/>
          </w:rPr>
          <w:t xml:space="preserve"> by region as well as nationally</w:t>
        </w:r>
      </w:ins>
      <w:del w:id="15" w:author="Ezzati, Majid" w:date="2018-08-08T08:00:00Z">
        <w:r w:rsidR="00F72373" w:rsidDel="00510796">
          <w:rPr>
            <w:bCs/>
          </w:rPr>
          <w:delText>, as in the national study</w:delText>
        </w:r>
      </w:del>
      <w:r w:rsidR="00F72373">
        <w:rPr>
          <w:bCs/>
        </w:rPr>
        <w:t>.</w:t>
      </w:r>
      <w:r>
        <w:rPr>
          <w:bCs/>
        </w:rPr>
        <w:t xml:space="preserve"> </w:t>
      </w:r>
      <w:r w:rsidR="005F6191">
        <w:rPr>
          <w:bCs/>
        </w:rPr>
        <w:t>We have reported the maximum and minimum values by age</w:t>
      </w:r>
      <w:r w:rsidR="0010614D">
        <w:rPr>
          <w:bCs/>
        </w:rPr>
        <w:t xml:space="preserve"> and sex for all-cause death</w:t>
      </w:r>
      <w:r w:rsidR="005F6191">
        <w:rPr>
          <w:bCs/>
        </w:rPr>
        <w:t xml:space="preserve"> (Figure 5).</w:t>
      </w:r>
    </w:p>
    <w:p w14:paraId="7C7AF818" w14:textId="7F0C796D" w:rsidR="00587530" w:rsidRDefault="00587530" w:rsidP="00E61AB2">
      <w:pPr>
        <w:rPr>
          <w:ins w:id="16" w:author="Ezzati, Majid" w:date="2018-08-08T08:00:00Z"/>
          <w:bCs/>
        </w:rPr>
      </w:pPr>
    </w:p>
    <w:p w14:paraId="1C9B567E" w14:textId="77777777" w:rsidR="00510796" w:rsidRDefault="00510796" w:rsidP="00E61AB2">
      <w:pPr>
        <w:rPr>
          <w:bCs/>
        </w:rPr>
      </w:pPr>
    </w:p>
    <w:p w14:paraId="63224B93" w14:textId="41F9960F" w:rsidR="004278B4" w:rsidRDefault="00317DF6" w:rsidP="00E61AB2">
      <w:pPr>
        <w:rPr>
          <w:bCs/>
        </w:rPr>
      </w:pPr>
      <w:del w:id="17" w:author="Ezzati, Majid" w:date="2018-08-08T08:00:00Z">
        <w:r w:rsidDel="00510796">
          <w:rPr>
            <w:bCs/>
          </w:rPr>
          <w:delText>We have t</w:delText>
        </w:r>
      </w:del>
      <w:ins w:id="18" w:author="Ezzati, Majid" w:date="2018-08-08T08:00:00Z">
        <w:r w:rsidR="00510796">
          <w:rPr>
            <w:bCs/>
          </w:rPr>
          <w:t>T</w:t>
        </w:r>
      </w:ins>
      <w:r>
        <w:rPr>
          <w:bCs/>
        </w:rPr>
        <w:t>herefore</w:t>
      </w:r>
      <w:ins w:id="19" w:author="Ezzati, Majid" w:date="2018-08-08T08:00:00Z">
        <w:r w:rsidR="00510796">
          <w:rPr>
            <w:bCs/>
          </w:rPr>
          <w:t>, we have</w:t>
        </w:r>
      </w:ins>
      <w:r>
        <w:rPr>
          <w:bCs/>
        </w:rPr>
        <w:t xml:space="preserve"> successfully answered</w:t>
      </w:r>
      <w:r w:rsidR="004278B4">
        <w:rPr>
          <w:bCs/>
        </w:rPr>
        <w:t xml:space="preserve"> all the questions posed by the reviewers with o</w:t>
      </w:r>
      <w:r>
        <w:rPr>
          <w:bCs/>
        </w:rPr>
        <w:t>ur current methods</w:t>
      </w:r>
      <w:del w:id="20" w:author="Ezzati, Majid" w:date="2018-08-08T08:00:00Z">
        <w:r w:rsidDel="00510796">
          <w:rPr>
            <w:bCs/>
          </w:rPr>
          <w:delText xml:space="preserve"> in the paper</w:delText>
        </w:r>
      </w:del>
      <w:r>
        <w:rPr>
          <w:bCs/>
        </w:rPr>
        <w:t>. T</w:t>
      </w:r>
      <w:r w:rsidR="004278B4">
        <w:rPr>
          <w:bCs/>
        </w:rPr>
        <w:t xml:space="preserve">he </w:t>
      </w:r>
      <w:del w:id="21" w:author="Ezzati, Majid" w:date="2018-08-08T08:00:00Z">
        <w:r w:rsidR="004278B4" w:rsidDel="0068368C">
          <w:rPr>
            <w:bCs/>
          </w:rPr>
          <w:delText xml:space="preserve">further inclusion of the </w:delText>
        </w:r>
      </w:del>
      <w:r w:rsidR="004278B4">
        <w:rPr>
          <w:bCs/>
        </w:rPr>
        <w:t xml:space="preserve">wavelet analysis allows greater flexibility </w:t>
      </w:r>
      <w:r>
        <w:rPr>
          <w:bCs/>
        </w:rPr>
        <w:t xml:space="preserve">when compared to the </w:t>
      </w:r>
      <w:ins w:id="22" w:author="Ezzati, Majid" w:date="2018-08-08T08:00:00Z">
        <w:r w:rsidR="0068368C">
          <w:rPr>
            <w:bCs/>
          </w:rPr>
          <w:t xml:space="preserve">above </w:t>
        </w:r>
      </w:ins>
      <w:r w:rsidR="007F2A40">
        <w:rPr>
          <w:bCs/>
        </w:rPr>
        <w:t xml:space="preserve">model suggested </w:t>
      </w:r>
      <w:del w:id="23" w:author="Ezzati, Majid" w:date="2018-08-08T08:01:00Z">
        <w:r w:rsidR="007F2A40" w:rsidDel="0068368C">
          <w:rPr>
            <w:bCs/>
          </w:rPr>
          <w:delText xml:space="preserve">by the reviewer above, as it </w:delText>
        </w:r>
        <w:r w:rsidR="00D03055" w:rsidDel="0068368C">
          <w:rPr>
            <w:bCs/>
          </w:rPr>
          <w:delText xml:space="preserve">provides a robust framework for </w:delText>
        </w:r>
        <w:r w:rsidR="00587530" w:rsidDel="0068368C">
          <w:rPr>
            <w:bCs/>
          </w:rPr>
          <w:delText xml:space="preserve">an investigation into the dynamics of seasonal behaviour across </w:delText>
        </w:r>
        <w:r w:rsidR="00150AC8" w:rsidDel="0068368C">
          <w:rPr>
            <w:bCs/>
          </w:rPr>
          <w:delText>time without</w:delText>
        </w:r>
      </w:del>
      <w:ins w:id="24" w:author="Ezzati, Majid" w:date="2018-08-08T08:01:00Z">
        <w:r w:rsidR="0068368C">
          <w:rPr>
            <w:bCs/>
          </w:rPr>
          <w:t>because it does not require</w:t>
        </w:r>
      </w:ins>
      <w:r w:rsidR="00150AC8">
        <w:rPr>
          <w:bCs/>
        </w:rPr>
        <w:t xml:space="preserve"> assuming only 6- and 12-month periodicity.</w:t>
      </w:r>
    </w:p>
    <w:p w14:paraId="46009343" w14:textId="77777777" w:rsidR="007658CA" w:rsidRDefault="007658CA" w:rsidP="00E61AB2">
      <w:pPr>
        <w:rPr>
          <w:ins w:id="25" w:author="Ezzati, Majid" w:date="2018-07-27T12:39:00Z"/>
          <w:bCs/>
        </w:rPr>
      </w:pPr>
    </w:p>
    <w:p w14:paraId="7AFD118E" w14:textId="79B0EC25" w:rsidR="007658CA" w:rsidDel="0008358E" w:rsidRDefault="00F56564" w:rsidP="00E61AB2">
      <w:pPr>
        <w:rPr>
          <w:del w:id="26" w:author="Majid" w:date="2018-08-08T09:59:00Z"/>
          <w:bCs/>
        </w:rPr>
      </w:pPr>
      <w:r>
        <w:rPr>
          <w:bCs/>
        </w:rPr>
        <w:t>W</w:t>
      </w:r>
      <w:r w:rsidR="007658CA">
        <w:rPr>
          <w:bCs/>
        </w:rPr>
        <w:t xml:space="preserve">e </w:t>
      </w:r>
      <w:r w:rsidR="00150AC8">
        <w:rPr>
          <w:bCs/>
        </w:rPr>
        <w:t xml:space="preserve">have </w:t>
      </w:r>
      <w:r w:rsidR="007658CA">
        <w:rPr>
          <w:bCs/>
        </w:rPr>
        <w:t>nonetheless implemented the approach above</w:t>
      </w:r>
      <w:del w:id="27" w:author="Ezzati, Majid" w:date="2018-08-08T08:01:00Z">
        <w:r w:rsidR="007F2A40" w:rsidDel="00E36205">
          <w:rPr>
            <w:bCs/>
          </w:rPr>
          <w:delText xml:space="preserve">, with results given for </w:delText>
        </w:r>
        <w:r w:rsidR="00150AC8" w:rsidDel="00E36205">
          <w:rPr>
            <w:bCs/>
          </w:rPr>
          <w:delText xml:space="preserve">change in </w:delText>
        </w:r>
        <w:r w:rsidR="007F2A40" w:rsidDel="00E36205">
          <w:rPr>
            <w:bCs/>
          </w:rPr>
          <w:delText xml:space="preserve">percentage point difference </w:delText>
        </w:r>
        <w:r w:rsidR="00522821" w:rsidDel="00E36205">
          <w:rPr>
            <w:bCs/>
          </w:rPr>
          <w:delText xml:space="preserve">per decade </w:delText>
        </w:r>
        <w:r w:rsidR="00150AC8" w:rsidDel="00E36205">
          <w:rPr>
            <w:bCs/>
          </w:rPr>
          <w:delText xml:space="preserve">for all-cause deaths </w:delText>
        </w:r>
        <w:r w:rsidR="007F2A40" w:rsidDel="00E36205">
          <w:rPr>
            <w:bCs/>
          </w:rPr>
          <w:delText>in</w:delText>
        </w:r>
        <w:r w:rsidR="00150AC8" w:rsidDel="00E36205">
          <w:rPr>
            <w:bCs/>
          </w:rPr>
          <w:delText xml:space="preserve"> the table below</w:delText>
        </w:r>
      </w:del>
      <w:r w:rsidR="005D2F4B">
        <w:rPr>
          <w:bCs/>
        </w:rPr>
        <w:t xml:space="preserve">. </w:t>
      </w:r>
      <w:del w:id="28" w:author="Ezzati, Majid" w:date="2018-08-08T08:03:00Z">
        <w:r w:rsidR="008A7E0A" w:rsidDel="00E36205">
          <w:rPr>
            <w:bCs/>
          </w:rPr>
          <w:delText>Several of</w:delText>
        </w:r>
      </w:del>
      <w:ins w:id="29" w:author="Ezzati, Majid" w:date="2018-08-08T08:03:00Z">
        <w:r w:rsidR="00E36205">
          <w:rPr>
            <w:bCs/>
          </w:rPr>
          <w:t>We note that some</w:t>
        </w:r>
      </w:ins>
      <w:r w:rsidR="008A7E0A">
        <w:rPr>
          <w:bCs/>
        </w:rPr>
        <w:t xml:space="preserve"> the parameters </w:t>
      </w:r>
      <w:ins w:id="30" w:author="Ezzati, Majid" w:date="2018-08-08T08:03:00Z">
        <w:r w:rsidR="00E36205">
          <w:rPr>
            <w:bCs/>
          </w:rPr>
          <w:t>of this model</w:t>
        </w:r>
      </w:ins>
      <w:del w:id="31" w:author="Ezzati, Majid" w:date="2018-08-08T08:03:00Z">
        <w:r w:rsidR="008A7E0A" w:rsidDel="00E36205">
          <w:rPr>
            <w:bCs/>
          </w:rPr>
          <w:delText>above</w:delText>
        </w:r>
      </w:del>
      <w:r w:rsidR="008A7E0A">
        <w:rPr>
          <w:bCs/>
        </w:rPr>
        <w:t xml:space="preserve"> (e.g.</w:t>
      </w:r>
      <w:ins w:id="32" w:author="Ezzati, Majid" w:date="2018-08-08T08:03:00Z">
        <w:r w:rsidR="00E36205">
          <w:rPr>
            <w:bCs/>
          </w:rPr>
          <w:t>,</w:t>
        </w:r>
      </w:ins>
      <w:r w:rsidR="008A7E0A">
        <w:rPr>
          <w:bCs/>
        </w:rPr>
        <w:t xml:space="preserve"> </w:t>
      </w:r>
      <w:r w:rsidR="00412DB0">
        <w:rPr>
          <w:bCs/>
        </w:rPr>
        <w:t xml:space="preserve">the </w:t>
      </w:r>
      <w:r w:rsidR="00412DB0">
        <w:rPr>
          <w:bCs/>
        </w:rPr>
        <w:sym w:font="Symbol" w:char="F072"/>
      </w:r>
      <w:r w:rsidR="00412DB0">
        <w:rPr>
          <w:bCs/>
        </w:rPr>
        <w:t xml:space="preserve">, </w:t>
      </w:r>
      <w:r w:rsidR="00412DB0">
        <w:rPr>
          <w:bCs/>
        </w:rPr>
        <w:sym w:font="Symbol" w:char="F067"/>
      </w:r>
      <w:r w:rsidR="00412DB0">
        <w:rPr>
          <w:bCs/>
        </w:rPr>
        <w:t xml:space="preserve">, and </w:t>
      </w:r>
      <w:r w:rsidR="00412DB0">
        <w:rPr>
          <w:bCs/>
        </w:rPr>
        <w:sym w:font="Symbol" w:char="F061"/>
      </w:r>
      <w:r w:rsidR="00412DB0">
        <w:rPr>
          <w:bCs/>
        </w:rPr>
        <w:t xml:space="preserve"> terms) </w:t>
      </w:r>
      <w:del w:id="33" w:author="Ezzati, Majid" w:date="2018-08-08T08:04:00Z">
        <w:r w:rsidR="00412DB0" w:rsidDel="00E36205">
          <w:rPr>
            <w:bCs/>
          </w:rPr>
          <w:delText xml:space="preserve">are difficult to </w:delText>
        </w:r>
      </w:del>
      <w:ins w:id="34" w:author="Ezzati, Majid" w:date="2018-08-08T08:04:00Z">
        <w:r w:rsidR="00E36205">
          <w:rPr>
            <w:bCs/>
          </w:rPr>
          <w:t xml:space="preserve">cannot be </w:t>
        </w:r>
      </w:ins>
      <w:r w:rsidR="00412DB0">
        <w:rPr>
          <w:bCs/>
        </w:rPr>
        <w:t>interpret</w:t>
      </w:r>
      <w:ins w:id="35" w:author="Ezzati, Majid" w:date="2018-08-08T08:04:00Z">
        <w:r w:rsidR="00E36205">
          <w:rPr>
            <w:bCs/>
          </w:rPr>
          <w:t>ed on their own</w:t>
        </w:r>
      </w:ins>
      <w:r w:rsidR="00412DB0">
        <w:rPr>
          <w:bCs/>
        </w:rPr>
        <w:t xml:space="preserve">, </w:t>
      </w:r>
      <w:del w:id="36" w:author="Ezzati, Majid" w:date="2018-08-08T08:04:00Z">
        <w:r w:rsidR="00412DB0" w:rsidDel="00E36205">
          <w:rPr>
            <w:bCs/>
          </w:rPr>
          <w:delText>as the</w:delText>
        </w:r>
        <w:r w:rsidR="00FB614F" w:rsidDel="00E36205">
          <w:rPr>
            <w:bCs/>
          </w:rPr>
          <w:delText>y</w:delText>
        </w:r>
        <w:r w:rsidR="00412DB0" w:rsidDel="00E36205">
          <w:rPr>
            <w:bCs/>
          </w:rPr>
          <w:delText xml:space="preserve"> produce</w:delText>
        </w:r>
      </w:del>
      <w:ins w:id="37" w:author="Ezzati, Majid" w:date="2018-08-08T08:04:00Z">
        <w:r w:rsidR="00E36205">
          <w:rPr>
            <w:bCs/>
          </w:rPr>
          <w:t xml:space="preserve">because the </w:t>
        </w:r>
        <w:proofErr w:type="gramStart"/>
        <w:r w:rsidR="00E36205">
          <w:rPr>
            <w:bCs/>
          </w:rPr>
          <w:t>final results</w:t>
        </w:r>
        <w:proofErr w:type="gramEnd"/>
        <w:r w:rsidR="00E36205">
          <w:rPr>
            <w:bCs/>
          </w:rPr>
          <w:t xml:space="preserve"> involve</w:t>
        </w:r>
      </w:ins>
      <w:r w:rsidR="00412DB0">
        <w:rPr>
          <w:bCs/>
        </w:rPr>
        <w:t xml:space="preserve"> interaction terms</w:t>
      </w:r>
      <w:ins w:id="38" w:author="Ezzati, Majid" w:date="2018-08-08T08:04:00Z">
        <w:r w:rsidR="00E36205">
          <w:rPr>
            <w:bCs/>
          </w:rPr>
          <w:t>,</w:t>
        </w:r>
        <w:commentRangeStart w:id="39"/>
        <w:r w:rsidR="00E36205">
          <w:rPr>
            <w:bCs/>
          </w:rPr>
          <w:t xml:space="preserve"> for example XXXXX</w:t>
        </w:r>
      </w:ins>
      <w:del w:id="40" w:author="Ezzati, Majid" w:date="2018-08-08T08:04:00Z">
        <w:r w:rsidR="00412DB0" w:rsidDel="00E36205">
          <w:rPr>
            <w:bCs/>
          </w:rPr>
          <w:delText xml:space="preserve"> in the res</w:delText>
        </w:r>
      </w:del>
      <w:commentRangeEnd w:id="39"/>
      <w:r w:rsidR="00A93AA1">
        <w:rPr>
          <w:rStyle w:val="CommentReference"/>
        </w:rPr>
        <w:commentReference w:id="39"/>
      </w:r>
      <w:del w:id="41" w:author="Ezzati, Majid" w:date="2018-08-08T08:04:00Z">
        <w:r w:rsidR="00412DB0" w:rsidDel="00E36205">
          <w:rPr>
            <w:bCs/>
          </w:rPr>
          <w:delText>ults</w:delText>
        </w:r>
      </w:del>
      <w:r w:rsidR="00412DB0">
        <w:rPr>
          <w:bCs/>
        </w:rPr>
        <w:t xml:space="preserve">. In addition, the interpretation of </w:t>
      </w:r>
      <w:r w:rsidR="00412DB0">
        <w:rPr>
          <w:bCs/>
        </w:rPr>
        <w:sym w:font="Symbol" w:char="F067"/>
      </w:r>
      <w:r w:rsidR="00412DB0">
        <w:rPr>
          <w:bCs/>
        </w:rPr>
        <w:t xml:space="preserve"> is also dependant on the sign of </w:t>
      </w:r>
      <w:r w:rsidR="00412DB0">
        <w:rPr>
          <w:bCs/>
        </w:rPr>
        <w:sym w:font="Symbol" w:char="F061"/>
      </w:r>
      <w:r w:rsidR="00412DB0">
        <w:rPr>
          <w:bCs/>
        </w:rPr>
        <w:t xml:space="preserve">, as, for example, a negative value of </w:t>
      </w:r>
      <w:r w:rsidR="00412DB0">
        <w:rPr>
          <w:bCs/>
        </w:rPr>
        <w:sym w:font="Symbol" w:char="F061"/>
      </w:r>
      <w:r w:rsidR="00412DB0">
        <w:rPr>
          <w:bCs/>
        </w:rPr>
        <w:t xml:space="preserve"> with a negative value of </w:t>
      </w:r>
      <w:r w:rsidR="00412DB0">
        <w:rPr>
          <w:bCs/>
        </w:rPr>
        <w:sym w:font="Symbol" w:char="F067"/>
      </w:r>
      <w:r w:rsidR="00412DB0">
        <w:rPr>
          <w:bCs/>
        </w:rPr>
        <w:t xml:space="preserve"> indicates the percentage difference between maximum and minimum mortality is increasing, whereas a positive value of </w:t>
      </w:r>
      <w:r w:rsidR="00412DB0">
        <w:rPr>
          <w:bCs/>
        </w:rPr>
        <w:sym w:font="Symbol" w:char="F061"/>
      </w:r>
      <w:r w:rsidR="00412DB0">
        <w:rPr>
          <w:bCs/>
        </w:rPr>
        <w:t xml:space="preserve"> with a negative value of </w:t>
      </w:r>
      <w:r w:rsidR="00412DB0">
        <w:rPr>
          <w:bCs/>
        </w:rPr>
        <w:sym w:font="Symbol" w:char="F067"/>
      </w:r>
      <w:r w:rsidR="00412DB0">
        <w:rPr>
          <w:bCs/>
        </w:rPr>
        <w:t xml:space="preserve"> indicates that the </w:t>
      </w:r>
      <w:r w:rsidR="00933338">
        <w:rPr>
          <w:bCs/>
        </w:rPr>
        <w:t>percentage difference between maximum and minimum mortality is decreasing.</w:t>
      </w:r>
      <w:ins w:id="42" w:author="Majid" w:date="2018-08-08T09:55:00Z">
        <w:r w:rsidR="00F80362">
          <w:rPr>
            <w:bCs/>
          </w:rPr>
          <w:t xml:space="preserve"> For these reasons, interpretable results </w:t>
        </w:r>
      </w:ins>
      <w:ins w:id="43" w:author="Majid" w:date="2018-08-08T09:59:00Z">
        <w:r w:rsidR="00F80362">
          <w:rPr>
            <w:bCs/>
          </w:rPr>
          <w:t>require</w:t>
        </w:r>
      </w:ins>
      <w:ins w:id="44" w:author="Majid" w:date="2018-08-08T09:55:00Z">
        <w:r w:rsidR="00F80362">
          <w:rPr>
            <w:bCs/>
          </w:rPr>
          <w:t xml:space="preserve"> predicting the outcomes in specific years</w:t>
        </w:r>
      </w:ins>
      <w:ins w:id="45" w:author="Majid" w:date="2018-08-08T09:56:00Z">
        <w:r w:rsidR="00F80362">
          <w:rPr>
            <w:bCs/>
          </w:rPr>
          <w:t xml:space="preserve"> and not simply the model parameters. We have done so for one of the outcomes presented in the </w:t>
        </w:r>
        <w:r w:rsidR="00F80362">
          <w:rPr>
            <w:bCs/>
          </w:rPr>
          <w:lastRenderedPageBreak/>
          <w:t>paper, namely percent difference in death rates between maximum and minimum mortality months</w:t>
        </w:r>
      </w:ins>
      <w:ins w:id="46" w:author="Majid" w:date="2018-08-08T10:01:00Z">
        <w:r w:rsidR="0008358E">
          <w:rPr>
            <w:bCs/>
          </w:rPr>
          <w:t>.</w:t>
        </w:r>
      </w:ins>
    </w:p>
    <w:p w14:paraId="1360507D" w14:textId="77777777" w:rsidR="0008358E" w:rsidRDefault="0008358E" w:rsidP="00E61AB2">
      <w:pPr>
        <w:rPr>
          <w:ins w:id="47" w:author="Majid" w:date="2018-08-08T10:01:00Z"/>
          <w:bCs/>
        </w:rPr>
      </w:pPr>
    </w:p>
    <w:p w14:paraId="70FC876D" w14:textId="6C800819" w:rsidR="0008358E" w:rsidRDefault="0008358E" w:rsidP="00E61AB2">
      <w:pPr>
        <w:rPr>
          <w:ins w:id="48" w:author="Majid" w:date="2018-08-08T10:01:00Z"/>
          <w:bCs/>
        </w:rPr>
      </w:pPr>
      <w:ins w:id="49" w:author="Majid" w:date="2018-08-08T10:01:00Z">
        <w:r>
          <w:rPr>
            <w:bCs/>
          </w:rPr>
          <w:t xml:space="preserve">Having done this work, we believe that our current approach has the dual advantage of using a more general and flexible framework and being more easily understandable. We welcome additional suggestions on whether </w:t>
        </w:r>
      </w:ins>
      <w:proofErr w:type="spellStart"/>
      <w:ins w:id="50" w:author="Majid" w:date="2018-08-08T10:02:00Z">
        <w:r>
          <w:rPr>
            <w:bCs/>
          </w:rPr>
          <w:t>complexifying</w:t>
        </w:r>
        <w:proofErr w:type="spellEnd"/>
        <w:r>
          <w:rPr>
            <w:bCs/>
          </w:rPr>
          <w:t xml:space="preserve"> the paper by adding this alternative method to the paper.</w:t>
        </w:r>
      </w:ins>
    </w:p>
    <w:p w14:paraId="06D40A5F" w14:textId="5F303D1F" w:rsidR="00E36205" w:rsidDel="00F80362" w:rsidRDefault="00E36205" w:rsidP="00E61AB2">
      <w:pPr>
        <w:rPr>
          <w:ins w:id="51" w:author="Ezzati, Majid" w:date="2018-08-08T08:01:00Z"/>
          <w:del w:id="52" w:author="Majid" w:date="2018-08-08T09:59:00Z"/>
          <w:bCs/>
        </w:rPr>
      </w:pPr>
    </w:p>
    <w:p w14:paraId="44506012" w14:textId="657EFA70" w:rsidR="00E36205" w:rsidRDefault="00E36205" w:rsidP="00F80362">
      <w:pPr>
        <w:rPr>
          <w:bCs/>
        </w:rPr>
      </w:pPr>
      <w:ins w:id="53" w:author="Ezzati, Majid" w:date="2018-08-08T08:01:00Z">
        <w:del w:id="54" w:author="Majid" w:date="2018-08-08T09:59:00Z">
          <w:r w:rsidDel="00F80362">
            <w:rPr>
              <w:bCs/>
            </w:rPr>
            <w:delText>, with results given for change in percentage point difference per decade for all-cause deaths</w:delText>
          </w:r>
        </w:del>
      </w:ins>
      <w:ins w:id="55" w:author="Majid" w:date="2018-08-08T09:59:00Z">
        <w:r w:rsidR="00F80362">
          <w:rPr>
            <w:bCs/>
          </w:rPr>
          <w:t>, presented</w:t>
        </w:r>
      </w:ins>
      <w:ins w:id="56" w:author="Ezzati, Majid" w:date="2018-08-08T08:01:00Z">
        <w:r>
          <w:rPr>
            <w:bCs/>
          </w:rPr>
          <w:t xml:space="preserve"> in the table below</w:t>
        </w:r>
      </w:ins>
      <w:ins w:id="57" w:author="Majid" w:date="2018-08-08T09:59:00Z">
        <w:r w:rsidR="00F80362">
          <w:rPr>
            <w:bCs/>
          </w:rPr>
          <w:t>.</w:t>
        </w:r>
      </w:ins>
    </w:p>
    <w:p w14:paraId="4036712F" w14:textId="77777777" w:rsidR="00412DB0" w:rsidRDefault="00412DB0" w:rsidP="00E61AB2">
      <w:pPr>
        <w:rPr>
          <w:bCs/>
        </w:rPr>
      </w:pPr>
    </w:p>
    <w:tbl>
      <w:tblPr>
        <w:tblW w:w="9832" w:type="dxa"/>
        <w:jc w:val="center"/>
        <w:tblLook w:val="04A0" w:firstRow="1" w:lastRow="0" w:firstColumn="1" w:lastColumn="0" w:noHBand="0" w:noVBand="1"/>
      </w:tblPr>
      <w:tblGrid>
        <w:gridCol w:w="1980"/>
        <w:gridCol w:w="1300"/>
        <w:gridCol w:w="1358"/>
        <w:gridCol w:w="1358"/>
        <w:gridCol w:w="2350"/>
        <w:gridCol w:w="1486"/>
      </w:tblGrid>
      <w:tr w:rsidR="00DB625F" w:rsidRPr="005D2F4B" w14:paraId="1EFDE7EC" w14:textId="77777777" w:rsidTr="00677408">
        <w:trPr>
          <w:trHeight w:val="950"/>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F946D8" w14:textId="25A0B01D" w:rsidR="00DB625F" w:rsidRPr="005D2F4B" w:rsidRDefault="00DB625F" w:rsidP="00511BAD">
            <w:pPr>
              <w:jc w:val="center"/>
              <w:rPr>
                <w:rFonts w:ascii="Calibri" w:eastAsia="Times New Roman" w:hAnsi="Calibri"/>
                <w:b/>
                <w:color w:val="000000"/>
                <w:kern w:val="0"/>
                <w:sz w:val="24"/>
                <w:szCs w:val="24"/>
                <w:lang w:eastAsia="en-GB"/>
              </w:rPr>
            </w:pPr>
            <w:commentRangeStart w:id="58"/>
            <w:r w:rsidRPr="00511BAD">
              <w:rPr>
                <w:rFonts w:ascii="Calibri" w:eastAsia="Times New Roman" w:hAnsi="Calibri"/>
                <w:b/>
                <w:color w:val="000000"/>
                <w:kern w:val="0"/>
                <w:sz w:val="24"/>
                <w:szCs w:val="24"/>
                <w:lang w:eastAsia="en-GB"/>
              </w:rPr>
              <w:t>S</w:t>
            </w:r>
            <w:r w:rsidRPr="005D2F4B">
              <w:rPr>
                <w:rFonts w:ascii="Calibri" w:eastAsia="Times New Roman" w:hAnsi="Calibri"/>
                <w:b/>
                <w:color w:val="000000"/>
                <w:kern w:val="0"/>
                <w:sz w:val="24"/>
                <w:szCs w:val="24"/>
                <w:lang w:eastAsia="en-GB"/>
              </w:rPr>
              <w:t>ex</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01FCB8C" w14:textId="0C06FEFE" w:rsidR="00DB625F" w:rsidRPr="005D2F4B" w:rsidRDefault="00DB625F" w:rsidP="00511BAD">
            <w:pPr>
              <w:jc w:val="center"/>
              <w:rPr>
                <w:rFonts w:ascii="Calibri" w:eastAsia="Times New Roman" w:hAnsi="Calibri"/>
                <w:b/>
                <w:color w:val="000000"/>
                <w:kern w:val="0"/>
                <w:sz w:val="24"/>
                <w:szCs w:val="24"/>
                <w:lang w:eastAsia="en-GB"/>
              </w:rPr>
            </w:pPr>
            <w:r w:rsidRPr="00511BAD">
              <w:rPr>
                <w:rFonts w:ascii="Calibri" w:eastAsia="Times New Roman" w:hAnsi="Calibri"/>
                <w:b/>
                <w:color w:val="000000"/>
                <w:kern w:val="0"/>
                <w:sz w:val="24"/>
                <w:szCs w:val="24"/>
                <w:lang w:eastAsia="en-GB"/>
              </w:rPr>
              <w:t>A</w:t>
            </w:r>
            <w:r w:rsidRPr="005D2F4B">
              <w:rPr>
                <w:rFonts w:ascii="Calibri" w:eastAsia="Times New Roman" w:hAnsi="Calibri"/>
                <w:b/>
                <w:color w:val="000000"/>
                <w:kern w:val="0"/>
                <w:sz w:val="24"/>
                <w:szCs w:val="24"/>
                <w:lang w:eastAsia="en-GB"/>
              </w:rPr>
              <w:t>ge</w:t>
            </w:r>
            <w:r w:rsidRPr="00511BAD">
              <w:rPr>
                <w:rFonts w:ascii="Calibri" w:eastAsia="Times New Roman" w:hAnsi="Calibri"/>
                <w:b/>
                <w:color w:val="000000"/>
                <w:kern w:val="0"/>
                <w:sz w:val="24"/>
                <w:szCs w:val="24"/>
                <w:lang w:eastAsia="en-GB"/>
              </w:rPr>
              <w:t xml:space="preserve"> (years)</w:t>
            </w:r>
          </w:p>
        </w:tc>
        <w:tc>
          <w:tcPr>
            <w:tcW w:w="1444" w:type="dxa"/>
            <w:tcBorders>
              <w:top w:val="single" w:sz="4" w:space="0" w:color="auto"/>
              <w:left w:val="nil"/>
              <w:bottom w:val="single" w:sz="4" w:space="0" w:color="auto"/>
              <w:right w:val="single" w:sz="4" w:space="0" w:color="auto"/>
            </w:tcBorders>
            <w:vAlign w:val="bottom"/>
          </w:tcPr>
          <w:p w14:paraId="158FEDB8" w14:textId="411B5F3B" w:rsidR="00DB625F" w:rsidRPr="00DB625F" w:rsidRDefault="00DB625F" w:rsidP="00511BAD">
            <w:pPr>
              <w:jc w:val="center"/>
              <w:rPr>
                <w:rFonts w:ascii="Calibri" w:eastAsia="Times New Roman" w:hAnsi="Calibri"/>
                <w:b/>
                <w:color w:val="000000"/>
                <w:kern w:val="0"/>
                <w:sz w:val="24"/>
                <w:szCs w:val="24"/>
                <w:lang w:eastAsia="en-GB"/>
              </w:rPr>
            </w:pPr>
            <w:r w:rsidRPr="00DB625F">
              <w:rPr>
                <w:rFonts w:ascii="Calibri" w:eastAsia="Times New Roman" w:hAnsi="Calibri"/>
                <w:b/>
                <w:color w:val="000000"/>
              </w:rPr>
              <w:t>Percent difference 1980</w:t>
            </w:r>
          </w:p>
        </w:tc>
        <w:tc>
          <w:tcPr>
            <w:tcW w:w="1444" w:type="dxa"/>
            <w:tcBorders>
              <w:top w:val="single" w:sz="4" w:space="0" w:color="auto"/>
              <w:left w:val="single" w:sz="4" w:space="0" w:color="auto"/>
              <w:bottom w:val="single" w:sz="4" w:space="0" w:color="auto"/>
              <w:right w:val="single" w:sz="4" w:space="0" w:color="auto"/>
            </w:tcBorders>
            <w:vAlign w:val="bottom"/>
          </w:tcPr>
          <w:p w14:paraId="6DC56986" w14:textId="4027618A" w:rsidR="00DB625F" w:rsidRPr="00DB625F" w:rsidRDefault="00DB625F" w:rsidP="00511BAD">
            <w:pPr>
              <w:jc w:val="center"/>
              <w:rPr>
                <w:rFonts w:ascii="Calibri" w:eastAsia="Times New Roman" w:hAnsi="Calibri"/>
                <w:b/>
                <w:color w:val="000000"/>
                <w:kern w:val="0"/>
                <w:sz w:val="24"/>
                <w:szCs w:val="24"/>
                <w:lang w:eastAsia="en-GB"/>
              </w:rPr>
            </w:pPr>
            <w:r w:rsidRPr="00DB625F">
              <w:rPr>
                <w:rFonts w:ascii="Calibri" w:eastAsia="Times New Roman" w:hAnsi="Calibri"/>
                <w:b/>
                <w:color w:val="000000"/>
              </w:rPr>
              <w:t>Percent difference 2016</w:t>
            </w:r>
          </w:p>
        </w:tc>
        <w:tc>
          <w:tcPr>
            <w:tcW w:w="23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D09619" w14:textId="32FC63CA" w:rsidR="00DB625F" w:rsidRPr="005D2F4B" w:rsidRDefault="00DB625F" w:rsidP="00DB625F">
            <w:pPr>
              <w:jc w:val="center"/>
              <w:rPr>
                <w:rFonts w:ascii="Calibri" w:eastAsia="Times New Roman" w:hAnsi="Calibri"/>
                <w:b/>
                <w:color w:val="000000"/>
                <w:kern w:val="0"/>
                <w:sz w:val="24"/>
                <w:szCs w:val="24"/>
                <w:lang w:eastAsia="en-GB"/>
              </w:rPr>
            </w:pPr>
            <w:commentRangeStart w:id="59"/>
            <w:r w:rsidRPr="00511BAD">
              <w:rPr>
                <w:rFonts w:ascii="Calibri" w:eastAsia="Times New Roman" w:hAnsi="Calibri"/>
                <w:b/>
                <w:color w:val="000000"/>
                <w:kern w:val="0"/>
                <w:sz w:val="24"/>
                <w:szCs w:val="24"/>
                <w:lang w:eastAsia="en-GB"/>
              </w:rPr>
              <w:t>Percentage point change per decade</w:t>
            </w:r>
            <w:commentRangeEnd w:id="59"/>
            <w:r w:rsidR="00F80362">
              <w:rPr>
                <w:rStyle w:val="CommentReference"/>
              </w:rPr>
              <w:commentReference w:id="59"/>
            </w:r>
          </w:p>
        </w:tc>
        <w:tc>
          <w:tcPr>
            <w:tcW w:w="1314" w:type="dxa"/>
            <w:tcBorders>
              <w:top w:val="single" w:sz="4" w:space="0" w:color="auto"/>
              <w:left w:val="nil"/>
              <w:bottom w:val="single" w:sz="4" w:space="0" w:color="auto"/>
              <w:right w:val="single" w:sz="4" w:space="0" w:color="auto"/>
            </w:tcBorders>
            <w:shd w:val="clear" w:color="auto" w:fill="auto"/>
            <w:noWrap/>
            <w:vAlign w:val="bottom"/>
            <w:hideMark/>
          </w:tcPr>
          <w:p w14:paraId="631B078F" w14:textId="77777777" w:rsidR="00DB625F" w:rsidRPr="005D2F4B" w:rsidRDefault="00DB625F" w:rsidP="00511BAD">
            <w:pPr>
              <w:jc w:val="center"/>
              <w:rPr>
                <w:rFonts w:ascii="Calibri" w:eastAsia="Times New Roman" w:hAnsi="Calibri"/>
                <w:b/>
                <w:color w:val="000000"/>
                <w:kern w:val="0"/>
                <w:sz w:val="24"/>
                <w:szCs w:val="24"/>
                <w:lang w:eastAsia="en-GB"/>
              </w:rPr>
            </w:pPr>
            <w:commentRangeStart w:id="60"/>
            <w:r w:rsidRPr="005D2F4B">
              <w:rPr>
                <w:rFonts w:ascii="Calibri" w:eastAsia="Times New Roman" w:hAnsi="Calibri"/>
                <w:b/>
                <w:color w:val="000000"/>
                <w:kern w:val="0"/>
                <w:sz w:val="24"/>
                <w:szCs w:val="24"/>
                <w:lang w:eastAsia="en-GB"/>
              </w:rPr>
              <w:t>p-value</w:t>
            </w:r>
            <w:commentRangeEnd w:id="60"/>
            <w:r w:rsidR="0008358E">
              <w:rPr>
                <w:rStyle w:val="CommentReference"/>
              </w:rPr>
              <w:commentReference w:id="60"/>
            </w:r>
            <w:commentRangeEnd w:id="58"/>
            <w:r w:rsidR="0093443E">
              <w:rPr>
                <w:rStyle w:val="CommentReference"/>
              </w:rPr>
              <w:commentReference w:id="58"/>
            </w:r>
          </w:p>
        </w:tc>
      </w:tr>
      <w:tr w:rsidR="00DB625F" w:rsidRPr="005D2F4B" w14:paraId="451625A1"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B6FC97" w14:textId="0231DA5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004D4A5" w14:textId="004CAD16"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w:t>
            </w:r>
            <w:r>
              <w:rPr>
                <w:rFonts w:ascii="Calibri" w:eastAsia="Times New Roman" w:hAnsi="Calibri"/>
                <w:color w:val="000000"/>
                <w:kern w:val="0"/>
                <w:sz w:val="24"/>
                <w:szCs w:val="24"/>
                <w:lang w:eastAsia="en-GB"/>
              </w:rPr>
              <w:t>-4</w:t>
            </w:r>
          </w:p>
        </w:tc>
        <w:tc>
          <w:tcPr>
            <w:tcW w:w="1444" w:type="dxa"/>
            <w:tcBorders>
              <w:top w:val="single" w:sz="4" w:space="0" w:color="auto"/>
              <w:left w:val="nil"/>
              <w:bottom w:val="single" w:sz="4" w:space="0" w:color="auto"/>
              <w:right w:val="single" w:sz="4" w:space="0" w:color="auto"/>
            </w:tcBorders>
            <w:vAlign w:val="bottom"/>
          </w:tcPr>
          <w:p w14:paraId="793A9A60" w14:textId="7007EA6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11.9</w:t>
            </w:r>
          </w:p>
        </w:tc>
        <w:tc>
          <w:tcPr>
            <w:tcW w:w="1444" w:type="dxa"/>
            <w:tcBorders>
              <w:top w:val="nil"/>
              <w:left w:val="single" w:sz="4" w:space="0" w:color="auto"/>
              <w:bottom w:val="single" w:sz="4" w:space="0" w:color="auto"/>
              <w:right w:val="single" w:sz="4" w:space="0" w:color="auto"/>
            </w:tcBorders>
            <w:vAlign w:val="bottom"/>
          </w:tcPr>
          <w:p w14:paraId="25281F6B" w14:textId="7AB82F7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6.9</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145E82BB" w14:textId="496E3D07"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-1.340013656</w:t>
            </w:r>
          </w:p>
        </w:tc>
        <w:tc>
          <w:tcPr>
            <w:tcW w:w="1314" w:type="dxa"/>
            <w:tcBorders>
              <w:top w:val="nil"/>
              <w:left w:val="nil"/>
              <w:bottom w:val="single" w:sz="4" w:space="0" w:color="auto"/>
              <w:right w:val="single" w:sz="4" w:space="0" w:color="auto"/>
            </w:tcBorders>
            <w:shd w:val="clear" w:color="auto" w:fill="auto"/>
            <w:noWrap/>
            <w:vAlign w:val="bottom"/>
            <w:hideMark/>
          </w:tcPr>
          <w:p w14:paraId="08C9E9AC" w14:textId="33F1CD4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1AE15D34"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AE6987" w14:textId="7629ECAE"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7134A4B" w14:textId="04868394"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w:t>
            </w:r>
            <w:r>
              <w:rPr>
                <w:rFonts w:ascii="Calibri" w:eastAsia="Times New Roman" w:hAnsi="Calibri"/>
                <w:color w:val="000000"/>
                <w:kern w:val="0"/>
                <w:sz w:val="24"/>
                <w:szCs w:val="24"/>
                <w:lang w:eastAsia="en-GB"/>
              </w:rPr>
              <w:t>-4</w:t>
            </w:r>
          </w:p>
        </w:tc>
        <w:tc>
          <w:tcPr>
            <w:tcW w:w="1444" w:type="dxa"/>
            <w:tcBorders>
              <w:top w:val="single" w:sz="4" w:space="0" w:color="auto"/>
              <w:left w:val="nil"/>
              <w:bottom w:val="single" w:sz="4" w:space="0" w:color="auto"/>
              <w:right w:val="single" w:sz="4" w:space="0" w:color="auto"/>
            </w:tcBorders>
            <w:vAlign w:val="bottom"/>
          </w:tcPr>
          <w:p w14:paraId="5D8390C6" w14:textId="070184A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10.6</w:t>
            </w:r>
          </w:p>
        </w:tc>
        <w:tc>
          <w:tcPr>
            <w:tcW w:w="1444" w:type="dxa"/>
            <w:tcBorders>
              <w:top w:val="nil"/>
              <w:left w:val="single" w:sz="4" w:space="0" w:color="auto"/>
              <w:bottom w:val="single" w:sz="4" w:space="0" w:color="auto"/>
              <w:right w:val="single" w:sz="4" w:space="0" w:color="auto"/>
            </w:tcBorders>
            <w:vAlign w:val="bottom"/>
          </w:tcPr>
          <w:p w14:paraId="289E7F6C" w14:textId="6049E85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6.9</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2A15E89A" w14:textId="0F4A189A"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-0.991426162</w:t>
            </w:r>
          </w:p>
        </w:tc>
        <w:tc>
          <w:tcPr>
            <w:tcW w:w="1314" w:type="dxa"/>
            <w:tcBorders>
              <w:top w:val="nil"/>
              <w:left w:val="nil"/>
              <w:bottom w:val="single" w:sz="4" w:space="0" w:color="auto"/>
              <w:right w:val="single" w:sz="4" w:space="0" w:color="auto"/>
            </w:tcBorders>
            <w:shd w:val="clear" w:color="auto" w:fill="auto"/>
            <w:noWrap/>
            <w:vAlign w:val="bottom"/>
            <w:hideMark/>
          </w:tcPr>
          <w:p w14:paraId="25892F1E" w14:textId="375AABF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2522CB21"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C15C6C" w14:textId="419BD8E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5F036E7A" w14:textId="1898E283"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w:t>
            </w:r>
            <w:r>
              <w:rPr>
                <w:rFonts w:ascii="Calibri" w:eastAsia="Times New Roman" w:hAnsi="Calibri"/>
                <w:color w:val="000000"/>
                <w:kern w:val="0"/>
                <w:sz w:val="24"/>
                <w:szCs w:val="24"/>
                <w:lang w:eastAsia="en-GB"/>
              </w:rPr>
              <w:t>-14</w:t>
            </w:r>
          </w:p>
        </w:tc>
        <w:tc>
          <w:tcPr>
            <w:tcW w:w="1444" w:type="dxa"/>
            <w:tcBorders>
              <w:top w:val="single" w:sz="4" w:space="0" w:color="auto"/>
              <w:left w:val="nil"/>
              <w:bottom w:val="single" w:sz="4" w:space="0" w:color="auto"/>
              <w:right w:val="single" w:sz="4" w:space="0" w:color="auto"/>
            </w:tcBorders>
            <w:vAlign w:val="bottom"/>
          </w:tcPr>
          <w:p w14:paraId="471656D1" w14:textId="0E62E88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56.2</w:t>
            </w:r>
          </w:p>
        </w:tc>
        <w:tc>
          <w:tcPr>
            <w:tcW w:w="1444" w:type="dxa"/>
            <w:tcBorders>
              <w:top w:val="nil"/>
              <w:left w:val="single" w:sz="4" w:space="0" w:color="auto"/>
              <w:bottom w:val="single" w:sz="4" w:space="0" w:color="auto"/>
              <w:right w:val="single" w:sz="4" w:space="0" w:color="auto"/>
            </w:tcBorders>
            <w:vAlign w:val="bottom"/>
          </w:tcPr>
          <w:p w14:paraId="6BED54AB" w14:textId="037F9994"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19.4</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21B236F5" w14:textId="638B23E8"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-9.926342541</w:t>
            </w:r>
          </w:p>
        </w:tc>
        <w:tc>
          <w:tcPr>
            <w:tcW w:w="1314" w:type="dxa"/>
            <w:tcBorders>
              <w:top w:val="nil"/>
              <w:left w:val="nil"/>
              <w:bottom w:val="single" w:sz="4" w:space="0" w:color="auto"/>
              <w:right w:val="single" w:sz="4" w:space="0" w:color="auto"/>
            </w:tcBorders>
            <w:shd w:val="clear" w:color="auto" w:fill="auto"/>
            <w:noWrap/>
            <w:vAlign w:val="bottom"/>
            <w:hideMark/>
          </w:tcPr>
          <w:p w14:paraId="4CF3196A" w14:textId="6BC25D8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3AAB6F2A" w14:textId="77777777" w:rsidTr="00677408">
        <w:trPr>
          <w:trHeight w:val="338"/>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D77FBD" w14:textId="392190A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604C4BD3" w14:textId="3772661C"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w:t>
            </w:r>
            <w:r>
              <w:rPr>
                <w:rFonts w:ascii="Calibri" w:eastAsia="Times New Roman" w:hAnsi="Calibri"/>
                <w:color w:val="000000"/>
                <w:kern w:val="0"/>
                <w:sz w:val="24"/>
                <w:szCs w:val="24"/>
                <w:lang w:eastAsia="en-GB"/>
              </w:rPr>
              <w:t>-14</w:t>
            </w:r>
          </w:p>
        </w:tc>
        <w:tc>
          <w:tcPr>
            <w:tcW w:w="1444" w:type="dxa"/>
            <w:tcBorders>
              <w:top w:val="single" w:sz="4" w:space="0" w:color="auto"/>
              <w:left w:val="nil"/>
              <w:bottom w:val="single" w:sz="4" w:space="0" w:color="auto"/>
              <w:right w:val="single" w:sz="4" w:space="0" w:color="auto"/>
            </w:tcBorders>
            <w:vAlign w:val="bottom"/>
          </w:tcPr>
          <w:p w14:paraId="7F82C2AD" w14:textId="5133730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26.3</w:t>
            </w:r>
          </w:p>
        </w:tc>
        <w:tc>
          <w:tcPr>
            <w:tcW w:w="1444" w:type="dxa"/>
            <w:tcBorders>
              <w:top w:val="nil"/>
              <w:left w:val="single" w:sz="4" w:space="0" w:color="auto"/>
              <w:bottom w:val="single" w:sz="4" w:space="0" w:color="auto"/>
              <w:right w:val="single" w:sz="4" w:space="0" w:color="auto"/>
            </w:tcBorders>
            <w:vAlign w:val="bottom"/>
          </w:tcPr>
          <w:p w14:paraId="527EC9DE" w14:textId="3DD05FC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20.9</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6A05D982" w14:textId="0AD618B7"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-1.436533268</w:t>
            </w:r>
          </w:p>
        </w:tc>
        <w:tc>
          <w:tcPr>
            <w:tcW w:w="1314" w:type="dxa"/>
            <w:tcBorders>
              <w:top w:val="nil"/>
              <w:left w:val="nil"/>
              <w:bottom w:val="single" w:sz="4" w:space="0" w:color="auto"/>
              <w:right w:val="single" w:sz="4" w:space="0" w:color="auto"/>
            </w:tcBorders>
            <w:shd w:val="clear" w:color="auto" w:fill="auto"/>
            <w:noWrap/>
            <w:vAlign w:val="bottom"/>
            <w:hideMark/>
          </w:tcPr>
          <w:p w14:paraId="7D7633BA" w14:textId="6827FD04"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61759F33"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D47D31" w14:textId="1D22CEAE"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BD39FF6" w14:textId="3C3673F0"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15</w:t>
            </w:r>
            <w:r>
              <w:rPr>
                <w:rFonts w:ascii="Calibri" w:eastAsia="Times New Roman" w:hAnsi="Calibri"/>
                <w:color w:val="000000"/>
                <w:kern w:val="0"/>
                <w:sz w:val="24"/>
                <w:szCs w:val="24"/>
                <w:lang w:eastAsia="en-GB"/>
              </w:rPr>
              <w:t>-24</w:t>
            </w:r>
          </w:p>
        </w:tc>
        <w:tc>
          <w:tcPr>
            <w:tcW w:w="1444" w:type="dxa"/>
            <w:tcBorders>
              <w:top w:val="single" w:sz="4" w:space="0" w:color="auto"/>
              <w:left w:val="nil"/>
              <w:bottom w:val="single" w:sz="4" w:space="0" w:color="auto"/>
              <w:right w:val="single" w:sz="4" w:space="0" w:color="auto"/>
            </w:tcBorders>
            <w:vAlign w:val="bottom"/>
          </w:tcPr>
          <w:p w14:paraId="221A6882" w14:textId="7DF66040"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39.1</w:t>
            </w:r>
          </w:p>
        </w:tc>
        <w:tc>
          <w:tcPr>
            <w:tcW w:w="1444" w:type="dxa"/>
            <w:tcBorders>
              <w:top w:val="nil"/>
              <w:left w:val="single" w:sz="4" w:space="0" w:color="auto"/>
              <w:bottom w:val="single" w:sz="4" w:space="0" w:color="auto"/>
              <w:right w:val="single" w:sz="4" w:space="0" w:color="auto"/>
            </w:tcBorders>
            <w:vAlign w:val="bottom"/>
          </w:tcPr>
          <w:p w14:paraId="2DF139CB" w14:textId="6FD78217"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10.8</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40AC6E11" w14:textId="65133BFD"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-7.636125041</w:t>
            </w:r>
          </w:p>
        </w:tc>
        <w:tc>
          <w:tcPr>
            <w:tcW w:w="1314" w:type="dxa"/>
            <w:tcBorders>
              <w:top w:val="nil"/>
              <w:left w:val="nil"/>
              <w:bottom w:val="single" w:sz="4" w:space="0" w:color="auto"/>
              <w:right w:val="single" w:sz="4" w:space="0" w:color="auto"/>
            </w:tcBorders>
            <w:shd w:val="clear" w:color="auto" w:fill="auto"/>
            <w:noWrap/>
            <w:vAlign w:val="bottom"/>
            <w:hideMark/>
          </w:tcPr>
          <w:p w14:paraId="320769E1" w14:textId="79955DA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67AA6AF8"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6945C9" w14:textId="02046FD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9A71D30" w14:textId="3AC4137E"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15</w:t>
            </w:r>
            <w:r>
              <w:rPr>
                <w:rFonts w:ascii="Calibri" w:eastAsia="Times New Roman" w:hAnsi="Calibri"/>
                <w:color w:val="000000"/>
                <w:kern w:val="0"/>
                <w:sz w:val="24"/>
                <w:szCs w:val="24"/>
                <w:lang w:eastAsia="en-GB"/>
              </w:rPr>
              <w:t>-24</w:t>
            </w:r>
          </w:p>
        </w:tc>
        <w:tc>
          <w:tcPr>
            <w:tcW w:w="1444" w:type="dxa"/>
            <w:tcBorders>
              <w:top w:val="single" w:sz="4" w:space="0" w:color="auto"/>
              <w:left w:val="nil"/>
              <w:bottom w:val="single" w:sz="4" w:space="0" w:color="auto"/>
              <w:right w:val="single" w:sz="4" w:space="0" w:color="auto"/>
            </w:tcBorders>
            <w:vAlign w:val="bottom"/>
          </w:tcPr>
          <w:p w14:paraId="1AABC381" w14:textId="39A69C8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14.9</w:t>
            </w:r>
          </w:p>
        </w:tc>
        <w:tc>
          <w:tcPr>
            <w:tcW w:w="1444" w:type="dxa"/>
            <w:tcBorders>
              <w:top w:val="nil"/>
              <w:left w:val="single" w:sz="4" w:space="0" w:color="auto"/>
              <w:bottom w:val="single" w:sz="4" w:space="0" w:color="auto"/>
              <w:right w:val="single" w:sz="4" w:space="0" w:color="auto"/>
            </w:tcBorders>
            <w:vAlign w:val="bottom"/>
          </w:tcPr>
          <w:p w14:paraId="15C80759" w14:textId="47CF975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2.3</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1B17AD4E" w14:textId="1A42F545"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-3.386452312</w:t>
            </w:r>
          </w:p>
        </w:tc>
        <w:tc>
          <w:tcPr>
            <w:tcW w:w="1314" w:type="dxa"/>
            <w:tcBorders>
              <w:top w:val="nil"/>
              <w:left w:val="nil"/>
              <w:bottom w:val="single" w:sz="4" w:space="0" w:color="auto"/>
              <w:right w:val="single" w:sz="4" w:space="0" w:color="auto"/>
            </w:tcBorders>
            <w:shd w:val="clear" w:color="auto" w:fill="auto"/>
            <w:noWrap/>
            <w:vAlign w:val="bottom"/>
            <w:hideMark/>
          </w:tcPr>
          <w:p w14:paraId="76604E58" w14:textId="231C18F0"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45A99CB3"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FD6A69B" w14:textId="460BB2D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8C23B1C" w14:textId="100A96D0"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25</w:t>
            </w:r>
            <w:r>
              <w:rPr>
                <w:rFonts w:ascii="Calibri" w:eastAsia="Times New Roman" w:hAnsi="Calibri"/>
                <w:color w:val="000000"/>
                <w:kern w:val="0"/>
                <w:sz w:val="24"/>
                <w:szCs w:val="24"/>
                <w:lang w:eastAsia="en-GB"/>
              </w:rPr>
              <w:t>-34</w:t>
            </w:r>
          </w:p>
        </w:tc>
        <w:tc>
          <w:tcPr>
            <w:tcW w:w="1444" w:type="dxa"/>
            <w:tcBorders>
              <w:top w:val="single" w:sz="4" w:space="0" w:color="auto"/>
              <w:left w:val="nil"/>
              <w:bottom w:val="single" w:sz="4" w:space="0" w:color="auto"/>
              <w:right w:val="single" w:sz="4" w:space="0" w:color="auto"/>
            </w:tcBorders>
            <w:vAlign w:val="bottom"/>
          </w:tcPr>
          <w:p w14:paraId="75DF25D5" w14:textId="01EEF76D"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17.3</w:t>
            </w:r>
          </w:p>
        </w:tc>
        <w:tc>
          <w:tcPr>
            <w:tcW w:w="1444" w:type="dxa"/>
            <w:tcBorders>
              <w:top w:val="nil"/>
              <w:left w:val="single" w:sz="4" w:space="0" w:color="auto"/>
              <w:bottom w:val="single" w:sz="4" w:space="0" w:color="auto"/>
              <w:right w:val="single" w:sz="4" w:space="0" w:color="auto"/>
            </w:tcBorders>
            <w:vAlign w:val="bottom"/>
          </w:tcPr>
          <w:p w14:paraId="54B91222" w14:textId="4796B0E4"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7</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0E6280DC" w14:textId="35CEAC69"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-2.771671552</w:t>
            </w:r>
          </w:p>
        </w:tc>
        <w:tc>
          <w:tcPr>
            <w:tcW w:w="1314" w:type="dxa"/>
            <w:tcBorders>
              <w:top w:val="nil"/>
              <w:left w:val="nil"/>
              <w:bottom w:val="single" w:sz="4" w:space="0" w:color="auto"/>
              <w:right w:val="single" w:sz="4" w:space="0" w:color="auto"/>
            </w:tcBorders>
            <w:shd w:val="clear" w:color="auto" w:fill="auto"/>
            <w:noWrap/>
            <w:vAlign w:val="bottom"/>
            <w:hideMark/>
          </w:tcPr>
          <w:p w14:paraId="73F629AC" w14:textId="2359677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4DE1B906"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ED6A8D" w14:textId="7C6F20FD"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D1D6FCD" w14:textId="0F2CA204"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25</w:t>
            </w:r>
            <w:r>
              <w:rPr>
                <w:rFonts w:ascii="Calibri" w:eastAsia="Times New Roman" w:hAnsi="Calibri"/>
                <w:color w:val="000000"/>
                <w:kern w:val="0"/>
                <w:sz w:val="24"/>
                <w:szCs w:val="24"/>
                <w:lang w:eastAsia="en-GB"/>
              </w:rPr>
              <w:t>-34</w:t>
            </w:r>
          </w:p>
        </w:tc>
        <w:tc>
          <w:tcPr>
            <w:tcW w:w="1444" w:type="dxa"/>
            <w:tcBorders>
              <w:top w:val="single" w:sz="4" w:space="0" w:color="auto"/>
              <w:left w:val="nil"/>
              <w:bottom w:val="single" w:sz="4" w:space="0" w:color="auto"/>
              <w:right w:val="single" w:sz="4" w:space="0" w:color="auto"/>
            </w:tcBorders>
            <w:vAlign w:val="bottom"/>
          </w:tcPr>
          <w:p w14:paraId="090CC6C7" w14:textId="7B0CFFAE"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6.9</w:t>
            </w:r>
          </w:p>
        </w:tc>
        <w:tc>
          <w:tcPr>
            <w:tcW w:w="1444" w:type="dxa"/>
            <w:tcBorders>
              <w:top w:val="nil"/>
              <w:left w:val="single" w:sz="4" w:space="0" w:color="auto"/>
              <w:bottom w:val="single" w:sz="4" w:space="0" w:color="auto"/>
              <w:right w:val="single" w:sz="4" w:space="0" w:color="auto"/>
            </w:tcBorders>
            <w:vAlign w:val="bottom"/>
          </w:tcPr>
          <w:p w14:paraId="30FB8B84" w14:textId="3CB9B9C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4.3</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5D56D760" w14:textId="5AF981F5"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-0.686422475</w:t>
            </w:r>
          </w:p>
        </w:tc>
        <w:tc>
          <w:tcPr>
            <w:tcW w:w="1314" w:type="dxa"/>
            <w:tcBorders>
              <w:top w:val="nil"/>
              <w:left w:val="nil"/>
              <w:bottom w:val="single" w:sz="4" w:space="0" w:color="auto"/>
              <w:right w:val="single" w:sz="4" w:space="0" w:color="auto"/>
            </w:tcBorders>
            <w:shd w:val="clear" w:color="auto" w:fill="auto"/>
            <w:noWrap/>
            <w:vAlign w:val="bottom"/>
            <w:hideMark/>
          </w:tcPr>
          <w:p w14:paraId="679157C9" w14:textId="52B88D6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41710945"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83F072" w14:textId="25625EC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BAC3A60" w14:textId="01486057"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35</w:t>
            </w:r>
            <w:r>
              <w:rPr>
                <w:rFonts w:ascii="Calibri" w:eastAsia="Times New Roman" w:hAnsi="Calibri"/>
                <w:color w:val="000000"/>
                <w:kern w:val="0"/>
                <w:sz w:val="24"/>
                <w:szCs w:val="24"/>
                <w:lang w:eastAsia="en-GB"/>
              </w:rPr>
              <w:t>-44</w:t>
            </w:r>
          </w:p>
        </w:tc>
        <w:tc>
          <w:tcPr>
            <w:tcW w:w="1444" w:type="dxa"/>
            <w:tcBorders>
              <w:top w:val="single" w:sz="4" w:space="0" w:color="auto"/>
              <w:left w:val="nil"/>
              <w:bottom w:val="single" w:sz="4" w:space="0" w:color="auto"/>
              <w:right w:val="single" w:sz="4" w:space="0" w:color="auto"/>
            </w:tcBorders>
            <w:vAlign w:val="bottom"/>
          </w:tcPr>
          <w:p w14:paraId="0A87D5A6" w14:textId="3C192C5C"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4.9</w:t>
            </w:r>
          </w:p>
        </w:tc>
        <w:tc>
          <w:tcPr>
            <w:tcW w:w="1444" w:type="dxa"/>
            <w:tcBorders>
              <w:top w:val="nil"/>
              <w:left w:val="single" w:sz="4" w:space="0" w:color="auto"/>
              <w:bottom w:val="single" w:sz="4" w:space="0" w:color="auto"/>
              <w:right w:val="single" w:sz="4" w:space="0" w:color="auto"/>
            </w:tcBorders>
            <w:vAlign w:val="bottom"/>
          </w:tcPr>
          <w:p w14:paraId="2C6A102C" w14:textId="2CC7A52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4</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29486379" w14:textId="3D2415EE"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-0.240011647</w:t>
            </w:r>
          </w:p>
        </w:tc>
        <w:tc>
          <w:tcPr>
            <w:tcW w:w="1314" w:type="dxa"/>
            <w:tcBorders>
              <w:top w:val="nil"/>
              <w:left w:val="nil"/>
              <w:bottom w:val="single" w:sz="4" w:space="0" w:color="auto"/>
              <w:right w:val="single" w:sz="4" w:space="0" w:color="auto"/>
            </w:tcBorders>
            <w:shd w:val="clear" w:color="auto" w:fill="auto"/>
            <w:noWrap/>
            <w:vAlign w:val="bottom"/>
            <w:hideMark/>
          </w:tcPr>
          <w:p w14:paraId="591CD054" w14:textId="0C4173E7"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0.07</w:t>
            </w:r>
          </w:p>
        </w:tc>
      </w:tr>
      <w:tr w:rsidR="00DB625F" w:rsidRPr="005D2F4B" w14:paraId="6FA2170F"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87D8558" w14:textId="777AC13C"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2713C4F" w14:textId="3E5033BE"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35</w:t>
            </w:r>
            <w:r>
              <w:rPr>
                <w:rFonts w:ascii="Calibri" w:eastAsia="Times New Roman" w:hAnsi="Calibri"/>
                <w:color w:val="000000"/>
                <w:kern w:val="0"/>
                <w:sz w:val="24"/>
                <w:szCs w:val="24"/>
                <w:lang w:eastAsia="en-GB"/>
              </w:rPr>
              <w:t>-44</w:t>
            </w:r>
          </w:p>
        </w:tc>
        <w:tc>
          <w:tcPr>
            <w:tcW w:w="1444" w:type="dxa"/>
            <w:tcBorders>
              <w:top w:val="single" w:sz="4" w:space="0" w:color="auto"/>
              <w:left w:val="nil"/>
              <w:bottom w:val="single" w:sz="4" w:space="0" w:color="auto"/>
              <w:right w:val="single" w:sz="4" w:space="0" w:color="auto"/>
            </w:tcBorders>
            <w:vAlign w:val="bottom"/>
          </w:tcPr>
          <w:p w14:paraId="0605B1C0" w14:textId="0218B4CD"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6.5</w:t>
            </w:r>
          </w:p>
        </w:tc>
        <w:tc>
          <w:tcPr>
            <w:tcW w:w="1444" w:type="dxa"/>
            <w:tcBorders>
              <w:top w:val="nil"/>
              <w:left w:val="single" w:sz="4" w:space="0" w:color="auto"/>
              <w:bottom w:val="single" w:sz="4" w:space="0" w:color="auto"/>
              <w:right w:val="single" w:sz="4" w:space="0" w:color="auto"/>
            </w:tcBorders>
            <w:vAlign w:val="bottom"/>
          </w:tcPr>
          <w:p w14:paraId="6E980A29" w14:textId="08DCBCD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7.1</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7D239D81" w14:textId="7BFB311C"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0.151999087</w:t>
            </w:r>
          </w:p>
        </w:tc>
        <w:tc>
          <w:tcPr>
            <w:tcW w:w="1314" w:type="dxa"/>
            <w:tcBorders>
              <w:top w:val="nil"/>
              <w:left w:val="nil"/>
              <w:bottom w:val="single" w:sz="4" w:space="0" w:color="auto"/>
              <w:right w:val="single" w:sz="4" w:space="0" w:color="auto"/>
            </w:tcBorders>
            <w:shd w:val="clear" w:color="auto" w:fill="auto"/>
            <w:noWrap/>
            <w:vAlign w:val="bottom"/>
            <w:hideMark/>
          </w:tcPr>
          <w:p w14:paraId="5A5E52FA" w14:textId="4B2B5077"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3D4CD46F"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5B9D46" w14:textId="24FB7C6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DAD65F7" w14:textId="50A4949D"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45</w:t>
            </w:r>
            <w:r>
              <w:rPr>
                <w:rFonts w:ascii="Calibri" w:eastAsia="Times New Roman" w:hAnsi="Calibri"/>
                <w:color w:val="000000"/>
                <w:kern w:val="0"/>
                <w:sz w:val="24"/>
                <w:szCs w:val="24"/>
                <w:lang w:eastAsia="en-GB"/>
              </w:rPr>
              <w:t>-54</w:t>
            </w:r>
          </w:p>
        </w:tc>
        <w:tc>
          <w:tcPr>
            <w:tcW w:w="1444" w:type="dxa"/>
            <w:tcBorders>
              <w:top w:val="single" w:sz="4" w:space="0" w:color="auto"/>
              <w:left w:val="nil"/>
              <w:bottom w:val="single" w:sz="4" w:space="0" w:color="auto"/>
              <w:right w:val="single" w:sz="4" w:space="0" w:color="auto"/>
            </w:tcBorders>
            <w:vAlign w:val="bottom"/>
          </w:tcPr>
          <w:p w14:paraId="1FAE8052" w14:textId="17456FE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10.9</w:t>
            </w:r>
          </w:p>
        </w:tc>
        <w:tc>
          <w:tcPr>
            <w:tcW w:w="1444" w:type="dxa"/>
            <w:tcBorders>
              <w:top w:val="nil"/>
              <w:left w:val="single" w:sz="4" w:space="0" w:color="auto"/>
              <w:bottom w:val="single" w:sz="4" w:space="0" w:color="auto"/>
              <w:right w:val="single" w:sz="4" w:space="0" w:color="auto"/>
            </w:tcBorders>
            <w:vAlign w:val="bottom"/>
          </w:tcPr>
          <w:p w14:paraId="52F45F73" w14:textId="5DE3D68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7.9</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702D7EE8" w14:textId="59CAC4FF"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-0.813651318</w:t>
            </w:r>
          </w:p>
        </w:tc>
        <w:tc>
          <w:tcPr>
            <w:tcW w:w="1314" w:type="dxa"/>
            <w:tcBorders>
              <w:top w:val="nil"/>
              <w:left w:val="nil"/>
              <w:bottom w:val="single" w:sz="4" w:space="0" w:color="auto"/>
              <w:right w:val="single" w:sz="4" w:space="0" w:color="auto"/>
            </w:tcBorders>
            <w:shd w:val="clear" w:color="auto" w:fill="auto"/>
            <w:noWrap/>
            <w:vAlign w:val="bottom"/>
            <w:hideMark/>
          </w:tcPr>
          <w:p w14:paraId="1C6A83BE" w14:textId="12273C1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4846035C"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7E79F2" w14:textId="61C0194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5A1907AA" w14:textId="25DDD405"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45</w:t>
            </w:r>
            <w:r>
              <w:rPr>
                <w:rFonts w:ascii="Calibri" w:eastAsia="Times New Roman" w:hAnsi="Calibri"/>
                <w:color w:val="000000"/>
                <w:kern w:val="0"/>
                <w:sz w:val="24"/>
                <w:szCs w:val="24"/>
                <w:lang w:eastAsia="en-GB"/>
              </w:rPr>
              <w:t>-54</w:t>
            </w:r>
          </w:p>
        </w:tc>
        <w:tc>
          <w:tcPr>
            <w:tcW w:w="1444" w:type="dxa"/>
            <w:tcBorders>
              <w:top w:val="single" w:sz="4" w:space="0" w:color="auto"/>
              <w:left w:val="nil"/>
              <w:bottom w:val="single" w:sz="4" w:space="0" w:color="auto"/>
              <w:right w:val="single" w:sz="4" w:space="0" w:color="auto"/>
            </w:tcBorders>
            <w:vAlign w:val="bottom"/>
          </w:tcPr>
          <w:p w14:paraId="5F38347C" w14:textId="08AA5BF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11.4</w:t>
            </w:r>
          </w:p>
        </w:tc>
        <w:tc>
          <w:tcPr>
            <w:tcW w:w="1444" w:type="dxa"/>
            <w:tcBorders>
              <w:top w:val="nil"/>
              <w:left w:val="single" w:sz="4" w:space="0" w:color="auto"/>
              <w:bottom w:val="single" w:sz="4" w:space="0" w:color="auto"/>
              <w:right w:val="single" w:sz="4" w:space="0" w:color="auto"/>
            </w:tcBorders>
            <w:vAlign w:val="bottom"/>
          </w:tcPr>
          <w:p w14:paraId="5A374B4D" w14:textId="0A96DD3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11.2</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0D47DAEE" w14:textId="03FE9F70"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-0.067961545</w:t>
            </w:r>
          </w:p>
        </w:tc>
        <w:tc>
          <w:tcPr>
            <w:tcW w:w="1314" w:type="dxa"/>
            <w:tcBorders>
              <w:top w:val="nil"/>
              <w:left w:val="nil"/>
              <w:bottom w:val="single" w:sz="4" w:space="0" w:color="auto"/>
              <w:right w:val="single" w:sz="4" w:space="0" w:color="auto"/>
            </w:tcBorders>
            <w:shd w:val="clear" w:color="auto" w:fill="auto"/>
            <w:noWrap/>
            <w:vAlign w:val="bottom"/>
            <w:hideMark/>
          </w:tcPr>
          <w:p w14:paraId="18A68B98" w14:textId="4657818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0E068DBA"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FBC2A7" w14:textId="1E8CDF5E"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15675F88" w14:textId="54E62EEA"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55</w:t>
            </w:r>
            <w:r>
              <w:rPr>
                <w:rFonts w:ascii="Calibri" w:eastAsia="Times New Roman" w:hAnsi="Calibri"/>
                <w:color w:val="000000"/>
                <w:kern w:val="0"/>
                <w:sz w:val="24"/>
                <w:szCs w:val="24"/>
                <w:lang w:eastAsia="en-GB"/>
              </w:rPr>
              <w:t>-64</w:t>
            </w:r>
          </w:p>
        </w:tc>
        <w:tc>
          <w:tcPr>
            <w:tcW w:w="1444" w:type="dxa"/>
            <w:tcBorders>
              <w:top w:val="single" w:sz="4" w:space="0" w:color="auto"/>
              <w:left w:val="nil"/>
              <w:bottom w:val="single" w:sz="4" w:space="0" w:color="auto"/>
              <w:right w:val="single" w:sz="4" w:space="0" w:color="auto"/>
            </w:tcBorders>
            <w:vAlign w:val="bottom"/>
          </w:tcPr>
          <w:p w14:paraId="2D4D41D2" w14:textId="58B1293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13.7</w:t>
            </w:r>
          </w:p>
        </w:tc>
        <w:tc>
          <w:tcPr>
            <w:tcW w:w="1444" w:type="dxa"/>
            <w:tcBorders>
              <w:top w:val="nil"/>
              <w:left w:val="single" w:sz="4" w:space="0" w:color="auto"/>
              <w:bottom w:val="single" w:sz="4" w:space="0" w:color="auto"/>
              <w:right w:val="single" w:sz="4" w:space="0" w:color="auto"/>
            </w:tcBorders>
            <w:vAlign w:val="bottom"/>
          </w:tcPr>
          <w:p w14:paraId="2FBC2924" w14:textId="1F8749EC"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11.7</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39C8963C" w14:textId="1650AAFB"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-0.544292675</w:t>
            </w:r>
          </w:p>
        </w:tc>
        <w:tc>
          <w:tcPr>
            <w:tcW w:w="1314" w:type="dxa"/>
            <w:tcBorders>
              <w:top w:val="nil"/>
              <w:left w:val="nil"/>
              <w:bottom w:val="single" w:sz="4" w:space="0" w:color="auto"/>
              <w:right w:val="single" w:sz="4" w:space="0" w:color="auto"/>
            </w:tcBorders>
            <w:shd w:val="clear" w:color="auto" w:fill="auto"/>
            <w:noWrap/>
            <w:vAlign w:val="bottom"/>
            <w:hideMark/>
          </w:tcPr>
          <w:p w14:paraId="5F384D9E" w14:textId="5C4AE30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2DEA84A3"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C77DE8E" w14:textId="4D8375D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0DA1BA17" w14:textId="4A1B8F0B"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55</w:t>
            </w:r>
            <w:r>
              <w:rPr>
                <w:rFonts w:ascii="Calibri" w:eastAsia="Times New Roman" w:hAnsi="Calibri"/>
                <w:color w:val="000000"/>
                <w:kern w:val="0"/>
                <w:sz w:val="24"/>
                <w:szCs w:val="24"/>
                <w:lang w:eastAsia="en-GB"/>
              </w:rPr>
              <w:t>-64</w:t>
            </w:r>
          </w:p>
        </w:tc>
        <w:tc>
          <w:tcPr>
            <w:tcW w:w="1444" w:type="dxa"/>
            <w:tcBorders>
              <w:top w:val="single" w:sz="4" w:space="0" w:color="auto"/>
              <w:left w:val="nil"/>
              <w:bottom w:val="single" w:sz="4" w:space="0" w:color="auto"/>
              <w:right w:val="single" w:sz="4" w:space="0" w:color="auto"/>
            </w:tcBorders>
            <w:vAlign w:val="bottom"/>
          </w:tcPr>
          <w:p w14:paraId="24731F66" w14:textId="242BB0E3"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13.1</w:t>
            </w:r>
          </w:p>
        </w:tc>
        <w:tc>
          <w:tcPr>
            <w:tcW w:w="1444" w:type="dxa"/>
            <w:tcBorders>
              <w:top w:val="nil"/>
              <w:left w:val="single" w:sz="4" w:space="0" w:color="auto"/>
              <w:bottom w:val="single" w:sz="4" w:space="0" w:color="auto"/>
              <w:right w:val="single" w:sz="4" w:space="0" w:color="auto"/>
            </w:tcBorders>
            <w:vAlign w:val="bottom"/>
          </w:tcPr>
          <w:p w14:paraId="1DE10FC4" w14:textId="3B2DB940"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13.3</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106CC94B" w14:textId="60830844"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0.052773989</w:t>
            </w:r>
          </w:p>
        </w:tc>
        <w:tc>
          <w:tcPr>
            <w:tcW w:w="1314" w:type="dxa"/>
            <w:tcBorders>
              <w:top w:val="nil"/>
              <w:left w:val="nil"/>
              <w:bottom w:val="single" w:sz="4" w:space="0" w:color="auto"/>
              <w:right w:val="single" w:sz="4" w:space="0" w:color="auto"/>
            </w:tcBorders>
            <w:shd w:val="clear" w:color="auto" w:fill="auto"/>
            <w:noWrap/>
            <w:vAlign w:val="bottom"/>
            <w:hideMark/>
          </w:tcPr>
          <w:p w14:paraId="3872F9EB" w14:textId="503DF86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185A5FF7"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EF3A02" w14:textId="4342C6E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C911B92" w14:textId="5222386B"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65</w:t>
            </w:r>
            <w:r>
              <w:rPr>
                <w:rFonts w:ascii="Calibri" w:eastAsia="Times New Roman" w:hAnsi="Calibri"/>
                <w:color w:val="000000"/>
                <w:kern w:val="0"/>
                <w:sz w:val="24"/>
                <w:szCs w:val="24"/>
                <w:lang w:eastAsia="en-GB"/>
              </w:rPr>
              <w:t>-74</w:t>
            </w:r>
          </w:p>
        </w:tc>
        <w:tc>
          <w:tcPr>
            <w:tcW w:w="1444" w:type="dxa"/>
            <w:tcBorders>
              <w:top w:val="single" w:sz="4" w:space="0" w:color="auto"/>
              <w:left w:val="nil"/>
              <w:bottom w:val="single" w:sz="4" w:space="0" w:color="auto"/>
              <w:right w:val="single" w:sz="4" w:space="0" w:color="auto"/>
            </w:tcBorders>
            <w:vAlign w:val="bottom"/>
          </w:tcPr>
          <w:p w14:paraId="5DB9FF5F" w14:textId="64289C5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17.6</w:t>
            </w:r>
          </w:p>
        </w:tc>
        <w:tc>
          <w:tcPr>
            <w:tcW w:w="1444" w:type="dxa"/>
            <w:tcBorders>
              <w:top w:val="nil"/>
              <w:left w:val="single" w:sz="4" w:space="0" w:color="auto"/>
              <w:bottom w:val="single" w:sz="4" w:space="0" w:color="auto"/>
              <w:right w:val="single" w:sz="4" w:space="0" w:color="auto"/>
            </w:tcBorders>
            <w:vAlign w:val="bottom"/>
          </w:tcPr>
          <w:p w14:paraId="0A7DEC5F" w14:textId="0502E2D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14.5</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55DB7665" w14:textId="5E269DBB"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-0.832314313</w:t>
            </w:r>
          </w:p>
        </w:tc>
        <w:tc>
          <w:tcPr>
            <w:tcW w:w="1314" w:type="dxa"/>
            <w:tcBorders>
              <w:top w:val="nil"/>
              <w:left w:val="nil"/>
              <w:bottom w:val="single" w:sz="4" w:space="0" w:color="auto"/>
              <w:right w:val="single" w:sz="4" w:space="0" w:color="auto"/>
            </w:tcBorders>
            <w:shd w:val="clear" w:color="auto" w:fill="auto"/>
            <w:noWrap/>
            <w:vAlign w:val="bottom"/>
            <w:hideMark/>
          </w:tcPr>
          <w:p w14:paraId="5F59F009" w14:textId="5210228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62134BDB"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204046" w14:textId="6772391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164EAA74" w14:textId="1E4B80ED"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65</w:t>
            </w:r>
            <w:r>
              <w:rPr>
                <w:rFonts w:ascii="Calibri" w:eastAsia="Times New Roman" w:hAnsi="Calibri"/>
                <w:color w:val="000000"/>
                <w:kern w:val="0"/>
                <w:sz w:val="24"/>
                <w:szCs w:val="24"/>
                <w:lang w:eastAsia="en-GB"/>
              </w:rPr>
              <w:t>-74</w:t>
            </w:r>
          </w:p>
        </w:tc>
        <w:tc>
          <w:tcPr>
            <w:tcW w:w="1444" w:type="dxa"/>
            <w:tcBorders>
              <w:top w:val="single" w:sz="4" w:space="0" w:color="auto"/>
              <w:left w:val="nil"/>
              <w:bottom w:val="single" w:sz="4" w:space="0" w:color="auto"/>
              <w:right w:val="single" w:sz="4" w:space="0" w:color="auto"/>
            </w:tcBorders>
            <w:vAlign w:val="bottom"/>
          </w:tcPr>
          <w:p w14:paraId="25AC1EE6" w14:textId="5AC52A2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16.6</w:t>
            </w:r>
          </w:p>
        </w:tc>
        <w:tc>
          <w:tcPr>
            <w:tcW w:w="1444" w:type="dxa"/>
            <w:tcBorders>
              <w:top w:val="nil"/>
              <w:left w:val="single" w:sz="4" w:space="0" w:color="auto"/>
              <w:bottom w:val="single" w:sz="4" w:space="0" w:color="auto"/>
              <w:right w:val="single" w:sz="4" w:space="0" w:color="auto"/>
            </w:tcBorders>
            <w:vAlign w:val="bottom"/>
          </w:tcPr>
          <w:p w14:paraId="3E785916" w14:textId="58EEB7B0"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15.4</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62EDE2A1" w14:textId="1BE1BF65"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-0.316999523</w:t>
            </w:r>
          </w:p>
        </w:tc>
        <w:tc>
          <w:tcPr>
            <w:tcW w:w="1314" w:type="dxa"/>
            <w:tcBorders>
              <w:top w:val="nil"/>
              <w:left w:val="nil"/>
              <w:bottom w:val="single" w:sz="4" w:space="0" w:color="auto"/>
              <w:right w:val="single" w:sz="4" w:space="0" w:color="auto"/>
            </w:tcBorders>
            <w:shd w:val="clear" w:color="auto" w:fill="auto"/>
            <w:noWrap/>
            <w:vAlign w:val="bottom"/>
            <w:hideMark/>
          </w:tcPr>
          <w:p w14:paraId="5B1C270F" w14:textId="334D9BD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13FFCAF0"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51EF7F" w14:textId="1FF7708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775D93EE" w14:textId="05DB340C"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75</w:t>
            </w:r>
            <w:r>
              <w:rPr>
                <w:rFonts w:ascii="Calibri" w:eastAsia="Times New Roman" w:hAnsi="Calibri"/>
                <w:color w:val="000000"/>
                <w:kern w:val="0"/>
                <w:sz w:val="24"/>
                <w:szCs w:val="24"/>
                <w:lang w:eastAsia="en-GB"/>
              </w:rPr>
              <w:t>-84</w:t>
            </w:r>
          </w:p>
        </w:tc>
        <w:tc>
          <w:tcPr>
            <w:tcW w:w="1444" w:type="dxa"/>
            <w:tcBorders>
              <w:top w:val="single" w:sz="4" w:space="0" w:color="auto"/>
              <w:left w:val="nil"/>
              <w:bottom w:val="single" w:sz="4" w:space="0" w:color="auto"/>
              <w:right w:val="single" w:sz="4" w:space="0" w:color="auto"/>
            </w:tcBorders>
            <w:vAlign w:val="bottom"/>
          </w:tcPr>
          <w:p w14:paraId="07DB838B" w14:textId="5909CA81"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24.3</w:t>
            </w:r>
          </w:p>
        </w:tc>
        <w:tc>
          <w:tcPr>
            <w:tcW w:w="1444" w:type="dxa"/>
            <w:tcBorders>
              <w:top w:val="nil"/>
              <w:left w:val="single" w:sz="4" w:space="0" w:color="auto"/>
              <w:bottom w:val="single" w:sz="4" w:space="0" w:color="auto"/>
              <w:right w:val="single" w:sz="4" w:space="0" w:color="auto"/>
            </w:tcBorders>
            <w:vAlign w:val="bottom"/>
          </w:tcPr>
          <w:p w14:paraId="23AF640F" w14:textId="67AAA27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20.2</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5C010586" w14:textId="29FE8134"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-1.113157089</w:t>
            </w:r>
          </w:p>
        </w:tc>
        <w:tc>
          <w:tcPr>
            <w:tcW w:w="1314" w:type="dxa"/>
            <w:tcBorders>
              <w:top w:val="nil"/>
              <w:left w:val="nil"/>
              <w:bottom w:val="single" w:sz="4" w:space="0" w:color="auto"/>
              <w:right w:val="single" w:sz="4" w:space="0" w:color="auto"/>
            </w:tcBorders>
            <w:shd w:val="clear" w:color="auto" w:fill="auto"/>
            <w:noWrap/>
            <w:vAlign w:val="bottom"/>
            <w:hideMark/>
          </w:tcPr>
          <w:p w14:paraId="2E3DCD75" w14:textId="0AA87A97"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44A648D5"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7190CF6" w14:textId="624E2701"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1326E9" w14:textId="519DB51A"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75</w:t>
            </w:r>
            <w:r>
              <w:rPr>
                <w:rFonts w:ascii="Calibri" w:eastAsia="Times New Roman" w:hAnsi="Calibri"/>
                <w:color w:val="000000"/>
                <w:kern w:val="0"/>
                <w:sz w:val="24"/>
                <w:szCs w:val="24"/>
                <w:lang w:eastAsia="en-GB"/>
              </w:rPr>
              <w:t>-84</w:t>
            </w:r>
          </w:p>
        </w:tc>
        <w:tc>
          <w:tcPr>
            <w:tcW w:w="1444" w:type="dxa"/>
            <w:tcBorders>
              <w:top w:val="single" w:sz="4" w:space="0" w:color="auto"/>
              <w:left w:val="nil"/>
              <w:bottom w:val="single" w:sz="4" w:space="0" w:color="auto"/>
              <w:right w:val="single" w:sz="4" w:space="0" w:color="auto"/>
            </w:tcBorders>
            <w:vAlign w:val="bottom"/>
          </w:tcPr>
          <w:p w14:paraId="670558F0" w14:textId="18275C6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24.6</w:t>
            </w:r>
          </w:p>
        </w:tc>
        <w:tc>
          <w:tcPr>
            <w:tcW w:w="1444" w:type="dxa"/>
            <w:tcBorders>
              <w:top w:val="nil"/>
              <w:left w:val="single" w:sz="4" w:space="0" w:color="auto"/>
              <w:bottom w:val="single" w:sz="4" w:space="0" w:color="auto"/>
              <w:right w:val="single" w:sz="4" w:space="0" w:color="auto"/>
            </w:tcBorders>
            <w:vAlign w:val="bottom"/>
          </w:tcPr>
          <w:p w14:paraId="4A01AAFF" w14:textId="3911164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21.2</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34C8A7EA" w14:textId="1A9E67D2"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-0.921860006</w:t>
            </w:r>
          </w:p>
        </w:tc>
        <w:tc>
          <w:tcPr>
            <w:tcW w:w="1314" w:type="dxa"/>
            <w:tcBorders>
              <w:top w:val="nil"/>
              <w:left w:val="nil"/>
              <w:bottom w:val="single" w:sz="4" w:space="0" w:color="auto"/>
              <w:right w:val="single" w:sz="4" w:space="0" w:color="auto"/>
            </w:tcBorders>
            <w:shd w:val="clear" w:color="auto" w:fill="auto"/>
            <w:noWrap/>
            <w:vAlign w:val="bottom"/>
            <w:hideMark/>
          </w:tcPr>
          <w:p w14:paraId="10DE8BCF" w14:textId="45F95784"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043065BE"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A44FBE8" w14:textId="5A3421B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0380B5AC" w14:textId="4568554D"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85</w:t>
            </w:r>
            <w:r>
              <w:rPr>
                <w:rFonts w:ascii="Calibri" w:eastAsia="Times New Roman" w:hAnsi="Calibri"/>
                <w:color w:val="000000"/>
                <w:kern w:val="0"/>
                <w:sz w:val="24"/>
                <w:szCs w:val="24"/>
                <w:lang w:eastAsia="en-GB"/>
              </w:rPr>
              <w:t>+</w:t>
            </w:r>
          </w:p>
        </w:tc>
        <w:tc>
          <w:tcPr>
            <w:tcW w:w="1444" w:type="dxa"/>
            <w:tcBorders>
              <w:top w:val="single" w:sz="4" w:space="0" w:color="auto"/>
              <w:left w:val="nil"/>
              <w:bottom w:val="single" w:sz="4" w:space="0" w:color="auto"/>
              <w:right w:val="single" w:sz="4" w:space="0" w:color="auto"/>
            </w:tcBorders>
            <w:vAlign w:val="bottom"/>
          </w:tcPr>
          <w:p w14:paraId="3D74A41B" w14:textId="5F90EF2B"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35.2</w:t>
            </w:r>
          </w:p>
        </w:tc>
        <w:tc>
          <w:tcPr>
            <w:tcW w:w="1444" w:type="dxa"/>
            <w:tcBorders>
              <w:top w:val="nil"/>
              <w:left w:val="single" w:sz="4" w:space="0" w:color="auto"/>
              <w:bottom w:val="single" w:sz="4" w:space="0" w:color="auto"/>
              <w:right w:val="single" w:sz="4" w:space="0" w:color="auto"/>
            </w:tcBorders>
            <w:vAlign w:val="bottom"/>
          </w:tcPr>
          <w:p w14:paraId="3BE24F3E" w14:textId="5634401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25.5</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7BC63869" w14:textId="3D09CBF5"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-2.616143783</w:t>
            </w:r>
          </w:p>
        </w:tc>
        <w:tc>
          <w:tcPr>
            <w:tcW w:w="1314" w:type="dxa"/>
            <w:tcBorders>
              <w:top w:val="nil"/>
              <w:left w:val="nil"/>
              <w:bottom w:val="single" w:sz="4" w:space="0" w:color="auto"/>
              <w:right w:val="single" w:sz="4" w:space="0" w:color="auto"/>
            </w:tcBorders>
            <w:shd w:val="clear" w:color="auto" w:fill="auto"/>
            <w:noWrap/>
            <w:vAlign w:val="bottom"/>
            <w:hideMark/>
          </w:tcPr>
          <w:p w14:paraId="7E6F056F" w14:textId="176A79B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1CF3AD71"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BBEB96" w14:textId="47961BE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49B0DB" w14:textId="4E9D3381"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85</w:t>
            </w:r>
            <w:r>
              <w:rPr>
                <w:rFonts w:ascii="Calibri" w:eastAsia="Times New Roman" w:hAnsi="Calibri"/>
                <w:color w:val="000000"/>
                <w:kern w:val="0"/>
                <w:sz w:val="24"/>
                <w:szCs w:val="24"/>
                <w:lang w:eastAsia="en-GB"/>
              </w:rPr>
              <w:t>+</w:t>
            </w:r>
          </w:p>
        </w:tc>
        <w:tc>
          <w:tcPr>
            <w:tcW w:w="1444" w:type="dxa"/>
            <w:tcBorders>
              <w:top w:val="single" w:sz="4" w:space="0" w:color="auto"/>
              <w:left w:val="nil"/>
              <w:bottom w:val="single" w:sz="4" w:space="0" w:color="auto"/>
              <w:right w:val="single" w:sz="4" w:space="0" w:color="auto"/>
            </w:tcBorders>
            <w:vAlign w:val="bottom"/>
          </w:tcPr>
          <w:p w14:paraId="297183B0" w14:textId="2D8C0C7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34.2</w:t>
            </w:r>
          </w:p>
        </w:tc>
        <w:tc>
          <w:tcPr>
            <w:tcW w:w="1444" w:type="dxa"/>
            <w:tcBorders>
              <w:top w:val="nil"/>
              <w:left w:val="single" w:sz="4" w:space="0" w:color="auto"/>
              <w:bottom w:val="single" w:sz="4" w:space="0" w:color="auto"/>
              <w:right w:val="single" w:sz="4" w:space="0" w:color="auto"/>
            </w:tcBorders>
            <w:vAlign w:val="bottom"/>
          </w:tcPr>
          <w:p w14:paraId="476C6658" w14:textId="70C74E6D"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27.6</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6112B9D1" w14:textId="7406E42C"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-1.80539498</w:t>
            </w:r>
          </w:p>
        </w:tc>
        <w:tc>
          <w:tcPr>
            <w:tcW w:w="1314" w:type="dxa"/>
            <w:tcBorders>
              <w:top w:val="nil"/>
              <w:left w:val="nil"/>
              <w:bottom w:val="single" w:sz="4" w:space="0" w:color="auto"/>
              <w:right w:val="single" w:sz="4" w:space="0" w:color="auto"/>
            </w:tcBorders>
            <w:shd w:val="clear" w:color="auto" w:fill="auto"/>
            <w:noWrap/>
            <w:vAlign w:val="bottom"/>
            <w:hideMark/>
          </w:tcPr>
          <w:p w14:paraId="266F754C" w14:textId="0CFC969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bl>
    <w:p w14:paraId="2C0D1FC8" w14:textId="77777777" w:rsidR="005D2F4B" w:rsidRDefault="005D2F4B" w:rsidP="00E61AB2">
      <w:pPr>
        <w:rPr>
          <w:bCs/>
        </w:rPr>
      </w:pPr>
    </w:p>
    <w:p w14:paraId="6AF11E6F" w14:textId="77258EB7" w:rsidR="000A7203" w:rsidRDefault="000A7203" w:rsidP="000A7203">
      <w:pPr>
        <w:rPr>
          <w:bCs/>
        </w:rPr>
      </w:pPr>
      <w:r>
        <w:rPr>
          <w:b/>
          <w:bCs/>
        </w:rPr>
        <w:t>Table</w:t>
      </w:r>
      <w:r>
        <w:rPr>
          <w:bCs/>
        </w:rPr>
        <w:t xml:space="preserve">: </w:t>
      </w:r>
      <w:del w:id="61" w:author="Majid" w:date="2018-08-08T09:59:00Z">
        <w:r w:rsidR="00E16AED" w:rsidRPr="00AC73A1" w:rsidDel="00F80362">
          <w:rPr>
            <w:color w:val="000000" w:themeColor="text1"/>
          </w:rPr>
          <w:delText>National p</w:delText>
        </w:r>
      </w:del>
      <w:ins w:id="62" w:author="Majid" w:date="2018-08-08T09:59:00Z">
        <w:r w:rsidR="00F80362">
          <w:rPr>
            <w:color w:val="000000" w:themeColor="text1"/>
          </w:rPr>
          <w:t>P</w:t>
        </w:r>
      </w:ins>
      <w:r w:rsidR="00E16AED" w:rsidRPr="00AC73A1">
        <w:rPr>
          <w:color w:val="000000" w:themeColor="text1"/>
        </w:rPr>
        <w:t>ercent difference in death rates between the maximum and minimum mortality months</w:t>
      </w:r>
      <w:r w:rsidR="00E16AED">
        <w:rPr>
          <w:color w:val="000000" w:themeColor="text1"/>
        </w:rPr>
        <w:t xml:space="preserve"> for all-cause </w:t>
      </w:r>
      <w:del w:id="63" w:author="Majid" w:date="2018-08-08T10:00:00Z">
        <w:r w:rsidR="00E16AED" w:rsidDel="00F80362">
          <w:rPr>
            <w:color w:val="000000" w:themeColor="text1"/>
          </w:rPr>
          <w:delText xml:space="preserve">and </w:delText>
        </w:r>
        <w:r w:rsidR="00E16AED" w:rsidRPr="00AC73A1" w:rsidDel="00F80362">
          <w:rPr>
            <w:color w:val="000000" w:themeColor="text1"/>
          </w:rPr>
          <w:delText xml:space="preserve">cause-specific </w:delText>
        </w:r>
      </w:del>
      <w:r w:rsidR="00E16AED" w:rsidRPr="00AC73A1">
        <w:rPr>
          <w:color w:val="000000" w:themeColor="text1"/>
        </w:rPr>
        <w:t>mortality</w:t>
      </w:r>
      <w:r w:rsidR="00E16AED" w:rsidDel="00F84E39">
        <w:rPr>
          <w:color w:val="000000" w:themeColor="text1"/>
        </w:rPr>
        <w:t xml:space="preserve"> </w:t>
      </w:r>
      <w:r w:rsidR="00E16AED" w:rsidRPr="00AC73A1">
        <w:rPr>
          <w:color w:val="000000" w:themeColor="text1"/>
        </w:rPr>
        <w:t>in 201</w:t>
      </w:r>
      <w:r w:rsidR="00E16AED">
        <w:rPr>
          <w:color w:val="000000" w:themeColor="text1"/>
        </w:rPr>
        <w:t>6</w:t>
      </w:r>
      <w:r w:rsidR="00E16AED" w:rsidRPr="00AC73A1">
        <w:rPr>
          <w:color w:val="000000" w:themeColor="text1"/>
        </w:rPr>
        <w:t xml:space="preserve"> versus 1980 by sex and age group</w:t>
      </w:r>
      <w:r w:rsidR="00DB625F">
        <w:rPr>
          <w:color w:val="000000" w:themeColor="text1"/>
        </w:rPr>
        <w:t xml:space="preserve">, and </w:t>
      </w:r>
      <w:commentRangeStart w:id="64"/>
      <w:r w:rsidR="00DB625F">
        <w:rPr>
          <w:color w:val="000000" w:themeColor="text1"/>
        </w:rPr>
        <w:t xml:space="preserve">percentage point change </w:t>
      </w:r>
      <w:ins w:id="65" w:author="Majid" w:date="2018-08-08T10:00:00Z">
        <w:r w:rsidR="00F80362">
          <w:rPr>
            <w:color w:val="000000" w:themeColor="text1"/>
          </w:rPr>
          <w:t>from 1980 to 2016</w:t>
        </w:r>
      </w:ins>
      <w:del w:id="66" w:author="Majid" w:date="2018-08-08T10:00:00Z">
        <w:r w:rsidR="00DB625F" w:rsidDel="00F80362">
          <w:rPr>
            <w:color w:val="000000" w:themeColor="text1"/>
          </w:rPr>
          <w:delText xml:space="preserve">per </w:delText>
        </w:r>
      </w:del>
      <w:commentRangeEnd w:id="64"/>
      <w:r w:rsidR="00F80362">
        <w:rPr>
          <w:rStyle w:val="CommentReference"/>
        </w:rPr>
        <w:commentReference w:id="64"/>
      </w:r>
      <w:del w:id="67" w:author="Majid" w:date="2018-08-08T10:00:00Z">
        <w:r w:rsidR="00DB625F" w:rsidDel="00F80362">
          <w:rPr>
            <w:color w:val="000000" w:themeColor="text1"/>
          </w:rPr>
          <w:delText>decade</w:delText>
        </w:r>
        <w:r w:rsidR="00677408" w:rsidDel="00F80362">
          <w:rPr>
            <w:color w:val="000000" w:themeColor="text1"/>
          </w:rPr>
          <w:delText xml:space="preserve"> </w:delText>
        </w:r>
      </w:del>
      <w:r w:rsidR="00677408">
        <w:rPr>
          <w:color w:val="000000" w:themeColor="text1"/>
        </w:rPr>
        <w:t>using alternative method</w:t>
      </w:r>
      <w:r w:rsidR="00E16AED" w:rsidRPr="00AC73A1">
        <w:rPr>
          <w:color w:val="000000" w:themeColor="text1"/>
        </w:rPr>
        <w:t>.</w:t>
      </w:r>
    </w:p>
    <w:p w14:paraId="1443CB8D" w14:textId="77777777" w:rsidR="000A7203" w:rsidRDefault="000A7203" w:rsidP="00E61AB2">
      <w:pPr>
        <w:rPr>
          <w:bCs/>
        </w:rPr>
      </w:pPr>
    </w:p>
    <w:p w14:paraId="07E4ADED" w14:textId="77777777" w:rsidR="000A7203" w:rsidRDefault="000A7203" w:rsidP="00E61AB2">
      <w:pPr>
        <w:rPr>
          <w:bCs/>
        </w:rPr>
      </w:pPr>
    </w:p>
    <w:p w14:paraId="274327B9" w14:textId="77777777" w:rsidR="00D02BB5" w:rsidRDefault="00D02BB5" w:rsidP="00E61AB2">
      <w:pPr>
        <w:rPr>
          <w:b/>
          <w:bCs/>
        </w:rPr>
      </w:pPr>
      <w:r w:rsidRPr="00BD0E87">
        <w:rPr>
          <w:b/>
          <w:bCs/>
        </w:rPr>
        <w:t xml:space="preserve">B) The approach is different to </w:t>
      </w:r>
      <w:proofErr w:type="gramStart"/>
      <w:r w:rsidRPr="00BD0E87">
        <w:rPr>
          <w:b/>
          <w:bCs/>
        </w:rPr>
        <w:t>a number of</w:t>
      </w:r>
      <w:proofErr w:type="gramEnd"/>
      <w:r w:rsidRPr="00BD0E87">
        <w:rPr>
          <w:b/>
          <w:bCs/>
        </w:rPr>
        <w:t xml:space="preserve">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5758B46F"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xml:space="preserve">, and requires a priori decisions about which months to </w:t>
      </w:r>
      <w:r w:rsidR="0030793D">
        <w:rPr>
          <w:bCs/>
        </w:rPr>
        <w:lastRenderedPageBreak/>
        <w:t>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XX</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w:t>
      </w:r>
      <w:proofErr w:type="gramStart"/>
      <w:r w:rsidRPr="00C14A58">
        <w:rPr>
          <w:b/>
          <w:bCs/>
        </w:rPr>
        <w:t>However</w:t>
      </w:r>
      <w:proofErr w:type="gramEnd"/>
      <w:r w:rsidRPr="00C14A58">
        <w:rPr>
          <w:b/>
          <w:bCs/>
        </w:rPr>
        <w:t xml:space="preserve"> no description was given of the characteristics of these regional areas other than subsequent information on temperatures. As pointed out there could be </w:t>
      </w:r>
      <w:proofErr w:type="gramStart"/>
      <w:r w:rsidRPr="00C14A58">
        <w:rPr>
          <w:b/>
          <w:bCs/>
        </w:rPr>
        <w:t>a number of</w:t>
      </w:r>
      <w:proofErr w:type="gramEnd"/>
      <w:r w:rsidRPr="00C14A58">
        <w:rPr>
          <w:b/>
          <w:bCs/>
        </w:rPr>
        <w:t xml:space="preserve"> factors that are important. I would expect some reference to their differing characteristics. </w:t>
      </w:r>
    </w:p>
    <w:p w14:paraId="2C5F846A" w14:textId="3FB26C5E" w:rsidR="00D02BB5" w:rsidRDefault="00D02BB5" w:rsidP="00E61AB2">
      <w:pPr>
        <w:rPr>
          <w:bCs/>
        </w:rPr>
      </w:pPr>
    </w:p>
    <w:p w14:paraId="3AF42731" w14:textId="3D9E6800"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70750E">
        <w:rPr>
          <w:bCs/>
        </w:rPr>
        <w:t>XX</w:t>
      </w:r>
      <w:r w:rsidR="00BA7F9D">
        <w:rPr>
          <w:bCs/>
        </w:rPr>
        <w:t xml:space="preserve"> and Table </w:t>
      </w:r>
      <w:r w:rsidR="00A752CF">
        <w:rPr>
          <w:bCs/>
        </w:rPr>
        <w:t>2</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w:t>
      </w:r>
      <w:proofErr w:type="spellStart"/>
      <w:r w:rsidRPr="006D1920">
        <w:rPr>
          <w:b/>
          <w:bCs/>
        </w:rPr>
        <w:t>No table</w:t>
      </w:r>
      <w:proofErr w:type="spellEnd"/>
      <w:r w:rsidRPr="006D1920">
        <w:rPr>
          <w:b/>
          <w:bCs/>
        </w:rPr>
        <w:t xml:space="preserve"> is presented with descriptive statistics, i.e. on the sample size of cases that fall into each disease category. </w:t>
      </w:r>
    </w:p>
    <w:p w14:paraId="3D6C8B33" w14:textId="1CBD2DDC" w:rsidR="00D02BB5" w:rsidRDefault="00D02BB5" w:rsidP="00E61AB2">
      <w:pPr>
        <w:rPr>
          <w:bCs/>
        </w:rPr>
      </w:pPr>
    </w:p>
    <w:p w14:paraId="20951A94" w14:textId="548259DA" w:rsidR="006D1920" w:rsidRDefault="006D1920" w:rsidP="00C13011">
      <w:pPr>
        <w:outlineLvl w:val="0"/>
        <w:rPr>
          <w:bCs/>
        </w:rPr>
      </w:pPr>
      <w:r>
        <w:rPr>
          <w:bCs/>
        </w:rPr>
        <w:t>We have added a table of descriptive statistics (Table</w:t>
      </w:r>
      <w:r w:rsidR="00C13780">
        <w:rPr>
          <w:bCs/>
        </w:rPr>
        <w:t xml:space="preserve"> 1</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w:t>
      </w:r>
      <w:proofErr w:type="gramStart"/>
      <w:r w:rsidRPr="006D1920">
        <w:rPr>
          <w:b/>
          <w:bCs/>
        </w:rPr>
        <w:t>discussion</w:t>
      </w:r>
      <w:proofErr w:type="gramEnd"/>
      <w:r w:rsidRPr="006D1920">
        <w:rPr>
          <w:b/>
          <w:bCs/>
        </w:rPr>
        <w:t xml:space="preserve"> this in contrasted with findings from Europe where countries with a more temperate winter have, paradoxically, higher rates of excess winter mortality. </w:t>
      </w:r>
      <w:proofErr w:type="gramStart"/>
      <w:r w:rsidRPr="006D1920">
        <w:rPr>
          <w:b/>
          <w:bCs/>
        </w:rPr>
        <w:t>However</w:t>
      </w:r>
      <w:proofErr w:type="gramEnd"/>
      <w:r w:rsidRPr="006D1920">
        <w:rPr>
          <w:b/>
          <w:bCs/>
        </w:rPr>
        <w:t xml:space="preserve"> this is not an appropriate direct comparison, regional extremes in variation were not looked at when comparisons between countries are made. This does not invalidate the comparison but it would be helpful to explicitly summarise if there are any differences between regions and examine what those are, </w:t>
      </w:r>
    </w:p>
    <w:p w14:paraId="0F608215" w14:textId="247FF14B" w:rsidR="00D02BB5" w:rsidRDefault="00D02BB5" w:rsidP="00E61AB2">
      <w:pPr>
        <w:rPr>
          <w:bCs/>
        </w:rPr>
      </w:pPr>
    </w:p>
    <w:p w14:paraId="0B8D1C95" w14:textId="19244540" w:rsidR="00DC0E3F" w:rsidRDefault="00BE0B8B" w:rsidP="0003425D">
      <w:pPr>
        <w:rPr>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627F9F">
        <w:rPr>
          <w:bCs/>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Epidemiology","id":"ITEM-3","issue":"2","issued":{"date-parts":[["1989"]]},"page":"178-182","title":"Deaths in winter: Can Britain learn from Europe?","type":"article-journal","volume":"5"},"uris":["http://www.mendeley.com/documents/?uuid=3cd840a5-addb-4d68-9dcf-039d2f2f1220"]}],"mendeley":{"formattedCitation":"(Fowler et al., 2015; Healy, 2003; McKee, 1989)","plainTextFormattedCitation":"(Fowler et al., 2015; Healy, 2003; McKee, 1989)","previouslyFormattedCitation":"(Fowler et al., 2015; Healy, 2003; McKee, 1989)"},"properties":{"noteIndex":0},"schema":"https://github.com/citation-style-language/schema/raw/master/csl-citation.json"}</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w:t>
      </w:r>
      <w:proofErr w:type="gramStart"/>
      <w:r w:rsidR="007103CF">
        <w:rPr>
          <w:bCs/>
        </w:rPr>
        <w:t>two temperature</w:t>
      </w:r>
      <w:proofErr w:type="gramEnd"/>
      <w:r w:rsidR="007103CF">
        <w:rPr>
          <w:bCs/>
        </w:rPr>
        <w:t xml:space="preserve"> metrics are correlated (see Figure below).</w:t>
      </w:r>
    </w:p>
    <w:p w14:paraId="5C4BCC08" w14:textId="095B5D50" w:rsidR="007103CF" w:rsidRDefault="00200430" w:rsidP="0003425D">
      <w:pPr>
        <w:rPr>
          <w:bCs/>
        </w:rPr>
      </w:pPr>
      <w:r w:rsidRPr="00E30376">
        <w:rPr>
          <w:bCs/>
          <w:noProof/>
          <w:lang w:eastAsia="en-GB"/>
        </w:rPr>
        <w:lastRenderedPageBreak/>
        <w:drawing>
          <wp:inline distT="0" distB="0" distL="0" distR="0" wp14:anchorId="0463FDFF" wp14:editId="40F7B079">
            <wp:extent cx="5740400" cy="4053840"/>
            <wp:effectExtent l="0" t="0" r="0" b="0"/>
            <wp:docPr id="1" name="Picture 1" descr="../../../../../../../../../../climate/countries/USA/output/seasonality_index_against_mean/t2m/mean/comparison_of_mean_against_range_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countries/USA/output/seasonality_index_against_mean/t2m/mean/comparison_of_mean_against_range_1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p>
    <w:p w14:paraId="2DD4413B" w14:textId="1C2FC410" w:rsidR="007103CF" w:rsidRDefault="007103CF" w:rsidP="0003425D">
      <w:pPr>
        <w:rPr>
          <w:bCs/>
        </w:rPr>
      </w:pPr>
      <w:r>
        <w:rPr>
          <w:bCs/>
        </w:rPr>
        <w:t xml:space="preserve">Figure: The relationship between annual mean temperature (used in European papers) and temperature range between maximum and minimum mortality months (used in our paper). </w:t>
      </w:r>
    </w:p>
    <w:p w14:paraId="62437E46" w14:textId="77777777" w:rsidR="0002089D" w:rsidRDefault="0002089D" w:rsidP="0003425D">
      <w:pPr>
        <w:rPr>
          <w:bCs/>
        </w:rPr>
      </w:pP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A46F17C" w14:textId="77777777" w:rsidR="00C15043" w:rsidRDefault="00A918ED" w:rsidP="00E61AB2">
      <w:pPr>
        <w:rPr>
          <w:ins w:id="68" w:author="Ezzati, Majid" w:date="2018-08-08T22:00:00Z"/>
          <w:bCs/>
        </w:rPr>
      </w:pPr>
      <w:r>
        <w:rPr>
          <w:bCs/>
        </w:rPr>
        <w:t xml:space="preserve">As above, </w:t>
      </w:r>
      <w:r w:rsidR="00367C69">
        <w:rPr>
          <w:bCs/>
        </w:rPr>
        <w:t>w</w:t>
      </w:r>
      <w:r>
        <w:rPr>
          <w:bCs/>
        </w:rPr>
        <w:t>avelet analysis</w:t>
      </w:r>
      <w:r w:rsidR="00367C69">
        <w:rPr>
          <w:bCs/>
        </w:rPr>
        <w:t>,</w:t>
      </w:r>
      <w:r>
        <w:rPr>
          <w:bCs/>
        </w:rPr>
        <w:t xml:space="preserve"> the subsequent step</w:t>
      </w:r>
      <w:r w:rsidR="00BD521E">
        <w:rPr>
          <w:bCs/>
        </w:rPr>
        <w:t>s</w:t>
      </w:r>
      <w:r>
        <w:rPr>
          <w:bCs/>
        </w:rPr>
        <w:t xml:space="preserve"> of </w:t>
      </w:r>
      <w:r w:rsidR="00367C69">
        <w:rPr>
          <w:bCs/>
        </w:rPr>
        <w:t xml:space="preserve">centre-of-gravity analysis to identify peak and minimum mortality months, and </w:t>
      </w:r>
      <w:r w:rsidR="00C66403">
        <w:rPr>
          <w:bCs/>
        </w:rPr>
        <w:t>estimation</w:t>
      </w:r>
      <w:r w:rsidR="00367C69">
        <w:rPr>
          <w:bCs/>
        </w:rPr>
        <w:t xml:space="preserve"> of changes in seasonal mortality range are all formal analyses.</w:t>
      </w:r>
      <w:r w:rsidR="00097BC9">
        <w:rPr>
          <w:bCs/>
        </w:rPr>
        <w:t xml:space="preserve"> </w:t>
      </w:r>
    </w:p>
    <w:p w14:paraId="6ECCD3B3" w14:textId="77777777" w:rsidR="00C15043" w:rsidRDefault="00C15043" w:rsidP="00E61AB2">
      <w:pPr>
        <w:rPr>
          <w:ins w:id="69" w:author="Ezzati, Majid" w:date="2018-08-08T22:00:00Z"/>
          <w:bCs/>
        </w:rPr>
      </w:pPr>
    </w:p>
    <w:p w14:paraId="737172FE" w14:textId="43D8CA11" w:rsidR="0084489A" w:rsidRDefault="00097BC9" w:rsidP="00E61AB2">
      <w:pPr>
        <w:rPr>
          <w:bCs/>
        </w:rPr>
      </w:pPr>
      <w:commentRangeStart w:id="70"/>
      <w:r>
        <w:rPr>
          <w:bCs/>
        </w:rPr>
        <w:t xml:space="preserve">We </w:t>
      </w:r>
      <w:r w:rsidR="00F40365">
        <w:rPr>
          <w:bCs/>
        </w:rPr>
        <w:t>quote</w:t>
      </w:r>
      <w:r>
        <w:rPr>
          <w:bCs/>
        </w:rPr>
        <w:t xml:space="preserve"> p-values in results, as opposed to setting a</w:t>
      </w:r>
      <w:r w:rsidR="00C73D9A">
        <w:rPr>
          <w:bCs/>
        </w:rPr>
        <w:t>n explicit</w:t>
      </w:r>
      <w:r>
        <w:rPr>
          <w:bCs/>
        </w:rPr>
        <w:t xml:space="preserve"> threshold for significance.</w:t>
      </w:r>
      <w:r w:rsidR="00D90CF0">
        <w:rPr>
          <w:bCs/>
        </w:rPr>
        <w:t xml:space="preserve"> We do not adjust for multiple testing</w:t>
      </w:r>
      <w:r w:rsidR="006537B3">
        <w:rPr>
          <w:bCs/>
        </w:rPr>
        <w:t xml:space="preserve"> here</w:t>
      </w:r>
      <w:r w:rsidR="00D90CF0">
        <w:rPr>
          <w:bCs/>
        </w:rPr>
        <w:t xml:space="preserve">, </w:t>
      </w:r>
      <w:r w:rsidR="006537B3">
        <w:rPr>
          <w:bCs/>
        </w:rPr>
        <w:t>due to the lack of independence of the tests.</w:t>
      </w:r>
      <w:commentRangeEnd w:id="70"/>
      <w:r w:rsidR="00C15043">
        <w:rPr>
          <w:rStyle w:val="CommentReference"/>
        </w:rPr>
        <w:commentReference w:id="70"/>
      </w:r>
    </w:p>
    <w:p w14:paraId="53E468E1" w14:textId="77777777" w:rsidR="0084489A" w:rsidRPr="00D02BB5" w:rsidRDefault="0084489A" w:rsidP="00E61AB2">
      <w:pPr>
        <w:rPr>
          <w:bCs/>
        </w:rPr>
      </w:pPr>
    </w:p>
    <w:p w14:paraId="46D7E281" w14:textId="77777777" w:rsidR="00D02BB5" w:rsidRPr="006D1920" w:rsidRDefault="00D02BB5" w:rsidP="00C13011">
      <w:pPr>
        <w:outlineLvl w:val="0"/>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C13011">
      <w:pPr>
        <w:outlineLvl w:val="0"/>
        <w:rPr>
          <w:b/>
          <w:bCs/>
        </w:rPr>
      </w:pPr>
      <w:r w:rsidRPr="006D1920">
        <w:rPr>
          <w:b/>
          <w:bCs/>
        </w:rPr>
        <w:t xml:space="preserve">For </w:t>
      </w:r>
      <w:proofErr w:type="gramStart"/>
      <w:r w:rsidRPr="006D1920">
        <w:rPr>
          <w:b/>
          <w:bCs/>
        </w:rPr>
        <w:t>example</w:t>
      </w:r>
      <w:proofErr w:type="gramEnd"/>
      <w:r w:rsidRPr="006D1920">
        <w:rPr>
          <w:b/>
          <w:bCs/>
        </w:rPr>
        <w:t xml:space="preserv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lastRenderedPageBreak/>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2EEEA61"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this sentence for clarity (P. XX).</w:t>
      </w:r>
    </w:p>
    <w:p w14:paraId="18BE887C" w14:textId="77777777" w:rsidR="006D1920" w:rsidRPr="00D02BB5" w:rsidRDefault="006D1920" w:rsidP="00E61AB2">
      <w:pPr>
        <w:rPr>
          <w:bCs/>
        </w:rPr>
      </w:pPr>
    </w:p>
    <w:p w14:paraId="191BF422" w14:textId="77777777" w:rsidR="00D02BB5" w:rsidRPr="005D48DC" w:rsidRDefault="00D02BB5" w:rsidP="00C13011">
      <w:pPr>
        <w:outlineLvl w:val="0"/>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2B0F89A" w:rsidR="005D48DC" w:rsidRDefault="005D48DC" w:rsidP="00C13011">
      <w:pPr>
        <w:outlineLvl w:val="0"/>
        <w:rPr>
          <w:bCs/>
        </w:rPr>
      </w:pPr>
      <w:r>
        <w:rPr>
          <w:bCs/>
        </w:rPr>
        <w:t xml:space="preserve">We have reworded for clarity (P. </w:t>
      </w:r>
      <w:r w:rsidR="007F3884">
        <w:rPr>
          <w:bCs/>
        </w:rPr>
        <w:t>XX</w:t>
      </w:r>
      <w:r>
        <w:rPr>
          <w:bCs/>
        </w:rPr>
        <w:t>).</w:t>
      </w:r>
    </w:p>
    <w:p w14:paraId="08343B2E" w14:textId="77777777" w:rsidR="005D48DC" w:rsidRPr="00D02BB5" w:rsidRDefault="005D48DC" w:rsidP="00E61AB2">
      <w:pPr>
        <w:rPr>
          <w:bCs/>
        </w:rPr>
      </w:pPr>
    </w:p>
    <w:p w14:paraId="3022C705" w14:textId="77777777" w:rsidR="00D02BB5" w:rsidRPr="005D48DC" w:rsidRDefault="00D02BB5" w:rsidP="00C13011">
      <w:pPr>
        <w:outlineLvl w:val="0"/>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2B6B94FF" w:rsidR="007E0D70" w:rsidRDefault="005D48DC" w:rsidP="00C13011">
      <w:pPr>
        <w:jc w:val="left"/>
        <w:outlineLvl w:val="0"/>
        <w:rPr>
          <w:bCs/>
        </w:rPr>
      </w:pPr>
      <w:r>
        <w:rPr>
          <w:bCs/>
        </w:rPr>
        <w:t xml:space="preserve">We have reworded as suggested (P. </w:t>
      </w:r>
      <w:proofErr w:type="gramStart"/>
      <w:r w:rsidR="007F3884">
        <w:rPr>
          <w:bCs/>
        </w:rPr>
        <w:t>XX</w:t>
      </w:r>
      <w:r w:rsidR="00D97DDE">
        <w:rPr>
          <w:bCs/>
        </w:rPr>
        <w:t>,</w:t>
      </w:r>
      <w:r w:rsidR="007F3884">
        <w:rPr>
          <w:bCs/>
        </w:rPr>
        <w:t>XX</w:t>
      </w:r>
      <w:proofErr w:type="gramEnd"/>
      <w:r>
        <w:rPr>
          <w:bCs/>
        </w:rPr>
        <w:t>).</w:t>
      </w:r>
    </w:p>
    <w:p w14:paraId="70A295BB" w14:textId="77777777" w:rsidR="007E0D70" w:rsidRDefault="007E0D70" w:rsidP="00E61AB2">
      <w:pPr>
        <w:jc w:val="left"/>
        <w:rPr>
          <w:bCs/>
        </w:rPr>
      </w:pPr>
    </w:p>
    <w:p w14:paraId="334BA964" w14:textId="77777777" w:rsidR="007E0D70" w:rsidRPr="00DE63FA" w:rsidRDefault="007E0D70" w:rsidP="00C13011">
      <w:pPr>
        <w:jc w:val="left"/>
        <w:outlineLvl w:val="0"/>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C13011">
      <w:pPr>
        <w:outlineLvl w:val="0"/>
        <w:rPr>
          <w:b/>
          <w:bCs/>
        </w:rPr>
      </w:pPr>
      <w:r w:rsidRPr="000A14BA">
        <w:rPr>
          <w:b/>
          <w:bCs/>
        </w:rPr>
        <w:lastRenderedPageBreak/>
        <w:t>References</w:t>
      </w:r>
    </w:p>
    <w:p w14:paraId="564BDF58" w14:textId="0EAFCCA4" w:rsidR="008439C3" w:rsidRDefault="008439C3" w:rsidP="00E61AB2">
      <w:pPr>
        <w:rPr>
          <w:bCs/>
        </w:rPr>
      </w:pPr>
    </w:p>
    <w:p w14:paraId="5280A8ED" w14:textId="0F3AFD40" w:rsidR="00707D8D" w:rsidRPr="00707D8D" w:rsidRDefault="008338F8" w:rsidP="00707D8D">
      <w:pPr>
        <w:widowControl w:val="0"/>
        <w:autoSpaceDE w:val="0"/>
        <w:autoSpaceDN w:val="0"/>
        <w:adjustRightInd w:val="0"/>
        <w:ind w:left="480" w:hanging="480"/>
        <w:rPr>
          <w:rFonts w:eastAsia="Times New Roman" w:cs="Arial"/>
          <w:noProof/>
        </w:rPr>
      </w:pPr>
      <w:ins w:id="71" w:author="Parks, Robbie M" w:date="2018-06-19T10:09:00Z">
        <w:r>
          <w:rPr>
            <w:bCs/>
          </w:rPr>
          <w:fldChar w:fldCharType="begin" w:fldLock="1"/>
        </w:r>
        <w:r>
          <w:rPr>
            <w:bCs/>
          </w:rPr>
          <w:instrText xml:space="preserve">ADDIN Mendeley Bibliography CSL_BIBLIOGRAPHY </w:instrText>
        </w:r>
      </w:ins>
      <w:r>
        <w:rPr>
          <w:bCs/>
        </w:rPr>
        <w:fldChar w:fldCharType="separate"/>
      </w:r>
      <w:r w:rsidR="00707D8D" w:rsidRPr="00707D8D">
        <w:rPr>
          <w:rFonts w:eastAsia="Times New Roman" w:cs="Arial"/>
          <w:noProof/>
        </w:rPr>
        <w:t xml:space="preserve">Basu, R. (2009). High ambient temperature and mortality: A review of epidemiologic studies from 2001 to 2008. </w:t>
      </w:r>
      <w:r w:rsidR="00707D8D" w:rsidRPr="00707D8D">
        <w:rPr>
          <w:rFonts w:eastAsia="Times New Roman" w:cs="Arial"/>
          <w:i/>
          <w:iCs/>
          <w:noProof/>
        </w:rPr>
        <w:t>Environmental Health: A Global Access Science Source</w:t>
      </w:r>
      <w:r w:rsidR="00707D8D" w:rsidRPr="00707D8D">
        <w:rPr>
          <w:rFonts w:eastAsia="Times New Roman" w:cs="Arial"/>
          <w:noProof/>
        </w:rPr>
        <w:t>. https://doi.org/10.1186/1476-069X-8-40</w:t>
      </w:r>
    </w:p>
    <w:p w14:paraId="2CDD809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Dominici, F., &amp; Samet, J. M. (2005). Temperature and mortality among the elderly in the United States: a comparison of epidemiologic methods. </w:t>
      </w:r>
      <w:r w:rsidRPr="00707D8D">
        <w:rPr>
          <w:rFonts w:eastAsia="Times New Roman" w:cs="Arial"/>
          <w:i/>
          <w:iCs/>
          <w:noProof/>
        </w:rPr>
        <w:t>Epidemiology</w:t>
      </w:r>
      <w:r w:rsidRPr="00707D8D">
        <w:rPr>
          <w:rFonts w:eastAsia="Times New Roman" w:cs="Arial"/>
          <w:noProof/>
        </w:rPr>
        <w:t xml:space="preserve">, </w:t>
      </w:r>
      <w:r w:rsidRPr="00707D8D">
        <w:rPr>
          <w:rFonts w:eastAsia="Times New Roman" w:cs="Arial"/>
          <w:i/>
          <w:iCs/>
          <w:noProof/>
        </w:rPr>
        <w:t>16</w:t>
      </w:r>
      <w:r w:rsidRPr="00707D8D">
        <w:rPr>
          <w:rFonts w:eastAsia="Times New Roman" w:cs="Arial"/>
          <w:noProof/>
        </w:rPr>
        <w:t>(1), 58–66. https://doi.org/00001648-200501000-00009 [pii]</w:t>
      </w:r>
    </w:p>
    <w:p w14:paraId="489BCBD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&amp; Samet, J. M. (2002). Relation between elevated ambient temperature and mortality: A review of the epidemiologic evidence. </w:t>
      </w:r>
      <w:r w:rsidRPr="00707D8D">
        <w:rPr>
          <w:rFonts w:eastAsia="Times New Roman" w:cs="Arial"/>
          <w:i/>
          <w:iCs/>
          <w:noProof/>
        </w:rPr>
        <w:t>Epidemiologic Reviews</w:t>
      </w:r>
      <w:r w:rsidRPr="00707D8D">
        <w:rPr>
          <w:rFonts w:eastAsia="Times New Roman" w:cs="Arial"/>
          <w:noProof/>
        </w:rPr>
        <w:t>. https://doi.org/10.1093/epirev/mxf007</w:t>
      </w:r>
    </w:p>
    <w:p w14:paraId="1BE70764"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Bennett, J. E., Blangiardo, M., Fecht, D., Elliott, P., &amp; Ezzati, M. (2014). Vulnerability to the mortality effects of warm temperature in the districts of England and Wales. </w:t>
      </w:r>
      <w:r w:rsidRPr="00707D8D">
        <w:rPr>
          <w:rFonts w:eastAsia="Times New Roman" w:cs="Arial"/>
          <w:i/>
          <w:iCs/>
          <w:noProof/>
        </w:rPr>
        <w:t>Nature Climate Change</w:t>
      </w:r>
      <w:r w:rsidRPr="00707D8D">
        <w:rPr>
          <w:rFonts w:eastAsia="Times New Roman" w:cs="Arial"/>
          <w:noProof/>
        </w:rPr>
        <w:t xml:space="preserve">, </w:t>
      </w:r>
      <w:r w:rsidRPr="00707D8D">
        <w:rPr>
          <w:rFonts w:eastAsia="Times New Roman" w:cs="Arial"/>
          <w:i/>
          <w:iCs/>
          <w:noProof/>
        </w:rPr>
        <w:t>4</w:t>
      </w:r>
      <w:r w:rsidRPr="00707D8D">
        <w:rPr>
          <w:rFonts w:eastAsia="Times New Roman" w:cs="Arial"/>
          <w:noProof/>
        </w:rPr>
        <w:t>(4), 269–273. https://doi.org/10.1038/nclimate2123</w:t>
      </w:r>
    </w:p>
    <w:p w14:paraId="0913417A"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Braga, A. L. F., Zanobetti, A., &amp; Schwartz, J. (2002). The effect of weather on respiratory and cardiovascular deaths in 12 U.S. cities. </w:t>
      </w:r>
      <w:r w:rsidRPr="00707D8D">
        <w:rPr>
          <w:rFonts w:eastAsia="Times New Roman" w:cs="Arial"/>
          <w:i/>
          <w:iCs/>
          <w:noProof/>
        </w:rPr>
        <w:t>Environmental Health Perspectives</w:t>
      </w:r>
      <w:r w:rsidRPr="00707D8D">
        <w:rPr>
          <w:rFonts w:eastAsia="Times New Roman" w:cs="Arial"/>
          <w:noProof/>
        </w:rPr>
        <w:t xml:space="preserve">, </w:t>
      </w:r>
      <w:r w:rsidRPr="00707D8D">
        <w:rPr>
          <w:rFonts w:eastAsia="Times New Roman" w:cs="Arial"/>
          <w:i/>
          <w:iCs/>
          <w:noProof/>
        </w:rPr>
        <w:t>110</w:t>
      </w:r>
      <w:r w:rsidRPr="00707D8D">
        <w:rPr>
          <w:rFonts w:eastAsia="Times New Roman" w:cs="Arial"/>
          <w:noProof/>
        </w:rPr>
        <w:t>(9), 859–863. https://doi.org/10.1289/ehp.02110859</w:t>
      </w:r>
    </w:p>
    <w:p w14:paraId="42C396FF"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Curriero, F. C., Heiner, K. S., Samet, J. M., Zeger, S. L., Strug, L., &amp; Patz, J. A. (2002). Temperature and mortality in 11 cities of the eastern United States. </w:t>
      </w:r>
      <w:r w:rsidRPr="00707D8D">
        <w:rPr>
          <w:rFonts w:eastAsia="Times New Roman" w:cs="Arial"/>
          <w:i/>
          <w:iCs/>
          <w:noProof/>
        </w:rPr>
        <w:t>American Journal of Epidemiology</w:t>
      </w:r>
      <w:r w:rsidRPr="00707D8D">
        <w:rPr>
          <w:rFonts w:eastAsia="Times New Roman" w:cs="Arial"/>
          <w:noProof/>
        </w:rPr>
        <w:t xml:space="preserve">, </w:t>
      </w:r>
      <w:r w:rsidRPr="00707D8D">
        <w:rPr>
          <w:rFonts w:eastAsia="Times New Roman" w:cs="Arial"/>
          <w:i/>
          <w:iCs/>
          <w:noProof/>
        </w:rPr>
        <w:t>155</w:t>
      </w:r>
      <w:r w:rsidRPr="00707D8D">
        <w:rPr>
          <w:rFonts w:eastAsia="Times New Roman" w:cs="Arial"/>
          <w:noProof/>
        </w:rPr>
        <w:t>(1), 80–87. https://doi.org/10.1093/aje/155.1.80</w:t>
      </w:r>
    </w:p>
    <w:p w14:paraId="64849EE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Dockery, D. W., Pope, C. A., Xu, X., Spengler, J. D., Ware, J. H., Fay, M. E., … Speizer, F. E. (1993). An association between air pollution and mortality in six U.S. cities. </w:t>
      </w:r>
      <w:r w:rsidRPr="00707D8D">
        <w:rPr>
          <w:rFonts w:eastAsia="Times New Roman" w:cs="Arial"/>
          <w:i/>
          <w:iCs/>
          <w:noProof/>
        </w:rPr>
        <w:t>The New England Journal of Medicine</w:t>
      </w:r>
      <w:r w:rsidRPr="00707D8D">
        <w:rPr>
          <w:rFonts w:eastAsia="Times New Roman" w:cs="Arial"/>
          <w:noProof/>
        </w:rPr>
        <w:t xml:space="preserve">, </w:t>
      </w:r>
      <w:r w:rsidRPr="00707D8D">
        <w:rPr>
          <w:rFonts w:eastAsia="Times New Roman" w:cs="Arial"/>
          <w:i/>
          <w:iCs/>
          <w:noProof/>
        </w:rPr>
        <w:t>329</w:t>
      </w:r>
      <w:r w:rsidRPr="00707D8D">
        <w:rPr>
          <w:rFonts w:eastAsia="Times New Roman" w:cs="Arial"/>
          <w:noProof/>
        </w:rPr>
        <w:t>(24), 1753–9. https://doi.org/10.1056/NEJM199312093292401</w:t>
      </w:r>
    </w:p>
    <w:p w14:paraId="4ED033AB"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Fowler, T., Southgate, R. J., Waite, T., Harrell, R., Kovats, S., Bone, A., … Murray, V. (2015). Excess winter deaths in Europe: A multi-country descriptive analysis. </w:t>
      </w:r>
      <w:r w:rsidRPr="00707D8D">
        <w:rPr>
          <w:rFonts w:eastAsia="Times New Roman" w:cs="Arial"/>
          <w:i/>
          <w:iCs/>
          <w:noProof/>
        </w:rPr>
        <w:t>European Journal of Public Health</w:t>
      </w:r>
      <w:r w:rsidRPr="00707D8D">
        <w:rPr>
          <w:rFonts w:eastAsia="Times New Roman" w:cs="Arial"/>
          <w:noProof/>
        </w:rPr>
        <w:t xml:space="preserve">, </w:t>
      </w:r>
      <w:r w:rsidRPr="00707D8D">
        <w:rPr>
          <w:rFonts w:eastAsia="Times New Roman" w:cs="Arial"/>
          <w:i/>
          <w:iCs/>
          <w:noProof/>
        </w:rPr>
        <w:t>25</w:t>
      </w:r>
      <w:r w:rsidRPr="00707D8D">
        <w:rPr>
          <w:rFonts w:eastAsia="Times New Roman" w:cs="Arial"/>
          <w:noProof/>
        </w:rPr>
        <w:t>(2), 339–345. https://doi.org/10.1093/eurpub/cku073</w:t>
      </w:r>
    </w:p>
    <w:p w14:paraId="245B12B8"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07D8D">
        <w:rPr>
          <w:rFonts w:eastAsia="Times New Roman" w:cs="Arial"/>
          <w:i/>
          <w:iCs/>
          <w:noProof/>
        </w:rPr>
        <w:t>The Lancet</w:t>
      </w:r>
      <w:r w:rsidRPr="00707D8D">
        <w:rPr>
          <w:rFonts w:eastAsia="Times New Roman" w:cs="Arial"/>
          <w:noProof/>
        </w:rPr>
        <w:t xml:space="preserve">, </w:t>
      </w:r>
      <w:r w:rsidRPr="00707D8D">
        <w:rPr>
          <w:rFonts w:eastAsia="Times New Roman" w:cs="Arial"/>
          <w:i/>
          <w:iCs/>
          <w:noProof/>
        </w:rPr>
        <w:t>386</w:t>
      </w:r>
      <w:r w:rsidRPr="00707D8D">
        <w:rPr>
          <w:rFonts w:eastAsia="Times New Roman" w:cs="Arial"/>
          <w:noProof/>
        </w:rPr>
        <w:t>(9991), 369–375. https://doi.org/10.1016/S0140-6736(14)62114-0</w:t>
      </w:r>
    </w:p>
    <w:p w14:paraId="54E9F06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Grenfell, B. T., Bjørnstad, O. N., &amp; Kappey, J. (2001). Travelling waves and spatial hierarchies in measles epidemics.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414</w:t>
      </w:r>
      <w:r w:rsidRPr="00707D8D">
        <w:rPr>
          <w:rFonts w:eastAsia="Times New Roman" w:cs="Arial"/>
          <w:noProof/>
        </w:rPr>
        <w:t>(6865), 716–723. https://doi.org/10.1038/414716a</w:t>
      </w:r>
    </w:p>
    <w:p w14:paraId="2DB7F41C"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Healy, J. D. (2003). Excess winter mortality in Europe: A cross country analysis identifying key risk factors. </w:t>
      </w:r>
      <w:r w:rsidRPr="00707D8D">
        <w:rPr>
          <w:rFonts w:eastAsia="Times New Roman" w:cs="Arial"/>
          <w:i/>
          <w:iCs/>
          <w:noProof/>
        </w:rPr>
        <w:t>Journal of Epidemiology and Community Health</w:t>
      </w:r>
      <w:r w:rsidRPr="00707D8D">
        <w:rPr>
          <w:rFonts w:eastAsia="Times New Roman" w:cs="Arial"/>
          <w:noProof/>
        </w:rPr>
        <w:t xml:space="preserve">, </w:t>
      </w:r>
      <w:r w:rsidRPr="00707D8D">
        <w:rPr>
          <w:rFonts w:eastAsia="Times New Roman" w:cs="Arial"/>
          <w:i/>
          <w:iCs/>
          <w:noProof/>
        </w:rPr>
        <w:t>57</w:t>
      </w:r>
      <w:r w:rsidRPr="00707D8D">
        <w:rPr>
          <w:rFonts w:eastAsia="Times New Roman" w:cs="Arial"/>
          <w:noProof/>
        </w:rPr>
        <w:t>(10), 784–789. https://doi.org/10.1136/jech.57.10.784</w:t>
      </w:r>
    </w:p>
    <w:p w14:paraId="051CB077"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Hoek, G., Krishnan, R. M., Beelen, R., Peters, A., Ostro, B., Brunekreef, B., &amp; Kaufman, J. D. (2013). Long-term air pollution exposure and cardio- respiratory mortality: a review. </w:t>
      </w:r>
      <w:r w:rsidRPr="00707D8D">
        <w:rPr>
          <w:rFonts w:eastAsia="Times New Roman" w:cs="Arial"/>
          <w:i/>
          <w:iCs/>
          <w:noProof/>
        </w:rPr>
        <w:t>Environmental Health</w:t>
      </w:r>
      <w:r w:rsidRPr="00707D8D">
        <w:rPr>
          <w:rFonts w:eastAsia="Times New Roman" w:cs="Arial"/>
          <w:noProof/>
        </w:rPr>
        <w:t xml:space="preserve">, </w:t>
      </w:r>
      <w:r w:rsidRPr="00707D8D">
        <w:rPr>
          <w:rFonts w:eastAsia="Times New Roman" w:cs="Arial"/>
          <w:i/>
          <w:iCs/>
          <w:noProof/>
        </w:rPr>
        <w:t>12</w:t>
      </w:r>
      <w:r w:rsidRPr="00707D8D">
        <w:rPr>
          <w:rFonts w:eastAsia="Times New Roman" w:cs="Arial"/>
          <w:noProof/>
        </w:rPr>
        <w:t>(1), 43. https://doi.org/10.1186/1476-069X-12-43</w:t>
      </w:r>
    </w:p>
    <w:p w14:paraId="38AA73F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Hubbard, B. B. (1996). </w:t>
      </w:r>
      <w:r w:rsidRPr="00707D8D">
        <w:rPr>
          <w:rFonts w:eastAsia="Times New Roman" w:cs="Arial"/>
          <w:i/>
          <w:iCs/>
          <w:noProof/>
        </w:rPr>
        <w:t>The world according to wavelets: the story of a mathematical technique in the making</w:t>
      </w:r>
      <w:r w:rsidRPr="00707D8D">
        <w:rPr>
          <w:rFonts w:eastAsia="Times New Roman" w:cs="Arial"/>
          <w:noProof/>
        </w:rPr>
        <w:t xml:space="preserve">. </w:t>
      </w:r>
      <w:r w:rsidRPr="00707D8D">
        <w:rPr>
          <w:rFonts w:eastAsia="Times New Roman" w:cs="Arial"/>
          <w:i/>
          <w:iCs/>
          <w:noProof/>
        </w:rPr>
        <w:t>NOTICES OF THE AMS</w:t>
      </w:r>
      <w:r w:rsidRPr="00707D8D">
        <w:rPr>
          <w:rFonts w:eastAsia="Times New Roman" w:cs="Arial"/>
          <w:noProof/>
        </w:rPr>
        <w:t>.</w:t>
      </w:r>
    </w:p>
    <w:p w14:paraId="7E30719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McKee, C. M. (1989). Deaths in winter: Can Britain learn from Europe? </w:t>
      </w:r>
      <w:r w:rsidRPr="00707D8D">
        <w:rPr>
          <w:rFonts w:eastAsia="Times New Roman" w:cs="Arial"/>
          <w:i/>
          <w:iCs/>
          <w:noProof/>
        </w:rPr>
        <w:t>European Journal of Epidemiology</w:t>
      </w:r>
      <w:r w:rsidRPr="00707D8D">
        <w:rPr>
          <w:rFonts w:eastAsia="Times New Roman" w:cs="Arial"/>
          <w:noProof/>
        </w:rPr>
        <w:t xml:space="preserve">, </w:t>
      </w:r>
      <w:r w:rsidRPr="00707D8D">
        <w:rPr>
          <w:rFonts w:eastAsia="Times New Roman" w:cs="Arial"/>
          <w:i/>
          <w:iCs/>
          <w:noProof/>
        </w:rPr>
        <w:t>5</w:t>
      </w:r>
      <w:r w:rsidRPr="00707D8D">
        <w:rPr>
          <w:rFonts w:eastAsia="Times New Roman" w:cs="Arial"/>
          <w:noProof/>
        </w:rPr>
        <w:t>(2), 178–182. https://doi.org/10.1007/BF00156826</w:t>
      </w:r>
    </w:p>
    <w:p w14:paraId="2381E4E1"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Moy, C. M., Seltzer, G. O., Rodbell, D. T., &amp; Anderson, D. M. (2002). Variability of El Niño/Southern Oscillation activity at millennial timescales during the Holocene epoch.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420</w:t>
      </w:r>
      <w:r w:rsidRPr="00707D8D">
        <w:rPr>
          <w:rFonts w:eastAsia="Times New Roman" w:cs="Arial"/>
          <w:noProof/>
        </w:rPr>
        <w:t>(6912), 162–165. https://doi.org/10.1038/nature01194</w:t>
      </w:r>
    </w:p>
    <w:p w14:paraId="4936428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Pope, C. A., Burnett, R. T., Thun, M. J., Calle, E. E., Krewski, D., Ito, K., &amp; Thurston, G. D. (2002). Lung cancer, cardiopulmonary mortality, and long-term exposure to fine particulate air pollution. </w:t>
      </w:r>
      <w:r w:rsidRPr="00707D8D">
        <w:rPr>
          <w:rFonts w:eastAsia="Times New Roman" w:cs="Arial"/>
          <w:i/>
          <w:iCs/>
          <w:noProof/>
        </w:rPr>
        <w:t>JAMA</w:t>
      </w:r>
      <w:r w:rsidRPr="00707D8D">
        <w:rPr>
          <w:rFonts w:eastAsia="Times New Roman" w:cs="Arial"/>
          <w:noProof/>
        </w:rPr>
        <w:t xml:space="preserve">, </w:t>
      </w:r>
      <w:r w:rsidRPr="00707D8D">
        <w:rPr>
          <w:rFonts w:eastAsia="Times New Roman" w:cs="Arial"/>
          <w:i/>
          <w:iCs/>
          <w:noProof/>
        </w:rPr>
        <w:t>287</w:t>
      </w:r>
      <w:r w:rsidRPr="00707D8D">
        <w:rPr>
          <w:rFonts w:eastAsia="Times New Roman" w:cs="Arial"/>
          <w:noProof/>
        </w:rPr>
        <w:t>(9), 1132–1141. https://doi.org/joc11435 [pii]</w:t>
      </w:r>
    </w:p>
    <w:p w14:paraId="41A26CF6" w14:textId="77777777" w:rsidR="00707D8D" w:rsidRPr="00707D8D" w:rsidRDefault="00707D8D" w:rsidP="00707D8D">
      <w:pPr>
        <w:widowControl w:val="0"/>
        <w:autoSpaceDE w:val="0"/>
        <w:autoSpaceDN w:val="0"/>
        <w:adjustRightInd w:val="0"/>
        <w:ind w:left="480" w:hanging="480"/>
        <w:rPr>
          <w:rFonts w:cs="Arial"/>
          <w:noProof/>
        </w:rPr>
      </w:pPr>
      <w:r w:rsidRPr="00707D8D">
        <w:rPr>
          <w:rFonts w:eastAsia="Times New Roman" w:cs="Arial"/>
          <w:noProof/>
        </w:rPr>
        <w:t xml:space="preserve">Torrence, C., &amp; Compo, G. P. (1998). A Practical Guide to Wavelet Analysis. </w:t>
      </w:r>
      <w:r w:rsidRPr="00707D8D">
        <w:rPr>
          <w:rFonts w:eastAsia="Times New Roman" w:cs="Arial"/>
          <w:i/>
          <w:iCs/>
          <w:noProof/>
        </w:rPr>
        <w:t>Bulletin of the American Meteorological Society</w:t>
      </w:r>
      <w:r w:rsidRPr="00707D8D">
        <w:rPr>
          <w:rFonts w:eastAsia="Times New Roman" w:cs="Arial"/>
          <w:noProof/>
        </w:rPr>
        <w:t>. https://doi.org/10.1175/1520-</w:t>
      </w:r>
      <w:r w:rsidRPr="00707D8D">
        <w:rPr>
          <w:rFonts w:eastAsia="Times New Roman" w:cs="Arial"/>
          <w:noProof/>
        </w:rPr>
        <w:lastRenderedPageBreak/>
        <w:t>0477(1998)079&lt;0061:APGTWA&gt;2.0.CO;2</w:t>
      </w:r>
    </w:p>
    <w:p w14:paraId="094A715E" w14:textId="28937781" w:rsidR="00B11CF3" w:rsidRDefault="008338F8" w:rsidP="00707D8D">
      <w:pPr>
        <w:widowControl w:val="0"/>
        <w:autoSpaceDE w:val="0"/>
        <w:autoSpaceDN w:val="0"/>
        <w:adjustRightInd w:val="0"/>
        <w:ind w:left="480" w:hanging="480"/>
        <w:rPr>
          <w:bCs/>
        </w:rPr>
      </w:pPr>
      <w:ins w:id="72" w:author="Parks, Robbie M" w:date="2018-06-19T10:09:00Z">
        <w:r>
          <w:rPr>
            <w:bCs/>
          </w:rPr>
          <w:fldChar w:fldCharType="end"/>
        </w:r>
      </w:ins>
    </w:p>
    <w:p w14:paraId="4EAA7E9B" w14:textId="22A7A2A9" w:rsidR="00B11CF3" w:rsidRPr="000A14BA" w:rsidRDefault="00B11CF3" w:rsidP="00E61AB2">
      <w:pPr>
        <w:rPr>
          <w:bCs/>
        </w:rPr>
      </w:pPr>
    </w:p>
    <w:sectPr w:rsidR="00B11CF3" w:rsidRPr="000A14BA" w:rsidSect="000B342F">
      <w:headerReference w:type="default" r:id="rId12"/>
      <w:footerReference w:type="default" r:id="rId13"/>
      <w:footerReference w:type="first" r:id="rId14"/>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Ezzati, Majid" w:date="2018-08-08T07:53:00Z" w:initials="EM">
    <w:p w14:paraId="625E04F1" w14:textId="77777777" w:rsidR="00510796" w:rsidRDefault="00510796">
      <w:pPr>
        <w:pStyle w:val="CommentText"/>
      </w:pPr>
      <w:r>
        <w:rPr>
          <w:rStyle w:val="CommentReference"/>
        </w:rPr>
        <w:annotationRef/>
      </w:r>
      <w:r>
        <w:t>Discuss:</w:t>
      </w:r>
    </w:p>
    <w:p w14:paraId="73271866" w14:textId="77777777" w:rsidR="00510796" w:rsidRDefault="00510796">
      <w:pPr>
        <w:pStyle w:val="CommentText"/>
      </w:pPr>
    </w:p>
    <w:p w14:paraId="5BC4618A" w14:textId="77777777" w:rsidR="00510796" w:rsidRDefault="00510796">
      <w:pPr>
        <w:pStyle w:val="CommentText"/>
      </w:pPr>
      <w:r>
        <w:t xml:space="preserve">What are the large and small </w:t>
      </w:r>
      <w:proofErr w:type="gramStart"/>
      <w:r>
        <w:t>points</w:t>
      </w:r>
      <w:proofErr w:type="gramEnd"/>
    </w:p>
    <w:p w14:paraId="297D2B87" w14:textId="77777777" w:rsidR="00510796" w:rsidRDefault="00510796">
      <w:pPr>
        <w:pStyle w:val="CommentText"/>
      </w:pPr>
    </w:p>
    <w:p w14:paraId="5BD63442" w14:textId="17405180" w:rsidR="00510796" w:rsidRDefault="00510796">
      <w:pPr>
        <w:pStyle w:val="CommentText"/>
      </w:pPr>
      <w:r>
        <w:t>Also, given the complexity of y axis, why not show like figure 4 of the paper even if we keep this</w:t>
      </w:r>
    </w:p>
  </w:comment>
  <w:comment w:id="12" w:author="Ezzati, Majid" w:date="2018-08-08T07:56:00Z" w:initials="EM">
    <w:p w14:paraId="1C83058B" w14:textId="55593E7C" w:rsidR="00510796" w:rsidRDefault="00510796">
      <w:pPr>
        <w:pStyle w:val="CommentText"/>
      </w:pPr>
      <w:r>
        <w:rPr>
          <w:rStyle w:val="CommentReference"/>
        </w:rPr>
        <w:annotationRef/>
      </w:r>
      <w:r>
        <w:t>Take out even if we keep this. The figure is already complex to the point of being incomprehensible for unfamiliar reader</w:t>
      </w:r>
    </w:p>
  </w:comment>
  <w:comment w:id="39" w:author="Ezzati, Majid" w:date="2018-08-08T08:04:00Z" w:initials="EM">
    <w:p w14:paraId="5DD41CCA" w14:textId="500C2EF6" w:rsidR="00A93AA1" w:rsidRDefault="00A93AA1">
      <w:pPr>
        <w:pStyle w:val="CommentText"/>
      </w:pPr>
      <w:r>
        <w:rPr>
          <w:rStyle w:val="CommentReference"/>
        </w:rPr>
        <w:annotationRef/>
      </w:r>
      <w:r>
        <w:t xml:space="preserve">Give </w:t>
      </w:r>
      <w:proofErr w:type="spellStart"/>
      <w:r>
        <w:t>and</w:t>
      </w:r>
      <w:proofErr w:type="spellEnd"/>
      <w:r>
        <w:t xml:space="preserve"> example</w:t>
      </w:r>
    </w:p>
  </w:comment>
  <w:comment w:id="59" w:author="Majid" w:date="2018-08-08T10:00:00Z" w:initials="M">
    <w:p w14:paraId="76783175" w14:textId="48CD829C" w:rsidR="00F80362" w:rsidRDefault="00F80362">
      <w:pPr>
        <w:pStyle w:val="CommentText"/>
      </w:pPr>
      <w:r>
        <w:rPr>
          <w:rStyle w:val="CommentReference"/>
        </w:rPr>
        <w:annotationRef/>
      </w:r>
      <w:r>
        <w:t>significant digits????</w:t>
      </w:r>
    </w:p>
  </w:comment>
  <w:comment w:id="60" w:author="Majid" w:date="2018-08-08T10:01:00Z" w:initials="M">
    <w:p w14:paraId="577D3061" w14:textId="76496B93" w:rsidR="0008358E" w:rsidRDefault="0008358E">
      <w:pPr>
        <w:pStyle w:val="CommentText"/>
      </w:pPr>
      <w:r>
        <w:rPr>
          <w:rStyle w:val="CommentReference"/>
        </w:rPr>
        <w:annotationRef/>
      </w:r>
      <w:r>
        <w:t>discuss p value</w:t>
      </w:r>
    </w:p>
  </w:comment>
  <w:comment w:id="58" w:author="Ezzati, Majid" w:date="2018-08-08T21:04:00Z" w:initials="EM">
    <w:p w14:paraId="69C67E05" w14:textId="72A9ED20" w:rsidR="0093443E" w:rsidRDefault="0093443E">
      <w:pPr>
        <w:pStyle w:val="CommentText"/>
      </w:pPr>
      <w:r>
        <w:rPr>
          <w:rStyle w:val="CommentReference"/>
        </w:rPr>
        <w:annotationRef/>
      </w:r>
      <w:r>
        <w:t xml:space="preserve">make fonts consistent; centre in each cell; </w:t>
      </w:r>
      <w:proofErr w:type="spellStart"/>
      <w:r>
        <w:t>etc</w:t>
      </w:r>
      <w:proofErr w:type="spellEnd"/>
      <w:r>
        <w:t xml:space="preserve"> etc. make this look professional</w:t>
      </w:r>
    </w:p>
  </w:comment>
  <w:comment w:id="64" w:author="Majid" w:date="2018-08-08T10:00:00Z" w:initials="M">
    <w:p w14:paraId="3C098D90" w14:textId="74DDA7B8" w:rsidR="00F80362" w:rsidRDefault="00F80362">
      <w:pPr>
        <w:pStyle w:val="CommentText"/>
      </w:pPr>
      <w:r>
        <w:rPr>
          <w:rStyle w:val="CommentReference"/>
        </w:rPr>
        <w:annotationRef/>
      </w:r>
      <w:r>
        <w:t>do for the whole period</w:t>
      </w:r>
    </w:p>
  </w:comment>
  <w:comment w:id="70" w:author="Ezzati, Majid" w:date="2018-08-08T22:00:00Z" w:initials="EM">
    <w:p w14:paraId="0FD53896" w14:textId="0CC0B1C5" w:rsidR="00C15043" w:rsidRDefault="00C15043">
      <w:pPr>
        <w:pStyle w:val="CommentText"/>
      </w:pPr>
      <w:r>
        <w:rPr>
          <w:rStyle w:val="CommentReference"/>
        </w:rPr>
        <w:annotationRef/>
      </w:r>
      <w:r>
        <w:t>if this is about multiple testing comment, it dances around a response but doesn’t respond. Discuss to make this clear</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BD63442" w15:done="0"/>
  <w15:commentEx w15:paraId="1C83058B" w15:done="0"/>
  <w15:commentEx w15:paraId="5DD41CCA" w15:done="0"/>
  <w15:commentEx w15:paraId="76783175" w15:done="0"/>
  <w15:commentEx w15:paraId="577D3061" w15:done="0"/>
  <w15:commentEx w15:paraId="69C67E05" w15:done="0"/>
  <w15:commentEx w15:paraId="3C098D90" w15:done="0"/>
  <w15:commentEx w15:paraId="0FD53896"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57FC04" w14:textId="77777777" w:rsidR="0040322D" w:rsidRDefault="0040322D">
      <w:r>
        <w:separator/>
      </w:r>
    </w:p>
  </w:endnote>
  <w:endnote w:type="continuationSeparator" w:id="0">
    <w:p w14:paraId="207BD0F5" w14:textId="77777777" w:rsidR="0040322D" w:rsidRDefault="00403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auto"/>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7AEAEFEF" w:rsidR="005530AF" w:rsidRDefault="005530AF">
    <w:pPr>
      <w:pStyle w:val="Footer"/>
      <w:jc w:val="right"/>
    </w:pPr>
    <w:r>
      <w:fldChar w:fldCharType="begin"/>
    </w:r>
    <w:r>
      <w:instrText xml:space="preserve"> PAGE   \* MERGEFORMAT </w:instrText>
    </w:r>
    <w:r>
      <w:fldChar w:fldCharType="separate"/>
    </w:r>
    <w:r w:rsidR="00C262A2">
      <w:rPr>
        <w:noProof/>
      </w:rPr>
      <w:t>2</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1BA4E9B5" w:rsidR="005530AF" w:rsidRDefault="005530AF">
    <w:pPr>
      <w:pStyle w:val="Footer"/>
      <w:jc w:val="right"/>
    </w:pPr>
    <w:r>
      <w:fldChar w:fldCharType="begin"/>
    </w:r>
    <w:r>
      <w:instrText xml:space="preserve"> PAGE   \* MERGEFORMAT </w:instrText>
    </w:r>
    <w:r>
      <w:fldChar w:fldCharType="separate"/>
    </w:r>
    <w:r w:rsidR="00C262A2">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E1F249" w14:textId="77777777" w:rsidR="0040322D" w:rsidRDefault="0040322D">
      <w:r>
        <w:separator/>
      </w:r>
    </w:p>
  </w:footnote>
  <w:footnote w:type="continuationSeparator" w:id="0">
    <w:p w14:paraId="362EBFC2" w14:textId="77777777" w:rsidR="0040322D" w:rsidRDefault="0040322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5CF4"/>
    <w:rsid w:val="00006864"/>
    <w:rsid w:val="0000794B"/>
    <w:rsid w:val="0001054A"/>
    <w:rsid w:val="00010AD3"/>
    <w:rsid w:val="00012ABC"/>
    <w:rsid w:val="00013234"/>
    <w:rsid w:val="00014357"/>
    <w:rsid w:val="00015362"/>
    <w:rsid w:val="0002089D"/>
    <w:rsid w:val="000231F9"/>
    <w:rsid w:val="0002378D"/>
    <w:rsid w:val="00024201"/>
    <w:rsid w:val="00024212"/>
    <w:rsid w:val="00025715"/>
    <w:rsid w:val="00025F42"/>
    <w:rsid w:val="00027931"/>
    <w:rsid w:val="000320D1"/>
    <w:rsid w:val="00033D48"/>
    <w:rsid w:val="0003425D"/>
    <w:rsid w:val="0003518F"/>
    <w:rsid w:val="0003627D"/>
    <w:rsid w:val="00040519"/>
    <w:rsid w:val="00043666"/>
    <w:rsid w:val="00045516"/>
    <w:rsid w:val="0004579C"/>
    <w:rsid w:val="000467B2"/>
    <w:rsid w:val="00047EBE"/>
    <w:rsid w:val="00051557"/>
    <w:rsid w:val="00051A6F"/>
    <w:rsid w:val="00052CFB"/>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0FE2"/>
    <w:rsid w:val="0008358E"/>
    <w:rsid w:val="00084C94"/>
    <w:rsid w:val="00085041"/>
    <w:rsid w:val="00086E7F"/>
    <w:rsid w:val="00087C9A"/>
    <w:rsid w:val="00090E06"/>
    <w:rsid w:val="0009101C"/>
    <w:rsid w:val="000931A3"/>
    <w:rsid w:val="00093B7C"/>
    <w:rsid w:val="0009647D"/>
    <w:rsid w:val="000974B6"/>
    <w:rsid w:val="00097BC9"/>
    <w:rsid w:val="000A14BA"/>
    <w:rsid w:val="000A1A24"/>
    <w:rsid w:val="000A3852"/>
    <w:rsid w:val="000A5021"/>
    <w:rsid w:val="000A59D7"/>
    <w:rsid w:val="000A6CDA"/>
    <w:rsid w:val="000A7203"/>
    <w:rsid w:val="000B0447"/>
    <w:rsid w:val="000B0F02"/>
    <w:rsid w:val="000B342F"/>
    <w:rsid w:val="000B35E9"/>
    <w:rsid w:val="000B6543"/>
    <w:rsid w:val="000C1194"/>
    <w:rsid w:val="000C26E9"/>
    <w:rsid w:val="000C3933"/>
    <w:rsid w:val="000C4EEA"/>
    <w:rsid w:val="000C50E4"/>
    <w:rsid w:val="000C7870"/>
    <w:rsid w:val="000C7EFF"/>
    <w:rsid w:val="000D2444"/>
    <w:rsid w:val="000D37A2"/>
    <w:rsid w:val="000D3885"/>
    <w:rsid w:val="000D39EC"/>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38F"/>
    <w:rsid w:val="00101824"/>
    <w:rsid w:val="0010238B"/>
    <w:rsid w:val="00103D74"/>
    <w:rsid w:val="0010489C"/>
    <w:rsid w:val="00105ED6"/>
    <w:rsid w:val="00105EEE"/>
    <w:rsid w:val="0010614D"/>
    <w:rsid w:val="00110227"/>
    <w:rsid w:val="001110D2"/>
    <w:rsid w:val="001121AA"/>
    <w:rsid w:val="001127E0"/>
    <w:rsid w:val="001141E2"/>
    <w:rsid w:val="00116830"/>
    <w:rsid w:val="00121256"/>
    <w:rsid w:val="00122403"/>
    <w:rsid w:val="0012337E"/>
    <w:rsid w:val="00123D02"/>
    <w:rsid w:val="00123D80"/>
    <w:rsid w:val="00124C6C"/>
    <w:rsid w:val="00125F12"/>
    <w:rsid w:val="0012778B"/>
    <w:rsid w:val="00131734"/>
    <w:rsid w:val="00132BD8"/>
    <w:rsid w:val="00135C6B"/>
    <w:rsid w:val="001366B7"/>
    <w:rsid w:val="00136E2C"/>
    <w:rsid w:val="00137F01"/>
    <w:rsid w:val="00141DE1"/>
    <w:rsid w:val="00143F4F"/>
    <w:rsid w:val="00144997"/>
    <w:rsid w:val="00146BF8"/>
    <w:rsid w:val="00146F25"/>
    <w:rsid w:val="001501F3"/>
    <w:rsid w:val="00150AC8"/>
    <w:rsid w:val="00151D82"/>
    <w:rsid w:val="00152637"/>
    <w:rsid w:val="00153D7F"/>
    <w:rsid w:val="001541FF"/>
    <w:rsid w:val="00154E48"/>
    <w:rsid w:val="00156D93"/>
    <w:rsid w:val="00157401"/>
    <w:rsid w:val="00161053"/>
    <w:rsid w:val="001613E9"/>
    <w:rsid w:val="00161467"/>
    <w:rsid w:val="00161723"/>
    <w:rsid w:val="00162D88"/>
    <w:rsid w:val="0016472B"/>
    <w:rsid w:val="001651ED"/>
    <w:rsid w:val="00165E95"/>
    <w:rsid w:val="0017045D"/>
    <w:rsid w:val="00170608"/>
    <w:rsid w:val="00172F9A"/>
    <w:rsid w:val="0017338C"/>
    <w:rsid w:val="00177240"/>
    <w:rsid w:val="00177B3D"/>
    <w:rsid w:val="0018432D"/>
    <w:rsid w:val="0018492E"/>
    <w:rsid w:val="0018543F"/>
    <w:rsid w:val="00185AFA"/>
    <w:rsid w:val="00187151"/>
    <w:rsid w:val="00190469"/>
    <w:rsid w:val="001906C8"/>
    <w:rsid w:val="0019080E"/>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2A4F"/>
    <w:rsid w:val="001B2B8B"/>
    <w:rsid w:val="001B4960"/>
    <w:rsid w:val="001B6921"/>
    <w:rsid w:val="001B78F4"/>
    <w:rsid w:val="001C06BB"/>
    <w:rsid w:val="001C0F4D"/>
    <w:rsid w:val="001C2896"/>
    <w:rsid w:val="001C49A5"/>
    <w:rsid w:val="001C55EB"/>
    <w:rsid w:val="001C5AA6"/>
    <w:rsid w:val="001C6956"/>
    <w:rsid w:val="001D0F94"/>
    <w:rsid w:val="001D28CE"/>
    <w:rsid w:val="001D29C2"/>
    <w:rsid w:val="001D3E69"/>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29A"/>
    <w:rsid w:val="001F6953"/>
    <w:rsid w:val="001F798F"/>
    <w:rsid w:val="0020003C"/>
    <w:rsid w:val="00200430"/>
    <w:rsid w:val="002041A9"/>
    <w:rsid w:val="00205AF4"/>
    <w:rsid w:val="00210527"/>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36FD7"/>
    <w:rsid w:val="002400B5"/>
    <w:rsid w:val="00240FF4"/>
    <w:rsid w:val="00242648"/>
    <w:rsid w:val="002428D0"/>
    <w:rsid w:val="00242946"/>
    <w:rsid w:val="0024307E"/>
    <w:rsid w:val="00243841"/>
    <w:rsid w:val="00244E33"/>
    <w:rsid w:val="00247BE3"/>
    <w:rsid w:val="002500A7"/>
    <w:rsid w:val="00256610"/>
    <w:rsid w:val="002576F8"/>
    <w:rsid w:val="00257C71"/>
    <w:rsid w:val="0026293E"/>
    <w:rsid w:val="00262B01"/>
    <w:rsid w:val="00264445"/>
    <w:rsid w:val="00264D41"/>
    <w:rsid w:val="00265151"/>
    <w:rsid w:val="00266484"/>
    <w:rsid w:val="0026756F"/>
    <w:rsid w:val="002713A8"/>
    <w:rsid w:val="002722C5"/>
    <w:rsid w:val="00272467"/>
    <w:rsid w:val="00272833"/>
    <w:rsid w:val="00274528"/>
    <w:rsid w:val="00274B7A"/>
    <w:rsid w:val="00275B0A"/>
    <w:rsid w:val="00276EC5"/>
    <w:rsid w:val="0028008B"/>
    <w:rsid w:val="0028077B"/>
    <w:rsid w:val="00281C42"/>
    <w:rsid w:val="0028467A"/>
    <w:rsid w:val="002869A7"/>
    <w:rsid w:val="00286E37"/>
    <w:rsid w:val="00287195"/>
    <w:rsid w:val="00290094"/>
    <w:rsid w:val="00291A37"/>
    <w:rsid w:val="00294487"/>
    <w:rsid w:val="0029543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1120"/>
    <w:rsid w:val="002C2072"/>
    <w:rsid w:val="002C2397"/>
    <w:rsid w:val="002C2B8E"/>
    <w:rsid w:val="002C47D7"/>
    <w:rsid w:val="002C4F7A"/>
    <w:rsid w:val="002C60A2"/>
    <w:rsid w:val="002C7257"/>
    <w:rsid w:val="002D0D85"/>
    <w:rsid w:val="002D252E"/>
    <w:rsid w:val="002D387D"/>
    <w:rsid w:val="002D4A87"/>
    <w:rsid w:val="002D5213"/>
    <w:rsid w:val="002D5257"/>
    <w:rsid w:val="002D5C2F"/>
    <w:rsid w:val="002D5E92"/>
    <w:rsid w:val="002D6223"/>
    <w:rsid w:val="002E045B"/>
    <w:rsid w:val="002E2D66"/>
    <w:rsid w:val="002E2E87"/>
    <w:rsid w:val="002E4A44"/>
    <w:rsid w:val="002E550B"/>
    <w:rsid w:val="002F1CF2"/>
    <w:rsid w:val="002F3844"/>
    <w:rsid w:val="002F5EEC"/>
    <w:rsid w:val="002F6168"/>
    <w:rsid w:val="002F6E1A"/>
    <w:rsid w:val="002F7468"/>
    <w:rsid w:val="002F756C"/>
    <w:rsid w:val="00300D35"/>
    <w:rsid w:val="00301062"/>
    <w:rsid w:val="00306CE1"/>
    <w:rsid w:val="0030793D"/>
    <w:rsid w:val="0031079D"/>
    <w:rsid w:val="0031127E"/>
    <w:rsid w:val="00311C50"/>
    <w:rsid w:val="003120A6"/>
    <w:rsid w:val="0031246D"/>
    <w:rsid w:val="00313AE3"/>
    <w:rsid w:val="003163E9"/>
    <w:rsid w:val="00317DF6"/>
    <w:rsid w:val="0032257A"/>
    <w:rsid w:val="00322E48"/>
    <w:rsid w:val="0032315C"/>
    <w:rsid w:val="00324B68"/>
    <w:rsid w:val="003258F7"/>
    <w:rsid w:val="0032626C"/>
    <w:rsid w:val="0032659D"/>
    <w:rsid w:val="0033008C"/>
    <w:rsid w:val="00331146"/>
    <w:rsid w:val="003315D5"/>
    <w:rsid w:val="00331B7C"/>
    <w:rsid w:val="003322D2"/>
    <w:rsid w:val="00332BFE"/>
    <w:rsid w:val="00332D5F"/>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3D6"/>
    <w:rsid w:val="00364655"/>
    <w:rsid w:val="0036666A"/>
    <w:rsid w:val="00367C69"/>
    <w:rsid w:val="00370365"/>
    <w:rsid w:val="00370A97"/>
    <w:rsid w:val="00372752"/>
    <w:rsid w:val="0037324C"/>
    <w:rsid w:val="00373E75"/>
    <w:rsid w:val="00374BA1"/>
    <w:rsid w:val="00376402"/>
    <w:rsid w:val="003772B6"/>
    <w:rsid w:val="003805A0"/>
    <w:rsid w:val="0038133B"/>
    <w:rsid w:val="003814CD"/>
    <w:rsid w:val="0038442E"/>
    <w:rsid w:val="0038490B"/>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5CF"/>
    <w:rsid w:val="003B781C"/>
    <w:rsid w:val="003C1041"/>
    <w:rsid w:val="003C14B7"/>
    <w:rsid w:val="003C1EC9"/>
    <w:rsid w:val="003C2D02"/>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3D3C"/>
    <w:rsid w:val="003E5EFF"/>
    <w:rsid w:val="003E5FCB"/>
    <w:rsid w:val="003E64B5"/>
    <w:rsid w:val="003E67A7"/>
    <w:rsid w:val="003F1E6A"/>
    <w:rsid w:val="003F2216"/>
    <w:rsid w:val="003F22F4"/>
    <w:rsid w:val="003F24F6"/>
    <w:rsid w:val="003F2AFA"/>
    <w:rsid w:val="003F57EE"/>
    <w:rsid w:val="003F5EFA"/>
    <w:rsid w:val="004002D2"/>
    <w:rsid w:val="004002FE"/>
    <w:rsid w:val="0040322D"/>
    <w:rsid w:val="00403746"/>
    <w:rsid w:val="00404D49"/>
    <w:rsid w:val="00404FFF"/>
    <w:rsid w:val="004050A1"/>
    <w:rsid w:val="00405877"/>
    <w:rsid w:val="00405884"/>
    <w:rsid w:val="004059DE"/>
    <w:rsid w:val="00405C43"/>
    <w:rsid w:val="00406ED8"/>
    <w:rsid w:val="00410BFC"/>
    <w:rsid w:val="00410FB9"/>
    <w:rsid w:val="00412DB0"/>
    <w:rsid w:val="00412ED1"/>
    <w:rsid w:val="00414AF7"/>
    <w:rsid w:val="004153A9"/>
    <w:rsid w:val="00416B08"/>
    <w:rsid w:val="004209FB"/>
    <w:rsid w:val="004216BA"/>
    <w:rsid w:val="00421D39"/>
    <w:rsid w:val="00422233"/>
    <w:rsid w:val="004225AF"/>
    <w:rsid w:val="00422880"/>
    <w:rsid w:val="00423FFF"/>
    <w:rsid w:val="00424BE7"/>
    <w:rsid w:val="00424EB3"/>
    <w:rsid w:val="0042622B"/>
    <w:rsid w:val="0042638A"/>
    <w:rsid w:val="004269B6"/>
    <w:rsid w:val="004278B4"/>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9C4"/>
    <w:rsid w:val="00446E65"/>
    <w:rsid w:val="00452C6D"/>
    <w:rsid w:val="0045512F"/>
    <w:rsid w:val="00455CA2"/>
    <w:rsid w:val="004574A5"/>
    <w:rsid w:val="0045751A"/>
    <w:rsid w:val="00460218"/>
    <w:rsid w:val="004610BF"/>
    <w:rsid w:val="004658D3"/>
    <w:rsid w:val="00465C83"/>
    <w:rsid w:val="0046619C"/>
    <w:rsid w:val="004663A8"/>
    <w:rsid w:val="004671ED"/>
    <w:rsid w:val="004672D8"/>
    <w:rsid w:val="004706DE"/>
    <w:rsid w:val="0047098E"/>
    <w:rsid w:val="00471BD5"/>
    <w:rsid w:val="00471EC8"/>
    <w:rsid w:val="0047362D"/>
    <w:rsid w:val="00475B36"/>
    <w:rsid w:val="004802DB"/>
    <w:rsid w:val="004809DF"/>
    <w:rsid w:val="0048126C"/>
    <w:rsid w:val="00481669"/>
    <w:rsid w:val="00483DAB"/>
    <w:rsid w:val="00483F09"/>
    <w:rsid w:val="00485A22"/>
    <w:rsid w:val="004904A1"/>
    <w:rsid w:val="00491411"/>
    <w:rsid w:val="0049167B"/>
    <w:rsid w:val="00491C4D"/>
    <w:rsid w:val="0049394D"/>
    <w:rsid w:val="00494719"/>
    <w:rsid w:val="0049484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1C95"/>
    <w:rsid w:val="004C20FB"/>
    <w:rsid w:val="004C2CE4"/>
    <w:rsid w:val="004C4B7A"/>
    <w:rsid w:val="004C7BB9"/>
    <w:rsid w:val="004D0541"/>
    <w:rsid w:val="004D26D5"/>
    <w:rsid w:val="004D3C0A"/>
    <w:rsid w:val="004D4DF2"/>
    <w:rsid w:val="004E0219"/>
    <w:rsid w:val="004E06CF"/>
    <w:rsid w:val="004E1B43"/>
    <w:rsid w:val="004E25DB"/>
    <w:rsid w:val="004E288C"/>
    <w:rsid w:val="004E469F"/>
    <w:rsid w:val="004E579A"/>
    <w:rsid w:val="004E6B04"/>
    <w:rsid w:val="004E787B"/>
    <w:rsid w:val="004E7EC2"/>
    <w:rsid w:val="004F3940"/>
    <w:rsid w:val="004F41BB"/>
    <w:rsid w:val="004F5471"/>
    <w:rsid w:val="0050038B"/>
    <w:rsid w:val="00501010"/>
    <w:rsid w:val="005014D1"/>
    <w:rsid w:val="005033D5"/>
    <w:rsid w:val="0050414B"/>
    <w:rsid w:val="005067B2"/>
    <w:rsid w:val="00510796"/>
    <w:rsid w:val="00510DF8"/>
    <w:rsid w:val="00511B1C"/>
    <w:rsid w:val="00511BAD"/>
    <w:rsid w:val="005123A3"/>
    <w:rsid w:val="00513796"/>
    <w:rsid w:val="005145C7"/>
    <w:rsid w:val="00517058"/>
    <w:rsid w:val="00521001"/>
    <w:rsid w:val="00522821"/>
    <w:rsid w:val="00522DCB"/>
    <w:rsid w:val="0052418D"/>
    <w:rsid w:val="00524D16"/>
    <w:rsid w:val="00524E0C"/>
    <w:rsid w:val="005258A3"/>
    <w:rsid w:val="005261B0"/>
    <w:rsid w:val="005276D4"/>
    <w:rsid w:val="005308CE"/>
    <w:rsid w:val="00535C06"/>
    <w:rsid w:val="005362C8"/>
    <w:rsid w:val="00537EDA"/>
    <w:rsid w:val="00540EB8"/>
    <w:rsid w:val="005411E1"/>
    <w:rsid w:val="00541284"/>
    <w:rsid w:val="00542E43"/>
    <w:rsid w:val="0054344E"/>
    <w:rsid w:val="00545F82"/>
    <w:rsid w:val="00547E38"/>
    <w:rsid w:val="00550B91"/>
    <w:rsid w:val="00550D3B"/>
    <w:rsid w:val="00551E57"/>
    <w:rsid w:val="00552A89"/>
    <w:rsid w:val="00552C14"/>
    <w:rsid w:val="005530AF"/>
    <w:rsid w:val="005533C6"/>
    <w:rsid w:val="00554051"/>
    <w:rsid w:val="00554894"/>
    <w:rsid w:val="00554D06"/>
    <w:rsid w:val="0055514B"/>
    <w:rsid w:val="005570DF"/>
    <w:rsid w:val="0055754E"/>
    <w:rsid w:val="0056117D"/>
    <w:rsid w:val="005617D3"/>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87530"/>
    <w:rsid w:val="00591462"/>
    <w:rsid w:val="00592031"/>
    <w:rsid w:val="0059240F"/>
    <w:rsid w:val="00592C9E"/>
    <w:rsid w:val="005937D4"/>
    <w:rsid w:val="00593CF7"/>
    <w:rsid w:val="00593D2F"/>
    <w:rsid w:val="005954FD"/>
    <w:rsid w:val="005A0FE6"/>
    <w:rsid w:val="005A22A4"/>
    <w:rsid w:val="005A2393"/>
    <w:rsid w:val="005A3E46"/>
    <w:rsid w:val="005A3F93"/>
    <w:rsid w:val="005A44F5"/>
    <w:rsid w:val="005A530C"/>
    <w:rsid w:val="005A5EFC"/>
    <w:rsid w:val="005A69D3"/>
    <w:rsid w:val="005A75A3"/>
    <w:rsid w:val="005A7B35"/>
    <w:rsid w:val="005B0E4E"/>
    <w:rsid w:val="005B0ECA"/>
    <w:rsid w:val="005B58D1"/>
    <w:rsid w:val="005B5C88"/>
    <w:rsid w:val="005C01DE"/>
    <w:rsid w:val="005C08C6"/>
    <w:rsid w:val="005C1017"/>
    <w:rsid w:val="005C13E1"/>
    <w:rsid w:val="005C152F"/>
    <w:rsid w:val="005C24B8"/>
    <w:rsid w:val="005C2C56"/>
    <w:rsid w:val="005C5995"/>
    <w:rsid w:val="005C6655"/>
    <w:rsid w:val="005C67E1"/>
    <w:rsid w:val="005C7685"/>
    <w:rsid w:val="005D08A3"/>
    <w:rsid w:val="005D11F7"/>
    <w:rsid w:val="005D144A"/>
    <w:rsid w:val="005D2376"/>
    <w:rsid w:val="005D242F"/>
    <w:rsid w:val="005D2F4B"/>
    <w:rsid w:val="005D37C3"/>
    <w:rsid w:val="005D48DC"/>
    <w:rsid w:val="005D524A"/>
    <w:rsid w:val="005E019B"/>
    <w:rsid w:val="005E2376"/>
    <w:rsid w:val="005E3524"/>
    <w:rsid w:val="005E42F3"/>
    <w:rsid w:val="005E4BE2"/>
    <w:rsid w:val="005F05FD"/>
    <w:rsid w:val="005F18B1"/>
    <w:rsid w:val="005F2E5F"/>
    <w:rsid w:val="005F4570"/>
    <w:rsid w:val="005F5659"/>
    <w:rsid w:val="005F5F6B"/>
    <w:rsid w:val="005F6191"/>
    <w:rsid w:val="005F667E"/>
    <w:rsid w:val="005F7C6C"/>
    <w:rsid w:val="005F7F79"/>
    <w:rsid w:val="006017FE"/>
    <w:rsid w:val="006030BD"/>
    <w:rsid w:val="006046EA"/>
    <w:rsid w:val="0060517C"/>
    <w:rsid w:val="00605B8A"/>
    <w:rsid w:val="0061218B"/>
    <w:rsid w:val="006132B2"/>
    <w:rsid w:val="006135C4"/>
    <w:rsid w:val="006140CD"/>
    <w:rsid w:val="006140EC"/>
    <w:rsid w:val="00616D43"/>
    <w:rsid w:val="00617083"/>
    <w:rsid w:val="00617DDF"/>
    <w:rsid w:val="00620DCB"/>
    <w:rsid w:val="00622139"/>
    <w:rsid w:val="00622B73"/>
    <w:rsid w:val="006231A3"/>
    <w:rsid w:val="00623F99"/>
    <w:rsid w:val="006242D1"/>
    <w:rsid w:val="00624CEC"/>
    <w:rsid w:val="00624ECE"/>
    <w:rsid w:val="00626B8F"/>
    <w:rsid w:val="00626E91"/>
    <w:rsid w:val="00627F9F"/>
    <w:rsid w:val="00631088"/>
    <w:rsid w:val="00633BEA"/>
    <w:rsid w:val="0063419E"/>
    <w:rsid w:val="0063610D"/>
    <w:rsid w:val="006377FD"/>
    <w:rsid w:val="00640A46"/>
    <w:rsid w:val="00640D82"/>
    <w:rsid w:val="00643F81"/>
    <w:rsid w:val="0064615F"/>
    <w:rsid w:val="00646668"/>
    <w:rsid w:val="006471D8"/>
    <w:rsid w:val="00647467"/>
    <w:rsid w:val="006477E1"/>
    <w:rsid w:val="00650D7C"/>
    <w:rsid w:val="00651095"/>
    <w:rsid w:val="006512C2"/>
    <w:rsid w:val="00653559"/>
    <w:rsid w:val="006537B3"/>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506F"/>
    <w:rsid w:val="00676A1C"/>
    <w:rsid w:val="00676A30"/>
    <w:rsid w:val="00676AE9"/>
    <w:rsid w:val="00677408"/>
    <w:rsid w:val="006777DB"/>
    <w:rsid w:val="00677BE9"/>
    <w:rsid w:val="00682048"/>
    <w:rsid w:val="006820F5"/>
    <w:rsid w:val="0068305E"/>
    <w:rsid w:val="0068368C"/>
    <w:rsid w:val="006851F7"/>
    <w:rsid w:val="00686531"/>
    <w:rsid w:val="00686EE7"/>
    <w:rsid w:val="006933C7"/>
    <w:rsid w:val="00694297"/>
    <w:rsid w:val="0069460E"/>
    <w:rsid w:val="00696EE7"/>
    <w:rsid w:val="006A1719"/>
    <w:rsid w:val="006A34F6"/>
    <w:rsid w:val="006A45C3"/>
    <w:rsid w:val="006A6BAD"/>
    <w:rsid w:val="006A6DDF"/>
    <w:rsid w:val="006B004C"/>
    <w:rsid w:val="006B04F0"/>
    <w:rsid w:val="006B0C81"/>
    <w:rsid w:val="006B3727"/>
    <w:rsid w:val="006B3CA1"/>
    <w:rsid w:val="006B48E4"/>
    <w:rsid w:val="006B6C4C"/>
    <w:rsid w:val="006B794F"/>
    <w:rsid w:val="006C0843"/>
    <w:rsid w:val="006C125E"/>
    <w:rsid w:val="006C28FF"/>
    <w:rsid w:val="006C34B3"/>
    <w:rsid w:val="006C6128"/>
    <w:rsid w:val="006C76D5"/>
    <w:rsid w:val="006C784F"/>
    <w:rsid w:val="006D0B4F"/>
    <w:rsid w:val="006D0D49"/>
    <w:rsid w:val="006D1920"/>
    <w:rsid w:val="006D333D"/>
    <w:rsid w:val="006D416F"/>
    <w:rsid w:val="006D4221"/>
    <w:rsid w:val="006D5AF5"/>
    <w:rsid w:val="006D5C02"/>
    <w:rsid w:val="006D5FE6"/>
    <w:rsid w:val="006D69AF"/>
    <w:rsid w:val="006D7706"/>
    <w:rsid w:val="006E1C6E"/>
    <w:rsid w:val="006E2531"/>
    <w:rsid w:val="006E370D"/>
    <w:rsid w:val="006E61E2"/>
    <w:rsid w:val="006E79C9"/>
    <w:rsid w:val="006F0163"/>
    <w:rsid w:val="006F0FAF"/>
    <w:rsid w:val="006F21EF"/>
    <w:rsid w:val="006F2B0E"/>
    <w:rsid w:val="006F359F"/>
    <w:rsid w:val="006F3885"/>
    <w:rsid w:val="006F4B03"/>
    <w:rsid w:val="006F6866"/>
    <w:rsid w:val="006F6A39"/>
    <w:rsid w:val="006F6BAC"/>
    <w:rsid w:val="007009AA"/>
    <w:rsid w:val="00700DD7"/>
    <w:rsid w:val="00700FBE"/>
    <w:rsid w:val="00701E31"/>
    <w:rsid w:val="00703423"/>
    <w:rsid w:val="007036F1"/>
    <w:rsid w:val="0070409E"/>
    <w:rsid w:val="00705C80"/>
    <w:rsid w:val="0070631E"/>
    <w:rsid w:val="00706B1E"/>
    <w:rsid w:val="0070750E"/>
    <w:rsid w:val="00707D8D"/>
    <w:rsid w:val="007103CF"/>
    <w:rsid w:val="0071145D"/>
    <w:rsid w:val="0071153E"/>
    <w:rsid w:val="007121F6"/>
    <w:rsid w:val="00712B06"/>
    <w:rsid w:val="00714791"/>
    <w:rsid w:val="00714FBF"/>
    <w:rsid w:val="00716693"/>
    <w:rsid w:val="00720951"/>
    <w:rsid w:val="007219C0"/>
    <w:rsid w:val="00721CDE"/>
    <w:rsid w:val="007224D4"/>
    <w:rsid w:val="007233FD"/>
    <w:rsid w:val="0072351D"/>
    <w:rsid w:val="007249F7"/>
    <w:rsid w:val="00724E91"/>
    <w:rsid w:val="0072562E"/>
    <w:rsid w:val="00725D44"/>
    <w:rsid w:val="00727652"/>
    <w:rsid w:val="00727C95"/>
    <w:rsid w:val="00730411"/>
    <w:rsid w:val="007309A2"/>
    <w:rsid w:val="00731829"/>
    <w:rsid w:val="00732FC5"/>
    <w:rsid w:val="00733C06"/>
    <w:rsid w:val="0073561D"/>
    <w:rsid w:val="00736500"/>
    <w:rsid w:val="00737B8F"/>
    <w:rsid w:val="00737C30"/>
    <w:rsid w:val="00737C65"/>
    <w:rsid w:val="00737E22"/>
    <w:rsid w:val="007410A5"/>
    <w:rsid w:val="00741519"/>
    <w:rsid w:val="00741856"/>
    <w:rsid w:val="007418D2"/>
    <w:rsid w:val="00741D7F"/>
    <w:rsid w:val="00741E01"/>
    <w:rsid w:val="00741F61"/>
    <w:rsid w:val="00742054"/>
    <w:rsid w:val="0074474E"/>
    <w:rsid w:val="00744FAD"/>
    <w:rsid w:val="00747C75"/>
    <w:rsid w:val="00750D3B"/>
    <w:rsid w:val="0075156A"/>
    <w:rsid w:val="00757659"/>
    <w:rsid w:val="0076160A"/>
    <w:rsid w:val="0076314E"/>
    <w:rsid w:val="0076316A"/>
    <w:rsid w:val="00763291"/>
    <w:rsid w:val="00764B07"/>
    <w:rsid w:val="007658CA"/>
    <w:rsid w:val="00766448"/>
    <w:rsid w:val="007702FB"/>
    <w:rsid w:val="00770338"/>
    <w:rsid w:val="00772A7D"/>
    <w:rsid w:val="00772CEB"/>
    <w:rsid w:val="0077655F"/>
    <w:rsid w:val="0077687B"/>
    <w:rsid w:val="00776B8B"/>
    <w:rsid w:val="00777B4F"/>
    <w:rsid w:val="007800F5"/>
    <w:rsid w:val="00780A7F"/>
    <w:rsid w:val="00781176"/>
    <w:rsid w:val="007823C8"/>
    <w:rsid w:val="0078371F"/>
    <w:rsid w:val="00784C27"/>
    <w:rsid w:val="00785D34"/>
    <w:rsid w:val="00790A31"/>
    <w:rsid w:val="00791B91"/>
    <w:rsid w:val="007922DA"/>
    <w:rsid w:val="007932EA"/>
    <w:rsid w:val="00793E8C"/>
    <w:rsid w:val="00795690"/>
    <w:rsid w:val="007969F7"/>
    <w:rsid w:val="007A1DD3"/>
    <w:rsid w:val="007A4567"/>
    <w:rsid w:val="007A4C44"/>
    <w:rsid w:val="007A4FDC"/>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2A8"/>
    <w:rsid w:val="007D5B02"/>
    <w:rsid w:val="007D6D84"/>
    <w:rsid w:val="007E0D70"/>
    <w:rsid w:val="007E3737"/>
    <w:rsid w:val="007E42F2"/>
    <w:rsid w:val="007E45C8"/>
    <w:rsid w:val="007E4B18"/>
    <w:rsid w:val="007E7069"/>
    <w:rsid w:val="007E7617"/>
    <w:rsid w:val="007E7F99"/>
    <w:rsid w:val="007F2A40"/>
    <w:rsid w:val="007F3884"/>
    <w:rsid w:val="007F39AF"/>
    <w:rsid w:val="007F4660"/>
    <w:rsid w:val="007F4F66"/>
    <w:rsid w:val="007F52E0"/>
    <w:rsid w:val="007F73B6"/>
    <w:rsid w:val="00806FFB"/>
    <w:rsid w:val="00807816"/>
    <w:rsid w:val="00807F78"/>
    <w:rsid w:val="0081178A"/>
    <w:rsid w:val="00811DFE"/>
    <w:rsid w:val="008143D8"/>
    <w:rsid w:val="0081477A"/>
    <w:rsid w:val="0082050C"/>
    <w:rsid w:val="00821D49"/>
    <w:rsid w:val="008225CE"/>
    <w:rsid w:val="00824E4A"/>
    <w:rsid w:val="00825700"/>
    <w:rsid w:val="00825A03"/>
    <w:rsid w:val="00825BEF"/>
    <w:rsid w:val="0082629B"/>
    <w:rsid w:val="00826722"/>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489A"/>
    <w:rsid w:val="00845A2F"/>
    <w:rsid w:val="00845C40"/>
    <w:rsid w:val="00851087"/>
    <w:rsid w:val="00851C57"/>
    <w:rsid w:val="00851E40"/>
    <w:rsid w:val="0085259A"/>
    <w:rsid w:val="00853868"/>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3B58"/>
    <w:rsid w:val="008740C1"/>
    <w:rsid w:val="008744D1"/>
    <w:rsid w:val="0087595F"/>
    <w:rsid w:val="00876C56"/>
    <w:rsid w:val="00876C96"/>
    <w:rsid w:val="0088001E"/>
    <w:rsid w:val="0088049F"/>
    <w:rsid w:val="008805F8"/>
    <w:rsid w:val="0088227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A7E0A"/>
    <w:rsid w:val="008B0F32"/>
    <w:rsid w:val="008B145C"/>
    <w:rsid w:val="008B2235"/>
    <w:rsid w:val="008B2916"/>
    <w:rsid w:val="008B540E"/>
    <w:rsid w:val="008B5F28"/>
    <w:rsid w:val="008B6854"/>
    <w:rsid w:val="008B68E8"/>
    <w:rsid w:val="008B742B"/>
    <w:rsid w:val="008B7666"/>
    <w:rsid w:val="008C0B86"/>
    <w:rsid w:val="008C10D7"/>
    <w:rsid w:val="008C1754"/>
    <w:rsid w:val="008C1F2A"/>
    <w:rsid w:val="008C2E8B"/>
    <w:rsid w:val="008C6291"/>
    <w:rsid w:val="008C6506"/>
    <w:rsid w:val="008D0453"/>
    <w:rsid w:val="008D0D6E"/>
    <w:rsid w:val="008D141C"/>
    <w:rsid w:val="008D21F6"/>
    <w:rsid w:val="008D2FFA"/>
    <w:rsid w:val="008D39B6"/>
    <w:rsid w:val="008D5DB7"/>
    <w:rsid w:val="008D61E6"/>
    <w:rsid w:val="008D63A0"/>
    <w:rsid w:val="008D6B34"/>
    <w:rsid w:val="008E0152"/>
    <w:rsid w:val="008E258C"/>
    <w:rsid w:val="008E2E05"/>
    <w:rsid w:val="008E3E50"/>
    <w:rsid w:val="008E46AA"/>
    <w:rsid w:val="008E4F5C"/>
    <w:rsid w:val="008E552F"/>
    <w:rsid w:val="008E6076"/>
    <w:rsid w:val="008F3701"/>
    <w:rsid w:val="008F44B6"/>
    <w:rsid w:val="008F6374"/>
    <w:rsid w:val="009003A9"/>
    <w:rsid w:val="009008F3"/>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CF4"/>
    <w:rsid w:val="00916D53"/>
    <w:rsid w:val="009171B3"/>
    <w:rsid w:val="00921008"/>
    <w:rsid w:val="00921858"/>
    <w:rsid w:val="00921DF0"/>
    <w:rsid w:val="00923687"/>
    <w:rsid w:val="00924A3F"/>
    <w:rsid w:val="00924BD0"/>
    <w:rsid w:val="00924E9B"/>
    <w:rsid w:val="0092597D"/>
    <w:rsid w:val="009265BE"/>
    <w:rsid w:val="009270D2"/>
    <w:rsid w:val="00930328"/>
    <w:rsid w:val="00931450"/>
    <w:rsid w:val="0093166D"/>
    <w:rsid w:val="00932A26"/>
    <w:rsid w:val="00933338"/>
    <w:rsid w:val="0093362C"/>
    <w:rsid w:val="0093437C"/>
    <w:rsid w:val="0093443E"/>
    <w:rsid w:val="009356EF"/>
    <w:rsid w:val="0093630F"/>
    <w:rsid w:val="0093699C"/>
    <w:rsid w:val="009405A5"/>
    <w:rsid w:val="0094165D"/>
    <w:rsid w:val="009417BB"/>
    <w:rsid w:val="0094242D"/>
    <w:rsid w:val="009426B3"/>
    <w:rsid w:val="009435B6"/>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67A7B"/>
    <w:rsid w:val="009708A1"/>
    <w:rsid w:val="00970E12"/>
    <w:rsid w:val="00971956"/>
    <w:rsid w:val="00971CB7"/>
    <w:rsid w:val="00972347"/>
    <w:rsid w:val="00973356"/>
    <w:rsid w:val="00973786"/>
    <w:rsid w:val="00976FE1"/>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4541"/>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0C05"/>
    <w:rsid w:val="009D1677"/>
    <w:rsid w:val="009D16DF"/>
    <w:rsid w:val="009D19C3"/>
    <w:rsid w:val="009D29D8"/>
    <w:rsid w:val="009D304E"/>
    <w:rsid w:val="009D3518"/>
    <w:rsid w:val="009D362C"/>
    <w:rsid w:val="009D3F93"/>
    <w:rsid w:val="009D5DA6"/>
    <w:rsid w:val="009D5E76"/>
    <w:rsid w:val="009D71ED"/>
    <w:rsid w:val="009E25C7"/>
    <w:rsid w:val="009E4AC4"/>
    <w:rsid w:val="009E6C0E"/>
    <w:rsid w:val="009F070E"/>
    <w:rsid w:val="009F2913"/>
    <w:rsid w:val="009F4904"/>
    <w:rsid w:val="009F5B89"/>
    <w:rsid w:val="009F6198"/>
    <w:rsid w:val="009F6773"/>
    <w:rsid w:val="009F7C3A"/>
    <w:rsid w:val="009F7CA1"/>
    <w:rsid w:val="00A0098C"/>
    <w:rsid w:val="00A01678"/>
    <w:rsid w:val="00A01C66"/>
    <w:rsid w:val="00A02109"/>
    <w:rsid w:val="00A0263F"/>
    <w:rsid w:val="00A0315D"/>
    <w:rsid w:val="00A0329E"/>
    <w:rsid w:val="00A049C8"/>
    <w:rsid w:val="00A062EA"/>
    <w:rsid w:val="00A13F6D"/>
    <w:rsid w:val="00A149BF"/>
    <w:rsid w:val="00A16B16"/>
    <w:rsid w:val="00A16B56"/>
    <w:rsid w:val="00A177FA"/>
    <w:rsid w:val="00A17BEB"/>
    <w:rsid w:val="00A17E95"/>
    <w:rsid w:val="00A214A2"/>
    <w:rsid w:val="00A22A6D"/>
    <w:rsid w:val="00A24284"/>
    <w:rsid w:val="00A2596F"/>
    <w:rsid w:val="00A27B8B"/>
    <w:rsid w:val="00A34B84"/>
    <w:rsid w:val="00A35B3A"/>
    <w:rsid w:val="00A360FA"/>
    <w:rsid w:val="00A37ED8"/>
    <w:rsid w:val="00A4013A"/>
    <w:rsid w:val="00A41478"/>
    <w:rsid w:val="00A414B3"/>
    <w:rsid w:val="00A44369"/>
    <w:rsid w:val="00A52843"/>
    <w:rsid w:val="00A55085"/>
    <w:rsid w:val="00A57DEF"/>
    <w:rsid w:val="00A60A10"/>
    <w:rsid w:val="00A62C2D"/>
    <w:rsid w:val="00A63FFA"/>
    <w:rsid w:val="00A66F30"/>
    <w:rsid w:val="00A673EA"/>
    <w:rsid w:val="00A679FD"/>
    <w:rsid w:val="00A67F8D"/>
    <w:rsid w:val="00A700E0"/>
    <w:rsid w:val="00A7048E"/>
    <w:rsid w:val="00A72D00"/>
    <w:rsid w:val="00A72E5D"/>
    <w:rsid w:val="00A72F60"/>
    <w:rsid w:val="00A7368F"/>
    <w:rsid w:val="00A74C38"/>
    <w:rsid w:val="00A752CF"/>
    <w:rsid w:val="00A753B3"/>
    <w:rsid w:val="00A75DD9"/>
    <w:rsid w:val="00A77096"/>
    <w:rsid w:val="00A77758"/>
    <w:rsid w:val="00A77ACE"/>
    <w:rsid w:val="00A8170C"/>
    <w:rsid w:val="00A81903"/>
    <w:rsid w:val="00A824AC"/>
    <w:rsid w:val="00A838F7"/>
    <w:rsid w:val="00A85CA0"/>
    <w:rsid w:val="00A86CAC"/>
    <w:rsid w:val="00A91694"/>
    <w:rsid w:val="00A918ED"/>
    <w:rsid w:val="00A928D1"/>
    <w:rsid w:val="00A92FA8"/>
    <w:rsid w:val="00A934FC"/>
    <w:rsid w:val="00A93AA1"/>
    <w:rsid w:val="00A95FA2"/>
    <w:rsid w:val="00A96138"/>
    <w:rsid w:val="00A97208"/>
    <w:rsid w:val="00AA06B9"/>
    <w:rsid w:val="00AA28B9"/>
    <w:rsid w:val="00AA2D4E"/>
    <w:rsid w:val="00AA3873"/>
    <w:rsid w:val="00AA43A8"/>
    <w:rsid w:val="00AA506A"/>
    <w:rsid w:val="00AA611B"/>
    <w:rsid w:val="00AA6396"/>
    <w:rsid w:val="00AA7601"/>
    <w:rsid w:val="00AA7CA6"/>
    <w:rsid w:val="00AB3555"/>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0A83"/>
    <w:rsid w:val="00AD4C4B"/>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43D1"/>
    <w:rsid w:val="00B0592F"/>
    <w:rsid w:val="00B05AD4"/>
    <w:rsid w:val="00B06462"/>
    <w:rsid w:val="00B06581"/>
    <w:rsid w:val="00B06CBF"/>
    <w:rsid w:val="00B07E0B"/>
    <w:rsid w:val="00B10767"/>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4C53"/>
    <w:rsid w:val="00B35815"/>
    <w:rsid w:val="00B36B6C"/>
    <w:rsid w:val="00B370B3"/>
    <w:rsid w:val="00B37558"/>
    <w:rsid w:val="00B37FB7"/>
    <w:rsid w:val="00B40324"/>
    <w:rsid w:val="00B40DE9"/>
    <w:rsid w:val="00B43675"/>
    <w:rsid w:val="00B43EFC"/>
    <w:rsid w:val="00B441FB"/>
    <w:rsid w:val="00B46A0C"/>
    <w:rsid w:val="00B51908"/>
    <w:rsid w:val="00B51F96"/>
    <w:rsid w:val="00B52877"/>
    <w:rsid w:val="00B52BFB"/>
    <w:rsid w:val="00B52FC6"/>
    <w:rsid w:val="00B54285"/>
    <w:rsid w:val="00B5646D"/>
    <w:rsid w:val="00B57D7A"/>
    <w:rsid w:val="00B604D4"/>
    <w:rsid w:val="00B60729"/>
    <w:rsid w:val="00B60BD3"/>
    <w:rsid w:val="00B6281A"/>
    <w:rsid w:val="00B636A5"/>
    <w:rsid w:val="00B65263"/>
    <w:rsid w:val="00B65E52"/>
    <w:rsid w:val="00B661AC"/>
    <w:rsid w:val="00B705C5"/>
    <w:rsid w:val="00B70D83"/>
    <w:rsid w:val="00B716E1"/>
    <w:rsid w:val="00B71F4E"/>
    <w:rsid w:val="00B721F8"/>
    <w:rsid w:val="00B735CE"/>
    <w:rsid w:val="00B73630"/>
    <w:rsid w:val="00B77049"/>
    <w:rsid w:val="00B77F88"/>
    <w:rsid w:val="00B80F3F"/>
    <w:rsid w:val="00B817B8"/>
    <w:rsid w:val="00B83306"/>
    <w:rsid w:val="00B86572"/>
    <w:rsid w:val="00B86B58"/>
    <w:rsid w:val="00B90E1A"/>
    <w:rsid w:val="00B923F4"/>
    <w:rsid w:val="00B92C34"/>
    <w:rsid w:val="00B938A7"/>
    <w:rsid w:val="00B9458B"/>
    <w:rsid w:val="00B94CCB"/>
    <w:rsid w:val="00B95ADE"/>
    <w:rsid w:val="00B97CF0"/>
    <w:rsid w:val="00BA123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B44CF"/>
    <w:rsid w:val="00BB5F42"/>
    <w:rsid w:val="00BC0B5A"/>
    <w:rsid w:val="00BC3E58"/>
    <w:rsid w:val="00BC4DD9"/>
    <w:rsid w:val="00BD0E87"/>
    <w:rsid w:val="00BD1BDA"/>
    <w:rsid w:val="00BD21F5"/>
    <w:rsid w:val="00BD42AC"/>
    <w:rsid w:val="00BD521E"/>
    <w:rsid w:val="00BD52C7"/>
    <w:rsid w:val="00BD53B2"/>
    <w:rsid w:val="00BD6D85"/>
    <w:rsid w:val="00BD733B"/>
    <w:rsid w:val="00BD7752"/>
    <w:rsid w:val="00BD7BC6"/>
    <w:rsid w:val="00BD7CB1"/>
    <w:rsid w:val="00BE03B7"/>
    <w:rsid w:val="00BE08AE"/>
    <w:rsid w:val="00BE0B8B"/>
    <w:rsid w:val="00BE21FB"/>
    <w:rsid w:val="00BE42A7"/>
    <w:rsid w:val="00BE598C"/>
    <w:rsid w:val="00BE6059"/>
    <w:rsid w:val="00BE7841"/>
    <w:rsid w:val="00BE7C76"/>
    <w:rsid w:val="00BE7F21"/>
    <w:rsid w:val="00BF2BC7"/>
    <w:rsid w:val="00BF5A90"/>
    <w:rsid w:val="00BF65B7"/>
    <w:rsid w:val="00C006FF"/>
    <w:rsid w:val="00C010E4"/>
    <w:rsid w:val="00C01C62"/>
    <w:rsid w:val="00C02C48"/>
    <w:rsid w:val="00C05789"/>
    <w:rsid w:val="00C059EF"/>
    <w:rsid w:val="00C064E4"/>
    <w:rsid w:val="00C06E0D"/>
    <w:rsid w:val="00C073BA"/>
    <w:rsid w:val="00C0761E"/>
    <w:rsid w:val="00C07823"/>
    <w:rsid w:val="00C10076"/>
    <w:rsid w:val="00C10DCB"/>
    <w:rsid w:val="00C113A8"/>
    <w:rsid w:val="00C1286A"/>
    <w:rsid w:val="00C13011"/>
    <w:rsid w:val="00C13780"/>
    <w:rsid w:val="00C13CB9"/>
    <w:rsid w:val="00C145DD"/>
    <w:rsid w:val="00C14904"/>
    <w:rsid w:val="00C14A58"/>
    <w:rsid w:val="00C15043"/>
    <w:rsid w:val="00C15D49"/>
    <w:rsid w:val="00C17B60"/>
    <w:rsid w:val="00C2069A"/>
    <w:rsid w:val="00C21DE0"/>
    <w:rsid w:val="00C22CD1"/>
    <w:rsid w:val="00C24D40"/>
    <w:rsid w:val="00C25BAF"/>
    <w:rsid w:val="00C25D58"/>
    <w:rsid w:val="00C262A2"/>
    <w:rsid w:val="00C30F67"/>
    <w:rsid w:val="00C321D6"/>
    <w:rsid w:val="00C33160"/>
    <w:rsid w:val="00C348CF"/>
    <w:rsid w:val="00C41FD0"/>
    <w:rsid w:val="00C42B83"/>
    <w:rsid w:val="00C42ED7"/>
    <w:rsid w:val="00C4388A"/>
    <w:rsid w:val="00C4736B"/>
    <w:rsid w:val="00C47D67"/>
    <w:rsid w:val="00C5191F"/>
    <w:rsid w:val="00C529EB"/>
    <w:rsid w:val="00C53031"/>
    <w:rsid w:val="00C5408C"/>
    <w:rsid w:val="00C555FA"/>
    <w:rsid w:val="00C55938"/>
    <w:rsid w:val="00C55BBF"/>
    <w:rsid w:val="00C5757F"/>
    <w:rsid w:val="00C57E63"/>
    <w:rsid w:val="00C60DAF"/>
    <w:rsid w:val="00C636A4"/>
    <w:rsid w:val="00C63A4E"/>
    <w:rsid w:val="00C653EF"/>
    <w:rsid w:val="00C65818"/>
    <w:rsid w:val="00C65A55"/>
    <w:rsid w:val="00C66403"/>
    <w:rsid w:val="00C66F77"/>
    <w:rsid w:val="00C67329"/>
    <w:rsid w:val="00C70F9B"/>
    <w:rsid w:val="00C73143"/>
    <w:rsid w:val="00C73D9A"/>
    <w:rsid w:val="00C7400B"/>
    <w:rsid w:val="00C771BA"/>
    <w:rsid w:val="00C808B2"/>
    <w:rsid w:val="00C83E94"/>
    <w:rsid w:val="00C84109"/>
    <w:rsid w:val="00C8451A"/>
    <w:rsid w:val="00C85CDE"/>
    <w:rsid w:val="00C86ED4"/>
    <w:rsid w:val="00C906ED"/>
    <w:rsid w:val="00C91B7B"/>
    <w:rsid w:val="00C92A00"/>
    <w:rsid w:val="00C92A86"/>
    <w:rsid w:val="00C92BED"/>
    <w:rsid w:val="00C9458F"/>
    <w:rsid w:val="00C955DC"/>
    <w:rsid w:val="00C97201"/>
    <w:rsid w:val="00CA135E"/>
    <w:rsid w:val="00CA186A"/>
    <w:rsid w:val="00CA3F22"/>
    <w:rsid w:val="00CA48B0"/>
    <w:rsid w:val="00CA5747"/>
    <w:rsid w:val="00CA5EEB"/>
    <w:rsid w:val="00CA6D6D"/>
    <w:rsid w:val="00CA70E5"/>
    <w:rsid w:val="00CA7683"/>
    <w:rsid w:val="00CB0D1E"/>
    <w:rsid w:val="00CB2D04"/>
    <w:rsid w:val="00CB354D"/>
    <w:rsid w:val="00CB4B5B"/>
    <w:rsid w:val="00CB5AFF"/>
    <w:rsid w:val="00CB652E"/>
    <w:rsid w:val="00CB7357"/>
    <w:rsid w:val="00CB7469"/>
    <w:rsid w:val="00CC0081"/>
    <w:rsid w:val="00CC4D26"/>
    <w:rsid w:val="00CC5390"/>
    <w:rsid w:val="00CC570A"/>
    <w:rsid w:val="00CC5D6C"/>
    <w:rsid w:val="00CC6C08"/>
    <w:rsid w:val="00CD148A"/>
    <w:rsid w:val="00CD1932"/>
    <w:rsid w:val="00CD4036"/>
    <w:rsid w:val="00CD68E2"/>
    <w:rsid w:val="00CD71BB"/>
    <w:rsid w:val="00CE12E5"/>
    <w:rsid w:val="00CE16B3"/>
    <w:rsid w:val="00CE30DD"/>
    <w:rsid w:val="00CE3BE7"/>
    <w:rsid w:val="00CE4EB1"/>
    <w:rsid w:val="00CE555B"/>
    <w:rsid w:val="00CE5EA3"/>
    <w:rsid w:val="00CE7344"/>
    <w:rsid w:val="00CF0A13"/>
    <w:rsid w:val="00CF1688"/>
    <w:rsid w:val="00CF3AD6"/>
    <w:rsid w:val="00CF3C31"/>
    <w:rsid w:val="00CF3F1B"/>
    <w:rsid w:val="00CF411C"/>
    <w:rsid w:val="00CF4157"/>
    <w:rsid w:val="00CF4AEC"/>
    <w:rsid w:val="00CF64A7"/>
    <w:rsid w:val="00D0009A"/>
    <w:rsid w:val="00D018A3"/>
    <w:rsid w:val="00D02031"/>
    <w:rsid w:val="00D02BB5"/>
    <w:rsid w:val="00D03055"/>
    <w:rsid w:val="00D0417B"/>
    <w:rsid w:val="00D04786"/>
    <w:rsid w:val="00D07619"/>
    <w:rsid w:val="00D10F1D"/>
    <w:rsid w:val="00D11F41"/>
    <w:rsid w:val="00D1238A"/>
    <w:rsid w:val="00D13E32"/>
    <w:rsid w:val="00D13F8B"/>
    <w:rsid w:val="00D15548"/>
    <w:rsid w:val="00D1570E"/>
    <w:rsid w:val="00D16918"/>
    <w:rsid w:val="00D16F82"/>
    <w:rsid w:val="00D203BB"/>
    <w:rsid w:val="00D20B2B"/>
    <w:rsid w:val="00D2449C"/>
    <w:rsid w:val="00D255EB"/>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3D6"/>
    <w:rsid w:val="00D61B37"/>
    <w:rsid w:val="00D62D82"/>
    <w:rsid w:val="00D63B43"/>
    <w:rsid w:val="00D6407A"/>
    <w:rsid w:val="00D64943"/>
    <w:rsid w:val="00D663DC"/>
    <w:rsid w:val="00D7083F"/>
    <w:rsid w:val="00D70C27"/>
    <w:rsid w:val="00D7197A"/>
    <w:rsid w:val="00D719F8"/>
    <w:rsid w:val="00D7295C"/>
    <w:rsid w:val="00D72BA9"/>
    <w:rsid w:val="00D7399F"/>
    <w:rsid w:val="00D73DDD"/>
    <w:rsid w:val="00D7435E"/>
    <w:rsid w:val="00D76988"/>
    <w:rsid w:val="00D779EA"/>
    <w:rsid w:val="00D77C59"/>
    <w:rsid w:val="00D80979"/>
    <w:rsid w:val="00D82B75"/>
    <w:rsid w:val="00D84F84"/>
    <w:rsid w:val="00D90CF0"/>
    <w:rsid w:val="00D90D2C"/>
    <w:rsid w:val="00D930B9"/>
    <w:rsid w:val="00D97A30"/>
    <w:rsid w:val="00D97DDE"/>
    <w:rsid w:val="00DA085A"/>
    <w:rsid w:val="00DA24F8"/>
    <w:rsid w:val="00DA2ACF"/>
    <w:rsid w:val="00DA4AF1"/>
    <w:rsid w:val="00DA78CC"/>
    <w:rsid w:val="00DB1679"/>
    <w:rsid w:val="00DB625F"/>
    <w:rsid w:val="00DB6C4C"/>
    <w:rsid w:val="00DC0A2B"/>
    <w:rsid w:val="00DC0E3F"/>
    <w:rsid w:val="00DC197C"/>
    <w:rsid w:val="00DC282A"/>
    <w:rsid w:val="00DC49E3"/>
    <w:rsid w:val="00DC6BB8"/>
    <w:rsid w:val="00DD3FA7"/>
    <w:rsid w:val="00DD539E"/>
    <w:rsid w:val="00DD548B"/>
    <w:rsid w:val="00DD5825"/>
    <w:rsid w:val="00DD5947"/>
    <w:rsid w:val="00DD6D12"/>
    <w:rsid w:val="00DD7DD9"/>
    <w:rsid w:val="00DE2300"/>
    <w:rsid w:val="00DE2ABF"/>
    <w:rsid w:val="00DE3F64"/>
    <w:rsid w:val="00DE63FA"/>
    <w:rsid w:val="00DF0FB7"/>
    <w:rsid w:val="00DF2102"/>
    <w:rsid w:val="00DF33B8"/>
    <w:rsid w:val="00DF3A37"/>
    <w:rsid w:val="00DF3B42"/>
    <w:rsid w:val="00DF52A1"/>
    <w:rsid w:val="00DF69D0"/>
    <w:rsid w:val="00DF7C29"/>
    <w:rsid w:val="00DF7D2C"/>
    <w:rsid w:val="00E00372"/>
    <w:rsid w:val="00E01D37"/>
    <w:rsid w:val="00E01DB4"/>
    <w:rsid w:val="00E01F96"/>
    <w:rsid w:val="00E0257A"/>
    <w:rsid w:val="00E0369D"/>
    <w:rsid w:val="00E067EE"/>
    <w:rsid w:val="00E078D3"/>
    <w:rsid w:val="00E10B89"/>
    <w:rsid w:val="00E11A80"/>
    <w:rsid w:val="00E11DE5"/>
    <w:rsid w:val="00E12879"/>
    <w:rsid w:val="00E130BC"/>
    <w:rsid w:val="00E154D0"/>
    <w:rsid w:val="00E15758"/>
    <w:rsid w:val="00E15FDA"/>
    <w:rsid w:val="00E16AED"/>
    <w:rsid w:val="00E223AE"/>
    <w:rsid w:val="00E234F8"/>
    <w:rsid w:val="00E2404D"/>
    <w:rsid w:val="00E25338"/>
    <w:rsid w:val="00E27B44"/>
    <w:rsid w:val="00E30376"/>
    <w:rsid w:val="00E346E2"/>
    <w:rsid w:val="00E34BAF"/>
    <w:rsid w:val="00E3520F"/>
    <w:rsid w:val="00E36205"/>
    <w:rsid w:val="00E36508"/>
    <w:rsid w:val="00E3759E"/>
    <w:rsid w:val="00E37E38"/>
    <w:rsid w:val="00E40AC1"/>
    <w:rsid w:val="00E41264"/>
    <w:rsid w:val="00E41781"/>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70676"/>
    <w:rsid w:val="00E71BAD"/>
    <w:rsid w:val="00E72323"/>
    <w:rsid w:val="00E7373D"/>
    <w:rsid w:val="00E744BB"/>
    <w:rsid w:val="00E758BF"/>
    <w:rsid w:val="00E75955"/>
    <w:rsid w:val="00E761A6"/>
    <w:rsid w:val="00E76D2A"/>
    <w:rsid w:val="00E76F44"/>
    <w:rsid w:val="00E770FD"/>
    <w:rsid w:val="00E77332"/>
    <w:rsid w:val="00E77FB7"/>
    <w:rsid w:val="00E82A3F"/>
    <w:rsid w:val="00E831F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025A"/>
    <w:rsid w:val="00EB149E"/>
    <w:rsid w:val="00EB2DE5"/>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D7B52"/>
    <w:rsid w:val="00EE0F68"/>
    <w:rsid w:val="00EE12D9"/>
    <w:rsid w:val="00EE222A"/>
    <w:rsid w:val="00EE2AAD"/>
    <w:rsid w:val="00EE34D6"/>
    <w:rsid w:val="00EE4200"/>
    <w:rsid w:val="00EE436D"/>
    <w:rsid w:val="00EE58FC"/>
    <w:rsid w:val="00EE612B"/>
    <w:rsid w:val="00EE6E63"/>
    <w:rsid w:val="00EE7860"/>
    <w:rsid w:val="00EF02F1"/>
    <w:rsid w:val="00EF2468"/>
    <w:rsid w:val="00EF43E7"/>
    <w:rsid w:val="00EF4CF9"/>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0365"/>
    <w:rsid w:val="00F416E6"/>
    <w:rsid w:val="00F418DE"/>
    <w:rsid w:val="00F41B98"/>
    <w:rsid w:val="00F42580"/>
    <w:rsid w:val="00F428E5"/>
    <w:rsid w:val="00F44488"/>
    <w:rsid w:val="00F44630"/>
    <w:rsid w:val="00F44E7C"/>
    <w:rsid w:val="00F4529C"/>
    <w:rsid w:val="00F45BA3"/>
    <w:rsid w:val="00F51492"/>
    <w:rsid w:val="00F525D8"/>
    <w:rsid w:val="00F52832"/>
    <w:rsid w:val="00F538C3"/>
    <w:rsid w:val="00F54853"/>
    <w:rsid w:val="00F54A2B"/>
    <w:rsid w:val="00F55461"/>
    <w:rsid w:val="00F56564"/>
    <w:rsid w:val="00F6178D"/>
    <w:rsid w:val="00F62523"/>
    <w:rsid w:val="00F633DF"/>
    <w:rsid w:val="00F63ABE"/>
    <w:rsid w:val="00F6400E"/>
    <w:rsid w:val="00F650D9"/>
    <w:rsid w:val="00F6520E"/>
    <w:rsid w:val="00F659E3"/>
    <w:rsid w:val="00F667EA"/>
    <w:rsid w:val="00F67767"/>
    <w:rsid w:val="00F713BC"/>
    <w:rsid w:val="00F71AA0"/>
    <w:rsid w:val="00F72373"/>
    <w:rsid w:val="00F72C25"/>
    <w:rsid w:val="00F73DC6"/>
    <w:rsid w:val="00F77808"/>
    <w:rsid w:val="00F80362"/>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14F"/>
    <w:rsid w:val="00FB66FF"/>
    <w:rsid w:val="00FB7196"/>
    <w:rsid w:val="00FC3756"/>
    <w:rsid w:val="00FC3D05"/>
    <w:rsid w:val="00FC4143"/>
    <w:rsid w:val="00FC4198"/>
    <w:rsid w:val="00FC4A54"/>
    <w:rsid w:val="00FC55F9"/>
    <w:rsid w:val="00FC6D4B"/>
    <w:rsid w:val="00FC7FCC"/>
    <w:rsid w:val="00FD2C75"/>
    <w:rsid w:val="00FD4946"/>
    <w:rsid w:val="00FD594D"/>
    <w:rsid w:val="00FD5AC1"/>
    <w:rsid w:val="00FE13EF"/>
    <w:rsid w:val="00FE144B"/>
    <w:rsid w:val="00FE1887"/>
    <w:rsid w:val="00FE201F"/>
    <w:rsid w:val="00FE2747"/>
    <w:rsid w:val="00FE41EF"/>
    <w:rsid w:val="00FE48DC"/>
    <w:rsid w:val="00FE56E9"/>
    <w:rsid w:val="00FF01FD"/>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0098487C-1F69-4C7E-98D7-5FC957DA7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 w:type="paragraph" w:styleId="DocumentMap">
    <w:name w:val="Document Map"/>
    <w:basedOn w:val="Normal"/>
    <w:link w:val="DocumentMapChar"/>
    <w:semiHidden/>
    <w:unhideWhenUsed/>
    <w:rsid w:val="00C13011"/>
    <w:rPr>
      <w:rFonts w:ascii="Times New Roman" w:hAnsi="Times New Roman"/>
      <w:sz w:val="24"/>
      <w:szCs w:val="24"/>
    </w:rPr>
  </w:style>
  <w:style w:type="character" w:customStyle="1" w:styleId="DocumentMapChar">
    <w:name w:val="Document Map Char"/>
    <w:basedOn w:val="DefaultParagraphFont"/>
    <w:link w:val="DocumentMap"/>
    <w:semiHidden/>
    <w:rsid w:val="00C13011"/>
    <w:rPr>
      <w:rFonts w:eastAsia="MS Mincho"/>
      <w:kern w:val="1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233586279">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870340216">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emf"/><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microsoft.com/office/2011/relationships/people" Target="peop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comments" Target="comments.xml"/><Relationship Id="rId10" Type="http://schemas.microsoft.com/office/2011/relationships/commentsExtended" Target="commentsExtended.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A5F025-BB73-1743-90E9-C2B42DE75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4</TotalTime>
  <Pages>10</Pages>
  <Words>9858</Words>
  <Characters>56191</Characters>
  <Application>Microsoft Macintosh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65918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24</cp:revision>
  <cp:lastPrinted>2016-09-20T09:06:00Z</cp:lastPrinted>
  <dcterms:created xsi:type="dcterms:W3CDTF">2018-08-06T12:34:00Z</dcterms:created>
  <dcterms:modified xsi:type="dcterms:W3CDTF">2018-08-09T17:36:00Z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