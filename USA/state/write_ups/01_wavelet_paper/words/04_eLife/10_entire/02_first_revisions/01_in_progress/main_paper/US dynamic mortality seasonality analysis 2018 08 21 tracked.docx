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9A905" w14:textId="398EAA11" w:rsidR="00413B5E" w:rsidRPr="00DF4A95" w:rsidRDefault="00384D1E" w:rsidP="00DF4A95">
      <w:pPr>
        <w:spacing w:line="480" w:lineRule="auto"/>
        <w:jc w:val="both"/>
        <w:outlineLvl w:val="0"/>
        <w:rPr>
          <w:b/>
          <w:color w:val="000000" w:themeColor="text1"/>
        </w:rPr>
      </w:pPr>
      <w:r w:rsidRPr="00DF4A95">
        <w:rPr>
          <w:b/>
          <w:color w:val="000000" w:themeColor="text1"/>
        </w:rPr>
        <w:t xml:space="preserve">National and regional seasonal </w:t>
      </w:r>
      <w:r w:rsidR="000210D1" w:rsidRPr="00DF4A95">
        <w:rPr>
          <w:b/>
          <w:color w:val="000000" w:themeColor="text1"/>
        </w:rPr>
        <w:t xml:space="preserve">dynamics of </w:t>
      </w:r>
      <w:r w:rsidR="007B3CD8" w:rsidRPr="00DF4A95">
        <w:rPr>
          <w:b/>
          <w:color w:val="000000" w:themeColor="text1"/>
        </w:rPr>
        <w:t xml:space="preserve">all-cause and cause-specific </w:t>
      </w:r>
      <w:r w:rsidR="000210D1" w:rsidRPr="00DF4A95">
        <w:rPr>
          <w:b/>
          <w:color w:val="000000" w:themeColor="text1"/>
        </w:rPr>
        <w:t xml:space="preserve">mortality in the </w:t>
      </w:r>
      <w:r w:rsidR="00386081" w:rsidRPr="00AC73A1">
        <w:rPr>
          <w:b/>
          <w:color w:val="000000" w:themeColor="text1"/>
          <w:rPrChange w:id="9" w:author="Parks, Robbie M" w:date="2018-08-21T18:56:00Z">
            <w:rPr>
              <w:rFonts w:ascii="Times New Roman" w:hAnsi="Times New Roman"/>
              <w:b/>
              <w:color w:val="000000" w:themeColor="text1"/>
              <w:sz w:val="24"/>
            </w:rPr>
          </w:rPrChange>
        </w:rPr>
        <w:t>USA</w:t>
      </w:r>
      <w:r w:rsidR="00881129" w:rsidRPr="00AC73A1">
        <w:rPr>
          <w:b/>
          <w:color w:val="000000" w:themeColor="text1"/>
          <w:rPrChange w:id="10" w:author="Parks, Robbie M" w:date="2018-08-21T18:56:00Z">
            <w:rPr>
              <w:rFonts w:ascii="Times New Roman" w:hAnsi="Times New Roman"/>
              <w:b/>
              <w:color w:val="000000" w:themeColor="text1"/>
              <w:sz w:val="24"/>
            </w:rPr>
          </w:rPrChange>
        </w:rPr>
        <w:t xml:space="preserve"> from 1980</w:t>
      </w:r>
      <w:r w:rsidR="000210D1" w:rsidRPr="00AC73A1">
        <w:rPr>
          <w:b/>
          <w:color w:val="000000" w:themeColor="text1"/>
          <w:rPrChange w:id="11" w:author="Parks, Robbie M" w:date="2018-08-21T18:56:00Z">
            <w:rPr>
              <w:rFonts w:ascii="Times New Roman" w:hAnsi="Times New Roman"/>
              <w:b/>
              <w:color w:val="000000" w:themeColor="text1"/>
              <w:sz w:val="24"/>
            </w:rPr>
          </w:rPrChange>
        </w:rPr>
        <w:t xml:space="preserve"> to 201</w:t>
      </w:r>
      <w:del w:id="12" w:author="Parks, Robbie M" w:date="2018-08-21T18:56:00Z">
        <w:r w:rsidR="000210D1" w:rsidRPr="006E585E">
          <w:rPr>
            <w:b/>
            <w:color w:val="000000" w:themeColor="text1"/>
          </w:rPr>
          <w:delText>3</w:delText>
        </w:r>
      </w:del>
      <w:ins w:id="13" w:author="Parks, Robbie M" w:date="2018-08-21T18:56:00Z">
        <w:r w:rsidR="00A23AAC">
          <w:rPr>
            <w:b/>
            <w:color w:val="000000" w:themeColor="text1"/>
          </w:rPr>
          <w:t>6</w:t>
        </w:r>
      </w:ins>
    </w:p>
    <w:p w14:paraId="4712E526" w14:textId="3C8D31C8" w:rsidR="00413B5E" w:rsidRPr="00AC73A1" w:rsidRDefault="000210D1" w:rsidP="00DF4A95">
      <w:pPr>
        <w:spacing w:line="480" w:lineRule="auto"/>
        <w:jc w:val="both"/>
        <w:outlineLvl w:val="0"/>
        <w:rPr>
          <w:color w:val="000000" w:themeColor="text1"/>
          <w:vertAlign w:val="superscript"/>
          <w:rPrChange w:id="14" w:author="Parks, Robbie M" w:date="2018-08-21T18:56:00Z">
            <w:rPr>
              <w:rFonts w:ascii="Times New Roman" w:hAnsi="Times New Roman"/>
              <w:color w:val="000000" w:themeColor="text1"/>
              <w:sz w:val="24"/>
              <w:vertAlign w:val="superscript"/>
            </w:rPr>
          </w:rPrChange>
        </w:rPr>
      </w:pPr>
      <w:r w:rsidRPr="00DF4A95">
        <w:rPr>
          <w:color w:val="000000" w:themeColor="text1"/>
        </w:rPr>
        <w:t>Robbie M Parks</w:t>
      </w:r>
      <w:r w:rsidRPr="00DF4A95">
        <w:rPr>
          <w:color w:val="000000" w:themeColor="text1"/>
          <w:vertAlign w:val="superscript"/>
        </w:rPr>
        <w:t>1,2</w:t>
      </w:r>
      <w:r w:rsidRPr="00DF4A95">
        <w:rPr>
          <w:color w:val="000000" w:themeColor="text1"/>
        </w:rPr>
        <w:t>, James E Bennett</w:t>
      </w:r>
      <w:r w:rsidRPr="00AC73A1">
        <w:rPr>
          <w:color w:val="000000" w:themeColor="text1"/>
          <w:vertAlign w:val="superscript"/>
          <w:rPrChange w:id="15" w:author="Parks, Robbie M" w:date="2018-08-21T18:56:00Z">
            <w:rPr>
              <w:rFonts w:ascii="Times New Roman" w:hAnsi="Times New Roman"/>
              <w:color w:val="000000" w:themeColor="text1"/>
              <w:sz w:val="24"/>
              <w:vertAlign w:val="superscript"/>
            </w:rPr>
          </w:rPrChange>
        </w:rPr>
        <w:t>1,2,3</w:t>
      </w:r>
      <w:r w:rsidRPr="00AC73A1">
        <w:rPr>
          <w:color w:val="000000" w:themeColor="text1"/>
          <w:rPrChange w:id="16" w:author="Parks, Robbie M" w:date="2018-08-21T18:56:00Z">
            <w:rPr>
              <w:rFonts w:ascii="Times New Roman" w:hAnsi="Times New Roman"/>
              <w:color w:val="000000" w:themeColor="text1"/>
              <w:sz w:val="24"/>
            </w:rPr>
          </w:rPrChange>
        </w:rPr>
        <w:t>, Kyle J Foreman</w:t>
      </w:r>
      <w:r w:rsidRPr="00AC73A1">
        <w:rPr>
          <w:color w:val="000000" w:themeColor="text1"/>
          <w:vertAlign w:val="superscript"/>
          <w:rPrChange w:id="17" w:author="Parks, Robbie M" w:date="2018-08-21T18:56:00Z">
            <w:rPr>
              <w:rFonts w:ascii="Times New Roman" w:hAnsi="Times New Roman"/>
              <w:color w:val="000000" w:themeColor="text1"/>
              <w:sz w:val="24"/>
              <w:vertAlign w:val="superscript"/>
            </w:rPr>
          </w:rPrChange>
        </w:rPr>
        <w:t>1,2,4</w:t>
      </w:r>
      <w:r w:rsidRPr="00AC73A1">
        <w:rPr>
          <w:color w:val="000000" w:themeColor="text1"/>
          <w:rPrChange w:id="18" w:author="Parks, Robbie M" w:date="2018-08-21T18:56:00Z">
            <w:rPr>
              <w:rFonts w:ascii="Times New Roman" w:hAnsi="Times New Roman"/>
              <w:color w:val="000000" w:themeColor="text1"/>
              <w:sz w:val="24"/>
            </w:rPr>
          </w:rPrChange>
        </w:rPr>
        <w:t>, Ralf Toumi</w:t>
      </w:r>
      <w:r w:rsidRPr="00AC73A1">
        <w:rPr>
          <w:color w:val="000000" w:themeColor="text1"/>
          <w:vertAlign w:val="superscript"/>
          <w:rPrChange w:id="19" w:author="Parks, Robbie M" w:date="2018-08-21T18:56:00Z">
            <w:rPr>
              <w:rFonts w:ascii="Times New Roman" w:hAnsi="Times New Roman"/>
              <w:color w:val="000000" w:themeColor="text1"/>
              <w:sz w:val="24"/>
              <w:vertAlign w:val="superscript"/>
            </w:rPr>
          </w:rPrChange>
        </w:rPr>
        <w:t>5</w:t>
      </w:r>
      <w:r w:rsidRPr="00AC73A1">
        <w:rPr>
          <w:color w:val="000000" w:themeColor="text1"/>
          <w:rPrChange w:id="20" w:author="Parks, Robbie M" w:date="2018-08-21T18:56:00Z">
            <w:rPr>
              <w:rFonts w:ascii="Times New Roman" w:hAnsi="Times New Roman"/>
              <w:color w:val="000000" w:themeColor="text1"/>
              <w:sz w:val="24"/>
            </w:rPr>
          </w:rPrChange>
        </w:rPr>
        <w:t>, Majid Ezzati</w:t>
      </w:r>
      <w:r w:rsidRPr="00AC73A1">
        <w:rPr>
          <w:color w:val="000000" w:themeColor="text1"/>
          <w:vertAlign w:val="superscript"/>
          <w:rPrChange w:id="21" w:author="Parks, Robbie M" w:date="2018-08-21T18:56:00Z">
            <w:rPr>
              <w:rFonts w:ascii="Times New Roman" w:hAnsi="Times New Roman"/>
              <w:color w:val="000000" w:themeColor="text1"/>
              <w:sz w:val="24"/>
              <w:vertAlign w:val="superscript"/>
            </w:rPr>
          </w:rPrChange>
        </w:rPr>
        <w:t>1,2,3*</w:t>
      </w:r>
    </w:p>
    <w:p w14:paraId="7312A7F4" w14:textId="04E8ADF1" w:rsidR="000210D1" w:rsidRPr="00AC73A1" w:rsidRDefault="000210D1" w:rsidP="00CB7689">
      <w:pPr>
        <w:spacing w:line="480" w:lineRule="auto"/>
        <w:jc w:val="both"/>
        <w:rPr>
          <w:color w:val="000000" w:themeColor="text1"/>
          <w:rPrChange w:id="22" w:author="Parks, Robbie M" w:date="2018-08-21T18:56:00Z">
            <w:rPr>
              <w:rFonts w:ascii="Times New Roman" w:hAnsi="Times New Roman"/>
              <w:color w:val="000000" w:themeColor="text1"/>
              <w:sz w:val="24"/>
            </w:rPr>
          </w:rPrChange>
        </w:rPr>
        <w:pPrChange w:id="23" w:author="Parks, Robbie M" w:date="2018-08-21T18:56:00Z">
          <w:pPr>
            <w:spacing w:after="0" w:line="480" w:lineRule="auto"/>
            <w:jc w:val="both"/>
          </w:pPr>
        </w:pPrChange>
      </w:pPr>
      <w:r w:rsidRPr="00AC73A1">
        <w:rPr>
          <w:color w:val="000000" w:themeColor="text1"/>
          <w:vertAlign w:val="superscript"/>
          <w:rPrChange w:id="24" w:author="Parks, Robbie M" w:date="2018-08-21T18:56:00Z">
            <w:rPr>
              <w:rFonts w:ascii="Times New Roman" w:hAnsi="Times New Roman"/>
              <w:color w:val="000000" w:themeColor="text1"/>
              <w:sz w:val="24"/>
              <w:vertAlign w:val="superscript"/>
            </w:rPr>
          </w:rPrChange>
        </w:rPr>
        <w:t xml:space="preserve">1 </w:t>
      </w:r>
      <w:r w:rsidRPr="00AC73A1">
        <w:rPr>
          <w:color w:val="000000" w:themeColor="text1"/>
          <w:rPrChange w:id="25" w:author="Parks, Robbie M" w:date="2018-08-21T18:56:00Z">
            <w:rPr>
              <w:rFonts w:ascii="Times New Roman" w:hAnsi="Times New Roman"/>
              <w:color w:val="000000" w:themeColor="text1"/>
              <w:sz w:val="24"/>
            </w:rPr>
          </w:rPrChange>
        </w:rPr>
        <w:t>MRC-PHE Centre for Environment and Health, Imperial College London, London, United Kingdom</w:t>
      </w:r>
      <w:r w:rsidR="001D0F84" w:rsidRPr="00AC73A1">
        <w:rPr>
          <w:color w:val="000000" w:themeColor="text1"/>
          <w:rPrChange w:id="26" w:author="Parks, Robbie M" w:date="2018-08-21T18:56:00Z">
            <w:rPr>
              <w:rFonts w:ascii="Times New Roman" w:hAnsi="Times New Roman"/>
              <w:color w:val="000000" w:themeColor="text1"/>
              <w:sz w:val="24"/>
            </w:rPr>
          </w:rPrChange>
        </w:rPr>
        <w:t>, W2 1PG</w:t>
      </w:r>
    </w:p>
    <w:p w14:paraId="2DC243DD" w14:textId="673FE5E3" w:rsidR="000210D1" w:rsidRPr="00AC73A1" w:rsidRDefault="000210D1" w:rsidP="00CB7689">
      <w:pPr>
        <w:spacing w:line="480" w:lineRule="auto"/>
        <w:jc w:val="both"/>
        <w:rPr>
          <w:color w:val="000000" w:themeColor="text1"/>
          <w:rPrChange w:id="27" w:author="Parks, Robbie M" w:date="2018-08-21T18:56:00Z">
            <w:rPr>
              <w:rFonts w:ascii="Times New Roman" w:hAnsi="Times New Roman"/>
              <w:color w:val="000000" w:themeColor="text1"/>
              <w:sz w:val="24"/>
            </w:rPr>
          </w:rPrChange>
        </w:rPr>
        <w:pPrChange w:id="28" w:author="Parks, Robbie M" w:date="2018-08-21T18:56:00Z">
          <w:pPr>
            <w:spacing w:after="0" w:line="480" w:lineRule="auto"/>
            <w:jc w:val="both"/>
          </w:pPr>
        </w:pPrChange>
      </w:pPr>
      <w:r w:rsidRPr="00AC73A1">
        <w:rPr>
          <w:color w:val="000000" w:themeColor="text1"/>
          <w:vertAlign w:val="superscript"/>
          <w:rPrChange w:id="29" w:author="Parks, Robbie M" w:date="2018-08-21T18:56:00Z">
            <w:rPr>
              <w:rFonts w:ascii="Times New Roman" w:hAnsi="Times New Roman"/>
              <w:color w:val="000000" w:themeColor="text1"/>
              <w:sz w:val="24"/>
              <w:vertAlign w:val="superscript"/>
            </w:rPr>
          </w:rPrChange>
        </w:rPr>
        <w:t xml:space="preserve">2 </w:t>
      </w:r>
      <w:r w:rsidRPr="00AC73A1">
        <w:rPr>
          <w:color w:val="000000" w:themeColor="text1"/>
          <w:rPrChange w:id="30" w:author="Parks, Robbie M" w:date="2018-08-21T18:56:00Z">
            <w:rPr>
              <w:rFonts w:ascii="Times New Roman" w:hAnsi="Times New Roman"/>
              <w:color w:val="000000" w:themeColor="text1"/>
              <w:sz w:val="24"/>
            </w:rPr>
          </w:rPrChange>
        </w:rPr>
        <w:t>Department of Epidemiology and Biostatistics, School of Public Health, Imperial College London, London, United Kingdom</w:t>
      </w:r>
      <w:r w:rsidR="00B461EC" w:rsidRPr="00AC73A1">
        <w:rPr>
          <w:color w:val="000000" w:themeColor="text1"/>
          <w:rPrChange w:id="31" w:author="Parks, Robbie M" w:date="2018-08-21T18:56:00Z">
            <w:rPr>
              <w:rFonts w:ascii="Times New Roman" w:hAnsi="Times New Roman"/>
              <w:color w:val="000000" w:themeColor="text1"/>
              <w:sz w:val="24"/>
            </w:rPr>
          </w:rPrChange>
        </w:rPr>
        <w:t>, W2 1PG</w:t>
      </w:r>
    </w:p>
    <w:p w14:paraId="10B23175" w14:textId="0A00D240" w:rsidR="000210D1" w:rsidRPr="00AC73A1" w:rsidRDefault="000210D1" w:rsidP="00CB7689">
      <w:pPr>
        <w:spacing w:line="480" w:lineRule="auto"/>
        <w:jc w:val="both"/>
        <w:rPr>
          <w:color w:val="000000" w:themeColor="text1"/>
          <w:rPrChange w:id="32" w:author="Parks, Robbie M" w:date="2018-08-21T18:56:00Z">
            <w:rPr>
              <w:rFonts w:ascii="Times New Roman" w:hAnsi="Times New Roman"/>
              <w:color w:val="000000" w:themeColor="text1"/>
              <w:sz w:val="24"/>
            </w:rPr>
          </w:rPrChange>
        </w:rPr>
        <w:pPrChange w:id="33" w:author="Parks, Robbie M" w:date="2018-08-21T18:56:00Z">
          <w:pPr>
            <w:spacing w:after="0" w:line="480" w:lineRule="auto"/>
            <w:jc w:val="both"/>
          </w:pPr>
        </w:pPrChange>
      </w:pPr>
      <w:r w:rsidRPr="00AC73A1">
        <w:rPr>
          <w:color w:val="000000" w:themeColor="text1"/>
          <w:vertAlign w:val="superscript"/>
          <w:rPrChange w:id="34" w:author="Parks, Robbie M" w:date="2018-08-21T18:56:00Z">
            <w:rPr>
              <w:rFonts w:ascii="Times New Roman" w:hAnsi="Times New Roman"/>
              <w:color w:val="000000" w:themeColor="text1"/>
              <w:sz w:val="24"/>
              <w:vertAlign w:val="superscript"/>
            </w:rPr>
          </w:rPrChange>
        </w:rPr>
        <w:t xml:space="preserve">3 </w:t>
      </w:r>
      <w:r w:rsidRPr="00AC73A1">
        <w:rPr>
          <w:color w:val="000000" w:themeColor="text1"/>
          <w:rPrChange w:id="35" w:author="Parks, Robbie M" w:date="2018-08-21T18:56:00Z">
            <w:rPr>
              <w:rFonts w:ascii="Times New Roman" w:hAnsi="Times New Roman"/>
              <w:color w:val="000000" w:themeColor="text1"/>
              <w:sz w:val="24"/>
            </w:rPr>
          </w:rPrChange>
        </w:rPr>
        <w:t>WHO Collaborating Centre on NCD Surveillance and Epidemiology, Imperial College London, London, United Kingdom</w:t>
      </w:r>
      <w:r w:rsidR="00AF552B" w:rsidRPr="00AC73A1">
        <w:rPr>
          <w:color w:val="000000" w:themeColor="text1"/>
          <w:rPrChange w:id="36" w:author="Parks, Robbie M" w:date="2018-08-21T18:56:00Z">
            <w:rPr>
              <w:rFonts w:ascii="Times New Roman" w:hAnsi="Times New Roman"/>
              <w:color w:val="000000" w:themeColor="text1"/>
              <w:sz w:val="24"/>
            </w:rPr>
          </w:rPrChange>
        </w:rPr>
        <w:t>, W2 1PG</w:t>
      </w:r>
    </w:p>
    <w:p w14:paraId="1F200383" w14:textId="20D2FACF" w:rsidR="000210D1" w:rsidRPr="00AC73A1" w:rsidRDefault="000210D1" w:rsidP="00CB7689">
      <w:pPr>
        <w:spacing w:line="480" w:lineRule="auto"/>
        <w:jc w:val="both"/>
        <w:rPr>
          <w:color w:val="000000" w:themeColor="text1"/>
          <w:rPrChange w:id="37" w:author="Parks, Robbie M" w:date="2018-08-21T18:56:00Z">
            <w:rPr>
              <w:rFonts w:ascii="Times New Roman" w:hAnsi="Times New Roman"/>
              <w:color w:val="000000" w:themeColor="text1"/>
              <w:sz w:val="24"/>
            </w:rPr>
          </w:rPrChange>
        </w:rPr>
        <w:pPrChange w:id="38" w:author="Parks, Robbie M" w:date="2018-08-21T18:56:00Z">
          <w:pPr>
            <w:spacing w:after="0" w:line="480" w:lineRule="auto"/>
            <w:jc w:val="both"/>
          </w:pPr>
        </w:pPrChange>
      </w:pPr>
      <w:r w:rsidRPr="00AC73A1">
        <w:rPr>
          <w:color w:val="000000" w:themeColor="text1"/>
          <w:vertAlign w:val="superscript"/>
          <w:rPrChange w:id="39" w:author="Parks, Robbie M" w:date="2018-08-21T18:56:00Z">
            <w:rPr>
              <w:rFonts w:ascii="Times New Roman" w:hAnsi="Times New Roman"/>
              <w:color w:val="000000" w:themeColor="text1"/>
              <w:sz w:val="24"/>
              <w:vertAlign w:val="superscript"/>
            </w:rPr>
          </w:rPrChange>
        </w:rPr>
        <w:t xml:space="preserve">4 </w:t>
      </w:r>
      <w:r w:rsidRPr="00AC73A1">
        <w:rPr>
          <w:color w:val="000000" w:themeColor="text1"/>
          <w:rPrChange w:id="40" w:author="Parks, Robbie M" w:date="2018-08-21T18:56:00Z">
            <w:rPr>
              <w:rFonts w:ascii="Times New Roman" w:hAnsi="Times New Roman"/>
              <w:color w:val="000000" w:themeColor="text1"/>
              <w:sz w:val="24"/>
            </w:rPr>
          </w:rPrChange>
        </w:rPr>
        <w:t>Institute for Health Metrics and Evaluation, University of Washington, Seattle, USA</w:t>
      </w:r>
      <w:r w:rsidR="00A43C02" w:rsidRPr="00AC73A1">
        <w:rPr>
          <w:color w:val="000000" w:themeColor="text1"/>
          <w:rPrChange w:id="41" w:author="Parks, Robbie M" w:date="2018-08-21T18:56:00Z">
            <w:rPr>
              <w:rFonts w:ascii="Times New Roman" w:hAnsi="Times New Roman"/>
              <w:color w:val="000000" w:themeColor="text1"/>
              <w:sz w:val="24"/>
            </w:rPr>
          </w:rPrChange>
        </w:rPr>
        <w:t>, WA 98121</w:t>
      </w:r>
      <w:bookmarkStart w:id="42" w:name="_GoBack"/>
      <w:bookmarkEnd w:id="42"/>
    </w:p>
    <w:p w14:paraId="76054332" w14:textId="51F7C328" w:rsidR="00413B5E" w:rsidRPr="00AC73A1" w:rsidRDefault="000210D1" w:rsidP="00CB7689">
      <w:pPr>
        <w:spacing w:line="480" w:lineRule="auto"/>
        <w:jc w:val="both"/>
        <w:rPr>
          <w:color w:val="000000" w:themeColor="text1"/>
          <w:rPrChange w:id="43" w:author="Parks, Robbie M" w:date="2018-08-21T18:56:00Z">
            <w:rPr>
              <w:rFonts w:ascii="Times New Roman" w:hAnsi="Times New Roman"/>
              <w:color w:val="000000" w:themeColor="text1"/>
              <w:sz w:val="24"/>
            </w:rPr>
          </w:rPrChange>
        </w:rPr>
        <w:pPrChange w:id="44" w:author="Parks, Robbie M" w:date="2018-08-21T18:56:00Z">
          <w:pPr>
            <w:spacing w:after="0" w:line="480" w:lineRule="auto"/>
            <w:jc w:val="both"/>
          </w:pPr>
        </w:pPrChange>
      </w:pPr>
      <w:r w:rsidRPr="00AC73A1">
        <w:rPr>
          <w:color w:val="000000" w:themeColor="text1"/>
          <w:vertAlign w:val="superscript"/>
          <w:rPrChange w:id="45" w:author="Parks, Robbie M" w:date="2018-08-21T18:56:00Z">
            <w:rPr>
              <w:rFonts w:ascii="Times New Roman" w:hAnsi="Times New Roman"/>
              <w:color w:val="000000" w:themeColor="text1"/>
              <w:sz w:val="24"/>
              <w:vertAlign w:val="superscript"/>
            </w:rPr>
          </w:rPrChange>
        </w:rPr>
        <w:t xml:space="preserve">5 </w:t>
      </w:r>
      <w:r w:rsidRPr="00AC73A1">
        <w:rPr>
          <w:color w:val="000000" w:themeColor="text1"/>
          <w:rPrChange w:id="46" w:author="Parks, Robbie M" w:date="2018-08-21T18:56:00Z">
            <w:rPr>
              <w:rFonts w:ascii="Times New Roman" w:hAnsi="Times New Roman"/>
              <w:color w:val="000000" w:themeColor="text1"/>
              <w:sz w:val="24"/>
            </w:rPr>
          </w:rPrChange>
        </w:rPr>
        <w:t>Space and Atmospheric Physics, Imperial College London, London, United Kingdom</w:t>
      </w:r>
      <w:r w:rsidR="00A53CD7" w:rsidRPr="00AC73A1">
        <w:rPr>
          <w:color w:val="000000" w:themeColor="text1"/>
          <w:rPrChange w:id="47" w:author="Parks, Robbie M" w:date="2018-08-21T18:56:00Z">
            <w:rPr>
              <w:rFonts w:ascii="Times New Roman" w:hAnsi="Times New Roman"/>
              <w:color w:val="000000" w:themeColor="text1"/>
              <w:sz w:val="24"/>
            </w:rPr>
          </w:rPrChange>
        </w:rPr>
        <w:t>, W7 2AZ</w:t>
      </w:r>
    </w:p>
    <w:p w14:paraId="339F68DF" w14:textId="2FB6892D" w:rsidR="00AB3E0F" w:rsidRPr="00AC73A1" w:rsidRDefault="00545E92" w:rsidP="00CB7689">
      <w:pPr>
        <w:snapToGrid w:val="0"/>
        <w:spacing w:line="480" w:lineRule="auto"/>
        <w:jc w:val="both"/>
        <w:rPr>
          <w:rPrChange w:id="48" w:author="Parks, Robbie M" w:date="2018-08-21T18:56:00Z">
            <w:rPr>
              <w:rFonts w:ascii="Times New Roman" w:hAnsi="Times New Roman"/>
              <w:sz w:val="24"/>
            </w:rPr>
          </w:rPrChange>
        </w:rPr>
        <w:pPrChange w:id="49" w:author="Parks, Robbie M" w:date="2018-08-21T18:56:00Z">
          <w:pPr>
            <w:snapToGrid w:val="0"/>
            <w:spacing w:after="0" w:line="480" w:lineRule="auto"/>
            <w:jc w:val="both"/>
          </w:pPr>
        </w:pPrChange>
      </w:pPr>
      <w:r w:rsidRPr="00AC73A1">
        <w:rPr>
          <w:rPrChange w:id="50" w:author="Parks, Robbie M" w:date="2018-08-21T18:56:00Z">
            <w:rPr>
              <w:rFonts w:ascii="Times New Roman" w:hAnsi="Times New Roman"/>
              <w:sz w:val="24"/>
            </w:rPr>
          </w:rPrChange>
        </w:rPr>
        <w:t>Address correspondence to Majid Ezzati (majid.ezzati@imperial.ac.uk)</w:t>
      </w:r>
    </w:p>
    <w:p w14:paraId="2DC3378B" w14:textId="05383870" w:rsidR="0027631A" w:rsidRPr="00DF4A95" w:rsidRDefault="0027631A">
      <w:pPr>
        <w:rPr>
          <w:b/>
          <w:color w:val="000000" w:themeColor="text1"/>
        </w:rPr>
        <w:pPrChange w:id="51" w:author="Parks, Robbie M" w:date="2018-08-21T18:56:00Z">
          <w:pPr>
            <w:spacing w:after="0" w:line="480" w:lineRule="auto"/>
            <w:jc w:val="both"/>
          </w:pPr>
        </w:pPrChange>
      </w:pPr>
      <w:ins w:id="52" w:author="Parks, Robbie M" w:date="2018-08-21T18:56:00Z">
        <w:r>
          <w:rPr>
            <w:b/>
            <w:color w:val="000000" w:themeColor="text1"/>
          </w:rPr>
          <w:br w:type="page"/>
        </w:r>
      </w:ins>
    </w:p>
    <w:p w14:paraId="0D79FC31" w14:textId="312BBAD4" w:rsidR="004A5074" w:rsidRPr="00DF4A95" w:rsidRDefault="00A6117A" w:rsidP="00DF4A95">
      <w:pPr>
        <w:spacing w:line="480" w:lineRule="auto"/>
        <w:jc w:val="both"/>
        <w:rPr>
          <w:b/>
          <w:color w:val="000000" w:themeColor="text1"/>
        </w:rPr>
      </w:pPr>
      <w:r w:rsidRPr="00DF4A95">
        <w:rPr>
          <w:b/>
          <w:color w:val="000000" w:themeColor="text1"/>
        </w:rPr>
        <w:lastRenderedPageBreak/>
        <w:t>Abstract</w:t>
      </w:r>
    </w:p>
    <w:p w14:paraId="3D3F0E5A" w14:textId="0A5E54FE" w:rsidR="00413B5E" w:rsidRPr="00DF4A95" w:rsidRDefault="004B1D5A" w:rsidP="00DF4A95">
      <w:pPr>
        <w:spacing w:line="480" w:lineRule="auto"/>
        <w:jc w:val="both"/>
        <w:rPr>
          <w:color w:val="000000" w:themeColor="text1"/>
        </w:rPr>
      </w:pPr>
      <w:del w:id="53" w:author="Parks, Robbie M" w:date="2018-08-21T18:56:00Z">
        <w:r w:rsidRPr="006E585E">
          <w:rPr>
            <w:color w:val="000000" w:themeColor="text1"/>
          </w:rPr>
          <w:delText>I</w:delText>
        </w:r>
        <w:r w:rsidR="00773692" w:rsidRPr="006E585E">
          <w:rPr>
            <w:color w:val="000000" w:themeColor="text1"/>
          </w:rPr>
          <w:delText xml:space="preserve">t has been </w:delText>
        </w:r>
        <w:r w:rsidR="00C0501F" w:rsidRPr="006E585E">
          <w:rPr>
            <w:color w:val="000000" w:themeColor="text1"/>
          </w:rPr>
          <w:delText>hypothesized</w:delText>
        </w:r>
        <w:r w:rsidR="00773692" w:rsidRPr="006E585E">
          <w:rPr>
            <w:color w:val="000000" w:themeColor="text1"/>
          </w:rPr>
          <w:delText xml:space="preserve"> that a warmer world may lower winter mortality in </w:delText>
        </w:r>
      </w:del>
      <w:ins w:id="54" w:author="Parks, Robbie M" w:date="2018-08-21T18:56:00Z">
        <w:r w:rsidR="00F5488B" w:rsidRPr="00F5488B">
          <w:rPr>
            <w:color w:val="000000" w:themeColor="text1"/>
          </w:rPr>
          <w:t xml:space="preserve">In </w:t>
        </w:r>
      </w:ins>
      <w:r w:rsidR="00F5488B" w:rsidRPr="00DF4A95">
        <w:rPr>
          <w:color w:val="000000" w:themeColor="text1"/>
        </w:rPr>
        <w:t xml:space="preserve">temperate climates, </w:t>
      </w:r>
      <w:del w:id="55" w:author="Parks, Robbie M" w:date="2018-08-21T18:56:00Z">
        <w:r w:rsidRPr="006E585E">
          <w:rPr>
            <w:color w:val="000000" w:themeColor="text1"/>
          </w:rPr>
          <w:delText xml:space="preserve">where </w:delText>
        </w:r>
      </w:del>
      <w:r w:rsidR="00F5488B" w:rsidRPr="00DF4A95">
        <w:rPr>
          <w:color w:val="000000" w:themeColor="text1"/>
        </w:rPr>
        <w:t>winter deaths exceed summer ones.</w:t>
      </w:r>
      <w:r w:rsidR="00F5488B" w:rsidRPr="00F5488B">
        <w:rPr>
          <w:color w:val="000000" w:themeColor="text1"/>
          <w:rPrChange w:id="56" w:author="Parks, Robbie M" w:date="2018-08-21T18:56:00Z">
            <w:rPr>
              <w:rFonts w:ascii="Times New Roman" w:hAnsi="Times New Roman"/>
              <w:sz w:val="24"/>
            </w:rPr>
          </w:rPrChange>
        </w:rPr>
        <w:t xml:space="preserve"> </w:t>
      </w:r>
      <w:ins w:id="57" w:author="Parks, Robbie M" w:date="2018-08-21T18:56:00Z">
        <w:r w:rsidR="00F5488B" w:rsidRPr="00F5488B">
          <w:rPr>
            <w:color w:val="000000" w:themeColor="text1"/>
          </w:rPr>
          <w:t xml:space="preserve">However, there is limited information on how the timing and the relative magnitudes of minimum and maximum mortality, by local climate age group, sex and medical cause of death. </w:t>
        </w:r>
      </w:ins>
      <w:r w:rsidR="00F5488B" w:rsidRPr="00F5488B">
        <w:rPr>
          <w:color w:val="000000" w:themeColor="text1"/>
          <w:rPrChange w:id="58" w:author="Parks, Robbie M" w:date="2018-08-21T18:56:00Z">
            <w:rPr>
              <w:rFonts w:ascii="Times New Roman" w:hAnsi="Times New Roman"/>
              <w:sz w:val="24"/>
            </w:rPr>
          </w:rPrChange>
        </w:rPr>
        <w:t>We</w:t>
      </w:r>
      <w:r w:rsidR="00F5488B" w:rsidRPr="00DF4A95">
        <w:rPr>
          <w:color w:val="000000" w:themeColor="text1"/>
        </w:rPr>
        <w:t xml:space="preserve"> used geo-coded mortality data and </w:t>
      </w:r>
      <w:del w:id="59" w:author="Parks, Robbie M" w:date="2018-08-21T18:56:00Z">
        <w:r w:rsidR="00773692" w:rsidRPr="006E585E">
          <w:rPr>
            <w:color w:val="000000" w:themeColor="text1"/>
          </w:rPr>
          <w:delText>wavelet analytical techniques</w:delText>
        </w:r>
      </w:del>
      <w:ins w:id="60" w:author="Parks, Robbie M" w:date="2018-08-21T18:56:00Z">
        <w:r w:rsidR="00F5488B">
          <w:rPr>
            <w:color w:val="000000" w:themeColor="text1"/>
          </w:rPr>
          <w:t>wavelets</w:t>
        </w:r>
      </w:ins>
      <w:r w:rsidR="00F5488B" w:rsidRPr="00DF4A95">
        <w:rPr>
          <w:color w:val="000000" w:themeColor="text1"/>
        </w:rPr>
        <w:t xml:space="preserve"> to analyse the seasonality of </w:t>
      </w:r>
      <w:del w:id="61" w:author="Parks, Robbie M" w:date="2018-08-21T18:56:00Z">
        <w:r w:rsidR="00771AD0" w:rsidRPr="006E585E">
          <w:rPr>
            <w:color w:val="000000" w:themeColor="text1"/>
          </w:rPr>
          <w:delText>all-cause and cause-specific</w:delText>
        </w:r>
        <w:r w:rsidR="00773692" w:rsidRPr="006E585E">
          <w:rPr>
            <w:color w:val="000000" w:themeColor="text1"/>
          </w:rPr>
          <w:delText xml:space="preserve"> </w:delText>
        </w:r>
      </w:del>
      <w:r w:rsidR="00F5488B" w:rsidRPr="00DF4A95">
        <w:rPr>
          <w:color w:val="000000" w:themeColor="text1"/>
        </w:rPr>
        <w:t>mortality by age group and sex from 1980 to 201</w:t>
      </w:r>
      <w:del w:id="62" w:author="Parks, Robbie M" w:date="2018-08-21T18:56:00Z">
        <w:r w:rsidR="00773692" w:rsidRPr="006E585E">
          <w:rPr>
            <w:color w:val="000000" w:themeColor="text1"/>
          </w:rPr>
          <w:delText>3</w:delText>
        </w:r>
      </w:del>
      <w:ins w:id="63" w:author="Parks, Robbie M" w:date="2018-08-21T18:56:00Z">
        <w:r w:rsidR="00F5488B" w:rsidRPr="00F5488B">
          <w:rPr>
            <w:color w:val="000000" w:themeColor="text1"/>
          </w:rPr>
          <w:t>6</w:t>
        </w:r>
      </w:ins>
      <w:r w:rsidR="00F5488B" w:rsidRPr="00DF4A95">
        <w:rPr>
          <w:color w:val="000000" w:themeColor="text1"/>
        </w:rPr>
        <w:t xml:space="preserve"> in </w:t>
      </w:r>
      <w:del w:id="64" w:author="Parks, Robbie M" w:date="2018-08-21T18:56:00Z">
        <w:r w:rsidRPr="006E585E">
          <w:rPr>
            <w:color w:val="000000" w:themeColor="text1"/>
          </w:rPr>
          <w:delText xml:space="preserve">the </w:delText>
        </w:r>
      </w:del>
      <w:r w:rsidR="00F5488B" w:rsidRPr="00DF4A95">
        <w:rPr>
          <w:color w:val="000000" w:themeColor="text1"/>
        </w:rPr>
        <w:t>USA</w:t>
      </w:r>
      <w:del w:id="65" w:author="Parks, Robbie M" w:date="2018-08-21T18:56:00Z">
        <w:r w:rsidR="00773692" w:rsidRPr="006E585E">
          <w:rPr>
            <w:color w:val="000000" w:themeColor="text1"/>
          </w:rPr>
          <w:delText>, nationally</w:delText>
        </w:r>
      </w:del>
      <w:r w:rsidR="00F5488B" w:rsidRPr="00DF4A95">
        <w:rPr>
          <w:color w:val="000000" w:themeColor="text1"/>
        </w:rPr>
        <w:t xml:space="preserve"> and </w:t>
      </w:r>
      <w:del w:id="66" w:author="Parks, Robbie M" w:date="2018-08-21T18:56:00Z">
        <w:r w:rsidR="00773692" w:rsidRPr="006E585E">
          <w:rPr>
            <w:color w:val="000000" w:themeColor="text1"/>
          </w:rPr>
          <w:delText>in</w:delText>
        </w:r>
      </w:del>
      <w:ins w:id="67" w:author="Parks, Robbie M" w:date="2018-08-21T18:56:00Z">
        <w:r w:rsidR="00F5488B" w:rsidRPr="00F5488B">
          <w:rPr>
            <w:color w:val="000000" w:themeColor="text1"/>
          </w:rPr>
          <w:t>its</w:t>
        </w:r>
      </w:ins>
      <w:r w:rsidR="00F5488B" w:rsidRPr="00DF4A95">
        <w:rPr>
          <w:color w:val="000000" w:themeColor="text1"/>
        </w:rPr>
        <w:t xml:space="preserve"> subnational climatic regions. Death rates in men and women ≥45 years </w:t>
      </w:r>
      <w:del w:id="68" w:author="Parks, Robbie M" w:date="2018-08-21T18:56:00Z">
        <w:r w:rsidR="00773692" w:rsidRPr="006E585E">
          <w:rPr>
            <w:color w:val="000000" w:themeColor="text1"/>
          </w:rPr>
          <w:delText>exhibit</w:delText>
        </w:r>
        <w:r w:rsidR="00E23271" w:rsidRPr="006E585E">
          <w:rPr>
            <w:color w:val="000000" w:themeColor="text1"/>
          </w:rPr>
          <w:delText>ed</w:delText>
        </w:r>
        <w:r w:rsidR="00773692" w:rsidRPr="006E585E">
          <w:rPr>
            <w:color w:val="000000" w:themeColor="text1"/>
          </w:rPr>
          <w:delText xml:space="preserve"> statistically significant seasonality with peak in January/</w:delText>
        </w:r>
      </w:del>
      <w:ins w:id="69" w:author="Parks, Robbie M" w:date="2018-08-21T18:56:00Z">
        <w:r w:rsidR="00F5488B" w:rsidRPr="00F5488B">
          <w:rPr>
            <w:color w:val="000000" w:themeColor="text1"/>
          </w:rPr>
          <w:t xml:space="preserve">peaked in December to </w:t>
        </w:r>
      </w:ins>
      <w:r w:rsidR="00F5488B" w:rsidRPr="00DF4A95">
        <w:rPr>
          <w:color w:val="000000" w:themeColor="text1"/>
        </w:rPr>
        <w:t xml:space="preserve">February and </w:t>
      </w:r>
      <w:del w:id="70" w:author="Parks, Robbie M" w:date="2018-08-21T18:56:00Z">
        <w:r w:rsidR="00773692" w:rsidRPr="006E585E">
          <w:rPr>
            <w:color w:val="000000" w:themeColor="text1"/>
          </w:rPr>
          <w:delText>minimum</w:delText>
        </w:r>
      </w:del>
      <w:ins w:id="71" w:author="Parks, Robbie M" w:date="2018-08-21T18:56:00Z">
        <w:r w:rsidR="00F5488B" w:rsidRPr="00F5488B">
          <w:rPr>
            <w:color w:val="000000" w:themeColor="text1"/>
          </w:rPr>
          <w:t>were lowest</w:t>
        </w:r>
      </w:ins>
      <w:r w:rsidR="00F5488B" w:rsidRPr="00DF4A95">
        <w:rPr>
          <w:color w:val="000000" w:themeColor="text1"/>
        </w:rPr>
        <w:t xml:space="preserve"> in June</w:t>
      </w:r>
      <w:del w:id="72" w:author="Parks, Robbie M" w:date="2018-08-21T18:56:00Z">
        <w:r w:rsidR="00773692" w:rsidRPr="006E585E">
          <w:rPr>
            <w:color w:val="000000" w:themeColor="text1"/>
          </w:rPr>
          <w:delText>/July</w:delText>
        </w:r>
      </w:del>
      <w:ins w:id="73" w:author="Parks, Robbie M" w:date="2018-08-21T18:56:00Z">
        <w:r w:rsidR="00F5488B" w:rsidRPr="00F5488B">
          <w:rPr>
            <w:color w:val="000000" w:themeColor="text1"/>
          </w:rPr>
          <w:t xml:space="preserve"> to August</w:t>
        </w:r>
      </w:ins>
      <w:r w:rsidR="00F5488B" w:rsidRPr="00DF4A95">
        <w:rPr>
          <w:color w:val="000000" w:themeColor="text1"/>
        </w:rPr>
        <w:t>, driven by</w:t>
      </w:r>
      <w:del w:id="74" w:author="Parks, Robbie M" w:date="2018-08-21T18:56:00Z">
        <w:r w:rsidR="001C6F5C" w:rsidRPr="006E585E">
          <w:rPr>
            <w:color w:val="000000" w:themeColor="text1"/>
          </w:rPr>
          <w:delText xml:space="preserve"> seasonality of</w:delText>
        </w:r>
      </w:del>
      <w:r w:rsidR="00F5488B" w:rsidRPr="00DF4A95">
        <w:rPr>
          <w:color w:val="000000" w:themeColor="text1"/>
        </w:rPr>
        <w:t xml:space="preserve"> cardiorespiratory diseases and injuries. In these ages, percent difference in death rates between peak and minimum months did not vary across climate regions, </w:t>
      </w:r>
      <w:del w:id="75" w:author="Parks, Robbie M" w:date="2018-08-21T18:56:00Z">
        <w:r w:rsidRPr="006E585E">
          <w:rPr>
            <w:color w:val="000000" w:themeColor="text1"/>
          </w:rPr>
          <w:delText>and was largely unchanged</w:delText>
        </w:r>
      </w:del>
      <w:ins w:id="76" w:author="Parks, Robbie M" w:date="2018-08-21T18:56:00Z">
        <w:r w:rsidR="00F5488B" w:rsidRPr="00F5488B">
          <w:rPr>
            <w:color w:val="000000" w:themeColor="text1"/>
          </w:rPr>
          <w:t>nor changed</w:t>
        </w:r>
      </w:ins>
      <w:r w:rsidR="00F5488B" w:rsidRPr="00DF4A95">
        <w:rPr>
          <w:color w:val="000000" w:themeColor="text1"/>
        </w:rPr>
        <w:t xml:space="preserve"> from 1980 to 201</w:t>
      </w:r>
      <w:del w:id="77" w:author="Parks, Robbie M" w:date="2018-08-21T18:56:00Z">
        <w:r w:rsidRPr="006E585E">
          <w:rPr>
            <w:color w:val="000000" w:themeColor="text1"/>
          </w:rPr>
          <w:delText>3</w:delText>
        </w:r>
      </w:del>
      <w:ins w:id="78" w:author="Parks, Robbie M" w:date="2018-08-21T18:56:00Z">
        <w:r w:rsidR="00F5488B" w:rsidRPr="00F5488B">
          <w:rPr>
            <w:color w:val="000000" w:themeColor="text1"/>
          </w:rPr>
          <w:t>6</w:t>
        </w:r>
      </w:ins>
      <w:r w:rsidR="00F5488B" w:rsidRPr="00DF4A95">
        <w:rPr>
          <w:color w:val="000000" w:themeColor="text1"/>
        </w:rPr>
        <w:t>. Under five years</w:t>
      </w:r>
      <w:del w:id="79" w:author="Parks, Robbie M" w:date="2018-08-21T18:56:00Z">
        <w:r w:rsidR="00773692" w:rsidRPr="006E585E">
          <w:rPr>
            <w:color w:val="000000" w:themeColor="text1"/>
          </w:rPr>
          <w:delText xml:space="preserve"> of age</w:delText>
        </w:r>
      </w:del>
      <w:r w:rsidR="00F5488B" w:rsidRPr="00DF4A95">
        <w:rPr>
          <w:color w:val="000000" w:themeColor="text1"/>
        </w:rPr>
        <w:t xml:space="preserve">, seasonality of all-cause mortality largely disappeared after </w:t>
      </w:r>
      <w:del w:id="80" w:author="Parks, Robbie M" w:date="2018-08-21T18:56:00Z">
        <w:r w:rsidR="00773692" w:rsidRPr="006E585E">
          <w:rPr>
            <w:color w:val="000000" w:themeColor="text1"/>
          </w:rPr>
          <w:delText xml:space="preserve">the </w:delText>
        </w:r>
      </w:del>
      <w:r w:rsidR="00F5488B" w:rsidRPr="00DF4A95">
        <w:rPr>
          <w:color w:val="000000" w:themeColor="text1"/>
        </w:rPr>
        <w:t xml:space="preserve">1990s. In adolescents and young adults, especially in males, death rates peaked in June/July and were lowest in December/January, driven by </w:t>
      </w:r>
      <w:del w:id="81" w:author="Parks, Robbie M" w:date="2018-08-21T18:56:00Z">
        <w:r w:rsidR="008807C6" w:rsidRPr="006E585E">
          <w:rPr>
            <w:color w:val="000000" w:themeColor="text1"/>
          </w:rPr>
          <w:delText xml:space="preserve">seasonality of </w:delText>
        </w:r>
      </w:del>
      <w:r w:rsidR="00F5488B" w:rsidRPr="00DF4A95">
        <w:rPr>
          <w:color w:val="000000" w:themeColor="text1"/>
        </w:rPr>
        <w:t>injury deaths.</w:t>
      </w:r>
      <w:del w:id="82" w:author="Parks, Robbie M" w:date="2018-08-21T18:56:00Z">
        <w:r w:rsidR="00773692" w:rsidRPr="006E585E">
          <w:rPr>
            <w:color w:val="000000" w:themeColor="text1"/>
          </w:rPr>
          <w:delText xml:space="preserve"> </w:delText>
        </w:r>
      </w:del>
    </w:p>
    <w:p w14:paraId="20C6ECB8" w14:textId="77777777" w:rsidR="00F5488B" w:rsidRPr="00AC73A1" w:rsidRDefault="00F5488B" w:rsidP="006D0249">
      <w:pPr>
        <w:spacing w:line="480" w:lineRule="auto"/>
        <w:jc w:val="both"/>
        <w:rPr>
          <w:b/>
          <w:color w:val="000000" w:themeColor="text1"/>
          <w:rPrChange w:id="83" w:author="Parks, Robbie M" w:date="2018-08-21T18:56:00Z">
            <w:rPr>
              <w:rFonts w:ascii="Times New Roman" w:hAnsi="Times New Roman"/>
              <w:b/>
              <w:color w:val="000000" w:themeColor="text1"/>
              <w:sz w:val="24"/>
            </w:rPr>
          </w:rPrChange>
        </w:rPr>
        <w:pPrChange w:id="84" w:author="Parks, Robbie M" w:date="2018-08-21T18:56:00Z">
          <w:pPr>
            <w:spacing w:after="0" w:line="480" w:lineRule="auto"/>
            <w:jc w:val="both"/>
          </w:pPr>
        </w:pPrChange>
      </w:pPr>
    </w:p>
    <w:p w14:paraId="3924A74C" w14:textId="5ADCFC3F" w:rsidR="00D53EFC" w:rsidRPr="00AC73A1" w:rsidRDefault="0079291D" w:rsidP="00D53EFC">
      <w:pPr>
        <w:spacing w:line="480" w:lineRule="auto"/>
        <w:rPr>
          <w:b/>
          <w:color w:val="000000" w:themeColor="text1"/>
          <w:rPrChange w:id="85" w:author="Parks, Robbie M" w:date="2018-08-21T18:56:00Z">
            <w:rPr>
              <w:rFonts w:ascii="Times New Roman" w:hAnsi="Times New Roman"/>
              <w:b/>
              <w:color w:val="000000" w:themeColor="text1"/>
              <w:sz w:val="24"/>
            </w:rPr>
          </w:rPrChange>
        </w:rPr>
        <w:pPrChange w:id="86" w:author="Parks, Robbie M" w:date="2018-08-21T18:56:00Z">
          <w:pPr>
            <w:spacing w:after="0" w:line="480" w:lineRule="auto"/>
          </w:pPr>
        </w:pPrChange>
      </w:pPr>
      <w:r w:rsidRPr="00AC73A1">
        <w:rPr>
          <w:b/>
          <w:color w:val="000000" w:themeColor="text1"/>
          <w:rPrChange w:id="87" w:author="Parks, Robbie M" w:date="2018-08-21T18:56:00Z">
            <w:rPr>
              <w:rFonts w:ascii="Times New Roman" w:hAnsi="Times New Roman"/>
              <w:b/>
              <w:color w:val="000000" w:themeColor="text1"/>
              <w:sz w:val="24"/>
            </w:rPr>
          </w:rPrChange>
        </w:rPr>
        <w:t>Introduction</w:t>
      </w:r>
    </w:p>
    <w:p w14:paraId="5FEF3A2F" w14:textId="77777777" w:rsidR="002015BB" w:rsidRPr="006E585E" w:rsidRDefault="000210D1" w:rsidP="00D53EFC">
      <w:pPr>
        <w:spacing w:line="480" w:lineRule="auto"/>
        <w:jc w:val="both"/>
        <w:rPr>
          <w:del w:id="88" w:author="Parks, Robbie M" w:date="2018-08-21T18:56:00Z"/>
          <w:color w:val="000000" w:themeColor="text1"/>
        </w:rPr>
      </w:pPr>
      <w:del w:id="89" w:author="Parks, Robbie M" w:date="2018-08-21T18:56:00Z">
        <w:r w:rsidRPr="006E585E">
          <w:rPr>
            <w:color w:val="000000" w:themeColor="text1"/>
          </w:rPr>
          <w:delText>It is well-established that death rates vary throughout the year, and in temperate climates there tend to be more deaths in winter than in summer</w:delText>
        </w:r>
        <w:r w:rsidR="00A8345C">
          <w:rPr>
            <w:color w:val="000000" w:themeColor="text1"/>
          </w:rPr>
          <w:delText xml:space="preserve"> </w:delText>
        </w:r>
        <w:r w:rsidR="00943F5B" w:rsidRPr="006E585E">
          <w:rPr>
            <w:color w:val="000000" w:themeColor="text1"/>
          </w:rPr>
          <w:fldChar w:fldCharType="begin" w:fldLock="1"/>
        </w:r>
        <w:r w:rsidR="00F52D66">
          <w:rPr>
            <w:color w:val="000000" w:themeColor="text1"/>
          </w:rPr>
          <w:del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"author" : [ { "dropping-particle" : "", "family" : "Campbell", "given" : "A", "non-dropping-particle" : "", "parse-names" : false, "suffix" : "" } ], "container-title" : "Statistical bulletin, Office for National Statistics", "id" : "ITEM-3", "issued" : { "date-parts" : [ [ "2017" ] ] }, "title" : "Excess winter mortality in England and Wales: 2016 to 2017 (provisional) and 2015 to 2016 (final)", "type" : "article-journal" }, "uris" : [ "http://www.mendeley.com/documents/?uuid=2a758779-bddf-4c37-a907-4fb36862c28f" ] }, { "id" : "ITEM-4",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"ITEM-4", "issue" : "2", "issued" : { "date-parts" : [ [ "2015" ] ] }, "page" : "339-345", "title" : "Excess winter deaths in Europe: A multi-country descriptive analysis", "type" : "article-journal", "volume" : "25" }, "uris" : [ "http://www.mendeley.com/documents/?uuid=b30766a9-cdc0-41a0-95d8-1ca7a2391ddd" ] } ], "mendeley" : { "formattedCitation" : "(Campbell, 2017; Fowler et al., 2015; Healy, 2003; McKee, 1989)", "plainTextFormattedCitation" : "(Campbell, 2017; Fowler et al., 2015; Healy, 2003; McKee, 1989)", "previouslyFormattedCitation" : "(Campbell, 2017; Fowler et al., 2015; Healy, 2003; McKee, 1989)" }, "properties" : {  }, "schema" : "https://github.com/citation-style-language/schema/raw/master/csl-citation.json" }</w:delInstrText>
        </w:r>
        <w:r w:rsidR="00943F5B" w:rsidRPr="006E585E">
          <w:rPr>
            <w:color w:val="000000" w:themeColor="text1"/>
          </w:rPr>
          <w:fldChar w:fldCharType="separate"/>
        </w:r>
        <w:r w:rsidR="00BC655C" w:rsidRPr="00BC655C">
          <w:rPr>
            <w:noProof/>
            <w:color w:val="000000" w:themeColor="text1"/>
          </w:rPr>
          <w:delText>(Campbell, 2017; Fowler et al., 2015; Healy, 2003; McKee, 1989)</w:delText>
        </w:r>
        <w:r w:rsidR="00943F5B" w:rsidRPr="006E585E">
          <w:rPr>
            <w:color w:val="000000" w:themeColor="text1"/>
          </w:rPr>
          <w:fldChar w:fldCharType="end"/>
        </w:r>
        <w:r w:rsidR="00A8345C">
          <w:rPr>
            <w:color w:val="000000" w:themeColor="text1"/>
          </w:rPr>
          <w:delText>.</w:delText>
        </w:r>
        <w:r w:rsidR="00F06B28" w:rsidRPr="006E585E">
          <w:rPr>
            <w:color w:val="000000" w:themeColor="text1"/>
          </w:rPr>
          <w:delText xml:space="preserve"> </w:delText>
        </w:r>
        <w:r w:rsidRPr="006E585E">
          <w:rPr>
            <w:color w:val="000000" w:themeColor="text1"/>
          </w:rPr>
          <w:delText xml:space="preserve">Therefore, it has been </w:delText>
        </w:r>
        <w:r w:rsidR="00236AF3" w:rsidRPr="006E585E">
          <w:rPr>
            <w:color w:val="000000" w:themeColor="text1"/>
          </w:rPr>
          <w:delText>hypothesized</w:delText>
        </w:r>
        <w:r w:rsidRPr="006E585E">
          <w:rPr>
            <w:color w:val="000000" w:themeColor="text1"/>
          </w:rPr>
          <w:delText xml:space="preserve"> that a warmer world may lower winter mortality in temperate climates</w:delText>
        </w:r>
        <w:r w:rsidR="00A8345C">
          <w:rPr>
            <w:color w:val="000000" w:themeColor="text1"/>
          </w:rPr>
          <w:delText xml:space="preserve"> </w:delText>
        </w:r>
        <w:r w:rsidR="004258D7" w:rsidRPr="006E585E">
          <w:rPr>
            <w:color w:val="000000" w:themeColor="text1"/>
          </w:rPr>
          <w:fldChar w:fldCharType="begin" w:fldLock="1"/>
        </w:r>
        <w:r w:rsidR="00F52D66">
          <w:rPr>
            <w:color w:val="000000" w:themeColor="text1"/>
          </w:rPr>
          <w:del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"(Langford &amp; Bentham, 1995; Martens, 1998)", "plainTextFormattedCitation" : "(Langford &amp; Bentham, 1995; Martens, 1998)", "previouslyFormattedCitation" : "(Langford &amp; Bentham, 1995; Martens, 1998)" }, "properties" : {  }, "schema" : "https://github.com/citation-style-language/schema/raw/master/csl-citation.json" }</w:delInstrText>
        </w:r>
        <w:r w:rsidR="004258D7" w:rsidRPr="006E585E">
          <w:rPr>
            <w:color w:val="000000" w:themeColor="text1"/>
          </w:rPr>
          <w:fldChar w:fldCharType="separate"/>
        </w:r>
        <w:r w:rsidR="00BC655C" w:rsidRPr="00BC655C">
          <w:rPr>
            <w:noProof/>
            <w:color w:val="000000" w:themeColor="text1"/>
          </w:rPr>
          <w:delText>(Langford &amp; Bentham, 1995; Martens, 1998)</w:delText>
        </w:r>
        <w:r w:rsidR="004258D7" w:rsidRPr="006E585E">
          <w:rPr>
            <w:color w:val="000000" w:themeColor="text1"/>
          </w:rPr>
          <w:fldChar w:fldCharType="end"/>
        </w:r>
        <w:r w:rsidR="00A8345C">
          <w:rPr>
            <w:color w:val="000000" w:themeColor="text1"/>
          </w:rPr>
          <w:delText>.</w:delText>
        </w:r>
        <w:r w:rsidRPr="006E585E">
          <w:rPr>
            <w:color w:val="000000" w:themeColor="text1"/>
          </w:rPr>
          <w:delText xml:space="preserve"> </w:delText>
        </w:r>
        <w:r w:rsidR="004508FE" w:rsidRPr="006E585E">
          <w:rPr>
            <w:color w:val="000000" w:themeColor="text1"/>
          </w:rPr>
          <w:delText>I</w:delText>
        </w:r>
        <w:r w:rsidRPr="006E585E">
          <w:rPr>
            <w:color w:val="000000" w:themeColor="text1"/>
          </w:rPr>
          <w:delText>n a large country like the USA, which possesses distinct climate regions, the seasonality of mortality may vary</w:delText>
        </w:r>
        <w:r w:rsidR="006D0249" w:rsidRPr="006E585E">
          <w:rPr>
            <w:color w:val="000000" w:themeColor="text1"/>
          </w:rPr>
          <w:delText xml:space="preserve"> geographically</w:delText>
        </w:r>
        <w:r w:rsidRPr="006E585E">
          <w:rPr>
            <w:color w:val="000000" w:themeColor="text1"/>
          </w:rPr>
          <w:delText xml:space="preserve">, due to </w:delText>
        </w:r>
        <w:r w:rsidR="006D0249" w:rsidRPr="006E585E">
          <w:rPr>
            <w:color w:val="000000" w:themeColor="text1"/>
          </w:rPr>
          <w:delText xml:space="preserve">geographical variations in mortality, </w:delText>
        </w:r>
        <w:r w:rsidR="00236AF3" w:rsidRPr="006E585E">
          <w:rPr>
            <w:color w:val="000000" w:themeColor="text1"/>
          </w:rPr>
          <w:delText>localized</w:delText>
        </w:r>
        <w:r w:rsidRPr="006E585E">
          <w:rPr>
            <w:color w:val="000000" w:themeColor="text1"/>
          </w:rPr>
          <w:delText xml:space="preserve"> weather patterns</w:delText>
        </w:r>
        <w:r w:rsidR="006D0249" w:rsidRPr="006E585E">
          <w:rPr>
            <w:color w:val="000000" w:themeColor="text1"/>
          </w:rPr>
          <w:delText>,</w:delText>
        </w:r>
        <w:r w:rsidRPr="006E585E">
          <w:rPr>
            <w:color w:val="000000" w:themeColor="text1"/>
          </w:rPr>
          <w:delText xml:space="preserve"> and regional differences in adaptation measures such as heating, air conditioning and healthcare</w:delText>
        </w:r>
        <w:r w:rsidR="00A8345C">
          <w:rPr>
            <w:color w:val="000000" w:themeColor="text1"/>
          </w:rPr>
          <w:delText xml:space="preserve"> </w:delText>
        </w:r>
        <w:r w:rsidR="004717CE" w:rsidRPr="006E585E">
          <w:rPr>
            <w:color w:val="000000" w:themeColor="text1"/>
          </w:rPr>
          <w:fldChar w:fldCharType="begin" w:fldLock="1"/>
        </w:r>
        <w:r w:rsidR="00F52D66">
          <w:rPr>
            <w:color w:val="000000" w:themeColor="text1"/>
          </w:rPr>
          <w:del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"DOI" : "10.1136/oem.2007.033175", "ISBN" : "1470-7926", "ISSN" : "13510711", "PMID" : "17600037", "abstract" : "OBJECTIVES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6\u2009513\u2009330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 "author" : [ { "dropping-particle" : "", "family" : "Medina-Ram\u00f3n", "given" : "M.", "non-dropping-particle" : "", "parse-names" : false, "suffix" : "" }, { "dropping-particle" : "", "family" : "Schwartz", "given" : "J.", "non-dropping-particle" : "", "parse-names" : false, "suffix" : "" } ], "container-title" : "Occupational and Environmental Medicine", "id" : "ITEM-2", "issue" : "12", "issued" : { "date-parts" : [ [ "2007" ] ] }, "page" : "827-833", "title" : "Temperature, temperature extremes, and mortality: A study of acclimatisation and effect modification in 50 US cities", "type" : "article-journal", "volume" : "64" }, "uris" : [ "http://www.mendeley.com/documents/?uuid=a23bd195-1d02-4ac9-86f6-d82065b33b29" ] }, { "id" : "ITEM-3",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"ITEM-3", "issue" : "5", "issued" : { "date-parts" : [ [ "2013" ] ] }, "title" : "Regional Similarities in Seasonal Mortality across the United States: An Examination of 28 Metropolitan Statistical Areas", "type" : "article-journal", "volume" : "8" }, "uris" : [ "http://www.mendeley.com/documents/?uuid=50b74cb8-33dd-4519-ac6d-9a36289002e0" ] }, { "id" : "ITEM-4", "itemData" : { "DOI" : "10.1097/00001648-200111000-00014", "ISBN" : "1044-3983", "ISSN" : "10443983", "PMID" : "11679794", "abstract" : "We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 "author" : [ { "dropping-particle" : "", "family" : "Ferreira Braga", "given" : "Alf??sio Lu??s", "non-dropping-particle" : "", "parse-names" : false, "suffix" : "" }, { "dropping-particle" : "", "family" : "Zanobetti", "given" : "Antonella", "non-dropping-particle" : "", "parse-names" : false, "suffix" : "" }, { "dropping-particle" : "", "family" : "Schwartz", "given" : "Joel", "non-dropping-particle" : "", "parse-names" : false, "suffix" : "" } ], "container-title" : "Epidemiology", "id" : "ITEM-4", "issue" : "6", "issued" : { "date-parts" : [ [ "2001" ] ] }, "page" : "662-667", "title" : "The time course of weather-related deaths", "type" : "article-journal", "volume" : "12" }, "uris" : [ "http://www.mendeley.com/documents/?uuid=be110b7e-0808-41cf-85b9-f62c55bb14c9" ] } ], "mendeley" : { "formattedCitation" : "(Davis, Knappenberger, Michaels, &amp; Novicoff, 2004; Ferreira Braga, Zanobetti, &amp; Schwartz, 2001; Kalkstein, 2013; Medina-Ram\u00f3n &amp; Schwartz, 2007)", "plainTextFormattedCitation" : "(Davis, Knappenberger, Michaels, &amp; Novicoff, 2004; Ferreira Braga, Zanobetti, &amp; Schwartz, 2001; Kalkstein, 2013; Medina-Ram\u00f3n &amp; Schwartz, 2007)", "previouslyFormattedCitation" : "(Davis, Knappenberger, Michaels, &amp; Novicoff, 2004; Ferreira Braga, Zanobetti, &amp; Schwartz, 2001; Kalkstein, 2013; Medina-Ram\u00f3n &amp; Schwartz, 2007)" }, "properties" : {  }, "schema" : "https://github.com/citation-style-language/schema/raw/master/csl-citation.json" }</w:delInstrText>
        </w:r>
        <w:r w:rsidR="004717CE" w:rsidRPr="006E585E">
          <w:rPr>
            <w:color w:val="000000" w:themeColor="text1"/>
          </w:rPr>
          <w:fldChar w:fldCharType="separate"/>
        </w:r>
        <w:r w:rsidR="00BC655C" w:rsidRPr="00BC655C">
          <w:rPr>
            <w:noProof/>
            <w:color w:val="000000" w:themeColor="text1"/>
          </w:rPr>
          <w:delText>(Davis, Knappenberger, Michaels, &amp; Novicoff, 2004; Ferreira Braga, Zanobetti, &amp; Schwartz, 2001; Kalkstein, 2013; Medina-Ramón &amp; Schwartz, 2007)</w:delText>
        </w:r>
        <w:r w:rsidR="004717CE" w:rsidRPr="006E585E">
          <w:rPr>
            <w:color w:val="000000" w:themeColor="text1"/>
          </w:rPr>
          <w:fldChar w:fldCharType="end"/>
        </w:r>
        <w:r w:rsidR="00A8345C">
          <w:rPr>
            <w:color w:val="000000" w:themeColor="text1"/>
          </w:rPr>
          <w:delText>.</w:delText>
        </w:r>
        <w:r w:rsidR="00F06B28" w:rsidRPr="006E585E">
          <w:rPr>
            <w:color w:val="000000" w:themeColor="text1"/>
          </w:rPr>
          <w:delText xml:space="preserve"> </w:delText>
        </w:r>
        <w:r w:rsidRPr="006E585E">
          <w:rPr>
            <w:color w:val="000000" w:themeColor="text1"/>
          </w:rPr>
          <w:delText>The presence and extent of seasonal variation in mortality may also itself change over time, due to shifts in weather regimes, lifestyle, adaptati</w:delText>
        </w:r>
        <w:r w:rsidR="00A8345C">
          <w:rPr>
            <w:color w:val="000000" w:themeColor="text1"/>
          </w:rPr>
          <w:delText>on technologies, and healthcare</w:delText>
        </w:r>
        <w:r w:rsidRPr="006E585E">
          <w:rPr>
            <w:color w:val="000000" w:themeColor="text1"/>
          </w:rPr>
          <w:delText xml:space="preserve"> </w:delText>
        </w:r>
        <w:r w:rsidR="002C33D5" w:rsidRPr="006E585E">
          <w:rPr>
            <w:color w:val="000000" w:themeColor="text1"/>
          </w:rPr>
          <w:fldChar w:fldCharType="begin" w:fldLock="1"/>
        </w:r>
        <w:r w:rsidR="00F52D66">
          <w:rPr>
            <w:color w:val="000000" w:themeColor="text1"/>
          </w:rPr>
          <w:delInstrText>ADDIN CSL_CITATION { "citationItems" : [ { "id" : "ITEM-1", "itemData" : { "DOI" : "10.1001/jama.1997.03550120072036", "ISSN" : "0098-7484", "author" : [ { "dropping-particle" : "", "family" : "Seretakis", "given" : "Dimitrios", "non-dropping-particle" : "", "parse-names" : false, "suffix" : "" } ], "container-title" : "JAMA: The Journal of the American Medical Association", "id" : "ITEM-1", "issue" : "12", "issued" : { "date-parts" : [ [ "1997" ] ] }, "page" : "1012", "title" : "Changing Seasonality of Mortality From Coronary Heart Disease", "type" : "article-journal", "volume" : "278" }, "uris" : [ "http://www.mendeley.com/documents/?uuid=f8f1d39a-cba5-4b07-8183-8e346932439a" ] }, { "id" : "ITEM-2", "itemData" : { "DOI" : "10.1093/aje/kwj147", "ISBN" : "0002-9262 (Print) 0002-9262 (Linking)", "ISSN" : "00029262", "PMID" : "16624968", "abstract" : "The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 "author" : [ { "dropping-particle" : "", "family" : "Carson", "given" : "Claire", "non-dropping-particle" : "", "parse-names" : false, "suffix" : "" }, { "dropping-particle" : "", "family" : "Hajat", "given" : "Shakoor", "non-dropping-particle" : "", "parse-names" : false, "suffix" : "" }, { "dropping-particle" : "", "family" : "Armstrong", "given" : "Ben", "non-dropping-particle" : "", "parse-names" : false, "suffix" : "" }, { "dropping-particle" : "", "family" : "Wilkinson", "given" : "Paul", "non-dropping-particle" : "", "parse-names" : false, "suffix" : "" } ], "container-title" : "American Journal of Epidemiology", "id" : "ITEM-2", "issue" : "1", "issued" : { "date-parts" : [ [ "2006" ] ] }, "page" : "77-84", "title" : "Declining vulnerability to temperature-related mortality in London over the 20th century", "type" : "article-journal", "volume" : "164" }, "uris" : [ "http://www.mendeley.com/documents/?uuid=c909b360-8d2b-4aac-a03d-eb05b74619ee" ] }, { "id" : "ITEM-3", "itemData" : { "DOI" : "10.1007/s11069-008-9327-2", "ISBN" : "0921-030X", "ISSN" : "0921030X", "PMID" : "282", "abstract" : "This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\u201coppressive\u201d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 "author" : [ { "dropping-particle" : "", "family" : "Sheridan", "given" : "Scott C.", "non-dropping-particle" : "", "parse-names" : false, "suffix" : "" }, { "dropping-particle" : "", "family" : "Kalkstein", "given" : "Adam J.", "non-dropping-particle" : "", "parse-names" : false, "suffix" : "" }, { "dropping-particle" : "", "family" : "Kalkstein", "given" : "Laurence S.", "non-dropping-particle" : "", "parse-names" : false, "suffix" : "" } ], "container-title" : "Natural Hazards", "id" : "ITEM-3", "issue" : "1", "issued" : { "date-parts" : [ [ "2009" ] ] }, "page" : "145-160", "title" : "Trends in heat-related mortality in the United States, 1975-2004", "type" : "article-journal", "volume" : "50" }, "uris" : [ "http://www.mendeley.com/documents/?uuid=eb3d5076-8711-4144-af91-fba1e56f2993" ] }, { "id" : "ITEM-4", "itemData" : { "DOI" : "10.1289/ehp.1307392", "ISBN" : "00916765", "ISSN" : "15529924", "PMID" : "24780880", "abstract" : "BACKGROUND: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10\u00b0F increase in same-day temperature decreased from 51 [95% posterior interval (PI): 42, 61] in 1987 to 19 (95% PI: 12, 27) in 2005. This decline was largest among those \u2265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5\u00b0F (central climate projection) would lead to an additional 1,907 deaths per summer across all cities.", "author" : [ { "dropping-particle" : "", "family" : "Bobb", "given" : "Jennifer F.", "non-dropping-particle" : "", "parse-names" : false, "suffix" : "" }, { "dropping-particle" : "", "family" : "Peng", "given" : "Roger D.", "non-dropping-particle" : "", "parse-names" : false, "suffix" : "" }, { "dropping-particle" : "", "family" : "Bell", "given" : "Michelle L.", "non-dropping-particle" : "", "parse-names" : false, "suffix" : "" }, { "dropping-particle" : "", "family" : "Dominici", "given" : "Francesca", "non-dropping-particle" : "", "parse-names" : false, "suffix" : "" } ], "container-title" : "Environmental Health Perspectives", "id" : "ITEM-4", "issue" : "8", "issued" : { "date-parts" : [ [ "2014" ] ] }, "page" : "811-816", "title" : "Heat-related mortality and adaptation to heat in the United States", "type" : "article-journal", "volume" : "122" }, "uris" : [ "http://www.mendeley.com/documents/?uuid=c9f7dbd2-00af-408a-a3fa-10494a700366" ] } ], "mendeley" : { "formattedCitation" : "(Bobb, Peng, Bell, &amp; Dominici, 2014; Carson, Hajat, Armstrong, &amp; Wilkinson, 2006; Seretakis, 1997; Sheridan, Kalkstein, &amp; Kalkstein, 2009)", "plainTextFormattedCitation" : "(Bobb, Peng, Bell, &amp; Dominici, 2014; Carson, Hajat, Armstrong, &amp; Wilkinson, 2006; Seretakis, 1997; Sheridan, Kalkstein, &amp; Kalkstein, 2009)", "previouslyFormattedCitation" : "(Bobb, Peng, Bell, &amp; Dominici, 2014; Carson, Hajat, Armstrong, &amp; Wilkinson, 2006; Seretakis, 1997; Sheridan, Kalkstein, &amp; Kalkstein, 2009)" }, "properties" : {  }, "schema" : "https://github.com/citation-style-language/schema/raw/master/csl-citation.json" }</w:delInstrText>
        </w:r>
        <w:r w:rsidR="002C33D5" w:rsidRPr="006E585E">
          <w:rPr>
            <w:color w:val="000000" w:themeColor="text1"/>
          </w:rPr>
          <w:fldChar w:fldCharType="separate"/>
        </w:r>
        <w:r w:rsidR="00BC655C" w:rsidRPr="00BC655C">
          <w:rPr>
            <w:noProof/>
            <w:color w:val="000000" w:themeColor="text1"/>
          </w:rPr>
          <w:delText>(Bobb, Peng, Bell, &amp; Dominici, 2014; Carson, Hajat, Armstrong, &amp; Wilkinson, 2006; Seretakis, 1997; Sheridan, Kalkstein, &amp; Kalkstein, 2009)</w:delText>
        </w:r>
        <w:r w:rsidR="002C33D5" w:rsidRPr="006E585E">
          <w:rPr>
            <w:color w:val="000000" w:themeColor="text1"/>
          </w:rPr>
          <w:fldChar w:fldCharType="end"/>
        </w:r>
        <w:r w:rsidR="00A8345C">
          <w:rPr>
            <w:color w:val="000000" w:themeColor="text1"/>
          </w:rPr>
          <w:delText>.</w:delText>
        </w:r>
      </w:del>
    </w:p>
    <w:p w14:paraId="44CFEFC3" w14:textId="712EF13B" w:rsidR="002015BB" w:rsidRPr="00AC73A1" w:rsidRDefault="000210D1" w:rsidP="00D53EFC">
      <w:pPr>
        <w:spacing w:line="480" w:lineRule="auto"/>
        <w:jc w:val="both"/>
        <w:rPr>
          <w:ins w:id="90" w:author="Parks, Robbie M" w:date="2018-08-21T18:56:00Z"/>
          <w:color w:val="000000" w:themeColor="text1"/>
        </w:rPr>
      </w:pPr>
      <w:ins w:id="91" w:author="Parks, Robbie M" w:date="2018-08-21T18:56:00Z">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C950B8">
          <w:rPr>
            <w:color w:val="000000" w:themeColor="text1"/>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analysis","type":"article-journal","volume":"25"},"uris":["http://www.mendeley.com/documents/?uuid=b30766a9-cdc0-41a0-95d8-1ca7a2391ddd"]}],"mendeley":{"formattedCitation":"(Campbell, 2017; Fowler et al., 2015; Healy, 2003; McKee, 1989)","plainTextFormattedCitation":"(Campbell, 2017; Fowler et al., 2015; Healy, 2003; McKee, 1989)","previouslyFormattedCitation":"(Campbell, 2017; Fowler et al., 2015; Healy, 2003; McKee, 1989)"},"properties":{"noteIndex":0},"schema":"https://github.com/citation-style-language/schema/raw/master/csl-citation.json"}</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00B34BC1">
          <w:rPr>
            <w:color w:val="000000" w:themeColor="text1"/>
          </w:rPr>
          <w:t>I</w:t>
        </w:r>
        <w:r w:rsidRPr="00AC73A1">
          <w:rPr>
            <w:color w:val="000000" w:themeColor="text1"/>
          </w:rPr>
          <w:t xml:space="preserve">t has </w:t>
        </w:r>
        <w:r w:rsidR="00D50F7E">
          <w:rPr>
            <w:color w:val="000000" w:themeColor="text1"/>
          </w:rPr>
          <w:t xml:space="preserve">therefore </w:t>
        </w:r>
        <w:r w:rsidRPr="00AC73A1">
          <w:rPr>
            <w:color w:val="000000" w:themeColor="text1"/>
          </w:rPr>
          <w:t xml:space="preserve">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C950B8">
          <w:rPr>
            <w:color w:val="000000" w:themeColor="text1"/>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changes","type":"article-journal","volume":"46"},"uris":["http://www.mendeley.com/documents/?uuid=0a2cb328-6536-42c0-8ca8-ff67ad1e97dd"]}],"mendeley":{"formattedCitation":"(Langford &amp; Bentham, 1995; Martens, 1998)","plainTextFormattedCitation":"(Langford &amp; Bentham, 1995; Martens, 1998)","previouslyFormattedCitation":"(Langford &amp; Bentham, 1995; Martens, 1998)"},"properties":{"noteIndex":0},"schema":"https://github.com/citation-style-language/schema/raw/master/csl-citation.json"}</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C950B8">
          <w:rPr>
            <w:color w:val="000000" w:themeColor="text1"/>
          </w:rPr>
          <w:instrText>ADDIN CSL_CITATION {"citationItems":[{"id":"ITEM-1","itemData":{"ISSN":"0936-577X","author":[{"dropping-particle":"","family":"Davis","given":"Robert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change","type":"article-journal","volume":"26"},"uris":["http://www.mendeley.com/documents/?uuid=f784c2e9-323b-4c0a-a347-c09f272bc278"]},{"id":"ITEM-2","itemData":{"DOI":"10.1136/oem.2007.033175","ISBN":"1470-7926","ISSN":"13510711","PMID":"17600037","abstract":"OBJECTIVES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deaths","type":"article-journal","volume":"12"},"uris":["http://www.mendeley.com/documents/?uuid=be110b7e-0808-41cf-85b9-f62c55bb14c9"]}],"mendeley":{"formattedCitation":"(Davis, Knappenberger, Michaels, &amp; Novicoff, 2004; Ferreira Braga, Zanobetti, &amp; Schwartz, 2001; Kalkstein, 2013; Medina-Ramón &amp; Schwartz, 2007)","plainTextFormattedCitation":"(Davis, Knappenberger, Michaels, &amp; Novicoff, 2004; Ferreira Braga, Zanobetti, &amp; Schwartz, 2001; Kalkstein, 2013; Medina-Ramón &amp; Schwartz, 2007)","previouslyFormattedCitation":"(Davis, Knappenberger, Michaels, &amp; Novicoff, 2004; Ferreira Braga, Zanobetti, &amp; Schwartz, 2001; Kalkstein, 2013; Medina-Ramón &amp; Schwartz, 2007)"},"properties":{"noteIndex":0},"schema":"https://github.com/citation-style-language/schema/raw/master/csl-citation.json"}</w:instrText>
        </w:r>
        <w:r w:rsidR="004717CE" w:rsidRPr="00AC73A1">
          <w:rPr>
            <w:color w:val="000000" w:themeColor="text1"/>
          </w:rPr>
          <w:fldChar w:fldCharType="separate"/>
        </w:r>
        <w:r w:rsidR="00BC655C" w:rsidRPr="00AC73A1">
          <w:rPr>
            <w:noProof/>
            <w:color w:val="000000" w:themeColor="text1"/>
          </w:rPr>
          <w:t>(Davis, Knappenberger, Michaels, &amp; Novicoff, 2004; Ferreira Braga, Zanobetti, &amp; Schwartz, 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The presence and extent of seasonal variation in mortality m</w:t>
        </w:r>
        <w:r w:rsidR="00807D8E">
          <w:rPr>
            <w:color w:val="000000" w:themeColor="text1"/>
          </w:rPr>
          <w:t xml:space="preserve">ay also itself change over time </w:t>
        </w:r>
        <w:r w:rsidR="002C33D5" w:rsidRPr="00AC73A1">
          <w:rPr>
            <w:color w:val="000000" w:themeColor="text1"/>
          </w:rPr>
          <w:fldChar w:fldCharType="begin" w:fldLock="1"/>
        </w:r>
        <w:r w:rsidR="00C950B8">
          <w:rPr>
            <w:color w:val="000000" w:themeColor="text1"/>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States","type":"article-journal","volume":"122"},"uris":["http://www.mendeley.com/documents/?uuid=c9f7dbd2-00af-408a-a3fa-10494a700366"]}],"mendeley":{"formattedCitation":"(Bobb, Peng, Bell, &amp; Dominici, 2014; Carson, Hajat, Armstrong, &amp; Wilkinson, 2006; Seretakis, 1997; Sheridan, Kalkstein, &amp; Kalkstein, 2009)","plainTextFormattedCitation":"(Bobb, Peng, Bell, &amp; Dominici, 2014; Carson, Hajat, Armstrong, &amp; Wilkinson, 2006; Seretakis, 1997; Sheridan, Kalkstein, &amp; Kalkstein, 2009)","previouslyFormattedCitation":"(Bobb, Peng, Bell, &amp; Dominici, 2014; Carson, Hajat, Armstrong, &amp; Wilkinson, 2006; Seretakis, 1997; Sheridan, Kalkstein, &amp; Kalkstein, 2009)"},"properties":{"noteIndex":0},"schema":"https://github.com/citation-style-language/schema/raw/master/csl-citation.json"}</w:instrText>
        </w:r>
        <w:r w:rsidR="002C33D5" w:rsidRPr="00AC73A1">
          <w:rPr>
            <w:color w:val="000000" w:themeColor="text1"/>
          </w:rPr>
          <w:fldChar w:fldCharType="separate"/>
        </w:r>
        <w:r w:rsidR="00BC655C" w:rsidRPr="00AC73A1">
          <w:rPr>
            <w:noProof/>
            <w:color w:val="000000" w:themeColor="text1"/>
          </w:rPr>
          <w:t>(Bobb, Peng, Bell, &amp; Dominici, 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ins>
    </w:p>
    <w:p w14:paraId="752CCF68" w14:textId="77777777" w:rsidR="002015BB" w:rsidRPr="00DF4A95" w:rsidRDefault="002015BB" w:rsidP="00DF4A95">
      <w:pPr>
        <w:spacing w:line="480" w:lineRule="auto"/>
        <w:jc w:val="both"/>
        <w:rPr>
          <w:color w:val="000000" w:themeColor="text1"/>
        </w:rPr>
      </w:pPr>
    </w:p>
    <w:p w14:paraId="57A78B25" w14:textId="779819D4" w:rsidR="00B025C4" w:rsidRPr="00DF4A95" w:rsidRDefault="000210D1" w:rsidP="00C33FFB">
      <w:pPr>
        <w:spacing w:line="480" w:lineRule="auto"/>
        <w:jc w:val="both"/>
        <w:rPr>
          <w:color w:val="000000" w:themeColor="text1"/>
        </w:rPr>
        <w:pPrChange w:id="92" w:author="Parks, Robbie M" w:date="2018-08-21T18:56:00Z">
          <w:pPr>
            <w:spacing w:after="0" w:line="480" w:lineRule="auto"/>
            <w:jc w:val="both"/>
          </w:pPr>
        </w:pPrChange>
      </w:pPr>
      <w:r w:rsidRPr="00AC73A1">
        <w:rPr>
          <w:color w:val="000000" w:themeColor="text1"/>
          <w:rPrChange w:id="93" w:author="Parks, Robbie M" w:date="2018-08-21T18:56:00Z">
            <w:rPr>
              <w:rFonts w:ascii="Times New Roman" w:hAnsi="Times New Roman"/>
              <w:color w:val="000000" w:themeColor="text1"/>
              <w:sz w:val="24"/>
            </w:rPr>
          </w:rPrChange>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002015BB" w:rsidRPr="00AC73A1" w:rsidDel="007B3AFF">
        <w:rPr>
          <w:color w:val="000000" w:themeColor="text1"/>
          <w:rPrChange w:id="94" w:author="Parks, Robbie M" w:date="2018-08-21T18:56:00Z">
            <w:rPr>
              <w:rFonts w:ascii="Times New Roman" w:hAnsi="Times New Roman"/>
              <w:color w:val="000000" w:themeColor="text1"/>
              <w:sz w:val="24"/>
            </w:rPr>
          </w:rPrChange>
        </w:rPr>
        <w:t>Although mortality seasonality is well-established, t</w:t>
      </w:r>
      <w:r w:rsidR="004508FE" w:rsidRPr="00AC73A1" w:rsidDel="007B3AFF">
        <w:rPr>
          <w:color w:val="000000" w:themeColor="text1"/>
          <w:rPrChange w:id="95" w:author="Parks, Robbie M" w:date="2018-08-21T18:56:00Z">
            <w:rPr>
              <w:rFonts w:ascii="Times New Roman" w:hAnsi="Times New Roman"/>
              <w:color w:val="000000" w:themeColor="text1"/>
              <w:sz w:val="24"/>
            </w:rPr>
          </w:rPrChange>
        </w:rPr>
        <w:t xml:space="preserve">here is limited </w:t>
      </w:r>
      <w:r w:rsidR="002015BB" w:rsidRPr="00AC73A1" w:rsidDel="007B3AFF">
        <w:rPr>
          <w:color w:val="000000" w:themeColor="text1"/>
          <w:rPrChange w:id="96" w:author="Parks, Robbie M" w:date="2018-08-21T18:56:00Z">
            <w:rPr>
              <w:rFonts w:ascii="Times New Roman" w:hAnsi="Times New Roman"/>
              <w:color w:val="000000" w:themeColor="text1"/>
              <w:sz w:val="24"/>
            </w:rPr>
          </w:rPrChange>
        </w:rPr>
        <w:t xml:space="preserve">information on how </w:t>
      </w:r>
      <w:r w:rsidR="004475C0" w:rsidRPr="00AC73A1">
        <w:rPr>
          <w:color w:val="000000" w:themeColor="text1"/>
          <w:rPrChange w:id="97" w:author="Parks, Robbie M" w:date="2018-08-21T18:56:00Z">
            <w:rPr>
              <w:rFonts w:ascii="Times New Roman" w:hAnsi="Times New Roman"/>
              <w:color w:val="000000" w:themeColor="text1"/>
              <w:sz w:val="24"/>
            </w:rPr>
          </w:rPrChange>
        </w:rPr>
        <w:t>seasonality, including the timing of minimum and maximum mortality,</w:t>
      </w:r>
      <w:r w:rsidR="004475C0" w:rsidRPr="00AC73A1" w:rsidDel="007B3AFF">
        <w:rPr>
          <w:color w:val="000000" w:themeColor="text1"/>
          <w:rPrChange w:id="98" w:author="Parks, Robbie M" w:date="2018-08-21T18:56:00Z">
            <w:rPr>
              <w:rFonts w:ascii="Times New Roman" w:hAnsi="Times New Roman"/>
              <w:color w:val="000000" w:themeColor="text1"/>
              <w:sz w:val="24"/>
            </w:rPr>
          </w:rPrChange>
        </w:rPr>
        <w:t xml:space="preserve"> </w:t>
      </w:r>
      <w:r w:rsidR="002015BB" w:rsidRPr="00AC73A1" w:rsidDel="007B3AFF">
        <w:rPr>
          <w:color w:val="000000" w:themeColor="text1"/>
          <w:rPrChange w:id="99" w:author="Parks, Robbie M" w:date="2018-08-21T18:56:00Z">
            <w:rPr>
              <w:rFonts w:ascii="Times New Roman" w:hAnsi="Times New Roman"/>
              <w:color w:val="000000" w:themeColor="text1"/>
              <w:sz w:val="24"/>
            </w:rPr>
          </w:rPrChange>
        </w:rPr>
        <w:t xml:space="preserve">varies by local climate and how </w:t>
      </w:r>
      <w:r w:rsidR="004475C0" w:rsidRPr="00AC73A1">
        <w:rPr>
          <w:color w:val="000000" w:themeColor="text1"/>
          <w:rPrChange w:id="100" w:author="Parks, Robbie M" w:date="2018-08-21T18:56:00Z">
            <w:rPr>
              <w:rFonts w:ascii="Times New Roman" w:hAnsi="Times New Roman"/>
              <w:color w:val="000000" w:themeColor="text1"/>
              <w:sz w:val="24"/>
            </w:rPr>
          </w:rPrChange>
        </w:rPr>
        <w:t>these features</w:t>
      </w:r>
      <w:r w:rsidR="004475C0" w:rsidRPr="00AC73A1" w:rsidDel="007B3AFF">
        <w:rPr>
          <w:color w:val="000000" w:themeColor="text1"/>
          <w:rPrChange w:id="101" w:author="Parks, Robbie M" w:date="2018-08-21T18:56:00Z">
            <w:rPr>
              <w:rFonts w:ascii="Times New Roman" w:hAnsi="Times New Roman"/>
              <w:color w:val="000000" w:themeColor="text1"/>
              <w:sz w:val="24"/>
            </w:rPr>
          </w:rPrChange>
        </w:rPr>
        <w:t xml:space="preserve"> </w:t>
      </w:r>
      <w:r w:rsidR="004508FE" w:rsidRPr="00AC73A1" w:rsidDel="007B3AFF">
        <w:rPr>
          <w:color w:val="000000" w:themeColor="text1"/>
          <w:rPrChange w:id="102" w:author="Parks, Robbie M" w:date="2018-08-21T18:56:00Z">
            <w:rPr>
              <w:rFonts w:ascii="Times New Roman" w:hAnsi="Times New Roman"/>
              <w:color w:val="000000" w:themeColor="text1"/>
              <w:sz w:val="24"/>
            </w:rPr>
          </w:rPrChange>
        </w:rPr>
        <w:t>ha</w:t>
      </w:r>
      <w:r w:rsidR="004475C0" w:rsidRPr="00AC73A1">
        <w:rPr>
          <w:color w:val="000000" w:themeColor="text1"/>
          <w:rPrChange w:id="103" w:author="Parks, Robbie M" w:date="2018-08-21T18:56:00Z">
            <w:rPr>
              <w:rFonts w:ascii="Times New Roman" w:hAnsi="Times New Roman"/>
              <w:color w:val="000000" w:themeColor="text1"/>
              <w:sz w:val="24"/>
            </w:rPr>
          </w:rPrChange>
        </w:rPr>
        <w:t>ve</w:t>
      </w:r>
      <w:r w:rsidR="004508FE" w:rsidRPr="00AC73A1" w:rsidDel="007B3AFF">
        <w:rPr>
          <w:color w:val="000000" w:themeColor="text1"/>
          <w:rPrChange w:id="104" w:author="Parks, Robbie M" w:date="2018-08-21T18:56:00Z">
            <w:rPr>
              <w:rFonts w:ascii="Times New Roman" w:hAnsi="Times New Roman"/>
              <w:color w:val="000000" w:themeColor="text1"/>
              <w:sz w:val="24"/>
            </w:rPr>
          </w:rPrChange>
        </w:rPr>
        <w:t xml:space="preserve"> changed over time</w:t>
      </w:r>
      <w:r w:rsidR="002015BB" w:rsidRPr="00AC73A1" w:rsidDel="007B3AFF">
        <w:rPr>
          <w:color w:val="000000" w:themeColor="text1"/>
          <w:rPrChange w:id="105" w:author="Parks, Robbie M" w:date="2018-08-21T18:56:00Z">
            <w:rPr>
              <w:rFonts w:ascii="Times New Roman" w:hAnsi="Times New Roman"/>
              <w:color w:val="000000" w:themeColor="text1"/>
              <w:sz w:val="24"/>
            </w:rPr>
          </w:rPrChange>
        </w:rPr>
        <w:t>, especially in relation to age</w:t>
      </w:r>
      <w:r w:rsidR="004475C0" w:rsidRPr="00AC73A1">
        <w:rPr>
          <w:color w:val="000000" w:themeColor="text1"/>
          <w:rPrChange w:id="106" w:author="Parks, Robbie M" w:date="2018-08-21T18:56:00Z">
            <w:rPr>
              <w:rFonts w:ascii="Times New Roman" w:hAnsi="Times New Roman"/>
              <w:color w:val="000000" w:themeColor="text1"/>
              <w:sz w:val="24"/>
            </w:rPr>
          </w:rPrChange>
        </w:rPr>
        <w:t xml:space="preserve"> </w:t>
      </w:r>
      <w:r w:rsidR="002015BB" w:rsidRPr="00AC73A1" w:rsidDel="007B3AFF">
        <w:rPr>
          <w:color w:val="000000" w:themeColor="text1"/>
          <w:rPrChange w:id="107" w:author="Parks, Robbie M" w:date="2018-08-21T18:56:00Z">
            <w:rPr>
              <w:rFonts w:ascii="Times New Roman" w:hAnsi="Times New Roman"/>
              <w:color w:val="000000" w:themeColor="text1"/>
              <w:sz w:val="24"/>
            </w:rPr>
          </w:rPrChange>
        </w:rPr>
        <w:t>group, sex and medical cause of death</w:t>
      </w:r>
      <w:r w:rsidR="009629F0" w:rsidRPr="00AC73A1">
        <w:rPr>
          <w:color w:val="000000" w:themeColor="text1"/>
          <w:rPrChange w:id="108" w:author="Parks, Robbie M" w:date="2018-08-21T18:56:00Z">
            <w:rPr>
              <w:rFonts w:ascii="Times New Roman" w:hAnsi="Times New Roman"/>
              <w:color w:val="000000" w:themeColor="text1"/>
              <w:sz w:val="24"/>
            </w:rPr>
          </w:rPrChange>
        </w:rPr>
        <w:t xml:space="preserve"> </w:t>
      </w:r>
      <w:del w:id="109" w:author="Parks, Robbie M" w:date="2018-08-21T18:56:00Z">
        <w:r w:rsidR="00964975" w:rsidRPr="006E585E">
          <w:rPr>
            <w:color w:val="000000" w:themeColor="text1"/>
          </w:rPr>
          <w:fldChar w:fldCharType="begin" w:fldLock="1"/>
        </w:r>
        <w:r w:rsidR="00F52D66">
          <w:rPr>
            <w:color w:val="000000" w:themeColor="text1"/>
          </w:rPr>
          <w:del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"mendeley" : { "formattedCitation" : "(Rau, 2004; Rau, Bohk-Ewald, Muszy\u0144ska, &amp; Vaupel, 2018)", "plainTextFormattedCitation" : "(Rau, 2004; Rau, Bohk-Ewald, Muszy\u0144ska, &amp; Vaupel, 2018)", "previouslyFormattedCitation" : "(Rau, 2004; Rau, Bohk-Ewald, Muszy\u0144ska, &amp; Vaupel, 2018)" }, "properties" : {  }, "schema" : "https://github.com/citation-style-language/schema/raw/master/csl-citation.json" }</w:delInstrText>
        </w:r>
        <w:r w:rsidR="00964975" w:rsidRPr="006E585E">
          <w:rPr>
            <w:color w:val="000000" w:themeColor="text1"/>
          </w:rPr>
          <w:fldChar w:fldCharType="separate"/>
        </w:r>
        <w:r w:rsidR="00BC655C" w:rsidRPr="00BC655C">
          <w:rPr>
            <w:noProof/>
            <w:color w:val="000000" w:themeColor="text1"/>
          </w:rPr>
          <w:delText>(Rau, 2004; Rau, Bohk-Ewald, Muszyńska, &amp; Vaupel, 2018)</w:delText>
        </w:r>
        <w:r w:rsidR="00964975" w:rsidRPr="006E585E">
          <w:rPr>
            <w:color w:val="000000" w:themeColor="text1"/>
          </w:rPr>
          <w:fldChar w:fldCharType="end"/>
        </w:r>
      </w:del>
      <w:ins w:id="110" w:author="Parks, Robbie M" w:date="2018-08-21T18:56:00Z">
        <w:r w:rsidR="00964975" w:rsidRPr="00AC73A1">
          <w:rPr>
            <w:color w:val="000000" w:themeColor="text1"/>
          </w:rPr>
          <w:fldChar w:fldCharType="begin" w:fldLock="1"/>
        </w:r>
        <w:r w:rsidR="00C950B8">
          <w:rPr>
            <w:color w:val="000000" w:themeColor="text1"/>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Approach","type":"article-journal","volume":"PhD"},"uris":["http://www.mendeley.com/documents/?uuid=735ffa52-a2fc-4bed-ab59-d84289752b70"]}],"mendeley":{"formattedCitation":"(Rau, 2004; Rau, Bohk-Ewald, Muszyńska, &amp; Vaupel, 2018)","plainTextFormattedCitation":"(Rau, 2004; Rau, Bohk-Ewald, Muszyńska, &amp; Vaupel, 2018)","previouslyFormattedCitation":"(Rau, 2004; Rau, Bohk-Ewald, Muszyńska, &amp; Vaupel, 2018)"},"properties":{"noteIndex":0},"schema":"https://github.com/citation-style-language/schema/raw/master/csl-citation.json"}</w:instrText>
        </w:r>
        <w:r w:rsidR="00964975" w:rsidRPr="00AC73A1">
          <w:rPr>
            <w:color w:val="000000" w:themeColor="text1"/>
          </w:rPr>
          <w:fldChar w:fldCharType="separate"/>
        </w:r>
        <w:r w:rsidR="00BC655C" w:rsidRPr="00AC73A1">
          <w:rPr>
            <w:noProof/>
            <w:color w:val="000000" w:themeColor="text1"/>
          </w:rPr>
          <w:t>(Rau, 2004; Rau, Bohk-Ewald, Muszyńska, &amp; Vaupel, 2018)</w:t>
        </w:r>
        <w:r w:rsidR="00964975" w:rsidRPr="00AC73A1">
          <w:rPr>
            <w:color w:val="000000" w:themeColor="text1"/>
          </w:rPr>
          <w:fldChar w:fldCharType="end"/>
        </w:r>
      </w:ins>
      <w:r w:rsidR="006112BC" w:rsidRPr="00DF4A95">
        <w:rPr>
          <w:color w:val="000000" w:themeColor="text1"/>
        </w:rPr>
        <w:t>.</w:t>
      </w:r>
    </w:p>
    <w:p w14:paraId="660EE2E5" w14:textId="77777777" w:rsidR="00B025C4" w:rsidRPr="00AC73A1" w:rsidRDefault="00B025C4" w:rsidP="00C33FFB">
      <w:pPr>
        <w:spacing w:line="480" w:lineRule="auto"/>
        <w:jc w:val="both"/>
        <w:rPr>
          <w:color w:val="000000" w:themeColor="text1"/>
          <w:rPrChange w:id="111" w:author="Parks, Robbie M" w:date="2018-08-21T18:56:00Z">
            <w:rPr>
              <w:rFonts w:ascii="Times New Roman" w:hAnsi="Times New Roman"/>
              <w:color w:val="000000" w:themeColor="text1"/>
              <w:sz w:val="24"/>
            </w:rPr>
          </w:rPrChange>
        </w:rPr>
        <w:pPrChange w:id="112" w:author="Parks, Robbie M" w:date="2018-08-21T18:56:00Z">
          <w:pPr>
            <w:spacing w:after="0" w:line="480" w:lineRule="auto"/>
            <w:jc w:val="both"/>
          </w:pPr>
        </w:pPrChange>
      </w:pPr>
    </w:p>
    <w:p w14:paraId="2123C46A" w14:textId="77777777" w:rsidR="000210D1" w:rsidRPr="006E585E" w:rsidRDefault="004508FE" w:rsidP="00C33FFB">
      <w:pPr>
        <w:spacing w:line="480" w:lineRule="auto"/>
        <w:jc w:val="both"/>
        <w:rPr>
          <w:del w:id="113" w:author="Parks, Robbie M" w:date="2018-08-21T18:56:00Z"/>
          <w:color w:val="000000" w:themeColor="text1"/>
        </w:rPr>
      </w:pPr>
      <w:del w:id="114" w:author="Parks, Robbie M" w:date="2018-08-21T18:56:00Z">
        <w:r w:rsidRPr="006E585E">
          <w:rPr>
            <w:color w:val="000000" w:themeColor="text1"/>
          </w:rPr>
          <w:delText>In this paper, w</w:delText>
        </w:r>
        <w:r w:rsidR="000210D1" w:rsidRPr="006E585E">
          <w:rPr>
            <w:color w:val="000000" w:themeColor="text1"/>
          </w:rPr>
          <w:delText xml:space="preserve">e comprehensively </w:delText>
        </w:r>
        <w:r w:rsidR="00236AF3" w:rsidRPr="006E585E">
          <w:rPr>
            <w:color w:val="000000" w:themeColor="text1"/>
          </w:rPr>
          <w:delText>characterize</w:delText>
        </w:r>
        <w:r w:rsidR="000210D1" w:rsidRPr="006E585E">
          <w:rPr>
            <w:color w:val="000000" w:themeColor="text1"/>
          </w:rPr>
          <w:delText xml:space="preserve"> the spatial and temporal patterns of </w:delText>
        </w:r>
        <w:r w:rsidR="002015BB" w:rsidRPr="006E585E">
          <w:rPr>
            <w:color w:val="000000" w:themeColor="text1"/>
          </w:rPr>
          <w:delText xml:space="preserve">all-cause and cause-specific </w:delText>
        </w:r>
        <w:r w:rsidR="000210D1" w:rsidRPr="006E585E">
          <w:rPr>
            <w:color w:val="000000" w:themeColor="text1"/>
          </w:rPr>
          <w:delText>mortality seasonality in the USA</w:delText>
        </w:r>
        <w:r w:rsidR="000F5E5D" w:rsidRPr="006E585E">
          <w:rPr>
            <w:color w:val="000000" w:themeColor="text1"/>
          </w:rPr>
          <w:delText xml:space="preserve"> by sex and age group</w:delText>
        </w:r>
        <w:r w:rsidR="000210D1" w:rsidRPr="006E585E">
          <w:rPr>
            <w:color w:val="000000" w:themeColor="text1"/>
          </w:rPr>
          <w:delText>, through the application of wavelet analytical techniques</w:delText>
        </w:r>
        <w:r w:rsidR="00F110C1" w:rsidRPr="006E585E">
          <w:rPr>
            <w:color w:val="000000" w:themeColor="text1"/>
          </w:rPr>
          <w:delText xml:space="preserve">, </w:delText>
        </w:r>
        <w:r w:rsidR="002015BB" w:rsidRPr="006E585E">
          <w:rPr>
            <w:color w:val="000000" w:themeColor="text1"/>
          </w:rPr>
          <w:delText>which</w:delText>
        </w:r>
        <w:r w:rsidR="000210D1" w:rsidRPr="006E585E">
          <w:rPr>
            <w:color w:val="000000" w:themeColor="text1"/>
          </w:rPr>
          <w:delText xml:space="preserve"> have been used to study the dynamics of weather phenome</w:delText>
        </w:r>
        <w:r w:rsidR="00BF3FD9" w:rsidRPr="006E585E">
          <w:rPr>
            <w:color w:val="000000" w:themeColor="text1"/>
          </w:rPr>
          <w:delText>na</w:delText>
        </w:r>
        <w:r w:rsidR="00FC7D12">
          <w:rPr>
            <w:color w:val="000000" w:themeColor="text1"/>
          </w:rPr>
          <w:delText xml:space="preserve"> </w:delText>
        </w:r>
        <w:r w:rsidR="00BF3FD9" w:rsidRPr="006E585E">
          <w:rPr>
            <w:color w:val="000000" w:themeColor="text1"/>
          </w:rPr>
          <w:fldChar w:fldCharType="begin" w:fldLock="1"/>
        </w:r>
        <w:r w:rsidR="00F52D66">
          <w:rPr>
            <w:color w:val="000000" w:themeColor="text1"/>
          </w:rPr>
          <w:delInstrText>ADDIN CSL_CITATION { "citationItems" : [ { "id" : "ITEM-1", "itemData" : { "DOI" : "10.1038/nature01163.1.", "author" : [ { "dropping-particle" : "", "family" : "Moy CM, Seltzer GO, Rodbell DT", "given" : "&amp; Anderson DM", "non-dropping-particle" : "", "parse-names" : false, "suffix" : "" } ], "container-title" : "Nature", "id" : "ITEM-1", "issue" : "November", "issued" : { "date-parts" : [ [ "2002" ] ] }, "title" : "Variability of El Nino/Southern Oscillation activity at millennial timescales during the Holocene epoch", "type" : "article-journal", "volume" : "420" }, "uris" : [ "http://www.mendeley.com/documents/?uuid=6bf2cf17-7c16-4741-8277-1196f0c2adbb" ] } ], "mendeley" : { "formattedCitation" : "(Moy CM, Seltzer GO, Rodbell DT, 2002)", "plainTextFormattedCitation" : "(Moy CM, Seltzer GO, Rodbell DT, 2002)", "previouslyFormattedCitation" : "(Moy CM, Seltzer GO, Rodbell DT, 2002)" }, "properties" : {  }, "schema" : "https://github.com/citation-style-language/schema/raw/master/csl-citation.json" }</w:delInstrText>
        </w:r>
        <w:r w:rsidR="00BF3FD9" w:rsidRPr="006E585E">
          <w:rPr>
            <w:color w:val="000000" w:themeColor="text1"/>
          </w:rPr>
          <w:fldChar w:fldCharType="separate"/>
        </w:r>
        <w:r w:rsidR="00BC655C" w:rsidRPr="00BC655C">
          <w:rPr>
            <w:noProof/>
            <w:color w:val="000000" w:themeColor="text1"/>
          </w:rPr>
          <w:delText>(Moy CM, Seltzer GO, Rodbell DT, 2002)</w:delText>
        </w:r>
        <w:r w:rsidR="00BF3FD9" w:rsidRPr="006E585E">
          <w:rPr>
            <w:color w:val="000000" w:themeColor="text1"/>
          </w:rPr>
          <w:fldChar w:fldCharType="end"/>
        </w:r>
        <w:r w:rsidR="00BF3FD9" w:rsidRPr="006E585E">
          <w:rPr>
            <w:color w:val="000000" w:themeColor="text1"/>
          </w:rPr>
          <w:delText xml:space="preserve"> </w:delText>
        </w:r>
        <w:r w:rsidR="000210D1" w:rsidRPr="006E585E">
          <w:rPr>
            <w:color w:val="000000" w:themeColor="text1"/>
          </w:rPr>
          <w:delText>and infectious diseases</w:delText>
        </w:r>
        <w:r w:rsidR="006112BC">
          <w:rPr>
            <w:color w:val="000000" w:themeColor="text1"/>
          </w:rPr>
          <w:delText xml:space="preserve"> </w:delText>
        </w:r>
        <w:r w:rsidR="00BF3FD9" w:rsidRPr="006E585E">
          <w:rPr>
            <w:color w:val="000000" w:themeColor="text1"/>
          </w:rPr>
          <w:fldChar w:fldCharType="begin" w:fldLock="1"/>
        </w:r>
        <w:r w:rsidR="00F52D66">
          <w:rPr>
            <w:color w:val="000000" w:themeColor="text1"/>
          </w:rPr>
          <w:delInstrText>ADDIN CSL_CITATION { "citationItems" : [ { "id" : "ITEM-1", "itemData" : { "DOI" : "10.1038/414716a", "ISBN" : "0028-0836", "ISSN" : "00280836", "PMID" : "11742391", "abstract" : "Spatio-temporal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 "author" : [ { "dropping-particle" : "", "family" : "Grenfell", "given" : "B. T.", "non-dropping-particle" : "", "parse-names" : false, "suffix" : "" }, { "dropping-particle" : "", "family" : "Bj\u00f8rnstad", "given" : "O. N.", "non-dropping-particle" : "", "parse-names" : false, "suffix" : "" }, { "dropping-particle" : "", "family" : "Kappey", "given" : "J.", "non-dropping-particle" : "", "parse-names" : false, "suffix" : "" } ], "container-title" : "Nature", "id" : "ITEM-1", "issue" : "6865", "issued" : { "date-parts" : [ [ "2001" ] ] }, "page" : "716-723", "title" : "Travelling waves and spatial hierarchies in measles epidemics", "type" : "article-journal", "volume" : "414" }, "uris" : [ "http://www.mendeley.com/documents/?uuid=a83e09d1-1d49-4349-ba0e-7126e1caba90" ] } ], "mendeley" : { "formattedCitation" : "(Grenfell, Bj\u00f8rnstad, &amp; Kappey, 2001)", "plainTextFormattedCitation" : "(Grenfell, Bj\u00f8rnstad, &amp; Kappey, 2001)", "previouslyFormattedCitation" : "(Grenfell, Bj\u00f8rnstad, &amp; Kappey, 2001)" }, "properties" : {  }, "schema" : "https://github.com/citation-style-language/schema/raw/master/csl-citation.json" }</w:delInstrText>
        </w:r>
        <w:r w:rsidR="00BF3FD9" w:rsidRPr="006E585E">
          <w:rPr>
            <w:color w:val="000000" w:themeColor="text1"/>
          </w:rPr>
          <w:fldChar w:fldCharType="separate"/>
        </w:r>
        <w:r w:rsidR="00BC655C" w:rsidRPr="00BC655C">
          <w:rPr>
            <w:noProof/>
            <w:color w:val="000000" w:themeColor="text1"/>
          </w:rPr>
          <w:delText>(Grenfell, Bjørnstad, &amp; Kappey, 2001)</w:delText>
        </w:r>
        <w:r w:rsidR="00BF3FD9" w:rsidRPr="006E585E">
          <w:rPr>
            <w:color w:val="000000" w:themeColor="text1"/>
          </w:rPr>
          <w:fldChar w:fldCharType="end"/>
        </w:r>
        <w:r w:rsidR="002015BB" w:rsidRPr="006E585E">
          <w:rPr>
            <w:color w:val="000000" w:themeColor="text1"/>
          </w:rPr>
          <w:delText>,</w:delText>
        </w:r>
        <w:r w:rsidR="000210D1" w:rsidRPr="006E585E">
          <w:rPr>
            <w:color w:val="000000" w:themeColor="text1"/>
          </w:rPr>
          <w:delText xml:space="preserve"> to over three decades of national mortality data.</w:delText>
        </w:r>
        <w:r w:rsidR="00EC07C7" w:rsidRPr="006E585E">
          <w:rPr>
            <w:color w:val="000000" w:themeColor="text1"/>
          </w:rPr>
          <w:delText xml:space="preserve"> </w:delText>
        </w:r>
        <w:r w:rsidR="006630ED">
          <w:rPr>
            <w:color w:val="000000" w:themeColor="text1"/>
          </w:rPr>
          <w:delText>We also used cent</w:delText>
        </w:r>
        <w:r w:rsidR="000F5E5D" w:rsidRPr="006E585E">
          <w:rPr>
            <w:color w:val="000000" w:themeColor="text1"/>
          </w:rPr>
          <w:delText>r</w:delText>
        </w:r>
        <w:r w:rsidR="006630ED">
          <w:rPr>
            <w:color w:val="000000" w:themeColor="text1"/>
          </w:rPr>
          <w:delText>e</w:delText>
        </w:r>
        <w:r w:rsidR="000F5E5D" w:rsidRPr="006E585E">
          <w:rPr>
            <w:color w:val="000000" w:themeColor="text1"/>
          </w:rPr>
          <w:delText xml:space="preserve"> </w:delText>
        </w:r>
        <w:r w:rsidR="00F110C1" w:rsidRPr="006E585E">
          <w:rPr>
            <w:color w:val="000000" w:themeColor="text1"/>
          </w:rPr>
          <w:delText xml:space="preserve">of gravity analysis </w:delText>
        </w:r>
        <w:r w:rsidR="000F5E5D" w:rsidRPr="006E585E">
          <w:rPr>
            <w:color w:val="000000" w:themeColor="text1"/>
          </w:rPr>
          <w:delText xml:space="preserve">and </w:delText>
        </w:r>
        <w:r w:rsidR="00F110C1" w:rsidRPr="006E585E">
          <w:rPr>
            <w:color w:val="000000" w:themeColor="text1"/>
          </w:rPr>
          <w:delText xml:space="preserve">circular statistics methods to understand the timing of mortality </w:delText>
        </w:r>
        <w:r w:rsidR="000F5E5D" w:rsidRPr="006E585E">
          <w:rPr>
            <w:color w:val="000000" w:themeColor="text1"/>
          </w:rPr>
          <w:delText xml:space="preserve">minimum and maximum </w:delText>
        </w:r>
        <w:r w:rsidR="00F110C1" w:rsidRPr="006E585E">
          <w:rPr>
            <w:color w:val="000000" w:themeColor="text1"/>
          </w:rPr>
          <w:delText>where seasonality has been identified.</w:delText>
        </w:r>
      </w:del>
    </w:p>
    <w:p w14:paraId="52BC0D7B" w14:textId="5B3342AD" w:rsidR="000210D1" w:rsidRPr="00AC73A1" w:rsidRDefault="004508FE" w:rsidP="00C33FFB">
      <w:pPr>
        <w:spacing w:line="480" w:lineRule="auto"/>
        <w:jc w:val="both"/>
        <w:rPr>
          <w:ins w:id="115" w:author="Parks, Robbie M" w:date="2018-08-21T18:56:00Z"/>
          <w:color w:val="000000" w:themeColor="text1"/>
        </w:rPr>
      </w:pPr>
      <w:ins w:id="116" w:author="Parks, Robbie M" w:date="2018-08-21T18:56:00Z">
        <w:r w:rsidRPr="00AC73A1">
          <w:rPr>
            <w:color w:val="000000" w:themeColor="text1"/>
          </w:rPr>
          <w:t>In this paper,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r w:rsidR="00B34BC1" w:rsidRPr="00AC73A1">
          <w:rPr>
            <w:color w:val="000000" w:themeColor="text1"/>
          </w:rPr>
          <w:t>, to over three decades of national mortality data</w:t>
        </w:r>
        <w:r w:rsidR="00B34BC1">
          <w:rPr>
            <w:color w:val="000000" w:themeColor="text1"/>
          </w:rPr>
          <w:t>. Wavelets</w:t>
        </w:r>
        <w:r w:rsidR="00B34BC1" w:rsidRPr="00AC73A1">
          <w:rPr>
            <w:color w:val="000000" w:themeColor="text1"/>
          </w:rPr>
          <w:t xml:space="preserve"> </w:t>
        </w:r>
        <w:r w:rsidR="000210D1" w:rsidRPr="00AC73A1">
          <w:rPr>
            <w:color w:val="000000" w:themeColor="text1"/>
          </w:rPr>
          <w:t>have been used to study the dynamics of weather phenome</w:t>
        </w:r>
        <w:r w:rsidR="00BF3FD9" w:rsidRPr="00AC73A1">
          <w:rPr>
            <w:color w:val="000000" w:themeColor="text1"/>
          </w:rPr>
          <w:t>na</w:t>
        </w:r>
        <w:r w:rsidR="00FC7D12" w:rsidRPr="00AC73A1">
          <w:rPr>
            <w:color w:val="000000" w:themeColor="text1"/>
          </w:rPr>
          <w:t xml:space="preserve"> </w:t>
        </w:r>
        <w:r w:rsidR="002542D0">
          <w:rPr>
            <w:color w:val="000000" w:themeColor="text1"/>
          </w:rPr>
          <w:fldChar w:fldCharType="begin" w:fldLock="1"/>
        </w:r>
        <w:r w:rsidR="00C950B8">
          <w:rPr>
            <w:color w:val="000000" w:themeColor="text1"/>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002542D0">
          <w:rPr>
            <w:color w:val="000000" w:themeColor="text1"/>
          </w:rPr>
          <w:fldChar w:fldCharType="separate"/>
        </w:r>
        <w:r w:rsidR="002542D0" w:rsidRPr="002542D0">
          <w:rPr>
            <w:noProof/>
            <w:color w:val="000000" w:themeColor="text1"/>
          </w:rPr>
          <w:t>(Moy, Seltzer, Rodbell, &amp; Anderson, 2002)</w:t>
        </w:r>
        <w:r w:rsidR="002542D0">
          <w:rPr>
            <w:color w:val="000000" w:themeColor="text1"/>
          </w:rPr>
          <w:fldChar w:fldCharType="end"/>
        </w:r>
        <w:r w:rsidR="00625BF6">
          <w:rPr>
            <w:color w:val="000000" w:themeColor="text1"/>
          </w:rPr>
          <w:t xml:space="preserve"> </w:t>
        </w:r>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C950B8">
          <w:rPr>
            <w:color w:val="000000" w:themeColor="text1"/>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r w:rsidR="000210D1" w:rsidRPr="00AC73A1">
          <w:rPr>
            <w:color w:val="000000" w:themeColor="text1"/>
          </w:rPr>
          <w:t>.</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minimum and maximum</w:t>
        </w:r>
        <w:r w:rsidR="00A22940">
          <w:rPr>
            <w:color w:val="000000" w:themeColor="text1"/>
          </w:rPr>
          <w:t xml:space="preserve">. In </w:t>
        </w:r>
        <w:r w:rsidR="00025DE6">
          <w:rPr>
            <w:color w:val="000000" w:themeColor="text1"/>
          </w:rPr>
          <w:t>addition,</w:t>
        </w:r>
        <w:r w:rsidR="00A22940">
          <w:rPr>
            <w:color w:val="000000" w:themeColor="text1"/>
          </w:rPr>
          <w:t xml:space="preserve"> we identify how the percentage difference between </w:t>
        </w:r>
        <w:r w:rsidR="00B34BC1">
          <w:rPr>
            <w:color w:val="000000" w:themeColor="text1"/>
          </w:rPr>
          <w:t>death rates</w:t>
        </w:r>
        <w:r w:rsidR="007155A4">
          <w:rPr>
            <w:color w:val="000000" w:themeColor="text1"/>
          </w:rPr>
          <w:t xml:space="preserve"> in </w:t>
        </w:r>
        <w:r w:rsidR="00A22940">
          <w:rPr>
            <w:color w:val="000000" w:themeColor="text1"/>
          </w:rPr>
          <w:t xml:space="preserve">maximum and minimum </w:t>
        </w:r>
        <w:r w:rsidR="00B34BC1">
          <w:rPr>
            <w:color w:val="000000" w:themeColor="text1"/>
          </w:rPr>
          <w:t xml:space="preserve">mortality </w:t>
        </w:r>
        <w:r w:rsidR="009A1BE3">
          <w:rPr>
            <w:color w:val="000000" w:themeColor="text1"/>
          </w:rPr>
          <w:t>months</w:t>
        </w:r>
        <w:r w:rsidR="00A22940">
          <w:rPr>
            <w:color w:val="000000" w:themeColor="text1"/>
          </w:rPr>
          <w:t xml:space="preserve"> has changed </w:t>
        </w:r>
        <w:r w:rsidR="00B34BC1">
          <w:rPr>
            <w:color w:val="000000" w:themeColor="text1"/>
          </w:rPr>
          <w:t>over ti</w:t>
        </w:r>
        <w:r w:rsidR="00833C6C">
          <w:rPr>
            <w:color w:val="000000" w:themeColor="text1"/>
          </w:rPr>
          <w:t>m</w:t>
        </w:r>
        <w:r w:rsidR="00B34BC1">
          <w:rPr>
            <w:color w:val="000000" w:themeColor="text1"/>
          </w:rPr>
          <w:t>e</w:t>
        </w:r>
        <w:r w:rsidR="00A22940">
          <w:rPr>
            <w:color w:val="000000" w:themeColor="text1"/>
          </w:rPr>
          <w:t>.</w:t>
        </w:r>
      </w:ins>
    </w:p>
    <w:p w14:paraId="08A26284" w14:textId="77777777" w:rsidR="004055C0" w:rsidRPr="00DF4A95" w:rsidRDefault="004055C0" w:rsidP="00DF4A95">
      <w:pPr>
        <w:spacing w:line="480" w:lineRule="auto"/>
        <w:jc w:val="both"/>
      </w:pPr>
    </w:p>
    <w:p w14:paraId="4B176582" w14:textId="77777777" w:rsidR="000210D1" w:rsidRPr="00AC73A1" w:rsidRDefault="000210D1" w:rsidP="00C33FFB">
      <w:pPr>
        <w:spacing w:line="480" w:lineRule="auto"/>
        <w:jc w:val="both"/>
        <w:rPr>
          <w:b/>
          <w:rPrChange w:id="117" w:author="Parks, Robbie M" w:date="2018-08-21T18:56:00Z">
            <w:rPr>
              <w:rFonts w:ascii="Times New Roman" w:hAnsi="Times New Roman"/>
              <w:b/>
              <w:sz w:val="24"/>
            </w:rPr>
          </w:rPrChange>
        </w:rPr>
        <w:pPrChange w:id="118" w:author="Parks, Robbie M" w:date="2018-08-21T18:56:00Z">
          <w:pPr>
            <w:spacing w:after="0" w:line="480" w:lineRule="auto"/>
            <w:jc w:val="both"/>
          </w:pPr>
        </w:pPrChange>
      </w:pPr>
      <w:r w:rsidRPr="00AC73A1">
        <w:rPr>
          <w:b/>
          <w:rPrChange w:id="119" w:author="Parks, Robbie M" w:date="2018-08-21T18:56:00Z">
            <w:rPr>
              <w:rFonts w:ascii="Times New Roman" w:hAnsi="Times New Roman"/>
              <w:b/>
              <w:sz w:val="24"/>
            </w:rPr>
          </w:rPrChange>
        </w:rPr>
        <w:t>Results</w:t>
      </w:r>
    </w:p>
    <w:p w14:paraId="74A1E353" w14:textId="777CB5E7" w:rsidR="007846F4" w:rsidRDefault="007846F4" w:rsidP="00C33FFB">
      <w:pPr>
        <w:spacing w:line="480" w:lineRule="auto"/>
        <w:jc w:val="both"/>
        <w:rPr>
          <w:ins w:id="120" w:author="Parks, Robbie M" w:date="2018-08-21T18:56:00Z"/>
          <w:color w:val="000000" w:themeColor="text1"/>
        </w:rPr>
      </w:pPr>
      <w:ins w:id="121" w:author="Parks, Robbie M" w:date="2018-08-21T18:56:00Z">
        <w:r>
          <w:rPr>
            <w:color w:val="000000" w:themeColor="text1"/>
          </w:rPr>
          <w:t>Table 1 presents number of deaths by cause of death and sex.</w:t>
        </w:r>
        <w:r w:rsidRPr="00AC73A1">
          <w:rPr>
            <w:color w:val="000000" w:themeColor="text1"/>
          </w:rPr>
          <w:t xml:space="preserve"> </w:t>
        </w:r>
        <w:r w:rsidR="00125763">
          <w:rPr>
            <w:color w:val="000000" w:themeColor="text1"/>
          </w:rPr>
          <w:t xml:space="preserve">Deaths from </w:t>
        </w:r>
        <w:r w:rsidR="009978A5">
          <w:rPr>
            <w:color w:val="000000" w:themeColor="text1"/>
          </w:rPr>
          <w:t xml:space="preserve">cardiorespiratory </w:t>
        </w:r>
        <w:r w:rsidR="00DE001B">
          <w:rPr>
            <w:color w:val="000000" w:themeColor="text1"/>
          </w:rPr>
          <w:t>diseases</w:t>
        </w:r>
        <w:r w:rsidR="009978A5">
          <w:rPr>
            <w:color w:val="000000" w:themeColor="text1"/>
          </w:rPr>
          <w:t xml:space="preserve"> make up nearly half of all deaths</w:t>
        </w:r>
        <w:r w:rsidR="007C221D">
          <w:rPr>
            <w:color w:val="000000" w:themeColor="text1"/>
          </w:rPr>
          <w:t xml:space="preserve"> (48.1%)</w:t>
        </w:r>
        <w:r w:rsidR="009978A5">
          <w:rPr>
            <w:color w:val="000000" w:themeColor="text1"/>
          </w:rPr>
          <w:t xml:space="preserve">, with </w:t>
        </w:r>
        <w:r w:rsidR="00B26F9B">
          <w:rPr>
            <w:color w:val="000000" w:themeColor="text1"/>
          </w:rPr>
          <w:t>most</w:t>
        </w:r>
        <w:r w:rsidR="009978A5">
          <w:rPr>
            <w:color w:val="000000" w:themeColor="text1"/>
          </w:rPr>
          <w:t xml:space="preserve"> </w:t>
        </w:r>
        <w:r w:rsidR="00A14627">
          <w:rPr>
            <w:color w:val="000000" w:themeColor="text1"/>
          </w:rPr>
          <w:t xml:space="preserve">deaths from </w:t>
        </w:r>
        <w:r w:rsidR="009978A5">
          <w:rPr>
            <w:color w:val="000000" w:themeColor="text1"/>
          </w:rPr>
          <w:t xml:space="preserve">cardiovascular </w:t>
        </w:r>
        <w:r w:rsidR="00A14627">
          <w:rPr>
            <w:color w:val="000000" w:themeColor="text1"/>
          </w:rPr>
          <w:t>disease</w:t>
        </w:r>
        <w:r w:rsidR="00D50F7E">
          <w:rPr>
            <w:color w:val="000000" w:themeColor="text1"/>
          </w:rPr>
          <w:t>s</w:t>
        </w:r>
        <w:r w:rsidR="009978A5">
          <w:rPr>
            <w:color w:val="000000" w:themeColor="text1"/>
          </w:rPr>
          <w:t xml:space="preserve">. </w:t>
        </w:r>
        <w:r w:rsidR="00030756">
          <w:rPr>
            <w:color w:val="000000" w:themeColor="text1"/>
          </w:rPr>
          <w:t>Next highest during</w:t>
        </w:r>
        <w:r w:rsidR="002E757A">
          <w:rPr>
            <w:color w:val="000000" w:themeColor="text1"/>
          </w:rPr>
          <w:t xml:space="preserve"> the study period were </w:t>
        </w:r>
        <w:r w:rsidR="00030756">
          <w:rPr>
            <w:color w:val="000000" w:themeColor="text1"/>
          </w:rPr>
          <w:t xml:space="preserve">deaths </w:t>
        </w:r>
        <w:r w:rsidR="002E757A">
          <w:rPr>
            <w:color w:val="000000" w:themeColor="text1"/>
          </w:rPr>
          <w:t>from cancer</w:t>
        </w:r>
        <w:r w:rsidR="00155EAD">
          <w:rPr>
            <w:color w:val="000000" w:themeColor="text1"/>
          </w:rPr>
          <w:t>s</w:t>
        </w:r>
        <w:r w:rsidR="00030756">
          <w:rPr>
            <w:color w:val="000000" w:themeColor="text1"/>
          </w:rPr>
          <w:t xml:space="preserve"> (23.2%)</w:t>
        </w:r>
        <w:r w:rsidR="002E757A">
          <w:rPr>
            <w:color w:val="000000" w:themeColor="text1"/>
          </w:rPr>
          <w:t xml:space="preserve">, </w:t>
        </w:r>
        <w:r w:rsidR="00EB3FE7">
          <w:rPr>
            <w:color w:val="000000" w:themeColor="text1"/>
          </w:rPr>
          <w:t>followed by injuries</w:t>
        </w:r>
        <w:r w:rsidR="00A14627">
          <w:rPr>
            <w:color w:val="000000" w:themeColor="text1"/>
          </w:rPr>
          <w:t xml:space="preserve"> (6.8%)</w:t>
        </w:r>
        <w:r w:rsidR="00030756">
          <w:rPr>
            <w:color w:val="000000" w:themeColor="text1"/>
          </w:rPr>
          <w:t>,</w:t>
        </w:r>
        <w:r w:rsidR="001D2724">
          <w:rPr>
            <w:color w:val="000000" w:themeColor="text1"/>
          </w:rPr>
          <w:t xml:space="preserve"> with</w:t>
        </w:r>
        <w:r w:rsidR="00030756">
          <w:rPr>
            <w:color w:val="000000" w:themeColor="text1"/>
          </w:rPr>
          <w:t xml:space="preserve"> two thirds of those being</w:t>
        </w:r>
        <w:r w:rsidR="00D50F7E">
          <w:rPr>
            <w:color w:val="000000" w:themeColor="text1"/>
          </w:rPr>
          <w:t xml:space="preserve"> from</w:t>
        </w:r>
        <w:r w:rsidR="00030756">
          <w:rPr>
            <w:color w:val="000000" w:themeColor="text1"/>
          </w:rPr>
          <w:t xml:space="preserve"> unintentional</w:t>
        </w:r>
        <w:r w:rsidR="00D50F7E">
          <w:rPr>
            <w:color w:val="000000" w:themeColor="text1"/>
          </w:rPr>
          <w:t xml:space="preserve"> injuries</w:t>
        </w:r>
        <w:r w:rsidR="00030756">
          <w:rPr>
            <w:color w:val="000000" w:themeColor="text1"/>
          </w:rPr>
          <w:t>.</w:t>
        </w:r>
      </w:ins>
    </w:p>
    <w:p w14:paraId="7ABBCA33" w14:textId="77777777" w:rsidR="007846F4" w:rsidRDefault="007846F4" w:rsidP="00C33FFB">
      <w:pPr>
        <w:spacing w:line="480" w:lineRule="auto"/>
        <w:jc w:val="both"/>
        <w:rPr>
          <w:ins w:id="122" w:author="Parks, Robbie M" w:date="2018-08-21T18:56:00Z"/>
          <w:color w:val="000000" w:themeColor="text1"/>
        </w:rPr>
      </w:pPr>
    </w:p>
    <w:p w14:paraId="5B9DF667" w14:textId="26BB0B2D" w:rsidR="000210D1" w:rsidRPr="00AC73A1" w:rsidRDefault="000210D1" w:rsidP="00DF4A95">
      <w:pPr>
        <w:spacing w:line="480" w:lineRule="auto"/>
        <w:jc w:val="both"/>
        <w:rPr>
          <w:rPrChange w:id="123" w:author="Parks, Robbie M" w:date="2018-08-21T18:56:00Z">
            <w:rPr>
              <w:rFonts w:ascii="Times New Roman" w:hAnsi="Times New Roman"/>
              <w:sz w:val="24"/>
            </w:rPr>
          </w:rPrChange>
        </w:rPr>
      </w:pPr>
      <w:r w:rsidRPr="00DF4A95">
        <w:t>All-cause mortality</w:t>
      </w:r>
      <w:r w:rsidR="00421068" w:rsidRPr="00DF4A95">
        <w:t xml:space="preserve"> in males</w:t>
      </w:r>
      <w:r w:rsidRPr="00DF4A95">
        <w:t xml:space="preserve"> had a </w:t>
      </w:r>
      <w:del w:id="124" w:author="Parks, Robbie M" w:date="2018-08-21T18:56:00Z">
        <w:r w:rsidRPr="006E585E">
          <w:delText xml:space="preserve">statistically significant </w:delText>
        </w:r>
      </w:del>
      <w:r w:rsidRPr="00DF4A95">
        <w:t>12-month seasonality in all age groups</w:t>
      </w:r>
      <w:r w:rsidR="00421068" w:rsidRPr="00DF4A95">
        <w:t>,</w:t>
      </w:r>
      <w:r w:rsidRPr="00DF4A95">
        <w:t xml:space="preserve"> except </w:t>
      </w:r>
      <w:del w:id="125" w:author="Parks, Robbie M" w:date="2018-08-21T18:56:00Z">
        <w:r w:rsidRPr="006E585E">
          <w:delText xml:space="preserve">in </w:delText>
        </w:r>
        <w:r w:rsidR="00B91368" w:rsidRPr="006E585E">
          <w:delText>those aged</w:delText>
        </w:r>
      </w:del>
      <w:ins w:id="126" w:author="Parks, Robbie M" w:date="2018-08-21T18:56:00Z">
        <w:r w:rsidR="00E72ED4" w:rsidRPr="00AC73A1">
          <w:t>age</w:t>
        </w:r>
        <w:r w:rsidR="00E72ED4">
          <w:t>s</w:t>
        </w:r>
      </w:ins>
      <w:r w:rsidR="00E72ED4" w:rsidRPr="00DF4A95">
        <w:t xml:space="preserve"> </w:t>
      </w:r>
      <w:r w:rsidRPr="00DF4A95">
        <w:t xml:space="preserve">35-44 years, </w:t>
      </w:r>
      <w:r w:rsidR="00B91368" w:rsidRPr="00DF4A95">
        <w:t xml:space="preserve">for whom there was </w:t>
      </w:r>
      <w:del w:id="127" w:author="Parks, Robbie M" w:date="2018-08-21T18:56:00Z">
        <w:r w:rsidRPr="006E585E">
          <w:delText xml:space="preserve">statistically significant </w:delText>
        </w:r>
      </w:del>
      <w:r w:rsidRPr="00DF4A95">
        <w:t xml:space="preserve">periodicity at 6 months (Figure </w:t>
      </w:r>
      <w:r w:rsidR="00481ADE" w:rsidRPr="00DF4A95">
        <w:t>2</w:t>
      </w:r>
      <w:r w:rsidRPr="00DF4A95">
        <w:t xml:space="preserve">). In females, there was </w:t>
      </w:r>
      <w:del w:id="128" w:author="Parks, Robbie M" w:date="2018-08-21T18:56:00Z">
        <w:r w:rsidRPr="006E585E">
          <w:delText xml:space="preserve">significant </w:delText>
        </w:r>
      </w:del>
      <w:r w:rsidRPr="00DF4A95">
        <w:t xml:space="preserve">12-month seasonality in </w:t>
      </w:r>
      <w:r w:rsidR="005D22AA" w:rsidRPr="00DF4A95">
        <w:t>all groups</w:t>
      </w:r>
      <w:r w:rsidRPr="00DF4A95">
        <w:t xml:space="preserve"> </w:t>
      </w:r>
      <w:r w:rsidR="002648C8" w:rsidRPr="00AC73A1">
        <w:rPr>
          <w:rPrChange w:id="129" w:author="Parks, Robbie M" w:date="2018-08-21T18:56:00Z">
            <w:rPr>
              <w:rFonts w:ascii="Times New Roman" w:hAnsi="Times New Roman"/>
              <w:sz w:val="24"/>
            </w:rPr>
          </w:rPrChange>
        </w:rPr>
        <w:t>except</w:t>
      </w:r>
      <w:r w:rsidR="002662B1" w:rsidRPr="00AC73A1">
        <w:rPr>
          <w:rPrChange w:id="130" w:author="Parks, Robbie M" w:date="2018-08-21T18:56:00Z">
            <w:rPr>
              <w:rFonts w:ascii="Times New Roman" w:hAnsi="Times New Roman"/>
              <w:sz w:val="24"/>
            </w:rPr>
          </w:rPrChange>
        </w:rPr>
        <w:t xml:space="preserve"> </w:t>
      </w:r>
      <w:r w:rsidR="00565836">
        <w:rPr>
          <w:rPrChange w:id="131" w:author="Parks, Robbie M" w:date="2018-08-21T18:56:00Z">
            <w:rPr>
              <w:rFonts w:ascii="Times New Roman" w:hAnsi="Times New Roman"/>
              <w:sz w:val="24"/>
            </w:rPr>
          </w:rPrChange>
        </w:rPr>
        <w:t>5-14 and 25-</w:t>
      </w:r>
      <w:del w:id="132" w:author="Parks, Robbie M" w:date="2018-08-21T18:56:00Z">
        <w:r w:rsidR="001A0CB6" w:rsidRPr="006E585E">
          <w:delText>35</w:delText>
        </w:r>
      </w:del>
      <w:ins w:id="133" w:author="Parks, Robbie M" w:date="2018-08-21T18:56:00Z">
        <w:r w:rsidR="00565836">
          <w:t>34</w:t>
        </w:r>
      </w:ins>
      <w:r w:rsidR="001A0CB6" w:rsidRPr="00DF4A95">
        <w:t xml:space="preserve"> years</w:t>
      </w:r>
      <w:r w:rsidR="00C30533" w:rsidRPr="00DF4A95">
        <w:t xml:space="preserve"> (</w:t>
      </w:r>
      <w:ins w:id="134" w:author="Parks, Robbie M" w:date="2018-08-21T18:56:00Z">
        <w:r w:rsidR="00C808A2">
          <w:t>p-value</w:t>
        </w:r>
        <w:r w:rsidR="006B7721">
          <w:t>s</w:t>
        </w:r>
        <w:r w:rsidR="00BB7524">
          <w:t>=</w:t>
        </w:r>
        <w:r w:rsidR="002C7541">
          <w:t>0.2</w:t>
        </w:r>
        <w:r w:rsidR="00BB1F78">
          <w:t>1</w:t>
        </w:r>
        <w:r w:rsidR="002C7541">
          <w:t xml:space="preserve"> and </w:t>
        </w:r>
        <w:r w:rsidR="00BB1F78">
          <w:t>0.25</w:t>
        </w:r>
        <w:r w:rsidR="004A68C3">
          <w:t>, respectively</w:t>
        </w:r>
        <w:r w:rsidR="00C30533">
          <w:t>)</w:t>
        </w:r>
        <w:r w:rsidR="00481ADE">
          <w:t xml:space="preserve"> (</w:t>
        </w:r>
      </w:ins>
      <w:r w:rsidR="00481ADE" w:rsidRPr="00DF4A95">
        <w:t xml:space="preserve">Figure </w:t>
      </w:r>
      <w:del w:id="135" w:author="Parks, Robbie M" w:date="2018-08-21T18:56:00Z">
        <w:r w:rsidR="00040FE5" w:rsidRPr="006E585E">
          <w:delText>2</w:delText>
        </w:r>
      </w:del>
      <w:ins w:id="136" w:author="Parks, Robbie M" w:date="2018-08-21T18:56:00Z">
        <w:r w:rsidR="00481ADE">
          <w:t>3</w:t>
        </w:r>
      </w:ins>
      <w:r w:rsidR="001B4615" w:rsidRPr="00DF4A95">
        <w:t>)</w:t>
      </w:r>
      <w:r w:rsidRPr="00DF4A95">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AC73A1" w:rsidRDefault="00B91368" w:rsidP="00C33FFB">
      <w:pPr>
        <w:spacing w:line="480" w:lineRule="auto"/>
        <w:jc w:val="both"/>
        <w:rPr>
          <w:rPrChange w:id="137" w:author="Parks, Robbie M" w:date="2018-08-21T18:56:00Z">
            <w:rPr>
              <w:rFonts w:ascii="Times New Roman" w:hAnsi="Times New Roman"/>
              <w:sz w:val="24"/>
            </w:rPr>
          </w:rPrChange>
        </w:rPr>
        <w:pPrChange w:id="138" w:author="Parks, Robbie M" w:date="2018-08-21T18:56:00Z">
          <w:pPr>
            <w:spacing w:after="0" w:line="480" w:lineRule="auto"/>
            <w:jc w:val="both"/>
          </w:pPr>
        </w:pPrChange>
      </w:pPr>
    </w:p>
    <w:p w14:paraId="61D70D0D" w14:textId="1A47D83F" w:rsidR="005872FC" w:rsidRPr="00DF4A95" w:rsidRDefault="005902F2" w:rsidP="00365ECB">
      <w:pPr>
        <w:spacing w:line="480" w:lineRule="auto"/>
        <w:jc w:val="both"/>
        <w:pPrChange w:id="139" w:author="Parks, Robbie M" w:date="2018-08-21T18:56:00Z">
          <w:pPr>
            <w:spacing w:after="0" w:line="480" w:lineRule="auto"/>
            <w:jc w:val="both"/>
          </w:pPr>
        </w:pPrChange>
      </w:pPr>
      <w:del w:id="140" w:author="Parks, Robbie M" w:date="2018-08-21T18:56:00Z">
        <w:r w:rsidRPr="006E585E">
          <w:delText>M</w:delText>
        </w:r>
        <w:r w:rsidR="0029208D" w:rsidRPr="006E585E">
          <w:delText>ortality</w:delText>
        </w:r>
      </w:del>
      <w:ins w:id="141" w:author="Parks, Robbie M" w:date="2018-08-21T18:56:00Z">
        <w:r w:rsidR="0027631A">
          <w:t>Deaths</w:t>
        </w:r>
      </w:ins>
      <w:r w:rsidR="0027631A" w:rsidRPr="00DF4A95">
        <w:t xml:space="preserve"> </w:t>
      </w:r>
      <w:r w:rsidR="0029208D" w:rsidRPr="00DF4A95">
        <w:t xml:space="preserve">from all </w:t>
      </w:r>
      <w:del w:id="142" w:author="Parks, Robbie M" w:date="2018-08-21T18:56:00Z">
        <w:r w:rsidR="0029208D" w:rsidRPr="006E585E">
          <w:delText>four cause</w:delText>
        </w:r>
        <w:r w:rsidRPr="006E585E">
          <w:delText xml:space="preserve"> groups </w:delText>
        </w:r>
        <w:r w:rsidR="0029208D" w:rsidRPr="006E585E">
          <w:delText>was</w:delText>
        </w:r>
        <w:r w:rsidRPr="006E585E">
          <w:delText xml:space="preserve"> </w:delText>
        </w:r>
      </w:del>
      <w:ins w:id="143" w:author="Parks, Robbie M" w:date="2018-08-21T18:56:00Z">
        <w:r w:rsidR="0029208D" w:rsidRPr="00AC73A1">
          <w:t>cause</w:t>
        </w:r>
        <w:r w:rsidR="00D211A0">
          <w:t xml:space="preserve">s </w:t>
        </w:r>
        <w:r w:rsidR="00AB2FE3">
          <w:t xml:space="preserve">of death </w:t>
        </w:r>
        <w:r w:rsidR="0027631A" w:rsidRPr="00AC73A1">
          <w:t>w</w:t>
        </w:r>
        <w:r w:rsidR="0027631A">
          <w:t>ere</w:t>
        </w:r>
        <w:r w:rsidR="0027631A" w:rsidRPr="00AC73A1">
          <w:t xml:space="preserve"> </w:t>
        </w:r>
      </w:ins>
      <w:r w:rsidRPr="00DF4A95">
        <w:t xml:space="preserve">seasonal </w:t>
      </w:r>
      <w:ins w:id="144" w:author="Parks, Robbie M" w:date="2018-08-21T18:56:00Z">
        <w:r w:rsidR="0072097F">
          <w:t>in older adults (</w:t>
        </w:r>
      </w:ins>
      <w:r w:rsidR="0072097F" w:rsidRPr="00DF4A95">
        <w:t xml:space="preserve">above </w:t>
      </w:r>
      <w:ins w:id="145" w:author="Parks, Robbie M" w:date="2018-08-21T18:56:00Z">
        <w:r w:rsidR="0072097F">
          <w:t xml:space="preserve">65 or </w:t>
        </w:r>
      </w:ins>
      <w:r w:rsidR="0072097F" w:rsidRPr="00DF4A95">
        <w:t xml:space="preserve">75 years </w:t>
      </w:r>
      <w:del w:id="146" w:author="Parks, Robbie M" w:date="2018-08-21T18:56:00Z">
        <w:r w:rsidRPr="006E585E">
          <w:delText xml:space="preserve">of age (Figure </w:delText>
        </w:r>
      </w:del>
      <w:ins w:id="147" w:author="Parks, Robbie M" w:date="2018-08-21T18:56:00Z">
        <w:r w:rsidR="0072097F">
          <w:t>depending on cause</w:t>
        </w:r>
        <w:r w:rsidR="00E819F1">
          <w:t xml:space="preserve">, </w:t>
        </w:r>
        <w:r w:rsidR="00C808A2">
          <w:t>p-value</w:t>
        </w:r>
        <w:r w:rsidR="006277F6">
          <w:t>s&lt;</w:t>
        </w:r>
        <w:r w:rsidR="00C134EC">
          <w:t>0.0</w:t>
        </w:r>
        <w:r w:rsidR="0043757C">
          <w:t>6</w:t>
        </w:r>
        <w:r w:rsidR="0072097F">
          <w:t>)</w:t>
        </w:r>
        <w:r w:rsidR="0072097F" w:rsidRPr="00AC73A1">
          <w:t xml:space="preserve"> </w:t>
        </w:r>
        <w:r w:rsidRPr="00AC73A1">
          <w:t>(Figure</w:t>
        </w:r>
        <w:r w:rsidR="00FE53E0">
          <w:t>s</w:t>
        </w:r>
        <w:r w:rsidRPr="00AC73A1">
          <w:t xml:space="preserve"> </w:t>
        </w:r>
      </w:ins>
      <w:r w:rsidR="006D61DA" w:rsidRPr="00DF4A95">
        <w:t>2</w:t>
      </w:r>
      <w:del w:id="148" w:author="Parks, Robbie M" w:date="2018-08-21T18:56:00Z">
        <w:r w:rsidRPr="006E585E">
          <w:delText xml:space="preserve">). </w:delText>
        </w:r>
        <w:r w:rsidR="00B91368" w:rsidRPr="006E585E">
          <w:delText xml:space="preserve">Seasonality in cancer deaths only appeared after </w:delText>
        </w:r>
        <w:r w:rsidR="00DA6C08" w:rsidRPr="006E585E">
          <w:delText>5</w:delText>
        </w:r>
        <w:r w:rsidR="00B91368" w:rsidRPr="006E585E">
          <w:delText>5 years of age, whereas deaths</w:delText>
        </w:r>
      </w:del>
      <w:ins w:id="149" w:author="Parks, Robbie M" w:date="2018-08-21T18:56:00Z">
        <w:r w:rsidR="006D61DA">
          <w:t>-</w:t>
        </w:r>
        <w:r w:rsidR="00FE53E0">
          <w:t xml:space="preserve">11 </w:t>
        </w:r>
        <w:r w:rsidR="00404DA8">
          <w:t xml:space="preserve">and </w:t>
        </w:r>
        <w:r w:rsidR="00FE53E0">
          <w:t>respective figure supplements</w:t>
        </w:r>
        <w:r w:rsidRPr="00AC73A1">
          <w:t>)</w:t>
        </w:r>
        <w:r w:rsidR="00F84E39">
          <w:t xml:space="preserve">, </w:t>
        </w:r>
        <w:r w:rsidR="00A137B9">
          <w:t>except for</w:t>
        </w:r>
        <w:r w:rsidR="00F91740">
          <w:t xml:space="preserve"> intentional injuries</w:t>
        </w:r>
        <w:r w:rsidR="0008287A">
          <w:t xml:space="preserve"> and substance use disorders</w:t>
        </w:r>
        <w:r w:rsidR="00534D44">
          <w:t xml:space="preserve">. </w:t>
        </w:r>
        <w:r w:rsidR="005861BC">
          <w:t>D</w:t>
        </w:r>
        <w:r w:rsidR="00B91368" w:rsidRPr="00AC73A1">
          <w:t>eaths</w:t>
        </w:r>
      </w:ins>
      <w:r w:rsidR="00B91368" w:rsidRPr="00DF4A95">
        <w:t xml:space="preserve"> from cardio</w:t>
      </w:r>
      <w:r w:rsidR="0029208D" w:rsidRPr="00DF4A95">
        <w:t>respiratory</w:t>
      </w:r>
      <w:r w:rsidR="00B91368" w:rsidRPr="00DF4A95">
        <w:t xml:space="preserve"> </w:t>
      </w:r>
      <w:del w:id="150" w:author="Parks, Robbie M" w:date="2018-08-21T18:56:00Z">
        <w:r w:rsidR="00B91368" w:rsidRPr="006E585E">
          <w:delText>causes</w:delText>
        </w:r>
      </w:del>
      <w:ins w:id="151" w:author="Parks, Robbie M" w:date="2018-08-21T18:56:00Z">
        <w:r w:rsidR="00DE001B">
          <w:t>diseases</w:t>
        </w:r>
        <w:r w:rsidR="00AB2FE3">
          <w:t>,</w:t>
        </w:r>
        <w:r w:rsidR="005861BC">
          <w:t xml:space="preserve"> and </w:t>
        </w:r>
        <w:r w:rsidR="00AB2FE3">
          <w:t xml:space="preserve">within it </w:t>
        </w:r>
        <w:r w:rsidR="005861BC">
          <w:t>respiratory infections</w:t>
        </w:r>
        <w:r w:rsidR="00AB2FE3">
          <w:t>,</w:t>
        </w:r>
      </w:ins>
      <w:r w:rsidR="00B91368" w:rsidRPr="00DF4A95">
        <w:t xml:space="preserve"> exhibited </w:t>
      </w:r>
      <w:del w:id="152" w:author="Parks, Robbie M" w:date="2018-08-21T18:56:00Z">
        <w:r w:rsidR="00B91368" w:rsidRPr="006E585E">
          <w:delText xml:space="preserve">statistically significant </w:delText>
        </w:r>
      </w:del>
      <w:r w:rsidR="00B91368" w:rsidRPr="00DF4A95">
        <w:t xml:space="preserve">seasonality </w:t>
      </w:r>
      <w:r w:rsidR="0029208D" w:rsidRPr="00DF4A95">
        <w:t>throughout the life-course</w:t>
      </w:r>
      <w:del w:id="153" w:author="Parks, Robbie M" w:date="2018-08-21T18:56:00Z">
        <w:r w:rsidR="00F56EE5" w:rsidRPr="006E585E">
          <w:delText>.</w:delText>
        </w:r>
      </w:del>
      <w:ins w:id="154" w:author="Parks, Robbie M" w:date="2018-08-21T18:56:00Z">
        <w:r w:rsidR="00A62F97">
          <w:t xml:space="preserve"> (p-values&lt;0.06</w:t>
        </w:r>
        <w:r w:rsidR="00BC4DF1">
          <w:t>)</w:t>
        </w:r>
        <w:r w:rsidR="00F571CA">
          <w:t xml:space="preserve"> except for </w:t>
        </w:r>
        <w:r w:rsidR="00BB7524">
          <w:t>males</w:t>
        </w:r>
        <w:r w:rsidR="00F571CA">
          <w:t xml:space="preserve"> aged 5-</w:t>
        </w:r>
        <w:r w:rsidR="00BB7524">
          <w:t>2</w:t>
        </w:r>
        <w:r w:rsidR="00F571CA">
          <w:t>4</w:t>
        </w:r>
        <w:r w:rsidR="00BB7524">
          <w:t xml:space="preserve"> years and females aged 15-24 years</w:t>
        </w:r>
        <w:r w:rsidR="00F571CA">
          <w:t xml:space="preserve"> (</w:t>
        </w:r>
        <w:r w:rsidR="00C808A2">
          <w:t>p-value</w:t>
        </w:r>
        <w:r w:rsidR="00BB7524">
          <w:t>s&gt;</w:t>
        </w:r>
        <w:r w:rsidR="00F571CA">
          <w:t>0.11)</w:t>
        </w:r>
        <w:r w:rsidR="00F56EE5" w:rsidRPr="00AC73A1">
          <w:t>.</w:t>
        </w:r>
      </w:ins>
      <w:r w:rsidR="00F56EE5" w:rsidRPr="00DF4A95">
        <w:t xml:space="preserve"> </w:t>
      </w:r>
      <w:r w:rsidR="004C1040" w:rsidRPr="00DF4A95">
        <w:t>In addition to older ages,</w:t>
      </w:r>
      <w:r w:rsidR="00B91368" w:rsidRPr="00DF4A95">
        <w:t xml:space="preserve"> </w:t>
      </w:r>
      <w:del w:id="155" w:author="Parks, Robbie M" w:date="2018-08-21T18:56:00Z">
        <w:r w:rsidR="004C1040" w:rsidRPr="006E585E">
          <w:delText>i</w:delText>
        </w:r>
        <w:r w:rsidRPr="006E585E">
          <w:delText>njuries</w:delText>
        </w:r>
      </w:del>
      <w:ins w:id="156" w:author="Parks, Robbie M" w:date="2018-08-21T18:56:00Z">
        <w:r w:rsidR="0027631A" w:rsidRPr="00AC73A1">
          <w:t>injur</w:t>
        </w:r>
        <w:r w:rsidR="0027631A">
          <w:t>y deaths</w:t>
        </w:r>
      </w:ins>
      <w:r w:rsidR="0027631A" w:rsidRPr="00DF4A95">
        <w:t xml:space="preserve"> </w:t>
      </w:r>
      <w:r w:rsidRPr="00DF4A95">
        <w:t xml:space="preserve">were </w:t>
      </w:r>
      <w:del w:id="157" w:author="Parks, Robbie M" w:date="2018-08-21T18:56:00Z">
        <w:r w:rsidR="004C1040" w:rsidRPr="006E585E">
          <w:delText xml:space="preserve">also </w:delText>
        </w:r>
      </w:del>
      <w:r w:rsidRPr="00DF4A95">
        <w:t xml:space="preserve">seasonal from childhood through </w:t>
      </w:r>
      <w:r w:rsidR="00A01E9E" w:rsidRPr="00DF4A95">
        <w:t>4</w:t>
      </w:r>
      <w:r w:rsidRPr="00DF4A95">
        <w:t xml:space="preserve">4 years in women and </w:t>
      </w:r>
      <w:ins w:id="158" w:author="Parks, Robbie M" w:date="2018-08-21T18:56:00Z">
        <w:r w:rsidR="0016500A">
          <w:t xml:space="preserve">through </w:t>
        </w:r>
      </w:ins>
      <w:r w:rsidR="00A01E9E" w:rsidRPr="00DF4A95">
        <w:t>6</w:t>
      </w:r>
      <w:r w:rsidRPr="00DF4A95">
        <w:t>4 years in men</w:t>
      </w:r>
      <w:del w:id="159" w:author="Parks, Robbie M" w:date="2018-08-21T18:56:00Z">
        <w:r w:rsidRPr="006E585E">
          <w:delText>.</w:delText>
        </w:r>
      </w:del>
      <w:ins w:id="160" w:author="Parks, Robbie M" w:date="2018-08-21T18:56:00Z">
        <w:r w:rsidR="00ED7523">
          <w:t xml:space="preserve"> (</w:t>
        </w:r>
        <w:r w:rsidR="00C808A2">
          <w:t>p-value</w:t>
        </w:r>
        <w:r w:rsidR="00ED7523">
          <w:t>s</w:t>
        </w:r>
        <w:r w:rsidR="00872432">
          <w:t>&lt;0.09</w:t>
        </w:r>
        <w:r w:rsidR="00006DCD">
          <w:t>)</w:t>
        </w:r>
        <w:r w:rsidRPr="00AC73A1">
          <w:t>.</w:t>
        </w:r>
        <w:r w:rsidR="00E228F7">
          <w:t xml:space="preserve"> </w:t>
        </w:r>
        <w:r w:rsidR="009D7307">
          <w:t>U</w:t>
        </w:r>
        <w:r w:rsidR="00D72846">
          <w:t>nintentional injuries drove</w:t>
        </w:r>
        <w:r w:rsidR="00F064A9">
          <w:t xml:space="preserve"> the seasonality</w:t>
        </w:r>
        <w:r w:rsidR="00365ECB">
          <w:t xml:space="preserve"> of injury deaths</w:t>
        </w:r>
        <w:r w:rsidR="00F064A9">
          <w:t xml:space="preserve"> for females, </w:t>
        </w:r>
        <w:r w:rsidR="00EA7170">
          <w:t>whereas</w:t>
        </w:r>
        <w:r w:rsidR="00BB30BA">
          <w:t xml:space="preserve"> </w:t>
        </w:r>
        <w:r w:rsidR="00EA7170">
          <w:t>b</w:t>
        </w:r>
        <w:r w:rsidR="00263A68">
          <w:t xml:space="preserve">oth unintentional and </w:t>
        </w:r>
        <w:r w:rsidR="00D7104C">
          <w:t xml:space="preserve">intentional injuries </w:t>
        </w:r>
        <w:r w:rsidR="00EA7170">
          <w:t xml:space="preserve">were seasonal in </w:t>
        </w:r>
        <w:r w:rsidR="00172987">
          <w:t>males</w:t>
        </w:r>
        <w:r w:rsidR="0027631A">
          <w:t xml:space="preserve"> in most ages</w:t>
        </w:r>
        <w:r w:rsidR="00A11860">
          <w:t xml:space="preserve">, </w:t>
        </w:r>
        <w:r w:rsidR="00EA7170">
          <w:t xml:space="preserve">with the exception of </w:t>
        </w:r>
        <w:r w:rsidR="00A11860">
          <w:t xml:space="preserve">below 15 years and </w:t>
        </w:r>
        <w:r w:rsidR="00EA7170">
          <w:t xml:space="preserve">above </w:t>
        </w:r>
        <w:r w:rsidR="00A11860">
          <w:t>85</w:t>
        </w:r>
        <w:r w:rsidR="00EA7170">
          <w:t xml:space="preserve"> years</w:t>
        </w:r>
        <w:r w:rsidR="009D7307">
          <w:t xml:space="preserve"> </w:t>
        </w:r>
        <w:r w:rsidR="0027631A">
          <w:t xml:space="preserve">when intentional injuries were not seasonal </w:t>
        </w:r>
        <w:r w:rsidR="009D7307">
          <w:t>(</w:t>
        </w:r>
        <w:r w:rsidR="0070334E">
          <w:t>Figure 8-figure supplement 1</w:t>
        </w:r>
        <w:r w:rsidR="009D7307" w:rsidRPr="00996AD4">
          <w:t>)</w:t>
        </w:r>
        <w:r w:rsidR="00D7104C">
          <w:t>.</w:t>
        </w:r>
        <w:r w:rsidR="00365ECB">
          <w:t xml:space="preserve"> </w:t>
        </w:r>
        <w:r w:rsidR="00BB7524">
          <w:t>Consistent s</w:t>
        </w:r>
        <w:r w:rsidR="00BB7524" w:rsidRPr="00AC73A1">
          <w:t xml:space="preserve">easonality </w:t>
        </w:r>
        <w:r w:rsidR="00906223" w:rsidRPr="00AC73A1">
          <w:t xml:space="preserve">in cancer deaths </w:t>
        </w:r>
        <w:r w:rsidR="009F2DEE">
          <w:t xml:space="preserve">(Figures 3 and 4) </w:t>
        </w:r>
        <w:r w:rsidR="00906223" w:rsidRPr="00AC73A1">
          <w:t xml:space="preserve">only appeared after </w:t>
        </w:r>
        <w:r w:rsidR="00761F77">
          <w:t>5</w:t>
        </w:r>
        <w:r w:rsidR="00906223" w:rsidRPr="00AC73A1">
          <w:t>5 years of age</w:t>
        </w:r>
        <w:r w:rsidR="00761F77">
          <w:t xml:space="preserve"> (</w:t>
        </w:r>
        <w:r w:rsidR="00C808A2">
          <w:t>p-value</w:t>
        </w:r>
        <w:r w:rsidR="00761F77">
          <w:t>s&lt;</w:t>
        </w:r>
        <w:r w:rsidR="00CE1D68">
          <w:t>0.05</w:t>
        </w:r>
        <w:r w:rsidR="001A373C">
          <w:t>)</w:t>
        </w:r>
        <w:r w:rsidR="00906223">
          <w:t xml:space="preserve">. </w:t>
        </w:r>
        <w:r w:rsidR="00AC55DD" w:rsidRPr="00996AD4">
          <w:t xml:space="preserve">No </w:t>
        </w:r>
        <w:r w:rsidR="00FF4E42" w:rsidRPr="00996AD4">
          <w:t xml:space="preserve">consistent </w:t>
        </w:r>
        <w:r w:rsidR="00D72846">
          <w:t>seasonality wa</w:t>
        </w:r>
        <w:r w:rsidR="00AC55DD" w:rsidRPr="00996AD4">
          <w:t>s evident in</w:t>
        </w:r>
        <w:r w:rsidR="00D13BFF">
          <w:t xml:space="preserve"> </w:t>
        </w:r>
        <w:r w:rsidR="00D13BFF" w:rsidRPr="00996AD4">
          <w:t>substance use disorders</w:t>
        </w:r>
        <w:r w:rsidR="00D13BFF">
          <w:t xml:space="preserve"> </w:t>
        </w:r>
        <w:r w:rsidR="00AE177B">
          <w:t>(Figure 10-supplementary figure 5 and Figure 11-supplementary figure</w:t>
        </w:r>
        <w:r w:rsidR="00953A07">
          <w:t xml:space="preserve"> 5</w:t>
        </w:r>
        <w:r w:rsidR="00A83E0D">
          <w:t>)</w:t>
        </w:r>
        <w:r w:rsidR="00AE177B">
          <w:t xml:space="preserve"> </w:t>
        </w:r>
        <w:r w:rsidR="00D13BFF">
          <w:t>or</w:t>
        </w:r>
        <w:r w:rsidR="00AC55DD" w:rsidRPr="00996AD4">
          <w:t xml:space="preserve"> maternal conditions </w:t>
        </w:r>
        <w:r w:rsidR="00D13BFF">
          <w:t xml:space="preserve">(Figure </w:t>
        </w:r>
        <w:r w:rsidR="0025094A">
          <w:t xml:space="preserve">11-supplementary figure </w:t>
        </w:r>
        <w:r w:rsidR="00891073">
          <w:t>6</w:t>
        </w:r>
        <w:r w:rsidR="00FF4E42" w:rsidRPr="00996AD4">
          <w:t>)</w:t>
        </w:r>
        <w:r w:rsidR="005872FC">
          <w:t xml:space="preserve">. </w:t>
        </w:r>
      </w:ins>
    </w:p>
    <w:p w14:paraId="513F96AB" w14:textId="77777777" w:rsidR="000210D1" w:rsidRPr="006E585E" w:rsidRDefault="000210D1" w:rsidP="00C33FFB">
      <w:pPr>
        <w:spacing w:line="480" w:lineRule="auto"/>
        <w:jc w:val="both"/>
        <w:rPr>
          <w:del w:id="161" w:author="Parks, Robbie M" w:date="2018-08-21T18:56:00Z"/>
        </w:rPr>
      </w:pPr>
    </w:p>
    <w:p w14:paraId="5602C6E0" w14:textId="0F83F74A" w:rsidR="000210D1" w:rsidRPr="00AC73A1" w:rsidRDefault="000210D1" w:rsidP="00365ECB">
      <w:pPr>
        <w:spacing w:line="480" w:lineRule="auto"/>
        <w:jc w:val="both"/>
        <w:rPr>
          <w:ins w:id="162" w:author="Parks, Robbie M" w:date="2018-08-21T18:56:00Z"/>
        </w:rPr>
      </w:pPr>
      <w:del w:id="163" w:author="Parks, Robbie M" w:date="2018-08-21T18:56:00Z">
        <w:r w:rsidRPr="006E585E">
          <w:delText xml:space="preserve">Death </w:delText>
        </w:r>
      </w:del>
      <w:ins w:id="164" w:author="Parks, Robbie M" w:date="2018-08-21T18:56:00Z">
        <w:r w:rsidR="005872FC" w:rsidDel="005872FC">
          <w:rPr>
            <w:rStyle w:val="CommentReference"/>
            <w:rFonts w:asciiTheme="minorHAnsi" w:hAnsiTheme="minorHAnsi" w:cstheme="minorBidi"/>
            <w:lang w:eastAsia="en-US"/>
          </w:rPr>
          <w:t xml:space="preserve"> </w:t>
        </w:r>
      </w:ins>
    </w:p>
    <w:p w14:paraId="3B88980A" w14:textId="2C833208" w:rsidR="007846F4" w:rsidRPr="00DF4A95" w:rsidRDefault="008A2A47" w:rsidP="00DF4A95">
      <w:pPr>
        <w:spacing w:line="480" w:lineRule="auto"/>
        <w:jc w:val="both"/>
      </w:pPr>
      <w:ins w:id="165" w:author="Parks, Robbie M" w:date="2018-08-21T18:56:00Z">
        <w:r>
          <w:t>Centre of gravity analysis showed that d</w:t>
        </w:r>
        <w:r w:rsidR="008166AA" w:rsidRPr="00AC73A1">
          <w:t xml:space="preserve">eath </w:t>
        </w:r>
      </w:ins>
      <w:r w:rsidR="008166AA" w:rsidRPr="00DF4A95">
        <w:t xml:space="preserve">rates in men </w:t>
      </w:r>
      <w:r w:rsidRPr="00DF4A95">
        <w:t xml:space="preserve">aged ≥45 years </w:t>
      </w:r>
      <w:r w:rsidR="008166AA" w:rsidRPr="00AC73A1">
        <w:rPr>
          <w:rPrChange w:id="166" w:author="Parks, Robbie M" w:date="2018-08-21T18:56:00Z">
            <w:rPr>
              <w:rFonts w:ascii="Times New Roman" w:hAnsi="Times New Roman"/>
              <w:sz w:val="24"/>
            </w:rPr>
          </w:rPrChange>
        </w:rPr>
        <w:t xml:space="preserve">and women aged ≥35 years peaked in </w:t>
      </w:r>
      <w:ins w:id="167" w:author="Parks, Robbie M" w:date="2018-08-21T18:56:00Z">
        <w:r w:rsidR="00280DF1">
          <w:t xml:space="preserve">December, </w:t>
        </w:r>
      </w:ins>
      <w:r w:rsidR="008166AA" w:rsidRPr="00DF4A95">
        <w:t xml:space="preserve">January </w:t>
      </w:r>
      <w:del w:id="168" w:author="Parks, Robbie M" w:date="2018-08-21T18:56:00Z">
        <w:r w:rsidR="000210D1" w:rsidRPr="006E585E">
          <w:delText>and</w:delText>
        </w:r>
      </w:del>
      <w:ins w:id="169" w:author="Parks, Robbie M" w:date="2018-08-21T18:56:00Z">
        <w:r w:rsidR="00280DF1">
          <w:t>or</w:t>
        </w:r>
      </w:ins>
      <w:r w:rsidR="00280DF1" w:rsidRPr="00DF4A95">
        <w:t xml:space="preserve"> </w:t>
      </w:r>
      <w:r w:rsidR="008166AA" w:rsidRPr="00DF4A95">
        <w:t>February and were lowest in June</w:t>
      </w:r>
      <w:del w:id="170" w:author="Parks, Robbie M" w:date="2018-08-21T18:56:00Z">
        <w:r w:rsidR="0086062E" w:rsidRPr="006E585E">
          <w:delText>-</w:delText>
        </w:r>
      </w:del>
      <w:ins w:id="171" w:author="Parks, Robbie M" w:date="2018-08-21T18:56:00Z">
        <w:r w:rsidR="00E20480">
          <w:t xml:space="preserve"> to </w:t>
        </w:r>
      </w:ins>
      <w:r w:rsidR="008166AA" w:rsidRPr="00DF4A95">
        <w:t>August, for all-cause mortality</w:t>
      </w:r>
      <w:r w:rsidR="00FD6D1A" w:rsidRPr="00DF4A95">
        <w:t xml:space="preserve"> </w:t>
      </w:r>
      <w:r w:rsidR="008166AA" w:rsidRPr="00DF4A95">
        <w:t xml:space="preserve">as well as for </w:t>
      </w:r>
      <w:ins w:id="172" w:author="Parks, Robbie M" w:date="2018-08-21T18:56:00Z">
        <w:r w:rsidR="008166AA">
          <w:t>all non-injury</w:t>
        </w:r>
        <w:r>
          <w:t xml:space="preserve"> and non-maternal</w:t>
        </w:r>
        <w:r w:rsidR="008166AA">
          <w:t xml:space="preserve"> </w:t>
        </w:r>
      </w:ins>
      <w:r w:rsidR="008166AA" w:rsidRPr="00DF4A95">
        <w:t xml:space="preserve">causes of death </w:t>
      </w:r>
      <w:del w:id="173" w:author="Parks, Robbie M" w:date="2018-08-21T18:56:00Z">
        <w:r w:rsidR="00F44160" w:rsidRPr="006E585E">
          <w:delText>with statistically significant seasonality</w:delText>
        </w:r>
      </w:del>
      <w:ins w:id="174" w:author="Parks, Robbie M" w:date="2018-08-21T18:56:00Z">
        <w:r w:rsidR="008166AA">
          <w:t>(</w:t>
        </w:r>
        <w:r w:rsidR="009207F1">
          <w:t xml:space="preserve">Figure </w:t>
        </w:r>
        <w:r w:rsidR="006125CA">
          <w:t xml:space="preserve">12 and respective figure supplements). </w:t>
        </w:r>
        <w:r w:rsidR="0069659E">
          <w:t>D</w:t>
        </w:r>
        <w:r w:rsidR="008D5D97">
          <w:t xml:space="preserve">eaths from </w:t>
        </w:r>
        <w:r w:rsidR="0069659E">
          <w:t xml:space="preserve">cardiorespiratory </w:t>
        </w:r>
        <w:r w:rsidR="00DE001B">
          <w:t>diseases</w:t>
        </w:r>
      </w:ins>
      <w:r w:rsidR="0069659E" w:rsidRPr="00DF4A95">
        <w:t xml:space="preserve">, including </w:t>
      </w:r>
      <w:del w:id="175" w:author="Parks, Robbie M" w:date="2018-08-21T18:56:00Z">
        <w:r w:rsidR="0086062E" w:rsidRPr="006E585E">
          <w:delText>injuries</w:delText>
        </w:r>
        <w:r w:rsidR="000210D1" w:rsidRPr="006E585E">
          <w:delText xml:space="preserve"> (Figure </w:delText>
        </w:r>
        <w:r w:rsidR="00040FE5" w:rsidRPr="006E585E">
          <w:delText>3</w:delText>
        </w:r>
        <w:r w:rsidR="000210D1" w:rsidRPr="006E585E">
          <w:delText>).</w:delText>
        </w:r>
      </w:del>
      <w:ins w:id="176" w:author="Parks, Robbie M" w:date="2018-08-21T18:56:00Z">
        <w:r w:rsidR="008D5D97">
          <w:t>cardiovascular diseases</w:t>
        </w:r>
        <w:r w:rsidR="00681718">
          <w:t>,</w:t>
        </w:r>
        <w:r w:rsidR="008D5D97">
          <w:t xml:space="preserve"> </w:t>
        </w:r>
        <w:r w:rsidR="0069659E">
          <w:t xml:space="preserve">chronic respiratory diseases </w:t>
        </w:r>
        <w:r w:rsidR="008D5D97">
          <w:t>and respiratory infections</w:t>
        </w:r>
        <w:r w:rsidR="0069659E">
          <w:t>,</w:t>
        </w:r>
        <w:r w:rsidR="008D5D97">
          <w:t xml:space="preserve"> were </w:t>
        </w:r>
        <w:r w:rsidR="0069659E">
          <w:t xml:space="preserve">also </w:t>
        </w:r>
        <w:r w:rsidR="008D5D97">
          <w:t xml:space="preserve">consistently highest in January and February and lowest in July and August across </w:t>
        </w:r>
        <w:r w:rsidR="0069659E">
          <w:t xml:space="preserve">all </w:t>
        </w:r>
        <w:r w:rsidR="008D5D97">
          <w:t>ages</w:t>
        </w:r>
        <w:r w:rsidR="0069659E">
          <w:t>, except for chronic respiratory diseases</w:t>
        </w:r>
        <w:r w:rsidR="008D5D97">
          <w:t xml:space="preserve"> </w:t>
        </w:r>
        <w:r w:rsidR="008F4745">
          <w:t xml:space="preserve">in </w:t>
        </w:r>
        <w:r w:rsidR="00C36F42">
          <w:t>age</w:t>
        </w:r>
        <w:r w:rsidR="00304F47">
          <w:t>s</w:t>
        </w:r>
        <w:r w:rsidR="00C36F42">
          <w:t xml:space="preserve"> </w:t>
        </w:r>
        <w:r w:rsidR="008F4745">
          <w:t>5-24 years</w:t>
        </w:r>
        <w:r w:rsidR="00C36F42">
          <w:t xml:space="preserve"> where there are few deaths from this cause leading to unstable estimates (p-value</w:t>
        </w:r>
        <w:r w:rsidR="001A5458">
          <w:t>s</w:t>
        </w:r>
        <w:r w:rsidR="00C36F42">
          <w:t xml:space="preserve"> for seasonality </w:t>
        </w:r>
        <w:r w:rsidR="000008D7">
          <w:t xml:space="preserve">from wavelet analysis </w:t>
        </w:r>
        <w:r w:rsidR="0083705D">
          <w:t>ranged from 0.35 to 0.48</w:t>
        </w:r>
        <w:r w:rsidR="00E33674">
          <w:t xml:space="preserve"> for these ages</w:t>
        </w:r>
        <w:r w:rsidR="008D5D97">
          <w:t>).</w:t>
        </w:r>
      </w:ins>
      <w:r w:rsidR="008D5D97" w:rsidRPr="00DF4A95">
        <w:t xml:space="preserve"> </w:t>
      </w:r>
      <w:r w:rsidR="000210D1" w:rsidRPr="00DF4A95">
        <w:t xml:space="preserve">A similar temporal pattern was seen </w:t>
      </w:r>
      <w:r w:rsidR="00F44160" w:rsidRPr="00DF4A95">
        <w:t>for all-cause</w:t>
      </w:r>
      <w:r w:rsidR="00122F91">
        <w:rPr>
          <w:rPrChange w:id="177" w:author="Parks, Robbie M" w:date="2018-08-21T18:56:00Z">
            <w:rPr>
              <w:rFonts w:ascii="Times New Roman" w:hAnsi="Times New Roman"/>
              <w:sz w:val="24"/>
            </w:rPr>
          </w:rPrChange>
        </w:rPr>
        <w:t xml:space="preserve"> </w:t>
      </w:r>
      <w:ins w:id="178" w:author="Parks, Robbie M" w:date="2018-08-21T18:56:00Z">
        <w:r w:rsidR="00122F91">
          <w:t>and non-injury</w:t>
        </w:r>
        <w:r w:rsidR="00F44160" w:rsidRPr="00AC73A1">
          <w:t xml:space="preserve"> </w:t>
        </w:r>
      </w:ins>
      <w:r w:rsidR="00F44160" w:rsidRPr="00DF4A95">
        <w:t xml:space="preserve">mortality </w:t>
      </w:r>
      <w:r w:rsidR="000210D1" w:rsidRPr="00DF4A95">
        <w:t xml:space="preserve">in children younger than five years of age, </w:t>
      </w:r>
      <w:r w:rsidR="00F44160" w:rsidRPr="00DF4A95">
        <w:t xml:space="preserve">whose </w:t>
      </w:r>
      <w:r w:rsidR="004C1040" w:rsidRPr="00AC73A1">
        <w:rPr>
          <w:rPrChange w:id="179" w:author="Parks, Robbie M" w:date="2018-08-21T18:56:00Z">
            <w:rPr>
              <w:rFonts w:ascii="Times New Roman" w:hAnsi="Times New Roman"/>
              <w:sz w:val="24"/>
            </w:rPr>
          </w:rPrChange>
        </w:rPr>
        <w:t>all-cause death rate</w:t>
      </w:r>
      <w:r w:rsidR="00F44160" w:rsidRPr="00AC73A1">
        <w:rPr>
          <w:rPrChange w:id="180" w:author="Parks, Robbie M" w:date="2018-08-21T18:56:00Z">
            <w:rPr>
              <w:rFonts w:ascii="Times New Roman" w:hAnsi="Times New Roman"/>
              <w:sz w:val="24"/>
            </w:rPr>
          </w:rPrChange>
        </w:rPr>
        <w:t xml:space="preserve"> </w:t>
      </w:r>
      <w:r w:rsidR="000210D1" w:rsidRPr="00AC73A1">
        <w:rPr>
          <w:rPrChange w:id="181" w:author="Parks, Robbie M" w:date="2018-08-21T18:56:00Z">
            <w:rPr>
              <w:rFonts w:ascii="Times New Roman" w:hAnsi="Times New Roman"/>
              <w:sz w:val="24"/>
            </w:rPr>
          </w:rPrChange>
        </w:rPr>
        <w:t>was highest in February and lowest in August</w:t>
      </w:r>
      <w:r w:rsidR="00F44160" w:rsidRPr="00AC73A1">
        <w:rPr>
          <w:rPrChange w:id="182" w:author="Parks, Robbie M" w:date="2018-08-21T18:56:00Z">
            <w:rPr>
              <w:rFonts w:ascii="Times New Roman" w:hAnsi="Times New Roman"/>
              <w:sz w:val="24"/>
            </w:rPr>
          </w:rPrChange>
        </w:rPr>
        <w:t xml:space="preserve">. </w:t>
      </w:r>
      <w:del w:id="183" w:author="Parks, Robbie M" w:date="2018-08-21T18:56:00Z">
        <w:r w:rsidR="00F44160" w:rsidRPr="006E585E">
          <w:delText>These months also represented maximum and minimum</w:delText>
        </w:r>
      </w:del>
      <w:ins w:id="184" w:author="Parks, Robbie M" w:date="2018-08-21T18:56:00Z">
        <w:r w:rsidR="00F44160" w:rsidRPr="00AC73A1">
          <w:t>In contrast</w:t>
        </w:r>
        <w:r w:rsidR="009D7307">
          <w:t>,</w:t>
        </w:r>
        <w:r w:rsidR="00F44160" w:rsidRPr="00AC73A1">
          <w:t xml:space="preserve"> </w:t>
        </w:r>
        <w:r w:rsidR="009D7307">
          <w:t>a</w:t>
        </w:r>
        <w:r w:rsidR="009D7307" w:rsidRPr="00AC73A1">
          <w:t xml:space="preserve">mong </w:t>
        </w:r>
        <w:r w:rsidR="009D7307">
          <w:t xml:space="preserve">males aged </w:t>
        </w:r>
        <w:r w:rsidR="004B6375">
          <w:t>5</w:t>
        </w:r>
        <w:r w:rsidR="009D7307">
          <w:t>-</w:t>
        </w:r>
        <w:r w:rsidR="004B6375">
          <w:t>34</w:t>
        </w:r>
        <w:r w:rsidR="009D7307">
          <w:t xml:space="preserve"> years</w:t>
        </w:r>
        <w:r w:rsidR="009D7307" w:rsidRPr="00AC73A1">
          <w:t>, all-cause</w:t>
        </w:r>
      </w:ins>
      <w:r w:rsidR="009D7307" w:rsidRPr="00DF4A95">
        <w:t xml:space="preserve"> mortality </w:t>
      </w:r>
      <w:del w:id="185" w:author="Parks, Robbie M" w:date="2018-08-21T18:56:00Z">
        <w:r w:rsidR="00F44160" w:rsidRPr="006E585E">
          <w:delText xml:space="preserve">of children for </w:delText>
        </w:r>
        <w:r w:rsidR="0029208D" w:rsidRPr="006E585E">
          <w:delText>non-injury</w:delText>
        </w:r>
        <w:r w:rsidR="00F44160" w:rsidRPr="006E585E">
          <w:delText xml:space="preserve"> causes. In contrast injury deaths in children, adolescents and young and middle-aged adults </w:delText>
        </w:r>
      </w:del>
      <w:r w:rsidR="009D7307" w:rsidRPr="00DF4A95">
        <w:t>peaked in June</w:t>
      </w:r>
      <w:del w:id="186" w:author="Parks, Robbie M" w:date="2018-08-21T18:56:00Z">
        <w:r w:rsidR="00F44160" w:rsidRPr="006E585E">
          <w:delText xml:space="preserve">/July and </w:delText>
        </w:r>
        <w:r w:rsidR="0086062E" w:rsidRPr="006E585E">
          <w:delText xml:space="preserve">were </w:delText>
        </w:r>
        <w:r w:rsidR="00F44160" w:rsidRPr="006E585E">
          <w:delText>lowest in December/January</w:delText>
        </w:r>
        <w:r w:rsidR="004C1040" w:rsidRPr="006E585E">
          <w:delText>. Among</w:delText>
        </w:r>
        <w:r w:rsidR="00F44160" w:rsidRPr="006E585E">
          <w:delText xml:space="preserve"> </w:delText>
        </w:r>
        <w:r w:rsidR="000210D1" w:rsidRPr="006E585E">
          <w:delText>older boys and young men</w:delText>
        </w:r>
        <w:r w:rsidR="00CC4725">
          <w:delText xml:space="preserve">, not </w:delText>
        </w:r>
        <w:r w:rsidR="004C1040" w:rsidRPr="006E585E">
          <w:delText>only did injury mortali</w:delText>
        </w:r>
        <w:r w:rsidR="00603617">
          <w:delText>ty</w:delText>
        </w:r>
      </w:del>
      <w:ins w:id="187" w:author="Parks, Robbie M" w:date="2018-08-21T18:56:00Z">
        <w:r w:rsidR="009D7307">
          <w:t xml:space="preserve"> or July</w:t>
        </w:r>
        <w:r w:rsidR="006C06A0">
          <w:t>, as did deaths from injuries</w:t>
        </w:r>
        <w:r w:rsidR="00C708B9">
          <w:t xml:space="preserve">, which generally </w:t>
        </w:r>
        <w:r w:rsidR="006C06A0">
          <w:t>had a summer</w:t>
        </w:r>
      </w:ins>
      <w:r w:rsidR="006C06A0" w:rsidRPr="00DF4A95">
        <w:t xml:space="preserve"> peak in</w:t>
      </w:r>
      <w:r w:rsidR="007846F4" w:rsidRPr="00DF4A95">
        <w:t xml:space="preserve"> </w:t>
      </w:r>
      <w:del w:id="188" w:author="Parks, Robbie M" w:date="2018-08-21T18:56:00Z">
        <w:r w:rsidR="00603617">
          <w:delText>in June/July</w:delText>
        </w:r>
        <w:r w:rsidR="00CC4725">
          <w:delText>,</w:delText>
        </w:r>
        <w:r w:rsidR="00603617">
          <w:delText xml:space="preserve"> but </w:delText>
        </w:r>
        <w:r w:rsidR="004C1040" w:rsidRPr="006E585E">
          <w:delText>all-cause mortality</w:delText>
        </w:r>
        <w:r w:rsidR="00CC4725">
          <w:delText xml:space="preserve"> also</w:delText>
        </w:r>
        <w:r w:rsidR="000210D1" w:rsidRPr="006E585E">
          <w:delText xml:space="preserve">. </w:delText>
        </w:r>
      </w:del>
      <w:ins w:id="189" w:author="Parks, Robbie M" w:date="2018-08-21T18:56:00Z">
        <w:r w:rsidR="00C708B9">
          <w:t>males and females</w:t>
        </w:r>
        <w:r w:rsidR="007846F4">
          <w:t xml:space="preserve"> </w:t>
        </w:r>
        <w:r w:rsidR="000A68FE">
          <w:t>below</w:t>
        </w:r>
        <w:r w:rsidR="007846F4">
          <w:t xml:space="preserve"> </w:t>
        </w:r>
        <w:r w:rsidR="00A83448">
          <w:t xml:space="preserve">45 </w:t>
        </w:r>
        <w:r w:rsidR="007846F4">
          <w:t xml:space="preserve">years </w:t>
        </w:r>
        <w:r w:rsidR="000A68FE">
          <w:t>of age</w:t>
        </w:r>
        <w:r w:rsidR="007846F4">
          <w:t>.</w:t>
        </w:r>
      </w:ins>
    </w:p>
    <w:p w14:paraId="7C840BD3" w14:textId="77777777" w:rsidR="00BE6B38" w:rsidRPr="00DF4A95" w:rsidRDefault="00BE6B38" w:rsidP="00DF4A95">
      <w:pPr>
        <w:spacing w:line="480" w:lineRule="auto"/>
        <w:jc w:val="both"/>
      </w:pPr>
    </w:p>
    <w:p w14:paraId="13C55760" w14:textId="46AC34CF" w:rsidR="009069BE" w:rsidRPr="00DF4A95" w:rsidRDefault="0086062E" w:rsidP="00DF4A95">
      <w:pPr>
        <w:spacing w:line="480" w:lineRule="auto"/>
        <w:jc w:val="both"/>
      </w:pPr>
      <w:r w:rsidRPr="00DF4A95">
        <w:t>From 1980 to 201</w:t>
      </w:r>
      <w:del w:id="190" w:author="Parks, Robbie M" w:date="2018-08-21T18:56:00Z">
        <w:r w:rsidRPr="006E585E">
          <w:delText>3</w:delText>
        </w:r>
      </w:del>
      <w:ins w:id="191" w:author="Parks, Robbie M" w:date="2018-08-21T18:56:00Z">
        <w:r w:rsidR="007F5916">
          <w:t>6</w:t>
        </w:r>
      </w:ins>
      <w:r w:rsidRPr="00DF4A95">
        <w:t>, the proportional (p</w:t>
      </w:r>
      <w:r w:rsidR="000210D1" w:rsidRPr="00DF4A95">
        <w:t>ercent</w:t>
      </w:r>
      <w:r w:rsidRPr="00DF4A95">
        <w:t>)</w:t>
      </w:r>
      <w:r w:rsidR="000210D1" w:rsidRPr="00AC73A1">
        <w:rPr>
          <w:rPrChange w:id="192" w:author="Parks, Robbie M" w:date="2018-08-21T18:56:00Z">
            <w:rPr>
              <w:rFonts w:ascii="Times New Roman" w:hAnsi="Times New Roman"/>
              <w:sz w:val="24"/>
            </w:rPr>
          </w:rPrChange>
        </w:rPr>
        <w:t xml:space="preserve"> difference in </w:t>
      </w:r>
      <w:r w:rsidR="00F44160" w:rsidRPr="00AC73A1">
        <w:rPr>
          <w:rPrChange w:id="193" w:author="Parks, Robbie M" w:date="2018-08-21T18:56:00Z">
            <w:rPr>
              <w:rFonts w:ascii="Times New Roman" w:hAnsi="Times New Roman"/>
              <w:sz w:val="24"/>
            </w:rPr>
          </w:rPrChange>
        </w:rPr>
        <w:t xml:space="preserve">all-cause </w:t>
      </w:r>
      <w:r w:rsidR="000210D1" w:rsidRPr="00AC73A1">
        <w:rPr>
          <w:rPrChange w:id="194" w:author="Parks, Robbie M" w:date="2018-08-21T18:56:00Z">
            <w:rPr>
              <w:rFonts w:ascii="Times New Roman" w:hAnsi="Times New Roman"/>
              <w:sz w:val="24"/>
            </w:rPr>
          </w:rPrChange>
        </w:rPr>
        <w:t xml:space="preserve">death rates between peak and minimum months declined </w:t>
      </w:r>
      <w:r w:rsidRPr="00AC73A1">
        <w:rPr>
          <w:rPrChange w:id="195" w:author="Parks, Robbie M" w:date="2018-08-21T18:56:00Z">
            <w:rPr>
              <w:rFonts w:ascii="Times New Roman" w:hAnsi="Times New Roman"/>
              <w:sz w:val="24"/>
            </w:rPr>
          </w:rPrChange>
        </w:rPr>
        <w:t xml:space="preserve">little </w:t>
      </w:r>
      <w:r w:rsidR="000210D1" w:rsidRPr="00AC73A1">
        <w:rPr>
          <w:rPrChange w:id="196" w:author="Parks, Robbie M" w:date="2018-08-21T18:56:00Z">
            <w:rPr>
              <w:rFonts w:ascii="Times New Roman" w:hAnsi="Times New Roman"/>
              <w:sz w:val="24"/>
            </w:rPr>
          </w:rPrChange>
        </w:rPr>
        <w:t>for people olde</w:t>
      </w:r>
      <w:r w:rsidR="009B509E" w:rsidRPr="00AC73A1">
        <w:rPr>
          <w:rPrChange w:id="197" w:author="Parks, Robbie M" w:date="2018-08-21T18:56:00Z">
            <w:rPr>
              <w:rFonts w:ascii="Times New Roman" w:hAnsi="Times New Roman"/>
              <w:sz w:val="24"/>
            </w:rPr>
          </w:rPrChange>
        </w:rPr>
        <w:t>r than 45 years of age</w:t>
      </w:r>
      <w:r w:rsidR="00E40247" w:rsidRPr="00AC73A1">
        <w:rPr>
          <w:rPrChange w:id="198" w:author="Parks, Robbie M" w:date="2018-08-21T18:56:00Z">
            <w:rPr>
              <w:rFonts w:ascii="Times New Roman" w:hAnsi="Times New Roman"/>
              <w:sz w:val="24"/>
            </w:rPr>
          </w:rPrChange>
        </w:rPr>
        <w:t xml:space="preserve"> (</w:t>
      </w:r>
      <w:del w:id="199" w:author="Parks, Robbie M" w:date="2018-08-21T18:56:00Z">
        <w:r w:rsidR="00E40247" w:rsidRPr="006E585E">
          <w:delText xml:space="preserve">non-significantly and </w:delText>
        </w:r>
      </w:del>
      <w:r w:rsidR="00E40247" w:rsidRPr="00DF4A95">
        <w:t>by less than eight percentage points</w:t>
      </w:r>
      <w:ins w:id="200" w:author="Parks, Robbie M" w:date="2018-08-21T18:56:00Z">
        <w:r w:rsidR="003B4543" w:rsidRPr="003B4543">
          <w:t xml:space="preserve"> </w:t>
        </w:r>
        <w:r w:rsidR="003B4543">
          <w:t>with p-values for declining trend&gt;0.1</w:t>
        </w:r>
      </w:ins>
      <w:r w:rsidR="00E40247" w:rsidRPr="00DF4A95">
        <w:t>)</w:t>
      </w:r>
      <w:r w:rsidR="009B509E" w:rsidRPr="00DF4A95">
        <w:t xml:space="preserve"> </w:t>
      </w:r>
      <w:r w:rsidR="000210D1" w:rsidRPr="00DF4A95">
        <w:t xml:space="preserve">(Figure </w:t>
      </w:r>
      <w:del w:id="201" w:author="Parks, Robbie M" w:date="2018-08-21T18:56:00Z">
        <w:r w:rsidR="00040FE5" w:rsidRPr="006E585E">
          <w:delText>4</w:delText>
        </w:r>
      </w:del>
      <w:ins w:id="202" w:author="Parks, Robbie M" w:date="2018-08-21T18:56:00Z">
        <w:r w:rsidR="008A142D">
          <w:t>13</w:t>
        </w:r>
      </w:ins>
      <w:r w:rsidR="00EF58F0" w:rsidRPr="00DF4A95">
        <w:t xml:space="preserve">). </w:t>
      </w:r>
      <w:r w:rsidR="000210D1" w:rsidRPr="00DF4A95">
        <w:t xml:space="preserve">In contrast, the difference between peak (summer) and minimum (winter) </w:t>
      </w:r>
      <w:r w:rsidR="005866BD" w:rsidRPr="00DF4A95">
        <w:t xml:space="preserve">death rates </w:t>
      </w:r>
      <w:r w:rsidR="000210D1" w:rsidRPr="00AC73A1">
        <w:rPr>
          <w:rPrChange w:id="203" w:author="Parks, Robbie M" w:date="2018-08-21T18:56:00Z">
            <w:rPr>
              <w:rFonts w:ascii="Times New Roman" w:hAnsi="Times New Roman"/>
              <w:sz w:val="24"/>
            </w:rPr>
          </w:rPrChange>
        </w:rPr>
        <w:t xml:space="preserve">declined </w:t>
      </w:r>
      <w:del w:id="204" w:author="Parks, Robbie M" w:date="2018-08-21T18:56:00Z">
        <w:r w:rsidR="000210D1" w:rsidRPr="006E585E">
          <w:delText xml:space="preserve">significantly </w:delText>
        </w:r>
      </w:del>
      <w:r w:rsidR="000210D1" w:rsidRPr="00DF4A95">
        <w:t xml:space="preserve">in younger ages, by </w:t>
      </w:r>
      <w:r w:rsidR="00B62D3F" w:rsidRPr="00DF4A95">
        <w:t>over</w:t>
      </w:r>
      <w:r w:rsidR="000210D1" w:rsidRPr="00DF4A95">
        <w:t xml:space="preserve"> </w:t>
      </w:r>
      <w:r w:rsidR="0071406C" w:rsidRPr="00AC73A1">
        <w:rPr>
          <w:rPrChange w:id="205" w:author="Parks, Robbie M" w:date="2018-08-21T18:56:00Z">
            <w:rPr>
              <w:rFonts w:ascii="Times New Roman" w:hAnsi="Times New Roman"/>
              <w:sz w:val="24"/>
            </w:rPr>
          </w:rPrChange>
        </w:rPr>
        <w:t xml:space="preserve">25 </w:t>
      </w:r>
      <w:r w:rsidR="000210D1" w:rsidRPr="00AC73A1">
        <w:rPr>
          <w:rPrChange w:id="206" w:author="Parks, Robbie M" w:date="2018-08-21T18:56:00Z">
            <w:rPr>
              <w:rFonts w:ascii="Times New Roman" w:hAnsi="Times New Roman"/>
              <w:sz w:val="24"/>
            </w:rPr>
          </w:rPrChange>
        </w:rPr>
        <w:t>percentage points in males aged 5-14 years and 15-24</w:t>
      </w:r>
      <w:r w:rsidR="005866BD" w:rsidRPr="00AC73A1">
        <w:rPr>
          <w:rPrChange w:id="207" w:author="Parks, Robbie M" w:date="2018-08-21T18:56:00Z">
            <w:rPr>
              <w:rFonts w:ascii="Times New Roman" w:hAnsi="Times New Roman"/>
              <w:sz w:val="24"/>
            </w:rPr>
          </w:rPrChange>
        </w:rPr>
        <w:t xml:space="preserve"> </w:t>
      </w:r>
      <w:r w:rsidR="000210D1" w:rsidRPr="00AC73A1">
        <w:rPr>
          <w:rPrChange w:id="208" w:author="Parks, Robbie M" w:date="2018-08-21T18:56:00Z">
            <w:rPr>
              <w:rFonts w:ascii="Times New Roman" w:hAnsi="Times New Roman"/>
              <w:sz w:val="24"/>
            </w:rPr>
          </w:rPrChange>
        </w:rPr>
        <w:t>years</w:t>
      </w:r>
      <w:del w:id="209" w:author="Parks, Robbie M" w:date="2018-08-21T18:56:00Z">
        <w:r w:rsidR="00EF58F0" w:rsidRPr="006E585E">
          <w:delText>,</w:delText>
        </w:r>
      </w:del>
      <w:ins w:id="210" w:author="Parks, Robbie M" w:date="2018-08-21T18:56:00Z">
        <w:r w:rsidR="00386C88">
          <w:t xml:space="preserve"> (</w:t>
        </w:r>
        <w:r w:rsidR="00C808A2">
          <w:t>p-value</w:t>
        </w:r>
        <w:r w:rsidR="006D1A4D">
          <w:t>s</w:t>
        </w:r>
        <w:r w:rsidR="00386C88">
          <w:t>&lt;0.01</w:t>
        </w:r>
        <w:r w:rsidR="00E0772F">
          <w:t>)</w:t>
        </w:r>
        <w:r w:rsidR="00EF58F0" w:rsidRPr="00AC73A1">
          <w:t>,</w:t>
        </w:r>
      </w:ins>
      <w:r w:rsidR="00EF58F0" w:rsidRPr="00DF4A95">
        <w:t xml:space="preserve"> largely </w:t>
      </w:r>
      <w:r w:rsidR="009B11D1" w:rsidRPr="00DF4A95">
        <w:t>driven</w:t>
      </w:r>
      <w:r w:rsidR="004C1040" w:rsidRPr="00DF4A95">
        <w:t xml:space="preserve"> in </w:t>
      </w:r>
      <w:r w:rsidR="009B11D1" w:rsidRPr="00AC73A1">
        <w:rPr>
          <w:rPrChange w:id="211" w:author="Parks, Robbie M" w:date="2018-08-21T18:56:00Z">
            <w:rPr>
              <w:rFonts w:ascii="Times New Roman" w:hAnsi="Times New Roman"/>
              <w:sz w:val="24"/>
            </w:rPr>
          </w:rPrChange>
        </w:rPr>
        <w:t xml:space="preserve">the declining difference between </w:t>
      </w:r>
      <w:r w:rsidR="004C1040" w:rsidRPr="00AC73A1">
        <w:rPr>
          <w:rPrChange w:id="212" w:author="Parks, Robbie M" w:date="2018-08-21T18:56:00Z">
            <w:rPr>
              <w:rFonts w:ascii="Times New Roman" w:hAnsi="Times New Roman"/>
              <w:sz w:val="24"/>
            </w:rPr>
          </w:rPrChange>
        </w:rPr>
        <w:t>summer and winter</w:t>
      </w:r>
      <w:r w:rsidR="00EF58F0" w:rsidRPr="00AC73A1">
        <w:rPr>
          <w:rPrChange w:id="213" w:author="Parks, Robbie M" w:date="2018-08-21T18:56:00Z">
            <w:rPr>
              <w:rFonts w:ascii="Times New Roman" w:hAnsi="Times New Roman"/>
              <w:sz w:val="24"/>
            </w:rPr>
          </w:rPrChange>
        </w:rPr>
        <w:t xml:space="preserve"> </w:t>
      </w:r>
      <w:r w:rsidR="009B11D1" w:rsidRPr="00AC73A1">
        <w:rPr>
          <w:rPrChange w:id="214" w:author="Parks, Robbie M" w:date="2018-08-21T18:56:00Z">
            <w:rPr>
              <w:rFonts w:ascii="Times New Roman" w:hAnsi="Times New Roman"/>
              <w:sz w:val="24"/>
            </w:rPr>
          </w:rPrChange>
        </w:rPr>
        <w:t>injury deaths</w:t>
      </w:r>
      <w:r w:rsidR="000210D1" w:rsidRPr="00AC73A1">
        <w:rPr>
          <w:rPrChange w:id="215" w:author="Parks, Robbie M" w:date="2018-08-21T18:56:00Z">
            <w:rPr>
              <w:rFonts w:ascii="Times New Roman" w:hAnsi="Times New Roman"/>
              <w:sz w:val="24"/>
            </w:rPr>
          </w:rPrChange>
        </w:rPr>
        <w:t>. Under five years of age, percent seasonal difference</w:t>
      </w:r>
      <w:r w:rsidR="009B11D1" w:rsidRPr="00AC73A1">
        <w:rPr>
          <w:rPrChange w:id="216" w:author="Parks, Robbie M" w:date="2018-08-21T18:56:00Z">
            <w:rPr>
              <w:rFonts w:ascii="Times New Roman" w:hAnsi="Times New Roman"/>
              <w:sz w:val="24"/>
            </w:rPr>
          </w:rPrChange>
        </w:rPr>
        <w:t xml:space="preserve"> in all-cause death rates</w:t>
      </w:r>
      <w:r w:rsidR="000210D1" w:rsidRPr="00AC73A1">
        <w:rPr>
          <w:rPrChange w:id="217" w:author="Parks, Robbie M" w:date="2018-08-21T18:56:00Z">
            <w:rPr>
              <w:rFonts w:ascii="Times New Roman" w:hAnsi="Times New Roman"/>
              <w:sz w:val="24"/>
            </w:rPr>
          </w:rPrChange>
        </w:rPr>
        <w:t xml:space="preserve"> declined by </w:t>
      </w:r>
      <w:del w:id="218" w:author="Parks, Robbie M" w:date="2018-08-21T18:56:00Z">
        <w:r w:rsidR="000210D1" w:rsidRPr="006E585E">
          <w:delText xml:space="preserve">a statistically-significant </w:delText>
        </w:r>
      </w:del>
      <w:r w:rsidR="000210D1" w:rsidRPr="00DF4A95">
        <w:t>13 percentage points (</w:t>
      </w:r>
      <w:del w:id="219" w:author="Parks, Robbie M" w:date="2018-08-21T18:56:00Z">
        <w:r w:rsidR="000210D1" w:rsidRPr="006E585E">
          <w:delText>95% CI 8 to 18</w:delText>
        </w:r>
      </w:del>
      <w:ins w:id="220" w:author="Parks, Robbie M" w:date="2018-08-21T18:56:00Z">
        <w:r w:rsidR="00C808A2">
          <w:t>p-value</w:t>
        </w:r>
        <w:r w:rsidR="00A3089D">
          <w:t>&lt;0.01</w:t>
        </w:r>
      </w:ins>
      <w:r w:rsidR="000210D1" w:rsidRPr="00DF4A95">
        <w:t xml:space="preserve">) for boys but only </w:t>
      </w:r>
      <w:del w:id="221" w:author="Parks, Robbie M" w:date="2018-08-21T18:56:00Z">
        <w:r w:rsidR="000210D1" w:rsidRPr="006E585E">
          <w:delText>a statistically</w:delText>
        </w:r>
        <w:r w:rsidR="00E40247" w:rsidRPr="006E585E">
          <w:delText>-non-</w:delText>
        </w:r>
        <w:r w:rsidR="000210D1" w:rsidRPr="006E585E">
          <w:delText xml:space="preserve">significant </w:delText>
        </w:r>
      </w:del>
      <w:r w:rsidR="000210D1" w:rsidRPr="00DF4A95">
        <w:t xml:space="preserve">5 percentage points </w:t>
      </w:r>
      <w:del w:id="222" w:author="Parks, Robbie M" w:date="2018-08-21T18:56:00Z">
        <w:r w:rsidR="000210D1" w:rsidRPr="006E585E">
          <w:delText>(-</w:delText>
        </w:r>
      </w:del>
      <w:ins w:id="223" w:author="Parks, Robbie M" w:date="2018-08-21T18:56:00Z">
        <w:r w:rsidR="000210D1" w:rsidRPr="00AC73A1">
          <w:t>(</w:t>
        </w:r>
        <w:r w:rsidR="00C808A2">
          <w:t>p-value</w:t>
        </w:r>
        <w:r w:rsidR="008939CE">
          <w:t>=0.</w:t>
        </w:r>
      </w:ins>
      <w:r w:rsidR="008939CE" w:rsidRPr="00DF4A95">
        <w:t>12</w:t>
      </w:r>
      <w:del w:id="224" w:author="Parks, Robbie M" w:date="2018-08-21T18:56:00Z">
        <w:r w:rsidR="000210D1" w:rsidRPr="006E585E">
          <w:delText xml:space="preserve"> to 2</w:delText>
        </w:r>
      </w:del>
      <w:r w:rsidR="000210D1" w:rsidRPr="00DF4A95">
        <w:t>) for girls.</w:t>
      </w:r>
      <w:r w:rsidR="009B11D1" w:rsidRPr="00DF4A95">
        <w:t xml:space="preserve"> </w:t>
      </w:r>
      <w:r w:rsidR="00E40247" w:rsidRPr="00DF4A95">
        <w:t>These declines in seasonality</w:t>
      </w:r>
      <w:r w:rsidR="00E40247" w:rsidRPr="00AC73A1">
        <w:rPr>
          <w:rPrChange w:id="225" w:author="Parks, Robbie M" w:date="2018-08-21T18:56:00Z">
            <w:rPr>
              <w:rFonts w:ascii="Times New Roman" w:hAnsi="Times New Roman"/>
              <w:sz w:val="24"/>
            </w:rPr>
          </w:rPrChange>
        </w:rPr>
        <w:t xml:space="preserve"> of child deaths we</w:t>
      </w:r>
      <w:r w:rsidR="00986A66" w:rsidRPr="00AC73A1">
        <w:rPr>
          <w:rPrChange w:id="226" w:author="Parks, Robbie M" w:date="2018-08-21T18:56:00Z">
            <w:rPr>
              <w:rFonts w:ascii="Times New Roman" w:hAnsi="Times New Roman"/>
              <w:sz w:val="24"/>
            </w:rPr>
          </w:rPrChange>
        </w:rPr>
        <w:t>re</w:t>
      </w:r>
      <w:r w:rsidR="009B11D1" w:rsidRPr="00AC73A1">
        <w:rPr>
          <w:rPrChange w:id="227" w:author="Parks, Robbie M" w:date="2018-08-21T18:56:00Z">
            <w:rPr>
              <w:rFonts w:ascii="Times New Roman" w:hAnsi="Times New Roman"/>
              <w:sz w:val="24"/>
            </w:rPr>
          </w:rPrChange>
        </w:rPr>
        <w:t xml:space="preserve"> a net effect of declining winter-summer difference in cardiorespiratory </w:t>
      </w:r>
      <w:ins w:id="228" w:author="Parks, Robbie M" w:date="2018-08-21T18:56:00Z">
        <w:r w:rsidR="00DE001B">
          <w:t xml:space="preserve">diseases </w:t>
        </w:r>
      </w:ins>
      <w:r w:rsidR="009B11D1" w:rsidRPr="00DF4A95">
        <w:t>deaths and increasing summer-winter difference in injury deaths</w:t>
      </w:r>
      <w:del w:id="229" w:author="Parks, Robbie M" w:date="2018-08-21T18:56:00Z">
        <w:r w:rsidR="009B11D1" w:rsidRPr="006E585E">
          <w:delText>.</w:delText>
        </w:r>
        <w:r w:rsidR="009F3128" w:rsidRPr="006E585E">
          <w:delText xml:space="preserve"> </w:delText>
        </w:r>
      </w:del>
      <w:ins w:id="230" w:author="Parks, Robbie M" w:date="2018-08-21T18:56:00Z">
        <w:r w:rsidR="00564D58">
          <w:t xml:space="preserve">, itself driven by increasing difference in non-intentional injuries </w:t>
        </w:r>
        <w:r w:rsidR="00576EFD">
          <w:t xml:space="preserve">(Figure </w:t>
        </w:r>
        <w:r w:rsidR="00D72E27">
          <w:t>1</w:t>
        </w:r>
        <w:r w:rsidR="000265F1">
          <w:t>3</w:t>
        </w:r>
        <w:r w:rsidR="00AF2554">
          <w:t>-figure supplement 2</w:t>
        </w:r>
        <w:r w:rsidR="00B34D22">
          <w:t>).</w:t>
        </w:r>
        <w:r w:rsidR="00A833D2">
          <w:t xml:space="preserve"> </w:t>
        </w:r>
        <w:r w:rsidR="005C3CBC">
          <w:t xml:space="preserve">Within </w:t>
        </w:r>
        <w:r w:rsidR="00AF0DAC">
          <w:t xml:space="preserve">specific </w:t>
        </w:r>
        <w:r w:rsidR="005C3CBC">
          <w:t xml:space="preserve">cardiorespiratory </w:t>
        </w:r>
        <w:r w:rsidR="00DE001B">
          <w:t xml:space="preserve">diseases </w:t>
        </w:r>
        <w:r w:rsidR="005C3CBC">
          <w:t>in under-five children, percent difference declined for cardiorespiratory</w:t>
        </w:r>
        <w:r w:rsidR="00DE001B">
          <w:t xml:space="preserve"> diseases</w:t>
        </w:r>
        <w:r w:rsidR="005C3CBC">
          <w:t xml:space="preserve">, cardiovascular diseases, and chronic respiratory diseases </w:t>
        </w:r>
        <w:r w:rsidR="00BC5573">
          <w:t>while</w:t>
        </w:r>
        <w:r w:rsidR="005C3CBC">
          <w:t xml:space="preserve"> increas</w:t>
        </w:r>
        <w:r w:rsidR="00BC5573">
          <w:t>ing</w:t>
        </w:r>
        <w:r w:rsidR="005C3CBC">
          <w:t xml:space="preserve"> for respiratory infections</w:t>
        </w:r>
        <w:r w:rsidR="0049494F">
          <w:t>.</w:t>
        </w:r>
      </w:ins>
    </w:p>
    <w:p w14:paraId="102D6F4D" w14:textId="77777777" w:rsidR="000210D1" w:rsidRPr="00AC73A1" w:rsidRDefault="000210D1" w:rsidP="00C33FFB">
      <w:pPr>
        <w:spacing w:line="480" w:lineRule="auto"/>
        <w:jc w:val="both"/>
        <w:rPr>
          <w:rPrChange w:id="231" w:author="Parks, Robbie M" w:date="2018-08-21T18:56:00Z">
            <w:rPr>
              <w:rFonts w:ascii="Times New Roman" w:hAnsi="Times New Roman"/>
              <w:sz w:val="24"/>
            </w:rPr>
          </w:rPrChange>
        </w:rPr>
        <w:pPrChange w:id="232" w:author="Parks, Robbie M" w:date="2018-08-21T18:56:00Z">
          <w:pPr>
            <w:spacing w:after="0" w:line="480" w:lineRule="auto"/>
            <w:jc w:val="both"/>
          </w:pPr>
        </w:pPrChange>
      </w:pPr>
    </w:p>
    <w:p w14:paraId="6A559C4E" w14:textId="224C98AC" w:rsidR="000B343F" w:rsidRPr="00DF4A95" w:rsidRDefault="009B11D1" w:rsidP="00C33FFB">
      <w:pPr>
        <w:spacing w:line="480" w:lineRule="auto"/>
        <w:jc w:val="both"/>
        <w:pPrChange w:id="233" w:author="Parks, Robbie M" w:date="2018-08-21T18:56:00Z">
          <w:pPr>
            <w:spacing w:after="0" w:line="480" w:lineRule="auto"/>
            <w:jc w:val="both"/>
          </w:pPr>
        </w:pPrChange>
      </w:pPr>
      <w:r w:rsidRPr="00AC73A1">
        <w:rPr>
          <w:rPrChange w:id="234" w:author="Parks, Robbie M" w:date="2018-08-21T18:56:00Z">
            <w:rPr>
              <w:rFonts w:ascii="Times New Roman" w:hAnsi="Times New Roman"/>
              <w:sz w:val="24"/>
            </w:rPr>
          </w:rPrChange>
        </w:rPr>
        <w:t>The sub</w:t>
      </w:r>
      <w:r w:rsidR="000210D1" w:rsidRPr="00AC73A1">
        <w:rPr>
          <w:rPrChange w:id="235" w:author="Parks, Robbie M" w:date="2018-08-21T18:56:00Z">
            <w:rPr>
              <w:rFonts w:ascii="Times New Roman" w:hAnsi="Times New Roman"/>
              <w:sz w:val="24"/>
            </w:rPr>
          </w:rPrChange>
        </w:rPr>
        <w:t xml:space="preserve">national </w:t>
      </w:r>
      <w:r w:rsidR="006630ED" w:rsidRPr="00AC73A1">
        <w:rPr>
          <w:rPrChange w:id="236" w:author="Parks, Robbie M" w:date="2018-08-21T18:56:00Z">
            <w:rPr>
              <w:rFonts w:ascii="Times New Roman" w:hAnsi="Times New Roman"/>
              <w:sz w:val="24"/>
            </w:rPr>
          </w:rPrChange>
        </w:rPr>
        <w:t>centre</w:t>
      </w:r>
      <w:r w:rsidR="000210D1" w:rsidRPr="00AC73A1">
        <w:rPr>
          <w:rPrChange w:id="237" w:author="Parks, Robbie M" w:date="2018-08-21T18:56:00Z">
            <w:rPr>
              <w:rFonts w:ascii="Times New Roman" w:hAnsi="Times New Roman"/>
              <w:sz w:val="24"/>
            </w:rPr>
          </w:rPrChange>
        </w:rPr>
        <w:t xml:space="preserve"> of gravity analysis </w:t>
      </w:r>
      <w:r w:rsidR="0027631A" w:rsidRPr="00AC73A1">
        <w:rPr>
          <w:rPrChange w:id="238" w:author="Parks, Robbie M" w:date="2018-08-21T18:56:00Z">
            <w:rPr>
              <w:rFonts w:ascii="Times New Roman" w:hAnsi="Times New Roman"/>
              <w:sz w:val="24"/>
            </w:rPr>
          </w:rPrChange>
        </w:rPr>
        <w:t>show</w:t>
      </w:r>
      <w:del w:id="239" w:author="Parks, Robbie M" w:date="2018-08-21T18:56:00Z">
        <w:r w:rsidR="000210D1" w:rsidRPr="006E585E">
          <w:delText>s</w:delText>
        </w:r>
      </w:del>
      <w:ins w:id="240" w:author="Parks, Robbie M" w:date="2018-08-21T18:56:00Z">
        <w:r w:rsidR="0027631A">
          <w:t>ed</w:t>
        </w:r>
      </w:ins>
      <w:r w:rsidR="0027631A" w:rsidRPr="00DF4A95">
        <w:t xml:space="preserve"> </w:t>
      </w:r>
      <w:r w:rsidR="000210D1" w:rsidRPr="00DF4A95">
        <w:t xml:space="preserve">that </w:t>
      </w:r>
      <w:r w:rsidR="000B343F" w:rsidRPr="00DF4A95">
        <w:t xml:space="preserve">all-cause </w:t>
      </w:r>
      <w:r w:rsidR="000210D1" w:rsidRPr="00DF4A95">
        <w:t>mortality peaks and minima in different climate regions are consistent with the national ones (</w:t>
      </w:r>
      <w:del w:id="241" w:author="Parks, Robbie M" w:date="2018-08-21T18:56:00Z">
        <w:r w:rsidR="000210D1" w:rsidRPr="006E585E">
          <w:delText xml:space="preserve">Figure </w:delText>
        </w:r>
        <w:r w:rsidR="00040FE5" w:rsidRPr="006E585E">
          <w:delText>5</w:delText>
        </w:r>
      </w:del>
      <w:ins w:id="242" w:author="Parks, Robbie M" w:date="2018-08-21T18:56:00Z">
        <w:r w:rsidR="000210D1" w:rsidRPr="00AC73A1">
          <w:t>Figure</w:t>
        </w:r>
        <w:r w:rsidR="003B6714">
          <w:t>s</w:t>
        </w:r>
        <w:r w:rsidR="000210D1" w:rsidRPr="00AC73A1">
          <w:t xml:space="preserve"> </w:t>
        </w:r>
        <w:r w:rsidR="003B6714">
          <w:t>14-17</w:t>
        </w:r>
      </w:ins>
      <w:r w:rsidR="000210D1" w:rsidRPr="00DF4A95">
        <w:t>), indicating the seasonality is largely independent of geography. The relative homogeneit</w:t>
      </w:r>
      <w:r w:rsidR="000210D1" w:rsidRPr="00AC73A1">
        <w:rPr>
          <w:rPrChange w:id="243" w:author="Parks, Robbie M" w:date="2018-08-21T18:56:00Z">
            <w:rPr>
              <w:rFonts w:ascii="Times New Roman" w:hAnsi="Times New Roman"/>
              <w:sz w:val="24"/>
            </w:rPr>
          </w:rPrChange>
        </w:rPr>
        <w:t>y of the timing of maximum</w:t>
      </w:r>
      <w:r w:rsidR="00A8195E" w:rsidRPr="00AC73A1">
        <w:rPr>
          <w:rPrChange w:id="244" w:author="Parks, Robbie M" w:date="2018-08-21T18:56:00Z">
            <w:rPr>
              <w:rFonts w:ascii="Times New Roman" w:hAnsi="Times New Roman"/>
              <w:sz w:val="24"/>
            </w:rPr>
          </w:rPrChange>
        </w:rPr>
        <w:t xml:space="preserve"> and minimum</w:t>
      </w:r>
      <w:r w:rsidR="000210D1" w:rsidRPr="00AC73A1">
        <w:rPr>
          <w:rPrChange w:id="245" w:author="Parks, Robbie M" w:date="2018-08-21T18:56:00Z">
            <w:rPr>
              <w:rFonts w:ascii="Times New Roman" w:hAnsi="Times New Roman"/>
              <w:sz w:val="24"/>
            </w:rPr>
          </w:rPrChange>
        </w:rPr>
        <w:t xml:space="preserve"> mortality </w:t>
      </w:r>
      <w:r w:rsidR="002931FC" w:rsidRPr="00AC73A1">
        <w:rPr>
          <w:rPrChange w:id="246" w:author="Parks, Robbie M" w:date="2018-08-21T18:56:00Z">
            <w:rPr>
              <w:rFonts w:ascii="Times New Roman" w:hAnsi="Times New Roman"/>
              <w:sz w:val="24"/>
            </w:rPr>
          </w:rPrChange>
        </w:rPr>
        <w:t>contrasts with</w:t>
      </w:r>
      <w:r w:rsidR="000210D1" w:rsidRPr="00AC73A1">
        <w:rPr>
          <w:rPrChange w:id="247" w:author="Parks, Robbie M" w:date="2018-08-21T18:56:00Z">
            <w:rPr>
              <w:rFonts w:ascii="Times New Roman" w:hAnsi="Times New Roman"/>
              <w:sz w:val="24"/>
            </w:rPr>
          </w:rPrChange>
        </w:rPr>
        <w:t xml:space="preserve"> the large variation in </w:t>
      </w:r>
      <w:r w:rsidR="002931FC" w:rsidRPr="00AC73A1">
        <w:rPr>
          <w:rPrChange w:id="248" w:author="Parks, Robbie M" w:date="2018-08-21T18:56:00Z">
            <w:rPr>
              <w:rFonts w:ascii="Times New Roman" w:hAnsi="Times New Roman"/>
              <w:sz w:val="24"/>
            </w:rPr>
          </w:rPrChange>
        </w:rPr>
        <w:t xml:space="preserve">seasonal </w:t>
      </w:r>
      <w:r w:rsidR="000210D1" w:rsidRPr="00AC73A1">
        <w:rPr>
          <w:rPrChange w:id="249" w:author="Parks, Robbie M" w:date="2018-08-21T18:56:00Z">
            <w:rPr>
              <w:rFonts w:ascii="Times New Roman" w:hAnsi="Times New Roman"/>
              <w:sz w:val="24"/>
            </w:rPr>
          </w:rPrChange>
        </w:rPr>
        <w:t xml:space="preserve">temperatures </w:t>
      </w:r>
      <w:r w:rsidR="002931FC" w:rsidRPr="00AC73A1">
        <w:rPr>
          <w:rPrChange w:id="250" w:author="Parks, Robbie M" w:date="2018-08-21T18:56:00Z">
            <w:rPr>
              <w:rFonts w:ascii="Times New Roman" w:hAnsi="Times New Roman"/>
              <w:sz w:val="24"/>
            </w:rPr>
          </w:rPrChange>
        </w:rPr>
        <w:t xml:space="preserve">among </w:t>
      </w:r>
      <w:r w:rsidR="000210D1" w:rsidRPr="00AC73A1">
        <w:rPr>
          <w:rPrChange w:id="251" w:author="Parks, Robbie M" w:date="2018-08-21T18:56:00Z">
            <w:rPr>
              <w:rFonts w:ascii="Times New Roman" w:hAnsi="Times New Roman"/>
              <w:sz w:val="24"/>
            </w:rPr>
          </w:rPrChange>
        </w:rPr>
        <w:t xml:space="preserve">climate regions. For example, in men and women aged 65-74 years, </w:t>
      </w:r>
      <w:r w:rsidR="000B343F" w:rsidRPr="00AC73A1">
        <w:rPr>
          <w:rPrChange w:id="252" w:author="Parks, Robbie M" w:date="2018-08-21T18:56:00Z">
            <w:rPr>
              <w:rFonts w:ascii="Times New Roman" w:hAnsi="Times New Roman"/>
              <w:sz w:val="24"/>
            </w:rPr>
          </w:rPrChange>
        </w:rPr>
        <w:t xml:space="preserve">all-cause </w:t>
      </w:r>
      <w:r w:rsidR="000210D1" w:rsidRPr="00AC73A1">
        <w:rPr>
          <w:rPrChange w:id="253" w:author="Parks, Robbie M" w:date="2018-08-21T18:56:00Z">
            <w:rPr>
              <w:rFonts w:ascii="Times New Roman" w:hAnsi="Times New Roman"/>
              <w:sz w:val="24"/>
            </w:rPr>
          </w:rPrChange>
        </w:rPr>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rPr>
          <w:rPrChange w:id="254" w:author="Parks, Robbie M" w:date="2018-08-21T18:56:00Z">
            <w:rPr>
              <w:rFonts w:ascii="Times New Roman" w:hAnsi="Times New Roman"/>
              <w:sz w:val="24"/>
            </w:rPr>
          </w:rPrChange>
        </w:rPr>
        <w:t xml:space="preserve">was </w:t>
      </w:r>
      <w:r w:rsidR="000210D1" w:rsidRPr="00AC73A1">
        <w:rPr>
          <w:rPrChange w:id="255" w:author="Parks, Robbie M" w:date="2018-08-21T18:56:00Z">
            <w:rPr>
              <w:rFonts w:ascii="Times New Roman" w:hAnsi="Times New Roman"/>
              <w:sz w:val="24"/>
            </w:rPr>
          </w:rPrChange>
        </w:rPr>
        <w:t>little inter-region variation in the percent seasonal difference</w:t>
      </w:r>
      <w:r w:rsidR="00325E17" w:rsidRPr="00AC73A1">
        <w:rPr>
          <w:rPrChange w:id="256" w:author="Parks, Robbie M" w:date="2018-08-21T18:56:00Z">
            <w:rPr>
              <w:rFonts w:ascii="Times New Roman" w:hAnsi="Times New Roman"/>
              <w:sz w:val="24"/>
            </w:rPr>
          </w:rPrChange>
        </w:rPr>
        <w:t xml:space="preserve"> in all-cause mortality</w:t>
      </w:r>
      <w:r w:rsidR="000210D1" w:rsidRPr="00AC73A1">
        <w:rPr>
          <w:rPrChange w:id="257" w:author="Parks, Robbie M" w:date="2018-08-21T18:56:00Z">
            <w:rPr>
              <w:rFonts w:ascii="Times New Roman" w:hAnsi="Times New Roman"/>
              <w:sz w:val="24"/>
            </w:rPr>
          </w:rPrChange>
        </w:rPr>
        <w:t xml:space="preserve">, despite the large variation in temperature difference between the peak and minimum months (Figure </w:t>
      </w:r>
      <w:del w:id="258" w:author="Parks, Robbie M" w:date="2018-08-21T18:56:00Z">
        <w:r w:rsidR="00040FE5" w:rsidRPr="006E585E">
          <w:delText>6</w:delText>
        </w:r>
        <w:r w:rsidR="000210D1" w:rsidRPr="006E585E">
          <w:delText xml:space="preserve">). </w:delText>
        </w:r>
        <w:r w:rsidR="00214C19" w:rsidRPr="006E585E">
          <w:delText xml:space="preserve"> The </w:delText>
        </w:r>
        <w:r w:rsidR="00C125D1" w:rsidRPr="006E585E">
          <w:delText xml:space="preserve">only cause of death with regional differences in seasonality was </w:delText>
        </w:r>
        <w:r w:rsidR="00214C19" w:rsidRPr="006E585E">
          <w:delText xml:space="preserve">injuries </w:delText>
        </w:r>
        <w:r w:rsidR="00C125D1" w:rsidRPr="006E585E">
          <w:delText xml:space="preserve">in men aged </w:delText>
        </w:r>
        <w:r w:rsidR="00214C19" w:rsidRPr="006E585E">
          <w:delText xml:space="preserve">55-64 </w:delText>
        </w:r>
        <w:r w:rsidR="00C125D1" w:rsidRPr="006E585E">
          <w:delText>years</w:delText>
        </w:r>
        <w:r w:rsidR="00214C19" w:rsidRPr="006E585E">
          <w:delText xml:space="preserve"> and </w:delText>
        </w:r>
        <w:r w:rsidR="00C125D1" w:rsidRPr="006E585E">
          <w:delText xml:space="preserve">women aged </w:delText>
        </w:r>
        <w:r w:rsidR="00214C19" w:rsidRPr="006E585E">
          <w:delText xml:space="preserve">65-74 </w:delText>
        </w:r>
        <w:r w:rsidR="00C125D1" w:rsidRPr="006E585E">
          <w:delText xml:space="preserve">years. Injury death rates in these age-sex groups seemed to peak in January in the </w:delText>
        </w:r>
        <w:r w:rsidR="00765400" w:rsidRPr="006E585E">
          <w:delText xml:space="preserve">Northeast peak </w:delText>
        </w:r>
        <w:r w:rsidR="00C125D1" w:rsidRPr="006E585E">
          <w:delText>and in August in the</w:delText>
        </w:r>
        <w:r w:rsidR="00214C19" w:rsidRPr="006E585E">
          <w:delText xml:space="preserve"> (</w:delText>
        </w:r>
        <w:r w:rsidR="00545E85">
          <w:delText xml:space="preserve">Supplementary Figure </w:delText>
        </w:r>
        <w:r w:rsidR="006630ED">
          <w:delText>1)</w:delText>
        </w:r>
        <w:r w:rsidR="00214C19" w:rsidRPr="006E585E">
          <w:delText>.</w:delText>
        </w:r>
      </w:del>
      <w:ins w:id="259" w:author="Parks, Robbie M" w:date="2018-08-21T18:56:00Z">
        <w:r w:rsidR="00DE0E53">
          <w:t>18</w:t>
        </w:r>
        <w:r w:rsidR="000210D1" w:rsidRPr="00AC73A1">
          <w:t xml:space="preserve">). </w:t>
        </w:r>
      </w:ins>
    </w:p>
    <w:p w14:paraId="6F89BA6D" w14:textId="77777777" w:rsidR="007F05EF" w:rsidRPr="006E585E" w:rsidRDefault="007F05EF" w:rsidP="00C33FFB">
      <w:pPr>
        <w:spacing w:line="480" w:lineRule="auto"/>
        <w:jc w:val="both"/>
        <w:rPr>
          <w:del w:id="260" w:author="Parks, Robbie M" w:date="2018-08-21T18:56:00Z"/>
        </w:rPr>
      </w:pPr>
    </w:p>
    <w:p w14:paraId="11C1CD6E" w14:textId="77777777" w:rsidR="0042218D" w:rsidRPr="006E585E" w:rsidRDefault="0042218D" w:rsidP="00C33FFB">
      <w:pPr>
        <w:spacing w:line="480" w:lineRule="auto"/>
        <w:jc w:val="both"/>
        <w:rPr>
          <w:del w:id="261" w:author="Parks, Robbie M" w:date="2018-08-21T18:56:00Z"/>
          <w:b/>
        </w:rPr>
      </w:pPr>
      <w:del w:id="262" w:author="Parks, Robbie M" w:date="2018-08-21T18:56:00Z">
        <w:r w:rsidRPr="006E585E">
          <w:rPr>
            <w:b/>
          </w:rPr>
          <w:delText>Strengths and limitations</w:delText>
        </w:r>
      </w:del>
    </w:p>
    <w:p w14:paraId="52F2A2BE" w14:textId="77777777" w:rsidR="0042218D" w:rsidRPr="006E585E" w:rsidRDefault="0042218D" w:rsidP="0042218D">
      <w:pPr>
        <w:spacing w:line="480" w:lineRule="auto"/>
        <w:jc w:val="both"/>
        <w:rPr>
          <w:del w:id="263" w:author="Parks, Robbie M" w:date="2018-08-21T18:56:00Z"/>
        </w:rPr>
      </w:pPr>
      <w:del w:id="264" w:author="Parks, Robbie M" w:date="2018-08-21T18:56:00Z">
        <w:r w:rsidRPr="006E585E">
          <w:delText>The strengths of our study are its innovative methods of characterizing seasonality of mortality dynamically over space and time, by age group and cause of death; using wavelet and cent</w:delText>
        </w:r>
        <w:r w:rsidR="006B55AC">
          <w:delText>re</w:delText>
        </w:r>
        <w:r w:rsidRPr="006E585E">
          <w:delText xml:space="preserve"> of gravity analyses; using ERA-Interim data output to compare the association between </w:delText>
        </w:r>
        <w:r w:rsidR="001029FD" w:rsidRPr="006E585E">
          <w:delText xml:space="preserve">seasonality of death </w:delText>
        </w:r>
        <w:r w:rsidR="001029FD">
          <w:delText xml:space="preserve">rates and regional </w:delText>
        </w:r>
        <w:r w:rsidRPr="006E585E">
          <w:delText>temperature. A limitation of our study is that we used broad causes of death so that we have sufficient number of deaths b</w:delText>
        </w:r>
        <w:r w:rsidR="00726222">
          <w:delText>y age group, sex, year, climate</w:delText>
        </w:r>
        <w:r w:rsidRPr="006E585E">
          <w:delText xml:space="preserve"> region and cause of death. Different diseases and injuries may be different</w:delText>
        </w:r>
        <w:r w:rsidR="00101D00" w:rsidRPr="006E585E">
          <w:delText xml:space="preserve">ially affected by environmental, </w:delText>
        </w:r>
        <w:r w:rsidRPr="006E585E">
          <w:delText>behavio</w:delText>
        </w:r>
        <w:r w:rsidR="006B55AC">
          <w:delText>u</w:delText>
        </w:r>
        <w:r w:rsidRPr="006E585E">
          <w:delText>ral</w:delText>
        </w:r>
        <w:r w:rsidR="00101D00" w:rsidRPr="006E585E">
          <w:delText xml:space="preserve"> and healthcare</w:delText>
        </w:r>
        <w:r w:rsidRPr="006E585E">
          <w:delText xml:space="preserve"> factors associated with season and hence differ in their seasonal behavio</w:delText>
        </w:r>
        <w:r w:rsidR="006B55AC">
          <w:delText>u</w:delText>
        </w:r>
        <w:r w:rsidRPr="006E585E">
          <w:delText>r. For example, suicides have bee</w:delText>
        </w:r>
        <w:r w:rsidR="00035017">
          <w:delText xml:space="preserve">n found to peak in early spring </w:delText>
        </w:r>
        <w:r w:rsidR="00577DE0" w:rsidRPr="006E585E">
          <w:fldChar w:fldCharType="begin" w:fldLock="1"/>
        </w:r>
        <w:r w:rsidR="00F52D66">
          <w:del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"mendeley" : { "formattedCitation" : "(Feinstein, 2002)", "plainTextFormattedCitation" : "(Feinstein, 2002)", "previouslyFormattedCitation" : "(Feinstein, 2002)" }, "properties" : {  }, "schema" : "https://github.com/citation-style-language/schema/raw/master/csl-citation.json" }</w:delInstrText>
        </w:r>
        <w:r w:rsidR="00577DE0" w:rsidRPr="006E585E">
          <w:fldChar w:fldCharType="separate"/>
        </w:r>
        <w:r w:rsidR="00BC655C" w:rsidRPr="00BC655C">
          <w:rPr>
            <w:noProof/>
          </w:rPr>
          <w:delText>(Feinstein, 2002)</w:delText>
        </w:r>
        <w:r w:rsidR="00577DE0" w:rsidRPr="006E585E">
          <w:fldChar w:fldCharType="end"/>
        </w:r>
        <w:r w:rsidR="00035017">
          <w:delText>,</w:delText>
        </w:r>
        <w:r w:rsidRPr="006E585E">
          <w:delText xml:space="preserve"> and cardiovascular disease mortality may peak earlier in the winter than that from respiratory conditions</w:delText>
        </w:r>
        <w:r w:rsidR="00035017">
          <w:delText xml:space="preserve"> </w:delText>
        </w:r>
        <w:r w:rsidR="00577DE0" w:rsidRPr="006E585E">
          <w:fldChar w:fldCharType="begin" w:fldLock="1"/>
        </w:r>
        <w:r w:rsidR="00F52D66">
          <w:delInstrText>ADDIN CSL_CITATION { "citationItems" : [ { "id" : "ITEM-1", "itemData" : { "DOI" : "10.1136/jech.46.3.261", "ISBN" : "0143-005X (Print)\\r0143-005X (Linking)", "ISSN" : "0143005X", "PMID" : "1645083", "abstract" : "The aim was to describe the pattern of seasonal variation in all cause mortality in The Netherlands, and to analyse the contribution of specific causes of death to the winter excess of all cause mortality.", "author" : [ { "dropping-particle" : "", "family" : "Mackenbach", "given" : "J. P.", "non-dropping-particle" : "", "parse-names" : false, "suffix" : "" }, { "dropping-particle" : "", "family" : "Kunst", "given" : "A. E.", "non-dropping-particle" : "", "parse-names" : false, "suffix" : "" }, { "dropping-particle" : "", "family" : "Looman", "given" : "C. W.N.", "non-dropping-particle" : "", "parse-names" : false, "suffix" : "" } ], "container-title" : "Journal of Epidemiology and Community Health", "id" : "ITEM-1", "issue" : "3", "issued" : { "date-parts" : [ [ "1992" ] ] }, "page" : "261-265", "title" : "Seasonal variation in mortality in The Netherlands", "type" : "article-journal", "volume" : "46" }, "uris" : [ "http://www.mendeley.com/documents/?uuid=c6fd80d1-2713-4c87-9c92-52f99af3b3c9" ] } ], "mendeley" : { "formattedCitation" : "(Mackenbach, Kunst, &amp; Looman, 1992)", "plainTextFormattedCitation" : "(Mackenbach, Kunst, &amp; Looman, 1992)", "previouslyFormattedCitation" : "(Mackenbach, Kunst, &amp; Looman, 1992)" }, "properties" : {  }, "schema" : "https://github.com/citation-style-language/schema/raw/master/csl-citation.json" }</w:delInstrText>
        </w:r>
        <w:r w:rsidR="00577DE0" w:rsidRPr="006E585E">
          <w:fldChar w:fldCharType="separate"/>
        </w:r>
        <w:r w:rsidR="00BC655C" w:rsidRPr="00BC655C">
          <w:rPr>
            <w:noProof/>
          </w:rPr>
          <w:delText>(Mackenbach, Kunst, &amp; Looman, 1992)</w:delText>
        </w:r>
        <w:r w:rsidR="00577DE0" w:rsidRPr="006E585E">
          <w:fldChar w:fldCharType="end"/>
        </w:r>
        <w:r w:rsidR="00035017">
          <w:delText>.</w:delText>
        </w:r>
        <w:r w:rsidRPr="006E585E">
          <w:delText xml:space="preserve"> </w:delText>
        </w:r>
        <w:r w:rsidR="001029FD">
          <w:delText>Similarly, the seasonality of</w:delText>
        </w:r>
        <w:r w:rsidR="0047597D">
          <w:delText xml:space="preserve"> influenza</w:delText>
        </w:r>
        <w:r w:rsidR="001029FD">
          <w:delText>, and how it has changed over time,</w:delText>
        </w:r>
        <w:r w:rsidR="0047597D">
          <w:delText xml:space="preserve"> </w:delText>
        </w:r>
        <w:r w:rsidR="001029FD">
          <w:delText xml:space="preserve">may be different than that of other respiratory diseases due to disease-specific interventions </w:delText>
        </w:r>
        <w:r w:rsidR="00033C40">
          <w:fldChar w:fldCharType="begin" w:fldLock="1"/>
        </w:r>
        <w:r w:rsidR="00F52D66">
          <w:delInstrText>ADDIN CSL_CITATION { "citationItems" : [ { "id" : "ITEM-1", "itemData" : { "DOI" : "10.1001/archinte.165.3.265", "ISBN" : "0003-9926 (Print)\\r0003-9926 (Linking)", "ISSN" : "00039926", "PMID" : "15710788", "abstract" : "BACKGROUND: Observational studies report that influenza vaccination reduces winter mortality risk from any cause by 50% among the elderly. Influenza vaccination coverage among elderly persons (&gt; or =65 years) in the United States increased from between 15% and 20% before 1980 to 65% in 2001. Unexpectedly, estimates of influenza-related mortality in this age group also increased during this period. We tried to reconcile these conflicting findings by adjusting excess mortality estimates for aging and increased circulation of influenza A(H3N2) viruses. METHODS: We used a cyclical regression model to generate seasonal estimates of national influenza-related mortality (excess mortality) among the elderly in both pneumonia and influenza and all-cause deaths for the 33 seasons from 1968 to 2001. We stratified the data by 5-year age group and separated seasons dominated by A(H3N2) viruses from other seasons. RESULTS: For people aged 65 to 74 years, excess mortality rates in A(H3N2)-dominated seasons fell between 1968 and the early 1980s but remained approximately constant thereafter. For persons 85 years or older, the mortality rate remained flat throughout. Excess mortality in A(H1N1) and B seasons did not change. All-cause excess mortality for persons 65 years or older never exceeded 10% of all winter deaths. CONCLUSIONS: We attribute the decline in influenza-related mortality among people aged 65 to 74 years in the decade after the 1968 pandemic to the acquisition of immunity to the emerging A(H3N2) virus. We could not correlate increasing vaccination coverage after 1980 with declining mortality rates in any age group. Because fewer than 10% of all winter deaths were attributable to influenza in any season, we conclude that observational studies substantially overestimate vaccination benefit.", "author" : [ { "dropping-particle" : "", "family" : "Simonsen", "given" : "Lone", "non-dropping-particle" : "", "parse-names" : false, "suffix" : "" }, { "dropping-particle" : "", "family" : "Reichert", "given" : "Thomas A.", "non-dropping-particle" : "", "parse-names" : false, "suffix" : "" }, { "dropping-particle" : "", "family" : "Viboud", "given" : "Cecile", "non-dropping-particle" : "", "parse-names" : false, "suffix" : "" }, { "dropping-particle" : "", "family" : "Blackwelder", "given" : "William C.", "non-dropping-particle" : "", "parse-names" : false, "suffix" : "" }, { "dropping-particle" : "", "family" : "Taylor", "given" : "Robert J.", "non-dropping-particle" : "", "parse-names" : false, "suffix" : "" }, { "dropping-particle" : "", "family" : "Miller", "given" : "Mark A.", "non-dropping-particle" : "", "parse-names" : false, "suffix" : "" } ], "container-title" : "Archives of Internal Medicine", "id" : "ITEM-1", "issue" : "3", "issued" : { "date-parts" : [ [ "2005" ] ] }, "page" : "265-272", "title" : "Impact of influenza vaccination on seasonal mortality in the US elderly population", "type" : "article-journal", "volume" : "165" }, "uris" : [ "http://www.mendeley.com/documents/?uuid=4c915465-82ef-4c64-bd05-c972d2c4bf29" ] } ], "mendeley" : { "formattedCitation" : "(Simonsen et al., 2005)", "plainTextFormattedCitation" : "(Simonsen et al., 2005)", "previouslyFormattedCitation" : "(Simonsen et al., 2005)" }, "properties" : {  }, "schema" : "https://github.com/citation-style-language/schema/raw/master/csl-citation.json" }</w:delInstrText>
        </w:r>
        <w:r w:rsidR="00033C40">
          <w:fldChar w:fldCharType="separate"/>
        </w:r>
        <w:r w:rsidR="00BC655C" w:rsidRPr="00BC655C">
          <w:rPr>
            <w:noProof/>
          </w:rPr>
          <w:delText>(Simonsen et al., 2005)</w:delText>
        </w:r>
        <w:r w:rsidR="00033C40">
          <w:fldChar w:fldCharType="end"/>
        </w:r>
        <w:r w:rsidR="009A1890">
          <w:delText xml:space="preserve">. </w:delText>
        </w:r>
        <w:r w:rsidR="001029FD">
          <w:delText>Further</w:delText>
        </w:r>
        <w:r w:rsidR="00592119" w:rsidRPr="006E585E">
          <w:delText xml:space="preserve">, </w:delText>
        </w:r>
        <w:r w:rsidR="001029FD">
          <w:delText xml:space="preserve">we did not </w:delText>
        </w:r>
        <w:r w:rsidR="00592119" w:rsidRPr="006E585E">
          <w:delText>investigat</w:delText>
        </w:r>
        <w:r w:rsidR="001029FD">
          <w:delText xml:space="preserve">e </w:delText>
        </w:r>
        <w:r w:rsidR="00A22028" w:rsidRPr="006E585E">
          <w:delText xml:space="preserve">seasonality of mortality by socioeconomic </w:delText>
        </w:r>
        <w:r w:rsidR="001029FD">
          <w:delText>characteristics which</w:delText>
        </w:r>
        <w:r w:rsidR="00786AD0" w:rsidRPr="006E585E">
          <w:delText xml:space="preserve"> </w:delText>
        </w:r>
        <w:r w:rsidR="00592119" w:rsidRPr="006E585E">
          <w:delText xml:space="preserve">may help </w:delText>
        </w:r>
        <w:r w:rsidR="006D68AA" w:rsidRPr="006E585E">
          <w:delText xml:space="preserve">with understanding its </w:delText>
        </w:r>
        <w:r w:rsidR="001029FD">
          <w:delText>determinants</w:delText>
        </w:r>
        <w:r w:rsidR="006D68AA" w:rsidRPr="006E585E">
          <w:delText xml:space="preserve"> and planning responses</w:delText>
        </w:r>
        <w:r w:rsidR="00A22028" w:rsidRPr="006E585E">
          <w:delText xml:space="preserve">. </w:delText>
        </w:r>
      </w:del>
    </w:p>
    <w:p w14:paraId="415A2C30" w14:textId="77777777" w:rsidR="0042218D" w:rsidRPr="006E585E" w:rsidRDefault="0042218D" w:rsidP="0042218D">
      <w:pPr>
        <w:spacing w:line="480" w:lineRule="auto"/>
        <w:jc w:val="both"/>
        <w:outlineLvl w:val="0"/>
        <w:rPr>
          <w:del w:id="265" w:author="Parks, Robbie M" w:date="2018-08-21T18:56:00Z"/>
        </w:rPr>
      </w:pPr>
    </w:p>
    <w:p w14:paraId="3B5E0D1F" w14:textId="77777777" w:rsidR="000210D1" w:rsidRPr="006E585E" w:rsidRDefault="000210D1" w:rsidP="00C33FFB">
      <w:pPr>
        <w:spacing w:line="480" w:lineRule="auto"/>
        <w:jc w:val="both"/>
        <w:rPr>
          <w:del w:id="266" w:author="Parks, Robbie M" w:date="2018-08-21T18:56:00Z"/>
          <w:b/>
        </w:rPr>
      </w:pPr>
      <w:del w:id="267" w:author="Parks, Robbie M" w:date="2018-08-21T18:56:00Z">
        <w:r w:rsidRPr="006E585E">
          <w:rPr>
            <w:b/>
          </w:rPr>
          <w:delText>Discussion</w:delText>
        </w:r>
      </w:del>
    </w:p>
    <w:p w14:paraId="5585EDAE" w14:textId="77777777" w:rsidR="007F05EF" w:rsidRPr="00AC73A1" w:rsidRDefault="007F05EF" w:rsidP="00C33FFB">
      <w:pPr>
        <w:spacing w:line="480" w:lineRule="auto"/>
        <w:jc w:val="both"/>
        <w:rPr>
          <w:ins w:id="268" w:author="Parks, Robbie M" w:date="2018-08-21T18:56:00Z"/>
        </w:rPr>
      </w:pPr>
    </w:p>
    <w:p w14:paraId="6845EF9C" w14:textId="060FDBCE" w:rsidR="0042218D" w:rsidRPr="00AC73A1" w:rsidRDefault="0042218D" w:rsidP="00C33FFB">
      <w:pPr>
        <w:spacing w:line="480" w:lineRule="auto"/>
        <w:jc w:val="both"/>
        <w:rPr>
          <w:ins w:id="269" w:author="Parks, Robbie M" w:date="2018-08-21T18:56:00Z"/>
          <w:b/>
        </w:rPr>
      </w:pPr>
      <w:ins w:id="270" w:author="Parks, Robbie M" w:date="2018-08-21T18:56:00Z">
        <w:r w:rsidRPr="00AC73A1">
          <w:rPr>
            <w:b/>
          </w:rPr>
          <w:t>Strengths and limitations</w:t>
        </w:r>
      </w:ins>
    </w:p>
    <w:p w14:paraId="63228387" w14:textId="79E24A0B" w:rsidR="0042218D" w:rsidRPr="00AC73A1" w:rsidRDefault="0042218D" w:rsidP="0042218D">
      <w:pPr>
        <w:spacing w:line="480" w:lineRule="auto"/>
        <w:jc w:val="both"/>
        <w:rPr>
          <w:ins w:id="271" w:author="Parks, Robbie M" w:date="2018-08-21T18:56:00Z"/>
        </w:rPr>
      </w:pPr>
      <w:ins w:id="272" w:author="Parks, Robbie M" w:date="2018-08-21T18:56:00Z">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t xml:space="preserve">seasonality of death rates and regional </w:t>
        </w:r>
        <w:r w:rsidRPr="00AC73A1">
          <w:t xml:space="preserve">temperature. A limitation of our study is that </w:t>
        </w:r>
        <w:r w:rsidR="001029FD" w:rsidRPr="00AC73A1">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understanding its </w:t>
        </w:r>
        <w:r w:rsidR="001029FD" w:rsidRPr="00AC73A1">
          <w:t>determinants</w:t>
        </w:r>
        <w:r w:rsidR="006D68AA" w:rsidRPr="00AC73A1">
          <w:t xml:space="preserve"> and planning responses</w:t>
        </w:r>
        <w:r w:rsidR="00A22028" w:rsidRPr="00AC73A1">
          <w:t xml:space="preserve">. </w:t>
        </w:r>
      </w:ins>
    </w:p>
    <w:p w14:paraId="3E1CCE80" w14:textId="77777777" w:rsidR="0042218D" w:rsidRPr="00AC73A1" w:rsidRDefault="0042218D" w:rsidP="0042218D">
      <w:pPr>
        <w:spacing w:line="480" w:lineRule="auto"/>
        <w:jc w:val="both"/>
        <w:outlineLvl w:val="0"/>
        <w:rPr>
          <w:ins w:id="273" w:author="Parks, Robbie M" w:date="2018-08-21T18:56:00Z"/>
        </w:rPr>
      </w:pPr>
    </w:p>
    <w:p w14:paraId="16E2BB43" w14:textId="77777777" w:rsidR="000210D1" w:rsidRPr="00AC73A1" w:rsidRDefault="000210D1" w:rsidP="00C33FFB">
      <w:pPr>
        <w:spacing w:line="480" w:lineRule="auto"/>
        <w:jc w:val="both"/>
        <w:rPr>
          <w:ins w:id="274" w:author="Parks, Robbie M" w:date="2018-08-21T18:56:00Z"/>
          <w:b/>
        </w:rPr>
      </w:pPr>
      <w:ins w:id="275" w:author="Parks, Robbie M" w:date="2018-08-21T18:56:00Z">
        <w:r w:rsidRPr="00AC73A1">
          <w:rPr>
            <w:b/>
          </w:rPr>
          <w:t>Discussion</w:t>
        </w:r>
      </w:ins>
    </w:p>
    <w:p w14:paraId="1336C3D2" w14:textId="497847CD" w:rsidR="000210D1" w:rsidRPr="00AC73A1" w:rsidRDefault="00C04B90" w:rsidP="00DF4A95">
      <w:pPr>
        <w:spacing w:line="480" w:lineRule="auto"/>
        <w:jc w:val="both"/>
        <w:rPr>
          <w:rPrChange w:id="276" w:author="Parks, Robbie M" w:date="2018-08-21T18:56:00Z">
            <w:rPr>
              <w:rFonts w:ascii="Times New Roman" w:hAnsi="Times New Roman"/>
              <w:sz w:val="24"/>
            </w:rPr>
          </w:rPrChange>
        </w:rPr>
      </w:pPr>
      <w:r w:rsidRPr="00DF4A95">
        <w:t>W</w:t>
      </w:r>
      <w:r w:rsidR="00DF62BA" w:rsidRPr="00DF4A95">
        <w:t xml:space="preserve">e used wavelet and </w:t>
      </w:r>
      <w:r w:rsidR="0075546D" w:rsidRPr="00DF4A95">
        <w:t>centre</w:t>
      </w:r>
      <w:r w:rsidR="00DF62BA" w:rsidRPr="00DF4A95">
        <w:t xml:space="preserve"> of gravity analyses, which allowed </w:t>
      </w:r>
      <w:del w:id="277" w:author="Parks, Robbie M" w:date="2018-08-21T18:56:00Z">
        <w:r w:rsidR="00DF62BA" w:rsidRPr="006E585E">
          <w:delText xml:space="preserve">not only </w:delText>
        </w:r>
      </w:del>
      <w:r w:rsidR="00DF62BA" w:rsidRPr="00DF4A95">
        <w:t xml:space="preserve">systematically identifying and </w:t>
      </w:r>
      <w:r w:rsidR="00F557A4" w:rsidRPr="00DF4A95">
        <w:t>characterizing</w:t>
      </w:r>
      <w:r w:rsidR="00DF62BA" w:rsidRPr="00DF4A95">
        <w:t xml:space="preserve"> seasonality</w:t>
      </w:r>
      <w:r w:rsidR="002B3737" w:rsidRPr="00DF4A95">
        <w:t xml:space="preserve"> of total and cause-specific mortality in the USA, </w:t>
      </w:r>
      <w:del w:id="278" w:author="Parks, Robbie M" w:date="2018-08-21T18:56:00Z">
        <w:r w:rsidR="002B3737">
          <w:delText xml:space="preserve">but also examining how seasonality has </w:delText>
        </w:r>
        <w:r w:rsidR="00DF62BA" w:rsidRPr="006E585E">
          <w:delText>change</w:delText>
        </w:r>
        <w:r w:rsidR="002B3737">
          <w:delText>d</w:delText>
        </w:r>
        <w:r w:rsidR="00DF62BA" w:rsidRPr="006E585E">
          <w:delText xml:space="preserve"> over time. </w:delText>
        </w:r>
        <w:r w:rsidRPr="006E585E">
          <w:delText>We</w:delText>
        </w:r>
        <w:r w:rsidR="000210D1" w:rsidRPr="006E585E">
          <w:delText xml:space="preserve"> identif</w:delText>
        </w:r>
        <w:r w:rsidRPr="006E585E">
          <w:delText>ied</w:delText>
        </w:r>
        <w:r w:rsidR="000210D1" w:rsidRPr="006E585E">
          <w:delText xml:space="preserve"> distinct seasonal </w:delText>
        </w:r>
        <w:r w:rsidR="00F557A4" w:rsidRPr="006E585E">
          <w:delText>behavio</w:delText>
        </w:r>
        <w:r w:rsidR="0075546D">
          <w:delText>u</w:delText>
        </w:r>
        <w:r w:rsidR="00F557A4" w:rsidRPr="006E585E">
          <w:delText>rs</w:delText>
        </w:r>
        <w:r w:rsidR="000210D1" w:rsidRPr="006E585E">
          <w:delText xml:space="preserve"> in relation to age and sex, including the higher summer mortality in young men</w:delText>
        </w:r>
        <w:r w:rsidR="00C1470A">
          <w:delText xml:space="preserve"> </w:delText>
        </w:r>
        <w:r w:rsidR="00AB66EA" w:rsidRPr="006E585E">
          <w:fldChar w:fldCharType="begin" w:fldLock="1"/>
        </w:r>
        <w:r w:rsidR="00F52D66">
          <w:del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"mendeley" : { "formattedCitation" : "(Feinstein, 2002; Rau et al., 2018)", "plainTextFormattedCitation" : "(Feinstein, 2002; Rau et al., 2018)", "previouslyFormattedCitation" : "(Feinstein, 2002; Rau et al., 2018)" }, "properties" : {  }, "schema" : "https://github.com/citation-style-language/schema/raw/master/csl-citation.json" }</w:delInstrText>
        </w:r>
        <w:r w:rsidR="00AB66EA" w:rsidRPr="006E585E">
          <w:fldChar w:fldCharType="separate"/>
        </w:r>
        <w:r w:rsidR="00BC655C" w:rsidRPr="00BC655C">
          <w:rPr>
            <w:noProof/>
          </w:rPr>
          <w:delText>(Feinstein, 2002; Rau et al., 2018)</w:delText>
        </w:r>
        <w:r w:rsidR="00AB66EA" w:rsidRPr="006E585E">
          <w:fldChar w:fldCharType="end"/>
        </w:r>
        <w:r w:rsidR="00C1470A">
          <w:delText>.</w:delText>
        </w:r>
      </w:del>
      <w:ins w:id="279" w:author="Parks, Robbie M" w:date="2018-08-21T18:56:00Z">
        <w:r w:rsidR="00B133D1">
          <w:t>and</w:t>
        </w:r>
        <w:r w:rsidR="002B3737" w:rsidRPr="00AC73A1">
          <w:t xml:space="preserve"> examining how 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r w:rsidR="00CE3481">
          <w:t>patterns</w:t>
        </w:r>
        <w:r w:rsidR="000210D1" w:rsidRPr="00AC73A1">
          <w:t xml:space="preserve"> in relation to age and sex, including higher </w:t>
        </w:r>
        <w:r w:rsidR="0089237F">
          <w:t xml:space="preserve">all-cause </w:t>
        </w:r>
        <w:r w:rsidR="000210D1" w:rsidRPr="00AC73A1">
          <w:t>summer mortality in young men</w:t>
        </w:r>
        <w:r w:rsidR="00C1470A" w:rsidRPr="00AC73A1">
          <w:t xml:space="preserve"> </w:t>
        </w:r>
        <w:r w:rsidR="00AB66EA"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Diagram","type":"book"},"uris":["http://www.mendeley.com/documents/?uuid=e0c81d53-6ad6-40c1-935d-e122c89bb8f6"]}],"mendeley":{"formattedCitation":"(Feinstein, 2002; Rau et al., 2018)","plainTextFormattedCitation":"(Feinstein, 2002; Rau et al., 2018)","previouslyFormattedCitation":"(Feinstein, 2002; Rau et al., 2018)"},"properties":{"noteIndex":0},"schema":"https://github.com/citation-style-language/schema/raw/master/csl-citation.json"}</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ins>
      <w:r w:rsidR="00325E17" w:rsidRPr="00DF4A95">
        <w:t xml:space="preserve"> Importantly, we also showed that</w:t>
      </w:r>
      <w:r w:rsidR="000210D1" w:rsidRPr="00DF4A95">
        <w:t xml:space="preserve"> </w:t>
      </w:r>
      <w:r w:rsidR="00765400" w:rsidRPr="00AC73A1">
        <w:rPr>
          <w:rPrChange w:id="280" w:author="Parks, Robbie M" w:date="2018-08-21T18:56:00Z">
            <w:rPr>
              <w:rFonts w:ascii="Times New Roman" w:hAnsi="Times New Roman"/>
              <w:sz w:val="24"/>
            </w:rPr>
          </w:rPrChange>
        </w:rPr>
        <w:t xml:space="preserve">all-cause and cause-specific </w:t>
      </w:r>
      <w:r w:rsidR="000210D1" w:rsidRPr="00AC73A1">
        <w:rPr>
          <w:rPrChange w:id="281" w:author="Parks, Robbie M" w:date="2018-08-21T18:56:00Z">
            <w:rPr>
              <w:rFonts w:ascii="Times New Roman" w:hAnsi="Times New Roman"/>
              <w:sz w:val="24"/>
            </w:rPr>
          </w:rPrChange>
        </w:rPr>
        <w:t xml:space="preserve">mortality seasonality is </w:t>
      </w:r>
      <w:r w:rsidR="00765400" w:rsidRPr="00AC73A1">
        <w:rPr>
          <w:rPrChange w:id="282" w:author="Parks, Robbie M" w:date="2018-08-21T18:56:00Z">
            <w:rPr>
              <w:rFonts w:ascii="Times New Roman" w:hAnsi="Times New Roman"/>
              <w:sz w:val="24"/>
            </w:rPr>
          </w:rPrChange>
        </w:rPr>
        <w:t xml:space="preserve">largely </w:t>
      </w:r>
      <w:r w:rsidR="00511306" w:rsidRPr="00AC73A1">
        <w:rPr>
          <w:rPrChange w:id="283" w:author="Parks, Robbie M" w:date="2018-08-21T18:56:00Z">
            <w:rPr>
              <w:rFonts w:ascii="Times New Roman" w:hAnsi="Times New Roman"/>
              <w:sz w:val="24"/>
            </w:rPr>
          </w:rPrChange>
        </w:rPr>
        <w:t xml:space="preserve">similar </w:t>
      </w:r>
      <w:r w:rsidR="000210D1" w:rsidRPr="00AC73A1">
        <w:rPr>
          <w:rPrChange w:id="284" w:author="Parks, Robbie M" w:date="2018-08-21T18:56:00Z">
            <w:rPr>
              <w:rFonts w:ascii="Times New Roman" w:hAnsi="Times New Roman"/>
              <w:sz w:val="24"/>
            </w:rPr>
          </w:rPrChange>
        </w:rPr>
        <w:t>in terms of both timing and magnitude</w:t>
      </w:r>
      <w:r w:rsidR="00511306" w:rsidRPr="00AC73A1">
        <w:rPr>
          <w:rPrChange w:id="285" w:author="Parks, Robbie M" w:date="2018-08-21T18:56:00Z">
            <w:rPr>
              <w:rFonts w:ascii="Times New Roman" w:hAnsi="Times New Roman"/>
              <w:sz w:val="24"/>
            </w:rPr>
          </w:rPrChange>
        </w:rPr>
        <w:t xml:space="preserve"> across diverse climatic regions</w:t>
      </w:r>
      <w:r w:rsidR="002B3737" w:rsidRPr="00AC73A1">
        <w:rPr>
          <w:rPrChange w:id="286" w:author="Parks, Robbie M" w:date="2018-08-21T18:56:00Z">
            <w:rPr>
              <w:rFonts w:ascii="Times New Roman" w:hAnsi="Times New Roman"/>
              <w:sz w:val="24"/>
            </w:rPr>
          </w:rPrChange>
        </w:rPr>
        <w:t xml:space="preserve"> with substantially different summer and winter temperatures</w:t>
      </w:r>
      <w:del w:id="287" w:author="Parks, Robbie M" w:date="2018-08-21T18:56:00Z">
        <w:r w:rsidR="00765400" w:rsidRPr="006E585E">
          <w:delText>, with a notable exception of injuries in older age</w:delText>
        </w:r>
        <w:r w:rsidR="00511306" w:rsidRPr="006E585E">
          <w:delText>s</w:delText>
        </w:r>
        <w:r w:rsidR="00765400" w:rsidRPr="006E585E">
          <w:delText>.</w:delText>
        </w:r>
      </w:del>
      <w:ins w:id="288" w:author="Parks, Robbie M" w:date="2018-08-21T18:56:00Z">
        <w:r w:rsidR="00765400" w:rsidRPr="00AC73A1">
          <w:t>.</w:t>
        </w:r>
      </w:ins>
      <w:r w:rsidR="00765400" w:rsidRPr="00DF4A95">
        <w:t xml:space="preserve"> </w:t>
      </w:r>
      <w:r w:rsidR="000210D1" w:rsidRPr="00DF4A95">
        <w:t>Insights of this kind</w:t>
      </w:r>
      <w:r w:rsidR="000210D1" w:rsidRPr="00AC73A1">
        <w:rPr>
          <w:rPrChange w:id="289" w:author="Parks, Robbie M" w:date="2018-08-21T18:56:00Z">
            <w:rPr>
              <w:rFonts w:ascii="Times New Roman" w:hAnsi="Times New Roman"/>
              <w:sz w:val="24"/>
            </w:rPr>
          </w:rPrChange>
        </w:rPr>
        <w:t xml:space="preserve"> would not have been possible </w:t>
      </w:r>
      <w:r w:rsidR="0075546D" w:rsidRPr="00AC73A1">
        <w:rPr>
          <w:rPrChange w:id="290" w:author="Parks, Robbie M" w:date="2018-08-21T18:56:00Z">
            <w:rPr>
              <w:rFonts w:ascii="Times New Roman" w:hAnsi="Times New Roman"/>
              <w:sz w:val="24"/>
            </w:rPr>
          </w:rPrChange>
        </w:rPr>
        <w:t>analys</w:t>
      </w:r>
      <w:r w:rsidR="00F557A4" w:rsidRPr="00AC73A1">
        <w:rPr>
          <w:rPrChange w:id="291" w:author="Parks, Robbie M" w:date="2018-08-21T18:56:00Z">
            <w:rPr>
              <w:rFonts w:ascii="Times New Roman" w:hAnsi="Times New Roman"/>
              <w:sz w:val="24"/>
            </w:rPr>
          </w:rPrChange>
        </w:rPr>
        <w:t>ing</w:t>
      </w:r>
      <w:r w:rsidR="000210D1" w:rsidRPr="00AC73A1">
        <w:rPr>
          <w:rPrChange w:id="292" w:author="Parks, Robbie M" w:date="2018-08-21T18:56:00Z">
            <w:rPr>
              <w:rFonts w:ascii="Times New Roman" w:hAnsi="Times New Roman"/>
              <w:sz w:val="24"/>
            </w:rPr>
          </w:rPrChange>
        </w:rPr>
        <w:t xml:space="preserve"> data averaged over time</w:t>
      </w:r>
      <w:r w:rsidR="00511306" w:rsidRPr="00AC73A1">
        <w:rPr>
          <w:rPrChange w:id="293" w:author="Parks, Robbie M" w:date="2018-08-21T18:56:00Z">
            <w:rPr>
              <w:rFonts w:ascii="Times New Roman" w:hAnsi="Times New Roman"/>
              <w:sz w:val="24"/>
            </w:rPr>
          </w:rPrChange>
        </w:rPr>
        <w:t xml:space="preserve"> or nationally</w:t>
      </w:r>
      <w:r w:rsidR="00780D25" w:rsidRPr="00AC73A1">
        <w:rPr>
          <w:rPrChange w:id="294" w:author="Parks, Robbie M" w:date="2018-08-21T18:56:00Z">
            <w:rPr>
              <w:rFonts w:ascii="Times New Roman" w:hAnsi="Times New Roman"/>
              <w:sz w:val="24"/>
            </w:rPr>
          </w:rPrChange>
        </w:rPr>
        <w:t>,</w:t>
      </w:r>
      <w:r w:rsidR="000210D1" w:rsidRPr="00AC73A1">
        <w:rPr>
          <w:rPrChange w:id="295" w:author="Parks, Robbie M" w:date="2018-08-21T18:56:00Z">
            <w:rPr>
              <w:rFonts w:ascii="Times New Roman" w:hAnsi="Times New Roman"/>
              <w:sz w:val="24"/>
            </w:rPr>
          </w:rPrChange>
        </w:rPr>
        <w:t xml:space="preserve"> </w:t>
      </w:r>
      <w:r w:rsidR="00511306" w:rsidRPr="00AC73A1">
        <w:rPr>
          <w:rPrChange w:id="296" w:author="Parks, Robbie M" w:date="2018-08-21T18:56:00Z">
            <w:rPr>
              <w:rFonts w:ascii="Times New Roman" w:hAnsi="Times New Roman"/>
              <w:sz w:val="24"/>
            </w:rPr>
          </w:rPrChange>
        </w:rPr>
        <w:t xml:space="preserve">or </w:t>
      </w:r>
      <w:r w:rsidR="000210D1" w:rsidRPr="00AC73A1">
        <w:rPr>
          <w:rPrChange w:id="297" w:author="Parks, Robbie M" w:date="2018-08-21T18:56:00Z">
            <w:rPr>
              <w:rFonts w:ascii="Times New Roman" w:hAnsi="Times New Roman"/>
              <w:sz w:val="24"/>
            </w:rPr>
          </w:rPrChange>
        </w:rPr>
        <w:t xml:space="preserve">fixed to pre-specified frequencies. </w:t>
      </w:r>
    </w:p>
    <w:p w14:paraId="64DA09E3" w14:textId="77777777" w:rsidR="00D97444" w:rsidRPr="00AC73A1" w:rsidRDefault="00D97444" w:rsidP="00DF4A95">
      <w:pPr>
        <w:spacing w:line="480" w:lineRule="auto"/>
        <w:jc w:val="both"/>
        <w:rPr>
          <w:rPrChange w:id="298" w:author="Parks, Robbie M" w:date="2018-08-21T18:56:00Z">
            <w:rPr>
              <w:rFonts w:ascii="Times New Roman" w:hAnsi="Times New Roman"/>
              <w:sz w:val="24"/>
            </w:rPr>
          </w:rPrChange>
        </w:rPr>
      </w:pPr>
    </w:p>
    <w:p w14:paraId="26676F72" w14:textId="77777777" w:rsidR="009E5196" w:rsidRPr="006E585E" w:rsidRDefault="000156AA" w:rsidP="000B343F">
      <w:pPr>
        <w:spacing w:line="480" w:lineRule="auto"/>
        <w:jc w:val="both"/>
        <w:rPr>
          <w:del w:id="299" w:author="Parks, Robbie M" w:date="2018-08-21T18:56:00Z"/>
        </w:rPr>
      </w:pPr>
      <w:del w:id="300" w:author="Parks, Robbie M" w:date="2018-08-21T18:56:00Z">
        <w:r w:rsidRPr="006E585E">
          <w:delText>Prior studies have noted seasonality of mortality for all-cause mortality and for specific causes of death</w:delText>
        </w:r>
        <w:r w:rsidR="00EB2ED6" w:rsidRPr="006E585E">
          <w:delText xml:space="preserve"> in the USA</w:delText>
        </w:r>
        <w:r w:rsidR="00C1470A">
          <w:delText xml:space="preserve"> </w:delText>
        </w:r>
        <w:r w:rsidR="009134D8" w:rsidRPr="006E585E">
          <w:fldChar w:fldCharType="begin" w:fldLock="1"/>
        </w:r>
        <w:r w:rsidR="00F52D66">
          <w:del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"id" : "ITEM-4", "itemData" : { "DOI" : "10.4054/DemRes.2002.6.17", "ISSN" : "14359871", "author" : [ { "dropping-particle" : "", "family" : "Feinstein", "given" : "Craig A.", "non-dropping-particle" : "", "parse-names" : false, "suffix" : "" } ], "container-title" : "Demographic Research", "id" : "ITEM-4", "issued" : { "date-parts" : [ [ "2002" ] ] }, "page" : "469-486", "title" : "Seasonality of deaths in the U.S. by age and cause", "type" : "article-journal", "volume" : "6" }, "uris" : [ "http://www.mendeley.com/documents/?uuid=e0a30cb0-f37e-4639-b84c-def2337e8c99" ] }, { "id" : "ITEM-5", "itemData" : { "DOI" : "10.1001/jama.1997.03550120072036", "ISSN" : "0098-7484", "author" : [ { "dropping-particle" : "", "family" : "Seretakis", "given" : "Dimitrios", "non-dropping-particle" : "", "parse-names" : false, "suffix" : "" } ], "container-title" : "JAMA: The Journal of the American Medical Association", "id" : "ITEM-5", "issue" : "12", "issued" : { "date-parts" : [ [ "1997" ] ] }, "page" : "1012", "title" : "Changing Seasonality of Mortality From Coronary Heart Disease", "type" : "article-journal", "volume" : "278" }, "uris" : [ "http://www.mendeley.com/documents/?uuid=f8f1d39a-cba5-4b07-8183-8e346932439a" ] }, { "id" : "ITEM-6",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"ITEM-6", "issue" : "5", "issued" : { "date-parts" : [ [ "2013" ] ] }, "title" : "Regional Similarities in Seasonal Mortality across the United States: An Examination of 28 Metropolitan Statistical Areas", "type" : "article-journal", "volume" : "8" }, "uris" : [ "http://www.mendeley.com/documents/?uuid=50b74cb8-33dd-4519-ac6d-9a36289002e0" ] } ], "mendeley" : { "formattedCitation" : "(Feinstein, 2002; Kalkstein, 2013; Rau, 2004; Rau et al., 2018; Rosenwaike, 1966; Seretakis, 1997)", "plainTextFormattedCitation" : "(Feinstein, 2002; Kalkstein, 2013; Rau, 2004; Rau et al., 2018; Rosenwaike, 1966; Seretakis, 1997)", "previouslyFormattedCitation" : "(Feinstein, 2002; Kalkstein, 2013; Rau, 2004; Rau et al., 2018; Rosenwaike, 1966; Seretakis, 1997)" }, "properties" : {  }, "schema" : "https://github.com/citation-style-language/schema/raw/master/csl-citation.json" }</w:delInstrText>
        </w:r>
        <w:r w:rsidR="009134D8" w:rsidRPr="006E585E">
          <w:fldChar w:fldCharType="separate"/>
        </w:r>
        <w:r w:rsidR="00BC655C" w:rsidRPr="00BC655C">
          <w:rPr>
            <w:noProof/>
          </w:rPr>
          <w:delText>(Feinstein, 2002; Kalkstein, 2013; Rau, 2004; Rau et al., 2018; Rosenwaike, 1966; Seretakis, 1997)</w:delText>
        </w:r>
        <w:r w:rsidR="009134D8" w:rsidRPr="006E585E">
          <w:fldChar w:fldCharType="end"/>
        </w:r>
        <w:r w:rsidR="00C1470A">
          <w:delText>.</w:delText>
        </w:r>
        <w:r w:rsidRPr="006E585E">
          <w:delText xml:space="preserve"> </w:delText>
        </w:r>
        <w:r w:rsidR="00EB2ED6" w:rsidRPr="006E585E">
          <w:delText>Few of these studies have done consistent national and sub</w:delText>
        </w:r>
        <w:r w:rsidR="004835CF">
          <w:delText>national analyses, and none</w:delText>
        </w:r>
        <w:r w:rsidR="00EB2ED6" w:rsidRPr="006E585E">
          <w:delText xml:space="preserve"> has done so over time</w:delText>
        </w:r>
        <w:r w:rsidR="00A76EC0" w:rsidRPr="006E585E">
          <w:delText>,</w:delText>
        </w:r>
        <w:r w:rsidR="00EB2ED6" w:rsidRPr="006E585E">
          <w:delText xml:space="preserve"> for a comprehensive set of age groups and causes of death, and in relation to regional temperature differences. Our results on strong seasonality of cardiorespiratory deaths </w:delText>
        </w:r>
        <w:r w:rsidR="001A017E" w:rsidRPr="006E585E">
          <w:delText>and weak seasonality of cancer deaths, restricted to older ages, are broadl</w:delText>
        </w:r>
        <w:r w:rsidR="00C1470A">
          <w:delText>y consistent with these studies</w:delText>
        </w:r>
        <w:r w:rsidR="00AD31CC">
          <w:delText xml:space="preserve"> </w:delText>
        </w:r>
        <w:r w:rsidR="00E5284B" w:rsidRPr="006E585E">
          <w:fldChar w:fldCharType="begin" w:fldLock="1"/>
        </w:r>
        <w:r w:rsidR="00F52D66">
          <w:delInstrText>ADDIN CSL_CITATION { "citationItems" : [ { "id" : "ITEM-1",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"ITEM-1", "issue" : "315", "issued" : { "date-parts" : [ [ "1966" ] ] }, "page" : "706-719", "title" : "Seasonal Variation of Deaths in the United States, 1951\u20131960", "type" : "article-journal", "volume" : "61" }, "uris" : [ "http://www.mendeley.com/documents/?uuid=ada7c7c6-41f2-42e4-8d0b-e2068c79bab5"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"id" : "ITEM-3", "itemData" : { "DOI" : "10.4054/DemRes.2002.6.17", "ISSN" : "14359871", "author" : [ { "dropping-particle" : "", "family" : "Feinstein", "given" : "Craig A.", "non-dropping-particle" : "", "parse-names" : false, "suffix" : "" } ], "container-title" : "Demographic Research", "id" : "ITEM-3", "issued" : { "date-parts" : [ [ "2002" ] ] }, "page" : "469-486", "title" : "Seasonality of deaths in the U.S. by age and cause", "type" : "article-journal", "volume" : "6" }, "uris" : [ "http://www.mendeley.com/documents/?uuid=e0a30cb0-f37e-4639-b84c-def2337e8c99" ] }, { "id" : "ITEM-4", "itemData" : { "DOI" : "10.1001/jama.1997.03550120072036", "ISSN" : "0098-7484", "author" : [ { "dropping-particle" : "", "family" : "Seretakis", "given" : "Dimitrios", "non-dropping-particle" : "", "parse-names" : false, "suffix" : "" } ], "container-title" : "JAMA: The Journal of the American Medical Association", "id" : "ITEM-4", "issue" : "12", "issued" : { "date-parts" : [ [ "1997" ] ] }, "page" : "1012", "title" : "Changing Seasonality of Mortality From Coronary Heart Disease", "type" : "article-journal", "volume" : "278" }, "uris" : [ "http://www.mendeley.com/documents/?uuid=f8f1d39a-cba5-4b07-8183-8e346932439a" ] } ], "mendeley" : { "formattedCitation" : "(Feinstein, 2002; Rau et al., 2018; Rosenwaike, 1966; Seretakis, 1997)", "plainTextFormattedCitation" : "(Feinstein, 2002; Rau et al., 2018; Rosenwaike, 1966; Seretakis, 1997)", "previouslyFormattedCitation" : "(Feinstein, 2002; Rau et al., 2018; Rosenwaike, 1966; Seretakis, 1997)" }, "properties" : {  }, "schema" : "https://github.com/citation-style-language/schema/raw/master/csl-citation.json" }</w:delInstrText>
        </w:r>
        <w:r w:rsidR="00E5284B" w:rsidRPr="006E585E">
          <w:fldChar w:fldCharType="separate"/>
        </w:r>
        <w:r w:rsidR="00BC655C" w:rsidRPr="00BC655C">
          <w:rPr>
            <w:noProof/>
          </w:rPr>
          <w:delText>(Feinstein, 2002; Rau et al., 2018; Rosenwaike, 1966; Seretakis, 1997)</w:delText>
        </w:r>
        <w:r w:rsidR="00E5284B" w:rsidRPr="006E585E">
          <w:fldChar w:fldCharType="end"/>
        </w:r>
        <w:r w:rsidR="00C1470A">
          <w:delText>,</w:delText>
        </w:r>
        <w:r w:rsidR="00A76EC0" w:rsidRPr="006E585E">
          <w:delText xml:space="preserve"> which had limited analysis on how seasonality changes over time</w:delText>
        </w:r>
        <w:r w:rsidR="00103132">
          <w:delText xml:space="preserve"> and/or geography</w:delText>
        </w:r>
        <w:r w:rsidR="00C1470A">
          <w:delText xml:space="preserve"> </w:delText>
        </w:r>
        <w:r w:rsidR="00992E34">
          <w:fldChar w:fldCharType="begin" w:fldLock="1"/>
        </w:r>
        <w:r w:rsidR="00F52D66">
          <w:del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"ITEM-2", "issue" : "315", "issued" : { "date-parts" : [ [ "1966" ] ] }, "page" : "706-719", "title" : "Seasonal Variation of Deaths in the United States, 1951\u20131960", "type" : "article-journal", "volume" : "61" }, "uris" : [ "http://www.mendeley.com/documents/?uuid=ada7c7c6-41f2-42e4-8d0b-e2068c79bab5" ] }, { "id" : "ITEM-3",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"ITEM-3", "issued" : { "date-parts" : [ [ "2018" ] ] }, "title" : "Visualizing Mortality Dynamics in the Lexis Diagram", "type" : "book" }, "uris" : [ "http://www.mendeley.com/documents/?uuid=e0c81d53-6ad6-40c1-935d-e122c89bb8f6" ] } ], "mendeley" : { "formattedCitation" : "(Feinstein, 2002; Rau et al., 2018; Rosenwaike, 1966)", "plainTextFormattedCitation" : "(Feinstein, 2002; Rau et al., 2018; Rosenwaike, 1966)", "previouslyFormattedCitation" : "(Feinstein, 2002; Rau et al., 2018; Rosenwaike, 1966)" }, "properties" : {  }, "schema" : "https://github.com/citation-style-language/schema/raw/master/csl-citation.json" }</w:delInstrText>
        </w:r>
        <w:r w:rsidR="00992E34">
          <w:fldChar w:fldCharType="separate"/>
        </w:r>
        <w:r w:rsidR="00BC655C" w:rsidRPr="00BC655C">
          <w:rPr>
            <w:noProof/>
          </w:rPr>
          <w:delText>(Feinstein, 2002; Rau et al., 2018; Rosenwaike, 1966)</w:delText>
        </w:r>
        <w:r w:rsidR="00992E34">
          <w:fldChar w:fldCharType="end"/>
        </w:r>
        <w:r w:rsidR="00C1470A">
          <w:delText>.</w:delText>
        </w:r>
        <w:r w:rsidR="00555DCE">
          <w:delText xml:space="preserve"> </w:delText>
        </w:r>
        <w:r w:rsidR="00A76EC0" w:rsidRPr="006E585E">
          <w:delText>Similarly, our results on seasonality of injury deaths are supported by a few prior studies</w:delText>
        </w:r>
        <w:r w:rsidR="00C1470A">
          <w:delText xml:space="preserve"> </w:delText>
        </w:r>
        <w:r w:rsidR="00E5284B" w:rsidRPr="006E585E">
          <w:fldChar w:fldCharType="begin" w:fldLock="1"/>
        </w:r>
        <w:r w:rsidR="00F52D66">
          <w:del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"10.4054/DemRes.2002.6.17", "ISSN" : "14359871", "author" : [ { "dropping-particle" : "", "family" : "Feinstein", "given" : "Craig A.", "non-dropping-particle" : "", "parse-names" : false, "suffix" : "" } ], "container-title" : "Demographic Research", "id" : "ITEM-2", "issued" : { "date-parts" : [ [ "2002" ] ] }, "page" : "469-486", "title" : "Seasonality of deaths in the U.S. by age and cause", "type" : "article-journal", "volume" : "6" }, "uris" : [ "http://www.mendeley.com/documents/?uuid=e0a30cb0-f37e-4639-b84c-def2337e8c99"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"mendeley" : { "formattedCitation" : "(Feinstein, 2002; Rau et al., 2018; Rosenwaike, 1966)", "plainTextFormattedCitation" : "(Feinstein, 2002; Rau et al., 2018; Rosenwaike, 1966)", "previouslyFormattedCitation" : "(Feinstein, 2002; Rau et al., 2018; Rosenwaike, 1966)" }, "properties" : {  }, "schema" : "https://github.com/citation-style-language/schema/raw/master/csl-citation.json" }</w:delInstrText>
        </w:r>
        <w:r w:rsidR="00E5284B" w:rsidRPr="006E585E">
          <w:fldChar w:fldCharType="separate"/>
        </w:r>
        <w:r w:rsidR="00BC655C" w:rsidRPr="00BC655C">
          <w:rPr>
            <w:noProof/>
          </w:rPr>
          <w:delText>(Feinstein, 2002; Rau et al., 2018; Rosenwaike, 1966)</w:delText>
        </w:r>
        <w:r w:rsidR="00E5284B" w:rsidRPr="006E585E">
          <w:fldChar w:fldCharType="end"/>
        </w:r>
        <w:r w:rsidR="00C1470A">
          <w:delText>,</w:delText>
        </w:r>
        <w:r w:rsidR="00A76EC0" w:rsidRPr="006E585E">
          <w:delText xml:space="preserve"> but our subnational analysis over three decades revealed variations in </w:delText>
        </w:r>
        <w:r w:rsidR="002B3737">
          <w:delText xml:space="preserve">when injury deaths peaked and in how seasonal differences in these deaths have changed </w:delText>
        </w:r>
        <w:r w:rsidR="00722AD9">
          <w:delText xml:space="preserve">over time </w:delText>
        </w:r>
        <w:r w:rsidR="002B3737">
          <w:delText xml:space="preserve">which had not been </w:delText>
        </w:r>
        <w:r w:rsidR="00A76EC0" w:rsidRPr="006E585E">
          <w:delText>reported before.</w:delText>
        </w:r>
      </w:del>
    </w:p>
    <w:p w14:paraId="692B386F" w14:textId="77777777" w:rsidR="0042218D" w:rsidRPr="006E585E" w:rsidRDefault="0042218D" w:rsidP="0042218D">
      <w:pPr>
        <w:spacing w:line="480" w:lineRule="auto"/>
        <w:jc w:val="both"/>
        <w:rPr>
          <w:del w:id="301" w:author="Parks, Robbie M" w:date="2018-08-21T18:56:00Z"/>
        </w:rPr>
      </w:pPr>
    </w:p>
    <w:p w14:paraId="3A20FA3A" w14:textId="77777777" w:rsidR="00DB2D88" w:rsidRPr="006E585E" w:rsidRDefault="000B343F" w:rsidP="00DB2D88">
      <w:pPr>
        <w:spacing w:line="480" w:lineRule="auto"/>
        <w:jc w:val="both"/>
        <w:rPr>
          <w:del w:id="302" w:author="Parks, Robbie M" w:date="2018-08-21T18:56:00Z"/>
        </w:rPr>
      </w:pPr>
      <w:del w:id="303" w:author="Parks, Robbie M" w:date="2018-08-21T18:56:00Z">
        <w:r w:rsidRPr="006E585E">
          <w:delText xml:space="preserve">The observed geographical </w:delText>
        </w:r>
        <w:r w:rsidR="00EF4585" w:rsidRPr="006E585E">
          <w:delText xml:space="preserve">similarity </w:delText>
        </w:r>
        <w:r w:rsidRPr="006E585E">
          <w:delText>in seasonal mortality variation in the USA, also seen in a study of 36 cities using deaths aggregated across age groups and over time</w:delText>
        </w:r>
        <w:r w:rsidR="00BE50E6">
          <w:delText xml:space="preserve"> </w:delText>
        </w:r>
        <w:r w:rsidR="00AB66EA" w:rsidRPr="006E585E">
          <w:fldChar w:fldCharType="begin" w:fldLock="1"/>
        </w:r>
        <w:r w:rsidR="00F52D66">
          <w:delInstrText>ADDIN CSL_CITATION { "citationItems" : [ { "id" : "ITEM-1", "itemData" : { "DOI" : "10.1088/1748-9326/10/6/064016", "ISSN" : "17489326", "PMID" : "26495037", "abstract" : "Extreme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 "author" : [ { "dropping-particle" : "", "family" : "Kinney", "given" : "Patrick L.", "non-dropping-particle" : "", "parse-names" : false, "suffix" : "" }, { "dropping-particle" : "", "family" : "Schwartz", "given" : "Joel", "non-dropping-particle" : "", "parse-names" : false, "suffix" : "" }, { "dropping-particle" : "", "family" : "Pascal", "given" : "Mathilde", "non-dropping-particle" : "", "parse-names" : false, "suffix" : "" }, { "dropping-particle" : "", "family" : "Petkova", "given" : "Elisaveta", "non-dropping-particle" : "", "parse-names" : false, "suffix" : "" }, { "dropping-particle" : "Le", "family" : "Tertre", "given" : "Alain", "non-dropping-particle" : "", "parse-names" : false, "suffix" : "" }, { "dropping-particle" : "", "family" : "Medina", "given" : "Sylvia", "non-dropping-particle" : "", "parse-names" : false, "suffix" : "" }, { "dropping-particle" : "", "family" : "Vautard", "given" : "Robert", "non-dropping-particle" : "", "parse-names" : false, "suffix" : "" } ], "container-title" : "Environmental Research Letters", "id" : "ITEM-1", "issue" : "6", "issued" : { "date-parts" : [ [ "2015" ] ] }, "title" : "Winter season mortality: Will climate warming bring benefits?", "type" : "article-journal", "volume" : "10" }, "uris" : [ "http://www.mendeley.com/documents/?uuid=d2c6b903-6bd0-4558-b3ce-eb7f3fbf3539" ] } ], "mendeley" : { "formattedCitation" : "(Kinney et al., 2015)", "plainTextFormattedCitation" : "(Kinney et al., 2015)", "previouslyFormattedCitation" : "(Kinney et al., 2015)" }, "properties" : {  }, "schema" : "https://github.com/citation-style-language/schema/raw/master/csl-citation.json" }</w:delInstrText>
        </w:r>
        <w:r w:rsidR="00AB66EA" w:rsidRPr="006E585E">
          <w:fldChar w:fldCharType="separate"/>
        </w:r>
        <w:r w:rsidR="00BC655C" w:rsidRPr="00BC655C">
          <w:rPr>
            <w:noProof/>
          </w:rPr>
          <w:delText>(Kinney et al., 2015)</w:delText>
        </w:r>
        <w:r w:rsidR="00AB66EA" w:rsidRPr="006E585E">
          <w:fldChar w:fldCharType="end"/>
        </w:r>
        <w:r w:rsidR="00BE50E6">
          <w:delText>,</w:delText>
        </w:r>
        <w:r w:rsidRPr="006E585E">
          <w:delText xml:space="preserve"> contrasts from the pattern observed across Europe, where the difference between winter and summer mortality tends to be lower in the colder Nordic countries than in warmer southern European nations</w:delText>
        </w:r>
        <w:r w:rsidR="00BE50E6">
          <w:delText xml:space="preserve"> </w:delText>
        </w:r>
        <w:r w:rsidR="00AB66EA" w:rsidRPr="006E585E">
          <w:fldChar w:fldCharType="begin" w:fldLock="1"/>
        </w:r>
        <w:r w:rsidR="00F52D66">
          <w:del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"ITEM-3", "issue" : "2", "issued" : { "date-parts" : [ [ "2015" ] ] }, "page" : "339-345", "title" : "Excess winter deaths in Europe: A multi-country descriptive analysis", "type" : "article-journal", "volume" : "25" }, "uris" : [ "http://www.mendeley.com/documents/?uuid=b30766a9-cdc0-41a0-95d8-1ca7a2391ddd" ] } ], "mendeley" : { "formattedCitation" : "(Fowler et al., 2015; Healy, 2003; McKee, 1989)", "plainTextFormattedCitation" : "(Fowler et al., 2015; Healy, 2003; McKee, 1989)", "previouslyFormattedCitation" : "(Fowler et al., 2015; Healy, 2003; McKee, 1989)" }, "properties" : {  }, "schema" : "https://github.com/citation-style-language/schema/raw/master/csl-citation.json" }</w:delInstrText>
        </w:r>
        <w:r w:rsidR="00AB66EA" w:rsidRPr="006E585E">
          <w:fldChar w:fldCharType="separate"/>
        </w:r>
        <w:r w:rsidR="00BC655C" w:rsidRPr="00BC655C">
          <w:rPr>
            <w:noProof/>
          </w:rPr>
          <w:delText>(Fowler et al., 2015; Healy, 2003; McKee, 1989)</w:delText>
        </w:r>
        <w:r w:rsidR="00AB66EA" w:rsidRPr="006E585E">
          <w:fldChar w:fldCharType="end"/>
        </w:r>
        <w:r w:rsidR="00BE50E6">
          <w:delText>.</w:delText>
        </w:r>
        <w:r w:rsidRPr="006E585E">
          <w:delText xml:space="preserve"> The absence of association between the magnitude of mortality seasonality and seasonal temperature difference indicates that different regions in the USA are similarly adapted to temperature seasonality</w:delText>
        </w:r>
        <w:r w:rsidR="00EF4585" w:rsidRPr="006E585E">
          <w:delText xml:space="preserve">, whereas Nordic countries may </w:delText>
        </w:r>
        <w:r w:rsidR="003B784F">
          <w:delText xml:space="preserve">have </w:delText>
        </w:r>
        <w:r w:rsidR="00EF4585" w:rsidRPr="006E585E">
          <w:delText xml:space="preserve">better environmental (e.g., housing insulation and heating) and health system measures to counter the </w:delText>
        </w:r>
        <w:r w:rsidR="006D3FE2">
          <w:delText>effects of cold winters</w:delText>
        </w:r>
        <w:r w:rsidR="00EF4585" w:rsidRPr="006E585E">
          <w:delText xml:space="preserve"> than those in southern Europe</w:delText>
        </w:r>
        <w:r w:rsidRPr="006E585E">
          <w:delText xml:space="preserve">. </w:delText>
        </w:r>
      </w:del>
    </w:p>
    <w:p w14:paraId="1E2C5F3C" w14:textId="77777777" w:rsidR="000B343F" w:rsidRPr="006E585E" w:rsidRDefault="000B343F" w:rsidP="000B343F">
      <w:pPr>
        <w:spacing w:line="480" w:lineRule="auto"/>
        <w:jc w:val="both"/>
        <w:rPr>
          <w:del w:id="304" w:author="Parks, Robbie M" w:date="2018-08-21T18:56:00Z"/>
        </w:rPr>
      </w:pPr>
    </w:p>
    <w:p w14:paraId="274E444F" w14:textId="77777777" w:rsidR="000210D1" w:rsidRDefault="000210D1" w:rsidP="00C33FFB">
      <w:pPr>
        <w:spacing w:line="480" w:lineRule="auto"/>
        <w:jc w:val="both"/>
        <w:rPr>
          <w:del w:id="305" w:author="Parks, Robbie M" w:date="2018-08-21T18:56:00Z"/>
        </w:rPr>
      </w:pPr>
      <w:del w:id="306" w:author="Parks, Robbie M" w:date="2018-08-21T18:56:00Z">
        <w:r w:rsidRPr="006E585E">
          <w:delText>The</w:delText>
        </w:r>
        <w:r w:rsidR="0042218D" w:rsidRPr="006E585E">
          <w:delText xml:space="preserve"> cause-specific analysis showed that the</w:delText>
        </w:r>
        <w:r w:rsidRPr="006E585E">
          <w:delText xml:space="preserve"> substantial decline in seasonal mortality differences in adolescents and young adults </w:delText>
        </w:r>
        <w:r w:rsidR="0042218D" w:rsidRPr="006E585E">
          <w:delText>was</w:delText>
        </w:r>
        <w:r w:rsidRPr="006E585E">
          <w:delText xml:space="preserve"> related to </w:delText>
        </w:r>
        <w:r w:rsidR="0042218D" w:rsidRPr="006E585E">
          <w:delText xml:space="preserve">the </w:delText>
        </w:r>
        <w:r w:rsidRPr="006E585E">
          <w:delText xml:space="preserve">diminishing </w:delText>
        </w:r>
        <w:r w:rsidR="002E0DC3" w:rsidRPr="006E585E">
          <w:delText>season</w:delText>
        </w:r>
        <w:r w:rsidR="00C37144" w:rsidRPr="006E585E">
          <w:delText>a</w:delText>
        </w:r>
        <w:r w:rsidR="002E0DC3" w:rsidRPr="006E585E">
          <w:delText xml:space="preserve">lity </w:delText>
        </w:r>
        <w:r w:rsidRPr="006E585E">
          <w:delText>of injuries, especially from road traffic crashes, which are more likely to occur in the summer months</w:delText>
        </w:r>
        <w:r w:rsidR="00BE50E6">
          <w:delText xml:space="preserve"> </w:delText>
        </w:r>
        <w:r w:rsidR="00AB66EA" w:rsidRPr="006E585E">
          <w:fldChar w:fldCharType="begin" w:fldLock="1"/>
        </w:r>
        <w:r w:rsidR="00166A52">
          <w:delInstrText>ADDIN CSL_CITATION { "citationItems" : [ { "id" : "ITEM-1", "itemData" : { "author" : [ { "dropping-particle" : "", "family" : "National Highway Traffic Safety Administration", "given" : "", "non-dropping-particle" : "", "parse-names" : false, "suffix" : "" } ], "container-title" : "National Center for Statistics and Analysis (NCHS)", "id" : "ITEM-1", "issue" : "March", "issued" : { "date-parts" : [ [ "2005" ] ] }, "title" : "Trend and Pattern Analysis of Highway Crash Fatality By Month and Day", "type" : "article-journal" }, "uris" : [ "http://www.mendeley.com/documents/?uuid=e660a00d-5039-4361-97dc-e5563df2412f" ] } ], "mendeley" : { "formattedCitation" : "(National Highway Traffic Safety Administration, 2005)", "plainTextFormattedCitation" : "(National Highway Traffic Safety Administration, 2005)", "previouslyFormattedCitation" : "(National Highway Traffic Safety Administration, 2005)" }, "properties" : {  }, "schema" : "https://github.com/citation-style-language/schema/raw/master/csl-citation.json" }</w:delInstrText>
        </w:r>
        <w:r w:rsidR="00AB66EA" w:rsidRPr="006E585E">
          <w:fldChar w:fldCharType="separate"/>
        </w:r>
        <w:r w:rsidR="00166A52" w:rsidRPr="00166A52">
          <w:rPr>
            <w:noProof/>
          </w:rPr>
          <w:delText>(National Highway Traffic Safety Administration, 2005)</w:delText>
        </w:r>
        <w:r w:rsidR="00AB66EA" w:rsidRPr="006E585E">
          <w:fldChar w:fldCharType="end"/>
        </w:r>
        <w:r w:rsidR="00AB66EA" w:rsidRPr="006E585E">
          <w:delText xml:space="preserve"> </w:delText>
        </w:r>
        <w:r w:rsidRPr="006E585E">
          <w:delText>and are more common in men.</w:delText>
        </w:r>
        <w:r w:rsidR="0042218D" w:rsidRPr="006E585E">
          <w:delText xml:space="preserve"> </w:delText>
        </w:r>
        <w:r w:rsidRPr="006E585E">
          <w:delText xml:space="preserve">The weakening of seasonality in </w:delText>
        </w:r>
        <w:r w:rsidR="008A287F" w:rsidRPr="006E585E">
          <w:delText xml:space="preserve">boys </w:delText>
        </w:r>
        <w:r w:rsidRPr="006E585E">
          <w:delText xml:space="preserve">under five years of age </w:delText>
        </w:r>
        <w:r w:rsidR="0042218D" w:rsidRPr="006E585E">
          <w:delText>was</w:delText>
        </w:r>
        <w:r w:rsidRPr="006E585E">
          <w:delText xml:space="preserve"> related to </w:delText>
        </w:r>
        <w:r w:rsidR="00954635">
          <w:delText xml:space="preserve">two phenomena: first, </w:delText>
        </w:r>
        <w:r w:rsidRPr="006E585E">
          <w:delText xml:space="preserve">the </w:delText>
        </w:r>
        <w:r w:rsidR="008A287F" w:rsidRPr="006E585E">
          <w:delText xml:space="preserve">seasonality of death </w:delText>
        </w:r>
        <w:r w:rsidR="005F06A5" w:rsidRPr="006E585E">
          <w:delText xml:space="preserve">from cardiorespiratory </w:delText>
        </w:r>
        <w:r w:rsidR="00954635">
          <w:delText>diseases declines, and second,</w:delText>
        </w:r>
        <w:r w:rsidR="003B5AA4">
          <w:delText xml:space="preserve"> </w:delText>
        </w:r>
        <w:r w:rsidR="00954635">
          <w:delText>the</w:delText>
        </w:r>
        <w:r w:rsidR="006D6F45">
          <w:delText xml:space="preserve"> proportion of deaths during the perinatal period</w:delText>
        </w:r>
        <w:r w:rsidR="00954635">
          <w:delText>, which have limited seasonality, increased</w:delText>
        </w:r>
        <w:r w:rsidR="00BE50E6">
          <w:delText xml:space="preserve"> </w:delText>
        </w:r>
        <w:r w:rsidR="00050A3D">
          <w:fldChar w:fldCharType="begin" w:fldLock="1"/>
        </w:r>
        <w:r w:rsidR="00B27E5A">
          <w:delInstrText>ADDIN CSL_CITATION { "citationItems" : [ { "id" : "ITEM-1", "itemData" : { "ISBN" : "53(10)", "abstract" : "Objective\u2014This report presents final 2009 data on U.S. deaths, death rates, life expectancy, infant mortality, and trends by selected characteristics such as age, sex, Hispanic origin, race, state of residence, and cause of death. Methods\u2014Information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vention\u2019s National Center for Health Statistics. Causes of death are processed in accordance with the International Classification of Dis- eases, Tenth Revision. Results\u2014In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1\u20134, 15\u201324, 55\u201364, 65\u201374, and 75\u201384. The age-specific death rates remained unchanged for age groups 5\u201314, 25\u201334, 35\u201344, 45\u201354, and 85 years and over. The 15 leading causes of death in 2009 remained the same as in 2008. The infant mortality rate decreased 3.3% to a historically low value of 6.39 deaths per 1,000 live births in 2009. Conclusion\u2014The decline of the age-adjusted death rate to a record low value for the United States and the increase in life expec- tancy to a record high value of 78.5 years are consistent with long-term trends in mortality.", "author" : [ { "dropping-particle" : "", "family" : "MacDorman", "given" : "Marian F", "non-dropping-particle" : "", "parse-names" : false, "suffix" : "" }, { "dropping-particle" : "", "family" : "Gregory", "given" : "Elizabeth", "non-dropping-particle" : "", "parse-names" : false, "suffix" : "" } ], "container-title" : "National Vital Statistics Reports", "id" : "ITEM-1", "issue" : "8", "issued" : { "date-parts" : [ [ "2015" ] ] }, "page" : "1-24", "title" : "Fetal and Perinatal Mortality: United States, 2013", "type" : "article-journal", "volume" : "64" }, "uris" : [ "http://www.mendeley.com/documents/?uuid=770202a4-b99b-4c26-bb9d-5d8ca886f4bd" ] } ], "mendeley" : { "formattedCitation" : "(MacDorman &amp; Gregory, 2015)", "plainTextFormattedCitation" : "(MacDorman &amp; Gregory, 2015)", "previouslyFormattedCitation" : "(MacDorman &amp; Gregory, 2015)" }, "properties" : {  }, "schema" : "https://github.com/citation-style-language/schema/raw/master/csl-citation.json" }</w:delInstrText>
        </w:r>
        <w:r w:rsidR="00050A3D">
          <w:fldChar w:fldCharType="separate"/>
        </w:r>
        <w:r w:rsidR="00B27E5A" w:rsidRPr="00B27E5A">
          <w:rPr>
            <w:noProof/>
          </w:rPr>
          <w:delText>(MacDorman &amp; Gregory, 2015)</w:delText>
        </w:r>
        <w:r w:rsidR="00050A3D">
          <w:fldChar w:fldCharType="end"/>
        </w:r>
        <w:r w:rsidR="00BE50E6">
          <w:delText>.</w:delText>
        </w:r>
      </w:del>
    </w:p>
    <w:p w14:paraId="114E4BEA" w14:textId="612EC5B6" w:rsidR="009E5196" w:rsidRPr="00AC73A1" w:rsidRDefault="000156AA" w:rsidP="000B343F">
      <w:pPr>
        <w:spacing w:line="480" w:lineRule="auto"/>
        <w:jc w:val="both"/>
        <w:rPr>
          <w:ins w:id="307" w:author="Parks, Robbie M" w:date="2018-08-21T18:56:00Z"/>
        </w:rPr>
      </w:pPr>
      <w:ins w:id="308" w:author="Parks, Robbie M" w:date="2018-08-21T18:56:00Z">
        <w:r w:rsidRPr="00AC73A1">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id":"ITEM-4","itemData":{"DOI":"10.4054/DemRes.2002.6.17","ISSN":"14359871","author":[{"dropping-particle":"","family":"Feinstein","given":"Craig A.","non-dropping-particle":"","parse-names":false,"suffix":""}],"container-title":"Demographic Research","id":"ITEM-4","issued":{"date-parts":[["2002"]]},"page":"469-486","title":"Seasonality of deaths in the U.S. by age and cause","type":"article-journal","volume":"6"},"uris":["http://www.mendeley.com/documents/?uuid=e0a30cb0-f37e-4639-b84c-def2337e8c99"]},{"id":"ITEM-5","itemData":{"DOI":"10.1001/jama.1997.03550120072036","ISSN":"0098-7484","author":[{"dropping-particle":"","family":"Seretakis","given":"Dimitrios","non-dropping-particle":"","parse-names":false,"suffix":""}],"container-title":"JAMA: The Journal of the American Medical Association","id":"ITEM-5","issue":"12","issued":{"date-parts":[["1997"]]},"page":"1012","title":"Changing Seasonality of Mortality From Coronary Heart Disease","type":"article-journal","volume":"278"},"uris":["http://www.mendeley.com/documents/?uuid=f8f1d39a-cba5-4b07-8183-8e346932439a"]},{"id":"ITEM-6","itemData":{"DOI":"10.1371/journal.pone.0063971","ISBN":"1932-6203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ONE","id":"ITEM-6","issue":"5","issued":{"date-parts":[["2013"]]},"title":"Regional Similarities in Seasonal Mortality across the United States: An Examination of 28 Metropolitan Statistical Areas","type":"article-journal","volume":"8"},"uris":["http://www.mendeley.com/documents/?uuid=50b74cb8-33dd-4519-ac6d-9a36289002e0"]}],"mendeley":{"formattedCitation":"(Feinstein, 2002; Kalkstein, 2013; Rau, 2004; Rau et al., 2018; Rosenwaike, 1966; Seretakis, 1997)","plainTextFormattedCitation":"(Feinstein, 2002; Kalkstein, 2013; Rau, 2004; Rau et al., 2018; Rosenwaike, 1966; Seretakis, 1997)","previouslyFormattedCitation":"(Feinstein, 2002; Kalkstein, 2013; Rau, 2004; Rau et al., 2018; Rosenwaike, 1966; Seretakis, 1997)"},"properties":{"noteIndex":0},"schema":"https://github.com/citation-style-language/schema/raw/master/csl-citation.json"}</w:instrText>
        </w:r>
        <w:r w:rsidR="009134D8" w:rsidRPr="00AC73A1">
          <w:fldChar w:fldCharType="separate"/>
        </w:r>
        <w:r w:rsidR="00BC655C" w:rsidRPr="00AC73A1">
          <w:rPr>
            <w:noProof/>
          </w:rPr>
          <w:t>(Feinstein, 2002; Kalkstein, 2013; Rau, 2004; Rau et al., 2018; Rosenwaike, 1966; Seretakis, 1997)</w:t>
        </w:r>
        <w:r w:rsidR="009134D8" w:rsidRPr="00AC73A1">
          <w:fldChar w:fldCharType="end"/>
        </w:r>
        <w:r w:rsidR="00C1470A" w:rsidRPr="00AC73A1">
          <w:t>.</w:t>
        </w:r>
        <w:r w:rsidRPr="00AC73A1">
          <w:t xml:space="preserve"> </w:t>
        </w:r>
        <w:r w:rsidR="00EB2ED6" w:rsidRPr="00AC73A1">
          <w:t>Few of these studies have done consistent national and 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seasonality of cardiorespiratory </w:t>
        </w:r>
        <w:r w:rsidR="00DE001B">
          <w:t xml:space="preserve">diseases </w:t>
        </w:r>
        <w:r w:rsidR="00EB2ED6" w:rsidRPr="00AC73A1">
          <w:t xml:space="preserve">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C950B8">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Diagram","type":"book"},"uris":["http://www.mendeley.com/documents/?uuid=e0c81d53-6ad6-40c1-935d-e122c89bb8f6"]},{"id":"ITEM-3","itemData":{"DOI":"10.4054/DemRes.2002.6.17","ISSN":"14359871","author":[{"dropping-particle":"","family":"Feinstein","given":"Craig A.","non-dropping-particle":"","parse-names":false,"suffix":""}],"container-title":"Demographic Research","id":"ITEM-3","issued":{"date-parts":[["2002"]]},"page":"469-486","title":"Seasonality of deaths in the U.S. by age and cause","type":"article-journal","volume":"6"},"uris":["http://www.mendeley.com/documents/?uuid=e0a30cb0-f37e-4639-b84c-def2337e8c99"]},{"id":"ITEM-4","itemData":{"DOI":"10.1001/jama.1997.03550120072036","ISSN":"0098-7484","author":[{"dropping-particle":"","family":"Seretakis","given":"Dimitrios","non-dropping-particle":"","parse-names":false,"suffix":""}],"container-title":"JAMA: The Journal of the American Medical Association","id":"ITEM-4","issue":"12","issued":{"date-parts":[["1997"]]},"page":"1012","title":"Changing Seasonality of Mortality From Coronary Heart Disease","type":"article-journal","volume":"278"},"uris":["http://www.mendeley.com/documents/?uuid=f8f1d39a-cba5-4b07-8183-8e346932439a"]}],"mendeley":{"formattedCitation":"(Feinstein, 2002; Rau et al., 2018; Rosenwaike, 1966; Seretakis, 1997)","plainTextFormattedCitation":"(Feinstein, 2002; Rau et al., 2018; Rosenwaike, 1966; Seretakis, 1997)","previouslyFormattedCitation":"(Feinstein, 2002; Rau et al., 2018; Rosenwaike, 1966; Seretakis, 1997)"},"properties":{"noteIndex":0},"schema":"https://github.com/citation-style-language/schema/raw/master/csl-citation.json"}</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changes over time</w:t>
        </w:r>
        <w:r w:rsidR="00103132" w:rsidRPr="00AC73A1">
          <w:t xml:space="preserve"> and geography</w:t>
        </w:r>
        <w:r w:rsidR="00C1470A" w:rsidRPr="00AC73A1">
          <w:t xml:space="preserve"> </w:t>
        </w:r>
        <w:r w:rsidR="00992E34"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Association","id":"ITEM-2","issue":"315","issued":{"date-parts":[["1966"]]},"page":"706-719","title":"Seasonal Variation of Deaths in the United States, 1951–1960","type":"article-journal","volume":"61"},"uris":["http://www.mendeley.com/documents/?uuid=ada7c7c6-41f2-42e4-8d0b-e2068c79bab5"]},{"id":"ITEM-3","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W","non-dropping-particle":"","parse-names":false,"suffix":""}],"id":"ITEM-3","issued":{"date-parts":[["2018"]]},"title":"Visualizing Mortality Dynamics in the Lexis Diagram","type":"book"},"uris":["http://www.mendeley.com/documents/?uuid=e0c81d53-6ad6-40c1-935d-e122c89bb8f6"]}],"mendeley":{"formattedCitation":"(Feinstein,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Similarly, our results on seasonality of injury deaths are supported by a few prior studies</w:t>
        </w:r>
        <w:r w:rsidR="00C1470A" w:rsidRPr="00AC73A1">
          <w:t xml:space="preserve"> </w:t>
        </w:r>
        <w:r w:rsidR="00E5284B"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E5284B" w:rsidRPr="00AC73A1">
          <w:fldChar w:fldCharType="separate"/>
        </w:r>
        <w:r w:rsidR="00BC655C" w:rsidRPr="00AC73A1">
          <w:rPr>
            <w:noProof/>
          </w:rPr>
          <w:t>(Feinstein, 2002; Rau et al., 2018; Rosenwaike, 1966)</w:t>
        </w:r>
        <w:r w:rsidR="00E5284B" w:rsidRPr="00AC73A1">
          <w:fldChar w:fldCharType="end"/>
        </w:r>
        <w:r w:rsidR="00C1470A" w:rsidRPr="00AC73A1">
          <w:t>,</w:t>
        </w:r>
        <w:r w:rsidR="00A76EC0" w:rsidRPr="00AC73A1">
          <w:t xml:space="preserve"> but our subnational analysis over three decades revealed variations in </w:t>
        </w:r>
        <w:r w:rsidR="002B3737" w:rsidRPr="00AC73A1">
          <w:t xml:space="preserve">when injury deaths peaked and in how seasonal differences in these deaths have changed </w:t>
        </w:r>
        <w:r w:rsidR="00722AD9" w:rsidRPr="00AC73A1">
          <w:t>over time</w:t>
        </w:r>
        <w:r w:rsidR="00975D69">
          <w:t xml:space="preserve"> in relation to age group</w:t>
        </w:r>
        <w:r w:rsidR="00722AD9" w:rsidRPr="00AC73A1">
          <w:t xml:space="preserve"> </w:t>
        </w:r>
        <w:r w:rsidR="002B3737" w:rsidRPr="00AC73A1">
          <w:t xml:space="preserve">which had not been </w:t>
        </w:r>
        <w:r w:rsidR="00A76EC0" w:rsidRPr="00AC73A1">
          <w:t>reported before.</w:t>
        </w:r>
      </w:ins>
    </w:p>
    <w:p w14:paraId="6886C687" w14:textId="77777777" w:rsidR="0042218D" w:rsidRPr="00AC73A1" w:rsidRDefault="0042218D" w:rsidP="0042218D">
      <w:pPr>
        <w:spacing w:line="480" w:lineRule="auto"/>
        <w:jc w:val="both"/>
        <w:rPr>
          <w:ins w:id="309" w:author="Parks, Robbie M" w:date="2018-08-21T18:56:00Z"/>
        </w:rPr>
      </w:pPr>
    </w:p>
    <w:p w14:paraId="2B22717B" w14:textId="371DD9CD" w:rsidR="00DB2D88" w:rsidRPr="008F7D99" w:rsidRDefault="00B951CD" w:rsidP="00975D69">
      <w:pPr>
        <w:spacing w:line="480" w:lineRule="auto"/>
        <w:jc w:val="both"/>
        <w:rPr>
          <w:ins w:id="310" w:author="Parks, Robbie M" w:date="2018-08-21T18:56:00Z"/>
          <w:rFonts w:eastAsia="Times New Roman"/>
        </w:rPr>
      </w:pPr>
      <w:ins w:id="311" w:author="Parks, Robbie M" w:date="2018-08-21T18:56:00Z">
        <w:r>
          <w:t>A</w:t>
        </w:r>
        <w:r w:rsidR="000B343F" w:rsidRPr="00AC73A1">
          <w:t xml:space="preserve"> study of 36 cities</w:t>
        </w:r>
        <w:r>
          <w:t xml:space="preserve"> in the USA</w:t>
        </w:r>
        <w:r w:rsidR="00AD1414">
          <w:t>,</w:t>
        </w:r>
        <w:r w:rsidR="000B343F" w:rsidRPr="00AC73A1">
          <w:t xml:space="preserve"> aggregated across age groups and over time</w:t>
        </w:r>
        <w:r w:rsidR="00AD1414">
          <w:t>,</w:t>
        </w:r>
        <w:r w:rsidR="00391B02">
          <w:t xml:space="preserve"> also found that </w:t>
        </w:r>
        <w:r w:rsidR="00391B02">
          <w:rPr>
            <w:rFonts w:eastAsia="Times New Roman"/>
          </w:rPr>
          <w:t xml:space="preserve">excess mortality </w:t>
        </w:r>
        <w:r w:rsidR="00975D69">
          <w:rPr>
            <w:rFonts w:eastAsia="Times New Roman"/>
          </w:rPr>
          <w:t>was not associated with</w:t>
        </w:r>
        <w:r w:rsidR="00391B02">
          <w:rPr>
            <w:rFonts w:eastAsia="Times New Roman"/>
          </w:rPr>
          <w:t xml:space="preserve"> seasonal temperature range</w:t>
        </w:r>
        <w:r w:rsidR="00BE50E6" w:rsidRPr="00AC73A1">
          <w:t xml:space="preserve"> </w:t>
        </w:r>
        <w:r w:rsidR="00AB66EA" w:rsidRPr="00AC73A1">
          <w:fldChar w:fldCharType="begin" w:fldLock="1"/>
        </w:r>
        <w:r w:rsidR="00C950B8">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benefits?","type":"article-journal","volume":"10"},"uris":["http://www.mendeley.com/documents/?uuid=d2c6b903-6bd0-4558-b3ce-eb7f3fbf3539"]}],"mendeley":{"formattedCitation":"(Kinney et al., 2015)","plainTextFormattedCitation":"(Kinney et al., 2015)","previouslyFormattedCitation":"(Kinney et al., 2015)"},"properties":{"noteIndex":0},"schema":"https://github.com/citation-style-language/schema/raw/master/csl-citation.json"}</w:instrText>
        </w:r>
        <w:r w:rsidR="00AB66EA" w:rsidRPr="00AC73A1">
          <w:fldChar w:fldCharType="separate"/>
        </w:r>
        <w:r w:rsidR="00BC655C" w:rsidRPr="00AC73A1">
          <w:rPr>
            <w:noProof/>
          </w:rPr>
          <w:t>(Kinney et al., 2015)</w:t>
        </w:r>
        <w:r w:rsidR="00AB66EA" w:rsidRPr="00AC73A1">
          <w:fldChar w:fldCharType="end"/>
        </w:r>
        <w:r w:rsidR="005426EF">
          <w:t>.</w:t>
        </w:r>
        <w:r w:rsidR="000B343F" w:rsidRPr="00AC73A1">
          <w:t xml:space="preserve"> </w:t>
        </w:r>
        <w:r w:rsidR="005426EF">
          <w:t>In contrast, a</w:t>
        </w:r>
        <w:r w:rsidR="000B343F" w:rsidRPr="00AC73A1">
          <w:t xml:space="preserve"> Europe</w:t>
        </w:r>
        <w:r w:rsidR="005426EF">
          <w:t xml:space="preserve">an study found that </w:t>
        </w:r>
        <w:r w:rsidR="000B343F" w:rsidRPr="00AC73A1">
          <w:t xml:space="preserve">the difference between winter and summer mortality </w:t>
        </w:r>
        <w:r w:rsidR="005426EF">
          <w:t>was</w:t>
        </w:r>
        <w:r w:rsidR="000B343F" w:rsidRPr="00AC73A1">
          <w:t xml:space="preserve"> lower in the colder Nordic countries than in warmer southern European nations</w:t>
        </w:r>
        <w:r w:rsidR="00BE50E6" w:rsidRPr="00AC73A1">
          <w:t xml:space="preserve"> </w:t>
        </w:r>
        <w:r w:rsidR="00AB66EA" w:rsidRPr="00AC73A1">
          <w:fldChar w:fldCharType="begin" w:fldLock="1"/>
        </w:r>
        <w:r w:rsidR="00C950B8">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factors","type":"article-journal","volume":"57"},"uris":["http://www.mendeley.com/documents/?uuid=f7ab7783-971a-4e21-9158-84e008745163"]}],"mendeley":{"formattedCitation":"(Healy, 2003; McKee, 1989)","plainTextFormattedCitation":"(Healy, 2003; McKee, 1989)","previouslyFormattedCitation":"(Healy, 2003; McKee, 1989)"},"properties":{"noteIndex":0},"schema":"https://github.com/citation-style-language/schema/raw/master/csl-citation.json"}</w:instrText>
        </w:r>
        <w:r w:rsidR="00AB66EA" w:rsidRPr="00AC73A1">
          <w:fldChar w:fldCharType="separate"/>
        </w:r>
        <w:r w:rsidR="00C950B8" w:rsidRPr="00C950B8">
          <w:rPr>
            <w:noProof/>
          </w:rPr>
          <w:t>(Healy, 2003; McKee, 1989)</w:t>
        </w:r>
        <w:r w:rsidR="00AB66EA" w:rsidRPr="00AC73A1">
          <w:fldChar w:fldCharType="end"/>
        </w:r>
        <w:r w:rsidR="00B96C91">
          <w:t>(t</w:t>
        </w:r>
        <w:r w:rsidR="005426EF">
          <w:t>he study’s measure of temperature was mean annual temperature which differed from the temperature difference between maximum and minimum mortality used in our analysis</w:t>
        </w:r>
        <w:r w:rsidR="00B96C91">
          <w:t xml:space="preserve"> although the two measures are correlated)</w:t>
        </w:r>
        <w:r w:rsidR="005426EF">
          <w:t xml:space="preserve">. </w:t>
        </w:r>
        <w:r w:rsidR="000B343F" w:rsidRPr="00AC73A1">
          <w:t xml:space="preserve">The absence of </w:t>
        </w:r>
        <w:r w:rsidR="007814E0">
          <w:t>variation in</w:t>
        </w:r>
        <w:r w:rsidR="000B343F" w:rsidRPr="00AC73A1">
          <w:t xml:space="preserve"> the magnitude of mortality seasonality indicates that different regions in the USA are similarly 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effects of cold winters</w:t>
        </w:r>
        <w:r w:rsidR="00EF4585" w:rsidRPr="00AC73A1">
          <w:t xml:space="preserve"> than those in southern Europe</w:t>
        </w:r>
        <w:r w:rsidR="000B343F" w:rsidRPr="00AC73A1">
          <w:t xml:space="preserve">. </w:t>
        </w:r>
        <w:r w:rsidR="007814E0">
          <w:t xml:space="preserve">If the observed </w:t>
        </w:r>
        <w:r w:rsidR="007814E0" w:rsidRPr="00AC73A1">
          <w:t>absence of association between the magnitude of mortality seasonality and seasonal temperature difference</w:t>
        </w:r>
        <w:r w:rsidR="007814E0">
          <w:t xml:space="preserve"> </w:t>
        </w:r>
        <w:r w:rsidR="007C65D3">
          <w:t xml:space="preserve">across the climate regions </w:t>
        </w:r>
        <w:r w:rsidR="007814E0">
          <w:t xml:space="preserve">also persists over time, the changes in temperature as a result of global </w:t>
        </w:r>
        <w:r w:rsidR="00FC7D1E">
          <w:t xml:space="preserve">climate </w:t>
        </w:r>
        <w:r w:rsidR="007814E0">
          <w:t xml:space="preserve">change are unlikely to affect the </w:t>
        </w:r>
        <w:r w:rsidR="00244D8A">
          <w:t>winter-summer mortality difference</w:t>
        </w:r>
        <w:r w:rsidR="008E764E">
          <w:t>.</w:t>
        </w:r>
      </w:ins>
    </w:p>
    <w:p w14:paraId="5D4068DF" w14:textId="77777777" w:rsidR="000B343F" w:rsidRPr="00AC73A1" w:rsidRDefault="000B343F" w:rsidP="00975D69">
      <w:pPr>
        <w:spacing w:line="480" w:lineRule="auto"/>
        <w:jc w:val="both"/>
        <w:rPr>
          <w:ins w:id="312" w:author="Parks, Robbie M" w:date="2018-08-21T18:56:00Z"/>
        </w:rPr>
      </w:pPr>
    </w:p>
    <w:p w14:paraId="320D38F2" w14:textId="5C3BF9DB" w:rsidR="000210D1" w:rsidRPr="00AC73A1" w:rsidRDefault="000210D1" w:rsidP="00C33FFB">
      <w:pPr>
        <w:spacing w:line="480" w:lineRule="auto"/>
        <w:jc w:val="both"/>
        <w:rPr>
          <w:ins w:id="313" w:author="Parks, Robbie M" w:date="2018-08-21T18:56:00Z"/>
        </w:rPr>
      </w:pPr>
      <w:ins w:id="314" w:author="Parks, Robbie M" w:date="2018-08-21T18:56:00Z">
        <w:r w:rsidRPr="00AC73A1">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 xml:space="preserve">of </w:t>
        </w:r>
        <w:r w:rsidR="00FC7D1E">
          <w:t>(</w:t>
        </w:r>
        <w:r w:rsidR="0011544B">
          <w:t>unintentional</w:t>
        </w:r>
        <w:r w:rsidR="00FC7D1E">
          <w:t>)</w:t>
        </w:r>
        <w:r w:rsidR="0011544B">
          <w:t xml:space="preserve"> </w:t>
        </w:r>
        <w:r w:rsidRPr="00AC73A1">
          <w:t>injuries, especially from road traffic crashes, which are more likely to occur in the summer months</w:t>
        </w:r>
        <w:r w:rsidR="00BE50E6" w:rsidRPr="00AC73A1">
          <w:t xml:space="preserve"> </w:t>
        </w:r>
        <w:r w:rsidR="00AB66EA" w:rsidRPr="00AC73A1">
          <w:fldChar w:fldCharType="begin" w:fldLock="1"/>
        </w:r>
        <w:r w:rsidR="00C950B8">
          <w:instrText>ADDIN CSL_CITATION {"citationItems":[{"id":"ITEM-1","itemData":{"author":[{"dropping-particle":"","family":"National Highway Traffic Safety Administration","given":"","non-dropping-particle":"","parse-names":false,"suffix":""}],"container-title":"National Center for Statistics and Analysis (NCHS)","id":"ITEM-1","issue":"March","issued":{"date-parts":[["2005"]]},"title":"Trend and Pattern Analysis of Highway Crash Fatality By Month and Day","type":"article-journal"},"uris":["http://www.mendeley.com/documents/?uuid=e660a00d-5039-4361-97dc-e5563df2412f"]}],"mendeley":{"formattedCitation":"(National Highway Traffic Safety Administration, 2005)","plainTextFormattedCitation":"(National Highway Traffic Safety Administration, 2005)","previouslyFormattedCitation":"(National Highway Traffic Safety Administration, 2005)"},"properties":{"noteIndex":0},"schema":"https://github.com/citation-style-language/schema/raw/master/csl-citation.json"}</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and are more 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r w:rsidR="005F06A5" w:rsidRPr="00AC73A1">
          <w:t xml:space="preserve">from cardiorespiratory </w:t>
        </w:r>
        <w:r w:rsidR="00954635" w:rsidRPr="00AC73A1">
          <w:t xml:space="preserve">diseases </w:t>
        </w:r>
        <w:r w:rsidR="00FC7D1E" w:rsidRPr="00AC73A1">
          <w:t>decline</w:t>
        </w:r>
        <w:r w:rsidR="00FC7D1E">
          <w:t>d</w:t>
        </w:r>
        <w:r w:rsidR="00954635" w:rsidRPr="00AC73A1">
          <w:t>, and second,</w:t>
        </w:r>
        <w:r w:rsidR="003B5AA4" w:rsidRPr="00AC73A1">
          <w:t xml:space="preserve"> </w:t>
        </w:r>
        <w:r w:rsidR="00954635" w:rsidRPr="00AC73A1">
          <w:t>the</w:t>
        </w:r>
        <w:r w:rsidR="006D6F45" w:rsidRPr="00AC73A1">
          <w:t xml:space="preserve"> proportion of deaths </w:t>
        </w:r>
        <w:r w:rsidR="004F1CAB">
          <w:t>from perinatal conditions</w:t>
        </w:r>
        <w:r w:rsidR="00954635" w:rsidRPr="00AC73A1">
          <w:t xml:space="preserve">, which </w:t>
        </w:r>
        <w:r w:rsidR="00AB2E9E">
          <w:t>exhibit</w:t>
        </w:r>
        <w:r w:rsidR="00AB2E9E" w:rsidRPr="00AC73A1">
          <w:t xml:space="preserve"> </w:t>
        </w:r>
        <w:r w:rsidR="00954635" w:rsidRPr="00AC73A1">
          <w:t>limited seasonality</w:t>
        </w:r>
        <w:r w:rsidR="00424C6B">
          <w:t xml:space="preserve"> (</w:t>
        </w:r>
        <w:r w:rsidR="00470619">
          <w:t xml:space="preserve">Figure 10-figure supplement 4 and </w:t>
        </w:r>
        <w:r w:rsidR="004F1CAB">
          <w:t>Figure 1</w:t>
        </w:r>
        <w:r w:rsidR="00470619">
          <w:t>1</w:t>
        </w:r>
        <w:r w:rsidR="005E68ED">
          <w:t xml:space="preserve">-figure supplement </w:t>
        </w:r>
        <w:r w:rsidR="00133D65">
          <w:t>4</w:t>
        </w:r>
        <w:r w:rsidR="00424C6B">
          <w:t>)</w:t>
        </w:r>
        <w:r w:rsidR="00954635" w:rsidRPr="00AC73A1">
          <w:t>, increased</w:t>
        </w:r>
        <w:r w:rsidR="00BE50E6" w:rsidRPr="00AC73A1">
          <w:t xml:space="preserve"> </w:t>
        </w:r>
        <w:r w:rsidR="00050A3D" w:rsidRPr="00AC73A1">
          <w:fldChar w:fldCharType="begin" w:fldLock="1"/>
        </w:r>
        <w:r w:rsidR="00C950B8">
          <w:instrText>ADDIN CSL_CITATION {"citationItems":[{"id":"ITEM-1","itemData":{"ISBN":"53(10)","abstract":"Objective—This report presents final 2009 data on U.S. deaths, death rates, life expectancy, infant mortality, and trends by selected characteristics such as age, sex, Hispanic origin, race, state of residence, and cause of death. Methods—Information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vention’s National Center for Health Statistics. Causes of death are processed in accordance with the International Classification of Dis- eases, Tenth Revision. Results—In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1–4, 15–24, 55–64, 65–74, and 75–84. The age-specific death rates remained unchanged for age groups 5–14, 25–34, 35–44, 45–54, and 85 years and over. The 15 leading causes of death in 2009 remained the same as in 2008. The infant mortality rate decreased 3.3% to a historically low value of 6.39 deaths per 1,000 live births in 2009. Conclusion—The decline of the age-adjusted death rate to a record low value for the United States and the increase in life expec- tancy to a record high value of 78.5 years are consistent with long-term trends in mortality.","author":[{"dropping-particle":"","family":"MacDorman","given":"Marian F","non-dropping-particle":"","parse-names":false,"suffix":""},{"dropping-particle":"","family":"Gregory","given":"Elizabeth","non-dropping-particle":"","parse-names":false,"suffix":""}],"container-title":"National Vital Statistics Reports","id":"ITEM-1","issue":"8","issued":{"date-parts":[["2015"]]},"page":"1-24","title":"Fetal and Perinatal Mortality: United States, 2013","type":"article-journal","volume":"64"},"uris":["http://www.mendeley.com/documents/?uuid=770202a4-b99b-4c26-bb9d-5d8ca886f4bd"]}],"mendeley":{"formattedCitation":"(MacDorman &amp; Gregory, 2015)","plainTextFormattedCitation":"(MacDorman &amp; Gregory, 2015)","previouslyFormattedCitation":"(MacDorman &amp; Gregory, 2015)"},"properties":{"noteIndex":0},"schema":"https://github.com/citation-style-language/schema/raw/master/csl-citation.json"}</w:instrText>
        </w:r>
        <w:r w:rsidR="00050A3D" w:rsidRPr="00AC73A1">
          <w:fldChar w:fldCharType="separate"/>
        </w:r>
        <w:r w:rsidR="00B27E5A" w:rsidRPr="00AC73A1">
          <w:rPr>
            <w:noProof/>
          </w:rPr>
          <w:t>(MacDorman &amp; Gregory, 2015)</w:t>
        </w:r>
        <w:r w:rsidR="00050A3D" w:rsidRPr="00AC73A1">
          <w:fldChar w:fldCharType="end"/>
        </w:r>
        <w:r w:rsidR="00BE50E6" w:rsidRPr="00AC73A1">
          <w:t>.</w:t>
        </w:r>
      </w:ins>
    </w:p>
    <w:p w14:paraId="4942F9DC" w14:textId="77777777" w:rsidR="00D038DF" w:rsidRPr="00DF4A95" w:rsidRDefault="00D038DF" w:rsidP="00DF4A95">
      <w:pPr>
        <w:spacing w:line="480" w:lineRule="auto"/>
        <w:jc w:val="both"/>
      </w:pPr>
    </w:p>
    <w:p w14:paraId="404E5FCD" w14:textId="5307FC5C" w:rsidR="000210D1" w:rsidRPr="00AC73A1" w:rsidRDefault="000210D1" w:rsidP="00C33FFB">
      <w:pPr>
        <w:spacing w:line="480" w:lineRule="auto"/>
        <w:jc w:val="both"/>
        <w:rPr>
          <w:rPrChange w:id="315" w:author="Parks, Robbie M" w:date="2018-08-21T18:56:00Z">
            <w:rPr>
              <w:rFonts w:ascii="Times New Roman" w:hAnsi="Times New Roman"/>
              <w:sz w:val="24"/>
            </w:rPr>
          </w:rPrChange>
        </w:rPr>
        <w:pPrChange w:id="316" w:author="Parks, Robbie M" w:date="2018-08-21T18:56:00Z">
          <w:pPr>
            <w:spacing w:after="0" w:line="480" w:lineRule="auto"/>
            <w:jc w:val="both"/>
          </w:pPr>
        </w:pPrChange>
      </w:pPr>
      <w:r w:rsidRPr="00AC73A1">
        <w:rPr>
          <w:rPrChange w:id="317" w:author="Parks, Robbie M" w:date="2018-08-21T18:56:00Z">
            <w:rPr>
              <w:rFonts w:ascii="Times New Roman" w:hAnsi="Times New Roman"/>
              <w:sz w:val="24"/>
            </w:rPr>
          </w:rPrChange>
        </w:rPr>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AC73A1">
        <w:rPr>
          <w:rPrChange w:id="318" w:author="Parks, Robbie M" w:date="2018-08-21T18:56:00Z">
            <w:rPr>
              <w:rFonts w:ascii="Times New Roman" w:hAnsi="Times New Roman"/>
              <w:sz w:val="24"/>
            </w:rPr>
          </w:rPrChange>
        </w:rPr>
        <w:t xml:space="preserve">of such interventions </w:t>
      </w:r>
      <w:r w:rsidRPr="00AC73A1">
        <w:rPr>
          <w:rPrChange w:id="319" w:author="Parks, Robbie M" w:date="2018-08-21T18:56:00Z">
            <w:rPr>
              <w:rFonts w:ascii="Times New Roman" w:hAnsi="Times New Roman"/>
              <w:sz w:val="24"/>
            </w:rPr>
          </w:rPrChange>
        </w:rPr>
        <w:t>include enhancing the availability of both environmental and medical protective factors, such as better insulation of homes, winter heating provision and flu vaccinations, for the vulnerable older population</w:t>
      </w:r>
      <w:r w:rsidR="00BE50E6" w:rsidRPr="00AC73A1">
        <w:rPr>
          <w:rPrChange w:id="320" w:author="Parks, Robbie M" w:date="2018-08-21T18:56:00Z">
            <w:rPr>
              <w:rFonts w:ascii="Times New Roman" w:hAnsi="Times New Roman"/>
              <w:sz w:val="24"/>
            </w:rPr>
          </w:rPrChange>
        </w:rPr>
        <w:t xml:space="preserve"> </w:t>
      </w:r>
      <w:del w:id="321" w:author="Parks, Robbie M" w:date="2018-08-21T18:56:00Z">
        <w:r w:rsidR="00AB66EA" w:rsidRPr="006E585E">
          <w:fldChar w:fldCharType="begin" w:fldLock="1"/>
        </w:r>
        <w:r w:rsidR="00F52D66">
          <w:delInstrText>ADDIN CSL_CITATION { "citationItems" : [ { "id" : "ITEM-1", "itemData" : { "author" : [ { "dropping-particle" : "", "family" : "Public Health England", "given" : "", "non-dropping-particle" : "", "parse-names" : false, "suffix" : "" } ], "container-title" : "Public Health England", "id" : "ITEM-1", "issue" : "October", "issued" : { "date-parts" : [ [ "2017" ] ] }, "title" : "The Cold Weather Plan for England", "type" : "article-journal" }, "uris" : [ "http://www.mendeley.com/documents/?uuid=2962c795-bb5a-4e69-824c-54260bfff8d5" ] } ], "mendeley" : { "formattedCitation" : "(Public Health England, 2017)", "plainTextFormattedCitation" : "(Public Health England, 2017)", "previouslyFormattedCitation" : "(Public Health England, 2017)" }, "properties" : {  }, "schema" : "https://github.com/citation-style-language/schema/raw/master/csl-citation.json" }</w:delInstrText>
        </w:r>
        <w:r w:rsidR="00AB66EA" w:rsidRPr="006E585E">
          <w:fldChar w:fldCharType="separate"/>
        </w:r>
        <w:r w:rsidR="00BC655C" w:rsidRPr="00BC655C">
          <w:rPr>
            <w:noProof/>
          </w:rPr>
          <w:delText>(Public Health England, 2017)</w:delText>
        </w:r>
        <w:r w:rsidR="00AB66EA" w:rsidRPr="006E585E">
          <w:fldChar w:fldCharType="end"/>
        </w:r>
        <w:r w:rsidR="00BE50E6">
          <w:delText>.</w:delText>
        </w:r>
      </w:del>
      <w:ins w:id="322" w:author="Parks, Robbie M" w:date="2018-08-21T18:56:00Z">
        <w:r w:rsidR="00AB66EA" w:rsidRPr="00AC73A1">
          <w:fldChar w:fldCharType="begin" w:fldLock="1"/>
        </w:r>
        <w:r w:rsidR="00C950B8">
          <w:instrText>ADDIN CSL_CITATION {"citationItems":[{"id":"ITEM-1","itemData":{"author":[{"dropping-particle":"","family":"Public Health England","given":"","non-dropping-particle":"","parse-names":false,"suffix":""}],"container-title":"Public Health England","id":"ITEM-1","issue":"October","issued":{"date-parts":[["2017"]]},"title":"The Cold Weather Plan for England","type":"article-journal"},"uris":["http://www.mendeley.com/documents/?uuid=2962c795-bb5a-4e69-824c-54260bfff8d5"]}],"mendeley":{"formattedCitation":"(Public Health England, 2017)","plainTextFormattedCitation":"(Public Health England, 2017)","previouslyFormattedCitation":"(Public Health England, 2017)"},"properties":{"noteIndex":0},"schema":"https://github.com/citation-style-language/schema/raw/master/csl-citation.json"}</w:instrText>
        </w:r>
        <w:r w:rsidR="00AB66EA" w:rsidRPr="00AC73A1">
          <w:fldChar w:fldCharType="separate"/>
        </w:r>
        <w:r w:rsidR="00BC655C" w:rsidRPr="00AC73A1">
          <w:rPr>
            <w:noProof/>
          </w:rPr>
          <w:t>(Public Health England, 2017)</w:t>
        </w:r>
        <w:r w:rsidR="00AB66EA" w:rsidRPr="00AC73A1">
          <w:fldChar w:fldCharType="end"/>
        </w:r>
        <w:r w:rsidR="00BE50E6" w:rsidRPr="00AC73A1">
          <w:t>.</w:t>
        </w:r>
      </w:ins>
      <w:r w:rsidRPr="00DF4A95">
        <w:t xml:space="preserve"> Social interventions, including regular visits to the isolated elderly during peak mortality periods to ensure that they are optimally prepared for adverse condit</w:t>
      </w:r>
      <w:r w:rsidRPr="00AC73A1">
        <w:rPr>
          <w:rPrChange w:id="323" w:author="Parks, Robbie M" w:date="2018-08-21T18:56:00Z">
            <w:rPr>
              <w:rFonts w:ascii="Times New Roman" w:hAnsi="Times New Roman"/>
              <w:sz w:val="24"/>
            </w:rPr>
          </w:rPrChange>
        </w:rPr>
        <w:t>ions, and responsive and high-quality emergency care, are also important to protect this vulnerable group</w:t>
      </w:r>
      <w:r w:rsidR="00BE50E6" w:rsidRPr="00AC73A1">
        <w:rPr>
          <w:rPrChange w:id="324" w:author="Parks, Robbie M" w:date="2018-08-21T18:56:00Z">
            <w:rPr>
              <w:rFonts w:ascii="Times New Roman" w:hAnsi="Times New Roman"/>
              <w:sz w:val="24"/>
            </w:rPr>
          </w:rPrChange>
        </w:rPr>
        <w:t xml:space="preserve"> </w:t>
      </w:r>
      <w:del w:id="325" w:author="Parks, Robbie M" w:date="2018-08-21T18:56:00Z">
        <w:r w:rsidR="00AB66EA" w:rsidRPr="006E585E">
          <w:fldChar w:fldCharType="begin" w:fldLock="1"/>
        </w:r>
        <w:r w:rsidR="00F52D66">
          <w:delInstrText>ADDIN CSL_CITATION { "citationItems" : [ { "id" : "ITEM-1",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"ITEM-1", "issue" : "10", "issued" : { "date-parts" : [ [ "2003" ] ] }, "page" : "784-789", "title" : "Excess winter mortality in Europe: A cross country analysis identifying key risk factors", "type" : "article-journal", "volume" : "57" }, "uris" : [ "http://www.mendeley.com/documents/?uuid=f7ab7783-971a-4e21-9158-84e008745163" ] }, { "id" : "ITEM-2", "itemData" : { "author" : [ { "dropping-particle" : "", "family" : "Public Health England", "given" : "", "non-dropping-particle" : "", "parse-names" : false, "suffix" : "" } ], "container-title" : "Public Health England", "id" : "ITEM-2", "issue" : "October", "issued" : { "date-parts" : [ [ "2017" ] ] }, "title" : "The Cold Weather Plan for England", "type" : "article-journal" }, "uris" : [ "http://www.mendeley.com/documents/?uuid=2962c795-bb5a-4e69-824c-54260bfff8d5" ] }, { "id" : "ITEM-3", "itemData" : { "DOI" : "10.1007/s004840050089", "ISBN" : "0020-7128", "ISSN" : "0020-7128", "PMID" : "9923200", "abstract" : "Based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 "author" : [ { "dropping-particle" : "", "family" : "Lerchl", "given" : "A", "non-dropping-particle" : "", "parse-names" : false, "suffix" : "" } ], "container-title" : "International journal of biometeorology", "id" : "ITEM-3", "issue" : "2", "issued" : { "date-parts" : [ [ "1998" ] ] }, "page" : "84-88", "title" : "Changes in the seasonality of mortality in Germany from 1946 to 1995: the role of temperature.", "type" : "article-journal", "volume" : "42" }, "uris" : [ "http://www.mendeley.com/documents/?uuid=32c1e232-4697-4015-8c20-6ff5c2cf6f75" ] } ], "mendeley" : { "formattedCitation" : "(Healy, 2003; Lerchl, 1998; Public Health England, 2017)", "plainTextFormattedCitation" : "(Healy, 2003; Lerchl, 1998; Public Health England, 2017)", "previouslyFormattedCitation" : "(Healy, 2003; Lerchl, 1998; Public Health England, 2017)" }, "properties" : {  }, "schema" : "https://github.com/citation-style-language/schema/raw/master/csl-citation.json" }</w:delInstrText>
        </w:r>
        <w:r w:rsidR="00AB66EA" w:rsidRPr="006E585E">
          <w:fldChar w:fldCharType="separate"/>
        </w:r>
        <w:r w:rsidR="00BC655C" w:rsidRPr="00BC655C">
          <w:rPr>
            <w:noProof/>
          </w:rPr>
          <w:delText>(Healy, 2003; Lerchl, 1998; Public Health England, 2017)</w:delText>
        </w:r>
        <w:r w:rsidR="00AB66EA" w:rsidRPr="006E585E">
          <w:fldChar w:fldCharType="end"/>
        </w:r>
        <w:r w:rsidR="00BE50E6">
          <w:delText>.</w:delText>
        </w:r>
      </w:del>
      <w:ins w:id="326" w:author="Parks, Robbie M" w:date="2018-08-21T18:56:00Z">
        <w:r w:rsidR="00AB66EA" w:rsidRPr="00AC73A1">
          <w:fldChar w:fldCharType="begin" w:fldLock="1"/>
        </w:r>
        <w:r w:rsidR="00C950B8">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factors","type":"article-journal","volume":"57"},"uris":["http://www.mendeley.com/documents/?uuid=f7ab7783-971a-4e21-9158-84e008745163"]},{"id":"ITEM-2","itemData":{"author":[{"dropping-particle":"","family":"Public Health England","given":"","non-dropping-particle":"","parse-names":false,"suffix":""}],"container-title":"Public Health England","id":"ITEM-2","issue":"October","issued":{"date-parts":[["2017"]]},"title":"The Cold Weather Plan for England","type":"article-journal"},"uris":["http://www.mendeley.com/documents/?uuid=2962c795-bb5a-4e69-824c-54260bfff8d5"]},{"id":"ITEM-3","itemData":{"DOI":"10.1007/s004840050089","ISBN":"0020-7128","ISSN":"0020-7128","PMID":"9923200","abstract":"Based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system.","author":[{"dropping-particle":"","family":"Lerchl","given":"A","non-dropping-particle":"","parse-names":false,"suffix":""}],"container-title":"International journal of biometeorology","id":"ITEM-3","issue":"2","issued":{"date-parts":[["1998"]]},"page":"84-88","title":"Changes in the seasonality of mortality in Germany from 1946 to 1995: the role of temperature.","type":"article-journal","volume":"42"},"uris":["http://www.mendeley.com/documents/?uuid=32c1e232-4697-4015-8c20-6ff5c2cf6f75"]}],"mendeley":{"formattedCitation":"(Healy, 2003; Lerchl, 1998; Public Health England, 2017)","plainTextFormattedCitation":"(Healy, 2003; Lerchl, 1998; Public Health England, 2017)","previouslyFormattedCitation":"(Healy, 2003; Lerchl, 1998; Public Health England, 2017)"},"properties":{"noteIndex":0},"schema":"https://github.com/citation-style-language/schema/raw/master/csl-citation.json"}</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ins>
      <w:r w:rsidRPr="00DF4A95">
        <w:t xml:space="preserve"> Emergent new technologies, such as always-connected</w:t>
      </w:r>
      <w:r w:rsidRPr="00AC73A1">
        <w:rPr>
          <w:rPrChange w:id="327" w:author="Parks, Robbie M" w:date="2018-08-21T18:56:00Z">
            <w:rPr>
              <w:rFonts w:ascii="Times New Roman" w:hAnsi="Times New Roman"/>
              <w:sz w:val="24"/>
            </w:rPr>
          </w:rPrChange>
        </w:rPr>
        <w:t xml:space="preserve">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sidRPr="00AC73A1">
        <w:rPr>
          <w:rPrChange w:id="328" w:author="Parks, Robbie M" w:date="2018-08-21T18:56:00Z">
            <w:rPr>
              <w:rFonts w:ascii="Times New Roman" w:hAnsi="Times New Roman"/>
              <w:sz w:val="24"/>
            </w:rPr>
          </w:rPrChange>
        </w:rPr>
        <w:t xml:space="preserve"> </w:t>
      </w:r>
      <w:del w:id="329" w:author="Parks, Robbie M" w:date="2018-08-21T18:56:00Z">
        <w:r w:rsidR="00AB66EA" w:rsidRPr="006E585E">
          <w:fldChar w:fldCharType="begin" w:fldLock="1"/>
        </w:r>
        <w:r w:rsidR="00F52D66">
          <w:delInstrText>ADDIN CSL_CITATION { "citationItems" : [ { "id" : "ITEM-1", "itemData" : { "DOI" : "10.4172/2329-8847.1000101", "ISSN" : "23298847", "abstract" : "Smart-home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 "author" : [ { "dropping-particle" : "", "family" : "Kimberly Miller", "given" : "Arooke Adair", "non-dropping-particle" : "", "parse-names" : false, "suffix" : "" } ], "container-title" : "Journal of Aging Science", "id" : "ITEM-1", "issue" : "01", "issued" : { "date-parts" : [ [ "2013" ] ] }, "title" : "Smart-Home Technologies to Assist Older People to Live Well at Home", "type" : "article-journal", "volume" : "01" }, "uris" : [ "http://www.mendeley.com/documents/?uuid=634c7734-68da-4c87-b21c-82593d0dafd6" ] } ], "mendeley" : { "formattedCitation" : "(Kimberly Miller, 2013)", "plainTextFormattedCitation" : "(Kimberly Miller, 2013)", "previouslyFormattedCitation" : "(Kimberly Miller, 2013)" }, "properties" : {  }, "schema" : "https://github.com/citation-style-language/schema/raw/master/csl-citation.json" }</w:delInstrText>
        </w:r>
        <w:r w:rsidR="00AB66EA" w:rsidRPr="006E585E">
          <w:fldChar w:fldCharType="separate"/>
        </w:r>
        <w:r w:rsidR="00BC655C" w:rsidRPr="00BC655C">
          <w:rPr>
            <w:noProof/>
          </w:rPr>
          <w:delText>(Kimberly Miller, 2013)</w:delText>
        </w:r>
        <w:r w:rsidR="00AB66EA" w:rsidRPr="006E585E">
          <w:fldChar w:fldCharType="end"/>
        </w:r>
        <w:r w:rsidR="00BE50E6">
          <w:delText>.</w:delText>
        </w:r>
      </w:del>
      <w:ins w:id="330" w:author="Parks, Robbie M" w:date="2018-08-21T18:56:00Z">
        <w:r w:rsidR="00AB66EA" w:rsidRPr="00AC73A1">
          <w:fldChar w:fldCharType="begin" w:fldLock="1"/>
        </w:r>
        <w:r w:rsidR="00C950B8">
          <w:instrText>ADDIN CSL_CITATION {"citationItems":[{"id":"ITEM-1","itemData":{"DOI":"10.4172/2329-8847.1000101","ISSN":"23298847","abstract":"Smart-home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studies.","author":[{"dropping-particle":"","family":"Morris","given":"Meg E.","non-dropping-particle":"","parse-names":false,"suffix":""}],"container-title":"Journal of Aging Science","id":"ITEM-1","issue":"01","issued":{"date-parts":[["2013"]]},"title":"Smart-Home Technologies to Assist Older People to Live Well at Home","type":"article-journal","volume":"01"},"uris":["http://www.mendeley.com/documents/?uuid=634c7734-68da-4c87-b21c-82593d0dafd6"]}],"mendeley":{"formattedCitation":"(Morris, 2013)","plainTextFormattedCitation":"(Morris, 2013)","previouslyFormattedCitation":"(Morris, 2013)"},"properties":{"noteIndex":0},"schema":"https://github.com/citation-style-language/schema/raw/master/csl-citation.json"}</w:instrText>
        </w:r>
        <w:r w:rsidR="00AB66EA" w:rsidRPr="00AC73A1">
          <w:fldChar w:fldCharType="separate"/>
        </w:r>
        <w:r w:rsidR="00C950B8" w:rsidRPr="00C950B8">
          <w:rPr>
            <w:noProof/>
          </w:rPr>
          <w:t>(Morris, 2013)</w:t>
        </w:r>
        <w:r w:rsidR="00AB66EA" w:rsidRPr="00AC73A1">
          <w:fldChar w:fldCharType="end"/>
        </w:r>
        <w:r w:rsidR="00BE50E6" w:rsidRPr="00AC73A1">
          <w:t>.</w:t>
        </w:r>
      </w:ins>
      <w:r w:rsidRPr="00DF4A95">
        <w:t xml:space="preserve"> Such interventions are important today, and will remain so as the population ages and climate change increases</w:t>
      </w:r>
      <w:r w:rsidRPr="00AC73A1">
        <w:rPr>
          <w:rPrChange w:id="331" w:author="Parks, Robbie M" w:date="2018-08-21T18:56:00Z">
            <w:rPr>
              <w:rFonts w:ascii="Times New Roman" w:hAnsi="Times New Roman"/>
              <w:sz w:val="24"/>
            </w:rPr>
          </w:rPrChange>
        </w:rPr>
        <w:t xml:space="preserve"> the within- and between-season weather variability.</w:t>
      </w:r>
    </w:p>
    <w:p w14:paraId="0DFC14BD" w14:textId="77777777" w:rsidR="007F05EF" w:rsidRPr="00AC73A1" w:rsidRDefault="007F05EF" w:rsidP="00C33FFB">
      <w:pPr>
        <w:spacing w:line="480" w:lineRule="auto"/>
        <w:jc w:val="both"/>
        <w:rPr>
          <w:rPrChange w:id="332" w:author="Parks, Robbie M" w:date="2018-08-21T18:56:00Z">
            <w:rPr>
              <w:rFonts w:ascii="Times New Roman" w:hAnsi="Times New Roman"/>
              <w:sz w:val="24"/>
            </w:rPr>
          </w:rPrChange>
        </w:rPr>
        <w:pPrChange w:id="333" w:author="Parks, Robbie M" w:date="2018-08-21T18:56:00Z">
          <w:pPr>
            <w:spacing w:after="0" w:line="480" w:lineRule="auto"/>
            <w:jc w:val="both"/>
          </w:pPr>
        </w:pPrChange>
      </w:pPr>
    </w:p>
    <w:p w14:paraId="58AA22C4" w14:textId="77777777" w:rsidR="004055C0" w:rsidRPr="00AC73A1" w:rsidRDefault="004055C0" w:rsidP="004055C0">
      <w:pPr>
        <w:spacing w:line="480" w:lineRule="auto"/>
        <w:jc w:val="both"/>
        <w:outlineLvl w:val="0"/>
        <w:rPr>
          <w:b/>
          <w:color w:val="000000" w:themeColor="text1"/>
          <w:rPrChange w:id="334" w:author="Parks, Robbie M" w:date="2018-08-21T18:56:00Z">
            <w:rPr>
              <w:rFonts w:ascii="Times New Roman" w:hAnsi="Times New Roman"/>
              <w:b/>
              <w:color w:val="000000" w:themeColor="text1"/>
              <w:sz w:val="24"/>
            </w:rPr>
          </w:rPrChange>
        </w:rPr>
        <w:pPrChange w:id="335" w:author="Parks, Robbie M" w:date="2018-08-21T18:56:00Z">
          <w:pPr>
            <w:spacing w:after="0" w:line="480" w:lineRule="auto"/>
            <w:jc w:val="both"/>
            <w:outlineLvl w:val="0"/>
          </w:pPr>
        </w:pPrChange>
      </w:pPr>
      <w:r w:rsidRPr="00AC73A1">
        <w:rPr>
          <w:b/>
          <w:color w:val="000000" w:themeColor="text1"/>
          <w:rPrChange w:id="336" w:author="Parks, Robbie M" w:date="2018-08-21T18:56:00Z">
            <w:rPr>
              <w:rFonts w:ascii="Times New Roman" w:hAnsi="Times New Roman"/>
              <w:b/>
              <w:color w:val="000000" w:themeColor="text1"/>
              <w:sz w:val="24"/>
            </w:rPr>
          </w:rPrChange>
        </w:rPr>
        <w:t xml:space="preserve">Materials and methods </w:t>
      </w:r>
    </w:p>
    <w:p w14:paraId="1204979E" w14:textId="77777777" w:rsidR="004055C0" w:rsidRPr="00AC73A1" w:rsidRDefault="004055C0" w:rsidP="004055C0">
      <w:pPr>
        <w:spacing w:line="480" w:lineRule="auto"/>
        <w:jc w:val="both"/>
        <w:outlineLvl w:val="0"/>
        <w:rPr>
          <w:i/>
          <w:color w:val="000000" w:themeColor="text1"/>
          <w:rPrChange w:id="337" w:author="Parks, Robbie M" w:date="2018-08-21T18:56:00Z">
            <w:rPr>
              <w:rFonts w:ascii="Times New Roman" w:hAnsi="Times New Roman"/>
              <w:i/>
              <w:color w:val="000000" w:themeColor="text1"/>
              <w:sz w:val="24"/>
            </w:rPr>
          </w:rPrChange>
        </w:rPr>
        <w:pPrChange w:id="338" w:author="Parks, Robbie M" w:date="2018-08-21T18:56:00Z">
          <w:pPr>
            <w:spacing w:after="0" w:line="480" w:lineRule="auto"/>
            <w:jc w:val="both"/>
            <w:outlineLvl w:val="0"/>
          </w:pPr>
        </w:pPrChange>
      </w:pPr>
      <w:r w:rsidRPr="00AC73A1">
        <w:rPr>
          <w:i/>
          <w:color w:val="000000" w:themeColor="text1"/>
          <w:rPrChange w:id="339" w:author="Parks, Robbie M" w:date="2018-08-21T18:56:00Z">
            <w:rPr>
              <w:rFonts w:ascii="Times New Roman" w:hAnsi="Times New Roman"/>
              <w:i/>
              <w:color w:val="000000" w:themeColor="text1"/>
              <w:sz w:val="24"/>
            </w:rPr>
          </w:rPrChange>
        </w:rPr>
        <w:t>Data</w:t>
      </w:r>
    </w:p>
    <w:p w14:paraId="74693A59" w14:textId="77777777" w:rsidR="004055C0" w:rsidRPr="006E585E" w:rsidRDefault="00E91385" w:rsidP="004055C0">
      <w:pPr>
        <w:spacing w:line="480" w:lineRule="auto"/>
        <w:jc w:val="both"/>
        <w:rPr>
          <w:del w:id="340" w:author="Parks, Robbie M" w:date="2018-08-21T18:56:00Z"/>
          <w:color w:val="000000" w:themeColor="text1"/>
        </w:rPr>
      </w:pPr>
      <w:del w:id="341" w:author="Parks, Robbie M" w:date="2018-08-21T18:56:00Z">
        <w:r>
          <w:rPr>
            <w:rStyle w:val="apple-style-span"/>
            <w:color w:val="000000" w:themeColor="text1"/>
          </w:rPr>
          <w:delText>We used data on all 77,77</w:delText>
        </w:r>
        <w:r w:rsidR="004055C0" w:rsidRPr="006E585E">
          <w:rPr>
            <w:rStyle w:val="apple-style-span"/>
            <w:color w:val="000000" w:themeColor="text1"/>
          </w:rPr>
          <w:delText>1</w:delText>
        </w:r>
        <w:r>
          <w:rPr>
            <w:rStyle w:val="apple-style-span"/>
            <w:color w:val="000000" w:themeColor="text1"/>
          </w:rPr>
          <w:delText>,</w:delText>
        </w:r>
        <w:r w:rsidR="004055C0" w:rsidRPr="006E585E">
          <w:rPr>
            <w:rStyle w:val="apple-style-span"/>
            <w:color w:val="000000" w:themeColor="text1"/>
          </w:rPr>
          <w:delText xml:space="preserve">264 deaths in the USA from 1980 to 2013 from the National Center for Health Statistics (NCHS). </w:delText>
        </w:r>
        <w:r w:rsidR="004055C0" w:rsidRPr="006E585E">
          <w:rPr>
            <w:color w:val="000000" w:themeColor="text1"/>
          </w:rPr>
          <w:delText>Age, sex, state of residence, month of death, and underlying cause of death were available for each record. Yearly population counts were available from NCHS for 1990 to 2013 and from the US Census Bureau prior to 1990</w:delText>
        </w:r>
        <w:r w:rsidR="00C9555C">
          <w:rPr>
            <w:color w:val="000000" w:themeColor="text1"/>
          </w:rPr>
          <w:delText xml:space="preserve"> </w:delText>
        </w:r>
        <w:r w:rsidR="004055C0" w:rsidRPr="006E585E">
          <w:rPr>
            <w:color w:val="000000" w:themeColor="text1"/>
          </w:rPr>
          <w:fldChar w:fldCharType="begin" w:fldLock="1"/>
        </w:r>
        <w:r w:rsidR="00F52D66">
          <w:rPr>
            <w:color w:val="000000" w:themeColor="text1"/>
          </w:rPr>
          <w:del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"(Ingram et al., 2003)", "plainTextFormattedCitation" : "(Ingram et al., 2003)", "previouslyFormattedCitation" : "(Ingram et al., 2003)" }, "properties" : {  }, "schema" : "https://github.com/citation-style-language/schema/raw/master/csl-citation.json" }</w:delInstrText>
        </w:r>
        <w:r w:rsidR="004055C0" w:rsidRPr="006E585E">
          <w:rPr>
            <w:color w:val="000000" w:themeColor="text1"/>
          </w:rPr>
          <w:fldChar w:fldCharType="separate"/>
        </w:r>
        <w:r w:rsidR="00BC655C" w:rsidRPr="00BC655C">
          <w:rPr>
            <w:noProof/>
            <w:color w:val="000000" w:themeColor="text1"/>
          </w:rPr>
          <w:delText>(Ingram et al., 2003)</w:delText>
        </w:r>
        <w:r w:rsidR="004055C0" w:rsidRPr="006E585E">
          <w:rPr>
            <w:color w:val="000000" w:themeColor="text1"/>
          </w:rPr>
          <w:fldChar w:fldCharType="end"/>
        </w:r>
        <w:r w:rsidR="00C9555C">
          <w:rPr>
            <w:color w:val="000000" w:themeColor="text1"/>
          </w:rPr>
          <w:delText>.</w:delText>
        </w:r>
        <w:r w:rsidR="004055C0" w:rsidRPr="006E585E">
          <w:rPr>
            <w:color w:val="000000" w:themeColor="text1"/>
          </w:rPr>
          <w:delText xml:space="preserve"> We </w:delText>
        </w:r>
        <w:r w:rsidR="00B368B6" w:rsidRPr="006E585E">
          <w:rPr>
            <w:color w:val="000000" w:themeColor="text1"/>
          </w:rPr>
          <w:delText xml:space="preserve">calculated </w:delText>
        </w:r>
        <w:r w:rsidR="004055C0" w:rsidRPr="006E585E">
          <w:rPr>
            <w:color w:val="000000" w:themeColor="text1"/>
          </w:rPr>
          <w:delText>monthly population counts through linear interpolation, assigning each yearly count to July.</w:delText>
        </w:r>
        <w:r w:rsidR="004055C0" w:rsidRPr="006E585E">
          <w:delText xml:space="preserve"> We also subdivided the national data geographically by climate regions used by the National Oceanic and Atmos</w:delText>
        </w:r>
        <w:r w:rsidR="00C9555C">
          <w:delText xml:space="preserve">pheric Administration (Figure 1) </w:delText>
        </w:r>
        <w:r w:rsidR="004055C0" w:rsidRPr="006E585E">
          <w:fldChar w:fldCharType="begin" w:fldLock="1"/>
        </w:r>
        <w:r w:rsidR="00F52D66">
          <w:delInstrText>ADDIN CSL_CITATION { "citationItems" : [ { "id" : "ITEM-1", "itemData" : { "abstract" : "By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 "author" : [ { "dropping-particle" : "", "family" : "Karl", "given" : "Thomas R", "non-dropping-particle" : "", "parse-names" : false, "suffix" : "" }, { "dropping-particle" : "", "family" : "Koss", "given" : "Walter J", "non-dropping-particle" : "", "parse-names" : false, "suffix" : "" } ], "container-title" : "Historical Climatology Series 3-3", "id" : "ITEM-1", "issued" : { "date-parts" : [ [ "1984" ] ] }, "page" : "38", "title" : "Regional and national monthly, seasonal, and annual temperature weighted by area, 1895-1983", "type" : "webpage" }, "uris" : [ "http://www.mendeley.com/documents/?uuid=b7f8ed30-4839-4494-bfc2-8917e328ea06" ] } ], "mendeley" : { "formattedCitation" : "(Karl &amp; Koss, 1984)", "plainTextFormattedCitation" : "(Karl &amp; Koss, 1984)", "previouslyFormattedCitation" : "(Karl &amp; Koss, 1984)" }, "properties" : {  }, "schema" : "https://github.com/citation-style-language/schema/raw/master/csl-citation.json" }</w:delInstrText>
        </w:r>
        <w:r w:rsidR="004055C0" w:rsidRPr="006E585E">
          <w:fldChar w:fldCharType="separate"/>
        </w:r>
        <w:r w:rsidR="00BC655C" w:rsidRPr="00BC655C">
          <w:rPr>
            <w:noProof/>
          </w:rPr>
          <w:delText>(Karl &amp; Koss, 1984)</w:delText>
        </w:r>
        <w:r w:rsidR="004055C0" w:rsidRPr="006E585E">
          <w:fldChar w:fldCharType="end"/>
        </w:r>
        <w:r w:rsidR="00C9555C">
          <w:delText>.</w:delText>
        </w:r>
        <w:r w:rsidR="004055C0" w:rsidRPr="006E585E">
          <w:delText xml:space="preserve"> The underlying cause of death was coded </w:delText>
        </w:r>
        <w:r w:rsidR="004055C0" w:rsidRPr="006E585E">
          <w:rPr>
            <w:color w:val="000000" w:themeColor="text1"/>
          </w:rPr>
          <w:delText>according to the international classification of diseases (ICD) system (9</w:delText>
        </w:r>
        <w:r w:rsidR="004055C0" w:rsidRPr="006E585E">
          <w:rPr>
            <w:color w:val="000000" w:themeColor="text1"/>
            <w:vertAlign w:val="superscript"/>
          </w:rPr>
          <w:delText>th</w:delText>
        </w:r>
        <w:r w:rsidR="004055C0" w:rsidRPr="006E585E">
          <w:rPr>
            <w:color w:val="000000" w:themeColor="text1"/>
          </w:rPr>
          <w:delText xml:space="preserve"> revision of ICD from 1980 to 1998 and 10</w:delText>
        </w:r>
        <w:r w:rsidR="004055C0" w:rsidRPr="006E585E">
          <w:rPr>
            <w:color w:val="000000" w:themeColor="text1"/>
            <w:vertAlign w:val="superscript"/>
          </w:rPr>
          <w:delText>th</w:delText>
        </w:r>
        <w:r w:rsidR="004055C0" w:rsidRPr="006E585E">
          <w:rPr>
            <w:color w:val="000000" w:themeColor="text1"/>
          </w:rPr>
          <w:delText xml:space="preserve"> revision of ICD thereafter).</w:delText>
        </w:r>
      </w:del>
    </w:p>
    <w:p w14:paraId="4FC584EE" w14:textId="2CF05CE5" w:rsidR="00C66D47" w:rsidRPr="00AC73A1" w:rsidRDefault="00E91385" w:rsidP="004055C0">
      <w:pPr>
        <w:spacing w:line="480" w:lineRule="auto"/>
        <w:jc w:val="both"/>
        <w:rPr>
          <w:ins w:id="342" w:author="Parks, Robbie M" w:date="2018-08-21T18:56:00Z"/>
        </w:rPr>
      </w:pPr>
      <w:ins w:id="343" w:author="Parks, Robbie M" w:date="2018-08-21T18:56:00Z">
        <w:r w:rsidRPr="00AC73A1">
          <w:rPr>
            <w:rStyle w:val="apple-style-span"/>
            <w:color w:val="000000" w:themeColor="text1"/>
          </w:rPr>
          <w:t xml:space="preserve">We used data on all </w:t>
        </w:r>
        <w:r w:rsidR="003B60EB" w:rsidRPr="00AC73A1">
          <w:rPr>
            <w:rStyle w:val="apple-style-span"/>
            <w:color w:val="000000" w:themeColor="text1"/>
          </w:rPr>
          <w:t>85,854,176</w:t>
        </w:r>
        <w:r w:rsidR="004055C0" w:rsidRPr="00AC73A1">
          <w:rPr>
            <w:rStyle w:val="apple-style-span"/>
            <w:color w:val="000000" w:themeColor="text1"/>
          </w:rPr>
          <w:t xml:space="preserve"> deaths in the USA from 1980 to 201</w:t>
        </w:r>
        <w:r w:rsidR="003B60EB" w:rsidRPr="00AC73A1">
          <w:rPr>
            <w:rStyle w:val="apple-style-span"/>
            <w:color w:val="000000" w:themeColor="text1"/>
          </w:rPr>
          <w:t>6</w:t>
        </w:r>
        <w:r w:rsidR="004055C0" w:rsidRPr="00AC73A1">
          <w:rPr>
            <w:rStyle w:val="apple-style-span"/>
            <w:color w:val="000000" w:themeColor="text1"/>
          </w:rPr>
          <w:t xml:space="preserve"> from the National Center for Health Statistics (NCHS). </w:t>
        </w:r>
        <w:r w:rsidR="004055C0" w:rsidRPr="00AC73A1">
          <w:rPr>
            <w:color w:val="000000" w:themeColor="text1"/>
          </w:rPr>
          <w:t>Age, sex, state of residence, month of death, and underlying cause of death were available for each record.</w:t>
        </w:r>
        <w:r w:rsidR="00DE0D8E">
          <w:rPr>
            <w:color w:val="000000" w:themeColor="text1"/>
          </w:rPr>
          <w:t xml:space="preserve"> </w:t>
        </w:r>
        <w:r w:rsidR="005378E9" w:rsidRPr="00AC73A1">
          <w:t xml:space="preserve">The underlying cause of death was coded </w:t>
        </w:r>
        <w:r w:rsidR="005378E9" w:rsidRPr="00AC73A1">
          <w:rPr>
            <w:color w:val="000000" w:themeColor="text1"/>
          </w:rPr>
          <w:t>according to the international classification of diseases (ICD) system (9</w:t>
        </w:r>
        <w:r w:rsidR="005378E9" w:rsidRPr="00AC73A1">
          <w:rPr>
            <w:color w:val="000000" w:themeColor="text1"/>
            <w:vertAlign w:val="superscript"/>
          </w:rPr>
          <w:t>th</w:t>
        </w:r>
        <w:r w:rsidR="005378E9" w:rsidRPr="00AC73A1">
          <w:rPr>
            <w:color w:val="000000" w:themeColor="text1"/>
          </w:rPr>
          <w:t xml:space="preserve"> revision of ICD from 1980 to 1998 and 10</w:t>
        </w:r>
        <w:r w:rsidR="005378E9" w:rsidRPr="00AC73A1">
          <w:rPr>
            <w:color w:val="000000" w:themeColor="text1"/>
            <w:vertAlign w:val="superscript"/>
          </w:rPr>
          <w:t>th</w:t>
        </w:r>
        <w:r w:rsidR="005378E9" w:rsidRPr="00AC73A1">
          <w:rPr>
            <w:color w:val="000000" w:themeColor="text1"/>
          </w:rPr>
          <w:t xml:space="preserve"> revision of ICD thereafter).</w:t>
        </w:r>
        <w:r w:rsidR="005378E9">
          <w:rPr>
            <w:color w:val="000000" w:themeColor="text1"/>
          </w:rPr>
          <w:t xml:space="preserve"> </w:t>
        </w:r>
        <w:r w:rsidR="004055C0" w:rsidRPr="00AC73A1">
          <w:rPr>
            <w:color w:val="000000" w:themeColor="text1"/>
          </w:rPr>
          <w:t>Yearly population counts were available from NCHS for 1990 to 201</w:t>
        </w:r>
        <w:r w:rsidR="003E060B" w:rsidRPr="00AC73A1">
          <w:rPr>
            <w:color w:val="000000" w:themeColor="text1"/>
          </w:rPr>
          <w:t>6</w:t>
        </w:r>
        <w:r w:rsidR="004055C0" w:rsidRPr="00AC73A1">
          <w:rPr>
            <w:color w:val="000000" w:themeColor="text1"/>
          </w:rPr>
          <w:t xml:space="preserve"> and from the US Census Bureau prior to 1990</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categories","type":"article-journal"},"uris":["http://www.mendeley.com/documents/?uuid=cec18cd9-fc20-45ce-a8c5-cd97d54e10c2"]}],"mendeley":{"formattedCitation":"(Ingram et al., 2003)","plainTextFormattedCitation":"(Ingram et al., 2003)","previouslyFormattedCitation":"(Ingram et al., 2003)"},"properties":{"noteIndex":0},"schema":"https://github.com/citation-style-language/schema/raw/master/csl-citation.json"}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(Ingram et al., 2003)</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We </w:t>
        </w:r>
        <w:r w:rsidR="00B368B6" w:rsidRPr="00AC73A1">
          <w:rPr>
            <w:color w:val="000000" w:themeColor="text1"/>
          </w:rPr>
          <w:t xml:space="preserve">calculated </w:t>
        </w:r>
        <w:r w:rsidR="004055C0" w:rsidRPr="00AC73A1">
          <w:rPr>
            <w:color w:val="000000" w:themeColor="text1"/>
          </w:rPr>
          <w:t>monthly population counts through linear interpolation, assigning each yearly count to July.</w:t>
        </w:r>
        <w:r w:rsidR="004055C0" w:rsidRPr="00AC73A1">
          <w:t xml:space="preserve"> </w:t>
        </w:r>
      </w:ins>
    </w:p>
    <w:p w14:paraId="27970A23" w14:textId="77777777" w:rsidR="00C66D47" w:rsidRPr="00AC73A1" w:rsidRDefault="00C66D47" w:rsidP="004055C0">
      <w:pPr>
        <w:spacing w:line="480" w:lineRule="auto"/>
        <w:jc w:val="both"/>
        <w:rPr>
          <w:ins w:id="344" w:author="Parks, Robbie M" w:date="2018-08-21T18:56:00Z"/>
        </w:rPr>
      </w:pPr>
    </w:p>
    <w:p w14:paraId="1F726F12" w14:textId="34E21624" w:rsidR="00DB02FB" w:rsidRDefault="004055C0" w:rsidP="004055C0">
      <w:pPr>
        <w:spacing w:line="480" w:lineRule="auto"/>
        <w:jc w:val="both"/>
        <w:rPr>
          <w:ins w:id="345" w:author="Parks, Robbie M" w:date="2018-08-21T18:56:00Z"/>
        </w:rPr>
      </w:pPr>
      <w:ins w:id="346" w:author="Parks, Robbie M" w:date="2018-08-21T18:56:00Z">
        <w:r w:rsidRPr="00AC73A1">
          <w:t xml:space="preserve">We also subdivided the national data geographically </w:t>
        </w:r>
        <w:r w:rsidR="00FC7D1E">
          <w:t>into nine</w:t>
        </w:r>
        <w:r w:rsidR="00FC7D1E" w:rsidRPr="00AC73A1">
          <w:t xml:space="preserve"> </w:t>
        </w:r>
        <w:r w:rsidRPr="00AC73A1">
          <w:t>climate regions used by the National Oceanic and Atmos</w:t>
        </w:r>
        <w:r w:rsidR="00C9555C" w:rsidRPr="00AC73A1">
          <w:t>pheric Administration (Figure 1</w:t>
        </w:r>
        <w:r w:rsidR="00605E6F">
          <w:t xml:space="preserve"> and </w:t>
        </w:r>
        <w:r w:rsidR="00605E6F" w:rsidRPr="00AC73A1">
          <w:t>Table 2</w:t>
        </w:r>
        <w:r w:rsidR="00C9555C" w:rsidRPr="00AC73A1">
          <w:t xml:space="preserve">) </w:t>
        </w:r>
        <w:r w:rsidRPr="00AC73A1">
          <w:fldChar w:fldCharType="begin" w:fldLock="1"/>
        </w:r>
        <w:r w:rsidR="00C950B8">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J","non-dropping-particle":"","parse-names":false,"suffix":""}],"container-title":"Historical Climatology Series 3-3","id":"ITEM-1","issued":{"date-parts":[["1984"]]},"page":"38","title":"Regional and national monthly, seasonal, and annual temperature weighted by area, 1895-1983","type":"webpage"},"uris":["http://www.mendeley.com/documents/?uuid=b7f8ed30-4839-4494-bfc2-8917e328ea06"]}],"mendeley":{"formattedCitation":"(Karl &amp; Koss, 1984)","plainTextFormattedCitation":"(Karl &amp; Koss, 1984)","previouslyFormattedCitation":"(Karl &amp; Koss, 1984)"},"properties":{"noteIndex":0},"schema":"https://github.com/citation-style-language/schema/raw/master/csl-citation.json"}</w:instrText>
        </w:r>
        <w:r w:rsidRPr="00AC73A1">
          <w:fldChar w:fldCharType="separate"/>
        </w:r>
        <w:r w:rsidR="00BC655C" w:rsidRPr="00AC73A1">
          <w:rPr>
            <w:noProof/>
          </w:rPr>
          <w:t>(Karl &amp; Koss, 1984)</w:t>
        </w:r>
        <w:r w:rsidRPr="00AC73A1">
          <w:fldChar w:fldCharType="end"/>
        </w:r>
        <w:r w:rsidR="00C9555C" w:rsidRPr="00AC73A1">
          <w:t>.</w:t>
        </w:r>
        <w:r w:rsidRPr="00AC73A1">
          <w:t xml:space="preserve"> </w:t>
        </w:r>
        <w:r w:rsidR="008C706E">
          <w:t>O</w:t>
        </w:r>
        <w:r w:rsidR="0071370F">
          <w:t xml:space="preserve">n average, the </w:t>
        </w:r>
        <w:r w:rsidR="0071370F" w:rsidRPr="008C706E">
          <w:t>Southeast</w:t>
        </w:r>
        <w:r w:rsidR="001C72AE">
          <w:t xml:space="preserve"> and</w:t>
        </w:r>
        <w:r w:rsidR="008D58FB">
          <w:t xml:space="preserve"> </w:t>
        </w:r>
        <w:r w:rsidR="008D58FB" w:rsidRPr="008C706E">
          <w:t>South</w:t>
        </w:r>
        <w:r w:rsidR="008D58FB">
          <w:t xml:space="preserve"> </w:t>
        </w:r>
        <w:r w:rsidR="00301AA6">
          <w:t>are</w:t>
        </w:r>
        <w:r w:rsidR="00B56D4E">
          <w:t xml:space="preserve"> </w:t>
        </w:r>
        <w:r w:rsidR="001C72AE">
          <w:t>the</w:t>
        </w:r>
        <w:r w:rsidR="0071370F">
          <w:t xml:space="preserve"> ho</w:t>
        </w:r>
        <w:r w:rsidR="001C6574">
          <w:t xml:space="preserve">ttest </w:t>
        </w:r>
        <w:r w:rsidR="00724B83">
          <w:t>climate</w:t>
        </w:r>
        <w:r w:rsidR="0071370F">
          <w:t xml:space="preserve"> regions </w:t>
        </w:r>
        <w:r w:rsidR="00D0607B">
          <w:t xml:space="preserve">with average annual temperatures of </w:t>
        </w:r>
        <w:r w:rsidR="0071370F">
          <w:t>18.4°C</w:t>
        </w:r>
        <w:r w:rsidR="001C72AE">
          <w:t xml:space="preserve"> and</w:t>
        </w:r>
        <w:r w:rsidR="007B651A">
          <w:t xml:space="preserve"> </w:t>
        </w:r>
        <w:r w:rsidR="008D58FB">
          <w:t>18°C</w:t>
        </w:r>
        <w:r w:rsidR="007B651A">
          <w:t xml:space="preserve"> respectively</w:t>
        </w:r>
        <w:r w:rsidR="001C72AE">
          <w:t xml:space="preserve">; the South also possesses the highest average maximum monthly temperature (27.9°C in July). </w:t>
        </w:r>
        <w:r w:rsidR="007B651A">
          <w:t>The</w:t>
        </w:r>
        <w:r w:rsidR="000261DC">
          <w:t xml:space="preserve"> lowest variation </w:t>
        </w:r>
        <w:r w:rsidR="00A52486">
          <w:t>in temperature throughout the year</w:t>
        </w:r>
        <w:r w:rsidR="00F55F5E">
          <w:t xml:space="preserve"> is that of the Southeast</w:t>
        </w:r>
        <w:r w:rsidR="00A52486">
          <w:t xml:space="preserve"> (an average range of 17.5°C)</w:t>
        </w:r>
        <w:r w:rsidR="0071370F">
          <w:t>.</w:t>
        </w:r>
        <w:r w:rsidR="00653DB5">
          <w:t xml:space="preserve"> </w:t>
        </w:r>
        <w:r w:rsidR="00606037">
          <w:t xml:space="preserve">The three coldest climate regions are </w:t>
        </w:r>
        <w:r w:rsidR="00606037" w:rsidRPr="008C706E">
          <w:t>West North Central</w:t>
        </w:r>
        <w:r w:rsidR="00606037">
          <w:t xml:space="preserve">, </w:t>
        </w:r>
        <w:r w:rsidR="00D0607B" w:rsidRPr="008C706E">
          <w:t xml:space="preserve">East </w:t>
        </w:r>
        <w:r w:rsidR="007C13B4" w:rsidRPr="008C706E">
          <w:t>North Central</w:t>
        </w:r>
        <w:r w:rsidR="007C13B4">
          <w:t xml:space="preserve"> and the </w:t>
        </w:r>
        <w:r w:rsidR="007C13B4" w:rsidRPr="008C706E">
          <w:t>Northwest</w:t>
        </w:r>
        <w:r w:rsidR="00F842CB">
          <w:t xml:space="preserve"> (7.8°C, 8.0°C,</w:t>
        </w:r>
        <w:r w:rsidR="00AE1964">
          <w:t xml:space="preserve"> 8.1</w:t>
        </w:r>
        <w:r w:rsidR="00F842CB">
          <w:t>°C respectively)</w:t>
        </w:r>
        <w:r w:rsidR="007C13B4">
          <w:t xml:space="preserve">. Mirroring the </w:t>
        </w:r>
        <w:r w:rsidR="00215559">
          <w:t>characteristic</w:t>
        </w:r>
        <w:r w:rsidR="005C4D6B">
          <w:t>s</w:t>
        </w:r>
        <w:r w:rsidR="00215559">
          <w:t xml:space="preserve"> of the </w:t>
        </w:r>
        <w:r w:rsidR="007C13B4">
          <w:t>hottest climate regions, the largest variation in temperature</w:t>
        </w:r>
        <w:r w:rsidR="001710A4">
          <w:t xml:space="preserve"> throughout the year</w:t>
        </w:r>
        <w:r w:rsidR="007C13B4">
          <w:t xml:space="preserve"> is </w:t>
        </w:r>
        <w:r w:rsidR="00F55F5E">
          <w:t xml:space="preserve">that of </w:t>
        </w:r>
        <w:r w:rsidR="007C13B4">
          <w:t>the coldest region, West North Central (an average range of 30.5°C</w:t>
        </w:r>
        <w:r w:rsidR="0046498A">
          <w:t xml:space="preserve">), </w:t>
        </w:r>
        <w:r w:rsidR="00F55F5E">
          <w:t>which also has</w:t>
        </w:r>
        <w:r w:rsidR="00F0448C">
          <w:t xml:space="preserve"> the lowest average minimum monthly temperature (-6.5°C</w:t>
        </w:r>
        <w:r w:rsidR="00E372B0">
          <w:t xml:space="preserve"> in January)</w:t>
        </w:r>
        <w:r w:rsidR="00DD146F">
          <w:t>.</w:t>
        </w:r>
        <w:r w:rsidR="005651D6">
          <w:t xml:space="preserve"> </w:t>
        </w:r>
        <w:r w:rsidR="00A90313">
          <w:t xml:space="preserve">The other climate regions, </w:t>
        </w:r>
        <w:r w:rsidR="009924E9">
          <w:t>No</w:t>
        </w:r>
        <w:r w:rsidR="00A90313">
          <w:t xml:space="preserve">rtheast, Southwest, and Central, </w:t>
        </w:r>
        <w:r w:rsidR="009924E9">
          <w:t xml:space="preserve">possess </w:t>
        </w:r>
        <w:r w:rsidR="00A4651F">
          <w:t xml:space="preserve">similar </w:t>
        </w:r>
        <w:r w:rsidR="00FF2440">
          <w:t>average temperatures</w:t>
        </w:r>
        <w:r w:rsidR="0059499B">
          <w:t xml:space="preserve"> (</w:t>
        </w:r>
        <w:r w:rsidR="00A407FD">
          <w:t xml:space="preserve">11 to </w:t>
        </w:r>
        <w:r w:rsidR="0059499B">
          <w:t>13°C)</w:t>
        </w:r>
        <w:r w:rsidR="00FF2440">
          <w:t xml:space="preserve"> and </w:t>
        </w:r>
        <w:r w:rsidR="009924E9">
          <w:t xml:space="preserve">variation within the year of </w:t>
        </w:r>
        <w:r w:rsidR="00FF2440">
          <w:t>(</w:t>
        </w:r>
        <w:r w:rsidR="00A407FD">
          <w:t xml:space="preserve">23 to </w:t>
        </w:r>
        <w:r w:rsidR="00A4651F">
          <w:t>26°C</w:t>
        </w:r>
        <w:r w:rsidR="00FF2440">
          <w:t>), with the Northeast being the most populous region in the United States (</w:t>
        </w:r>
        <w:r w:rsidR="00BF75C7">
          <w:t xml:space="preserve">with </w:t>
        </w:r>
        <w:r w:rsidR="00FF2440">
          <w:t>19.8% total population in 2016)</w:t>
        </w:r>
        <w:r w:rsidR="00612029">
          <w:t>.</w:t>
        </w:r>
      </w:ins>
    </w:p>
    <w:p w14:paraId="12F29E36" w14:textId="77777777" w:rsidR="00C66D47" w:rsidRPr="00AC73A1" w:rsidRDefault="00C66D47" w:rsidP="00DF4A95">
      <w:pPr>
        <w:spacing w:line="480" w:lineRule="auto"/>
        <w:jc w:val="both"/>
        <w:rPr>
          <w:rPrChange w:id="347" w:author="Parks, Robbie M" w:date="2018-08-21T18:56:00Z">
            <w:rPr>
              <w:rFonts w:ascii="Times New Roman" w:hAnsi="Times New Roman"/>
              <w:color w:val="000000" w:themeColor="text1"/>
              <w:sz w:val="24"/>
            </w:rPr>
          </w:rPrChange>
        </w:rPr>
      </w:pPr>
    </w:p>
    <w:p w14:paraId="2396E1FF" w14:textId="03F05BE0" w:rsidR="0056225E" w:rsidRPr="00DF4A95" w:rsidRDefault="004055C0" w:rsidP="00DF4A95">
      <w:pPr>
        <w:spacing w:line="480" w:lineRule="auto"/>
        <w:jc w:val="both"/>
        <w:rPr>
          <w:color w:val="000000" w:themeColor="text1"/>
        </w:rPr>
      </w:pPr>
      <w:r w:rsidRPr="00DF4A95">
        <w:rPr>
          <w:color w:val="000000" w:themeColor="text1"/>
        </w:rPr>
        <w:t>Data were divided by sex and age in the following 10 age groups: 0-4, 5-14, 25- 34, 35-44, 45-54, 55-64, 65-74, 75-84, 85+ years. We calculated monthly death rates for each age and sex group, both nationally and for sub-national climate regions. Death rate calculations accounted for varyin</w:t>
      </w:r>
      <w:r w:rsidRPr="00AC73A1">
        <w:rPr>
          <w:color w:val="000000" w:themeColor="text1"/>
          <w:rPrChange w:id="348" w:author="Parks, Robbie M" w:date="2018-08-21T18:56:00Z">
            <w:rPr>
              <w:rFonts w:ascii="Times New Roman" w:hAnsi="Times New Roman"/>
              <w:color w:val="000000" w:themeColor="text1"/>
              <w:sz w:val="24"/>
            </w:rPr>
          </w:rPrChange>
        </w:rPr>
        <w:t xml:space="preserve">g length of months, by multiplying each month’s death count by a factor that would make it equivalent to a 31-day month. </w:t>
      </w:r>
      <w:del w:id="349" w:author="Parks, Robbie M" w:date="2018-08-21T18:56:00Z">
        <w:r w:rsidRPr="006E585E">
          <w:rPr>
            <w:color w:val="000000" w:themeColor="text1"/>
          </w:rPr>
          <w:delText>For analysis of seasonality by cause of death, we mapped each ICD-9 and ICD-10 codes to the following four disease categories:</w:delText>
        </w:r>
      </w:del>
    </w:p>
    <w:p w14:paraId="60F24802" w14:textId="77777777" w:rsidR="004055C0" w:rsidRPr="00DF4A95" w:rsidRDefault="004055C0" w:rsidP="004055C0">
      <w:pPr>
        <w:spacing w:line="480" w:lineRule="auto"/>
        <w:jc w:val="both"/>
        <w:rPr>
          <w:color w:val="000000" w:themeColor="text1"/>
        </w:rPr>
        <w:pPrChange w:id="350" w:author="Parks, Robbie M" w:date="2018-08-21T18:56:00Z">
          <w:pPr>
            <w:spacing w:after="0" w:line="480" w:lineRule="auto"/>
            <w:jc w:val="both"/>
          </w:pPr>
        </w:pPrChange>
      </w:pPr>
    </w:p>
    <w:p w14:paraId="37015773" w14:textId="77777777" w:rsidR="004055C0" w:rsidRPr="006E585E" w:rsidRDefault="004055C0" w:rsidP="00AA3B09">
      <w:pPr>
        <w:pStyle w:val="ListParagraph"/>
        <w:numPr>
          <w:ilvl w:val="0"/>
          <w:numId w:val="3"/>
        </w:numPr>
        <w:spacing w:after="0" w:line="480" w:lineRule="auto"/>
        <w:ind w:left="357" w:hanging="357"/>
        <w:jc w:val="both"/>
        <w:rPr>
          <w:del w:id="351" w:author="Parks, Robbie M" w:date="2018-08-21T18:56:00Z"/>
          <w:rFonts w:ascii="Times New Roman" w:hAnsi="Times New Roman"/>
          <w:color w:val="000000" w:themeColor="text1"/>
          <w:sz w:val="24"/>
          <w:szCs w:val="24"/>
        </w:rPr>
      </w:pPr>
      <w:del w:id="352" w:author="Parks, Robbie M" w:date="2018-08-21T18:56:00Z">
        <w:r w:rsidRPr="006E585E">
          <w:rPr>
            <w:rFonts w:ascii="Times New Roman" w:hAnsi="Times New Roman"/>
            <w:color w:val="000000" w:themeColor="text1"/>
            <w:sz w:val="24"/>
            <w:szCs w:val="24"/>
          </w:rPr>
          <w:delText>C</w:delText>
        </w:r>
        <w:r w:rsidR="006F78C7" w:rsidRPr="006E585E">
          <w:rPr>
            <w:rFonts w:ascii="Times New Roman" w:hAnsi="Times New Roman"/>
            <w:color w:val="000000" w:themeColor="text1"/>
            <w:sz w:val="24"/>
            <w:szCs w:val="24"/>
          </w:rPr>
          <w:delText xml:space="preserve">ancers: ICD-9 </w:delText>
        </w:r>
        <w:r w:rsidRPr="006E585E">
          <w:rPr>
            <w:rFonts w:ascii="Times New Roman" w:hAnsi="Times New Roman"/>
            <w:color w:val="000000" w:themeColor="text1"/>
            <w:sz w:val="24"/>
            <w:szCs w:val="24"/>
          </w:rPr>
          <w:delText>140.0 – 239.9 and ICD-10 C00 – D48</w:delText>
        </w:r>
      </w:del>
    </w:p>
    <w:p w14:paraId="49849DA9" w14:textId="77777777" w:rsidR="004055C0" w:rsidRPr="006E585E" w:rsidRDefault="004055C0" w:rsidP="00AA3B09">
      <w:pPr>
        <w:pStyle w:val="ListParagraph"/>
        <w:numPr>
          <w:ilvl w:val="0"/>
          <w:numId w:val="3"/>
        </w:numPr>
        <w:spacing w:after="0" w:line="480" w:lineRule="auto"/>
        <w:ind w:left="357" w:hanging="357"/>
        <w:jc w:val="both"/>
        <w:rPr>
          <w:del w:id="353" w:author="Parks, Robbie M" w:date="2018-08-21T18:56:00Z"/>
          <w:rFonts w:ascii="Times New Roman" w:hAnsi="Times New Roman"/>
          <w:color w:val="000000" w:themeColor="text1"/>
          <w:sz w:val="24"/>
          <w:szCs w:val="24"/>
        </w:rPr>
      </w:pPr>
      <w:del w:id="354" w:author="Parks, Robbie M" w:date="2018-08-21T18:56:00Z">
        <w:r w:rsidRPr="006E585E">
          <w:rPr>
            <w:rFonts w:ascii="Times New Roman" w:hAnsi="Times New Roman"/>
            <w:color w:val="000000" w:themeColor="text1"/>
            <w:sz w:val="24"/>
            <w:szCs w:val="24"/>
          </w:rPr>
          <w:delText>Cardiorespiratory diseases: ICD-9 390.0 – 519.9 and ICD-10 I00 – J99</w:delText>
        </w:r>
      </w:del>
    </w:p>
    <w:p w14:paraId="7FA12FC9" w14:textId="77777777" w:rsidR="004055C0" w:rsidRPr="006E585E" w:rsidRDefault="004055C0" w:rsidP="00AA3B09">
      <w:pPr>
        <w:pStyle w:val="ListParagraph"/>
        <w:numPr>
          <w:ilvl w:val="0"/>
          <w:numId w:val="3"/>
        </w:numPr>
        <w:spacing w:after="0" w:line="480" w:lineRule="auto"/>
        <w:ind w:left="357" w:hanging="357"/>
        <w:jc w:val="both"/>
        <w:rPr>
          <w:del w:id="355" w:author="Parks, Robbie M" w:date="2018-08-21T18:56:00Z"/>
          <w:rFonts w:ascii="Times New Roman" w:hAnsi="Times New Roman"/>
          <w:color w:val="000000" w:themeColor="text1"/>
          <w:sz w:val="24"/>
          <w:szCs w:val="24"/>
        </w:rPr>
      </w:pPr>
      <w:del w:id="356" w:author="Parks, Robbie M" w:date="2018-08-21T18:56:00Z">
        <w:r w:rsidRPr="006E585E">
          <w:rPr>
            <w:rFonts w:ascii="Times New Roman" w:hAnsi="Times New Roman"/>
            <w:color w:val="000000" w:themeColor="text1"/>
            <w:sz w:val="24"/>
            <w:szCs w:val="24"/>
          </w:rPr>
          <w:delText xml:space="preserve">Injuries (external causes): ICD-9 </w:delText>
        </w:r>
        <w:r w:rsidRPr="006E585E">
          <w:rPr>
            <w:rFonts w:ascii="Times New Roman" w:hAnsi="Times New Roman"/>
            <w:color w:val="000000" w:themeColor="text1"/>
            <w:sz w:val="24"/>
            <w:szCs w:val="24"/>
          </w:rPr>
          <w:tab/>
          <w:delText xml:space="preserve">800.0 – 999.9 </w:delText>
        </w:r>
        <w:r w:rsidRPr="006E585E">
          <w:rPr>
            <w:rFonts w:ascii="Times New Roman" w:hAnsi="Times New Roman"/>
            <w:color w:val="000000" w:themeColor="text1"/>
            <w:sz w:val="24"/>
            <w:szCs w:val="24"/>
          </w:rPr>
          <w:tab/>
          <w:delText>and ICD-10 S00 – Z99</w:delText>
        </w:r>
      </w:del>
    </w:p>
    <w:p w14:paraId="65B33897" w14:textId="77777777" w:rsidR="004055C0" w:rsidRPr="006E585E" w:rsidRDefault="004055C0" w:rsidP="00AA3B09">
      <w:pPr>
        <w:pStyle w:val="ListParagraph"/>
        <w:numPr>
          <w:ilvl w:val="0"/>
          <w:numId w:val="3"/>
        </w:numPr>
        <w:spacing w:after="0" w:line="480" w:lineRule="auto"/>
        <w:ind w:left="357" w:hanging="357"/>
        <w:jc w:val="both"/>
        <w:rPr>
          <w:del w:id="357" w:author="Parks, Robbie M" w:date="2018-08-21T18:56:00Z"/>
          <w:rFonts w:ascii="Times New Roman" w:hAnsi="Times New Roman"/>
          <w:color w:val="000000" w:themeColor="text1"/>
          <w:sz w:val="24"/>
          <w:szCs w:val="24"/>
        </w:rPr>
      </w:pPr>
      <w:del w:id="358" w:author="Parks, Robbie M" w:date="2018-08-21T18:56:00Z">
        <w:r w:rsidRPr="006E585E">
          <w:rPr>
            <w:rFonts w:ascii="Times New Roman" w:hAnsi="Times New Roman"/>
            <w:color w:val="000000" w:themeColor="text1"/>
            <w:sz w:val="24"/>
            <w:szCs w:val="24"/>
          </w:rPr>
          <w:delText>Other causes: ICD-9 and ICD-10 codes not in the above three categories</w:delText>
        </w:r>
      </w:del>
    </w:p>
    <w:p w14:paraId="278EDB63" w14:textId="77777777" w:rsidR="004055C0" w:rsidRPr="006E585E" w:rsidRDefault="004055C0" w:rsidP="004055C0">
      <w:pPr>
        <w:spacing w:line="480" w:lineRule="auto"/>
        <w:jc w:val="both"/>
        <w:rPr>
          <w:del w:id="359" w:author="Parks, Robbie M" w:date="2018-08-21T18:56:00Z"/>
          <w:color w:val="000000" w:themeColor="text1"/>
        </w:rPr>
      </w:pPr>
    </w:p>
    <w:p w14:paraId="2E833956" w14:textId="77777777" w:rsidR="004055C0" w:rsidRPr="006E585E" w:rsidRDefault="004055C0" w:rsidP="004055C0">
      <w:pPr>
        <w:spacing w:line="480" w:lineRule="auto"/>
        <w:jc w:val="both"/>
        <w:rPr>
          <w:del w:id="360" w:author="Parks, Robbie M" w:date="2018-08-21T18:56:00Z"/>
          <w:color w:val="000000" w:themeColor="text1"/>
        </w:rPr>
      </w:pPr>
      <w:del w:id="361" w:author="Parks, Robbie M" w:date="2018-08-21T18:56:00Z">
        <w:r w:rsidRPr="006E585E">
          <w:rPr>
            <w:color w:val="000000" w:themeColor="text1"/>
          </w:rPr>
          <w:delText>Cardiorespiratory diseases and cancers accounted for 56.4% and 21.2% of all deaths in the USA, respectively, in 1980, and 40.9% and 23.5%, respectively, in 2013</w:delText>
        </w:r>
        <w:r w:rsidR="00B368B6" w:rsidRPr="006E585E">
          <w:rPr>
            <w:color w:val="000000" w:themeColor="text1"/>
          </w:rPr>
          <w:delText>. D</w:delText>
        </w:r>
        <w:r w:rsidRPr="006E585E">
          <w:rPr>
            <w:color w:val="000000" w:themeColor="text1"/>
          </w:rPr>
          <w:delText>eaths from cardiorespiratory diseases have been associated with cold and warm temperatures</w:delText>
        </w:r>
        <w:r w:rsidR="00C9555C">
          <w:rPr>
            <w:color w:val="000000" w:themeColor="text1"/>
          </w:rPr>
          <w:delText xml:space="preserve"> </w:delText>
        </w:r>
        <w:r w:rsidRPr="006E585E">
          <w:rPr>
            <w:color w:val="000000" w:themeColor="text1"/>
          </w:rPr>
          <w:fldChar w:fldCharType="begin" w:fldLock="1"/>
        </w:r>
        <w:r w:rsidR="00F52D66">
          <w:rPr>
            <w:color w:val="000000" w:themeColor="text1"/>
          </w:rPr>
          <w:delInstrText>ADDIN CSL_CITATION { "citationItems" : [ { "id" : "ITEM-1",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"ITEM-1", "issue" : "4", "issued" : { "date-parts" : [ [ "2014" ] ] }, "page" : "269-273", "title" : "Vulnerability to the mortality effects of warm temperature in the districts of England and Wales", "type" : "article-journal", "volume" : "4" }, "uris" : [ "http://www.mendeley.com/documents/?uuid=5f34f7af-83b0-4896-a914-0daa32211ebb" ] }, { "id" : "ITEM-2", "itemData" : { "DOI" : "10.1093/epirev/mxf007", "ISBN" : "0193-936X", "ISSN" : "0193936X", "PMID" : "12762092", "abstract" : "%Z %+ %^", "author" : [ { "dropping-particle" : "", "family" : "Basu", "given" : "Rupa", "non-dropping-particle" : "", "parse-names" : false, "suffix" : "" }, { "dropping-particle" : "", "family" : "Samet", "given" : "Jonathan M.", "non-dropping-particle" : "", "parse-names" : false, "suffix" : "" } ], "container-title" : "Epidemiologic Reviews", "id" : "ITEM-2", "issue" : "2", "issued" : { "date-parts" : [ [ "2002" ] ] }, "page" : "190-202", "title" : "Relation between elevated ambient temperature and mortality: A review of the epidemiologic evidence", "type" : "article", "volume" : "24" }, "uris" : [ "http://www.mendeley.com/documents/?uuid=8c8cd126-6856-41d0-9232-6508902ee696" ] }, { "id" : "ITEM-3", "itemData" : { "DOI" : "10.1289/ehp.02110859", "ISBN" : "0091-6765 (Print)\\r0091-6765 (Linking)", "ISSN" : "00916765", "PMID" : "12204818", "abstract" : "We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 "author" : [ { "dropping-particle" : "", "family" : "Braga", "given" : "Alf\u00e9sio L.F.", "non-dropping-particle" : "", "parse-names" : false, "suffix" : "" }, { "dropping-particle" : "", "family" : "Zanobetti", "given" : "Antonella", "non-dropping-particle" : "", "parse-names" : false, "suffix" : "" }, { "dropping-particle" : "", "family" : "Schwartz", "given" : "Joel", "non-dropping-particle" : "", "parse-names" : false, "suffix" : "" } ], "container-title" : "Environmental Health Perspectives", "id" : "ITEM-3", "issue" : "9", "issued" : { "date-parts" : [ [ "2002" ] ] }, "page" : "859-863", "title" : "The effect of weather on respiratory and cardiovascular deaths in 12 U.S. cities", "type" : "article-journal", "volume" : "110" }, "uris" : [ "http://www.mendeley.com/documents/?uuid=3e710881-527a-42d3-bc7e-34c21f9cc47e" ] }, { "id" : "ITEM-4", "itemData" : { "DOI" : "10.1016/S0140-6736(14)62114-0", "ISBN" : "1474-547X (Electronic)\\r0140-6736 (Linking)", "ISSN" : "1474547X", "PMID" : "26003380", "abstract" : "Background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2\u00b75th and 97\u00b75th temperature percentiles. Findings We analysed 74 225 200 deaths in various periods between 1985 and 2012. In total, 7\u00b771% (95% empirical CI 7\u00b743-7\u00b791) of mortality was attributable to non-optimum temperature in the selected countries within the study period, with substantial differences between countries, ranging from 3\u00b737% (3\u00b706 to 3\u00b763) in Thailand to 11\u00b700% (9\u00b729 to 12\u00b747) in China. The temperature percentile of minimum mortality varied from roughly the 60th percentile in tropical areas to about the 80-90th percentile in temperate regions. More temperature-attributable deaths were caused by cold (7\u00b729%, 7\u00b702-7\u00b749) than by heat (0\u00b742%, 0\u00b739-0\u00b744). Extreme cold and hot temperatures were responsible for 0\u00b786% (0\u00b784-0\u00b787)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"Lavigne", "given" : "Eric", "non-dropping-particle" : "", "parse-names" : false, "suffix" : "" }, { "dropping-particle" : "", "family" : "Zanobetti", "given" : "Antonella", "non-dropping-particle" : "", "parse-names" : false, "suffix" : "" }, { "dropping-particle" : "", "family" : "Schwartz", "given" : "Joel", "non-dropping-particle" : "", "parse-names" : false, "suffix" : "" }, { "dropping-particle" : "", "family" : "Tobias", "given" : "Aurelio", "non-dropping-particle" : "", "parse-names" : false, "suffix" : "" }, { "dropping-particle" : "", "family" : "Tong", "given" : "Shilu", "non-dropping-particle" : "", "parse-names" : false, "suffix" : "" }, { "dropping-particle" : "", "family" : "Rockl\u00f6v", "given" : "Joacim", "non-dropping-particle" : "", "parse-names" : false, "suffix" : "" }, { "dropping-particle" : "", "family" : "Forsberg", "given" : "Bertil", "non-dropping-particle" : "", "parse-names" : false, "suffix" : "" }, { "dropping-particle" : "", "family" : "Leone", "given" : "Michela", "non-dropping-particle" : "", "parse-names" : false, "suffix" : "" }, { "dropping-particle" : "", "family" : "Sario", "given" : "Manuela", "non-dropping-particle" : "De", "parse-names" : false, "suffix" : "" }, { "dropping-particle" : "", "family" : "Bell", "given" : "Michelle L.", "non-dropping-particle" : "", "parse-names" : false, "suffix" : "" }, { "dropping-particle" : "", "family" : "Guo", "given" : "Yue Liang Leon", "non-dropping-particle" : "", "parse-names" : false, "suffix" : "" }, { "dropping-particle" : "", "family" : "Wu", "given" : "Chang Fu", "non-dropping-particle" : "", "parse-names" : false, "suffix" : "" }, { "dropping-particle" : "", "family" : "Kan", "given" : "Haidong", "non-dropping-particle" : "", "parse-names" : false, "suffix" : "" }, { "dropping-particle" : "", "family" : "Yi", "given" : "Seung Muk", "non-dropping-particle" : "", "parse-names" : false, "suffix" : "" }, { "dropping-particle" : "", "family" : "Sousa Zanotti Stagliorio Coelho", "given" : "Micheline", "non-dropping-particle" : "De", "parse-names" : false, "suffix" : "" }, { "dropping-particle" : "", "family" : "Saldiva", "given" : "Paulo Hilario Nascimento", "non-dropping-particle" : "", "parse-names" : false, "suffix" : "" }, { "dropping-particle" : "", "family" : "Honda", "given" : "Yasushi", "non-dropping-particle" : "", "parse-names" : false, "suffix" : "" }, { "dropping-particle" : "", "family" : "Kim", "given" : "Ho", "non-dropping-particle" : "", "parse-names" : false, "suffix" : "" }, { "dropping-particle" : "", "family" : "Armstrong", "given" : "Ben", "non-dropping-particle" : "", "parse-names" : false, "suffix" : "" } ], "container-title" : "The Lancet", "id" : "ITEM-4", "issue" : "9991", "issued" : { "date-parts" : [ [ "2015" ] ] }, "page" : "369-375", "title" : "Mortality risk attributable to high and low ambient temperature: A multicountry observational study", "type" : "article-journal", "volume" : "386" }, "uris" : [ "http://www.mendeley.com/documents/?uuid=ec2ac118-d8e9-4d29-9116-d43210b3e1ca" ] }, { "id" : "ITEM-5", "itemData" : { "DOI" : "10.1186/1476-069X-8-40", "ISBN" : "1476-069X", "ISSN" : "1476-069X", "PMID" : "19758453", "abstract" : "BACKGROUND: This review examines recent evidence on mortality from elevated ambient temperature for studies published from January 2001 to December 2008. 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 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 CONCLUSION: Many of these outcomes and vulnerable subgroups have only been identified in recent studies and varied by location and study population. Thus, region-specific policies, especially in urban areas, are vital to the mitigation of heat-related deaths.", "author" : [ { "dropping-particle" : "", "family" : "Basu", "given" : "Rupa", "non-dropping-particle" : "", "parse-names" : false, "suffix" : "" } ], "container-title" : "Environmental Health", "id" : "ITEM-5", "issue" : "1", "issued" : { "date-parts" : [ [ "2009" ] ] }, "page" : "40", "title" : "High ambient temperature and mortality: a review of epidemiologic studies from 2001 to 2008", "type" : "article-journal", "volume" : "8" }, "uris" : [ "http://www.mendeley.com/documents/?uuid=4a3c238b-f19d-4589-ab7d-38cd7a1ebe34" ] } ], "mendeley" : { "formattedCitation" : "(Basu, 2009; Basu &amp; Samet, 2002; Bennett, Blangiardo, Fecht, Elliott, &amp; Ezzati, 2014; Braga, Zanobetti, &amp; Schwartz, 2002; Gasparrini et al., 2015)", "plainTextFormattedCitation" : "(Basu, 2009; Basu &amp; Samet, 2002; Bennett, Blangiardo, Fecht, Elliott, &amp; Ezzati, 2014; Braga, Zanobetti, &amp; Schwartz, 2002; Gasparrini et al., 2015)", "previouslyFormattedCitation" : "(Basu, 2009; Basu &amp; Samet, 2002; Bennett, Blangiardo, Fecht, Elliott, &amp; Ezzati, 2014; Braga, Zanobetti, &amp; Schwartz, 2002; Gasparrini et al., 2015)" }, "properties" : {  }, "schema" : "https://github.com/citation-style-language/schema/raw/master/csl-citation.json" }</w:delInstrText>
        </w:r>
        <w:r w:rsidRPr="006E585E">
          <w:rPr>
            <w:color w:val="000000" w:themeColor="text1"/>
          </w:rPr>
          <w:fldChar w:fldCharType="separate"/>
        </w:r>
        <w:r w:rsidR="00BC655C" w:rsidRPr="00BC655C">
          <w:rPr>
            <w:noProof/>
            <w:color w:val="000000" w:themeColor="text1"/>
          </w:rPr>
          <w:delText>(Basu, 2009; Basu &amp; Samet, 2002; Bennett, Blangiardo, Fecht, Elliott, &amp; Ezzati, 2014; Braga, Zanobetti, &amp; Schwartz, 2002; Gasparrini et al., 2015)</w:delText>
        </w:r>
        <w:r w:rsidRPr="006E585E">
          <w:rPr>
            <w:color w:val="000000" w:themeColor="text1"/>
          </w:rPr>
          <w:fldChar w:fldCharType="end"/>
        </w:r>
        <w:r w:rsidR="00C9555C">
          <w:rPr>
            <w:color w:val="000000" w:themeColor="text1"/>
          </w:rPr>
          <w:delText>.</w:delText>
        </w:r>
        <w:r w:rsidRPr="006E585E">
          <w:rPr>
            <w:color w:val="000000" w:themeColor="text1"/>
          </w:rPr>
          <w:delText xml:space="preserve"> Injuries, which accounted for 8% of all deaths in the USA in 1980 and 7.5% in 2013, may have seasonality that is distinct from so-called natural causes. We did not further divide other causes because the number of deaths could become </w:delText>
        </w:r>
        <w:r w:rsidR="00B368B6" w:rsidRPr="006E585E">
          <w:rPr>
            <w:color w:val="000000" w:themeColor="text1"/>
          </w:rPr>
          <w:delText xml:space="preserve">too </w:delText>
        </w:r>
        <w:r w:rsidRPr="006E585E">
          <w:rPr>
            <w:color w:val="000000" w:themeColor="text1"/>
          </w:rPr>
          <w:delText>small</w:delText>
        </w:r>
        <w:r w:rsidR="00B368B6" w:rsidRPr="006E585E">
          <w:rPr>
            <w:color w:val="000000" w:themeColor="text1"/>
          </w:rPr>
          <w:delText xml:space="preserve"> to allow stable estimates</w:delText>
        </w:r>
        <w:r w:rsidRPr="006E585E">
          <w:rPr>
            <w:color w:val="000000" w:themeColor="text1"/>
          </w:rPr>
          <w:delText xml:space="preserve"> when divided by age group, sex and climate region.</w:delText>
        </w:r>
      </w:del>
    </w:p>
    <w:p w14:paraId="7B3B5FF2" w14:textId="77777777" w:rsidR="004055C0" w:rsidRPr="006E585E" w:rsidRDefault="004055C0" w:rsidP="004055C0">
      <w:pPr>
        <w:spacing w:line="480" w:lineRule="auto"/>
        <w:jc w:val="both"/>
        <w:rPr>
          <w:del w:id="362" w:author="Parks, Robbie M" w:date="2018-08-21T18:56:00Z"/>
          <w:color w:val="000000" w:themeColor="text1"/>
        </w:rPr>
      </w:pPr>
    </w:p>
    <w:p w14:paraId="2FDCC099" w14:textId="77777777" w:rsidR="004055C0" w:rsidRPr="006E585E" w:rsidRDefault="004055C0" w:rsidP="004055C0">
      <w:pPr>
        <w:spacing w:line="480" w:lineRule="auto"/>
        <w:jc w:val="both"/>
        <w:outlineLvl w:val="0"/>
        <w:rPr>
          <w:del w:id="363" w:author="Parks, Robbie M" w:date="2018-08-21T18:56:00Z"/>
        </w:rPr>
      </w:pPr>
      <w:del w:id="364" w:author="Parks, Robbie M" w:date="2018-08-21T18:56:00Z">
        <w:r w:rsidRPr="006E585E">
          <w:delText>We obtained data on temperature from ERA-Interim, which combines predictions from a physical model with ground-based and satellite measurements</w:delText>
        </w:r>
        <w:r w:rsidR="00C9555C">
          <w:delText xml:space="preserve"> </w:delText>
        </w:r>
        <w:r w:rsidRPr="006E585E">
          <w:fldChar w:fldCharType="begin" w:fldLock="1"/>
        </w:r>
        <w:r w:rsidR="00F52D66">
          <w:del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"(Dee et al., 2011)", "plainTextFormattedCitation" : "(Dee et al., 2011)", "previouslyFormattedCitation" : "(Dee et al., 2011)" }, "properties" : {  }, "schema" : "https://github.com/citation-style-language/schema/raw/master/csl-citation.json" }</w:delInstrText>
        </w:r>
        <w:r w:rsidRPr="006E585E">
          <w:fldChar w:fldCharType="separate"/>
        </w:r>
        <w:r w:rsidR="00BC655C" w:rsidRPr="00BC655C">
          <w:rPr>
            <w:noProof/>
          </w:rPr>
          <w:delText>(Dee et al., 2011)</w:delText>
        </w:r>
        <w:r w:rsidRPr="006E585E">
          <w:fldChar w:fldCharType="end"/>
        </w:r>
        <w:r w:rsidR="00C9555C">
          <w:delText>.</w:delText>
        </w:r>
        <w:r w:rsidRPr="006E585E">
          <w:delText xml:space="preserve"> We used gridded four-times-daily estimates at a resolution of 80km to generate monthly population-weighted temperature by climate region throughout the analysis period.</w:delText>
        </w:r>
      </w:del>
    </w:p>
    <w:p w14:paraId="42D586D2" w14:textId="77777777" w:rsidR="004055C0" w:rsidRPr="006E585E" w:rsidRDefault="004055C0" w:rsidP="004055C0">
      <w:pPr>
        <w:spacing w:line="480" w:lineRule="auto"/>
        <w:jc w:val="both"/>
        <w:rPr>
          <w:del w:id="365" w:author="Parks, Robbie M" w:date="2018-08-21T18:56:00Z"/>
          <w:color w:val="000000" w:themeColor="text1"/>
        </w:rPr>
      </w:pPr>
    </w:p>
    <w:p w14:paraId="14A20CF2" w14:textId="77777777" w:rsidR="004055C0" w:rsidRPr="006E585E" w:rsidRDefault="004055C0" w:rsidP="004055C0">
      <w:pPr>
        <w:spacing w:line="480" w:lineRule="auto"/>
        <w:jc w:val="both"/>
        <w:outlineLvl w:val="0"/>
        <w:rPr>
          <w:del w:id="366" w:author="Parks, Robbie M" w:date="2018-08-21T18:56:00Z"/>
          <w:i/>
          <w:color w:val="000000" w:themeColor="text1"/>
        </w:rPr>
      </w:pPr>
      <w:del w:id="367" w:author="Parks, Robbie M" w:date="2018-08-21T18:56:00Z">
        <w:r w:rsidRPr="006E585E">
          <w:rPr>
            <w:i/>
            <w:color w:val="000000" w:themeColor="text1"/>
          </w:rPr>
          <w:delText>Statistical methods</w:delText>
        </w:r>
      </w:del>
    </w:p>
    <w:p w14:paraId="27D74D8C" w14:textId="77777777" w:rsidR="004055C0" w:rsidRPr="006E585E" w:rsidRDefault="004055C0" w:rsidP="004055C0">
      <w:pPr>
        <w:widowControl w:val="0"/>
        <w:autoSpaceDE w:val="0"/>
        <w:autoSpaceDN w:val="0"/>
        <w:adjustRightInd w:val="0"/>
        <w:spacing w:line="480" w:lineRule="auto"/>
        <w:jc w:val="both"/>
        <w:rPr>
          <w:del w:id="368" w:author="Parks, Robbie M" w:date="2018-08-21T18:56:00Z"/>
          <w:color w:val="000000" w:themeColor="text1"/>
        </w:rPr>
      </w:pPr>
      <w:del w:id="369" w:author="Parks, Robbie M" w:date="2018-08-21T18:56:00Z">
        <w:r w:rsidRPr="006E585E">
          <w:rPr>
            <w:color w:val="000000" w:themeColor="text1"/>
          </w:rPr>
          <w:delText>We used wavelet analysis to investigate seasonality, both nationally and sub-nationally, for each age-sex group. Wavelet analysis uncovers the presence, and frequency, of repeated maxima and minima in each age-sex-specific death rate time series. In brief, a Morlet wavelet, described in detail elsewhere</w:delText>
        </w:r>
        <w:r w:rsidR="00C9555C">
          <w:rPr>
            <w:color w:val="000000" w:themeColor="text1"/>
          </w:rPr>
          <w:delText xml:space="preserve"> </w:delText>
        </w:r>
        <w:r w:rsidRPr="006E585E">
          <w:rPr>
            <w:color w:val="000000" w:themeColor="text1"/>
          </w:rPr>
          <w:fldChar w:fldCharType="begin" w:fldLock="1"/>
        </w:r>
        <w:r w:rsidR="00F52D66">
          <w:rPr>
            <w:color w:val="000000" w:themeColor="text1"/>
          </w:rPr>
          <w:delInstrText>ADDIN CSL_CITATION { "citationItems" : [ { "id" : "ITEM-1", "itemData" : { "DOI" : "10.1007/s00442-008-0993-2", "ISBN" : "0029-8549", "ISSN" : "00298549", "PMID" : "18322705", "abstract" : "Wavelet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 "author" : [ { "dropping-particle" : "", "family" : "Cazelles", "given" : "Bernard", "non-dropping-particle" : "", "parse-names" : false, "suffix" : "" }, { "dropping-particle" : "", "family" : "Chavez", "given" : "Mario", "non-dropping-particle" : "", "parse-names" : false, "suffix" : "" }, { "dropping-particle" : "", "family" : "Berteaux", "given" : "Dominique", "non-dropping-particle" : "", "parse-names" : false, "suffix" : "" }, { "dropping-particle" : "", "family" : "M\u00e9nard", "given" : "Fr\u00e9d\u00e9ric", "non-dropping-particle" : "", "parse-names" : false, "suffix" : "" }, { "dropping-particle" : "", "family" : "Vik", "given" : "Jon Olav", "non-dropping-particle" : "", "parse-names" : false, "suffix" : "" }, { "dropping-particle" : "", "family" : "Jenouvrier", "given" : "St\u00e9phanie", "non-dropping-particle" : "", "parse-names" : false, "suffix" : "" }, { "dropping-particle" : "", "family" : "Stenseth", "given" : "Nils C.", "non-dropping-particle" : "", "parse-names" : false, "suffix" : "" } ], "container-title" : "Oecologia", "id" : "ITEM-1", "issue" : "2", "issued" : { "date-parts" : [ [ "2008" ] ] }, "page" : "287-304", "title" : "Wavelet analysis of ecological time series", "type" : "article", "volume" : "156" }, "uris" : [ "http://www.mendeley.com/documents/?uuid=59ae7ae3-a0f5-410c-a027-ae0977becaa1" ] } ], "mendeley" : { "formattedCitation" : "(Cazelles et al., 2008)", "plainTextFormattedCitation" : "(Cazelles et al., 2008)", "previouslyFormattedCitation" : "(Cazelles et al., 2008)" }, "properties" : {  }, "schema" : "https://github.com/citation-style-language/schema/raw/master/csl-citation.json" }</w:delInstrText>
        </w:r>
        <w:r w:rsidRPr="006E585E">
          <w:rPr>
            <w:color w:val="000000" w:themeColor="text1"/>
          </w:rPr>
          <w:fldChar w:fldCharType="separate"/>
        </w:r>
        <w:r w:rsidR="00BC655C" w:rsidRPr="00BC655C">
          <w:rPr>
            <w:noProof/>
            <w:color w:val="000000" w:themeColor="text1"/>
          </w:rPr>
          <w:delText>(Cazelles et al., 2008)</w:delText>
        </w:r>
        <w:r w:rsidRPr="006E585E">
          <w:rPr>
            <w:color w:val="000000" w:themeColor="text1"/>
          </w:rPr>
          <w:fldChar w:fldCharType="end"/>
        </w:r>
        <w:r w:rsidR="00C9555C">
          <w:rPr>
            <w:color w:val="000000" w:themeColor="text1"/>
          </w:rPr>
          <w:delText>,</w:delText>
        </w:r>
        <w:r w:rsidRPr="006E585E">
          <w:rPr>
            <w:color w:val="000000" w:themeColor="text1"/>
          </w:rPr>
          <w:delText xml:space="preserve"> is equivalent to using a moving window on the death rate time series and </w:delText>
        </w:r>
        <w:r w:rsidR="00592638">
          <w:rPr>
            <w:color w:val="000000" w:themeColor="text1"/>
          </w:rPr>
          <w:delText>analy</w:delText>
        </w:r>
        <w:r w:rsidR="007E031A">
          <w:rPr>
            <w:color w:val="000000" w:themeColor="text1"/>
          </w:rPr>
          <w:delText>s</w:delText>
        </w:r>
        <w:r w:rsidRPr="006E585E">
          <w:rPr>
            <w:color w:val="000000" w:themeColor="text1"/>
          </w:rPr>
          <w:delText>ing periodicity in each window using a short-form Fourier transform, hence generating a dynamic spectral analysis</w:delText>
        </w:r>
        <w:r w:rsidR="00C04B90" w:rsidRPr="006E585E">
          <w:rPr>
            <w:color w:val="000000" w:themeColor="text1"/>
          </w:rPr>
          <w:delText>, which allows</w:delText>
        </w:r>
        <w:r w:rsidRPr="006E585E">
          <w:rPr>
            <w:color w:val="000000" w:themeColor="text1"/>
          </w:rPr>
          <w:delText xml:space="preserve"> measur</w:delText>
        </w:r>
        <w:r w:rsidR="00C04B90" w:rsidRPr="006E585E">
          <w:rPr>
            <w:color w:val="000000" w:themeColor="text1"/>
          </w:rPr>
          <w:delText>ing</w:delText>
        </w:r>
        <w:r w:rsidRPr="006E585E">
          <w:rPr>
            <w:color w:val="000000" w:themeColor="text1"/>
          </w:rPr>
          <w:delText xml:space="preserve"> dynamic seasonal behavio</w:delText>
        </w:r>
        <w:r w:rsidR="007E031A">
          <w:rPr>
            <w:color w:val="000000" w:themeColor="text1"/>
          </w:rPr>
          <w:delText>u</w:delText>
        </w:r>
        <w:r w:rsidRPr="006E585E">
          <w:rPr>
            <w:color w:val="000000" w:themeColor="text1"/>
          </w:rPr>
          <w:delText xml:space="preserve">r, in which the periodicity of death rates may disappear, emerge, or change over time. </w:delText>
        </w:r>
        <w:r w:rsidR="00C04B90" w:rsidRPr="006E585E">
          <w:rPr>
            <w:color w:val="000000" w:themeColor="text1"/>
          </w:rPr>
          <w:delText>In addition to coefficients that measure the frequency of periodicity, wavelet analysis gives an indication of statistical significance of results compared with random fluctuations that can be represented with white</w:delText>
        </w:r>
        <w:r w:rsidR="006F78C7" w:rsidRPr="006E585E">
          <w:rPr>
            <w:color w:val="000000" w:themeColor="text1"/>
          </w:rPr>
          <w:delText xml:space="preserve"> (an independent random process)</w:delText>
        </w:r>
        <w:r w:rsidR="00C04B90" w:rsidRPr="006E585E">
          <w:rPr>
            <w:color w:val="000000" w:themeColor="text1"/>
          </w:rPr>
          <w:delText xml:space="preserve"> or red </w:delText>
        </w:r>
        <w:r w:rsidR="006F78C7" w:rsidRPr="006E585E">
          <w:rPr>
            <w:color w:val="000000" w:themeColor="text1"/>
          </w:rPr>
          <w:delText xml:space="preserve">(autoregressive of order 1 process) </w:delText>
        </w:r>
        <w:r w:rsidR="00C04B90" w:rsidRPr="006E585E">
          <w:rPr>
            <w:color w:val="000000" w:themeColor="text1"/>
          </w:rPr>
          <w:delText xml:space="preserve">noise. </w:delText>
        </w:r>
        <w:r w:rsidRPr="006E585E">
          <w:rPr>
            <w:color w:val="000000" w:themeColor="text1"/>
          </w:rPr>
          <w:delText>We used the R package WaveletComp (version 1.0) for the wavelet analysis. Before analysis, we logarithmically transformed death rates, de</w:delText>
        </w:r>
        <w:r w:rsidR="00C04B90" w:rsidRPr="006E585E">
          <w:rPr>
            <w:color w:val="000000" w:themeColor="text1"/>
          </w:rPr>
          <w:delText>-</w:delText>
        </w:r>
        <w:r w:rsidRPr="006E585E">
          <w:rPr>
            <w:color w:val="000000" w:themeColor="text1"/>
          </w:rPr>
          <w:delText xml:space="preserve">trended using a polynomial regression, and rescaled each all-cause mortality death rate time series so as to range between 1 and -1. </w:delText>
        </w:r>
      </w:del>
    </w:p>
    <w:p w14:paraId="09C6BF17" w14:textId="77777777" w:rsidR="004055C0" w:rsidRPr="006E585E" w:rsidRDefault="004055C0" w:rsidP="004055C0">
      <w:pPr>
        <w:spacing w:line="480" w:lineRule="auto"/>
        <w:jc w:val="both"/>
        <w:rPr>
          <w:del w:id="370" w:author="Parks, Robbie M" w:date="2018-08-21T18:56:00Z"/>
          <w:color w:val="000000" w:themeColor="text1"/>
        </w:rPr>
      </w:pPr>
    </w:p>
    <w:p w14:paraId="49C1620C" w14:textId="289D96EB" w:rsidR="004055C0" w:rsidRPr="00AC73A1" w:rsidRDefault="004055C0" w:rsidP="004055C0">
      <w:pPr>
        <w:spacing w:line="480" w:lineRule="auto"/>
        <w:jc w:val="both"/>
        <w:rPr>
          <w:ins w:id="371" w:author="Parks, Robbie M" w:date="2018-08-21T18:56:00Z"/>
          <w:color w:val="000000" w:themeColor="text1"/>
        </w:rPr>
      </w:pPr>
      <w:del w:id="372" w:author="Parks, Robbie M" w:date="2018-08-21T18:56:00Z">
        <w:r w:rsidRPr="006E585E">
          <w:rPr>
            <w:color w:val="000000" w:themeColor="text1"/>
          </w:rPr>
          <w:delText>We identified age-sex groups whose wavelet power spectra differed from that of a white noise spectrum, which represents random fluctuations, at 5% significance level, for the entire study period (1980-2013).  For age-sex groups which had statistically significant power spectra for 1980-2013</w:delText>
        </w:r>
      </w:del>
      <w:ins w:id="373" w:author="Parks, Robbie M" w:date="2018-08-21T18:56:00Z">
        <w:r w:rsidR="005378E9" w:rsidRPr="00AC73A1">
          <w:rPr>
            <w:color w:val="000000" w:themeColor="text1"/>
          </w:rPr>
          <w:t xml:space="preserve">For analysis of seasonality by cause of death, we mapped each ICD-9 and ICD-10 codes to </w:t>
        </w:r>
        <w:r w:rsidR="005378E9">
          <w:rPr>
            <w:color w:val="000000" w:themeColor="text1"/>
          </w:rPr>
          <w:t>four main</w:t>
        </w:r>
        <w:r w:rsidR="005378E9" w:rsidRPr="00AC73A1">
          <w:rPr>
            <w:color w:val="000000" w:themeColor="text1"/>
          </w:rPr>
          <w:t xml:space="preserve"> disease categories</w:t>
        </w:r>
        <w:r w:rsidR="005378E9">
          <w:rPr>
            <w:color w:val="000000" w:themeColor="text1"/>
          </w:rPr>
          <w:t xml:space="preserve"> (Table </w:t>
        </w:r>
        <w:r w:rsidR="0046507E">
          <w:rPr>
            <w:color w:val="000000" w:themeColor="text1"/>
          </w:rPr>
          <w:t>1</w:t>
        </w:r>
        <w:r w:rsidR="005378E9">
          <w:rPr>
            <w:color w:val="000000" w:themeColor="text1"/>
          </w:rPr>
          <w:t xml:space="preserve">) and to a number of subcategories which are presented in </w:t>
        </w:r>
        <w:r w:rsidR="002D057C">
          <w:rPr>
            <w:color w:val="000000" w:themeColor="text1"/>
          </w:rPr>
          <w:t xml:space="preserve">the </w:t>
        </w:r>
        <w:r w:rsidR="005378E9">
          <w:rPr>
            <w:color w:val="000000" w:themeColor="text1"/>
          </w:rPr>
          <w:t>Supplementary</w:t>
        </w:r>
        <w:r w:rsidR="002D057C">
          <w:rPr>
            <w:color w:val="000000" w:themeColor="text1"/>
          </w:rPr>
          <w:t xml:space="preserve"> Note</w:t>
        </w:r>
        <w:r w:rsidR="005378E9">
          <w:rPr>
            <w:color w:val="000000" w:themeColor="text1"/>
          </w:rPr>
          <w:t xml:space="preserve">. </w:t>
        </w:r>
        <w:r w:rsidRPr="00AC73A1">
          <w:rPr>
            <w:color w:val="000000" w:themeColor="text1"/>
          </w:rPr>
          <w:t xml:space="preserve">Cardiorespiratory diseases and cancers accounted for 56.4% and </w:t>
        </w:r>
        <w:r w:rsidR="006C3DA1">
          <w:rPr>
            <w:color w:val="000000" w:themeColor="text1"/>
          </w:rPr>
          <w:t>21.2</w:t>
        </w:r>
        <w:r w:rsidRPr="00AC73A1">
          <w:rPr>
            <w:color w:val="000000" w:themeColor="text1"/>
          </w:rPr>
          <w:t xml:space="preserve">% of all deaths in the USA, respectively, in 1980, and </w:t>
        </w:r>
        <w:r w:rsidR="00205191">
          <w:rPr>
            <w:color w:val="000000" w:themeColor="text1"/>
          </w:rPr>
          <w:t>40.3</w:t>
        </w:r>
        <w:r w:rsidRPr="00AC73A1">
          <w:rPr>
            <w:color w:val="000000" w:themeColor="text1"/>
          </w:rPr>
          <w:t xml:space="preserve">% and </w:t>
        </w:r>
        <w:r w:rsidR="00CA785E">
          <w:rPr>
            <w:color w:val="000000" w:themeColor="text1"/>
          </w:rPr>
          <w:t>22.4</w:t>
        </w:r>
        <w:r w:rsidRPr="00AC73A1">
          <w:rPr>
            <w:color w:val="000000" w:themeColor="text1"/>
          </w:rPr>
          <w:t>%, respectively, in 201</w:t>
        </w:r>
        <w:r w:rsidR="007F5916">
          <w:rPr>
            <w:color w:val="000000" w:themeColor="text1"/>
          </w:rPr>
          <w:t>6</w:t>
        </w:r>
        <w:r w:rsidR="00B368B6" w:rsidRPr="00AC73A1">
          <w:rPr>
            <w:color w:val="000000" w:themeColor="text1"/>
          </w:rPr>
          <w:t>. D</w:t>
        </w:r>
        <w:r w:rsidRPr="00AC73A1">
          <w:rPr>
            <w:color w:val="000000" w:themeColor="text1"/>
          </w:rPr>
          <w:t>eaths from cardiorespiratory diseases have been associated with cold and warm temperatures</w:t>
        </w:r>
        <w:r w:rsidR="00C9555C" w:rsidRPr="00AC73A1">
          <w:rPr>
            <w:color w:val="000000" w:themeColor="text1"/>
          </w:rPr>
          <w:t xml:space="preserve"> </w:t>
        </w:r>
        <w:r w:rsidRPr="00AC73A1">
          <w:rPr>
            <w:color w:val="000000" w:themeColor="text1"/>
          </w:rPr>
          <w:fldChar w:fldCharType="begin" w:fldLock="1"/>
        </w:r>
        <w:r w:rsidR="00C950B8">
          <w:rPr>
            <w:color w:val="000000" w:themeColor="text1"/>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Perspectives","id":"ITEM-3","issue":"9","issued":{"date-parts":[["2002"]]},"page":"859-863","title":"The effect of weather on respiratory and cardiovascular deaths in 12 U.S. cities","type":"article-journal","volume":"110"},"uris":["http://www.mendeley.com/documents/?uuid=3e710881-527a-42d3-bc7e-34c21f9cc47e"]},{"id":"ITEM-4","itemData":{"DOI":"10.1016/S0140-6736(14)62114-0","ISBN":"1474-547X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Lancet","id":"ITEM-4","issue":"9991","issued":{"date-parts":[["2015"]]},"page":"369-375","title":"Mortality risk attributable to high and low ambient temperature: A multicountry observational study","type":"article-journal","volume":"386"},"uris":["http://www.mendeley.com/documents/?uuid=ec2ac118-d8e9-4d29-9116-d43210b3e1ca"]},{"id":"ITEM-5","itemData":{"DOI":"10.1186/1476-069X-8-40","ISBN":"1476-069X","ISSN":"1476069X","PMID":"19758453","abstract":"BACKGROUND: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2008","type":"article","volume":"8"},"uris":["http://www.mendeley.com/documents/?uuid=4a3c238b-f19d-4589-ab7d-38cd7a1ebe34"]}],"mendeley":{"formattedCitation":"(Basu, 2009; Basu &amp; Samet, 2002; Bennett, Blangiardo, Fecht, Elliott, &amp; Ezzati, 2014; Braga, Zanobetti, &amp; Schwartz, 2002; Gasparrini et al., 2015)","plainTextFormattedCitation":"(Basu, 2009; Basu &amp; Samet, 2002; Bennett, Blangiardo, Fecht, Elliott, &amp; Ezzati, 2014; Braga, Zanobetti, &amp; Schwartz, 2002; Gasparrini et al., 2015)","previouslyFormattedCitation":"(Basu, 2009; Basu &amp; Samet, 2002; Bennett, Blangiardo, Fecht, Elliott, &amp; Ezzati, 2014; Braga, Zanobetti, &amp; Schwartz, 2002; Gasparrini et al., 2015)"},"properties":{"noteIndex":0},"schema":"https://github.com/citation-style-language/schema/raw/master/csl-citation.json"}</w:instrText>
        </w:r>
        <w:r w:rsidRPr="00AC73A1">
          <w:rPr>
            <w:color w:val="000000" w:themeColor="text1"/>
          </w:rPr>
          <w:fldChar w:fldCharType="separate"/>
        </w:r>
        <w:r w:rsidR="00BC655C" w:rsidRPr="00AC73A1">
          <w:rPr>
            <w:noProof/>
            <w:color w:val="000000" w:themeColor="text1"/>
          </w:rPr>
          <w:t>(Basu, 2009; Basu &amp; Samet, 2002; Bennett, Blangiardo, Fecht, Elliott, &amp; Ezzati, 2014; Braga, Zanobetti, &amp; Schwartz, 2002; Gasparrini et al., 2015)</w:t>
        </w:r>
        <w:r w:rsidRPr="00AC73A1">
          <w:rPr>
            <w:color w:val="000000" w:themeColor="text1"/>
          </w:rPr>
          <w:fldChar w:fldCharType="end"/>
        </w:r>
        <w:r w:rsidR="00C9555C" w:rsidRPr="00AC73A1">
          <w:rPr>
            <w:color w:val="000000" w:themeColor="text1"/>
          </w:rPr>
          <w:t>.</w:t>
        </w:r>
        <w:r w:rsidRPr="00AC73A1">
          <w:rPr>
            <w:color w:val="000000" w:themeColor="text1"/>
          </w:rPr>
          <w:t xml:space="preserve"> Injuries, which accounted for 8% of all deaths in the USA in 1980 and </w:t>
        </w:r>
        <w:r w:rsidR="004331B4">
          <w:rPr>
            <w:color w:val="000000" w:themeColor="text1"/>
          </w:rPr>
          <w:t>7.3</w:t>
        </w:r>
        <w:r w:rsidRPr="00AC73A1">
          <w:rPr>
            <w:color w:val="000000" w:themeColor="text1"/>
          </w:rPr>
          <w:t>% in 201</w:t>
        </w:r>
        <w:r w:rsidR="007F5916">
          <w:rPr>
            <w:color w:val="000000" w:themeColor="text1"/>
          </w:rPr>
          <w:t>6</w:t>
        </w:r>
        <w:r w:rsidRPr="00AC73A1">
          <w:rPr>
            <w:color w:val="000000" w:themeColor="text1"/>
          </w:rPr>
          <w:t xml:space="preserve">, may have seasonality that is distinct from so-called natural causes. We did not further divide other causes because the number of deaths could become </w:t>
        </w:r>
        <w:r w:rsidR="00B368B6" w:rsidRPr="00AC73A1">
          <w:rPr>
            <w:color w:val="000000" w:themeColor="text1"/>
          </w:rPr>
          <w:t xml:space="preserve">too </w:t>
        </w:r>
        <w:r w:rsidRPr="00AC73A1">
          <w:rPr>
            <w:color w:val="000000" w:themeColor="text1"/>
          </w:rPr>
          <w:t>small</w:t>
        </w:r>
        <w:r w:rsidR="00B368B6" w:rsidRPr="00AC73A1">
          <w:rPr>
            <w:color w:val="000000" w:themeColor="text1"/>
          </w:rPr>
          <w:t xml:space="preserve"> to allow stable estimates</w:t>
        </w:r>
        <w:r w:rsidRPr="00AC73A1">
          <w:rPr>
            <w:color w:val="000000" w:themeColor="text1"/>
          </w:rPr>
          <w:t xml:space="preserve"> when divided by age group, sex and climate region.</w:t>
        </w:r>
      </w:ins>
    </w:p>
    <w:p w14:paraId="1ADB40BA" w14:textId="77777777" w:rsidR="004055C0" w:rsidRPr="00AC73A1" w:rsidRDefault="004055C0" w:rsidP="004055C0">
      <w:pPr>
        <w:spacing w:line="480" w:lineRule="auto"/>
        <w:jc w:val="both"/>
        <w:rPr>
          <w:ins w:id="374" w:author="Parks, Robbie M" w:date="2018-08-21T18:56:00Z"/>
          <w:color w:val="000000" w:themeColor="text1"/>
        </w:rPr>
      </w:pPr>
    </w:p>
    <w:p w14:paraId="684ED54B" w14:textId="1B6A579C" w:rsidR="004055C0" w:rsidRPr="00AC73A1" w:rsidRDefault="004055C0" w:rsidP="004055C0">
      <w:pPr>
        <w:spacing w:line="480" w:lineRule="auto"/>
        <w:jc w:val="both"/>
        <w:outlineLvl w:val="0"/>
        <w:rPr>
          <w:ins w:id="375" w:author="Parks, Robbie M" w:date="2018-08-21T18:56:00Z"/>
        </w:rPr>
      </w:pPr>
      <w:ins w:id="376" w:author="Parks, Robbie M" w:date="2018-08-21T18:56:00Z">
        <w:r w:rsidRPr="00AC73A1">
          <w:t>We obtained data on temperature from ERA-Interim, which combines predictions from a physical model with ground-based and satellite measurements</w:t>
        </w:r>
        <w:r w:rsidR="00C9555C" w:rsidRPr="00AC73A1">
          <w:t xml:space="preserve"> </w:t>
        </w:r>
        <w:r w:rsidRPr="00AC73A1">
          <w:fldChar w:fldCharType="begin" w:fldLock="1"/>
        </w:r>
        <w:r w:rsidR="00C950B8">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system","type":"article-journal","volume":"137"},"uris":["http://www.mendeley.com/documents/?uuid=68d977a8-9daf-4912-825a-6764f476448a"]}],"mendeley":{"formattedCitation":"(Dee et al., 2011)","plainTextFormattedCitation":"(Dee et al., 2011)","previouslyFormattedCitation":"(Dee et al., 2011)"},"properties":{"noteIndex":0},"schema":"https://github.com/citation-style-language/schema/raw/master/csl-citation.json"}</w:instrText>
        </w:r>
        <w:r w:rsidRPr="00AC73A1">
          <w:fldChar w:fldCharType="separate"/>
        </w:r>
        <w:r w:rsidR="00BC655C" w:rsidRPr="00AC73A1">
          <w:rPr>
            <w:noProof/>
          </w:rPr>
          <w:t>(Dee et al., 2011)</w:t>
        </w:r>
        <w:r w:rsidRPr="00AC73A1">
          <w:fldChar w:fldCharType="end"/>
        </w:r>
        <w:r w:rsidR="00C9555C" w:rsidRPr="00AC73A1">
          <w:t>.</w:t>
        </w:r>
        <w:r w:rsidRPr="00AC73A1">
          <w:t xml:space="preserve"> We used gridded four-times-daily estimates at a resolution of 80km to generate monthly population-weighted temperature by climate region throughout the analysis period.</w:t>
        </w:r>
      </w:ins>
    </w:p>
    <w:p w14:paraId="33598127" w14:textId="77777777" w:rsidR="004055C0" w:rsidRPr="00AC73A1" w:rsidRDefault="004055C0" w:rsidP="004055C0">
      <w:pPr>
        <w:spacing w:line="480" w:lineRule="auto"/>
        <w:jc w:val="both"/>
        <w:rPr>
          <w:ins w:id="377" w:author="Parks, Robbie M" w:date="2018-08-21T18:56:00Z"/>
          <w:color w:val="000000" w:themeColor="text1"/>
        </w:rPr>
      </w:pPr>
    </w:p>
    <w:p w14:paraId="0BBC8605" w14:textId="77777777" w:rsidR="004055C0" w:rsidRPr="004B02D5" w:rsidRDefault="004055C0" w:rsidP="004055C0">
      <w:pPr>
        <w:spacing w:line="480" w:lineRule="auto"/>
        <w:jc w:val="both"/>
        <w:outlineLvl w:val="0"/>
        <w:rPr>
          <w:ins w:id="378" w:author="Parks, Robbie M" w:date="2018-08-21T18:56:00Z"/>
          <w:i/>
          <w:color w:val="000000" w:themeColor="text1"/>
        </w:rPr>
      </w:pPr>
      <w:ins w:id="379" w:author="Parks, Robbie M" w:date="2018-08-21T18:56:00Z">
        <w:r w:rsidRPr="004B02D5">
          <w:rPr>
            <w:i/>
            <w:color w:val="000000" w:themeColor="text1"/>
          </w:rPr>
          <w:t>Statistical methods</w:t>
        </w:r>
      </w:ins>
    </w:p>
    <w:p w14:paraId="01E80B34" w14:textId="5C141671" w:rsidR="00D11282" w:rsidRPr="004B02D5" w:rsidRDefault="004055C0" w:rsidP="00DB0E48">
      <w:pPr>
        <w:pStyle w:val="CommentText"/>
        <w:spacing w:line="480" w:lineRule="auto"/>
        <w:jc w:val="both"/>
        <w:rPr>
          <w:ins w:id="380" w:author="Parks, Robbie M" w:date="2018-08-21T18:56:00Z"/>
          <w:rFonts w:ascii="Times New Roman" w:hAnsi="Times New Roman" w:cs="Times New Roman"/>
          <w:color w:val="000000" w:themeColor="text1"/>
          <w:sz w:val="24"/>
          <w:szCs w:val="24"/>
        </w:rPr>
      </w:pPr>
      <w:ins w:id="381" w:author="Parks, Robbie M" w:date="2018-08-21T18:56:00Z">
        <w:r w:rsidRPr="004B02D5">
          <w:rPr>
            <w:rFonts w:ascii="Times New Roman" w:hAnsi="Times New Roman" w:cs="Times New Roman"/>
            <w:color w:val="000000" w:themeColor="text1"/>
            <w:sz w:val="24"/>
            <w:szCs w:val="24"/>
          </w:rPr>
          <w:t>We used wavelet analysis to investigate seasonality for each age-sex group. Wavelet analysis uncovers the presence, and frequency, of repeated maxima and minima in each age-sex-specific death rate time series</w:t>
        </w:r>
        <w:r w:rsidR="00F31E70">
          <w:rPr>
            <w:rFonts w:ascii="Times New Roman" w:hAnsi="Times New Roman" w:cs="Times New Roman"/>
            <w:color w:val="000000" w:themeColor="text1"/>
            <w:sz w:val="24"/>
            <w:szCs w:val="24"/>
          </w:rPr>
          <w:t xml:space="preserve"> </w:t>
        </w:r>
        <w:r w:rsidR="00F31E70">
          <w:rPr>
            <w:rFonts w:ascii="Times New Roman" w:hAnsi="Times New Roman" w:cs="Times New Roman"/>
            <w:color w:val="000000" w:themeColor="text1"/>
            <w:sz w:val="24"/>
            <w:szCs w:val="24"/>
          </w:rPr>
          <w:fldChar w:fldCharType="begin" w:fldLock="1"/>
        </w:r>
        <w:r w:rsidR="00B214C5">
          <w:rPr>
            <w:rFonts w:ascii="Times New Roman" w:hAnsi="Times New Roman" w:cs="Times New Roman"/>
            <w:color w:val="000000" w:themeColor="text1"/>
            <w:sz w:val="24"/>
            <w:szCs w:val="24"/>
          </w:rPr>
          <w:instrText>ADDIN CSL_CITATION {"citationItems":[{"id":"ITEM-1","itemData":{"DOI":"10.1175/1520-0477(1998)079&lt;0061:APGTWA&gt;2.0.CO;2","ISBN":"0871706881","ISSN":"00030007","PMID":"21229804","abstract":"A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Society","id":"ITEM-1","issued":{"date-parts":[["1998"]]},"title":"A Practical Guide to Wavelet Analysis","type":"article-journal"},"uris":["http://www.mendeley.com/documents/?uuid=01ea8ad1-904b-46e4-a3e4-6cbc5d8756a0"]},{"id":"ITEM-2","itemData":{"ISBN":"1-56881-047-4","abstract":"This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Burke","non-dropping-particle":"","parse-names":false,"suffix":""}],"id":"ITEM-2","issued":{"date-parts":[["1998"]]},"publisher":"A K Peters/CRC Press","title":"The world according to wavelets: the story of a mathematical technique in the making","type":"book"},"uris":["http://www.mendeley.com/documents/?uuid=c0318730-63cb-4808-bc08-757d8c45d2b1"]}],"mendeley":{"formattedCitation":"(Hubbard, 1998; Torrence &amp; Compo, 1998)","plainTextFormattedCitation":"(Hubbard, 1998; Torrence &amp; Compo, 1998)","previouslyFormattedCitation":"(Hubbard, 1998; Torrence &amp; Compo, 1998)"},"properties":{"noteIndex":0},"schema":"https://github.com/citation-style-language/schema/raw/master/csl-citation.json"}</w:instrText>
        </w:r>
        <w:r w:rsidR="00F31E70">
          <w:rPr>
            <w:rFonts w:ascii="Times New Roman" w:hAnsi="Times New Roman" w:cs="Times New Roman"/>
            <w:color w:val="000000" w:themeColor="text1"/>
            <w:sz w:val="24"/>
            <w:szCs w:val="24"/>
          </w:rPr>
          <w:fldChar w:fldCharType="separate"/>
        </w:r>
        <w:r w:rsidR="00B214C5" w:rsidRPr="00B214C5">
          <w:rPr>
            <w:rFonts w:ascii="Times New Roman" w:hAnsi="Times New Roman" w:cs="Times New Roman"/>
            <w:noProof/>
            <w:color w:val="000000" w:themeColor="text1"/>
            <w:sz w:val="24"/>
            <w:szCs w:val="24"/>
          </w:rPr>
          <w:t>(Hubbard, 1998; Torrence &amp; Compo, 1998)</w:t>
        </w:r>
        <w:r w:rsidR="00F31E70">
          <w:rPr>
            <w:rFonts w:ascii="Times New Roman" w:hAnsi="Times New Roman" w:cs="Times New Roman"/>
            <w:color w:val="000000" w:themeColor="text1"/>
            <w:sz w:val="24"/>
            <w:szCs w:val="24"/>
          </w:rPr>
          <w:fldChar w:fldCharType="end"/>
        </w:r>
        <w:r w:rsidRPr="004B02D5">
          <w:rPr>
            <w:rFonts w:ascii="Times New Roman" w:hAnsi="Times New Roman" w:cs="Times New Roman"/>
            <w:color w:val="000000" w:themeColor="text1"/>
            <w:sz w:val="24"/>
            <w:szCs w:val="24"/>
          </w:rPr>
          <w:t>. In brief, a Morlet wavelet, described in detail elsewhere</w:t>
        </w:r>
        <w:r w:rsidR="00C9555C" w:rsidRPr="004B02D5">
          <w:rPr>
            <w:rFonts w:ascii="Times New Roman" w:hAnsi="Times New Roman" w:cs="Times New Roman"/>
            <w:color w:val="000000" w:themeColor="text1"/>
            <w:sz w:val="24"/>
            <w:szCs w:val="24"/>
          </w:rPr>
          <w:t xml:space="preserve"> </w:t>
        </w:r>
        <w:r w:rsidRPr="004B02D5">
          <w:rPr>
            <w:rFonts w:ascii="Times New Roman" w:hAnsi="Times New Roman" w:cs="Times New Roman"/>
            <w:color w:val="000000" w:themeColor="text1"/>
            <w:sz w:val="24"/>
            <w:szCs w:val="24"/>
          </w:rPr>
          <w:fldChar w:fldCharType="begin" w:fldLock="1"/>
        </w:r>
        <w:r w:rsidR="00C950B8">
          <w:rPr>
            <w:rFonts w:ascii="Times New Roman" w:hAnsi="Times New Roman" w:cs="Times New Roman"/>
            <w:color w:val="000000" w:themeColor="text1"/>
            <w:sz w:val="24"/>
            <w:szCs w:val="24"/>
          </w:rPr>
          <w:instrText>ADDIN CSL_CITATION {"citationItems":[{"id":"ITEM-1","itemData":{"DOI":"10.1007/s00442-008-0993-2","ISBN":"0029-8549","ISSN":"00298549","PMID":"18322705","abstract":"Wavelet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author":[{"dropping-particle":"","family":"Cazelles","given":"Bernard","non-dropping-particle":"","parse-names":false,"suffix":""},{"dropping-particle":"","family":"Chavez","given":"Mario","non-dropping-particle":"","parse-names":false,"suffix":""},{"dropping-particle":"","family":"Berteaux","given":"Dominique","non-dropping-particle":"","parse-names":false,"suffix":""},{"dropping-particle":"","family":"Ménard","given":"Frédéric","non-dropping-particle":"","parse-names":false,"suffix":""},{"dropping-particle":"","family":"Vik","given":"Jon Olav","non-dropping-particle":"","parse-names":false,"suffix":""},{"dropping-particle":"","family":"Jenouvrier","given":"Stéphanie","non-dropping-particle":"","parse-names":false,"suffix":""},{"dropping-particle":"","family":"Stenseth","given":"Nils C.","non-dropping-particle":"","parse-names":false,"suffix":""}],"container-title":"Oecologia","id":"ITEM-1","issue":"2","issued":{"date-parts":[["2008"]]},"page":"287-304","title":"Wavelet analysis of ecological time series","type":"article","volume":"156"},"uris":["http://www.mendeley.com/documents/?uuid=59ae7ae3-a0f5-410c-a027-ae0977becaa1"]}],"mendeley":{"formattedCitation":"(Cazelles et al., 2008)","plainTextFormattedCitation":"(Cazelles et al., 2008)","previouslyFormattedCitation":"(Cazelles et al., 2008)"},"properties":{"noteIndex":0},"schema":"https://github.com/citation-style-language/schema/raw/master/csl-citation.json"}</w:instrText>
        </w:r>
        <w:r w:rsidRPr="004B02D5">
          <w:rPr>
            <w:rFonts w:ascii="Times New Roman" w:hAnsi="Times New Roman" w:cs="Times New Roman"/>
            <w:color w:val="000000" w:themeColor="text1"/>
            <w:sz w:val="24"/>
            <w:szCs w:val="24"/>
          </w:rPr>
          <w:fldChar w:fldCharType="separate"/>
        </w:r>
        <w:r w:rsidR="00BC655C" w:rsidRPr="004B02D5">
          <w:rPr>
            <w:rFonts w:ascii="Times New Roman" w:hAnsi="Times New Roman" w:cs="Times New Roman"/>
            <w:noProof/>
            <w:color w:val="000000" w:themeColor="text1"/>
            <w:sz w:val="24"/>
            <w:szCs w:val="24"/>
          </w:rPr>
          <w:t>(Cazelles et al., 2008)</w:t>
        </w:r>
        <w:r w:rsidRPr="004B02D5">
          <w:rPr>
            <w:rFonts w:ascii="Times New Roman" w:hAnsi="Times New Roman" w:cs="Times New Roman"/>
            <w:color w:val="000000" w:themeColor="text1"/>
            <w:sz w:val="24"/>
            <w:szCs w:val="24"/>
          </w:rPr>
          <w:fldChar w:fldCharType="end"/>
        </w:r>
        <w:r w:rsidR="00C9555C" w:rsidRPr="004B02D5">
          <w:rPr>
            <w:rFonts w:ascii="Times New Roman" w:hAnsi="Times New Roman" w:cs="Times New Roman"/>
            <w:color w:val="000000" w:themeColor="text1"/>
            <w:sz w:val="24"/>
            <w:szCs w:val="24"/>
          </w:rPr>
          <w:t>,</w:t>
        </w:r>
        <w:r w:rsidRPr="004B02D5">
          <w:rPr>
            <w:rFonts w:ascii="Times New Roman" w:hAnsi="Times New Roman" w:cs="Times New Roman"/>
            <w:color w:val="000000" w:themeColor="text1"/>
            <w:sz w:val="24"/>
            <w:szCs w:val="24"/>
          </w:rPr>
          <w:t xml:space="preserve"> is equivalent to using a moving window on the death rate time series and </w:t>
        </w:r>
        <w:r w:rsidR="00592638" w:rsidRPr="004B02D5">
          <w:rPr>
            <w:rFonts w:ascii="Times New Roman" w:hAnsi="Times New Roman" w:cs="Times New Roman"/>
            <w:color w:val="000000" w:themeColor="text1"/>
            <w:sz w:val="24"/>
            <w:szCs w:val="24"/>
          </w:rPr>
          <w:t>analy</w:t>
        </w:r>
        <w:r w:rsidR="007E031A" w:rsidRPr="004B02D5">
          <w:rPr>
            <w:rFonts w:ascii="Times New Roman" w:hAnsi="Times New Roman" w:cs="Times New Roman"/>
            <w:color w:val="000000" w:themeColor="text1"/>
            <w:sz w:val="24"/>
            <w:szCs w:val="24"/>
          </w:rPr>
          <w:t>s</w:t>
        </w:r>
        <w:r w:rsidRPr="004B02D5">
          <w:rPr>
            <w:rFonts w:ascii="Times New Roman" w:hAnsi="Times New Roman" w:cs="Times New Roman"/>
            <w:color w:val="000000" w:themeColor="text1"/>
            <w:sz w:val="24"/>
            <w:szCs w:val="24"/>
          </w:rPr>
          <w:t>ing periodicity in each window using a short-form Fourier transform, hence generating a dynamic spectral analysis</w:t>
        </w:r>
        <w:r w:rsidR="00C04B90" w:rsidRPr="004B02D5">
          <w:rPr>
            <w:rFonts w:ascii="Times New Roman" w:hAnsi="Times New Roman" w:cs="Times New Roman"/>
            <w:color w:val="000000" w:themeColor="text1"/>
            <w:sz w:val="24"/>
            <w:szCs w:val="24"/>
          </w:rPr>
          <w:t>, which allows</w:t>
        </w:r>
        <w:r w:rsidRPr="004B02D5">
          <w:rPr>
            <w:rFonts w:ascii="Times New Roman" w:hAnsi="Times New Roman" w:cs="Times New Roman"/>
            <w:color w:val="000000" w:themeColor="text1"/>
            <w:sz w:val="24"/>
            <w:szCs w:val="24"/>
          </w:rPr>
          <w:t xml:space="preserve"> measur</w:t>
        </w:r>
        <w:r w:rsidR="00C04B90" w:rsidRPr="004B02D5">
          <w:rPr>
            <w:rFonts w:ascii="Times New Roman" w:hAnsi="Times New Roman" w:cs="Times New Roman"/>
            <w:color w:val="000000" w:themeColor="text1"/>
            <w:sz w:val="24"/>
            <w:szCs w:val="24"/>
          </w:rPr>
          <w:t>ing</w:t>
        </w:r>
        <w:r w:rsidRPr="004B02D5">
          <w:rPr>
            <w:rFonts w:ascii="Times New Roman" w:hAnsi="Times New Roman" w:cs="Times New Roman"/>
            <w:color w:val="000000" w:themeColor="text1"/>
            <w:sz w:val="24"/>
            <w:szCs w:val="24"/>
          </w:rPr>
          <w:t xml:space="preserve"> dynamic seasonal </w:t>
        </w:r>
        <w:r w:rsidR="009C58E0" w:rsidRPr="004B02D5">
          <w:rPr>
            <w:rFonts w:ascii="Times New Roman" w:hAnsi="Times New Roman" w:cs="Times New Roman"/>
            <w:color w:val="000000" w:themeColor="text1"/>
            <w:sz w:val="24"/>
            <w:szCs w:val="24"/>
          </w:rPr>
          <w:t>patterns</w:t>
        </w:r>
        <w:r w:rsidRPr="004B02D5">
          <w:rPr>
            <w:rFonts w:ascii="Times New Roman" w:hAnsi="Times New Roman" w:cs="Times New Roman"/>
            <w:color w:val="000000" w:themeColor="text1"/>
            <w:sz w:val="24"/>
            <w:szCs w:val="24"/>
          </w:rPr>
          <w:t xml:space="preserve">, in which the periodicity of death rates may disappear, emerge, or change over time. </w:t>
        </w:r>
        <w:r w:rsidR="00C04B90" w:rsidRPr="004B02D5">
          <w:rPr>
            <w:rFonts w:ascii="Times New Roman" w:hAnsi="Times New Roman" w:cs="Times New Roman"/>
            <w:color w:val="000000" w:themeColor="text1"/>
            <w:sz w:val="24"/>
            <w:szCs w:val="24"/>
          </w:rPr>
          <w:t xml:space="preserve">In addition to coefficients that measure the frequency of periodicity, wavelet analysis </w:t>
        </w:r>
        <w:r w:rsidR="00242DD5">
          <w:rPr>
            <w:rFonts w:ascii="Times New Roman" w:hAnsi="Times New Roman" w:cs="Times New Roman"/>
            <w:color w:val="000000" w:themeColor="text1"/>
            <w:sz w:val="24"/>
            <w:szCs w:val="24"/>
          </w:rPr>
          <w:t>estimates the probability of whether the data are different from the null situation of</w:t>
        </w:r>
        <w:r w:rsidR="00C04B90" w:rsidRPr="004B02D5">
          <w:rPr>
            <w:rFonts w:ascii="Times New Roman" w:hAnsi="Times New Roman" w:cs="Times New Roman"/>
            <w:color w:val="000000" w:themeColor="text1"/>
            <w:sz w:val="24"/>
            <w:szCs w:val="24"/>
          </w:rPr>
          <w:t xml:space="preserve"> random fluctuations that can be represented with white</w:t>
        </w:r>
        <w:r w:rsidR="006F78C7" w:rsidRPr="004B02D5">
          <w:rPr>
            <w:rFonts w:ascii="Times New Roman" w:hAnsi="Times New Roman" w:cs="Times New Roman"/>
            <w:color w:val="000000" w:themeColor="text1"/>
            <w:sz w:val="24"/>
            <w:szCs w:val="24"/>
          </w:rPr>
          <w:t xml:space="preserve"> (an independent random process)</w:t>
        </w:r>
        <w:r w:rsidR="00C04B90" w:rsidRPr="004B02D5">
          <w:rPr>
            <w:rFonts w:ascii="Times New Roman" w:hAnsi="Times New Roman" w:cs="Times New Roman"/>
            <w:color w:val="000000" w:themeColor="text1"/>
            <w:sz w:val="24"/>
            <w:szCs w:val="24"/>
          </w:rPr>
          <w:t xml:space="preserve"> or red </w:t>
        </w:r>
        <w:r w:rsidR="006F78C7" w:rsidRPr="004B02D5">
          <w:rPr>
            <w:rFonts w:ascii="Times New Roman" w:hAnsi="Times New Roman" w:cs="Times New Roman"/>
            <w:color w:val="000000" w:themeColor="text1"/>
            <w:sz w:val="24"/>
            <w:szCs w:val="24"/>
          </w:rPr>
          <w:t xml:space="preserve">(autoregressive of order 1 process) </w:t>
        </w:r>
        <w:r w:rsidR="00C04B90" w:rsidRPr="004B02D5">
          <w:rPr>
            <w:rFonts w:ascii="Times New Roman" w:hAnsi="Times New Roman" w:cs="Times New Roman"/>
            <w:color w:val="000000" w:themeColor="text1"/>
            <w:sz w:val="24"/>
            <w:szCs w:val="24"/>
          </w:rPr>
          <w:t xml:space="preserve">noise. </w:t>
        </w:r>
        <w:r w:rsidR="00D73BA0"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F</w:t>
        </w:r>
        <w:r w:rsidR="00DB0E48" w:rsidRPr="004B02D5">
          <w:rPr>
            <w:rFonts w:ascii="Times New Roman" w:hAnsi="Times New Roman" w:cs="Times New Roman"/>
            <w:color w:val="000000" w:themeColor="text1"/>
            <w:sz w:val="24"/>
            <w:szCs w:val="24"/>
          </w:rPr>
          <w:t>or each age-sex group</w:t>
        </w:r>
        <w:r w:rsidR="00DB0E48">
          <w:rPr>
            <w:rFonts w:ascii="Times New Roman" w:hAnsi="Times New Roman" w:cs="Times New Roman"/>
            <w:color w:val="000000" w:themeColor="text1"/>
            <w:sz w:val="24"/>
            <w:szCs w:val="24"/>
          </w:rPr>
          <w:t>,</w:t>
        </w:r>
        <w:r w:rsidR="00DB0E48"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w</w:t>
        </w:r>
        <w:r w:rsidR="00D73BA0" w:rsidRPr="004B02D5">
          <w:rPr>
            <w:rFonts w:ascii="Times New Roman" w:hAnsi="Times New Roman" w:cs="Times New Roman"/>
            <w:color w:val="000000" w:themeColor="text1"/>
            <w:sz w:val="24"/>
            <w:szCs w:val="24"/>
          </w:rPr>
          <w:t xml:space="preserve">e </w:t>
        </w:r>
        <w:r w:rsidR="00AE2237">
          <w:rPr>
            <w:rFonts w:ascii="Times New Roman" w:hAnsi="Times New Roman" w:cs="Times New Roman"/>
            <w:color w:val="000000" w:themeColor="text1"/>
            <w:sz w:val="24"/>
            <w:szCs w:val="24"/>
          </w:rPr>
          <w:t>calculate</w:t>
        </w:r>
        <w:r w:rsidR="001E141A">
          <w:rPr>
            <w:rFonts w:ascii="Times New Roman" w:hAnsi="Times New Roman" w:cs="Times New Roman"/>
            <w:color w:val="000000" w:themeColor="text1"/>
            <w:sz w:val="24"/>
            <w:szCs w:val="24"/>
          </w:rPr>
          <w:t>d</w:t>
        </w:r>
        <w:r w:rsidR="00B932BE">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 xml:space="preserve">the </w:t>
        </w:r>
        <w:r w:rsidR="00C808A2">
          <w:rPr>
            <w:rFonts w:ascii="Times New Roman" w:hAnsi="Times New Roman" w:cs="Times New Roman"/>
            <w:color w:val="000000" w:themeColor="text1"/>
            <w:sz w:val="24"/>
            <w:szCs w:val="24"/>
          </w:rPr>
          <w:t>p-value</w:t>
        </w:r>
        <w:r w:rsidR="00DB0E48">
          <w:rPr>
            <w:rFonts w:ascii="Times New Roman" w:hAnsi="Times New Roman" w:cs="Times New Roman"/>
            <w:color w:val="000000" w:themeColor="text1"/>
            <w:sz w:val="24"/>
            <w:szCs w:val="24"/>
          </w:rPr>
          <w:t xml:space="preserve">s </w:t>
        </w:r>
        <w:r w:rsidR="003B4F57">
          <w:rPr>
            <w:rFonts w:ascii="Times New Roman" w:hAnsi="Times New Roman" w:cs="Times New Roman"/>
            <w:color w:val="000000" w:themeColor="text1"/>
            <w:sz w:val="24"/>
            <w:szCs w:val="24"/>
          </w:rPr>
          <w:t>of</w:t>
        </w:r>
        <w:r w:rsidR="004773C9">
          <w:rPr>
            <w:rFonts w:ascii="Times New Roman" w:hAnsi="Times New Roman" w:cs="Times New Roman"/>
            <w:color w:val="000000" w:themeColor="text1"/>
            <w:sz w:val="24"/>
            <w:szCs w:val="24"/>
          </w:rPr>
          <w:t xml:space="preserve"> the presence of</w:t>
        </w:r>
        <w:r w:rsidR="009B1F4E">
          <w:rPr>
            <w:rFonts w:ascii="Times New Roman" w:hAnsi="Times New Roman" w:cs="Times New Roman"/>
            <w:color w:val="000000" w:themeColor="text1"/>
            <w:sz w:val="24"/>
            <w:szCs w:val="24"/>
          </w:rPr>
          <w:t xml:space="preserve"> 12-</w:t>
        </w:r>
        <w:r w:rsidR="00EF0AFA">
          <w:rPr>
            <w:rFonts w:ascii="Times New Roman" w:hAnsi="Times New Roman" w:cs="Times New Roman"/>
            <w:color w:val="000000" w:themeColor="text1"/>
            <w:sz w:val="24"/>
            <w:szCs w:val="24"/>
          </w:rPr>
          <w:t xml:space="preserve">month </w:t>
        </w:r>
        <w:r w:rsidR="009B1F4E">
          <w:rPr>
            <w:rFonts w:ascii="Times New Roman" w:hAnsi="Times New Roman" w:cs="Times New Roman"/>
            <w:color w:val="000000" w:themeColor="text1"/>
            <w:sz w:val="24"/>
            <w:szCs w:val="24"/>
          </w:rPr>
          <w:t xml:space="preserve">seasonality </w:t>
        </w:r>
        <w:r w:rsidR="00DB0E48">
          <w:rPr>
            <w:rFonts w:ascii="Times New Roman" w:hAnsi="Times New Roman" w:cs="Times New Roman"/>
            <w:color w:val="000000" w:themeColor="text1"/>
            <w:sz w:val="24"/>
            <w:szCs w:val="24"/>
          </w:rPr>
          <w:t xml:space="preserve">for the </w:t>
        </w:r>
        <w:r w:rsidR="00DB0E48" w:rsidRPr="004B02D5">
          <w:rPr>
            <w:rFonts w:ascii="Times New Roman" w:hAnsi="Times New Roman" w:cs="Times New Roman"/>
            <w:color w:val="000000" w:themeColor="text1"/>
            <w:sz w:val="24"/>
            <w:szCs w:val="24"/>
          </w:rPr>
          <w:t>compar</w:t>
        </w:r>
        <w:r w:rsidR="00DB0E48">
          <w:rPr>
            <w:rFonts w:ascii="Times New Roman" w:hAnsi="Times New Roman" w:cs="Times New Roman"/>
            <w:color w:val="000000" w:themeColor="text1"/>
            <w:sz w:val="24"/>
            <w:szCs w:val="24"/>
          </w:rPr>
          <w:t>ison of</w:t>
        </w:r>
        <w:r w:rsidR="00DB0E48" w:rsidRPr="004B02D5">
          <w:rPr>
            <w:rFonts w:ascii="Times New Roman" w:hAnsi="Times New Roman" w:cs="Times New Roman"/>
            <w:color w:val="000000" w:themeColor="text1"/>
            <w:sz w:val="24"/>
            <w:szCs w:val="24"/>
          </w:rPr>
          <w:t xml:space="preserve"> </w:t>
        </w:r>
        <w:r w:rsidR="00D73BA0" w:rsidRPr="004B02D5">
          <w:rPr>
            <w:rFonts w:ascii="Times New Roman" w:hAnsi="Times New Roman" w:cs="Times New Roman"/>
            <w:color w:val="000000" w:themeColor="text1"/>
            <w:sz w:val="24"/>
            <w:szCs w:val="24"/>
          </w:rPr>
          <w:t xml:space="preserve">wavelet power spectra </w:t>
        </w:r>
        <w:r w:rsidR="00835BFF" w:rsidRPr="004B02D5">
          <w:rPr>
            <w:rFonts w:ascii="Times New Roman" w:hAnsi="Times New Roman" w:cs="Times New Roman"/>
            <w:color w:val="000000" w:themeColor="text1"/>
            <w:sz w:val="24"/>
            <w:szCs w:val="24"/>
          </w:rPr>
          <w:t>of the entire study period (1980-2016)</w:t>
        </w:r>
        <w:r w:rsidR="001E141A">
          <w:rPr>
            <w:rFonts w:ascii="Times New Roman" w:hAnsi="Times New Roman" w:cs="Times New Roman"/>
            <w:color w:val="000000" w:themeColor="text1"/>
            <w:sz w:val="24"/>
            <w:szCs w:val="24"/>
          </w:rPr>
          <w:t xml:space="preserve"> with 100 simulations</w:t>
        </w:r>
        <w:r w:rsidR="00835BFF" w:rsidRPr="004B02D5">
          <w:rPr>
            <w:rFonts w:ascii="Times New Roman" w:hAnsi="Times New Roman" w:cs="Times New Roman"/>
            <w:color w:val="000000" w:themeColor="text1"/>
            <w:sz w:val="24"/>
            <w:szCs w:val="24"/>
          </w:rPr>
          <w:t xml:space="preserve"> </w:t>
        </w:r>
        <w:r w:rsidR="00D73BA0" w:rsidRPr="004B02D5">
          <w:rPr>
            <w:rFonts w:ascii="Times New Roman" w:hAnsi="Times New Roman" w:cs="Times New Roman"/>
            <w:color w:val="000000" w:themeColor="text1"/>
            <w:sz w:val="24"/>
            <w:szCs w:val="24"/>
          </w:rPr>
          <w:t>against a white noise spectrum, which represents random fluctuations</w:t>
        </w:r>
        <w:r w:rsidR="00835BFF" w:rsidRPr="004B02D5">
          <w:rPr>
            <w:rFonts w:ascii="Times New Roman" w:hAnsi="Times New Roman" w:cs="Times New Roman"/>
            <w:color w:val="000000" w:themeColor="text1"/>
            <w:sz w:val="24"/>
            <w:szCs w:val="24"/>
          </w:rPr>
          <w:t>.</w:t>
        </w:r>
        <w:r w:rsidR="00DB0E48" w:rsidRPr="00DB0E48">
          <w:rPr>
            <w:rFonts w:ascii="Times New Roman" w:hAnsi="Times New Roman" w:cs="Times New Roman"/>
            <w:color w:val="000000" w:themeColor="text1"/>
            <w:sz w:val="24"/>
            <w:szCs w:val="24"/>
          </w:rPr>
          <w:t xml:space="preserve"> </w:t>
        </w:r>
        <w:r w:rsidR="00DB0E48" w:rsidRPr="004B02D5">
          <w:rPr>
            <w:rFonts w:ascii="Times New Roman" w:hAnsi="Times New Roman" w:cs="Times New Roman"/>
            <w:color w:val="000000" w:themeColor="text1"/>
            <w:sz w:val="24"/>
            <w:szCs w:val="24"/>
          </w:rPr>
          <w:t>We used the R package WaveletComp (version 1.0) for the wavelet analysis. Before analysis, we de-trended death rates using a polynomial regression, and rescaled each death rate time series so as to range between 1 and -1.</w:t>
        </w:r>
      </w:ins>
    </w:p>
    <w:p w14:paraId="31A9F8D3" w14:textId="77777777" w:rsidR="00D11282" w:rsidRPr="004B02D5" w:rsidRDefault="00D11282" w:rsidP="004055C0">
      <w:pPr>
        <w:pStyle w:val="CommentText"/>
        <w:spacing w:line="480" w:lineRule="auto"/>
        <w:jc w:val="both"/>
        <w:rPr>
          <w:ins w:id="382" w:author="Parks, Robbie M" w:date="2018-08-21T18:56:00Z"/>
          <w:rFonts w:ascii="Times New Roman" w:hAnsi="Times New Roman" w:cs="Times New Roman"/>
          <w:color w:val="000000" w:themeColor="text1"/>
          <w:sz w:val="24"/>
          <w:szCs w:val="24"/>
        </w:rPr>
      </w:pPr>
    </w:p>
    <w:p w14:paraId="1B27BF27" w14:textId="688F309B" w:rsidR="007B551D" w:rsidRDefault="00D11282" w:rsidP="004055C0">
      <w:pPr>
        <w:pStyle w:val="CommentText"/>
        <w:spacing w:line="480" w:lineRule="auto"/>
        <w:jc w:val="both"/>
        <w:rPr>
          <w:ins w:id="383" w:author="Parks, Robbie M" w:date="2018-08-21T18:56:00Z"/>
          <w:rFonts w:ascii="Times New Roman" w:hAnsi="Times New Roman" w:cs="Times New Roman"/>
          <w:noProof/>
          <w:sz w:val="24"/>
          <w:szCs w:val="24"/>
        </w:rPr>
      </w:pPr>
      <w:ins w:id="384" w:author="Parks, Robbie M" w:date="2018-08-21T18:56:00Z">
        <w:r w:rsidRPr="004B02D5">
          <w:rPr>
            <w:rFonts w:ascii="Times New Roman" w:hAnsi="Times New Roman" w:cs="Times New Roman"/>
            <w:color w:val="000000" w:themeColor="text1"/>
            <w:sz w:val="24"/>
            <w:szCs w:val="24"/>
          </w:rPr>
          <w:t>To identify the months of maximum and minimum death rates</w:t>
        </w:r>
      </w:ins>
      <w:r w:rsidRPr="004B02D5">
        <w:rPr>
          <w:rFonts w:ascii="Times New Roman" w:hAnsi="Times New Roman" w:cs="Times New Roman"/>
          <w:color w:val="000000" w:themeColor="text1"/>
          <w:sz w:val="24"/>
          <w:szCs w:val="24"/>
        </w:rPr>
        <w:t xml:space="preserve">, we calculated the centre of gravity and the negative centre of gravity of monthly death rates. </w:t>
      </w:r>
      <w:del w:id="385" w:author="Parks, Robbie M" w:date="2018-08-21T18:56:00Z">
        <w:r w:rsidR="00EE473F">
          <w:rPr>
            <w:rFonts w:ascii="Times New Roman" w:hAnsi="Times New Roman" w:cs="Times New Roman"/>
            <w:color w:val="000000" w:themeColor="text1"/>
            <w:sz w:val="24"/>
            <w:szCs w:val="24"/>
          </w:rPr>
          <w:delText>These parameters show</w:delText>
        </w:r>
        <w:r w:rsidR="004055C0" w:rsidRPr="006E585E">
          <w:rPr>
            <w:rFonts w:ascii="Times New Roman" w:hAnsi="Times New Roman" w:cs="Times New Roman"/>
            <w:color w:val="000000" w:themeColor="text1"/>
            <w:sz w:val="24"/>
            <w:szCs w:val="24"/>
          </w:rPr>
          <w:delText xml:space="preserve"> when in the year, on average, maximum and minimum death rates occur, respectively. For calculating </w:delText>
        </w:r>
        <w:r w:rsidR="007E031A" w:rsidRPr="006E585E">
          <w:rPr>
            <w:rFonts w:ascii="Times New Roman" w:hAnsi="Times New Roman" w:cs="Times New Roman"/>
            <w:color w:val="000000" w:themeColor="text1"/>
            <w:sz w:val="24"/>
            <w:szCs w:val="24"/>
          </w:rPr>
          <w:delText>centre</w:delText>
        </w:r>
      </w:del>
      <w:ins w:id="386" w:author="Parks, Robbie M" w:date="2018-08-21T18:56:00Z">
        <w:r w:rsidR="004115F7" w:rsidRPr="004B02D5">
          <w:rPr>
            <w:rFonts w:ascii="Times New Roman" w:hAnsi="Times New Roman" w:cs="Times New Roman"/>
            <w:color w:val="000000" w:themeColor="text1"/>
            <w:sz w:val="24"/>
            <w:szCs w:val="24"/>
          </w:rPr>
          <w:t>C</w:t>
        </w:r>
        <w:r w:rsidR="007E031A" w:rsidRPr="004B02D5">
          <w:rPr>
            <w:rFonts w:ascii="Times New Roman" w:hAnsi="Times New Roman" w:cs="Times New Roman"/>
            <w:color w:val="000000" w:themeColor="text1"/>
            <w:sz w:val="24"/>
            <w:szCs w:val="24"/>
          </w:rPr>
          <w:t>entre</w:t>
        </w:r>
      </w:ins>
      <w:r w:rsidR="004055C0" w:rsidRPr="004B02D5">
        <w:rPr>
          <w:rFonts w:ascii="Times New Roman" w:hAnsi="Times New Roman" w:cs="Times New Roman"/>
          <w:color w:val="000000" w:themeColor="text1"/>
          <w:sz w:val="24"/>
          <w:szCs w:val="24"/>
        </w:rPr>
        <w:t xml:space="preserve"> of gravity</w:t>
      </w:r>
      <w:del w:id="387" w:author="Parks, Robbie M" w:date="2018-08-21T18:56:00Z">
        <w:r w:rsidR="004055C0" w:rsidRPr="006E585E">
          <w:rPr>
            <w:rFonts w:ascii="Times New Roman" w:hAnsi="Times New Roman" w:cs="Times New Roman"/>
            <w:color w:val="000000" w:themeColor="text1"/>
            <w:sz w:val="24"/>
            <w:szCs w:val="24"/>
          </w:rPr>
          <w:delText>, each month</w:delText>
        </w:r>
      </w:del>
      <w:r w:rsidR="004115F7" w:rsidRPr="004B02D5">
        <w:rPr>
          <w:rFonts w:ascii="Times New Roman" w:hAnsi="Times New Roman" w:cs="Times New Roman"/>
          <w:color w:val="000000" w:themeColor="text1"/>
          <w:sz w:val="24"/>
          <w:szCs w:val="24"/>
        </w:rPr>
        <w:t xml:space="preserve"> was </w:t>
      </w:r>
      <w:ins w:id="388" w:author="Parks, Robbie M" w:date="2018-08-21T18:56:00Z">
        <w:r w:rsidR="004115F7" w:rsidRPr="004B02D5">
          <w:rPr>
            <w:rFonts w:ascii="Times New Roman" w:hAnsi="Times New Roman" w:cs="Times New Roman"/>
            <w:color w:val="000000" w:themeColor="text1"/>
            <w:sz w:val="24"/>
            <w:szCs w:val="24"/>
          </w:rPr>
          <w:t xml:space="preserve">calculated as a weighted average of months of deaths, with </w:t>
        </w:r>
        <w:r w:rsidR="004055C0" w:rsidRPr="004B02D5">
          <w:rPr>
            <w:rFonts w:ascii="Times New Roman" w:hAnsi="Times New Roman" w:cs="Times New Roman"/>
            <w:color w:val="000000" w:themeColor="text1"/>
            <w:sz w:val="24"/>
            <w:szCs w:val="24"/>
          </w:rPr>
          <w:t xml:space="preserve">each month </w:t>
        </w:r>
      </w:ins>
      <w:r w:rsidR="004055C0" w:rsidRPr="004B02D5">
        <w:rPr>
          <w:rFonts w:ascii="Times New Roman" w:hAnsi="Times New Roman" w:cs="Times New Roman"/>
          <w:color w:val="000000" w:themeColor="text1"/>
          <w:sz w:val="24"/>
          <w:szCs w:val="24"/>
        </w:rPr>
        <w:t xml:space="preserve">weighted by its death rate; </w:t>
      </w:r>
      <w:del w:id="389" w:author="Parks, Robbie M" w:date="2018-08-21T18:56:00Z">
        <w:r w:rsidR="004055C0" w:rsidRPr="006E585E">
          <w:rPr>
            <w:rFonts w:ascii="Times New Roman" w:hAnsi="Times New Roman" w:cs="Times New Roman"/>
            <w:color w:val="000000" w:themeColor="text1"/>
            <w:sz w:val="24"/>
            <w:szCs w:val="24"/>
          </w:rPr>
          <w:delText xml:space="preserve">for </w:delText>
        </w:r>
      </w:del>
      <w:r w:rsidR="004055C0" w:rsidRPr="004B02D5">
        <w:rPr>
          <w:rFonts w:ascii="Times New Roman" w:hAnsi="Times New Roman" w:cs="Times New Roman"/>
          <w:color w:val="000000" w:themeColor="text1"/>
          <w:sz w:val="24"/>
          <w:szCs w:val="24"/>
        </w:rPr>
        <w:t xml:space="preserve">negative </w:t>
      </w:r>
      <w:r w:rsidR="007E031A" w:rsidRPr="004B02D5">
        <w:rPr>
          <w:rFonts w:ascii="Times New Roman" w:hAnsi="Times New Roman" w:cs="Times New Roman"/>
          <w:color w:val="000000" w:themeColor="text1"/>
          <w:sz w:val="24"/>
          <w:szCs w:val="24"/>
        </w:rPr>
        <w:t>centre</w:t>
      </w:r>
      <w:r w:rsidR="004055C0" w:rsidRPr="004B02D5">
        <w:rPr>
          <w:rFonts w:ascii="Times New Roman" w:hAnsi="Times New Roman" w:cs="Times New Roman"/>
          <w:color w:val="000000" w:themeColor="text1"/>
          <w:sz w:val="24"/>
          <w:szCs w:val="24"/>
        </w:rPr>
        <w:t xml:space="preserve"> of gravity</w:t>
      </w:r>
      <w:del w:id="390" w:author="Parks, Robbie M" w:date="2018-08-21T18:56:00Z">
        <w:r w:rsidR="004055C0" w:rsidRPr="006E585E">
          <w:rPr>
            <w:rFonts w:ascii="Times New Roman" w:hAnsi="Times New Roman" w:cs="Times New Roman"/>
            <w:color w:val="000000" w:themeColor="text1"/>
            <w:sz w:val="24"/>
            <w:szCs w:val="24"/>
          </w:rPr>
          <w:delText>,</w:delText>
        </w:r>
      </w:del>
      <w:ins w:id="391" w:author="Parks, Robbie M" w:date="2018-08-21T18:56:00Z">
        <w:r w:rsidR="00035EC0" w:rsidRPr="004B02D5">
          <w:rPr>
            <w:rFonts w:ascii="Times New Roman" w:hAnsi="Times New Roman" w:cs="Times New Roman"/>
            <w:color w:val="000000" w:themeColor="text1"/>
            <w:sz w:val="24"/>
            <w:szCs w:val="24"/>
          </w:rPr>
          <w:t xml:space="preserve"> was also calculated as a weighted average of months of deaths, but with</w:t>
        </w:r>
      </w:ins>
      <w:r w:rsidR="004055C0" w:rsidRPr="004B02D5">
        <w:rPr>
          <w:rFonts w:ascii="Times New Roman" w:hAnsi="Times New Roman" w:cs="Times New Roman"/>
          <w:color w:val="000000" w:themeColor="text1"/>
          <w:sz w:val="24"/>
          <w:szCs w:val="24"/>
        </w:rPr>
        <w:t xml:space="preserve"> each month was weighted by the difference between its death rate and the year’s maximum death rate. </w:t>
      </w:r>
      <w:r w:rsidR="004055C0" w:rsidRPr="004B02D5">
        <w:rPr>
          <w:rFonts w:ascii="Times New Roman" w:hAnsi="Times New Roman" w:cs="Times New Roman"/>
          <w:sz w:val="24"/>
          <w:szCs w:val="24"/>
        </w:rPr>
        <w:t xml:space="preserve">In taking the weighted average, we allowed </w:t>
      </w:r>
      <w:del w:id="392" w:author="Parks, Robbie M" w:date="2018-08-21T18:56:00Z">
        <w:r w:rsidR="004055C0" w:rsidRPr="006E585E">
          <w:rPr>
            <w:rFonts w:ascii="Times New Roman" w:hAnsi="Times New Roman" w:cs="Times New Roman"/>
            <w:noProof/>
            <w:sz w:val="24"/>
            <w:szCs w:val="24"/>
          </w:rPr>
          <w:delText>January (month 1) to neighbour December (month 12), a technique called circular statistics.</w:delText>
        </w:r>
      </w:del>
      <w:ins w:id="393" w:author="Parks, Robbie M" w:date="2018-08-21T18:56:00Z">
        <w:r w:rsidR="004055C0" w:rsidRPr="004B02D5">
          <w:rPr>
            <w:rFonts w:ascii="Times New Roman" w:hAnsi="Times New Roman" w:cs="Times New Roman"/>
            <w:noProof/>
            <w:sz w:val="24"/>
            <w:szCs w:val="24"/>
          </w:rPr>
          <w:t>December (month 12)</w:t>
        </w:r>
        <w:r w:rsidR="001B58C4">
          <w:rPr>
            <w:rFonts w:ascii="Times New Roman" w:hAnsi="Times New Roman" w:cs="Times New Roman"/>
            <w:noProof/>
            <w:sz w:val="24"/>
            <w:szCs w:val="24"/>
          </w:rPr>
          <w:t xml:space="preserve"> </w:t>
        </w:r>
        <w:r w:rsidR="001B58C4" w:rsidRPr="004B02D5">
          <w:rPr>
            <w:rFonts w:ascii="Times New Roman" w:hAnsi="Times New Roman" w:cs="Times New Roman"/>
            <w:noProof/>
            <w:sz w:val="24"/>
            <w:szCs w:val="24"/>
          </w:rPr>
          <w:t>to neighbour</w:t>
        </w:r>
        <w:r w:rsidR="001B58C4">
          <w:rPr>
            <w:rFonts w:ascii="Times New Roman" w:hAnsi="Times New Roman" w:cs="Times New Roman"/>
            <w:noProof/>
            <w:sz w:val="24"/>
            <w:szCs w:val="24"/>
          </w:rPr>
          <w:t xml:space="preserve"> </w:t>
        </w:r>
        <w:r w:rsidR="001B58C4" w:rsidRPr="004B02D5">
          <w:rPr>
            <w:rFonts w:ascii="Times New Roman" w:hAnsi="Times New Roman" w:cs="Times New Roman"/>
            <w:noProof/>
            <w:sz w:val="24"/>
            <w:szCs w:val="24"/>
          </w:rPr>
          <w:t>January (month 1)</w:t>
        </w:r>
        <w:r w:rsidR="004055C0" w:rsidRPr="004B02D5">
          <w:rPr>
            <w:rFonts w:ascii="Times New Roman" w:hAnsi="Times New Roman" w:cs="Times New Roman"/>
            <w:noProof/>
            <w:sz w:val="24"/>
            <w:szCs w:val="24"/>
          </w:rPr>
          <w:t xml:space="preserve">, </w:t>
        </w:r>
        <w:r w:rsidR="00F418B0">
          <w:rPr>
            <w:rFonts w:ascii="Times New Roman" w:hAnsi="Times New Roman" w:cs="Times New Roman"/>
            <w:noProof/>
            <w:sz w:val="24"/>
            <w:szCs w:val="24"/>
          </w:rPr>
          <w:t xml:space="preserve">representing each month by </w:t>
        </w:r>
        <w:r w:rsidR="00644978">
          <w:rPr>
            <w:rFonts w:ascii="Times New Roman" w:hAnsi="Times New Roman" w:cs="Times New Roman"/>
            <w:noProof/>
            <w:sz w:val="24"/>
            <w:szCs w:val="24"/>
          </w:rPr>
          <w:t xml:space="preserve">an angle subtended from </w:t>
        </w:r>
        <w:r w:rsidR="00F418B0">
          <w:rPr>
            <w:rFonts w:ascii="Times New Roman" w:hAnsi="Times New Roman" w:cs="Times New Roman"/>
            <w:noProof/>
            <w:sz w:val="24"/>
            <w:szCs w:val="24"/>
          </w:rPr>
          <w:t xml:space="preserve">12 equally-spaced points around a unit circle. </w:t>
        </w:r>
        <w:r w:rsidR="007B551D">
          <w:rPr>
            <w:rFonts w:ascii="Times New Roman" w:hAnsi="Times New Roman" w:cs="Times New Roman"/>
            <w:noProof/>
            <w:sz w:val="24"/>
            <w:szCs w:val="24"/>
          </w:rPr>
          <w:t xml:space="preserve">Using </w:t>
        </w:r>
        <w:r w:rsidR="004055C0" w:rsidRPr="004B02D5">
          <w:rPr>
            <w:rFonts w:ascii="Times New Roman" w:hAnsi="Times New Roman" w:cs="Times New Roman"/>
            <w:noProof/>
            <w:sz w:val="24"/>
            <w:szCs w:val="24"/>
          </w:rPr>
          <w:t>a technique called circular statistics</w:t>
        </w:r>
        <w:r w:rsidR="007B551D">
          <w:rPr>
            <w:rFonts w:ascii="Times New Roman" w:hAnsi="Times New Roman" w:cs="Times New Roman"/>
            <w:noProof/>
            <w:sz w:val="24"/>
            <w:szCs w:val="24"/>
          </w:rPr>
          <w:t xml:space="preserve">, </w:t>
        </w:r>
        <w:r w:rsidR="00251005">
          <w:rPr>
            <w:rFonts w:ascii="Times New Roman" w:hAnsi="Times New Roman" w:cs="Times New Roman"/>
            <w:noProof/>
            <w:sz w:val="24"/>
            <w:szCs w:val="24"/>
          </w:rPr>
          <w:t>a mean</w:t>
        </w:r>
        <w:r w:rsidR="00EF429C">
          <w:rPr>
            <w:rFonts w:ascii="Times New Roman" w:hAnsi="Times New Roman" w:cs="Times New Roman"/>
            <w:noProof/>
            <w:sz w:val="24"/>
            <w:szCs w:val="24"/>
          </w:rPr>
          <w:t xml:space="preserve"> </w:t>
        </w:r>
        <m:oMath>
          <m:r>
            <w:rPr>
              <w:rFonts w:ascii="Cambria Math" w:eastAsiaTheme="minorEastAsia" w:hAnsi="Cambria Math" w:cs="Times New Roman"/>
              <w:noProof/>
              <w:sz w:val="24"/>
              <w:szCs w:val="24"/>
            </w:rPr>
            <m:t>(</m:t>
          </m:r>
          <m:acc>
            <m:accPr>
              <m:chr m:val="̅"/>
              <m:ctrlPr>
                <w:rPr>
                  <w:rFonts w:ascii="Cambria Math" w:hAnsi="Cambria Math" w:cs="Times New Roman"/>
                  <w:i/>
                  <w:noProof/>
                  <w:sz w:val="24"/>
                  <w:szCs w:val="24"/>
                </w:rPr>
              </m:ctrlPr>
            </m:accPr>
            <m:e>
              <m:r>
                <w:rPr>
                  <w:rFonts w:ascii="Cambria Math" w:hAnsi="Cambria Math" w:cs="Times New Roman"/>
                  <w:noProof/>
                  <w:sz w:val="24"/>
                  <w:szCs w:val="24"/>
                </w:rPr>
                <m:t>θ</m:t>
              </m:r>
            </m:e>
          </m:acc>
          <m:r>
            <w:rPr>
              <w:rFonts w:ascii="Cambria Math" w:hAnsi="Cambria Math" w:cs="Times New Roman"/>
              <w:noProof/>
              <w:sz w:val="24"/>
              <w:szCs w:val="24"/>
            </w:rPr>
            <m:t>)</m:t>
          </m:r>
        </m:oMath>
        <w:r w:rsidR="00251005">
          <w:rPr>
            <w:rFonts w:ascii="Times New Roman" w:hAnsi="Times New Roman" w:cs="Times New Roman"/>
            <w:noProof/>
            <w:sz w:val="24"/>
            <w:szCs w:val="24"/>
          </w:rPr>
          <w:t xml:space="preserve">of </w:t>
        </w:r>
        <w:r w:rsidR="00644978">
          <w:rPr>
            <w:rFonts w:ascii="Times New Roman" w:hAnsi="Times New Roman" w:cs="Times New Roman"/>
            <w:noProof/>
            <w:sz w:val="24"/>
            <w:szCs w:val="24"/>
          </w:rPr>
          <w:t>the angles (</w:t>
        </w:r>
        <m:oMath>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1</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2</m:t>
              </m:r>
            </m:sub>
          </m:sSub>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3</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n,</m:t>
              </m:r>
            </m:sub>
          </m:sSub>
        </m:oMath>
        <w:r w:rsidR="00644978">
          <w:rPr>
            <w:rFonts w:ascii="Times New Roman" w:hAnsi="Times New Roman" w:cs="Times New Roman"/>
            <w:noProof/>
            <w:sz w:val="24"/>
            <w:szCs w:val="24"/>
          </w:rPr>
          <w:t>)</w:t>
        </w:r>
        <w:r w:rsidR="00D63463">
          <w:rPr>
            <w:rFonts w:ascii="Times New Roman" w:hAnsi="Times New Roman" w:cs="Times New Roman"/>
            <w:noProof/>
            <w:sz w:val="24"/>
            <w:szCs w:val="24"/>
          </w:rPr>
          <w:t xml:space="preserve"> representing the deaths (with n the total number of deaths in an age-sex group for a particular cause of death) </w:t>
        </w:r>
        <w:r w:rsidR="00644978">
          <w:rPr>
            <w:rFonts w:ascii="Times New Roman" w:hAnsi="Times New Roman" w:cs="Times New Roman"/>
            <w:noProof/>
            <w:sz w:val="24"/>
            <w:szCs w:val="24"/>
          </w:rPr>
          <w:t>is found</w:t>
        </w:r>
        <w:r w:rsidR="00734951">
          <w:rPr>
            <w:rFonts w:ascii="Times New Roman" w:hAnsi="Times New Roman" w:cs="Times New Roman"/>
            <w:noProof/>
            <w:sz w:val="24"/>
            <w:szCs w:val="24"/>
          </w:rPr>
          <w:t xml:space="preserve"> </w:t>
        </w:r>
        <w:r w:rsidR="001B58C4">
          <w:rPr>
            <w:rFonts w:ascii="Times New Roman" w:hAnsi="Times New Roman" w:cs="Times New Roman"/>
            <w:noProof/>
            <w:sz w:val="24"/>
            <w:szCs w:val="24"/>
          </w:rPr>
          <w:t>using the relation below</w:t>
        </w:r>
        <w:r w:rsidR="00644978">
          <w:rPr>
            <w:rFonts w:ascii="Times New Roman" w:hAnsi="Times New Roman" w:cs="Times New Roman"/>
            <w:noProof/>
            <w:sz w:val="24"/>
            <w:szCs w:val="24"/>
          </w:rPr>
          <w:t>:</w:t>
        </w:r>
        <w:r w:rsidR="004055C0" w:rsidRPr="004B02D5">
          <w:rPr>
            <w:rFonts w:ascii="Times New Roman" w:hAnsi="Times New Roman" w:cs="Times New Roman"/>
            <w:noProof/>
            <w:sz w:val="24"/>
            <w:szCs w:val="24"/>
          </w:rPr>
          <w:t xml:space="preserve"> </w:t>
        </w:r>
      </w:ins>
    </w:p>
    <w:p w14:paraId="3B0FEDA9" w14:textId="40A1EA38" w:rsidR="007B551D" w:rsidRDefault="00C60453" w:rsidP="004055C0">
      <w:pPr>
        <w:pStyle w:val="CommentText"/>
        <w:spacing w:line="480" w:lineRule="auto"/>
        <w:jc w:val="both"/>
        <w:rPr>
          <w:ins w:id="394" w:author="Parks, Robbie M" w:date="2018-08-21T18:56:00Z"/>
          <w:rFonts w:ascii="Times New Roman" w:hAnsi="Times New Roman" w:cs="Times New Roman"/>
          <w:noProof/>
          <w:sz w:val="24"/>
          <w:szCs w:val="24"/>
        </w:rPr>
      </w:pPr>
      <m:oMathPara>
        <m:oMath>
          <m:acc>
            <m:accPr>
              <m:chr m:val="̅"/>
              <m:ctrlPr>
                <w:ins w:id="395" w:author="Parks, Robbie M" w:date="2018-08-21T18:56:00Z">
                  <w:rPr>
                    <w:rFonts w:ascii="Cambria Math" w:hAnsi="Cambria Math" w:cs="Times New Roman"/>
                    <w:i/>
                    <w:noProof/>
                    <w:sz w:val="24"/>
                    <w:szCs w:val="24"/>
                  </w:rPr>
                </w:ins>
              </m:ctrlPr>
            </m:accPr>
            <m:e>
              <w:ins w:id="396" w:author="Parks, Robbie M" w:date="2018-08-21T18:56:00Z">
                <m:r>
                  <w:rPr>
                    <w:rFonts w:ascii="Cambria Math" w:hAnsi="Cambria Math" w:cs="Times New Roman"/>
                    <w:noProof/>
                    <w:sz w:val="24"/>
                    <w:szCs w:val="24"/>
                  </w:rPr>
                  <m:t>θ</m:t>
                </m:r>
              </w:ins>
            </m:e>
          </m:acc>
          <w:ins w:id="397" w:author="Parks, Robbie M" w:date="2018-08-21T18:56:00Z">
            <m:r>
              <w:rPr>
                <w:rFonts w:ascii="Cambria Math" w:hAnsi="Cambria Math" w:cs="Times New Roman"/>
                <w:noProof/>
                <w:sz w:val="24"/>
                <w:szCs w:val="24"/>
              </w:rPr>
              <m:t>=arg</m:t>
            </m:r>
          </w:ins>
          <m:d>
            <m:dPr>
              <m:begChr m:val="{"/>
              <m:endChr m:val="}"/>
              <m:ctrlPr>
                <w:ins w:id="398" w:author="Parks, Robbie M" w:date="2018-08-21T18:56:00Z">
                  <w:rPr>
                    <w:rFonts w:ascii="Cambria Math" w:hAnsi="Cambria Math" w:cs="Times New Roman"/>
                    <w:i/>
                    <w:noProof/>
                    <w:sz w:val="24"/>
                    <w:szCs w:val="24"/>
                  </w:rPr>
                </w:ins>
              </m:ctrlPr>
            </m:dPr>
            <m:e>
              <m:nary>
                <m:naryPr>
                  <m:chr m:val="∑"/>
                  <m:limLoc m:val="undOvr"/>
                  <m:ctrlPr>
                    <w:ins w:id="399" w:author="Parks, Robbie M" w:date="2018-08-21T18:56:00Z">
                      <w:rPr>
                        <w:rFonts w:ascii="Cambria Math" w:hAnsi="Cambria Math" w:cs="Times New Roman"/>
                        <w:i/>
                        <w:noProof/>
                        <w:sz w:val="24"/>
                        <w:szCs w:val="24"/>
                      </w:rPr>
                    </w:ins>
                  </m:ctrlPr>
                </m:naryPr>
                <m:sub>
                  <w:ins w:id="400" w:author="Parks, Robbie M" w:date="2018-08-21T18:56:00Z">
                    <m:r>
                      <w:rPr>
                        <w:rFonts w:ascii="Cambria Math" w:hAnsi="Cambria Math" w:cs="Times New Roman"/>
                        <w:noProof/>
                        <w:sz w:val="24"/>
                        <w:szCs w:val="24"/>
                      </w:rPr>
                      <m:t>j=1</m:t>
                    </m:r>
                  </w:ins>
                </m:sub>
                <m:sup>
                  <w:ins w:id="401" w:author="Parks, Robbie M" w:date="2018-08-21T18:56:00Z">
                    <m:r>
                      <w:rPr>
                        <w:rFonts w:ascii="Cambria Math" w:hAnsi="Cambria Math" w:cs="Times New Roman"/>
                        <w:noProof/>
                        <w:sz w:val="24"/>
                        <w:szCs w:val="24"/>
                      </w:rPr>
                      <m:t>n</m:t>
                    </m:r>
                  </w:ins>
                </m:sup>
                <m:e>
                  <w:ins w:id="402" w:author="Parks, Robbie M" w:date="2018-08-21T18:56:00Z">
                    <m:r>
                      <m:rPr>
                        <m:sty m:val="p"/>
                      </m:rPr>
                      <w:rPr>
                        <w:rFonts w:ascii="Cambria Math" w:hAnsi="Cambria Math" w:cs="Times New Roman"/>
                        <w:noProof/>
                        <w:sz w:val="24"/>
                        <w:szCs w:val="24"/>
                      </w:rPr>
                      <m:t>exp⁡(i</m:t>
                    </m:r>
                  </w:ins>
                  <m:sSub>
                    <m:sSubPr>
                      <m:ctrlPr>
                        <w:ins w:id="403" w:author="Parks, Robbie M" w:date="2018-08-21T18:56:00Z">
                          <w:rPr>
                            <w:rFonts w:ascii="Cambria Math" w:hAnsi="Cambria Math" w:cs="Times New Roman"/>
                            <w:i/>
                            <w:noProof/>
                            <w:sz w:val="24"/>
                            <w:szCs w:val="24"/>
                          </w:rPr>
                        </w:ins>
                      </m:ctrlPr>
                    </m:sSubPr>
                    <m:e>
                      <w:ins w:id="404" w:author="Parks, Robbie M" w:date="2018-08-21T18:56:00Z">
                        <m:r>
                          <w:rPr>
                            <w:rFonts w:ascii="Cambria Math" w:hAnsi="Cambria Math" w:cs="Times New Roman"/>
                            <w:noProof/>
                            <w:sz w:val="24"/>
                            <w:szCs w:val="24"/>
                          </w:rPr>
                          <m:t>θ</m:t>
                        </m:r>
                      </w:ins>
                    </m:e>
                    <m:sub>
                      <w:ins w:id="405" w:author="Parks, Robbie M" w:date="2018-08-21T18:56:00Z">
                        <m:r>
                          <w:rPr>
                            <w:rFonts w:ascii="Cambria Math" w:hAnsi="Cambria Math" w:cs="Times New Roman"/>
                            <w:noProof/>
                            <w:sz w:val="24"/>
                            <w:szCs w:val="24"/>
                          </w:rPr>
                          <m:t>j</m:t>
                        </m:r>
                      </w:ins>
                    </m:sub>
                  </m:sSub>
                  <w:ins w:id="406" w:author="Parks, Robbie M" w:date="2018-08-21T18:56:00Z">
                    <m:r>
                      <w:rPr>
                        <w:rFonts w:ascii="Cambria Math" w:hAnsi="Cambria Math" w:cs="Times New Roman"/>
                        <w:noProof/>
                        <w:sz w:val="24"/>
                        <w:szCs w:val="24"/>
                      </w:rPr>
                      <m:t>)</m:t>
                    </m:r>
                  </w:ins>
                </m:e>
              </m:nary>
            </m:e>
          </m:d>
          <w:ins w:id="407" w:author="Parks, Robbie M" w:date="2018-08-21T18:56:00Z">
            <m:r>
              <w:rPr>
                <w:rFonts w:ascii="Cambria Math" w:hAnsi="Cambria Math" w:cs="Times New Roman"/>
                <w:noProof/>
                <w:sz w:val="24"/>
                <w:szCs w:val="24"/>
              </w:rPr>
              <m:t>,</m:t>
            </m:r>
          </w:ins>
        </m:oMath>
      </m:oMathPara>
    </w:p>
    <w:p w14:paraId="4B75FE4F" w14:textId="58489215" w:rsidR="004055C0" w:rsidRPr="004B02D5" w:rsidRDefault="001B58C4" w:rsidP="004055C0">
      <w:pPr>
        <w:pStyle w:val="CommentText"/>
        <w:spacing w:line="480" w:lineRule="auto"/>
        <w:jc w:val="both"/>
        <w:rPr>
          <w:rFonts w:ascii="Times New Roman" w:hAnsi="Times New Roman" w:cs="Times New Roman"/>
          <w:noProof/>
          <w:sz w:val="24"/>
          <w:szCs w:val="24"/>
        </w:rPr>
      </w:pPr>
      <w:ins w:id="408" w:author="Parks, Robbie M" w:date="2018-08-21T18:56:00Z">
        <w:r>
          <w:rPr>
            <w:rFonts w:ascii="Times New Roman" w:hAnsi="Times New Roman" w:cs="Times New Roman"/>
            <w:noProof/>
            <w:sz w:val="24"/>
            <w:szCs w:val="24"/>
          </w:rPr>
          <w:t xml:space="preserve">where </w:t>
        </w:r>
        <w:r w:rsidRPr="00970F73">
          <w:rPr>
            <w:rFonts w:ascii="Times New Roman" w:hAnsi="Times New Roman" w:cs="Times New Roman"/>
            <w:i/>
            <w:noProof/>
            <w:sz w:val="24"/>
            <w:szCs w:val="24"/>
          </w:rPr>
          <w:t>arg</w:t>
        </w:r>
        <w:r>
          <w:rPr>
            <w:rFonts w:ascii="Times New Roman" w:hAnsi="Times New Roman" w:cs="Times New Roman"/>
            <w:noProof/>
            <w:sz w:val="24"/>
            <w:szCs w:val="24"/>
          </w:rPr>
          <w:t xml:space="preserve"> denotes the </w:t>
        </w:r>
        <w:r w:rsidR="00CB655B">
          <w:rPr>
            <w:rFonts w:ascii="Times New Roman" w:hAnsi="Times New Roman" w:cs="Times New Roman"/>
            <w:noProof/>
            <w:sz w:val="24"/>
            <w:szCs w:val="24"/>
          </w:rPr>
          <w:t>complex number</w:t>
        </w:r>
        <w:r>
          <w:rPr>
            <w:rFonts w:ascii="Times New Roman" w:hAnsi="Times New Roman" w:cs="Times New Roman"/>
            <w:noProof/>
            <w:sz w:val="24"/>
            <w:szCs w:val="24"/>
          </w:rPr>
          <w:t xml:space="preserve"> argument and </w:t>
        </w:r>
        <m:oMath>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j</m:t>
              </m:r>
            </m:sub>
          </m:sSub>
        </m:oMath>
        <w:r w:rsidR="00734951">
          <w:rPr>
            <w:rFonts w:ascii="Times New Roman" w:eastAsiaTheme="minorEastAsia" w:hAnsi="Times New Roman" w:cs="Times New Roman"/>
            <w:noProof/>
            <w:sz w:val="24"/>
            <w:szCs w:val="24"/>
          </w:rPr>
          <w:t xml:space="preserve"> denotes </w:t>
        </w:r>
        <w:r w:rsidR="00CB655B">
          <w:rPr>
            <w:rFonts w:ascii="Times New Roman" w:eastAsiaTheme="minorEastAsia" w:hAnsi="Times New Roman" w:cs="Times New Roman"/>
            <w:noProof/>
            <w:sz w:val="24"/>
            <w:szCs w:val="24"/>
          </w:rPr>
          <w:t xml:space="preserve">the month of death in angular form for a particular death </w:t>
        </w:r>
        <w:r w:rsidR="00CB655B">
          <w:rPr>
            <w:rFonts w:ascii="Times New Roman" w:eastAsiaTheme="minorEastAsia" w:hAnsi="Times New Roman" w:cs="Times New Roman"/>
            <w:i/>
            <w:noProof/>
            <w:sz w:val="24"/>
            <w:szCs w:val="24"/>
          </w:rPr>
          <w:t>j</w:t>
        </w:r>
        <w:r w:rsidR="00CB655B">
          <w:rPr>
            <w:rFonts w:ascii="Times New Roman" w:eastAsiaTheme="minorEastAsia" w:hAnsi="Times New Roman" w:cs="Times New Roman"/>
            <w:noProof/>
            <w:sz w:val="24"/>
            <w:szCs w:val="24"/>
          </w:rPr>
          <w:t xml:space="preserve">. </w:t>
        </w:r>
        <w:r>
          <w:rPr>
            <w:rFonts w:ascii="Times New Roman" w:hAnsi="Times New Roman" w:cs="Times New Roman"/>
            <w:noProof/>
            <w:sz w:val="24"/>
            <w:szCs w:val="24"/>
          </w:rPr>
          <w:t>The outcome of this calculation</w:t>
        </w:r>
        <w:r w:rsidR="001A0364">
          <w:rPr>
            <w:rFonts w:ascii="Times New Roman" w:hAnsi="Times New Roman" w:cs="Times New Roman"/>
            <w:noProof/>
            <w:sz w:val="24"/>
            <w:szCs w:val="24"/>
          </w:rPr>
          <w:t xml:space="preserve"> </w:t>
        </w:r>
        <w:r w:rsidR="00090953">
          <w:rPr>
            <w:rFonts w:ascii="Times New Roman" w:hAnsi="Times New Roman" w:cs="Times New Roman"/>
            <w:noProof/>
            <w:sz w:val="24"/>
            <w:szCs w:val="24"/>
          </w:rPr>
          <w:t>is</w:t>
        </w:r>
        <w:r w:rsidR="001A0364">
          <w:rPr>
            <w:rFonts w:ascii="Times New Roman" w:hAnsi="Times New Roman" w:cs="Times New Roman"/>
            <w:noProof/>
            <w:sz w:val="24"/>
            <w:szCs w:val="24"/>
          </w:rPr>
          <w:t xml:space="preserve"> then converted back into a month value</w:t>
        </w:r>
        <w:r w:rsidR="00757D69">
          <w:rPr>
            <w:rFonts w:ascii="Times New Roman" w:hAnsi="Times New Roman" w:cs="Times New Roman"/>
            <w:noProof/>
            <w:sz w:val="24"/>
            <w:szCs w:val="24"/>
          </w:rPr>
          <w:t xml:space="preserve"> </w:t>
        </w:r>
        <w:r w:rsidR="002A4B30">
          <w:rPr>
            <w:noProof/>
          </w:rPr>
          <w:fldChar w:fldCharType="begin" w:fldLock="1"/>
        </w:r>
        <w:r w:rsidR="00F93CBB">
          <w:rPr>
            <w:rFonts w:ascii="Times New Roman" w:hAnsi="Times New Roman" w:cs="Times New Roman"/>
            <w:noProof/>
            <w:sz w:val="24"/>
            <w:szCs w:val="24"/>
          </w:rPr>
          <w:instrText>ADDIN CSL_CITATION {"citationItems":[{"id":"ITEM-1","itemData":{"author":[{"dropping-particle":"","family":"Fisher","given":"Nicholas I","non-dropping-particle":"","parse-names":false,"suffix":""}],"id":"ITEM-1","issued":{"date-parts":[["1995"]]},"publisher":"Cambridge University Press","title":"Statistical analysis of circular data","type":"book"},"uris":["http://www.mendeley.com/documents/?uuid=e0e696d2-d3a7-48ae-8ad5-7bd596d8089d"]}],"mendeley":{"formattedCitation":"(Fisher, 1995)","plainTextFormattedCitation":"(Fisher, 1995)","previouslyFormattedCitation":"(Fisher, 1995)"},"properties":{"noteIndex":0},"schema":"https://github.com/citation-style-language/schema/raw/master/csl-citation.json"}</w:instrText>
        </w:r>
        <w:r w:rsidR="002A4B30">
          <w:rPr>
            <w:noProof/>
          </w:rPr>
          <w:fldChar w:fldCharType="separate"/>
        </w:r>
        <w:r w:rsidR="002A4B30" w:rsidRPr="002A4B30">
          <w:rPr>
            <w:rFonts w:ascii="Times New Roman" w:hAnsi="Times New Roman" w:cs="Times New Roman"/>
            <w:noProof/>
            <w:sz w:val="24"/>
            <w:szCs w:val="24"/>
          </w:rPr>
          <w:t>(Fisher, 1995)</w:t>
        </w:r>
        <w:r w:rsidR="002A4B30">
          <w:rPr>
            <w:noProof/>
          </w:rPr>
          <w:fldChar w:fldCharType="end"/>
        </w:r>
        <w:r w:rsidR="00EF047D">
          <w:rPr>
            <w:rFonts w:ascii="Times New Roman" w:hAnsi="Times New Roman" w:cs="Times New Roman"/>
            <w:noProof/>
            <w:sz w:val="24"/>
            <w:szCs w:val="24"/>
          </w:rPr>
          <w:t>.</w:t>
        </w:r>
      </w:ins>
      <w:r w:rsidR="0098017B">
        <w:rPr>
          <w:rFonts w:ascii="Times New Roman" w:hAnsi="Times New Roman" w:cs="Times New Roman"/>
          <w:noProof/>
          <w:sz w:val="24"/>
          <w:szCs w:val="24"/>
        </w:rPr>
        <w:t xml:space="preserve"> </w:t>
      </w:r>
      <w:r w:rsidR="004055C0" w:rsidRPr="004B02D5">
        <w:rPr>
          <w:rFonts w:ascii="Times New Roman" w:hAnsi="Times New Roman" w:cs="Times New Roman"/>
          <w:color w:val="000000" w:themeColor="text1"/>
          <w:sz w:val="24"/>
          <w:szCs w:val="24"/>
        </w:rPr>
        <w:t xml:space="preserve">Along with each circular mean, a 95% confidence interval (CI) was calculated by using 1000 bootstrap samples. The R package CircStats (version 0.2.4) was used for this </w:t>
      </w:r>
      <w:del w:id="409" w:author="Parks, Robbie M" w:date="2018-08-21T18:56:00Z">
        <w:r w:rsidR="004055C0" w:rsidRPr="006E585E">
          <w:rPr>
            <w:rFonts w:ascii="Times New Roman" w:hAnsi="Times New Roman" w:cs="Times New Roman"/>
            <w:color w:val="000000" w:themeColor="text1"/>
            <w:sz w:val="24"/>
            <w:szCs w:val="24"/>
          </w:rPr>
          <w:delText>purpose</w:delText>
        </w:r>
      </w:del>
      <w:ins w:id="410" w:author="Parks, Robbie M" w:date="2018-08-21T18:56:00Z">
        <w:r w:rsidR="0098017B">
          <w:rPr>
            <w:rFonts w:ascii="Times New Roman" w:hAnsi="Times New Roman" w:cs="Times New Roman"/>
            <w:color w:val="000000" w:themeColor="text1"/>
            <w:sz w:val="24"/>
            <w:szCs w:val="24"/>
          </w:rPr>
          <w:t>analysis</w:t>
        </w:r>
      </w:ins>
      <w:r w:rsidR="004055C0" w:rsidRPr="004B02D5">
        <w:rPr>
          <w:rFonts w:ascii="Times New Roman" w:hAnsi="Times New Roman" w:cs="Times New Roman"/>
          <w:color w:val="000000" w:themeColor="text1"/>
          <w:sz w:val="24"/>
          <w:szCs w:val="24"/>
        </w:rPr>
        <w:t>.</w:t>
      </w:r>
    </w:p>
    <w:p w14:paraId="08A9E90E" w14:textId="77777777" w:rsidR="004055C0" w:rsidRPr="00DF4A95" w:rsidRDefault="004055C0" w:rsidP="00DF4A95">
      <w:pPr>
        <w:spacing w:line="480" w:lineRule="auto"/>
        <w:jc w:val="both"/>
        <w:rPr>
          <w:color w:val="000000" w:themeColor="text1"/>
        </w:rPr>
      </w:pPr>
    </w:p>
    <w:p w14:paraId="4B96CF47" w14:textId="59F13AAC" w:rsidR="00CC3184" w:rsidRPr="00DF4A95" w:rsidRDefault="004115F7" w:rsidP="00CC3184">
      <w:pPr>
        <w:spacing w:line="480" w:lineRule="auto"/>
        <w:jc w:val="both"/>
        <w:rPr>
          <w:color w:val="000000" w:themeColor="text1"/>
        </w:rPr>
        <w:pPrChange w:id="411" w:author="Parks, Robbie M" w:date="2018-08-21T18:56:00Z">
          <w:pPr>
            <w:spacing w:after="0" w:line="480" w:lineRule="auto"/>
            <w:jc w:val="both"/>
          </w:pPr>
        </w:pPrChange>
      </w:pPr>
      <w:r w:rsidRPr="004B02D5">
        <w:rPr>
          <w:color w:val="000000" w:themeColor="text1"/>
          <w:rPrChange w:id="412" w:author="Parks, Robbie M" w:date="2018-08-21T18:56:00Z">
            <w:rPr>
              <w:rFonts w:ascii="Times New Roman" w:hAnsi="Times New Roman"/>
              <w:color w:val="000000" w:themeColor="text1"/>
              <w:sz w:val="24"/>
            </w:rPr>
          </w:rPrChange>
        </w:rPr>
        <w:t>For each age</w:t>
      </w:r>
      <w:r w:rsidR="00351CDA">
        <w:rPr>
          <w:color w:val="000000" w:themeColor="text1"/>
          <w:rPrChange w:id="413" w:author="Parks, Robbie M" w:date="2018-08-21T18:56:00Z">
            <w:rPr>
              <w:rFonts w:ascii="Times New Roman" w:hAnsi="Times New Roman"/>
              <w:color w:val="000000" w:themeColor="text1"/>
              <w:sz w:val="24"/>
            </w:rPr>
          </w:rPrChange>
        </w:rPr>
        <w:t>-</w:t>
      </w:r>
      <w:r w:rsidRPr="004B02D5">
        <w:rPr>
          <w:color w:val="000000" w:themeColor="text1"/>
          <w:rPrChange w:id="414" w:author="Parks, Robbie M" w:date="2018-08-21T18:56:00Z">
            <w:rPr>
              <w:rFonts w:ascii="Times New Roman" w:hAnsi="Times New Roman"/>
              <w:color w:val="000000" w:themeColor="text1"/>
              <w:sz w:val="24"/>
            </w:rPr>
          </w:rPrChange>
        </w:rPr>
        <w:t>sex group</w:t>
      </w:r>
      <w:r w:rsidR="00351CDA">
        <w:rPr>
          <w:color w:val="000000" w:themeColor="text1"/>
          <w:rPrChange w:id="415" w:author="Parks, Robbie M" w:date="2018-08-21T18:56:00Z">
            <w:rPr>
              <w:rFonts w:ascii="Times New Roman" w:hAnsi="Times New Roman"/>
              <w:color w:val="000000" w:themeColor="text1"/>
              <w:sz w:val="24"/>
            </w:rPr>
          </w:rPrChange>
        </w:rPr>
        <w:t xml:space="preserve"> and </w:t>
      </w:r>
      <w:ins w:id="416" w:author="Parks, Robbie M" w:date="2018-08-21T18:56:00Z">
        <w:r w:rsidR="00351CDA">
          <w:rPr>
            <w:color w:val="000000" w:themeColor="text1"/>
          </w:rPr>
          <w:t>cause of death</w:t>
        </w:r>
        <w:r w:rsidRPr="004B02D5">
          <w:rPr>
            <w:color w:val="000000" w:themeColor="text1"/>
          </w:rPr>
          <w:t xml:space="preserve">, </w:t>
        </w:r>
        <w:r w:rsidR="00CC3184">
          <w:rPr>
            <w:color w:val="000000" w:themeColor="text1"/>
          </w:rPr>
          <w:t xml:space="preserve">and for each </w:t>
        </w:r>
      </w:ins>
      <w:r w:rsidR="00CC3184" w:rsidRPr="00DF4A95">
        <w:rPr>
          <w:color w:val="000000" w:themeColor="text1"/>
        </w:rPr>
        <w:t xml:space="preserve">year, we </w:t>
      </w:r>
      <w:ins w:id="417" w:author="Parks, Robbie M" w:date="2018-08-21T18:56:00Z">
        <w:r w:rsidR="00CC3184">
          <w:rPr>
            <w:color w:val="000000" w:themeColor="text1"/>
          </w:rPr>
          <w:t>calculate</w:t>
        </w:r>
        <w:r w:rsidR="0098017B">
          <w:rPr>
            <w:color w:val="000000" w:themeColor="text1"/>
          </w:rPr>
          <w:t>d</w:t>
        </w:r>
        <w:r w:rsidR="00CC3184">
          <w:rPr>
            <w:color w:val="000000" w:themeColor="text1"/>
          </w:rPr>
          <w:t xml:space="preserve"> the percent difference in death rates between the maximum and minimum mortality months. W</w:t>
        </w:r>
        <w:r w:rsidRPr="004B02D5">
          <w:rPr>
            <w:color w:val="000000" w:themeColor="text1"/>
          </w:rPr>
          <w:t xml:space="preserve">e </w:t>
        </w:r>
        <w:r w:rsidR="004055C0" w:rsidRPr="004B02D5">
          <w:rPr>
            <w:color w:val="000000" w:themeColor="text1"/>
          </w:rPr>
          <w:t>fitted a linear regression to the time series of seasonal differences</w:t>
        </w:r>
        <w:r w:rsidRPr="004B02D5">
          <w:rPr>
            <w:color w:val="000000" w:themeColor="text1"/>
          </w:rPr>
          <w:t xml:space="preserve"> from 1980 to 2016</w:t>
        </w:r>
        <w:r w:rsidR="00DC34FB">
          <w:rPr>
            <w:color w:val="000000" w:themeColor="text1"/>
          </w:rPr>
          <w:t xml:space="preserve">, and </w:t>
        </w:r>
      </w:ins>
      <w:r w:rsidR="00DC34FB" w:rsidRPr="00DF4A95">
        <w:rPr>
          <w:color w:val="000000" w:themeColor="text1"/>
        </w:rPr>
        <w:t>used</w:t>
      </w:r>
      <w:r w:rsidR="00DC34FB" w:rsidRPr="004B02D5">
        <w:rPr>
          <w:color w:val="000000" w:themeColor="text1"/>
          <w:rPrChange w:id="418" w:author="Parks, Robbie M" w:date="2018-08-21T18:56:00Z">
            <w:rPr>
              <w:rFonts w:ascii="Times New Roman" w:hAnsi="Times New Roman"/>
              <w:color w:val="000000" w:themeColor="text1"/>
              <w:sz w:val="24"/>
            </w:rPr>
          </w:rPrChange>
        </w:rPr>
        <w:t xml:space="preserve"> </w:t>
      </w:r>
      <w:del w:id="419" w:author="Parks, Robbie M" w:date="2018-08-21T18:56:00Z">
        <w:r w:rsidR="004055C0" w:rsidRPr="006E585E">
          <w:rPr>
            <w:color w:val="000000" w:themeColor="text1"/>
          </w:rPr>
          <w:delText>a Poisson model</w:delText>
        </w:r>
      </w:del>
      <w:ins w:id="420" w:author="Parks, Robbie M" w:date="2018-08-21T18:56:00Z">
        <w:r w:rsidRPr="004B02D5">
          <w:rPr>
            <w:color w:val="000000" w:themeColor="text1"/>
          </w:rPr>
          <w:t>the fitted trend line</w:t>
        </w:r>
      </w:ins>
      <w:r w:rsidRPr="00DF4A95">
        <w:rPr>
          <w:color w:val="000000" w:themeColor="text1"/>
        </w:rPr>
        <w:t xml:space="preserve"> to estimate</w:t>
      </w:r>
      <w:ins w:id="421" w:author="Parks, Robbie M" w:date="2018-08-21T18:56:00Z">
        <w:r w:rsidRPr="004B02D5">
          <w:rPr>
            <w:color w:val="000000" w:themeColor="text1"/>
          </w:rPr>
          <w:t xml:space="preserve"> how much</w:t>
        </w:r>
      </w:ins>
      <w:r w:rsidRPr="00DF4A95">
        <w:rPr>
          <w:color w:val="000000" w:themeColor="text1"/>
        </w:rPr>
        <w:t xml:space="preserve"> the percentage difference</w:t>
      </w:r>
      <w:r w:rsidRPr="004B02D5">
        <w:rPr>
          <w:color w:val="000000" w:themeColor="text1"/>
          <w:rPrChange w:id="422" w:author="Parks, Robbie M" w:date="2018-08-21T18:56:00Z">
            <w:rPr>
              <w:rFonts w:ascii="Times New Roman" w:hAnsi="Times New Roman"/>
              <w:color w:val="000000" w:themeColor="text1"/>
              <w:sz w:val="24"/>
            </w:rPr>
          </w:rPrChange>
        </w:rPr>
        <w:t xml:space="preserve"> in death rates between the maximum and minimum mortality months </w:t>
      </w:r>
      <w:del w:id="423" w:author="Parks, Robbie M" w:date="2018-08-21T18:56:00Z">
        <w:r w:rsidR="004055C0" w:rsidRPr="006E585E">
          <w:rPr>
            <w:color w:val="000000" w:themeColor="text1"/>
          </w:rPr>
          <w:delText>for each year, and its standard error which accounts for population size. We then fitted a linear regression to the time series of seasonal differences for each age and sex group, weighting each</w:delText>
        </w:r>
      </w:del>
      <w:ins w:id="424" w:author="Parks, Robbie M" w:date="2018-08-21T18:56:00Z">
        <w:r w:rsidRPr="004B02D5">
          <w:rPr>
            <w:color w:val="000000" w:themeColor="text1"/>
          </w:rPr>
          <w:t>had changed from 1980 to 2016</w:t>
        </w:r>
        <w:r w:rsidR="003A719E">
          <w:rPr>
            <w:color w:val="000000" w:themeColor="text1"/>
          </w:rPr>
          <w:t xml:space="preserve">. </w:t>
        </w:r>
        <w:r w:rsidR="00DE4035">
          <w:rPr>
            <w:color w:val="000000" w:themeColor="text1"/>
          </w:rPr>
          <w:t xml:space="preserve">We </w:t>
        </w:r>
        <w:r w:rsidRPr="004B02D5">
          <w:rPr>
            <w:color w:val="000000" w:themeColor="text1"/>
          </w:rPr>
          <w:t>weight</w:t>
        </w:r>
        <w:r w:rsidR="003A719E">
          <w:rPr>
            <w:color w:val="000000" w:themeColor="text1"/>
          </w:rPr>
          <w:t>ed</w:t>
        </w:r>
        <w:r w:rsidRPr="004B02D5">
          <w:rPr>
            <w:color w:val="000000" w:themeColor="text1"/>
          </w:rPr>
          <w:t xml:space="preserve"> </w:t>
        </w:r>
        <w:r w:rsidR="002977CC">
          <w:rPr>
            <w:color w:val="000000" w:themeColor="text1"/>
          </w:rPr>
          <w:t>seasonal difference</w:t>
        </w:r>
      </w:ins>
      <w:r w:rsidRPr="00DF4A95">
        <w:rPr>
          <w:color w:val="000000" w:themeColor="text1"/>
        </w:rPr>
        <w:t xml:space="preserve"> by the inverse of the square of its standard error</w:t>
      </w:r>
      <w:del w:id="425" w:author="Parks, Robbie M" w:date="2018-08-21T18:56:00Z">
        <w:r w:rsidR="004055C0" w:rsidRPr="006E585E">
          <w:rPr>
            <w:color w:val="000000" w:themeColor="text1"/>
          </w:rPr>
          <w:delText xml:space="preserve">. We calculated </w:delText>
        </w:r>
      </w:del>
      <w:ins w:id="426" w:author="Parks, Robbie M" w:date="2018-08-21T18:56:00Z">
        <w:r w:rsidR="003A719E">
          <w:rPr>
            <w:color w:val="000000" w:themeColor="text1"/>
          </w:rPr>
          <w:t>, which was calculated using a Poisson model to take population size of each age-sex group through time into account.</w:t>
        </w:r>
        <w:r w:rsidR="00351CDA">
          <w:rPr>
            <w:color w:val="000000" w:themeColor="text1"/>
          </w:rPr>
          <w:t xml:space="preserve"> This method gives us a p-value for the </w:t>
        </w:r>
      </w:ins>
      <w:r w:rsidR="00351CDA" w:rsidRPr="00DF4A95">
        <w:rPr>
          <w:color w:val="000000" w:themeColor="text1"/>
        </w:rPr>
        <w:t xml:space="preserve">change in </w:t>
      </w:r>
      <w:del w:id="427" w:author="Parks, Robbie M" w:date="2018-08-21T18:56:00Z">
        <w:r w:rsidR="004055C0" w:rsidRPr="006E585E">
          <w:rPr>
            <w:color w:val="000000" w:themeColor="text1"/>
          </w:rPr>
          <w:delText>the fitted values from 1980 to 2013, reported as percentage point difference, as a quantitative</w:delText>
        </w:r>
      </w:del>
      <w:ins w:id="428" w:author="Parks, Robbie M" w:date="2018-08-21T18:56:00Z">
        <w:r w:rsidR="00351CDA">
          <w:rPr>
            <w:color w:val="000000" w:themeColor="text1"/>
          </w:rPr>
          <w:t>seasonal difference</w:t>
        </w:r>
        <w:r w:rsidR="002977CC">
          <w:rPr>
            <w:color w:val="000000" w:themeColor="text1"/>
          </w:rPr>
          <w:t xml:space="preserve"> per year, which we used to calculate the seasonal difference at the start (1980) and end (2016) of the period of study.</w:t>
        </w:r>
        <w:r w:rsidR="004F361B">
          <w:rPr>
            <w:color w:val="000000" w:themeColor="text1"/>
          </w:rPr>
          <w:t xml:space="preserve"> </w:t>
        </w:r>
        <w:r w:rsidR="00CC3184">
          <w:rPr>
            <w:color w:val="000000" w:themeColor="text1"/>
          </w:rPr>
          <w:t xml:space="preserve">Our method of analysing seasonal differences avoids </w:t>
        </w:r>
        <w:r w:rsidR="00CC3184" w:rsidRPr="004F361B">
          <w:rPr>
            <w:color w:val="000000" w:themeColor="text1"/>
          </w:rPr>
          <w:t xml:space="preserve">assuming that any </w:t>
        </w:r>
        <w:r w:rsidR="00CC3184">
          <w:rPr>
            <w:color w:val="000000" w:themeColor="text1"/>
          </w:rPr>
          <w:t>specific month or group of months represent</w:t>
        </w:r>
        <w:r w:rsidR="00CC3184" w:rsidRPr="004F361B">
          <w:rPr>
            <w:color w:val="000000" w:themeColor="text1"/>
          </w:rPr>
          <w:t xml:space="preserve"> </w:t>
        </w:r>
        <w:r w:rsidR="00CC3184">
          <w:rPr>
            <w:color w:val="000000" w:themeColor="text1"/>
          </w:rPr>
          <w:t>highest and lowest</w:t>
        </w:r>
        <w:r w:rsidR="00CC3184" w:rsidRPr="004F361B">
          <w:rPr>
            <w:color w:val="000000" w:themeColor="text1"/>
          </w:rPr>
          <w:t xml:space="preserve"> number of deaths for a particular cause of death</w:t>
        </w:r>
        <w:r w:rsidR="00CC3184">
          <w:rPr>
            <w:color w:val="000000" w:themeColor="text1"/>
          </w:rPr>
          <w:t>, which is the approach taken by the traditional</w:t>
        </w:r>
      </w:ins>
      <w:r w:rsidR="00CC3184" w:rsidRPr="00DF4A95">
        <w:rPr>
          <w:color w:val="000000" w:themeColor="text1"/>
        </w:rPr>
        <w:t xml:space="preserve"> measure of </w:t>
      </w:r>
      <w:del w:id="429" w:author="Parks, Robbie M" w:date="2018-08-21T18:56:00Z">
        <w:r w:rsidR="004055C0" w:rsidRPr="006E585E">
          <w:rPr>
            <w:color w:val="000000" w:themeColor="text1"/>
          </w:rPr>
          <w:delText xml:space="preserve">how the seasonality of death rates has changed over time. </w:delText>
        </w:r>
      </w:del>
      <w:ins w:id="430" w:author="Parks, Robbie M" w:date="2018-08-21T18:56:00Z">
        <w:r w:rsidR="00CC3184">
          <w:rPr>
            <w:color w:val="000000" w:themeColor="text1"/>
          </w:rPr>
          <w:t>Excess Winter Deaths</w:t>
        </w:r>
        <w:r w:rsidR="00CC3184" w:rsidRPr="004F361B">
          <w:rPr>
            <w:color w:val="000000" w:themeColor="text1"/>
          </w:rPr>
          <w:t xml:space="preserve">. </w:t>
        </w:r>
        <w:r w:rsidR="00D67971">
          <w:rPr>
            <w:color w:val="000000" w:themeColor="text1"/>
          </w:rPr>
          <w:t>It also allows the maximum and minimum mortality months to vary by age group, sex and cause of death.</w:t>
        </w:r>
      </w:ins>
    </w:p>
    <w:p w14:paraId="34D17C4B" w14:textId="77777777" w:rsidR="007802A8" w:rsidRPr="00AC73A1" w:rsidRDefault="007802A8" w:rsidP="004055C0">
      <w:pPr>
        <w:spacing w:line="480" w:lineRule="auto"/>
        <w:jc w:val="both"/>
        <w:rPr>
          <w:color w:val="000000" w:themeColor="text1"/>
          <w:rPrChange w:id="431" w:author="Parks, Robbie M" w:date="2018-08-21T18:56:00Z">
            <w:rPr>
              <w:rFonts w:ascii="Times New Roman" w:hAnsi="Times New Roman"/>
              <w:color w:val="000000" w:themeColor="text1"/>
              <w:sz w:val="24"/>
            </w:rPr>
          </w:rPrChange>
        </w:rPr>
        <w:pPrChange w:id="432" w:author="Parks, Robbie M" w:date="2018-08-21T18:56:00Z">
          <w:pPr>
            <w:spacing w:after="0" w:line="480" w:lineRule="auto"/>
            <w:jc w:val="both"/>
          </w:pPr>
        </w:pPrChange>
      </w:pPr>
    </w:p>
    <w:p w14:paraId="5C438619" w14:textId="77777777" w:rsidR="00592BE6" w:rsidRPr="00AC73A1" w:rsidRDefault="00592BE6" w:rsidP="00592BE6">
      <w:pPr>
        <w:spacing w:line="480" w:lineRule="auto"/>
        <w:jc w:val="both"/>
        <w:rPr>
          <w:b/>
          <w:color w:val="000000" w:themeColor="text1"/>
          <w:rPrChange w:id="433" w:author="Parks, Robbie M" w:date="2018-08-21T18:56:00Z">
            <w:rPr>
              <w:rFonts w:ascii="Times New Roman" w:hAnsi="Times New Roman"/>
              <w:b/>
              <w:color w:val="000000" w:themeColor="text1"/>
              <w:sz w:val="24"/>
            </w:rPr>
          </w:rPrChange>
        </w:rPr>
        <w:pPrChange w:id="434" w:author="Parks, Robbie M" w:date="2018-08-21T18:56:00Z">
          <w:pPr>
            <w:spacing w:after="0" w:line="480" w:lineRule="auto"/>
            <w:jc w:val="both"/>
          </w:pPr>
        </w:pPrChange>
      </w:pPr>
      <w:r w:rsidRPr="00AC73A1">
        <w:rPr>
          <w:b/>
          <w:color w:val="000000" w:themeColor="text1"/>
          <w:rPrChange w:id="435" w:author="Parks, Robbie M" w:date="2018-08-21T18:56:00Z">
            <w:rPr>
              <w:rFonts w:ascii="Times New Roman" w:hAnsi="Times New Roman"/>
              <w:b/>
              <w:color w:val="000000" w:themeColor="text1"/>
              <w:sz w:val="24"/>
            </w:rPr>
          </w:rPrChange>
        </w:rPr>
        <w:t xml:space="preserve">Acknowledgments </w:t>
      </w:r>
    </w:p>
    <w:p w14:paraId="257C4CC4" w14:textId="77777777" w:rsidR="00592BE6" w:rsidRPr="00AC73A1" w:rsidRDefault="00592BE6" w:rsidP="00592BE6">
      <w:pPr>
        <w:spacing w:line="480" w:lineRule="auto"/>
        <w:jc w:val="both"/>
        <w:rPr>
          <w:color w:val="000000" w:themeColor="text1"/>
          <w:rPrChange w:id="436" w:author="Parks, Robbie M" w:date="2018-08-21T18:56:00Z">
            <w:rPr>
              <w:rFonts w:ascii="Times New Roman" w:hAnsi="Times New Roman"/>
              <w:color w:val="000000" w:themeColor="text1"/>
              <w:sz w:val="24"/>
            </w:rPr>
          </w:rPrChange>
        </w:rPr>
        <w:pPrChange w:id="437" w:author="Parks, Robbie M" w:date="2018-08-21T18:56:00Z">
          <w:pPr>
            <w:spacing w:after="0" w:line="480" w:lineRule="auto"/>
            <w:jc w:val="both"/>
          </w:pPr>
        </w:pPrChange>
      </w:pPr>
      <w:r w:rsidRPr="00AC73A1">
        <w:rPr>
          <w:color w:val="000000" w:themeColor="text1"/>
          <w:rPrChange w:id="438" w:author="Parks, Robbie M" w:date="2018-08-21T18:56:00Z">
            <w:rPr>
              <w:rFonts w:ascii="Times New Roman" w:hAnsi="Times New Roman"/>
              <w:color w:val="000000" w:themeColor="text1"/>
              <w:sz w:val="24"/>
            </w:rPr>
          </w:rPrChange>
        </w:rPr>
        <w:t>Robbie Parks is supported by a Wellcome Trust ISSF Studentship. Work on the US mortality data is supported by a grant from US Environmental Protection Agency.</w:t>
      </w:r>
    </w:p>
    <w:p w14:paraId="6416982E" w14:textId="77777777" w:rsidR="00592BE6" w:rsidRPr="00AC73A1" w:rsidRDefault="00592BE6" w:rsidP="004055C0">
      <w:pPr>
        <w:spacing w:line="480" w:lineRule="auto"/>
        <w:jc w:val="both"/>
        <w:rPr>
          <w:color w:val="000000" w:themeColor="text1"/>
          <w:rPrChange w:id="439" w:author="Parks, Robbie M" w:date="2018-08-21T18:56:00Z">
            <w:rPr>
              <w:rFonts w:ascii="Times New Roman" w:hAnsi="Times New Roman"/>
              <w:b/>
              <w:color w:val="000000" w:themeColor="text1"/>
              <w:sz w:val="24"/>
            </w:rPr>
          </w:rPrChange>
        </w:rPr>
        <w:pPrChange w:id="440" w:author="Parks, Robbie M" w:date="2018-08-21T18:56:00Z">
          <w:pPr>
            <w:spacing w:after="0" w:line="480" w:lineRule="auto"/>
            <w:jc w:val="both"/>
          </w:pPr>
        </w:pPrChange>
      </w:pPr>
    </w:p>
    <w:p w14:paraId="1664BCE4" w14:textId="77777777" w:rsidR="00592BE6" w:rsidRPr="00592BE6" w:rsidRDefault="00592BE6" w:rsidP="00592BE6">
      <w:pPr>
        <w:spacing w:line="480" w:lineRule="auto"/>
        <w:jc w:val="both"/>
        <w:rPr>
          <w:del w:id="441" w:author="Parks, Robbie M" w:date="2018-08-21T18:56:00Z"/>
          <w:b/>
          <w:color w:val="000000" w:themeColor="text1"/>
        </w:rPr>
      </w:pPr>
      <w:del w:id="442" w:author="Parks, Robbie M" w:date="2018-08-21T18:56:00Z">
        <w:r w:rsidRPr="00592BE6">
          <w:rPr>
            <w:b/>
            <w:color w:val="000000" w:themeColor="text1"/>
          </w:rPr>
          <w:delText>Author contributions</w:delText>
        </w:r>
      </w:del>
    </w:p>
    <w:p w14:paraId="31AF3997" w14:textId="77777777" w:rsidR="00592BE6" w:rsidRPr="00592BE6" w:rsidRDefault="00592BE6" w:rsidP="00592BE6">
      <w:pPr>
        <w:spacing w:line="480" w:lineRule="auto"/>
        <w:jc w:val="both"/>
        <w:rPr>
          <w:del w:id="443" w:author="Parks, Robbie M" w:date="2018-08-21T18:56:00Z"/>
          <w:color w:val="000000" w:themeColor="text1"/>
        </w:rPr>
      </w:pPr>
      <w:del w:id="444" w:author="Parks, Robbie M" w:date="2018-08-21T18:56:00Z">
        <w:r w:rsidRPr="00592BE6">
          <w:rPr>
            <w:color w:val="000000" w:themeColor="text1"/>
          </w:rPr>
          <w:delText xml:space="preserve">All authors contributed to study concept, analytical approach, and interpretation of results. RP, KF and ME collated and organised mortality files. RP performed the analysis, with input from JB. RP and ME wrote the first draft of the paper; other authors contributed to revising and finalising the paper. </w:delText>
        </w:r>
      </w:del>
    </w:p>
    <w:p w14:paraId="2A4129A0" w14:textId="77777777" w:rsidR="00592BE6" w:rsidRDefault="00592BE6" w:rsidP="004055C0">
      <w:pPr>
        <w:spacing w:line="480" w:lineRule="auto"/>
        <w:jc w:val="both"/>
        <w:rPr>
          <w:del w:id="445" w:author="Parks, Robbie M" w:date="2018-08-21T18:56:00Z"/>
          <w:color w:val="000000" w:themeColor="text1"/>
        </w:rPr>
      </w:pPr>
    </w:p>
    <w:p w14:paraId="3081419C" w14:textId="2332348A" w:rsidR="00FA30B3" w:rsidRPr="00AC73A1" w:rsidRDefault="00FA30B3" w:rsidP="004055C0">
      <w:pPr>
        <w:spacing w:line="480" w:lineRule="auto"/>
        <w:jc w:val="both"/>
        <w:rPr>
          <w:b/>
          <w:color w:val="000000" w:themeColor="text1"/>
          <w:rPrChange w:id="446" w:author="Parks, Robbie M" w:date="2018-08-21T18:56:00Z">
            <w:rPr>
              <w:rFonts w:ascii="Times New Roman" w:hAnsi="Times New Roman"/>
              <w:b/>
              <w:color w:val="000000" w:themeColor="text1"/>
              <w:sz w:val="24"/>
            </w:rPr>
          </w:rPrChange>
        </w:rPr>
        <w:pPrChange w:id="447" w:author="Parks, Robbie M" w:date="2018-08-21T18:56:00Z">
          <w:pPr>
            <w:spacing w:after="0" w:line="480" w:lineRule="auto"/>
            <w:jc w:val="both"/>
          </w:pPr>
        </w:pPrChange>
      </w:pPr>
      <w:r w:rsidRPr="00DF4A95">
        <w:rPr>
          <w:b/>
          <w:color w:val="000000" w:themeColor="text1"/>
        </w:rPr>
        <w:t>Competing financial interests</w:t>
      </w:r>
    </w:p>
    <w:p w14:paraId="376F84F6" w14:textId="56CEDFAF" w:rsidR="000210D1" w:rsidRPr="00AC73A1" w:rsidRDefault="00FA30B3" w:rsidP="00C33FFB">
      <w:pPr>
        <w:spacing w:line="480" w:lineRule="auto"/>
        <w:jc w:val="both"/>
        <w:rPr>
          <w:color w:val="000000" w:themeColor="text1"/>
          <w:rPrChange w:id="448" w:author="Parks, Robbie M" w:date="2018-08-21T18:56:00Z">
            <w:rPr>
              <w:rFonts w:ascii="Times New Roman" w:hAnsi="Times New Roman"/>
              <w:color w:val="000000" w:themeColor="text1"/>
              <w:sz w:val="24"/>
            </w:rPr>
          </w:rPrChange>
        </w:rPr>
        <w:pPrChange w:id="449" w:author="Parks, Robbie M" w:date="2018-08-21T18:56:00Z">
          <w:pPr>
            <w:spacing w:after="0" w:line="480" w:lineRule="auto"/>
            <w:jc w:val="both"/>
          </w:pPr>
        </w:pPrChange>
      </w:pPr>
      <w:r w:rsidRPr="00AC73A1">
        <w:rPr>
          <w:color w:val="000000" w:themeColor="text1"/>
          <w:rPrChange w:id="450" w:author="Parks, Robbie M" w:date="2018-08-21T18:56:00Z">
            <w:rPr>
              <w:rFonts w:ascii="Times New Roman" w:hAnsi="Times New Roman"/>
              <w:color w:val="000000" w:themeColor="text1"/>
              <w:sz w:val="24"/>
            </w:rPr>
          </w:rPrChange>
        </w:rPr>
        <w:t>The authors declare no competing financial interests.</w:t>
      </w:r>
      <w:r w:rsidR="000210D1" w:rsidRPr="00AC73A1">
        <w:rPr>
          <w:color w:val="000000" w:themeColor="text1"/>
          <w:rPrChange w:id="451" w:author="Parks, Robbie M" w:date="2018-08-21T18:56:00Z">
            <w:rPr>
              <w:rFonts w:ascii="Times New Roman" w:hAnsi="Times New Roman"/>
              <w:color w:val="000000" w:themeColor="text1"/>
              <w:sz w:val="24"/>
            </w:rPr>
          </w:rPrChange>
        </w:rPr>
        <w:br w:type="page"/>
      </w:r>
    </w:p>
    <w:p w14:paraId="2CAEACC8" w14:textId="300451F4" w:rsidR="009D5B4B" w:rsidRPr="00AC73A1" w:rsidRDefault="009D5B4B" w:rsidP="004F361B">
      <w:pPr>
        <w:widowControl w:val="0"/>
        <w:autoSpaceDE w:val="0"/>
        <w:autoSpaceDN w:val="0"/>
        <w:adjustRightInd w:val="0"/>
        <w:ind w:left="640" w:hanging="640"/>
        <w:jc w:val="both"/>
        <w:rPr>
          <w:b/>
          <w:color w:val="000000" w:themeColor="text1"/>
          <w:rPrChange w:id="452" w:author="Parks, Robbie M" w:date="2018-08-21T18:56:00Z">
            <w:rPr>
              <w:rFonts w:ascii="Times New Roman" w:hAnsi="Times New Roman"/>
              <w:b/>
              <w:color w:val="000000" w:themeColor="text1"/>
              <w:sz w:val="24"/>
            </w:rPr>
          </w:rPrChange>
        </w:rPr>
        <w:pPrChange w:id="453" w:author="Parks, Robbie M" w:date="2018-08-21T18:56:00Z">
          <w:pPr>
            <w:widowControl w:val="0"/>
            <w:autoSpaceDE w:val="0"/>
            <w:autoSpaceDN w:val="0"/>
            <w:adjustRightInd w:val="0"/>
            <w:spacing w:after="0" w:line="240" w:lineRule="auto"/>
            <w:ind w:left="640" w:hanging="640"/>
            <w:jc w:val="both"/>
          </w:pPr>
        </w:pPrChange>
      </w:pPr>
      <w:r w:rsidRPr="00AC73A1">
        <w:rPr>
          <w:b/>
          <w:color w:val="000000" w:themeColor="text1"/>
          <w:rPrChange w:id="454" w:author="Parks, Robbie M" w:date="2018-08-21T18:56:00Z">
            <w:rPr>
              <w:rFonts w:ascii="Times New Roman" w:hAnsi="Times New Roman"/>
              <w:b/>
              <w:color w:val="000000" w:themeColor="text1"/>
              <w:sz w:val="24"/>
            </w:rPr>
          </w:rPrChange>
        </w:rPr>
        <w:t>References</w:t>
      </w:r>
    </w:p>
    <w:p w14:paraId="44273AB7" w14:textId="77777777" w:rsidR="009D5B4B" w:rsidRPr="00AC73A1" w:rsidRDefault="009D5B4B" w:rsidP="000D2AC2">
      <w:pPr>
        <w:widowControl w:val="0"/>
        <w:autoSpaceDE w:val="0"/>
        <w:autoSpaceDN w:val="0"/>
        <w:adjustRightInd w:val="0"/>
        <w:ind w:left="640" w:hanging="640"/>
        <w:jc w:val="both"/>
        <w:rPr>
          <w:b/>
          <w:color w:val="000000" w:themeColor="text1"/>
          <w:rPrChange w:id="455" w:author="Parks, Robbie M" w:date="2018-08-21T18:56:00Z">
            <w:rPr>
              <w:rFonts w:ascii="Times New Roman" w:hAnsi="Times New Roman"/>
              <w:b/>
              <w:color w:val="000000" w:themeColor="text1"/>
              <w:sz w:val="24"/>
            </w:rPr>
          </w:rPrChange>
        </w:rPr>
        <w:pPrChange w:id="456" w:author="Parks, Robbie M" w:date="2018-08-21T18:56:00Z">
          <w:pPr>
            <w:widowControl w:val="0"/>
            <w:autoSpaceDE w:val="0"/>
            <w:autoSpaceDN w:val="0"/>
            <w:adjustRightInd w:val="0"/>
            <w:spacing w:after="0" w:line="240" w:lineRule="auto"/>
            <w:ind w:left="640" w:hanging="640"/>
            <w:jc w:val="both"/>
          </w:pPr>
        </w:pPrChange>
      </w:pPr>
    </w:p>
    <w:p w14:paraId="1D5D884B" w14:textId="4EBFE87D" w:rsidR="00B214C5" w:rsidRPr="00B214C5" w:rsidRDefault="009D5B4B" w:rsidP="00AC1F08">
      <w:pPr>
        <w:widowControl w:val="0"/>
        <w:autoSpaceDE w:val="0"/>
        <w:autoSpaceDN w:val="0"/>
        <w:adjustRightInd w:val="0"/>
        <w:ind w:left="480" w:hanging="480"/>
        <w:jc w:val="both"/>
        <w:rPr>
          <w:rPrChange w:id="457" w:author="Parks, Robbie M" w:date="2018-08-21T18:56:00Z">
            <w:rPr>
              <w:rFonts w:ascii="Times New Roman" w:hAnsi="Times New Roman"/>
              <w:sz w:val="24"/>
            </w:rPr>
          </w:rPrChange>
        </w:rPr>
        <w:pPrChange w:id="458" w:author="Parks, Robbie M" w:date="2018-08-21T18:56:00Z">
          <w:pPr>
            <w:widowControl w:val="0"/>
            <w:autoSpaceDE w:val="0"/>
            <w:autoSpaceDN w:val="0"/>
            <w:adjustRightInd w:val="0"/>
            <w:spacing w:after="0" w:line="240" w:lineRule="auto"/>
            <w:ind w:left="480" w:hanging="480"/>
          </w:pPr>
        </w:pPrChange>
      </w:pPr>
      <w:r w:rsidRPr="00AC73A1">
        <w:rPr>
          <w:b/>
          <w:color w:val="000000" w:themeColor="text1"/>
          <w:rPrChange w:id="459" w:author="Parks, Robbie M" w:date="2018-08-21T18:56:00Z">
            <w:rPr>
              <w:rFonts w:ascii="Times New Roman" w:hAnsi="Times New Roman"/>
              <w:b/>
              <w:color w:val="000000" w:themeColor="text1"/>
              <w:sz w:val="24"/>
            </w:rPr>
          </w:rPrChange>
        </w:rPr>
        <w:fldChar w:fldCharType="begin" w:fldLock="1"/>
      </w:r>
      <w:r w:rsidRPr="00AC73A1">
        <w:rPr>
          <w:b/>
          <w:color w:val="000000" w:themeColor="text1"/>
        </w:rPr>
        <w:instrText xml:space="preserve">ADDIN Mendeley Bibliography CSL_BIBLIOGRAPHY </w:instrText>
      </w:r>
      <w:r w:rsidRPr="00AC73A1">
        <w:rPr>
          <w:b/>
          <w:color w:val="000000" w:themeColor="text1"/>
          <w:rPrChange w:id="460" w:author="Parks, Robbie M" w:date="2018-08-21T18:56:00Z">
            <w:rPr>
              <w:rFonts w:ascii="Times New Roman" w:hAnsi="Times New Roman"/>
              <w:b/>
              <w:color w:val="000000" w:themeColor="text1"/>
              <w:sz w:val="24"/>
            </w:rPr>
          </w:rPrChange>
        </w:rPr>
        <w:fldChar w:fldCharType="separate"/>
      </w:r>
      <w:r w:rsidR="00B214C5" w:rsidRPr="00B214C5">
        <w:rPr>
          <w:rPrChange w:id="461" w:author="Parks, Robbie M" w:date="2018-08-21T18:56:00Z">
            <w:rPr>
              <w:rFonts w:ascii="Times New Roman" w:hAnsi="Times New Roman"/>
              <w:sz w:val="24"/>
            </w:rPr>
          </w:rPrChange>
        </w:rPr>
        <w:t xml:space="preserve">Basu, R. (2009). High ambient temperature and mortality: </w:t>
      </w:r>
      <w:del w:id="462" w:author="Parks, Robbie M" w:date="2018-08-21T18:56:00Z">
        <w:r w:rsidR="00B27E5A" w:rsidRPr="00B27E5A">
          <w:rPr>
            <w:rFonts w:eastAsia="Times New Roman"/>
            <w:noProof/>
          </w:rPr>
          <w:delText>a</w:delText>
        </w:r>
      </w:del>
      <w:ins w:id="463" w:author="Parks, Robbie M" w:date="2018-08-21T18:56:00Z">
        <w:r w:rsidR="00B214C5" w:rsidRPr="00B214C5">
          <w:rPr>
            <w:rFonts w:eastAsia="Times New Roman"/>
            <w:noProof/>
          </w:rPr>
          <w:t>A</w:t>
        </w:r>
      </w:ins>
      <w:r w:rsidR="00B214C5" w:rsidRPr="00B214C5">
        <w:rPr>
          <w:rPrChange w:id="464" w:author="Parks, Robbie M" w:date="2018-08-21T18:56:00Z">
            <w:rPr>
              <w:rFonts w:ascii="Times New Roman" w:hAnsi="Times New Roman"/>
              <w:sz w:val="24"/>
            </w:rPr>
          </w:rPrChange>
        </w:rPr>
        <w:t xml:space="preserve"> review of epidemiologic studies from 2001 to 2008. </w:t>
      </w:r>
      <w:r w:rsidR="00B214C5" w:rsidRPr="00B214C5">
        <w:rPr>
          <w:i/>
          <w:rPrChange w:id="465" w:author="Parks, Robbie M" w:date="2018-08-21T18:56:00Z">
            <w:rPr>
              <w:rFonts w:ascii="Times New Roman" w:hAnsi="Times New Roman"/>
              <w:i/>
              <w:sz w:val="24"/>
            </w:rPr>
          </w:rPrChange>
        </w:rPr>
        <w:t>Environmental Health</w:t>
      </w:r>
      <w:del w:id="466" w:author="Parks, Robbie M" w:date="2018-08-21T18:56:00Z">
        <w:r w:rsidR="00B27E5A" w:rsidRPr="00B27E5A">
          <w:rPr>
            <w:rFonts w:eastAsia="Times New Roman"/>
            <w:noProof/>
          </w:rPr>
          <w:delText xml:space="preserve">, </w:delText>
        </w:r>
        <w:r w:rsidR="00B27E5A" w:rsidRPr="00B27E5A">
          <w:rPr>
            <w:rFonts w:eastAsia="Times New Roman"/>
            <w:i/>
            <w:iCs/>
            <w:noProof/>
          </w:rPr>
          <w:delText>8</w:delText>
        </w:r>
        <w:r w:rsidR="00B27E5A" w:rsidRPr="00B27E5A">
          <w:rPr>
            <w:rFonts w:eastAsia="Times New Roman"/>
            <w:noProof/>
          </w:rPr>
          <w:delText>(1), 40</w:delText>
        </w:r>
      </w:del>
      <w:ins w:id="467" w:author="Parks, Robbie M" w:date="2018-08-21T18:56:00Z">
        <w:r w:rsidR="00B214C5" w:rsidRPr="00B214C5">
          <w:rPr>
            <w:rFonts w:eastAsia="Times New Roman"/>
            <w:i/>
            <w:iCs/>
            <w:noProof/>
          </w:rPr>
          <w:t>: A Global Access Science Source</w:t>
        </w:r>
      </w:ins>
      <w:r w:rsidR="00B214C5" w:rsidRPr="00B214C5">
        <w:rPr>
          <w:rPrChange w:id="468" w:author="Parks, Robbie M" w:date="2018-08-21T18:56:00Z">
            <w:rPr>
              <w:rFonts w:ascii="Times New Roman" w:hAnsi="Times New Roman"/>
              <w:sz w:val="24"/>
            </w:rPr>
          </w:rPrChange>
        </w:rPr>
        <w:t>. https://doi.org/10.1186/1476-069X-8-40</w:t>
      </w:r>
    </w:p>
    <w:p w14:paraId="28426204" w14:textId="77777777" w:rsidR="00B214C5" w:rsidRPr="00B214C5" w:rsidRDefault="00B214C5" w:rsidP="00AC1F08">
      <w:pPr>
        <w:widowControl w:val="0"/>
        <w:autoSpaceDE w:val="0"/>
        <w:autoSpaceDN w:val="0"/>
        <w:adjustRightInd w:val="0"/>
        <w:ind w:left="480" w:hanging="480"/>
        <w:jc w:val="both"/>
        <w:rPr>
          <w:rPrChange w:id="469" w:author="Parks, Robbie M" w:date="2018-08-21T18:56:00Z">
            <w:rPr>
              <w:rFonts w:ascii="Times New Roman" w:hAnsi="Times New Roman"/>
              <w:sz w:val="24"/>
            </w:rPr>
          </w:rPrChange>
        </w:rPr>
        <w:pPrChange w:id="470" w:author="Parks, Robbie M" w:date="2018-08-21T18:56:00Z">
          <w:pPr>
            <w:widowControl w:val="0"/>
            <w:autoSpaceDE w:val="0"/>
            <w:autoSpaceDN w:val="0"/>
            <w:adjustRightInd w:val="0"/>
            <w:spacing w:after="0" w:line="240" w:lineRule="auto"/>
            <w:ind w:left="480" w:hanging="480"/>
          </w:pPr>
        </w:pPrChange>
      </w:pPr>
      <w:r w:rsidRPr="00B214C5">
        <w:rPr>
          <w:rPrChange w:id="471" w:author="Parks, Robbie M" w:date="2018-08-21T18:56:00Z">
            <w:rPr>
              <w:rFonts w:ascii="Times New Roman" w:hAnsi="Times New Roman"/>
              <w:sz w:val="24"/>
            </w:rPr>
          </w:rPrChange>
        </w:rPr>
        <w:t xml:space="preserve">Basu, R., &amp; Samet, J. M. (2002). Relation between elevated ambient temperature and mortality: A review of the epidemiologic evidence. </w:t>
      </w:r>
      <w:r w:rsidRPr="00B214C5">
        <w:rPr>
          <w:i/>
          <w:rPrChange w:id="472" w:author="Parks, Robbie M" w:date="2018-08-21T18:56:00Z">
            <w:rPr>
              <w:rFonts w:ascii="Times New Roman" w:hAnsi="Times New Roman"/>
              <w:i/>
              <w:sz w:val="24"/>
            </w:rPr>
          </w:rPrChange>
        </w:rPr>
        <w:t>Epidemiologic Reviews</w:t>
      </w:r>
      <w:r w:rsidRPr="00B214C5">
        <w:rPr>
          <w:rPrChange w:id="473" w:author="Parks, Robbie M" w:date="2018-08-21T18:56:00Z">
            <w:rPr>
              <w:rFonts w:ascii="Times New Roman" w:hAnsi="Times New Roman"/>
              <w:sz w:val="24"/>
            </w:rPr>
          </w:rPrChange>
        </w:rPr>
        <w:t>. https://doi.org/10.1093/epirev/mxf007</w:t>
      </w:r>
    </w:p>
    <w:p w14:paraId="15B6F2D8" w14:textId="77777777" w:rsidR="00B214C5" w:rsidRPr="00B214C5" w:rsidRDefault="00B214C5" w:rsidP="00AC1F08">
      <w:pPr>
        <w:widowControl w:val="0"/>
        <w:autoSpaceDE w:val="0"/>
        <w:autoSpaceDN w:val="0"/>
        <w:adjustRightInd w:val="0"/>
        <w:ind w:left="480" w:hanging="480"/>
        <w:jc w:val="both"/>
        <w:rPr>
          <w:rPrChange w:id="474" w:author="Parks, Robbie M" w:date="2018-08-21T18:56:00Z">
            <w:rPr>
              <w:rFonts w:ascii="Times New Roman" w:hAnsi="Times New Roman"/>
              <w:sz w:val="24"/>
            </w:rPr>
          </w:rPrChange>
        </w:rPr>
        <w:pPrChange w:id="475" w:author="Parks, Robbie M" w:date="2018-08-21T18:56:00Z">
          <w:pPr>
            <w:widowControl w:val="0"/>
            <w:autoSpaceDE w:val="0"/>
            <w:autoSpaceDN w:val="0"/>
            <w:adjustRightInd w:val="0"/>
            <w:spacing w:after="0" w:line="240" w:lineRule="auto"/>
            <w:ind w:left="480" w:hanging="480"/>
          </w:pPr>
        </w:pPrChange>
      </w:pPr>
      <w:r w:rsidRPr="00B214C5">
        <w:rPr>
          <w:rPrChange w:id="476" w:author="Parks, Robbie M" w:date="2018-08-21T18:56:00Z">
            <w:rPr>
              <w:rFonts w:ascii="Times New Roman" w:hAnsi="Times New Roman"/>
              <w:sz w:val="24"/>
            </w:rPr>
          </w:rPrChange>
        </w:rPr>
        <w:t xml:space="preserve">Bennett, J. E., Blangiardo, M., Fecht, D., Elliott, P., &amp; Ezzati, M. (2014). Vulnerability to the mortality effects of warm temperature in the districts of England and Wales. </w:t>
      </w:r>
      <w:r w:rsidRPr="00B214C5">
        <w:rPr>
          <w:i/>
          <w:rPrChange w:id="477" w:author="Parks, Robbie M" w:date="2018-08-21T18:56:00Z">
            <w:rPr>
              <w:rFonts w:ascii="Times New Roman" w:hAnsi="Times New Roman"/>
              <w:i/>
              <w:sz w:val="24"/>
            </w:rPr>
          </w:rPrChange>
        </w:rPr>
        <w:t>Nature Climate Change</w:t>
      </w:r>
      <w:r w:rsidRPr="00B214C5">
        <w:rPr>
          <w:rPrChange w:id="478" w:author="Parks, Robbie M" w:date="2018-08-21T18:56:00Z">
            <w:rPr>
              <w:rFonts w:ascii="Times New Roman" w:hAnsi="Times New Roman"/>
              <w:sz w:val="24"/>
            </w:rPr>
          </w:rPrChange>
        </w:rPr>
        <w:t xml:space="preserve">, </w:t>
      </w:r>
      <w:r w:rsidRPr="00B214C5">
        <w:rPr>
          <w:i/>
          <w:rPrChange w:id="479" w:author="Parks, Robbie M" w:date="2018-08-21T18:56:00Z">
            <w:rPr>
              <w:rFonts w:ascii="Times New Roman" w:hAnsi="Times New Roman"/>
              <w:i/>
              <w:sz w:val="24"/>
            </w:rPr>
          </w:rPrChange>
        </w:rPr>
        <w:t>4</w:t>
      </w:r>
      <w:r w:rsidRPr="00B214C5">
        <w:rPr>
          <w:rPrChange w:id="480" w:author="Parks, Robbie M" w:date="2018-08-21T18:56:00Z">
            <w:rPr>
              <w:rFonts w:ascii="Times New Roman" w:hAnsi="Times New Roman"/>
              <w:sz w:val="24"/>
            </w:rPr>
          </w:rPrChange>
        </w:rPr>
        <w:t>(4), 269–273. https://doi.org/10.1038/nclimate2123</w:t>
      </w:r>
    </w:p>
    <w:p w14:paraId="268F1592" w14:textId="77777777" w:rsidR="00B214C5" w:rsidRPr="00B214C5" w:rsidRDefault="00B214C5" w:rsidP="00AC1F08">
      <w:pPr>
        <w:widowControl w:val="0"/>
        <w:autoSpaceDE w:val="0"/>
        <w:autoSpaceDN w:val="0"/>
        <w:adjustRightInd w:val="0"/>
        <w:ind w:left="480" w:hanging="480"/>
        <w:jc w:val="both"/>
        <w:rPr>
          <w:rPrChange w:id="481" w:author="Parks, Robbie M" w:date="2018-08-21T18:56:00Z">
            <w:rPr>
              <w:rFonts w:ascii="Times New Roman" w:hAnsi="Times New Roman"/>
              <w:sz w:val="24"/>
            </w:rPr>
          </w:rPrChange>
        </w:rPr>
        <w:pPrChange w:id="482" w:author="Parks, Robbie M" w:date="2018-08-21T18:56:00Z">
          <w:pPr>
            <w:widowControl w:val="0"/>
            <w:autoSpaceDE w:val="0"/>
            <w:autoSpaceDN w:val="0"/>
            <w:adjustRightInd w:val="0"/>
            <w:spacing w:after="0" w:line="240" w:lineRule="auto"/>
            <w:ind w:left="480" w:hanging="480"/>
          </w:pPr>
        </w:pPrChange>
      </w:pPr>
      <w:r w:rsidRPr="00B214C5">
        <w:rPr>
          <w:rPrChange w:id="483" w:author="Parks, Robbie M" w:date="2018-08-21T18:56:00Z">
            <w:rPr>
              <w:rFonts w:ascii="Times New Roman" w:hAnsi="Times New Roman"/>
              <w:sz w:val="24"/>
            </w:rPr>
          </w:rPrChange>
        </w:rPr>
        <w:t xml:space="preserve">Bobb, J. F., Peng, R. D., Bell, M. L., &amp; Dominici, F. (2014). Heat-related mortality and adaptation to heat in the United States. </w:t>
      </w:r>
      <w:r w:rsidRPr="00B214C5">
        <w:rPr>
          <w:i/>
          <w:rPrChange w:id="484" w:author="Parks, Robbie M" w:date="2018-08-21T18:56:00Z">
            <w:rPr>
              <w:rFonts w:ascii="Times New Roman" w:hAnsi="Times New Roman"/>
              <w:i/>
              <w:sz w:val="24"/>
            </w:rPr>
          </w:rPrChange>
        </w:rPr>
        <w:t>Environmental Health Perspectives</w:t>
      </w:r>
      <w:r w:rsidRPr="00B214C5">
        <w:rPr>
          <w:rPrChange w:id="485" w:author="Parks, Robbie M" w:date="2018-08-21T18:56:00Z">
            <w:rPr>
              <w:rFonts w:ascii="Times New Roman" w:hAnsi="Times New Roman"/>
              <w:sz w:val="24"/>
            </w:rPr>
          </w:rPrChange>
        </w:rPr>
        <w:t xml:space="preserve">, </w:t>
      </w:r>
      <w:r w:rsidRPr="00B214C5">
        <w:rPr>
          <w:i/>
          <w:rPrChange w:id="486" w:author="Parks, Robbie M" w:date="2018-08-21T18:56:00Z">
            <w:rPr>
              <w:rFonts w:ascii="Times New Roman" w:hAnsi="Times New Roman"/>
              <w:i/>
              <w:sz w:val="24"/>
            </w:rPr>
          </w:rPrChange>
        </w:rPr>
        <w:t>122</w:t>
      </w:r>
      <w:r w:rsidRPr="00B214C5">
        <w:rPr>
          <w:rPrChange w:id="487" w:author="Parks, Robbie M" w:date="2018-08-21T18:56:00Z">
            <w:rPr>
              <w:rFonts w:ascii="Times New Roman" w:hAnsi="Times New Roman"/>
              <w:sz w:val="24"/>
            </w:rPr>
          </w:rPrChange>
        </w:rPr>
        <w:t>(8), 811–816. https://doi.org/10.1289/ehp.1307392</w:t>
      </w:r>
    </w:p>
    <w:p w14:paraId="5A3B585B" w14:textId="77777777" w:rsidR="00B214C5" w:rsidRPr="00B214C5" w:rsidRDefault="00B214C5" w:rsidP="00AC1F08">
      <w:pPr>
        <w:widowControl w:val="0"/>
        <w:autoSpaceDE w:val="0"/>
        <w:autoSpaceDN w:val="0"/>
        <w:adjustRightInd w:val="0"/>
        <w:ind w:left="480" w:hanging="480"/>
        <w:jc w:val="both"/>
        <w:rPr>
          <w:rPrChange w:id="488" w:author="Parks, Robbie M" w:date="2018-08-21T18:56:00Z">
            <w:rPr>
              <w:rFonts w:ascii="Times New Roman" w:hAnsi="Times New Roman"/>
              <w:sz w:val="24"/>
            </w:rPr>
          </w:rPrChange>
        </w:rPr>
        <w:pPrChange w:id="489" w:author="Parks, Robbie M" w:date="2018-08-21T18:56:00Z">
          <w:pPr>
            <w:widowControl w:val="0"/>
            <w:autoSpaceDE w:val="0"/>
            <w:autoSpaceDN w:val="0"/>
            <w:adjustRightInd w:val="0"/>
            <w:spacing w:after="0" w:line="240" w:lineRule="auto"/>
            <w:ind w:left="480" w:hanging="480"/>
          </w:pPr>
        </w:pPrChange>
      </w:pPr>
      <w:r w:rsidRPr="00B214C5">
        <w:rPr>
          <w:rPrChange w:id="490" w:author="Parks, Robbie M" w:date="2018-08-21T18:56:00Z">
            <w:rPr>
              <w:rFonts w:ascii="Times New Roman" w:hAnsi="Times New Roman"/>
              <w:sz w:val="24"/>
            </w:rPr>
          </w:rPrChange>
        </w:rPr>
        <w:t xml:space="preserve">Braga, A. L. F., Zanobetti, A., &amp; Schwartz, J. (2002). The effect of weather on respiratory and cardiovascular deaths in 12 U.S. cities. </w:t>
      </w:r>
      <w:r w:rsidRPr="00B214C5">
        <w:rPr>
          <w:i/>
          <w:rPrChange w:id="491" w:author="Parks, Robbie M" w:date="2018-08-21T18:56:00Z">
            <w:rPr>
              <w:rFonts w:ascii="Times New Roman" w:hAnsi="Times New Roman"/>
              <w:i/>
              <w:sz w:val="24"/>
            </w:rPr>
          </w:rPrChange>
        </w:rPr>
        <w:t>Environmental Health Perspectives</w:t>
      </w:r>
      <w:r w:rsidRPr="00B214C5">
        <w:rPr>
          <w:rPrChange w:id="492" w:author="Parks, Robbie M" w:date="2018-08-21T18:56:00Z">
            <w:rPr>
              <w:rFonts w:ascii="Times New Roman" w:hAnsi="Times New Roman"/>
              <w:sz w:val="24"/>
            </w:rPr>
          </w:rPrChange>
        </w:rPr>
        <w:t xml:space="preserve">, </w:t>
      </w:r>
      <w:r w:rsidRPr="00B214C5">
        <w:rPr>
          <w:i/>
          <w:rPrChange w:id="493" w:author="Parks, Robbie M" w:date="2018-08-21T18:56:00Z">
            <w:rPr>
              <w:rFonts w:ascii="Times New Roman" w:hAnsi="Times New Roman"/>
              <w:i/>
              <w:sz w:val="24"/>
            </w:rPr>
          </w:rPrChange>
        </w:rPr>
        <w:t>110</w:t>
      </w:r>
      <w:r w:rsidRPr="00B214C5">
        <w:rPr>
          <w:rPrChange w:id="494" w:author="Parks, Robbie M" w:date="2018-08-21T18:56:00Z">
            <w:rPr>
              <w:rFonts w:ascii="Times New Roman" w:hAnsi="Times New Roman"/>
              <w:sz w:val="24"/>
            </w:rPr>
          </w:rPrChange>
        </w:rPr>
        <w:t>(9), 859–863. https://doi.org/10.1289/ehp.02110859</w:t>
      </w:r>
    </w:p>
    <w:p w14:paraId="31B97E7D" w14:textId="77777777" w:rsidR="00B214C5" w:rsidRPr="00B214C5" w:rsidRDefault="00B214C5" w:rsidP="00AC1F08">
      <w:pPr>
        <w:widowControl w:val="0"/>
        <w:autoSpaceDE w:val="0"/>
        <w:autoSpaceDN w:val="0"/>
        <w:adjustRightInd w:val="0"/>
        <w:ind w:left="480" w:hanging="480"/>
        <w:jc w:val="both"/>
        <w:rPr>
          <w:rPrChange w:id="495" w:author="Parks, Robbie M" w:date="2018-08-21T18:56:00Z">
            <w:rPr>
              <w:rFonts w:ascii="Times New Roman" w:hAnsi="Times New Roman"/>
              <w:sz w:val="24"/>
            </w:rPr>
          </w:rPrChange>
        </w:rPr>
        <w:pPrChange w:id="496" w:author="Parks, Robbie M" w:date="2018-08-21T18:56:00Z">
          <w:pPr>
            <w:widowControl w:val="0"/>
            <w:autoSpaceDE w:val="0"/>
            <w:autoSpaceDN w:val="0"/>
            <w:adjustRightInd w:val="0"/>
            <w:spacing w:after="0" w:line="240" w:lineRule="auto"/>
            <w:ind w:left="480" w:hanging="480"/>
          </w:pPr>
        </w:pPrChange>
      </w:pPr>
      <w:r w:rsidRPr="00B214C5">
        <w:rPr>
          <w:rPrChange w:id="497" w:author="Parks, Robbie M" w:date="2018-08-21T18:56:00Z">
            <w:rPr>
              <w:rFonts w:ascii="Times New Roman" w:hAnsi="Times New Roman"/>
              <w:sz w:val="24"/>
            </w:rPr>
          </w:rPrChange>
        </w:rPr>
        <w:t xml:space="preserve">Campbell, A. (2017). Excess winter mortality in England and Wales: 2016 to 2017 (provisional) and 2015 to 2016 (final). </w:t>
      </w:r>
      <w:r w:rsidRPr="00B214C5">
        <w:rPr>
          <w:i/>
          <w:rPrChange w:id="498" w:author="Parks, Robbie M" w:date="2018-08-21T18:56:00Z">
            <w:rPr>
              <w:rFonts w:ascii="Times New Roman" w:hAnsi="Times New Roman"/>
              <w:i/>
              <w:sz w:val="24"/>
            </w:rPr>
          </w:rPrChange>
        </w:rPr>
        <w:t>Statistical Bulletin, Office for National Statistics</w:t>
      </w:r>
      <w:r w:rsidRPr="00B214C5">
        <w:rPr>
          <w:rPrChange w:id="499" w:author="Parks, Robbie M" w:date="2018-08-21T18:56:00Z">
            <w:rPr>
              <w:rFonts w:ascii="Times New Roman" w:hAnsi="Times New Roman"/>
              <w:sz w:val="24"/>
            </w:rPr>
          </w:rPrChange>
        </w:rPr>
        <w:t>.</w:t>
      </w:r>
    </w:p>
    <w:p w14:paraId="34365CAD" w14:textId="77777777" w:rsidR="00B214C5" w:rsidRPr="00B214C5" w:rsidRDefault="00B214C5" w:rsidP="00AC1F08">
      <w:pPr>
        <w:widowControl w:val="0"/>
        <w:autoSpaceDE w:val="0"/>
        <w:autoSpaceDN w:val="0"/>
        <w:adjustRightInd w:val="0"/>
        <w:ind w:left="480" w:hanging="480"/>
        <w:jc w:val="both"/>
        <w:rPr>
          <w:rPrChange w:id="500" w:author="Parks, Robbie M" w:date="2018-08-21T18:56:00Z">
            <w:rPr>
              <w:rFonts w:ascii="Times New Roman" w:hAnsi="Times New Roman"/>
              <w:sz w:val="24"/>
            </w:rPr>
          </w:rPrChange>
        </w:rPr>
        <w:pPrChange w:id="501" w:author="Parks, Robbie M" w:date="2018-08-21T18:56:00Z">
          <w:pPr>
            <w:widowControl w:val="0"/>
            <w:autoSpaceDE w:val="0"/>
            <w:autoSpaceDN w:val="0"/>
            <w:adjustRightInd w:val="0"/>
            <w:spacing w:after="0" w:line="240" w:lineRule="auto"/>
            <w:ind w:left="480" w:hanging="480"/>
          </w:pPr>
        </w:pPrChange>
      </w:pPr>
      <w:r w:rsidRPr="00B214C5">
        <w:rPr>
          <w:rPrChange w:id="502" w:author="Parks, Robbie M" w:date="2018-08-21T18:56:00Z">
            <w:rPr>
              <w:rFonts w:ascii="Times New Roman" w:hAnsi="Times New Roman"/>
              <w:sz w:val="24"/>
            </w:rPr>
          </w:rPrChange>
        </w:rPr>
        <w:t xml:space="preserve">Carson, C., Hajat, S., Armstrong, B., &amp; Wilkinson, P. (2006). Declining vulnerability to temperature-related mortality in London over the 20th century. </w:t>
      </w:r>
      <w:r w:rsidRPr="00B214C5">
        <w:rPr>
          <w:i/>
          <w:rPrChange w:id="503" w:author="Parks, Robbie M" w:date="2018-08-21T18:56:00Z">
            <w:rPr>
              <w:rFonts w:ascii="Times New Roman" w:hAnsi="Times New Roman"/>
              <w:i/>
              <w:sz w:val="24"/>
            </w:rPr>
          </w:rPrChange>
        </w:rPr>
        <w:t>American Journal of Epidemiology</w:t>
      </w:r>
      <w:r w:rsidRPr="00B214C5">
        <w:rPr>
          <w:rPrChange w:id="504" w:author="Parks, Robbie M" w:date="2018-08-21T18:56:00Z">
            <w:rPr>
              <w:rFonts w:ascii="Times New Roman" w:hAnsi="Times New Roman"/>
              <w:sz w:val="24"/>
            </w:rPr>
          </w:rPrChange>
        </w:rPr>
        <w:t xml:space="preserve">, </w:t>
      </w:r>
      <w:r w:rsidRPr="00B214C5">
        <w:rPr>
          <w:i/>
          <w:rPrChange w:id="505" w:author="Parks, Robbie M" w:date="2018-08-21T18:56:00Z">
            <w:rPr>
              <w:rFonts w:ascii="Times New Roman" w:hAnsi="Times New Roman"/>
              <w:i/>
              <w:sz w:val="24"/>
            </w:rPr>
          </w:rPrChange>
        </w:rPr>
        <w:t>164</w:t>
      </w:r>
      <w:r w:rsidRPr="00B214C5">
        <w:rPr>
          <w:rPrChange w:id="506" w:author="Parks, Robbie M" w:date="2018-08-21T18:56:00Z">
            <w:rPr>
              <w:rFonts w:ascii="Times New Roman" w:hAnsi="Times New Roman"/>
              <w:sz w:val="24"/>
            </w:rPr>
          </w:rPrChange>
        </w:rPr>
        <w:t>(1), 77–84. https://doi.org/10.1093/aje/kwj147</w:t>
      </w:r>
    </w:p>
    <w:p w14:paraId="248E1577" w14:textId="77777777" w:rsidR="00B214C5" w:rsidRPr="00B214C5" w:rsidRDefault="00B214C5" w:rsidP="00AC1F08">
      <w:pPr>
        <w:widowControl w:val="0"/>
        <w:autoSpaceDE w:val="0"/>
        <w:autoSpaceDN w:val="0"/>
        <w:adjustRightInd w:val="0"/>
        <w:ind w:left="480" w:hanging="480"/>
        <w:jc w:val="both"/>
        <w:rPr>
          <w:rPrChange w:id="507" w:author="Parks, Robbie M" w:date="2018-08-21T18:56:00Z">
            <w:rPr>
              <w:rFonts w:ascii="Times New Roman" w:hAnsi="Times New Roman"/>
              <w:sz w:val="24"/>
            </w:rPr>
          </w:rPrChange>
        </w:rPr>
        <w:pPrChange w:id="508" w:author="Parks, Robbie M" w:date="2018-08-21T18:56:00Z">
          <w:pPr>
            <w:widowControl w:val="0"/>
            <w:autoSpaceDE w:val="0"/>
            <w:autoSpaceDN w:val="0"/>
            <w:adjustRightInd w:val="0"/>
            <w:spacing w:after="0" w:line="240" w:lineRule="auto"/>
            <w:ind w:left="480" w:hanging="480"/>
          </w:pPr>
        </w:pPrChange>
      </w:pPr>
      <w:r w:rsidRPr="00B214C5">
        <w:rPr>
          <w:rPrChange w:id="509" w:author="Parks, Robbie M" w:date="2018-08-21T18:56:00Z">
            <w:rPr>
              <w:rFonts w:ascii="Times New Roman" w:hAnsi="Times New Roman"/>
              <w:sz w:val="24"/>
            </w:rPr>
          </w:rPrChange>
        </w:rPr>
        <w:t xml:space="preserve">Cazelles, B., Chavez, M., Berteaux, D., Ménard, F., Vik, J. O., Jenouvrier, S., &amp; Stenseth, N. C. (2008). Wavelet analysis of ecological time series. </w:t>
      </w:r>
      <w:r w:rsidRPr="00B214C5">
        <w:rPr>
          <w:i/>
          <w:rPrChange w:id="510" w:author="Parks, Robbie M" w:date="2018-08-21T18:56:00Z">
            <w:rPr>
              <w:rFonts w:ascii="Times New Roman" w:hAnsi="Times New Roman"/>
              <w:i/>
              <w:sz w:val="24"/>
            </w:rPr>
          </w:rPrChange>
        </w:rPr>
        <w:t>Oecologia</w:t>
      </w:r>
      <w:r w:rsidRPr="00B214C5">
        <w:rPr>
          <w:rPrChange w:id="511" w:author="Parks, Robbie M" w:date="2018-08-21T18:56:00Z">
            <w:rPr>
              <w:rFonts w:ascii="Times New Roman" w:hAnsi="Times New Roman"/>
              <w:sz w:val="24"/>
            </w:rPr>
          </w:rPrChange>
        </w:rPr>
        <w:t>. https://doi.org/10.1007/s00442-008-0993-2</w:t>
      </w:r>
    </w:p>
    <w:p w14:paraId="79DA4E0B" w14:textId="77777777" w:rsidR="00B214C5" w:rsidRPr="00B214C5" w:rsidRDefault="00B214C5" w:rsidP="00AC1F08">
      <w:pPr>
        <w:widowControl w:val="0"/>
        <w:autoSpaceDE w:val="0"/>
        <w:autoSpaceDN w:val="0"/>
        <w:adjustRightInd w:val="0"/>
        <w:ind w:left="480" w:hanging="480"/>
        <w:jc w:val="both"/>
        <w:rPr>
          <w:rPrChange w:id="512" w:author="Parks, Robbie M" w:date="2018-08-21T18:56:00Z">
            <w:rPr>
              <w:rFonts w:ascii="Times New Roman" w:hAnsi="Times New Roman"/>
              <w:sz w:val="24"/>
            </w:rPr>
          </w:rPrChange>
        </w:rPr>
        <w:pPrChange w:id="513" w:author="Parks, Robbie M" w:date="2018-08-21T18:56:00Z">
          <w:pPr>
            <w:widowControl w:val="0"/>
            <w:autoSpaceDE w:val="0"/>
            <w:autoSpaceDN w:val="0"/>
            <w:adjustRightInd w:val="0"/>
            <w:spacing w:after="0" w:line="240" w:lineRule="auto"/>
            <w:ind w:left="480" w:hanging="480"/>
          </w:pPr>
        </w:pPrChange>
      </w:pPr>
      <w:r w:rsidRPr="00B214C5">
        <w:rPr>
          <w:rPrChange w:id="514" w:author="Parks, Robbie M" w:date="2018-08-21T18:56:00Z">
            <w:rPr>
              <w:rFonts w:ascii="Times New Roman" w:hAnsi="Times New Roman"/>
              <w:sz w:val="24"/>
            </w:rPr>
          </w:rPrChange>
        </w:rPr>
        <w:t xml:space="preserve">Davis, R. E., Knappenberger, P. C., Michaels, P. J., &amp; Novicoff, W. M. (2004). Seasonality of climate-human mortality relationships in US cities and impacts of climate change. </w:t>
      </w:r>
      <w:r w:rsidRPr="00B214C5">
        <w:rPr>
          <w:i/>
          <w:rPrChange w:id="515" w:author="Parks, Robbie M" w:date="2018-08-21T18:56:00Z">
            <w:rPr>
              <w:rFonts w:ascii="Times New Roman" w:hAnsi="Times New Roman"/>
              <w:i/>
              <w:sz w:val="24"/>
            </w:rPr>
          </w:rPrChange>
        </w:rPr>
        <w:t>Climate Research</w:t>
      </w:r>
      <w:r w:rsidRPr="00B214C5">
        <w:rPr>
          <w:rPrChange w:id="516" w:author="Parks, Robbie M" w:date="2018-08-21T18:56:00Z">
            <w:rPr>
              <w:rFonts w:ascii="Times New Roman" w:hAnsi="Times New Roman"/>
              <w:sz w:val="24"/>
            </w:rPr>
          </w:rPrChange>
        </w:rPr>
        <w:t xml:space="preserve">, </w:t>
      </w:r>
      <w:r w:rsidRPr="00B214C5">
        <w:rPr>
          <w:i/>
          <w:rPrChange w:id="517" w:author="Parks, Robbie M" w:date="2018-08-21T18:56:00Z">
            <w:rPr>
              <w:rFonts w:ascii="Times New Roman" w:hAnsi="Times New Roman"/>
              <w:i/>
              <w:sz w:val="24"/>
            </w:rPr>
          </w:rPrChange>
        </w:rPr>
        <w:t>26</w:t>
      </w:r>
      <w:r w:rsidRPr="00B214C5">
        <w:rPr>
          <w:rPrChange w:id="518" w:author="Parks, Robbie M" w:date="2018-08-21T18:56:00Z">
            <w:rPr>
              <w:rFonts w:ascii="Times New Roman" w:hAnsi="Times New Roman"/>
              <w:sz w:val="24"/>
            </w:rPr>
          </w:rPrChange>
        </w:rPr>
        <w:t>(1), 61–76. Retrieved from internal-pdf://32.0.35.211/paper.pdf</w:t>
      </w:r>
    </w:p>
    <w:p w14:paraId="46F0F7B4" w14:textId="77777777" w:rsidR="00B214C5" w:rsidRPr="00B214C5" w:rsidRDefault="00B214C5" w:rsidP="00AC1F08">
      <w:pPr>
        <w:widowControl w:val="0"/>
        <w:autoSpaceDE w:val="0"/>
        <w:autoSpaceDN w:val="0"/>
        <w:adjustRightInd w:val="0"/>
        <w:ind w:left="480" w:hanging="480"/>
        <w:jc w:val="both"/>
        <w:rPr>
          <w:rPrChange w:id="519" w:author="Parks, Robbie M" w:date="2018-08-21T18:56:00Z">
            <w:rPr>
              <w:rFonts w:ascii="Times New Roman" w:hAnsi="Times New Roman"/>
              <w:sz w:val="24"/>
            </w:rPr>
          </w:rPrChange>
        </w:rPr>
        <w:pPrChange w:id="520" w:author="Parks, Robbie M" w:date="2018-08-21T18:56:00Z">
          <w:pPr>
            <w:widowControl w:val="0"/>
            <w:autoSpaceDE w:val="0"/>
            <w:autoSpaceDN w:val="0"/>
            <w:adjustRightInd w:val="0"/>
            <w:spacing w:after="0" w:line="240" w:lineRule="auto"/>
            <w:ind w:left="480" w:hanging="480"/>
          </w:pPr>
        </w:pPrChange>
      </w:pPr>
      <w:r w:rsidRPr="00B214C5">
        <w:rPr>
          <w:rPrChange w:id="521" w:author="Parks, Robbie M" w:date="2018-08-21T18:56:00Z">
            <w:rPr>
              <w:rFonts w:ascii="Times New Roman" w:hAnsi="Times New Roman"/>
              <w:sz w:val="24"/>
            </w:rPr>
          </w:rPrChange>
        </w:rPr>
        <w:t xml:space="preserve">Dee, D. P., Uppala, S. M., Simmons, A. J., Berrisford, P., Poli, P., Kobayashi, S., … Vitart, F. (2011). The ERA-Interim reanalysis: configuration and performance of the data assimilation system. </w:t>
      </w:r>
      <w:r w:rsidRPr="00B214C5">
        <w:rPr>
          <w:i/>
          <w:rPrChange w:id="522" w:author="Parks, Robbie M" w:date="2018-08-21T18:56:00Z">
            <w:rPr>
              <w:rFonts w:ascii="Times New Roman" w:hAnsi="Times New Roman"/>
              <w:i/>
              <w:sz w:val="24"/>
            </w:rPr>
          </w:rPrChange>
        </w:rPr>
        <w:t>Quarterly Journal of the Royal Meteorological Society</w:t>
      </w:r>
      <w:r w:rsidRPr="00B214C5">
        <w:rPr>
          <w:rPrChange w:id="523" w:author="Parks, Robbie M" w:date="2018-08-21T18:56:00Z">
            <w:rPr>
              <w:rFonts w:ascii="Times New Roman" w:hAnsi="Times New Roman"/>
              <w:sz w:val="24"/>
            </w:rPr>
          </w:rPrChange>
        </w:rPr>
        <w:t xml:space="preserve">, </w:t>
      </w:r>
      <w:r w:rsidRPr="00B214C5">
        <w:rPr>
          <w:i/>
          <w:rPrChange w:id="524" w:author="Parks, Robbie M" w:date="2018-08-21T18:56:00Z">
            <w:rPr>
              <w:rFonts w:ascii="Times New Roman" w:hAnsi="Times New Roman"/>
              <w:i/>
              <w:sz w:val="24"/>
            </w:rPr>
          </w:rPrChange>
        </w:rPr>
        <w:t>137</w:t>
      </w:r>
      <w:r w:rsidRPr="00B214C5">
        <w:rPr>
          <w:rPrChange w:id="525" w:author="Parks, Robbie M" w:date="2018-08-21T18:56:00Z">
            <w:rPr>
              <w:rFonts w:ascii="Times New Roman" w:hAnsi="Times New Roman"/>
              <w:sz w:val="24"/>
            </w:rPr>
          </w:rPrChange>
        </w:rPr>
        <w:t>(656), 553–597. https://doi.org/10.1002/qj.828</w:t>
      </w:r>
    </w:p>
    <w:p w14:paraId="255B8A09" w14:textId="77777777" w:rsidR="00B214C5" w:rsidRPr="00B214C5" w:rsidRDefault="00B214C5" w:rsidP="00AC1F08">
      <w:pPr>
        <w:widowControl w:val="0"/>
        <w:autoSpaceDE w:val="0"/>
        <w:autoSpaceDN w:val="0"/>
        <w:adjustRightInd w:val="0"/>
        <w:ind w:left="480" w:hanging="480"/>
        <w:jc w:val="both"/>
        <w:rPr>
          <w:rPrChange w:id="526" w:author="Parks, Robbie M" w:date="2018-08-21T18:56:00Z">
            <w:rPr>
              <w:rFonts w:ascii="Times New Roman" w:hAnsi="Times New Roman"/>
              <w:sz w:val="24"/>
            </w:rPr>
          </w:rPrChange>
        </w:rPr>
        <w:pPrChange w:id="527" w:author="Parks, Robbie M" w:date="2018-08-21T18:56:00Z">
          <w:pPr>
            <w:widowControl w:val="0"/>
            <w:autoSpaceDE w:val="0"/>
            <w:autoSpaceDN w:val="0"/>
            <w:adjustRightInd w:val="0"/>
            <w:spacing w:after="0" w:line="240" w:lineRule="auto"/>
            <w:ind w:left="480" w:hanging="480"/>
          </w:pPr>
        </w:pPrChange>
      </w:pPr>
      <w:r w:rsidRPr="00B214C5">
        <w:rPr>
          <w:rPrChange w:id="528" w:author="Parks, Robbie M" w:date="2018-08-21T18:56:00Z">
            <w:rPr>
              <w:rFonts w:ascii="Times New Roman" w:hAnsi="Times New Roman"/>
              <w:sz w:val="24"/>
            </w:rPr>
          </w:rPrChange>
        </w:rPr>
        <w:t xml:space="preserve">Feinstein, C. A. (2002). Seasonality of deaths in the U.S. by age and cause. </w:t>
      </w:r>
      <w:r w:rsidRPr="00B214C5">
        <w:rPr>
          <w:i/>
          <w:rPrChange w:id="529" w:author="Parks, Robbie M" w:date="2018-08-21T18:56:00Z">
            <w:rPr>
              <w:rFonts w:ascii="Times New Roman" w:hAnsi="Times New Roman"/>
              <w:i/>
              <w:sz w:val="24"/>
            </w:rPr>
          </w:rPrChange>
        </w:rPr>
        <w:t>Demographic Research</w:t>
      </w:r>
      <w:r w:rsidRPr="00B214C5">
        <w:rPr>
          <w:rPrChange w:id="530" w:author="Parks, Robbie M" w:date="2018-08-21T18:56:00Z">
            <w:rPr>
              <w:rFonts w:ascii="Times New Roman" w:hAnsi="Times New Roman"/>
              <w:sz w:val="24"/>
            </w:rPr>
          </w:rPrChange>
        </w:rPr>
        <w:t xml:space="preserve">, </w:t>
      </w:r>
      <w:r w:rsidRPr="00B214C5">
        <w:rPr>
          <w:i/>
          <w:rPrChange w:id="531" w:author="Parks, Robbie M" w:date="2018-08-21T18:56:00Z">
            <w:rPr>
              <w:rFonts w:ascii="Times New Roman" w:hAnsi="Times New Roman"/>
              <w:i/>
              <w:sz w:val="24"/>
            </w:rPr>
          </w:rPrChange>
        </w:rPr>
        <w:t>6</w:t>
      </w:r>
      <w:r w:rsidRPr="00B214C5">
        <w:rPr>
          <w:rPrChange w:id="532" w:author="Parks, Robbie M" w:date="2018-08-21T18:56:00Z">
            <w:rPr>
              <w:rFonts w:ascii="Times New Roman" w:hAnsi="Times New Roman"/>
              <w:sz w:val="24"/>
            </w:rPr>
          </w:rPrChange>
        </w:rPr>
        <w:t>, 469–486. https://doi.org/10.4054/DemRes.2002.6.17</w:t>
      </w:r>
    </w:p>
    <w:p w14:paraId="43CB4659" w14:textId="77777777" w:rsidR="00B214C5" w:rsidRPr="00B214C5" w:rsidRDefault="00B214C5" w:rsidP="00AC1F08">
      <w:pPr>
        <w:widowControl w:val="0"/>
        <w:autoSpaceDE w:val="0"/>
        <w:autoSpaceDN w:val="0"/>
        <w:adjustRightInd w:val="0"/>
        <w:ind w:left="480" w:hanging="480"/>
        <w:jc w:val="both"/>
        <w:rPr>
          <w:rPrChange w:id="533" w:author="Parks, Robbie M" w:date="2018-08-21T18:56:00Z">
            <w:rPr>
              <w:rFonts w:ascii="Times New Roman" w:hAnsi="Times New Roman"/>
              <w:sz w:val="24"/>
            </w:rPr>
          </w:rPrChange>
        </w:rPr>
        <w:pPrChange w:id="534" w:author="Parks, Robbie M" w:date="2018-08-21T18:56:00Z">
          <w:pPr>
            <w:widowControl w:val="0"/>
            <w:autoSpaceDE w:val="0"/>
            <w:autoSpaceDN w:val="0"/>
            <w:adjustRightInd w:val="0"/>
            <w:spacing w:after="0" w:line="240" w:lineRule="auto"/>
            <w:ind w:left="480" w:hanging="480"/>
          </w:pPr>
        </w:pPrChange>
      </w:pPr>
      <w:r w:rsidRPr="00B214C5">
        <w:rPr>
          <w:rPrChange w:id="535" w:author="Parks, Robbie M" w:date="2018-08-21T18:56:00Z">
            <w:rPr>
              <w:rFonts w:ascii="Times New Roman" w:hAnsi="Times New Roman"/>
              <w:sz w:val="24"/>
            </w:rPr>
          </w:rPrChange>
        </w:rPr>
        <w:t xml:space="preserve">Ferreira Braga, A. L., Zanobetti, A., &amp; Schwartz, J. (2001). The time course of weather-related deaths. </w:t>
      </w:r>
      <w:r w:rsidRPr="00B214C5">
        <w:rPr>
          <w:i/>
          <w:rPrChange w:id="536" w:author="Parks, Robbie M" w:date="2018-08-21T18:56:00Z">
            <w:rPr>
              <w:rFonts w:ascii="Times New Roman" w:hAnsi="Times New Roman"/>
              <w:i/>
              <w:sz w:val="24"/>
            </w:rPr>
          </w:rPrChange>
        </w:rPr>
        <w:t>Epidemiology</w:t>
      </w:r>
      <w:r w:rsidRPr="00B214C5">
        <w:rPr>
          <w:rPrChange w:id="537" w:author="Parks, Robbie M" w:date="2018-08-21T18:56:00Z">
            <w:rPr>
              <w:rFonts w:ascii="Times New Roman" w:hAnsi="Times New Roman"/>
              <w:sz w:val="24"/>
            </w:rPr>
          </w:rPrChange>
        </w:rPr>
        <w:t xml:space="preserve">, </w:t>
      </w:r>
      <w:r w:rsidRPr="00B214C5">
        <w:rPr>
          <w:i/>
          <w:rPrChange w:id="538" w:author="Parks, Robbie M" w:date="2018-08-21T18:56:00Z">
            <w:rPr>
              <w:rFonts w:ascii="Times New Roman" w:hAnsi="Times New Roman"/>
              <w:i/>
              <w:sz w:val="24"/>
            </w:rPr>
          </w:rPrChange>
        </w:rPr>
        <w:t>12</w:t>
      </w:r>
      <w:r w:rsidRPr="00B214C5">
        <w:rPr>
          <w:rPrChange w:id="539" w:author="Parks, Robbie M" w:date="2018-08-21T18:56:00Z">
            <w:rPr>
              <w:rFonts w:ascii="Times New Roman" w:hAnsi="Times New Roman"/>
              <w:sz w:val="24"/>
            </w:rPr>
          </w:rPrChange>
        </w:rPr>
        <w:t>(6), 662–667. https://doi.org/10.1097/00001648-200111000-00014</w:t>
      </w:r>
    </w:p>
    <w:p w14:paraId="68569E52" w14:textId="77777777" w:rsidR="00B214C5" w:rsidRPr="00B214C5" w:rsidRDefault="00B214C5" w:rsidP="00AC1F08">
      <w:pPr>
        <w:widowControl w:val="0"/>
        <w:autoSpaceDE w:val="0"/>
        <w:autoSpaceDN w:val="0"/>
        <w:adjustRightInd w:val="0"/>
        <w:ind w:left="480" w:hanging="480"/>
        <w:jc w:val="both"/>
        <w:rPr>
          <w:ins w:id="540" w:author="Parks, Robbie M" w:date="2018-08-21T18:56:00Z"/>
          <w:rFonts w:eastAsia="Times New Roman"/>
          <w:noProof/>
        </w:rPr>
      </w:pPr>
      <w:ins w:id="541" w:author="Parks, Robbie M" w:date="2018-08-21T18:56:00Z">
        <w:r w:rsidRPr="00B214C5">
          <w:rPr>
            <w:rFonts w:eastAsia="Times New Roman"/>
            <w:noProof/>
          </w:rPr>
          <w:t xml:space="preserve">Fisher, N. I. (1995). </w:t>
        </w:r>
        <w:r w:rsidRPr="00B214C5">
          <w:rPr>
            <w:rFonts w:eastAsia="Times New Roman"/>
            <w:i/>
            <w:iCs/>
            <w:noProof/>
          </w:rPr>
          <w:t>Statistical analysis of circular data</w:t>
        </w:r>
        <w:r w:rsidRPr="00B214C5">
          <w:rPr>
            <w:rFonts w:eastAsia="Times New Roman"/>
            <w:noProof/>
          </w:rPr>
          <w:t>. Cambridge University Press.</w:t>
        </w:r>
      </w:ins>
    </w:p>
    <w:p w14:paraId="5E048F65" w14:textId="77777777" w:rsidR="00B214C5" w:rsidRPr="00B214C5" w:rsidRDefault="00B214C5" w:rsidP="00AC1F08">
      <w:pPr>
        <w:widowControl w:val="0"/>
        <w:autoSpaceDE w:val="0"/>
        <w:autoSpaceDN w:val="0"/>
        <w:adjustRightInd w:val="0"/>
        <w:ind w:left="480" w:hanging="480"/>
        <w:jc w:val="both"/>
        <w:rPr>
          <w:rPrChange w:id="542" w:author="Parks, Robbie M" w:date="2018-08-21T18:56:00Z">
            <w:rPr>
              <w:rFonts w:ascii="Times New Roman" w:hAnsi="Times New Roman"/>
              <w:sz w:val="24"/>
            </w:rPr>
          </w:rPrChange>
        </w:rPr>
        <w:pPrChange w:id="543" w:author="Parks, Robbie M" w:date="2018-08-21T18:56:00Z">
          <w:pPr>
            <w:widowControl w:val="0"/>
            <w:autoSpaceDE w:val="0"/>
            <w:autoSpaceDN w:val="0"/>
            <w:adjustRightInd w:val="0"/>
            <w:spacing w:after="0" w:line="240" w:lineRule="auto"/>
            <w:ind w:left="480" w:hanging="480"/>
          </w:pPr>
        </w:pPrChange>
      </w:pPr>
      <w:r w:rsidRPr="00B214C5">
        <w:rPr>
          <w:rPrChange w:id="544" w:author="Parks, Robbie M" w:date="2018-08-21T18:56:00Z">
            <w:rPr>
              <w:rFonts w:ascii="Times New Roman" w:hAnsi="Times New Roman"/>
              <w:sz w:val="24"/>
            </w:rPr>
          </w:rPrChange>
        </w:rPr>
        <w:t xml:space="preserve">Fowler, T., Southgate, R. J., Waite, T., Harrell, R., Kovats, S., Bone, A., … Murray, V. (2015). Excess winter deaths in Europe: A multi-country descriptive analysis. </w:t>
      </w:r>
      <w:r w:rsidRPr="00B214C5">
        <w:rPr>
          <w:i/>
          <w:rPrChange w:id="545" w:author="Parks, Robbie M" w:date="2018-08-21T18:56:00Z">
            <w:rPr>
              <w:rFonts w:ascii="Times New Roman" w:hAnsi="Times New Roman"/>
              <w:i/>
              <w:sz w:val="24"/>
            </w:rPr>
          </w:rPrChange>
        </w:rPr>
        <w:t>European Journal of Public Health</w:t>
      </w:r>
      <w:r w:rsidRPr="00B214C5">
        <w:rPr>
          <w:rPrChange w:id="546" w:author="Parks, Robbie M" w:date="2018-08-21T18:56:00Z">
            <w:rPr>
              <w:rFonts w:ascii="Times New Roman" w:hAnsi="Times New Roman"/>
              <w:sz w:val="24"/>
            </w:rPr>
          </w:rPrChange>
        </w:rPr>
        <w:t xml:space="preserve">, </w:t>
      </w:r>
      <w:r w:rsidRPr="00B214C5">
        <w:rPr>
          <w:i/>
          <w:rPrChange w:id="547" w:author="Parks, Robbie M" w:date="2018-08-21T18:56:00Z">
            <w:rPr>
              <w:rFonts w:ascii="Times New Roman" w:hAnsi="Times New Roman"/>
              <w:i/>
              <w:sz w:val="24"/>
            </w:rPr>
          </w:rPrChange>
        </w:rPr>
        <w:t>25</w:t>
      </w:r>
      <w:r w:rsidRPr="00B214C5">
        <w:rPr>
          <w:rPrChange w:id="548" w:author="Parks, Robbie M" w:date="2018-08-21T18:56:00Z">
            <w:rPr>
              <w:rFonts w:ascii="Times New Roman" w:hAnsi="Times New Roman"/>
              <w:sz w:val="24"/>
            </w:rPr>
          </w:rPrChange>
        </w:rPr>
        <w:t>(2), 339–345. https://doi.org/10.1093/eurpub/cku073</w:t>
      </w:r>
    </w:p>
    <w:p w14:paraId="6FFE0D33" w14:textId="77777777" w:rsidR="00B214C5" w:rsidRPr="00B214C5" w:rsidRDefault="00B214C5" w:rsidP="00AC1F08">
      <w:pPr>
        <w:widowControl w:val="0"/>
        <w:autoSpaceDE w:val="0"/>
        <w:autoSpaceDN w:val="0"/>
        <w:adjustRightInd w:val="0"/>
        <w:ind w:left="480" w:hanging="480"/>
        <w:jc w:val="both"/>
        <w:rPr>
          <w:rPrChange w:id="549" w:author="Parks, Robbie M" w:date="2018-08-21T18:56:00Z">
            <w:rPr>
              <w:rFonts w:ascii="Times New Roman" w:hAnsi="Times New Roman"/>
              <w:sz w:val="24"/>
            </w:rPr>
          </w:rPrChange>
        </w:rPr>
        <w:pPrChange w:id="550" w:author="Parks, Robbie M" w:date="2018-08-21T18:56:00Z">
          <w:pPr>
            <w:widowControl w:val="0"/>
            <w:autoSpaceDE w:val="0"/>
            <w:autoSpaceDN w:val="0"/>
            <w:adjustRightInd w:val="0"/>
            <w:spacing w:after="0" w:line="240" w:lineRule="auto"/>
            <w:ind w:left="480" w:hanging="480"/>
          </w:pPr>
        </w:pPrChange>
      </w:pPr>
      <w:r w:rsidRPr="00B214C5">
        <w:rPr>
          <w:rPrChange w:id="551" w:author="Parks, Robbie M" w:date="2018-08-21T18:56:00Z">
            <w:rPr>
              <w:rFonts w:ascii="Times New Roman" w:hAnsi="Times New Roman"/>
              <w:sz w:val="24"/>
            </w:rPr>
          </w:rPrChange>
        </w:rPr>
        <w:t xml:space="preserve">Gasparrini, A., Guo, Y., Hashizume, M., Lavigne, E., Zanobetti, A., Schwartz, J., … Armstrong, B. (2015). Mortality risk attributable to high and low ambient temperature: A multicountry observational study. </w:t>
      </w:r>
      <w:r w:rsidRPr="00B214C5">
        <w:rPr>
          <w:i/>
          <w:rPrChange w:id="552" w:author="Parks, Robbie M" w:date="2018-08-21T18:56:00Z">
            <w:rPr>
              <w:rFonts w:ascii="Times New Roman" w:hAnsi="Times New Roman"/>
              <w:i/>
              <w:sz w:val="24"/>
            </w:rPr>
          </w:rPrChange>
        </w:rPr>
        <w:t>The Lancet</w:t>
      </w:r>
      <w:r w:rsidRPr="00B214C5">
        <w:rPr>
          <w:rPrChange w:id="553" w:author="Parks, Robbie M" w:date="2018-08-21T18:56:00Z">
            <w:rPr>
              <w:rFonts w:ascii="Times New Roman" w:hAnsi="Times New Roman"/>
              <w:sz w:val="24"/>
            </w:rPr>
          </w:rPrChange>
        </w:rPr>
        <w:t xml:space="preserve">, </w:t>
      </w:r>
      <w:r w:rsidRPr="00B214C5">
        <w:rPr>
          <w:i/>
          <w:rPrChange w:id="554" w:author="Parks, Robbie M" w:date="2018-08-21T18:56:00Z">
            <w:rPr>
              <w:rFonts w:ascii="Times New Roman" w:hAnsi="Times New Roman"/>
              <w:i/>
              <w:sz w:val="24"/>
            </w:rPr>
          </w:rPrChange>
        </w:rPr>
        <w:t>386</w:t>
      </w:r>
      <w:r w:rsidRPr="00B214C5">
        <w:rPr>
          <w:rPrChange w:id="555" w:author="Parks, Robbie M" w:date="2018-08-21T18:56:00Z">
            <w:rPr>
              <w:rFonts w:ascii="Times New Roman" w:hAnsi="Times New Roman"/>
              <w:sz w:val="24"/>
            </w:rPr>
          </w:rPrChange>
        </w:rPr>
        <w:t>(9991), 369–375. https://doi.org/10.1016/S0140-6736(14)62114-0</w:t>
      </w:r>
    </w:p>
    <w:p w14:paraId="004D52DF" w14:textId="77777777" w:rsidR="00B214C5" w:rsidRPr="00B214C5" w:rsidRDefault="00B214C5" w:rsidP="00AC1F08">
      <w:pPr>
        <w:widowControl w:val="0"/>
        <w:autoSpaceDE w:val="0"/>
        <w:autoSpaceDN w:val="0"/>
        <w:adjustRightInd w:val="0"/>
        <w:ind w:left="480" w:hanging="480"/>
        <w:jc w:val="both"/>
        <w:rPr>
          <w:rPrChange w:id="556" w:author="Parks, Robbie M" w:date="2018-08-21T18:56:00Z">
            <w:rPr>
              <w:rFonts w:ascii="Times New Roman" w:hAnsi="Times New Roman"/>
              <w:sz w:val="24"/>
            </w:rPr>
          </w:rPrChange>
        </w:rPr>
        <w:pPrChange w:id="557" w:author="Parks, Robbie M" w:date="2018-08-21T18:56:00Z">
          <w:pPr>
            <w:widowControl w:val="0"/>
            <w:autoSpaceDE w:val="0"/>
            <w:autoSpaceDN w:val="0"/>
            <w:adjustRightInd w:val="0"/>
            <w:spacing w:after="0" w:line="240" w:lineRule="auto"/>
            <w:ind w:left="480" w:hanging="480"/>
          </w:pPr>
        </w:pPrChange>
      </w:pPr>
      <w:r w:rsidRPr="00B214C5">
        <w:rPr>
          <w:rPrChange w:id="558" w:author="Parks, Robbie M" w:date="2018-08-21T18:56:00Z">
            <w:rPr>
              <w:rFonts w:ascii="Times New Roman" w:hAnsi="Times New Roman"/>
              <w:sz w:val="24"/>
            </w:rPr>
          </w:rPrChange>
        </w:rPr>
        <w:t xml:space="preserve">Grenfell, B. T., Bjørnstad, O. N., &amp; Kappey, J. (2001). Travelling waves and spatial hierarchies in measles epidemics. </w:t>
      </w:r>
      <w:r w:rsidRPr="00B214C5">
        <w:rPr>
          <w:i/>
          <w:rPrChange w:id="559" w:author="Parks, Robbie M" w:date="2018-08-21T18:56:00Z">
            <w:rPr>
              <w:rFonts w:ascii="Times New Roman" w:hAnsi="Times New Roman"/>
              <w:i/>
              <w:sz w:val="24"/>
            </w:rPr>
          </w:rPrChange>
        </w:rPr>
        <w:t>Nature</w:t>
      </w:r>
      <w:r w:rsidRPr="00B214C5">
        <w:rPr>
          <w:rPrChange w:id="560" w:author="Parks, Robbie M" w:date="2018-08-21T18:56:00Z">
            <w:rPr>
              <w:rFonts w:ascii="Times New Roman" w:hAnsi="Times New Roman"/>
              <w:sz w:val="24"/>
            </w:rPr>
          </w:rPrChange>
        </w:rPr>
        <w:t xml:space="preserve">, </w:t>
      </w:r>
      <w:r w:rsidRPr="00B214C5">
        <w:rPr>
          <w:i/>
          <w:rPrChange w:id="561" w:author="Parks, Robbie M" w:date="2018-08-21T18:56:00Z">
            <w:rPr>
              <w:rFonts w:ascii="Times New Roman" w:hAnsi="Times New Roman"/>
              <w:i/>
              <w:sz w:val="24"/>
            </w:rPr>
          </w:rPrChange>
        </w:rPr>
        <w:t>414</w:t>
      </w:r>
      <w:r w:rsidRPr="00B214C5">
        <w:rPr>
          <w:rPrChange w:id="562" w:author="Parks, Robbie M" w:date="2018-08-21T18:56:00Z">
            <w:rPr>
              <w:rFonts w:ascii="Times New Roman" w:hAnsi="Times New Roman"/>
              <w:sz w:val="24"/>
            </w:rPr>
          </w:rPrChange>
        </w:rPr>
        <w:t>(6865), 716–723. https://doi.org/10.1038/414716a</w:t>
      </w:r>
    </w:p>
    <w:p w14:paraId="3170D382" w14:textId="77777777" w:rsidR="00B214C5" w:rsidRPr="00B214C5" w:rsidRDefault="00B214C5" w:rsidP="00AC1F08">
      <w:pPr>
        <w:widowControl w:val="0"/>
        <w:autoSpaceDE w:val="0"/>
        <w:autoSpaceDN w:val="0"/>
        <w:adjustRightInd w:val="0"/>
        <w:ind w:left="480" w:hanging="480"/>
        <w:jc w:val="both"/>
        <w:rPr>
          <w:rPrChange w:id="563" w:author="Parks, Robbie M" w:date="2018-08-21T18:56:00Z">
            <w:rPr>
              <w:rFonts w:ascii="Times New Roman" w:hAnsi="Times New Roman"/>
              <w:sz w:val="24"/>
            </w:rPr>
          </w:rPrChange>
        </w:rPr>
        <w:pPrChange w:id="564" w:author="Parks, Robbie M" w:date="2018-08-21T18:56:00Z">
          <w:pPr>
            <w:widowControl w:val="0"/>
            <w:autoSpaceDE w:val="0"/>
            <w:autoSpaceDN w:val="0"/>
            <w:adjustRightInd w:val="0"/>
            <w:spacing w:after="0" w:line="240" w:lineRule="auto"/>
            <w:ind w:left="480" w:hanging="480"/>
          </w:pPr>
        </w:pPrChange>
      </w:pPr>
      <w:r w:rsidRPr="00B214C5">
        <w:rPr>
          <w:rPrChange w:id="565" w:author="Parks, Robbie M" w:date="2018-08-21T18:56:00Z">
            <w:rPr>
              <w:rFonts w:ascii="Times New Roman" w:hAnsi="Times New Roman"/>
              <w:sz w:val="24"/>
            </w:rPr>
          </w:rPrChange>
        </w:rPr>
        <w:t xml:space="preserve">Healy, J. D. (2003). Excess winter mortality in Europe: A cross country analysis identifying key risk factors. </w:t>
      </w:r>
      <w:r w:rsidRPr="00B214C5">
        <w:rPr>
          <w:i/>
          <w:rPrChange w:id="566" w:author="Parks, Robbie M" w:date="2018-08-21T18:56:00Z">
            <w:rPr>
              <w:rFonts w:ascii="Times New Roman" w:hAnsi="Times New Roman"/>
              <w:i/>
              <w:sz w:val="24"/>
            </w:rPr>
          </w:rPrChange>
        </w:rPr>
        <w:t>Journal of Epidemiology and Community Health</w:t>
      </w:r>
      <w:r w:rsidRPr="00B214C5">
        <w:rPr>
          <w:rPrChange w:id="567" w:author="Parks, Robbie M" w:date="2018-08-21T18:56:00Z">
            <w:rPr>
              <w:rFonts w:ascii="Times New Roman" w:hAnsi="Times New Roman"/>
              <w:sz w:val="24"/>
            </w:rPr>
          </w:rPrChange>
        </w:rPr>
        <w:t xml:space="preserve">, </w:t>
      </w:r>
      <w:r w:rsidRPr="00B214C5">
        <w:rPr>
          <w:i/>
          <w:rPrChange w:id="568" w:author="Parks, Robbie M" w:date="2018-08-21T18:56:00Z">
            <w:rPr>
              <w:rFonts w:ascii="Times New Roman" w:hAnsi="Times New Roman"/>
              <w:i/>
              <w:sz w:val="24"/>
            </w:rPr>
          </w:rPrChange>
        </w:rPr>
        <w:t>57</w:t>
      </w:r>
      <w:r w:rsidRPr="00B214C5">
        <w:rPr>
          <w:rPrChange w:id="569" w:author="Parks, Robbie M" w:date="2018-08-21T18:56:00Z">
            <w:rPr>
              <w:rFonts w:ascii="Times New Roman" w:hAnsi="Times New Roman"/>
              <w:sz w:val="24"/>
            </w:rPr>
          </w:rPrChange>
        </w:rPr>
        <w:t>(10), 784–789. https://doi.org/10.1136/jech.57.10.784</w:t>
      </w:r>
    </w:p>
    <w:p w14:paraId="506EF94B" w14:textId="77777777" w:rsidR="00B214C5" w:rsidRPr="00B214C5" w:rsidRDefault="00B214C5" w:rsidP="00AC1F08">
      <w:pPr>
        <w:widowControl w:val="0"/>
        <w:autoSpaceDE w:val="0"/>
        <w:autoSpaceDN w:val="0"/>
        <w:adjustRightInd w:val="0"/>
        <w:ind w:left="480" w:hanging="480"/>
        <w:jc w:val="both"/>
        <w:rPr>
          <w:ins w:id="570" w:author="Parks, Robbie M" w:date="2018-08-21T18:56:00Z"/>
          <w:rFonts w:eastAsia="Times New Roman"/>
          <w:noProof/>
        </w:rPr>
      </w:pPr>
      <w:ins w:id="571" w:author="Parks, Robbie M" w:date="2018-08-21T18:56:00Z">
        <w:r w:rsidRPr="00B214C5">
          <w:rPr>
            <w:rFonts w:eastAsia="Times New Roman"/>
            <w:noProof/>
          </w:rPr>
          <w:t xml:space="preserve">Hubbard, B. B. (1998). </w:t>
        </w:r>
        <w:r w:rsidRPr="00B214C5">
          <w:rPr>
            <w:rFonts w:eastAsia="Times New Roman"/>
            <w:i/>
            <w:iCs/>
            <w:noProof/>
          </w:rPr>
          <w:t>The world according to wavelets: the story of a mathematical technique in the making</w:t>
        </w:r>
        <w:r w:rsidRPr="00B214C5">
          <w:rPr>
            <w:rFonts w:eastAsia="Times New Roman"/>
            <w:noProof/>
          </w:rPr>
          <w:t>. A K Peters/CRC Press.</w:t>
        </w:r>
      </w:ins>
    </w:p>
    <w:p w14:paraId="4C5E9D05" w14:textId="77777777" w:rsidR="00B214C5" w:rsidRPr="00B214C5" w:rsidRDefault="00B214C5" w:rsidP="00AC1F08">
      <w:pPr>
        <w:widowControl w:val="0"/>
        <w:autoSpaceDE w:val="0"/>
        <w:autoSpaceDN w:val="0"/>
        <w:adjustRightInd w:val="0"/>
        <w:ind w:left="480" w:hanging="480"/>
        <w:jc w:val="both"/>
        <w:rPr>
          <w:rPrChange w:id="572" w:author="Parks, Robbie M" w:date="2018-08-21T18:56:00Z">
            <w:rPr>
              <w:rFonts w:ascii="Times New Roman" w:hAnsi="Times New Roman"/>
              <w:sz w:val="24"/>
            </w:rPr>
          </w:rPrChange>
        </w:rPr>
        <w:pPrChange w:id="573" w:author="Parks, Robbie M" w:date="2018-08-21T18:56:00Z">
          <w:pPr>
            <w:widowControl w:val="0"/>
            <w:autoSpaceDE w:val="0"/>
            <w:autoSpaceDN w:val="0"/>
            <w:adjustRightInd w:val="0"/>
            <w:spacing w:after="0" w:line="240" w:lineRule="auto"/>
            <w:ind w:left="480" w:hanging="480"/>
          </w:pPr>
        </w:pPrChange>
      </w:pPr>
      <w:r w:rsidRPr="00B214C5">
        <w:rPr>
          <w:rPrChange w:id="574" w:author="Parks, Robbie M" w:date="2018-08-21T18:56:00Z">
            <w:rPr>
              <w:rFonts w:ascii="Times New Roman" w:hAnsi="Times New Roman"/>
              <w:sz w:val="24"/>
            </w:rPr>
          </w:rPrChange>
        </w:rPr>
        <w:t xml:space="preserve">Ingram, D. D., Parker, J. D., Schenker, N., Weed, J. A., Hamilton, B., Arias, E., &amp; Madans, J. H. (2003). United States Census 2000 population with bridged race categories. </w:t>
      </w:r>
      <w:r w:rsidRPr="00B214C5">
        <w:rPr>
          <w:i/>
          <w:rPrChange w:id="575" w:author="Parks, Robbie M" w:date="2018-08-21T18:56:00Z">
            <w:rPr>
              <w:rFonts w:ascii="Times New Roman" w:hAnsi="Times New Roman"/>
              <w:i/>
              <w:sz w:val="24"/>
            </w:rPr>
          </w:rPrChange>
        </w:rPr>
        <w:t>Vital and Health Statistics. Series 2, Data Evaluation and Methods Research</w:t>
      </w:r>
      <w:r w:rsidRPr="00B214C5">
        <w:rPr>
          <w:rPrChange w:id="576" w:author="Parks, Robbie M" w:date="2018-08-21T18:56:00Z">
            <w:rPr>
              <w:rFonts w:ascii="Times New Roman" w:hAnsi="Times New Roman"/>
              <w:sz w:val="24"/>
            </w:rPr>
          </w:rPrChange>
        </w:rPr>
        <w:t>, (135), 1–55. Retrieved from internal-pdf://103.99.132.94/paper.pdf</w:t>
      </w:r>
    </w:p>
    <w:p w14:paraId="64BA9C6F" w14:textId="77777777" w:rsidR="00B214C5" w:rsidRPr="00B214C5" w:rsidRDefault="00B214C5" w:rsidP="00AC1F08">
      <w:pPr>
        <w:widowControl w:val="0"/>
        <w:autoSpaceDE w:val="0"/>
        <w:autoSpaceDN w:val="0"/>
        <w:adjustRightInd w:val="0"/>
        <w:ind w:left="480" w:hanging="480"/>
        <w:jc w:val="both"/>
        <w:rPr>
          <w:rPrChange w:id="577" w:author="Parks, Robbie M" w:date="2018-08-21T18:56:00Z">
            <w:rPr>
              <w:rFonts w:ascii="Times New Roman" w:hAnsi="Times New Roman"/>
              <w:sz w:val="24"/>
            </w:rPr>
          </w:rPrChange>
        </w:rPr>
        <w:pPrChange w:id="578" w:author="Parks, Robbie M" w:date="2018-08-21T18:56:00Z">
          <w:pPr>
            <w:widowControl w:val="0"/>
            <w:autoSpaceDE w:val="0"/>
            <w:autoSpaceDN w:val="0"/>
            <w:adjustRightInd w:val="0"/>
            <w:spacing w:after="0" w:line="240" w:lineRule="auto"/>
            <w:ind w:left="480" w:hanging="480"/>
          </w:pPr>
        </w:pPrChange>
      </w:pPr>
      <w:r w:rsidRPr="00B214C5">
        <w:rPr>
          <w:rPrChange w:id="579" w:author="Parks, Robbie M" w:date="2018-08-21T18:56:00Z">
            <w:rPr>
              <w:rFonts w:ascii="Times New Roman" w:hAnsi="Times New Roman"/>
              <w:sz w:val="24"/>
            </w:rPr>
          </w:rPrChange>
        </w:rPr>
        <w:t xml:space="preserve">Kalkstein, A. J. (2013). Regional Similarities in Seasonal Mortality across the United States: An Examination of 28 Metropolitan Statistical Areas. </w:t>
      </w:r>
      <w:r w:rsidRPr="00B214C5">
        <w:rPr>
          <w:i/>
          <w:rPrChange w:id="580" w:author="Parks, Robbie M" w:date="2018-08-21T18:56:00Z">
            <w:rPr>
              <w:rFonts w:ascii="Times New Roman" w:hAnsi="Times New Roman"/>
              <w:i/>
              <w:sz w:val="24"/>
            </w:rPr>
          </w:rPrChange>
        </w:rPr>
        <w:t>PLoS ONE</w:t>
      </w:r>
      <w:r w:rsidRPr="00B214C5">
        <w:rPr>
          <w:rPrChange w:id="581" w:author="Parks, Robbie M" w:date="2018-08-21T18:56:00Z">
            <w:rPr>
              <w:rFonts w:ascii="Times New Roman" w:hAnsi="Times New Roman"/>
              <w:sz w:val="24"/>
            </w:rPr>
          </w:rPrChange>
        </w:rPr>
        <w:t xml:space="preserve">, </w:t>
      </w:r>
      <w:r w:rsidRPr="00B214C5">
        <w:rPr>
          <w:i/>
          <w:rPrChange w:id="582" w:author="Parks, Robbie M" w:date="2018-08-21T18:56:00Z">
            <w:rPr>
              <w:rFonts w:ascii="Times New Roman" w:hAnsi="Times New Roman"/>
              <w:i/>
              <w:sz w:val="24"/>
            </w:rPr>
          </w:rPrChange>
        </w:rPr>
        <w:t>8</w:t>
      </w:r>
      <w:r w:rsidRPr="00B214C5">
        <w:rPr>
          <w:rPrChange w:id="583" w:author="Parks, Robbie M" w:date="2018-08-21T18:56:00Z">
            <w:rPr>
              <w:rFonts w:ascii="Times New Roman" w:hAnsi="Times New Roman"/>
              <w:sz w:val="24"/>
            </w:rPr>
          </w:rPrChange>
        </w:rPr>
        <w:t>(5). https://doi.org/10.1371/journal.pone.0063971</w:t>
      </w:r>
    </w:p>
    <w:p w14:paraId="6610436F" w14:textId="77777777" w:rsidR="00B214C5" w:rsidRPr="00B214C5" w:rsidRDefault="00B214C5" w:rsidP="00AC1F08">
      <w:pPr>
        <w:widowControl w:val="0"/>
        <w:autoSpaceDE w:val="0"/>
        <w:autoSpaceDN w:val="0"/>
        <w:adjustRightInd w:val="0"/>
        <w:ind w:left="480" w:hanging="480"/>
        <w:jc w:val="both"/>
        <w:rPr>
          <w:rPrChange w:id="584" w:author="Parks, Robbie M" w:date="2018-08-21T18:56:00Z">
            <w:rPr>
              <w:rFonts w:ascii="Times New Roman" w:hAnsi="Times New Roman"/>
              <w:sz w:val="24"/>
            </w:rPr>
          </w:rPrChange>
        </w:rPr>
        <w:pPrChange w:id="585" w:author="Parks, Robbie M" w:date="2018-08-21T18:56:00Z">
          <w:pPr>
            <w:widowControl w:val="0"/>
            <w:autoSpaceDE w:val="0"/>
            <w:autoSpaceDN w:val="0"/>
            <w:adjustRightInd w:val="0"/>
            <w:spacing w:after="0" w:line="240" w:lineRule="auto"/>
            <w:ind w:left="480" w:hanging="480"/>
          </w:pPr>
        </w:pPrChange>
      </w:pPr>
      <w:r w:rsidRPr="00B214C5">
        <w:rPr>
          <w:rPrChange w:id="586" w:author="Parks, Robbie M" w:date="2018-08-21T18:56:00Z">
            <w:rPr>
              <w:rFonts w:ascii="Times New Roman" w:hAnsi="Times New Roman"/>
              <w:sz w:val="24"/>
            </w:rPr>
          </w:rPrChange>
        </w:rPr>
        <w:t>Karl, T. R., &amp; Koss, W. J. (1984). Regional and national monthly, seasonal, and annual temperature weighted by area, 1895-1983.</w:t>
      </w:r>
    </w:p>
    <w:p w14:paraId="0F5CA960" w14:textId="77777777" w:rsidR="00B27E5A" w:rsidRPr="00B27E5A" w:rsidRDefault="00B27E5A" w:rsidP="00B27E5A">
      <w:pPr>
        <w:widowControl w:val="0"/>
        <w:autoSpaceDE w:val="0"/>
        <w:autoSpaceDN w:val="0"/>
        <w:adjustRightInd w:val="0"/>
        <w:ind w:left="480" w:hanging="480"/>
        <w:rPr>
          <w:del w:id="587" w:author="Parks, Robbie M" w:date="2018-08-21T18:56:00Z"/>
          <w:rFonts w:eastAsia="Times New Roman"/>
          <w:noProof/>
        </w:rPr>
      </w:pPr>
      <w:del w:id="588" w:author="Parks, Robbie M" w:date="2018-08-21T18:56:00Z">
        <w:r w:rsidRPr="00B27E5A">
          <w:rPr>
            <w:rFonts w:eastAsia="Times New Roman"/>
            <w:noProof/>
          </w:rPr>
          <w:delText>Kimberly Miller, A. A</w:delText>
        </w:r>
      </w:del>
      <w:moveFromRangeStart w:id="589" w:author="Parks, Robbie M" w:date="2018-08-21T18:56:00Z" w:name="move522641115"/>
      <w:moveFrom w:id="590" w:author="Parks, Robbie M" w:date="2018-08-21T18:56:00Z">
        <w:r w:rsidR="00B214C5" w:rsidRPr="00B214C5">
          <w:rPr>
            <w:rPrChange w:id="591" w:author="Parks, Robbie M" w:date="2018-08-21T18:56:00Z">
              <w:rPr>
                <w:rFonts w:ascii="Times New Roman" w:hAnsi="Times New Roman"/>
                <w:sz w:val="24"/>
              </w:rPr>
            </w:rPrChange>
          </w:rPr>
          <w:t xml:space="preserve">. (2013). Smart-Home Technologies to Assist Older People to Live Well at Home. </w:t>
        </w:r>
        <w:r w:rsidR="00B214C5" w:rsidRPr="00B214C5">
          <w:rPr>
            <w:i/>
            <w:rPrChange w:id="592" w:author="Parks, Robbie M" w:date="2018-08-21T18:56:00Z">
              <w:rPr>
                <w:rFonts w:ascii="Times New Roman" w:hAnsi="Times New Roman"/>
                <w:i/>
                <w:sz w:val="24"/>
              </w:rPr>
            </w:rPrChange>
          </w:rPr>
          <w:t>Journal of Aging Science</w:t>
        </w:r>
        <w:r w:rsidR="00B214C5" w:rsidRPr="00B214C5">
          <w:rPr>
            <w:rPrChange w:id="593" w:author="Parks, Robbie M" w:date="2018-08-21T18:56:00Z">
              <w:rPr>
                <w:rFonts w:ascii="Times New Roman" w:hAnsi="Times New Roman"/>
                <w:sz w:val="24"/>
              </w:rPr>
            </w:rPrChange>
          </w:rPr>
          <w:t xml:space="preserve">, </w:t>
        </w:r>
      </w:moveFrom>
      <w:moveFromRangeEnd w:id="589"/>
      <w:del w:id="594" w:author="Parks, Robbie M" w:date="2018-08-21T18:56:00Z">
        <w:r w:rsidRPr="00B27E5A">
          <w:rPr>
            <w:rFonts w:eastAsia="Times New Roman"/>
            <w:i/>
            <w:iCs/>
            <w:noProof/>
          </w:rPr>
          <w:delText>1</w:delText>
        </w:r>
        <w:r w:rsidRPr="00B27E5A">
          <w:rPr>
            <w:rFonts w:eastAsia="Times New Roman"/>
            <w:noProof/>
          </w:rPr>
          <w:delText>(1). https://doi.org/10.4172/2329-8847.1000101</w:delText>
        </w:r>
      </w:del>
    </w:p>
    <w:p w14:paraId="18F7F5DC" w14:textId="4018B821" w:rsidR="00B214C5" w:rsidRPr="00B214C5" w:rsidRDefault="00B214C5" w:rsidP="00AC1F08">
      <w:pPr>
        <w:widowControl w:val="0"/>
        <w:autoSpaceDE w:val="0"/>
        <w:autoSpaceDN w:val="0"/>
        <w:adjustRightInd w:val="0"/>
        <w:ind w:left="480" w:hanging="480"/>
        <w:jc w:val="both"/>
        <w:rPr>
          <w:rPrChange w:id="595" w:author="Parks, Robbie M" w:date="2018-08-21T18:56:00Z">
            <w:rPr>
              <w:rFonts w:ascii="Times New Roman" w:hAnsi="Times New Roman"/>
              <w:sz w:val="24"/>
            </w:rPr>
          </w:rPrChange>
        </w:rPr>
        <w:pPrChange w:id="596" w:author="Parks, Robbie M" w:date="2018-08-21T18:56:00Z">
          <w:pPr>
            <w:widowControl w:val="0"/>
            <w:autoSpaceDE w:val="0"/>
            <w:autoSpaceDN w:val="0"/>
            <w:adjustRightInd w:val="0"/>
            <w:spacing w:after="0" w:line="240" w:lineRule="auto"/>
            <w:ind w:left="480" w:hanging="480"/>
          </w:pPr>
        </w:pPrChange>
      </w:pPr>
      <w:r w:rsidRPr="00B214C5">
        <w:rPr>
          <w:rPrChange w:id="597" w:author="Parks, Robbie M" w:date="2018-08-21T18:56:00Z">
            <w:rPr>
              <w:rFonts w:ascii="Times New Roman" w:hAnsi="Times New Roman"/>
              <w:sz w:val="24"/>
            </w:rPr>
          </w:rPrChange>
        </w:rPr>
        <w:t xml:space="preserve">Kinney, P. L., Schwartz, J., Pascal, M., Petkova, E., Tertre, A. Le, Medina, S., &amp; Vautard, R. (2015). Winter season mortality: Will climate warming bring benefits? </w:t>
      </w:r>
      <w:r w:rsidRPr="00B214C5">
        <w:rPr>
          <w:i/>
          <w:rPrChange w:id="598" w:author="Parks, Robbie M" w:date="2018-08-21T18:56:00Z">
            <w:rPr>
              <w:rFonts w:ascii="Times New Roman" w:hAnsi="Times New Roman"/>
              <w:i/>
              <w:sz w:val="24"/>
            </w:rPr>
          </w:rPrChange>
        </w:rPr>
        <w:t>Environmental Research Letters</w:t>
      </w:r>
      <w:r w:rsidRPr="00B214C5">
        <w:rPr>
          <w:rPrChange w:id="599" w:author="Parks, Robbie M" w:date="2018-08-21T18:56:00Z">
            <w:rPr>
              <w:rFonts w:ascii="Times New Roman" w:hAnsi="Times New Roman"/>
              <w:sz w:val="24"/>
            </w:rPr>
          </w:rPrChange>
        </w:rPr>
        <w:t xml:space="preserve">, </w:t>
      </w:r>
      <w:r w:rsidRPr="00B214C5">
        <w:rPr>
          <w:i/>
          <w:rPrChange w:id="600" w:author="Parks, Robbie M" w:date="2018-08-21T18:56:00Z">
            <w:rPr>
              <w:rFonts w:ascii="Times New Roman" w:hAnsi="Times New Roman"/>
              <w:i/>
              <w:sz w:val="24"/>
            </w:rPr>
          </w:rPrChange>
        </w:rPr>
        <w:t>10</w:t>
      </w:r>
      <w:r w:rsidRPr="00B214C5">
        <w:rPr>
          <w:rPrChange w:id="601" w:author="Parks, Robbie M" w:date="2018-08-21T18:56:00Z">
            <w:rPr>
              <w:rFonts w:ascii="Times New Roman" w:hAnsi="Times New Roman"/>
              <w:sz w:val="24"/>
            </w:rPr>
          </w:rPrChange>
        </w:rPr>
        <w:t>(6). https://doi.org/10.1088/1748-9326/10/6/064016</w:t>
      </w:r>
    </w:p>
    <w:p w14:paraId="7B9FA80C" w14:textId="77777777" w:rsidR="00B214C5" w:rsidRPr="00B214C5" w:rsidRDefault="00B214C5" w:rsidP="00AC1F08">
      <w:pPr>
        <w:widowControl w:val="0"/>
        <w:autoSpaceDE w:val="0"/>
        <w:autoSpaceDN w:val="0"/>
        <w:adjustRightInd w:val="0"/>
        <w:ind w:left="480" w:hanging="480"/>
        <w:jc w:val="both"/>
        <w:rPr>
          <w:rPrChange w:id="602" w:author="Parks, Robbie M" w:date="2018-08-21T18:56:00Z">
            <w:rPr>
              <w:rFonts w:ascii="Times New Roman" w:hAnsi="Times New Roman"/>
              <w:sz w:val="24"/>
            </w:rPr>
          </w:rPrChange>
        </w:rPr>
        <w:pPrChange w:id="603" w:author="Parks, Robbie M" w:date="2018-08-21T18:56:00Z">
          <w:pPr>
            <w:widowControl w:val="0"/>
            <w:autoSpaceDE w:val="0"/>
            <w:autoSpaceDN w:val="0"/>
            <w:adjustRightInd w:val="0"/>
            <w:spacing w:after="0" w:line="240" w:lineRule="auto"/>
            <w:ind w:left="480" w:hanging="480"/>
          </w:pPr>
        </w:pPrChange>
      </w:pPr>
      <w:r w:rsidRPr="00B214C5">
        <w:rPr>
          <w:rPrChange w:id="604" w:author="Parks, Robbie M" w:date="2018-08-21T18:56:00Z">
            <w:rPr>
              <w:rFonts w:ascii="Times New Roman" w:hAnsi="Times New Roman"/>
              <w:sz w:val="24"/>
            </w:rPr>
          </w:rPrChange>
        </w:rPr>
        <w:t xml:space="preserve">Langford, I. H., &amp; Bentham, G. (1995). The potential effects of climate change on winter mortality in England and Wales. </w:t>
      </w:r>
      <w:r w:rsidRPr="00B214C5">
        <w:rPr>
          <w:i/>
          <w:rPrChange w:id="605" w:author="Parks, Robbie M" w:date="2018-08-21T18:56:00Z">
            <w:rPr>
              <w:rFonts w:ascii="Times New Roman" w:hAnsi="Times New Roman"/>
              <w:i/>
              <w:sz w:val="24"/>
            </w:rPr>
          </w:rPrChange>
        </w:rPr>
        <w:t>Int J Biometeorol</w:t>
      </w:r>
      <w:r w:rsidRPr="00B214C5">
        <w:rPr>
          <w:rPrChange w:id="606" w:author="Parks, Robbie M" w:date="2018-08-21T18:56:00Z">
            <w:rPr>
              <w:rFonts w:ascii="Times New Roman" w:hAnsi="Times New Roman"/>
              <w:sz w:val="24"/>
            </w:rPr>
          </w:rPrChange>
        </w:rPr>
        <w:t xml:space="preserve">, </w:t>
      </w:r>
      <w:r w:rsidRPr="00B214C5">
        <w:rPr>
          <w:i/>
          <w:rPrChange w:id="607" w:author="Parks, Robbie M" w:date="2018-08-21T18:56:00Z">
            <w:rPr>
              <w:rFonts w:ascii="Times New Roman" w:hAnsi="Times New Roman"/>
              <w:i/>
              <w:sz w:val="24"/>
            </w:rPr>
          </w:rPrChange>
        </w:rPr>
        <w:t>38</w:t>
      </w:r>
      <w:r w:rsidRPr="00B214C5">
        <w:rPr>
          <w:rPrChange w:id="608" w:author="Parks, Robbie M" w:date="2018-08-21T18:56:00Z">
            <w:rPr>
              <w:rFonts w:ascii="Times New Roman" w:hAnsi="Times New Roman"/>
              <w:sz w:val="24"/>
            </w:rPr>
          </w:rPrChange>
        </w:rPr>
        <w:t>(3), 141–147. Retrieved from internal-pdf://189.27.88.183/art%253A10.1007%252FBF01208491.pdf</w:t>
      </w:r>
    </w:p>
    <w:p w14:paraId="36FEDE3A" w14:textId="77777777" w:rsidR="00B214C5" w:rsidRPr="00B214C5" w:rsidRDefault="00B214C5" w:rsidP="00AC1F08">
      <w:pPr>
        <w:widowControl w:val="0"/>
        <w:autoSpaceDE w:val="0"/>
        <w:autoSpaceDN w:val="0"/>
        <w:adjustRightInd w:val="0"/>
        <w:ind w:left="480" w:hanging="480"/>
        <w:jc w:val="both"/>
        <w:rPr>
          <w:rPrChange w:id="609" w:author="Parks, Robbie M" w:date="2018-08-21T18:56:00Z">
            <w:rPr>
              <w:rFonts w:ascii="Times New Roman" w:hAnsi="Times New Roman"/>
              <w:sz w:val="24"/>
            </w:rPr>
          </w:rPrChange>
        </w:rPr>
        <w:pPrChange w:id="610" w:author="Parks, Robbie M" w:date="2018-08-21T18:56:00Z">
          <w:pPr>
            <w:widowControl w:val="0"/>
            <w:autoSpaceDE w:val="0"/>
            <w:autoSpaceDN w:val="0"/>
            <w:adjustRightInd w:val="0"/>
            <w:spacing w:after="0" w:line="240" w:lineRule="auto"/>
            <w:ind w:left="480" w:hanging="480"/>
          </w:pPr>
        </w:pPrChange>
      </w:pPr>
      <w:r w:rsidRPr="00B214C5">
        <w:rPr>
          <w:rPrChange w:id="611" w:author="Parks, Robbie M" w:date="2018-08-21T18:56:00Z">
            <w:rPr>
              <w:rFonts w:ascii="Times New Roman" w:hAnsi="Times New Roman"/>
              <w:sz w:val="24"/>
            </w:rPr>
          </w:rPrChange>
        </w:rPr>
        <w:t xml:space="preserve">Lerchl, A. (1998). Changes in the seasonality of mortality in Germany from 1946 to 1995: the role of temperature. </w:t>
      </w:r>
      <w:r w:rsidRPr="00B214C5">
        <w:rPr>
          <w:i/>
          <w:rPrChange w:id="612" w:author="Parks, Robbie M" w:date="2018-08-21T18:56:00Z">
            <w:rPr>
              <w:rFonts w:ascii="Times New Roman" w:hAnsi="Times New Roman"/>
              <w:i/>
              <w:sz w:val="24"/>
            </w:rPr>
          </w:rPrChange>
        </w:rPr>
        <w:t>International Journal of Biometeorology</w:t>
      </w:r>
      <w:r w:rsidRPr="00B214C5">
        <w:rPr>
          <w:rPrChange w:id="613" w:author="Parks, Robbie M" w:date="2018-08-21T18:56:00Z">
            <w:rPr>
              <w:rFonts w:ascii="Times New Roman" w:hAnsi="Times New Roman"/>
              <w:sz w:val="24"/>
            </w:rPr>
          </w:rPrChange>
        </w:rPr>
        <w:t xml:space="preserve">, </w:t>
      </w:r>
      <w:r w:rsidRPr="00B214C5">
        <w:rPr>
          <w:i/>
          <w:rPrChange w:id="614" w:author="Parks, Robbie M" w:date="2018-08-21T18:56:00Z">
            <w:rPr>
              <w:rFonts w:ascii="Times New Roman" w:hAnsi="Times New Roman"/>
              <w:i/>
              <w:sz w:val="24"/>
            </w:rPr>
          </w:rPrChange>
        </w:rPr>
        <w:t>42</w:t>
      </w:r>
      <w:r w:rsidRPr="00B214C5">
        <w:rPr>
          <w:rPrChange w:id="615" w:author="Parks, Robbie M" w:date="2018-08-21T18:56:00Z">
            <w:rPr>
              <w:rFonts w:ascii="Times New Roman" w:hAnsi="Times New Roman"/>
              <w:sz w:val="24"/>
            </w:rPr>
          </w:rPrChange>
        </w:rPr>
        <w:t>(2), 84–88. https://doi.org/10.1007/s004840050089</w:t>
      </w:r>
    </w:p>
    <w:p w14:paraId="6AA0394D" w14:textId="77777777" w:rsidR="00B214C5" w:rsidRPr="00B214C5" w:rsidRDefault="00B214C5" w:rsidP="00AC1F08">
      <w:pPr>
        <w:widowControl w:val="0"/>
        <w:autoSpaceDE w:val="0"/>
        <w:autoSpaceDN w:val="0"/>
        <w:adjustRightInd w:val="0"/>
        <w:ind w:left="480" w:hanging="480"/>
        <w:jc w:val="both"/>
        <w:rPr>
          <w:rPrChange w:id="616" w:author="Parks, Robbie M" w:date="2018-08-21T18:56:00Z">
            <w:rPr>
              <w:rFonts w:ascii="Times New Roman" w:hAnsi="Times New Roman"/>
              <w:sz w:val="24"/>
            </w:rPr>
          </w:rPrChange>
        </w:rPr>
        <w:pPrChange w:id="617" w:author="Parks, Robbie M" w:date="2018-08-21T18:56:00Z">
          <w:pPr>
            <w:widowControl w:val="0"/>
            <w:autoSpaceDE w:val="0"/>
            <w:autoSpaceDN w:val="0"/>
            <w:adjustRightInd w:val="0"/>
            <w:spacing w:after="0" w:line="240" w:lineRule="auto"/>
            <w:ind w:left="480" w:hanging="480"/>
          </w:pPr>
        </w:pPrChange>
      </w:pPr>
      <w:r w:rsidRPr="00B214C5">
        <w:rPr>
          <w:rPrChange w:id="618" w:author="Parks, Robbie M" w:date="2018-08-21T18:56:00Z">
            <w:rPr>
              <w:rFonts w:ascii="Times New Roman" w:hAnsi="Times New Roman"/>
              <w:sz w:val="24"/>
            </w:rPr>
          </w:rPrChange>
        </w:rPr>
        <w:t xml:space="preserve">MacDorman, M. F., &amp; Gregory, E. (2015). Fetal and Perinatal Mortality: United States, 2013. </w:t>
      </w:r>
      <w:r w:rsidRPr="00B214C5">
        <w:rPr>
          <w:i/>
          <w:rPrChange w:id="619" w:author="Parks, Robbie M" w:date="2018-08-21T18:56:00Z">
            <w:rPr>
              <w:rFonts w:ascii="Times New Roman" w:hAnsi="Times New Roman"/>
              <w:i/>
              <w:sz w:val="24"/>
            </w:rPr>
          </w:rPrChange>
        </w:rPr>
        <w:t>National Vital Statistics Reports</w:t>
      </w:r>
      <w:r w:rsidRPr="00B214C5">
        <w:rPr>
          <w:rPrChange w:id="620" w:author="Parks, Robbie M" w:date="2018-08-21T18:56:00Z">
            <w:rPr>
              <w:rFonts w:ascii="Times New Roman" w:hAnsi="Times New Roman"/>
              <w:sz w:val="24"/>
            </w:rPr>
          </w:rPrChange>
        </w:rPr>
        <w:t xml:space="preserve">, </w:t>
      </w:r>
      <w:r w:rsidRPr="00B214C5">
        <w:rPr>
          <w:i/>
          <w:rPrChange w:id="621" w:author="Parks, Robbie M" w:date="2018-08-21T18:56:00Z">
            <w:rPr>
              <w:rFonts w:ascii="Times New Roman" w:hAnsi="Times New Roman"/>
              <w:i/>
              <w:sz w:val="24"/>
            </w:rPr>
          </w:rPrChange>
        </w:rPr>
        <w:t>64</w:t>
      </w:r>
      <w:r w:rsidRPr="00B214C5">
        <w:rPr>
          <w:rPrChange w:id="622" w:author="Parks, Robbie M" w:date="2018-08-21T18:56:00Z">
            <w:rPr>
              <w:rFonts w:ascii="Times New Roman" w:hAnsi="Times New Roman"/>
              <w:sz w:val="24"/>
            </w:rPr>
          </w:rPrChange>
        </w:rPr>
        <w:t>(8), 1–24.</w:t>
      </w:r>
    </w:p>
    <w:p w14:paraId="70DA841D" w14:textId="77777777" w:rsidR="00B27E5A" w:rsidRPr="00B27E5A" w:rsidRDefault="00B27E5A" w:rsidP="00B27E5A">
      <w:pPr>
        <w:widowControl w:val="0"/>
        <w:autoSpaceDE w:val="0"/>
        <w:autoSpaceDN w:val="0"/>
        <w:adjustRightInd w:val="0"/>
        <w:ind w:left="480" w:hanging="480"/>
        <w:rPr>
          <w:del w:id="623" w:author="Parks, Robbie M" w:date="2018-08-21T18:56:00Z"/>
          <w:rFonts w:eastAsia="Times New Roman"/>
          <w:noProof/>
        </w:rPr>
      </w:pPr>
      <w:del w:id="624" w:author="Parks, Robbie M" w:date="2018-08-21T18:56:00Z">
        <w:r w:rsidRPr="00B27E5A">
          <w:rPr>
            <w:rFonts w:eastAsia="Times New Roman"/>
            <w:noProof/>
          </w:rPr>
          <w:delText xml:space="preserve">Mackenbach, J. P., Kunst, A. E., &amp; Looman, C. W. N. (1992). Seasonal variation in mortality in The Netherlands. </w:delText>
        </w:r>
        <w:r w:rsidRPr="00B27E5A">
          <w:rPr>
            <w:rFonts w:eastAsia="Times New Roman"/>
            <w:i/>
            <w:iCs/>
            <w:noProof/>
          </w:rPr>
          <w:delText>Journal of Epidemiology and Community Health</w:delText>
        </w:r>
        <w:r w:rsidRPr="00B27E5A">
          <w:rPr>
            <w:rFonts w:eastAsia="Times New Roman"/>
            <w:noProof/>
          </w:rPr>
          <w:delText xml:space="preserve">, </w:delText>
        </w:r>
        <w:r w:rsidRPr="00B27E5A">
          <w:rPr>
            <w:rFonts w:eastAsia="Times New Roman"/>
            <w:i/>
            <w:iCs/>
            <w:noProof/>
          </w:rPr>
          <w:delText>46</w:delText>
        </w:r>
        <w:r w:rsidRPr="00B27E5A">
          <w:rPr>
            <w:rFonts w:eastAsia="Times New Roman"/>
            <w:noProof/>
          </w:rPr>
          <w:delText>(3), 261–265. https://doi.org/10.1136/jech.46.3.261</w:delText>
        </w:r>
      </w:del>
    </w:p>
    <w:p w14:paraId="1FC31DD6" w14:textId="77777777" w:rsidR="00B214C5" w:rsidRPr="00B214C5" w:rsidRDefault="00B214C5" w:rsidP="00AC1F08">
      <w:pPr>
        <w:widowControl w:val="0"/>
        <w:autoSpaceDE w:val="0"/>
        <w:autoSpaceDN w:val="0"/>
        <w:adjustRightInd w:val="0"/>
        <w:ind w:left="480" w:hanging="480"/>
        <w:jc w:val="both"/>
        <w:rPr>
          <w:rPrChange w:id="625" w:author="Parks, Robbie M" w:date="2018-08-21T18:56:00Z">
            <w:rPr>
              <w:rFonts w:ascii="Times New Roman" w:hAnsi="Times New Roman"/>
              <w:sz w:val="24"/>
            </w:rPr>
          </w:rPrChange>
        </w:rPr>
        <w:pPrChange w:id="626" w:author="Parks, Robbie M" w:date="2018-08-21T18:56:00Z">
          <w:pPr>
            <w:widowControl w:val="0"/>
            <w:autoSpaceDE w:val="0"/>
            <w:autoSpaceDN w:val="0"/>
            <w:adjustRightInd w:val="0"/>
            <w:spacing w:after="0" w:line="240" w:lineRule="auto"/>
            <w:ind w:left="480" w:hanging="480"/>
          </w:pPr>
        </w:pPrChange>
      </w:pPr>
      <w:r w:rsidRPr="00B214C5">
        <w:rPr>
          <w:rPrChange w:id="627" w:author="Parks, Robbie M" w:date="2018-08-21T18:56:00Z">
            <w:rPr>
              <w:rFonts w:ascii="Times New Roman" w:hAnsi="Times New Roman"/>
              <w:sz w:val="24"/>
            </w:rPr>
          </w:rPrChange>
        </w:rPr>
        <w:t xml:space="preserve">Martens, W. J. (1998). Climate change, thermal stress and mortality changes. </w:t>
      </w:r>
      <w:r w:rsidRPr="00B214C5">
        <w:rPr>
          <w:i/>
          <w:rPrChange w:id="628" w:author="Parks, Robbie M" w:date="2018-08-21T18:56:00Z">
            <w:rPr>
              <w:rFonts w:ascii="Times New Roman" w:hAnsi="Times New Roman"/>
              <w:i/>
              <w:sz w:val="24"/>
            </w:rPr>
          </w:rPrChange>
        </w:rPr>
        <w:t>Soc Sci Med</w:t>
      </w:r>
      <w:r w:rsidRPr="00B214C5">
        <w:rPr>
          <w:rPrChange w:id="629" w:author="Parks, Robbie M" w:date="2018-08-21T18:56:00Z">
            <w:rPr>
              <w:rFonts w:ascii="Times New Roman" w:hAnsi="Times New Roman"/>
              <w:sz w:val="24"/>
            </w:rPr>
          </w:rPrChange>
        </w:rPr>
        <w:t xml:space="preserve">, </w:t>
      </w:r>
      <w:r w:rsidRPr="00B214C5">
        <w:rPr>
          <w:i/>
          <w:rPrChange w:id="630" w:author="Parks, Robbie M" w:date="2018-08-21T18:56:00Z">
            <w:rPr>
              <w:rFonts w:ascii="Times New Roman" w:hAnsi="Times New Roman"/>
              <w:i/>
              <w:sz w:val="24"/>
            </w:rPr>
          </w:rPrChange>
        </w:rPr>
        <w:t>46</w:t>
      </w:r>
      <w:r w:rsidRPr="00B214C5">
        <w:rPr>
          <w:rPrChange w:id="631" w:author="Parks, Robbie M" w:date="2018-08-21T18:56:00Z">
            <w:rPr>
              <w:rFonts w:ascii="Times New Roman" w:hAnsi="Times New Roman"/>
              <w:sz w:val="24"/>
            </w:rPr>
          </w:rPrChange>
        </w:rPr>
        <w:t>(3), 331–344. Retrieved from internal-pdf://57.13.130.132/1-s2.0-S0277953697001627-main.pdf</w:t>
      </w:r>
    </w:p>
    <w:p w14:paraId="1B5C4C92" w14:textId="77777777" w:rsidR="00B214C5" w:rsidRPr="00B214C5" w:rsidRDefault="00B214C5" w:rsidP="00AC1F08">
      <w:pPr>
        <w:widowControl w:val="0"/>
        <w:autoSpaceDE w:val="0"/>
        <w:autoSpaceDN w:val="0"/>
        <w:adjustRightInd w:val="0"/>
        <w:ind w:left="480" w:hanging="480"/>
        <w:jc w:val="both"/>
        <w:rPr>
          <w:rPrChange w:id="632" w:author="Parks, Robbie M" w:date="2018-08-21T18:56:00Z">
            <w:rPr>
              <w:rFonts w:ascii="Times New Roman" w:hAnsi="Times New Roman"/>
              <w:sz w:val="24"/>
            </w:rPr>
          </w:rPrChange>
        </w:rPr>
        <w:pPrChange w:id="633" w:author="Parks, Robbie M" w:date="2018-08-21T18:56:00Z">
          <w:pPr>
            <w:widowControl w:val="0"/>
            <w:autoSpaceDE w:val="0"/>
            <w:autoSpaceDN w:val="0"/>
            <w:adjustRightInd w:val="0"/>
            <w:spacing w:after="0" w:line="240" w:lineRule="auto"/>
            <w:ind w:left="480" w:hanging="480"/>
          </w:pPr>
        </w:pPrChange>
      </w:pPr>
      <w:r w:rsidRPr="00B214C5">
        <w:rPr>
          <w:rPrChange w:id="634" w:author="Parks, Robbie M" w:date="2018-08-21T18:56:00Z">
            <w:rPr>
              <w:rFonts w:ascii="Times New Roman" w:hAnsi="Times New Roman"/>
              <w:sz w:val="24"/>
            </w:rPr>
          </w:rPrChange>
        </w:rPr>
        <w:t xml:space="preserve">McKee, C. M. (1989). Deaths in winter: Can Britain learn from Europe? </w:t>
      </w:r>
      <w:r w:rsidRPr="00B214C5">
        <w:rPr>
          <w:i/>
          <w:rPrChange w:id="635" w:author="Parks, Robbie M" w:date="2018-08-21T18:56:00Z">
            <w:rPr>
              <w:rFonts w:ascii="Times New Roman" w:hAnsi="Times New Roman"/>
              <w:i/>
              <w:sz w:val="24"/>
            </w:rPr>
          </w:rPrChange>
        </w:rPr>
        <w:t>European Journal of Epidemiology</w:t>
      </w:r>
      <w:r w:rsidRPr="00B214C5">
        <w:rPr>
          <w:rPrChange w:id="636" w:author="Parks, Robbie M" w:date="2018-08-21T18:56:00Z">
            <w:rPr>
              <w:rFonts w:ascii="Times New Roman" w:hAnsi="Times New Roman"/>
              <w:sz w:val="24"/>
            </w:rPr>
          </w:rPrChange>
        </w:rPr>
        <w:t xml:space="preserve">, </w:t>
      </w:r>
      <w:r w:rsidRPr="00B214C5">
        <w:rPr>
          <w:i/>
          <w:rPrChange w:id="637" w:author="Parks, Robbie M" w:date="2018-08-21T18:56:00Z">
            <w:rPr>
              <w:rFonts w:ascii="Times New Roman" w:hAnsi="Times New Roman"/>
              <w:i/>
              <w:sz w:val="24"/>
            </w:rPr>
          </w:rPrChange>
        </w:rPr>
        <w:t>5</w:t>
      </w:r>
      <w:r w:rsidRPr="00B214C5">
        <w:rPr>
          <w:rPrChange w:id="638" w:author="Parks, Robbie M" w:date="2018-08-21T18:56:00Z">
            <w:rPr>
              <w:rFonts w:ascii="Times New Roman" w:hAnsi="Times New Roman"/>
              <w:sz w:val="24"/>
            </w:rPr>
          </w:rPrChange>
        </w:rPr>
        <w:t>(2), 178–182. https://doi.org/10.1007/BF00156826</w:t>
      </w:r>
    </w:p>
    <w:p w14:paraId="3EF24EDC" w14:textId="77777777" w:rsidR="00B214C5" w:rsidRPr="00B214C5" w:rsidRDefault="00B214C5" w:rsidP="00AC1F08">
      <w:pPr>
        <w:widowControl w:val="0"/>
        <w:autoSpaceDE w:val="0"/>
        <w:autoSpaceDN w:val="0"/>
        <w:adjustRightInd w:val="0"/>
        <w:ind w:left="480" w:hanging="480"/>
        <w:jc w:val="both"/>
        <w:rPr>
          <w:rPrChange w:id="639" w:author="Parks, Robbie M" w:date="2018-08-21T18:56:00Z">
            <w:rPr>
              <w:rFonts w:ascii="Times New Roman" w:hAnsi="Times New Roman"/>
              <w:sz w:val="24"/>
            </w:rPr>
          </w:rPrChange>
        </w:rPr>
        <w:pPrChange w:id="640" w:author="Parks, Robbie M" w:date="2018-08-21T18:56:00Z">
          <w:pPr>
            <w:widowControl w:val="0"/>
            <w:autoSpaceDE w:val="0"/>
            <w:autoSpaceDN w:val="0"/>
            <w:adjustRightInd w:val="0"/>
            <w:spacing w:after="0" w:line="240" w:lineRule="auto"/>
            <w:ind w:left="480" w:hanging="480"/>
          </w:pPr>
        </w:pPrChange>
      </w:pPr>
      <w:r w:rsidRPr="00B214C5">
        <w:rPr>
          <w:rPrChange w:id="641" w:author="Parks, Robbie M" w:date="2018-08-21T18:56:00Z">
            <w:rPr>
              <w:rFonts w:ascii="Times New Roman" w:hAnsi="Times New Roman"/>
              <w:sz w:val="24"/>
            </w:rPr>
          </w:rPrChange>
        </w:rPr>
        <w:t xml:space="preserve">Medina-Ramón, M., &amp; Schwartz, J. (2007). Temperature, temperature extremes, and mortality: A study of acclimatisation and effect modification in 50 US cities. </w:t>
      </w:r>
      <w:r w:rsidRPr="00B214C5">
        <w:rPr>
          <w:i/>
          <w:rPrChange w:id="642" w:author="Parks, Robbie M" w:date="2018-08-21T18:56:00Z">
            <w:rPr>
              <w:rFonts w:ascii="Times New Roman" w:hAnsi="Times New Roman"/>
              <w:i/>
              <w:sz w:val="24"/>
            </w:rPr>
          </w:rPrChange>
        </w:rPr>
        <w:t>Occupational and Environmental Medicine</w:t>
      </w:r>
      <w:r w:rsidRPr="00B214C5">
        <w:rPr>
          <w:rPrChange w:id="643" w:author="Parks, Robbie M" w:date="2018-08-21T18:56:00Z">
            <w:rPr>
              <w:rFonts w:ascii="Times New Roman" w:hAnsi="Times New Roman"/>
              <w:sz w:val="24"/>
            </w:rPr>
          </w:rPrChange>
        </w:rPr>
        <w:t xml:space="preserve">, </w:t>
      </w:r>
      <w:r w:rsidRPr="00B214C5">
        <w:rPr>
          <w:i/>
          <w:rPrChange w:id="644" w:author="Parks, Robbie M" w:date="2018-08-21T18:56:00Z">
            <w:rPr>
              <w:rFonts w:ascii="Times New Roman" w:hAnsi="Times New Roman"/>
              <w:i/>
              <w:sz w:val="24"/>
            </w:rPr>
          </w:rPrChange>
        </w:rPr>
        <w:t>64</w:t>
      </w:r>
      <w:r w:rsidRPr="00B214C5">
        <w:rPr>
          <w:rPrChange w:id="645" w:author="Parks, Robbie M" w:date="2018-08-21T18:56:00Z">
            <w:rPr>
              <w:rFonts w:ascii="Times New Roman" w:hAnsi="Times New Roman"/>
              <w:sz w:val="24"/>
            </w:rPr>
          </w:rPrChange>
        </w:rPr>
        <w:t>(12), 827–833. https://doi.org/10.1136/oem.2007.033175</w:t>
      </w:r>
    </w:p>
    <w:p w14:paraId="70C8353F" w14:textId="77777777" w:rsidR="00B214C5" w:rsidRPr="00B214C5" w:rsidRDefault="00B214C5" w:rsidP="00AC1F08">
      <w:pPr>
        <w:widowControl w:val="0"/>
        <w:autoSpaceDE w:val="0"/>
        <w:autoSpaceDN w:val="0"/>
        <w:adjustRightInd w:val="0"/>
        <w:ind w:left="480" w:hanging="480"/>
        <w:jc w:val="both"/>
        <w:rPr>
          <w:ins w:id="646" w:author="Parks, Robbie M" w:date="2018-08-21T18:56:00Z"/>
          <w:rFonts w:eastAsia="Times New Roman"/>
          <w:noProof/>
        </w:rPr>
      </w:pPr>
      <w:ins w:id="647" w:author="Parks, Robbie M" w:date="2018-08-21T18:56:00Z">
        <w:r w:rsidRPr="00B214C5">
          <w:rPr>
            <w:rFonts w:eastAsia="Times New Roman"/>
            <w:noProof/>
          </w:rPr>
          <w:t>Morris, M. E</w:t>
        </w:r>
      </w:ins>
      <w:moveToRangeStart w:id="648" w:author="Parks, Robbie M" w:date="2018-08-21T18:56:00Z" w:name="move522641115"/>
      <w:moveTo w:id="649" w:author="Parks, Robbie M" w:date="2018-08-21T18:56:00Z">
        <w:r w:rsidRPr="00B214C5">
          <w:rPr>
            <w:rPrChange w:id="650" w:author="Parks, Robbie M" w:date="2018-08-21T18:56:00Z">
              <w:rPr>
                <w:rFonts w:ascii="Times New Roman" w:hAnsi="Times New Roman"/>
                <w:sz w:val="24"/>
              </w:rPr>
            </w:rPrChange>
          </w:rPr>
          <w:t xml:space="preserve">. (2013). Smart-Home Technologies to Assist Older People to Live Well at Home. </w:t>
        </w:r>
        <w:r w:rsidRPr="00B214C5">
          <w:rPr>
            <w:i/>
            <w:rPrChange w:id="651" w:author="Parks, Robbie M" w:date="2018-08-21T18:56:00Z">
              <w:rPr>
                <w:rFonts w:ascii="Times New Roman" w:hAnsi="Times New Roman"/>
                <w:i/>
                <w:sz w:val="24"/>
              </w:rPr>
            </w:rPrChange>
          </w:rPr>
          <w:t>Journal of Aging Science</w:t>
        </w:r>
        <w:r w:rsidRPr="00B214C5">
          <w:rPr>
            <w:rPrChange w:id="652" w:author="Parks, Robbie M" w:date="2018-08-21T18:56:00Z">
              <w:rPr>
                <w:rFonts w:ascii="Times New Roman" w:hAnsi="Times New Roman"/>
                <w:sz w:val="24"/>
              </w:rPr>
            </w:rPrChange>
          </w:rPr>
          <w:t xml:space="preserve">, </w:t>
        </w:r>
      </w:moveTo>
      <w:moveToRangeEnd w:id="648"/>
      <w:ins w:id="653" w:author="Parks, Robbie M" w:date="2018-08-21T18:56:00Z">
        <w:r w:rsidRPr="00B214C5">
          <w:rPr>
            <w:rFonts w:eastAsia="Times New Roman"/>
            <w:i/>
            <w:iCs/>
            <w:noProof/>
          </w:rPr>
          <w:t>01</w:t>
        </w:r>
        <w:r w:rsidRPr="00B214C5">
          <w:rPr>
            <w:rFonts w:eastAsia="Times New Roman"/>
            <w:noProof/>
          </w:rPr>
          <w:t>(01). https://doi.org/10.4172/2329-8847.1000101</w:t>
        </w:r>
      </w:ins>
    </w:p>
    <w:p w14:paraId="4BAF9E3C" w14:textId="26CDB142" w:rsidR="00B214C5" w:rsidRPr="00B214C5" w:rsidRDefault="00B214C5" w:rsidP="00AC1F08">
      <w:pPr>
        <w:widowControl w:val="0"/>
        <w:autoSpaceDE w:val="0"/>
        <w:autoSpaceDN w:val="0"/>
        <w:adjustRightInd w:val="0"/>
        <w:ind w:left="480" w:hanging="480"/>
        <w:jc w:val="both"/>
        <w:rPr>
          <w:rPrChange w:id="654" w:author="Parks, Robbie M" w:date="2018-08-21T18:56:00Z">
            <w:rPr>
              <w:rFonts w:ascii="Times New Roman" w:hAnsi="Times New Roman"/>
              <w:sz w:val="24"/>
            </w:rPr>
          </w:rPrChange>
        </w:rPr>
        <w:pPrChange w:id="655" w:author="Parks, Robbie M" w:date="2018-08-21T18:56:00Z">
          <w:pPr>
            <w:widowControl w:val="0"/>
            <w:autoSpaceDE w:val="0"/>
            <w:autoSpaceDN w:val="0"/>
            <w:adjustRightInd w:val="0"/>
            <w:spacing w:after="0" w:line="240" w:lineRule="auto"/>
            <w:ind w:left="480" w:hanging="480"/>
          </w:pPr>
        </w:pPrChange>
      </w:pPr>
      <w:r w:rsidRPr="00B214C5">
        <w:rPr>
          <w:rPrChange w:id="656" w:author="Parks, Robbie M" w:date="2018-08-21T18:56:00Z">
            <w:rPr>
              <w:rFonts w:ascii="Times New Roman" w:hAnsi="Times New Roman"/>
              <w:sz w:val="24"/>
            </w:rPr>
          </w:rPrChange>
        </w:rPr>
        <w:t>Moy</w:t>
      </w:r>
      <w:del w:id="657" w:author="Parks, Robbie M" w:date="2018-08-21T18:56:00Z">
        <w:r w:rsidR="00B27E5A" w:rsidRPr="00B27E5A">
          <w:rPr>
            <w:rFonts w:eastAsia="Times New Roman"/>
            <w:noProof/>
          </w:rPr>
          <w:delText xml:space="preserve"> CM,</w:delText>
        </w:r>
      </w:del>
      <w:ins w:id="658" w:author="Parks, Robbie M" w:date="2018-08-21T18:56:00Z">
        <w:r w:rsidRPr="00B214C5">
          <w:rPr>
            <w:rFonts w:eastAsia="Times New Roman"/>
            <w:noProof/>
          </w:rPr>
          <w:t>, C. M.,</w:t>
        </w:r>
      </w:ins>
      <w:r w:rsidRPr="00B214C5">
        <w:rPr>
          <w:rPrChange w:id="659" w:author="Parks, Robbie M" w:date="2018-08-21T18:56:00Z">
            <w:rPr>
              <w:rFonts w:ascii="Times New Roman" w:hAnsi="Times New Roman"/>
              <w:sz w:val="24"/>
            </w:rPr>
          </w:rPrChange>
        </w:rPr>
        <w:t xml:space="preserve"> Seltzer</w:t>
      </w:r>
      <w:del w:id="660" w:author="Parks, Robbie M" w:date="2018-08-21T18:56:00Z">
        <w:r w:rsidR="00B27E5A" w:rsidRPr="00B27E5A">
          <w:rPr>
            <w:rFonts w:eastAsia="Times New Roman"/>
            <w:noProof/>
          </w:rPr>
          <w:delText xml:space="preserve"> GO,</w:delText>
        </w:r>
      </w:del>
      <w:ins w:id="661" w:author="Parks, Robbie M" w:date="2018-08-21T18:56:00Z">
        <w:r w:rsidRPr="00B214C5">
          <w:rPr>
            <w:rFonts w:eastAsia="Times New Roman"/>
            <w:noProof/>
          </w:rPr>
          <w:t>, G. O.,</w:t>
        </w:r>
      </w:ins>
      <w:r w:rsidRPr="00B214C5">
        <w:rPr>
          <w:rPrChange w:id="662" w:author="Parks, Robbie M" w:date="2018-08-21T18:56:00Z">
            <w:rPr>
              <w:rFonts w:ascii="Times New Roman" w:hAnsi="Times New Roman"/>
              <w:sz w:val="24"/>
            </w:rPr>
          </w:rPrChange>
        </w:rPr>
        <w:t xml:space="preserve"> Rodbell</w:t>
      </w:r>
      <w:del w:id="663" w:author="Parks, Robbie M" w:date="2018-08-21T18:56:00Z">
        <w:r w:rsidR="00B27E5A" w:rsidRPr="00B27E5A">
          <w:rPr>
            <w:rFonts w:eastAsia="Times New Roman"/>
            <w:noProof/>
          </w:rPr>
          <w:delText xml:space="preserve"> DT, &amp; A.</w:delText>
        </w:r>
      </w:del>
      <w:ins w:id="664" w:author="Parks, Robbie M" w:date="2018-08-21T18:56:00Z">
        <w:r w:rsidRPr="00B214C5">
          <w:rPr>
            <w:rFonts w:eastAsia="Times New Roman"/>
            <w:noProof/>
          </w:rPr>
          <w:t>,</w:t>
        </w:r>
      </w:ins>
      <w:r w:rsidRPr="00B214C5">
        <w:rPr>
          <w:rPrChange w:id="665" w:author="Parks, Robbie M" w:date="2018-08-21T18:56:00Z">
            <w:rPr>
              <w:rFonts w:ascii="Times New Roman" w:hAnsi="Times New Roman"/>
              <w:sz w:val="24"/>
            </w:rPr>
          </w:rPrChange>
        </w:rPr>
        <w:t xml:space="preserve"> D. </w:t>
      </w:r>
      <w:ins w:id="666" w:author="Parks, Robbie M" w:date="2018-08-21T18:56:00Z">
        <w:r w:rsidRPr="00B214C5">
          <w:rPr>
            <w:rFonts w:eastAsia="Times New Roman"/>
            <w:noProof/>
          </w:rPr>
          <w:t xml:space="preserve">T., &amp; Anderson, D. M. </w:t>
        </w:r>
      </w:ins>
      <w:r w:rsidRPr="00B214C5">
        <w:rPr>
          <w:rPrChange w:id="667" w:author="Parks, Robbie M" w:date="2018-08-21T18:56:00Z">
            <w:rPr>
              <w:rFonts w:ascii="Times New Roman" w:hAnsi="Times New Roman"/>
              <w:sz w:val="24"/>
            </w:rPr>
          </w:rPrChange>
        </w:rPr>
        <w:t>(2002). Variability of El Ni</w:t>
      </w:r>
      <w:del w:id="668" w:author="Parks, Robbie M" w:date="2018-08-21T18:56:00Z">
        <w:r w:rsidR="00B27E5A" w:rsidRPr="00B27E5A">
          <w:rPr>
            <w:rFonts w:eastAsia="Times New Roman"/>
            <w:noProof/>
          </w:rPr>
          <w:delText>n</w:delText>
        </w:r>
      </w:del>
      <w:ins w:id="669" w:author="Parks, Robbie M" w:date="2018-08-21T18:56:00Z">
        <w:r w:rsidRPr="00B214C5">
          <w:rPr>
            <w:rFonts w:eastAsia="Times New Roman"/>
            <w:noProof/>
          </w:rPr>
          <w:t>ñ</w:t>
        </w:r>
      </w:ins>
      <w:r w:rsidRPr="00B214C5">
        <w:rPr>
          <w:rPrChange w:id="670" w:author="Parks, Robbie M" w:date="2018-08-21T18:56:00Z">
            <w:rPr>
              <w:rFonts w:ascii="Times New Roman" w:hAnsi="Times New Roman"/>
              <w:sz w:val="24"/>
            </w:rPr>
          </w:rPrChange>
        </w:rPr>
        <w:t xml:space="preserve">o/Southern Oscillation activity at millennial timescales during the Holocene epoch. </w:t>
      </w:r>
      <w:r w:rsidRPr="00B214C5">
        <w:rPr>
          <w:i/>
          <w:rPrChange w:id="671" w:author="Parks, Robbie M" w:date="2018-08-21T18:56:00Z">
            <w:rPr>
              <w:rFonts w:ascii="Times New Roman" w:hAnsi="Times New Roman"/>
              <w:i/>
              <w:sz w:val="24"/>
            </w:rPr>
          </w:rPrChange>
        </w:rPr>
        <w:t>Nature</w:t>
      </w:r>
      <w:r w:rsidRPr="00B214C5">
        <w:rPr>
          <w:rPrChange w:id="672" w:author="Parks, Robbie M" w:date="2018-08-21T18:56:00Z">
            <w:rPr>
              <w:rFonts w:ascii="Times New Roman" w:hAnsi="Times New Roman"/>
              <w:sz w:val="24"/>
            </w:rPr>
          </w:rPrChange>
        </w:rPr>
        <w:t xml:space="preserve">, </w:t>
      </w:r>
      <w:r w:rsidRPr="00B214C5">
        <w:rPr>
          <w:i/>
          <w:rPrChange w:id="673" w:author="Parks, Robbie M" w:date="2018-08-21T18:56:00Z">
            <w:rPr>
              <w:rFonts w:ascii="Times New Roman" w:hAnsi="Times New Roman"/>
              <w:i/>
              <w:sz w:val="24"/>
            </w:rPr>
          </w:rPrChange>
        </w:rPr>
        <w:t>420</w:t>
      </w:r>
      <w:r w:rsidRPr="00B214C5">
        <w:rPr>
          <w:rPrChange w:id="674" w:author="Parks, Robbie M" w:date="2018-08-21T18:56:00Z">
            <w:rPr>
              <w:rFonts w:ascii="Times New Roman" w:hAnsi="Times New Roman"/>
              <w:sz w:val="24"/>
            </w:rPr>
          </w:rPrChange>
        </w:rPr>
        <w:t>(</w:t>
      </w:r>
      <w:del w:id="675" w:author="Parks, Robbie M" w:date="2018-08-21T18:56:00Z">
        <w:r w:rsidR="00B27E5A" w:rsidRPr="00B27E5A">
          <w:rPr>
            <w:rFonts w:eastAsia="Times New Roman"/>
            <w:noProof/>
          </w:rPr>
          <w:delText>November).</w:delText>
        </w:r>
      </w:del>
      <w:ins w:id="676" w:author="Parks, Robbie M" w:date="2018-08-21T18:56:00Z">
        <w:r w:rsidRPr="00B214C5">
          <w:rPr>
            <w:rFonts w:eastAsia="Times New Roman"/>
            <w:noProof/>
          </w:rPr>
          <w:t>6912), 162–165.</w:t>
        </w:r>
      </w:ins>
      <w:r w:rsidRPr="00B214C5">
        <w:rPr>
          <w:rPrChange w:id="677" w:author="Parks, Robbie M" w:date="2018-08-21T18:56:00Z">
            <w:rPr>
              <w:rFonts w:ascii="Times New Roman" w:hAnsi="Times New Roman"/>
              <w:sz w:val="24"/>
            </w:rPr>
          </w:rPrChange>
        </w:rPr>
        <w:t xml:space="preserve"> https://doi.org/10.1038/</w:t>
      </w:r>
      <w:del w:id="678" w:author="Parks, Robbie M" w:date="2018-08-21T18:56:00Z">
        <w:r w:rsidR="00B27E5A" w:rsidRPr="00B27E5A">
          <w:rPr>
            <w:rFonts w:eastAsia="Times New Roman"/>
            <w:noProof/>
          </w:rPr>
          <w:delText>nature01163.1.</w:delText>
        </w:r>
      </w:del>
      <w:ins w:id="679" w:author="Parks, Robbie M" w:date="2018-08-21T18:56:00Z">
        <w:r w:rsidRPr="00B214C5">
          <w:rPr>
            <w:rFonts w:eastAsia="Times New Roman"/>
            <w:noProof/>
          </w:rPr>
          <w:t>nature01194</w:t>
        </w:r>
      </w:ins>
    </w:p>
    <w:p w14:paraId="2B563073" w14:textId="77777777" w:rsidR="00B214C5" w:rsidRPr="00B214C5" w:rsidRDefault="00B214C5" w:rsidP="00AC1F08">
      <w:pPr>
        <w:widowControl w:val="0"/>
        <w:autoSpaceDE w:val="0"/>
        <w:autoSpaceDN w:val="0"/>
        <w:adjustRightInd w:val="0"/>
        <w:ind w:left="480" w:hanging="480"/>
        <w:jc w:val="both"/>
        <w:rPr>
          <w:rPrChange w:id="680" w:author="Parks, Robbie M" w:date="2018-08-21T18:56:00Z">
            <w:rPr>
              <w:rFonts w:ascii="Times New Roman" w:hAnsi="Times New Roman"/>
              <w:sz w:val="24"/>
            </w:rPr>
          </w:rPrChange>
        </w:rPr>
        <w:pPrChange w:id="681" w:author="Parks, Robbie M" w:date="2018-08-21T18:56:00Z">
          <w:pPr>
            <w:widowControl w:val="0"/>
            <w:autoSpaceDE w:val="0"/>
            <w:autoSpaceDN w:val="0"/>
            <w:adjustRightInd w:val="0"/>
            <w:spacing w:after="0" w:line="240" w:lineRule="auto"/>
            <w:ind w:left="480" w:hanging="480"/>
          </w:pPr>
        </w:pPrChange>
      </w:pPr>
      <w:r w:rsidRPr="00B214C5">
        <w:rPr>
          <w:rPrChange w:id="682" w:author="Parks, Robbie M" w:date="2018-08-21T18:56:00Z">
            <w:rPr>
              <w:rFonts w:ascii="Times New Roman" w:hAnsi="Times New Roman"/>
              <w:sz w:val="24"/>
            </w:rPr>
          </w:rPrChange>
        </w:rPr>
        <w:t xml:space="preserve">National Highway Traffic Safety Administration. (2005). Trend and Pattern Analysis of Highway Crash Fatality By Month and Day. </w:t>
      </w:r>
      <w:r w:rsidRPr="00B214C5">
        <w:rPr>
          <w:i/>
          <w:rPrChange w:id="683" w:author="Parks, Robbie M" w:date="2018-08-21T18:56:00Z">
            <w:rPr>
              <w:rFonts w:ascii="Times New Roman" w:hAnsi="Times New Roman"/>
              <w:i/>
              <w:sz w:val="24"/>
            </w:rPr>
          </w:rPrChange>
        </w:rPr>
        <w:t>National Center for Statistics and Analysis (NCHS)</w:t>
      </w:r>
      <w:r w:rsidRPr="00B214C5">
        <w:rPr>
          <w:rPrChange w:id="684" w:author="Parks, Robbie M" w:date="2018-08-21T18:56:00Z">
            <w:rPr>
              <w:rFonts w:ascii="Times New Roman" w:hAnsi="Times New Roman"/>
              <w:sz w:val="24"/>
            </w:rPr>
          </w:rPrChange>
        </w:rPr>
        <w:t>, (March).</w:t>
      </w:r>
    </w:p>
    <w:p w14:paraId="248D7EA6" w14:textId="77777777" w:rsidR="00B214C5" w:rsidRPr="00B214C5" w:rsidRDefault="00B214C5" w:rsidP="00AC1F08">
      <w:pPr>
        <w:widowControl w:val="0"/>
        <w:autoSpaceDE w:val="0"/>
        <w:autoSpaceDN w:val="0"/>
        <w:adjustRightInd w:val="0"/>
        <w:ind w:left="480" w:hanging="480"/>
        <w:jc w:val="both"/>
        <w:rPr>
          <w:rPrChange w:id="685" w:author="Parks, Robbie M" w:date="2018-08-21T18:56:00Z">
            <w:rPr>
              <w:rFonts w:ascii="Times New Roman" w:hAnsi="Times New Roman"/>
              <w:sz w:val="24"/>
            </w:rPr>
          </w:rPrChange>
        </w:rPr>
        <w:pPrChange w:id="686" w:author="Parks, Robbie M" w:date="2018-08-21T18:56:00Z">
          <w:pPr>
            <w:widowControl w:val="0"/>
            <w:autoSpaceDE w:val="0"/>
            <w:autoSpaceDN w:val="0"/>
            <w:adjustRightInd w:val="0"/>
            <w:spacing w:after="0" w:line="240" w:lineRule="auto"/>
            <w:ind w:left="480" w:hanging="480"/>
          </w:pPr>
        </w:pPrChange>
      </w:pPr>
      <w:r w:rsidRPr="00B214C5">
        <w:rPr>
          <w:rPrChange w:id="687" w:author="Parks, Robbie M" w:date="2018-08-21T18:56:00Z">
            <w:rPr>
              <w:rFonts w:ascii="Times New Roman" w:hAnsi="Times New Roman"/>
              <w:sz w:val="24"/>
            </w:rPr>
          </w:rPrChange>
        </w:rPr>
        <w:t xml:space="preserve">Public Health England. (2017). The Cold Weather Plan for England. </w:t>
      </w:r>
      <w:r w:rsidRPr="00B214C5">
        <w:rPr>
          <w:i/>
          <w:rPrChange w:id="688" w:author="Parks, Robbie M" w:date="2018-08-21T18:56:00Z">
            <w:rPr>
              <w:rFonts w:ascii="Times New Roman" w:hAnsi="Times New Roman"/>
              <w:i/>
              <w:sz w:val="24"/>
            </w:rPr>
          </w:rPrChange>
        </w:rPr>
        <w:t>Public Health England</w:t>
      </w:r>
      <w:r w:rsidRPr="00B214C5">
        <w:rPr>
          <w:rPrChange w:id="689" w:author="Parks, Robbie M" w:date="2018-08-21T18:56:00Z">
            <w:rPr>
              <w:rFonts w:ascii="Times New Roman" w:hAnsi="Times New Roman"/>
              <w:sz w:val="24"/>
            </w:rPr>
          </w:rPrChange>
        </w:rPr>
        <w:t>, (October).</w:t>
      </w:r>
    </w:p>
    <w:p w14:paraId="63407C19" w14:textId="77777777" w:rsidR="00B214C5" w:rsidRPr="00B214C5" w:rsidRDefault="00B214C5" w:rsidP="00AC1F08">
      <w:pPr>
        <w:widowControl w:val="0"/>
        <w:autoSpaceDE w:val="0"/>
        <w:autoSpaceDN w:val="0"/>
        <w:adjustRightInd w:val="0"/>
        <w:ind w:left="480" w:hanging="480"/>
        <w:jc w:val="both"/>
        <w:rPr>
          <w:rPrChange w:id="690" w:author="Parks, Robbie M" w:date="2018-08-21T18:56:00Z">
            <w:rPr>
              <w:rFonts w:ascii="Times New Roman" w:hAnsi="Times New Roman"/>
              <w:sz w:val="24"/>
            </w:rPr>
          </w:rPrChange>
        </w:rPr>
        <w:pPrChange w:id="691" w:author="Parks, Robbie M" w:date="2018-08-21T18:56:00Z">
          <w:pPr>
            <w:widowControl w:val="0"/>
            <w:autoSpaceDE w:val="0"/>
            <w:autoSpaceDN w:val="0"/>
            <w:adjustRightInd w:val="0"/>
            <w:spacing w:after="0" w:line="240" w:lineRule="auto"/>
            <w:ind w:left="480" w:hanging="480"/>
          </w:pPr>
        </w:pPrChange>
      </w:pPr>
      <w:r w:rsidRPr="00B214C5">
        <w:rPr>
          <w:rPrChange w:id="692" w:author="Parks, Robbie M" w:date="2018-08-21T18:56:00Z">
            <w:rPr>
              <w:rFonts w:ascii="Times New Roman" w:hAnsi="Times New Roman"/>
              <w:sz w:val="24"/>
            </w:rPr>
          </w:rPrChange>
        </w:rPr>
        <w:t xml:space="preserve">Rau, R. (2004). Seasonality in Human Mortality.  A Demographic Approach. </w:t>
      </w:r>
      <w:r w:rsidRPr="00B214C5">
        <w:rPr>
          <w:i/>
          <w:rPrChange w:id="693" w:author="Parks, Robbie M" w:date="2018-08-21T18:56:00Z">
            <w:rPr>
              <w:rFonts w:ascii="Times New Roman" w:hAnsi="Times New Roman"/>
              <w:i/>
              <w:sz w:val="24"/>
            </w:rPr>
          </w:rPrChange>
        </w:rPr>
        <w:t>Wirtschafts- Und Sozialwissenschaftlichen Fakultät</w:t>
      </w:r>
      <w:r w:rsidRPr="00B214C5">
        <w:rPr>
          <w:rPrChange w:id="694" w:author="Parks, Robbie M" w:date="2018-08-21T18:56:00Z">
            <w:rPr>
              <w:rFonts w:ascii="Times New Roman" w:hAnsi="Times New Roman"/>
              <w:sz w:val="24"/>
            </w:rPr>
          </w:rPrChange>
        </w:rPr>
        <w:t xml:space="preserve">, </w:t>
      </w:r>
      <w:r w:rsidRPr="00B214C5">
        <w:rPr>
          <w:i/>
          <w:rPrChange w:id="695" w:author="Parks, Robbie M" w:date="2018-08-21T18:56:00Z">
            <w:rPr>
              <w:rFonts w:ascii="Times New Roman" w:hAnsi="Times New Roman"/>
              <w:i/>
              <w:sz w:val="24"/>
            </w:rPr>
          </w:rPrChange>
        </w:rPr>
        <w:t>PhD</w:t>
      </w:r>
      <w:r w:rsidRPr="00B214C5">
        <w:rPr>
          <w:rPrChange w:id="696" w:author="Parks, Robbie M" w:date="2018-08-21T18:56:00Z">
            <w:rPr>
              <w:rFonts w:ascii="Times New Roman" w:hAnsi="Times New Roman"/>
              <w:sz w:val="24"/>
            </w:rPr>
          </w:rPrChange>
        </w:rPr>
        <w:t>, 361. https://doi.org/10.1007/978-3-540-44902-7</w:t>
      </w:r>
    </w:p>
    <w:p w14:paraId="3BE5A419" w14:textId="77777777" w:rsidR="00B214C5" w:rsidRPr="00B214C5" w:rsidRDefault="00B214C5" w:rsidP="00AC1F08">
      <w:pPr>
        <w:widowControl w:val="0"/>
        <w:autoSpaceDE w:val="0"/>
        <w:autoSpaceDN w:val="0"/>
        <w:adjustRightInd w:val="0"/>
        <w:ind w:left="480" w:hanging="480"/>
        <w:jc w:val="both"/>
        <w:rPr>
          <w:rPrChange w:id="697" w:author="Parks, Robbie M" w:date="2018-08-21T18:56:00Z">
            <w:rPr>
              <w:rFonts w:ascii="Times New Roman" w:hAnsi="Times New Roman"/>
              <w:sz w:val="24"/>
            </w:rPr>
          </w:rPrChange>
        </w:rPr>
        <w:pPrChange w:id="698" w:author="Parks, Robbie M" w:date="2018-08-21T18:56:00Z">
          <w:pPr>
            <w:widowControl w:val="0"/>
            <w:autoSpaceDE w:val="0"/>
            <w:autoSpaceDN w:val="0"/>
            <w:adjustRightInd w:val="0"/>
            <w:spacing w:after="0" w:line="240" w:lineRule="auto"/>
            <w:ind w:left="480" w:hanging="480"/>
          </w:pPr>
        </w:pPrChange>
      </w:pPr>
      <w:r w:rsidRPr="00B214C5">
        <w:rPr>
          <w:rPrChange w:id="699" w:author="Parks, Robbie M" w:date="2018-08-21T18:56:00Z">
            <w:rPr>
              <w:rFonts w:ascii="Times New Roman" w:hAnsi="Times New Roman"/>
              <w:sz w:val="24"/>
            </w:rPr>
          </w:rPrChange>
        </w:rPr>
        <w:t xml:space="preserve">Rau, R., Bohk-Ewald, C., Muszyńska, M. M., &amp; Vaupel, J. W. (2018). </w:t>
      </w:r>
      <w:r w:rsidRPr="00B214C5">
        <w:rPr>
          <w:i/>
          <w:rPrChange w:id="700" w:author="Parks, Robbie M" w:date="2018-08-21T18:56:00Z">
            <w:rPr>
              <w:rFonts w:ascii="Times New Roman" w:hAnsi="Times New Roman"/>
              <w:i/>
              <w:sz w:val="24"/>
            </w:rPr>
          </w:rPrChange>
        </w:rPr>
        <w:t>Visualizing Mortality Dynamics in the Lexis Diagram</w:t>
      </w:r>
      <w:r w:rsidRPr="00B214C5">
        <w:rPr>
          <w:rPrChange w:id="701" w:author="Parks, Robbie M" w:date="2018-08-21T18:56:00Z">
            <w:rPr>
              <w:rFonts w:ascii="Times New Roman" w:hAnsi="Times New Roman"/>
              <w:sz w:val="24"/>
            </w:rPr>
          </w:rPrChange>
        </w:rPr>
        <w:t>. https://doi.org/10.1007/978-3-319-64820-0</w:t>
      </w:r>
    </w:p>
    <w:p w14:paraId="73D524D3" w14:textId="77777777" w:rsidR="00B214C5" w:rsidRPr="00B214C5" w:rsidRDefault="00B214C5" w:rsidP="00AC1F08">
      <w:pPr>
        <w:widowControl w:val="0"/>
        <w:autoSpaceDE w:val="0"/>
        <w:autoSpaceDN w:val="0"/>
        <w:adjustRightInd w:val="0"/>
        <w:ind w:left="480" w:hanging="480"/>
        <w:jc w:val="both"/>
        <w:rPr>
          <w:rPrChange w:id="702" w:author="Parks, Robbie M" w:date="2018-08-21T18:56:00Z">
            <w:rPr>
              <w:rFonts w:ascii="Times New Roman" w:hAnsi="Times New Roman"/>
              <w:sz w:val="24"/>
            </w:rPr>
          </w:rPrChange>
        </w:rPr>
        <w:pPrChange w:id="703" w:author="Parks, Robbie M" w:date="2018-08-21T18:56:00Z">
          <w:pPr>
            <w:widowControl w:val="0"/>
            <w:autoSpaceDE w:val="0"/>
            <w:autoSpaceDN w:val="0"/>
            <w:adjustRightInd w:val="0"/>
            <w:spacing w:after="0" w:line="240" w:lineRule="auto"/>
            <w:ind w:left="480" w:hanging="480"/>
          </w:pPr>
        </w:pPrChange>
      </w:pPr>
      <w:r w:rsidRPr="00B214C5">
        <w:rPr>
          <w:rPrChange w:id="704" w:author="Parks, Robbie M" w:date="2018-08-21T18:56:00Z">
            <w:rPr>
              <w:rFonts w:ascii="Times New Roman" w:hAnsi="Times New Roman"/>
              <w:sz w:val="24"/>
            </w:rPr>
          </w:rPrChange>
        </w:rPr>
        <w:t xml:space="preserve">Rosenwaike, I. (1966). Seasonal Variation of Deaths in the United States, 1951–1960. </w:t>
      </w:r>
      <w:r w:rsidRPr="00B214C5">
        <w:rPr>
          <w:i/>
          <w:rPrChange w:id="705" w:author="Parks, Robbie M" w:date="2018-08-21T18:56:00Z">
            <w:rPr>
              <w:rFonts w:ascii="Times New Roman" w:hAnsi="Times New Roman"/>
              <w:i/>
              <w:sz w:val="24"/>
            </w:rPr>
          </w:rPrChange>
        </w:rPr>
        <w:t>Journal of the American Statistical Association</w:t>
      </w:r>
      <w:r w:rsidRPr="00B214C5">
        <w:rPr>
          <w:rPrChange w:id="706" w:author="Parks, Robbie M" w:date="2018-08-21T18:56:00Z">
            <w:rPr>
              <w:rFonts w:ascii="Times New Roman" w:hAnsi="Times New Roman"/>
              <w:sz w:val="24"/>
            </w:rPr>
          </w:rPrChange>
        </w:rPr>
        <w:t xml:space="preserve">, </w:t>
      </w:r>
      <w:r w:rsidRPr="00B214C5">
        <w:rPr>
          <w:i/>
          <w:rPrChange w:id="707" w:author="Parks, Robbie M" w:date="2018-08-21T18:56:00Z">
            <w:rPr>
              <w:rFonts w:ascii="Times New Roman" w:hAnsi="Times New Roman"/>
              <w:i/>
              <w:sz w:val="24"/>
            </w:rPr>
          </w:rPrChange>
        </w:rPr>
        <w:t>61</w:t>
      </w:r>
      <w:r w:rsidRPr="00B214C5">
        <w:rPr>
          <w:rPrChange w:id="708" w:author="Parks, Robbie M" w:date="2018-08-21T18:56:00Z">
            <w:rPr>
              <w:rFonts w:ascii="Times New Roman" w:hAnsi="Times New Roman"/>
              <w:sz w:val="24"/>
            </w:rPr>
          </w:rPrChange>
        </w:rPr>
        <w:t>(315), 706–719. https://doi.org/10.1080/01621459.1966.10480899</w:t>
      </w:r>
    </w:p>
    <w:p w14:paraId="52F2B95F" w14:textId="77777777" w:rsidR="00B214C5" w:rsidRPr="00B214C5" w:rsidRDefault="00B214C5" w:rsidP="00AC1F08">
      <w:pPr>
        <w:widowControl w:val="0"/>
        <w:autoSpaceDE w:val="0"/>
        <w:autoSpaceDN w:val="0"/>
        <w:adjustRightInd w:val="0"/>
        <w:ind w:left="480" w:hanging="480"/>
        <w:jc w:val="both"/>
        <w:rPr>
          <w:rPrChange w:id="709" w:author="Parks, Robbie M" w:date="2018-08-21T18:56:00Z">
            <w:rPr>
              <w:rFonts w:ascii="Times New Roman" w:hAnsi="Times New Roman"/>
              <w:sz w:val="24"/>
            </w:rPr>
          </w:rPrChange>
        </w:rPr>
        <w:pPrChange w:id="710" w:author="Parks, Robbie M" w:date="2018-08-21T18:56:00Z">
          <w:pPr>
            <w:widowControl w:val="0"/>
            <w:autoSpaceDE w:val="0"/>
            <w:autoSpaceDN w:val="0"/>
            <w:adjustRightInd w:val="0"/>
            <w:spacing w:after="0" w:line="240" w:lineRule="auto"/>
            <w:ind w:left="480" w:hanging="480"/>
          </w:pPr>
        </w:pPrChange>
      </w:pPr>
      <w:r w:rsidRPr="00B214C5">
        <w:rPr>
          <w:rPrChange w:id="711" w:author="Parks, Robbie M" w:date="2018-08-21T18:56:00Z">
            <w:rPr>
              <w:rFonts w:ascii="Times New Roman" w:hAnsi="Times New Roman"/>
              <w:sz w:val="24"/>
            </w:rPr>
          </w:rPrChange>
        </w:rPr>
        <w:t xml:space="preserve">Seretakis, D. (1997). Changing Seasonality of Mortality From Coronary Heart Disease. </w:t>
      </w:r>
      <w:r w:rsidRPr="00B214C5">
        <w:rPr>
          <w:i/>
          <w:rPrChange w:id="712" w:author="Parks, Robbie M" w:date="2018-08-21T18:56:00Z">
            <w:rPr>
              <w:rFonts w:ascii="Times New Roman" w:hAnsi="Times New Roman"/>
              <w:i/>
              <w:sz w:val="24"/>
            </w:rPr>
          </w:rPrChange>
        </w:rPr>
        <w:t>JAMA: The Journal of the American Medical Association</w:t>
      </w:r>
      <w:r w:rsidRPr="00B214C5">
        <w:rPr>
          <w:rPrChange w:id="713" w:author="Parks, Robbie M" w:date="2018-08-21T18:56:00Z">
            <w:rPr>
              <w:rFonts w:ascii="Times New Roman" w:hAnsi="Times New Roman"/>
              <w:sz w:val="24"/>
            </w:rPr>
          </w:rPrChange>
        </w:rPr>
        <w:t xml:space="preserve">, </w:t>
      </w:r>
      <w:r w:rsidRPr="00B214C5">
        <w:rPr>
          <w:i/>
          <w:rPrChange w:id="714" w:author="Parks, Robbie M" w:date="2018-08-21T18:56:00Z">
            <w:rPr>
              <w:rFonts w:ascii="Times New Roman" w:hAnsi="Times New Roman"/>
              <w:i/>
              <w:sz w:val="24"/>
            </w:rPr>
          </w:rPrChange>
        </w:rPr>
        <w:t>278</w:t>
      </w:r>
      <w:r w:rsidRPr="00B214C5">
        <w:rPr>
          <w:rPrChange w:id="715" w:author="Parks, Robbie M" w:date="2018-08-21T18:56:00Z">
            <w:rPr>
              <w:rFonts w:ascii="Times New Roman" w:hAnsi="Times New Roman"/>
              <w:sz w:val="24"/>
            </w:rPr>
          </w:rPrChange>
        </w:rPr>
        <w:t>(12), 1012. https://doi.org/10.1001/jama.1997.03550120072036</w:t>
      </w:r>
    </w:p>
    <w:p w14:paraId="44BE6221" w14:textId="77777777" w:rsidR="00B214C5" w:rsidRPr="00B214C5" w:rsidRDefault="00B214C5" w:rsidP="00AC1F08">
      <w:pPr>
        <w:widowControl w:val="0"/>
        <w:autoSpaceDE w:val="0"/>
        <w:autoSpaceDN w:val="0"/>
        <w:adjustRightInd w:val="0"/>
        <w:ind w:left="480" w:hanging="480"/>
        <w:jc w:val="both"/>
        <w:rPr>
          <w:rPrChange w:id="716" w:author="Parks, Robbie M" w:date="2018-08-21T18:56:00Z">
            <w:rPr>
              <w:rFonts w:ascii="Times New Roman" w:hAnsi="Times New Roman"/>
              <w:sz w:val="24"/>
            </w:rPr>
          </w:rPrChange>
        </w:rPr>
        <w:pPrChange w:id="717" w:author="Parks, Robbie M" w:date="2018-08-21T18:56:00Z">
          <w:pPr>
            <w:widowControl w:val="0"/>
            <w:autoSpaceDE w:val="0"/>
            <w:autoSpaceDN w:val="0"/>
            <w:adjustRightInd w:val="0"/>
            <w:spacing w:after="0" w:line="240" w:lineRule="auto"/>
            <w:ind w:left="480" w:hanging="480"/>
          </w:pPr>
        </w:pPrChange>
      </w:pPr>
      <w:r w:rsidRPr="00B214C5">
        <w:rPr>
          <w:rPrChange w:id="718" w:author="Parks, Robbie M" w:date="2018-08-21T18:56:00Z">
            <w:rPr>
              <w:rFonts w:ascii="Times New Roman" w:hAnsi="Times New Roman"/>
              <w:sz w:val="24"/>
            </w:rPr>
          </w:rPrChange>
        </w:rPr>
        <w:t xml:space="preserve">Sheridan, S. C., Kalkstein, A. J., &amp; Kalkstein, L. S. (2009). Trends in heat-related mortality in the United States, 1975-2004. </w:t>
      </w:r>
      <w:r w:rsidRPr="00B214C5">
        <w:rPr>
          <w:i/>
          <w:rPrChange w:id="719" w:author="Parks, Robbie M" w:date="2018-08-21T18:56:00Z">
            <w:rPr>
              <w:rFonts w:ascii="Times New Roman" w:hAnsi="Times New Roman"/>
              <w:i/>
              <w:sz w:val="24"/>
            </w:rPr>
          </w:rPrChange>
        </w:rPr>
        <w:t>Natural Hazards</w:t>
      </w:r>
      <w:r w:rsidRPr="00B214C5">
        <w:rPr>
          <w:rPrChange w:id="720" w:author="Parks, Robbie M" w:date="2018-08-21T18:56:00Z">
            <w:rPr>
              <w:rFonts w:ascii="Times New Roman" w:hAnsi="Times New Roman"/>
              <w:sz w:val="24"/>
            </w:rPr>
          </w:rPrChange>
        </w:rPr>
        <w:t xml:space="preserve">, </w:t>
      </w:r>
      <w:r w:rsidRPr="00B214C5">
        <w:rPr>
          <w:i/>
          <w:rPrChange w:id="721" w:author="Parks, Robbie M" w:date="2018-08-21T18:56:00Z">
            <w:rPr>
              <w:rFonts w:ascii="Times New Roman" w:hAnsi="Times New Roman"/>
              <w:i/>
              <w:sz w:val="24"/>
            </w:rPr>
          </w:rPrChange>
        </w:rPr>
        <w:t>50</w:t>
      </w:r>
      <w:r w:rsidRPr="00B214C5">
        <w:rPr>
          <w:rPrChange w:id="722" w:author="Parks, Robbie M" w:date="2018-08-21T18:56:00Z">
            <w:rPr>
              <w:rFonts w:ascii="Times New Roman" w:hAnsi="Times New Roman"/>
              <w:sz w:val="24"/>
            </w:rPr>
          </w:rPrChange>
        </w:rPr>
        <w:t>(1), 145–160. https://doi.org/10.1007/s11069-008-9327-2</w:t>
      </w:r>
    </w:p>
    <w:p w14:paraId="3C15FD1B" w14:textId="77777777" w:rsidR="00B27E5A" w:rsidRPr="00B27E5A" w:rsidRDefault="00B27E5A" w:rsidP="00B27E5A">
      <w:pPr>
        <w:widowControl w:val="0"/>
        <w:autoSpaceDE w:val="0"/>
        <w:autoSpaceDN w:val="0"/>
        <w:adjustRightInd w:val="0"/>
        <w:ind w:left="480" w:hanging="480"/>
        <w:rPr>
          <w:del w:id="723" w:author="Parks, Robbie M" w:date="2018-08-21T18:56:00Z"/>
          <w:noProof/>
        </w:rPr>
      </w:pPr>
      <w:del w:id="724" w:author="Parks, Robbie M" w:date="2018-08-21T18:56:00Z">
        <w:r w:rsidRPr="00B27E5A">
          <w:rPr>
            <w:rFonts w:eastAsia="Times New Roman"/>
            <w:noProof/>
          </w:rPr>
          <w:delText xml:space="preserve">Simonsen, L., Reichert, T. A., Viboud, C., Blackwelder, W. C., Taylor, R. J., &amp; Miller, M. A. (2005). Impact of influenza vaccination on seasonal mortality in the US elderly population. </w:delText>
        </w:r>
        <w:r w:rsidRPr="00B27E5A">
          <w:rPr>
            <w:rFonts w:eastAsia="Times New Roman"/>
            <w:i/>
            <w:iCs/>
            <w:noProof/>
          </w:rPr>
          <w:delText>Archives of Internal Medicine</w:delText>
        </w:r>
        <w:r w:rsidRPr="00B27E5A">
          <w:rPr>
            <w:rFonts w:eastAsia="Times New Roman"/>
            <w:noProof/>
          </w:rPr>
          <w:delText xml:space="preserve">, </w:delText>
        </w:r>
        <w:r w:rsidRPr="00B27E5A">
          <w:rPr>
            <w:rFonts w:eastAsia="Times New Roman"/>
            <w:i/>
            <w:iCs/>
            <w:noProof/>
          </w:rPr>
          <w:delText>165</w:delText>
        </w:r>
        <w:r w:rsidRPr="00B27E5A">
          <w:rPr>
            <w:rFonts w:eastAsia="Times New Roman"/>
            <w:noProof/>
          </w:rPr>
          <w:delText>(3), 265–272. https://doi.org/10.1001/archinte.165.3.265</w:delText>
        </w:r>
      </w:del>
    </w:p>
    <w:p w14:paraId="56C7660D" w14:textId="77777777" w:rsidR="00B214C5" w:rsidRPr="00B214C5" w:rsidRDefault="00B214C5" w:rsidP="00AC1F08">
      <w:pPr>
        <w:widowControl w:val="0"/>
        <w:autoSpaceDE w:val="0"/>
        <w:autoSpaceDN w:val="0"/>
        <w:adjustRightInd w:val="0"/>
        <w:ind w:left="480" w:hanging="480"/>
        <w:jc w:val="both"/>
        <w:rPr>
          <w:ins w:id="725" w:author="Parks, Robbie M" w:date="2018-08-21T18:56:00Z"/>
          <w:noProof/>
        </w:rPr>
      </w:pPr>
      <w:ins w:id="726" w:author="Parks, Robbie M" w:date="2018-08-21T18:56:00Z">
        <w:r w:rsidRPr="00B214C5">
          <w:rPr>
            <w:rFonts w:eastAsia="Times New Roman"/>
            <w:noProof/>
          </w:rPr>
          <w:t xml:space="preserve">Torrence, C., &amp; Compo, G. P. (1998). A Practical Guide to Wavelet Analysis. </w:t>
        </w:r>
        <w:r w:rsidRPr="00B214C5">
          <w:rPr>
            <w:rFonts w:eastAsia="Times New Roman"/>
            <w:i/>
            <w:iCs/>
            <w:noProof/>
          </w:rPr>
          <w:t>Bulletin of the American Meteorological Society</w:t>
        </w:r>
        <w:r w:rsidRPr="00B214C5">
          <w:rPr>
            <w:rFonts w:eastAsia="Times New Roman"/>
            <w:noProof/>
          </w:rPr>
          <w:t>. https://doi.org/10.1175/1520-0477(1998)079&lt;0061:APGTWA&gt;2.0.CO;2</w:t>
        </w:r>
      </w:ins>
    </w:p>
    <w:p w14:paraId="47F9BFAE" w14:textId="30155125" w:rsidR="002C33D5" w:rsidRPr="00AC73A1" w:rsidRDefault="009D5B4B" w:rsidP="00AC1F08">
      <w:pPr>
        <w:widowControl w:val="0"/>
        <w:autoSpaceDE w:val="0"/>
        <w:autoSpaceDN w:val="0"/>
        <w:adjustRightInd w:val="0"/>
        <w:ind w:left="480" w:hanging="480"/>
        <w:jc w:val="both"/>
        <w:rPr>
          <w:b/>
          <w:color w:val="000000" w:themeColor="text1"/>
          <w:rPrChange w:id="727" w:author="Parks, Robbie M" w:date="2018-08-21T18:56:00Z">
            <w:rPr>
              <w:rFonts w:ascii="Times New Roman" w:hAnsi="Times New Roman"/>
              <w:b/>
              <w:color w:val="000000" w:themeColor="text1"/>
              <w:sz w:val="24"/>
            </w:rPr>
          </w:rPrChange>
        </w:rPr>
        <w:pPrChange w:id="728" w:author="Parks, Robbie M" w:date="2018-08-21T18:56:00Z">
          <w:pPr>
            <w:widowControl w:val="0"/>
            <w:autoSpaceDE w:val="0"/>
            <w:autoSpaceDN w:val="0"/>
            <w:adjustRightInd w:val="0"/>
            <w:spacing w:after="0" w:line="240" w:lineRule="auto"/>
            <w:ind w:left="480" w:hanging="480"/>
          </w:pPr>
        </w:pPrChange>
      </w:pPr>
      <w:r w:rsidRPr="00AC73A1">
        <w:rPr>
          <w:b/>
          <w:color w:val="000000" w:themeColor="text1"/>
          <w:rPrChange w:id="729" w:author="Parks, Robbie M" w:date="2018-08-21T18:56:00Z">
            <w:rPr>
              <w:rFonts w:ascii="Times New Roman" w:hAnsi="Times New Roman"/>
              <w:b/>
              <w:color w:val="000000" w:themeColor="text1"/>
              <w:sz w:val="24"/>
            </w:rPr>
          </w:rPrChange>
        </w:rPr>
        <w:fldChar w:fldCharType="end"/>
      </w:r>
      <w:r w:rsidR="002C33D5" w:rsidRPr="00AC73A1">
        <w:rPr>
          <w:b/>
          <w:color w:val="000000" w:themeColor="text1"/>
          <w:rPrChange w:id="730" w:author="Parks, Robbie M" w:date="2018-08-21T18:56:00Z">
            <w:rPr>
              <w:rFonts w:ascii="Times New Roman" w:hAnsi="Times New Roman"/>
              <w:b/>
              <w:color w:val="000000" w:themeColor="text1"/>
              <w:sz w:val="24"/>
            </w:rPr>
          </w:rPrChange>
        </w:rPr>
        <w:br w:type="page"/>
      </w:r>
    </w:p>
    <w:p w14:paraId="7F649069" w14:textId="6AC09CFD" w:rsidR="00AB7395" w:rsidRPr="00AC73A1" w:rsidRDefault="005B03DF" w:rsidP="00DF4A95">
      <w:pPr>
        <w:spacing w:line="480" w:lineRule="auto"/>
        <w:jc w:val="both"/>
        <w:rPr>
          <w:color w:val="000000" w:themeColor="text1"/>
          <w:rPrChange w:id="731" w:author="Parks, Robbie M" w:date="2018-08-21T18:56:00Z">
            <w:rPr>
              <w:rFonts w:ascii="Times New Roman" w:hAnsi="Times New Roman"/>
              <w:color w:val="000000" w:themeColor="text1"/>
              <w:sz w:val="24"/>
            </w:rPr>
          </w:rPrChange>
        </w:rPr>
      </w:pPr>
      <w:r w:rsidRPr="00AC73A1">
        <w:rPr>
          <w:b/>
          <w:color w:val="000000" w:themeColor="text1"/>
          <w:rPrChange w:id="732" w:author="Parks, Robbie M" w:date="2018-08-21T18:56:00Z">
            <w:rPr>
              <w:rFonts w:ascii="Times New Roman" w:hAnsi="Times New Roman"/>
              <w:b/>
              <w:color w:val="000000" w:themeColor="text1"/>
              <w:sz w:val="24"/>
            </w:rPr>
          </w:rPrChange>
        </w:rPr>
        <w:t>Figure 1</w:t>
      </w:r>
      <w:r w:rsidR="00B66895" w:rsidRPr="00AC73A1">
        <w:rPr>
          <w:color w:val="000000" w:themeColor="text1"/>
          <w:rPrChange w:id="733" w:author="Parks, Robbie M" w:date="2018-08-21T18:56:00Z">
            <w:rPr>
              <w:rFonts w:ascii="Times New Roman" w:hAnsi="Times New Roman"/>
              <w:color w:val="000000" w:themeColor="text1"/>
              <w:sz w:val="24"/>
            </w:rPr>
          </w:rPrChange>
        </w:rPr>
        <w:t xml:space="preserve">: </w:t>
      </w:r>
      <w:r w:rsidRPr="00AC73A1">
        <w:rPr>
          <w:color w:val="000000" w:themeColor="text1"/>
          <w:rPrChange w:id="734" w:author="Parks, Robbie M" w:date="2018-08-21T18:56:00Z">
            <w:rPr>
              <w:rFonts w:ascii="Times New Roman" w:hAnsi="Times New Roman"/>
              <w:color w:val="000000" w:themeColor="text1"/>
              <w:sz w:val="24"/>
            </w:rPr>
          </w:rPrChange>
        </w:rPr>
        <w:t xml:space="preserve">Climate regions of the </w:t>
      </w:r>
      <w:r w:rsidR="00F5304D" w:rsidRPr="00AC73A1">
        <w:rPr>
          <w:color w:val="000000" w:themeColor="text1"/>
          <w:rPrChange w:id="735" w:author="Parks, Robbie M" w:date="2018-08-21T18:56:00Z">
            <w:rPr>
              <w:rFonts w:ascii="Times New Roman" w:hAnsi="Times New Roman"/>
              <w:color w:val="000000" w:themeColor="text1"/>
              <w:sz w:val="24"/>
            </w:rPr>
          </w:rPrChange>
        </w:rPr>
        <w:t>USA</w:t>
      </w:r>
      <w:r w:rsidR="004D0817" w:rsidRPr="00AC73A1">
        <w:rPr>
          <w:color w:val="000000" w:themeColor="text1"/>
          <w:rPrChange w:id="736" w:author="Parks, Robbie M" w:date="2018-08-21T18:56:00Z">
            <w:rPr>
              <w:rFonts w:ascii="Times New Roman" w:hAnsi="Times New Roman"/>
              <w:color w:val="000000" w:themeColor="text1"/>
              <w:sz w:val="24"/>
            </w:rPr>
          </w:rPrChange>
        </w:rPr>
        <w:t>.</w:t>
      </w:r>
      <w:r w:rsidR="00AB7395" w:rsidRPr="00AC73A1">
        <w:rPr>
          <w:b/>
          <w:color w:val="000000" w:themeColor="text1"/>
          <w:rPrChange w:id="737" w:author="Parks, Robbie M" w:date="2018-08-21T18:56:00Z">
            <w:rPr>
              <w:rFonts w:ascii="Times New Roman" w:hAnsi="Times New Roman"/>
              <w:b/>
              <w:color w:val="000000" w:themeColor="text1"/>
              <w:sz w:val="24"/>
            </w:rPr>
          </w:rPrChange>
        </w:rPr>
        <w:br w:type="page"/>
      </w:r>
    </w:p>
    <w:p w14:paraId="06BA91AA" w14:textId="7848A4DC" w:rsidR="00ED7C00" w:rsidRDefault="000210D1" w:rsidP="00A24BBA">
      <w:pPr>
        <w:spacing w:line="480" w:lineRule="auto"/>
        <w:jc w:val="both"/>
        <w:rPr>
          <w:ins w:id="738" w:author="Parks, Robbie M" w:date="2018-08-21T18:56:00Z"/>
          <w:color w:val="000000" w:themeColor="text1"/>
        </w:rPr>
      </w:pPr>
      <w:r w:rsidRPr="00AC73A1">
        <w:rPr>
          <w:b/>
          <w:color w:val="000000" w:themeColor="text1"/>
          <w:rPrChange w:id="739" w:author="Parks, Robbie M" w:date="2018-08-21T18:56:00Z">
            <w:rPr>
              <w:rFonts w:ascii="Times New Roman" w:hAnsi="Times New Roman"/>
              <w:b/>
              <w:color w:val="000000" w:themeColor="text1"/>
              <w:sz w:val="24"/>
            </w:rPr>
          </w:rPrChange>
        </w:rPr>
        <w:t xml:space="preserve">Figure </w:t>
      </w:r>
      <w:r w:rsidR="00040FE5" w:rsidRPr="00AC73A1">
        <w:rPr>
          <w:b/>
          <w:color w:val="000000" w:themeColor="text1"/>
          <w:rPrChange w:id="740" w:author="Parks, Robbie M" w:date="2018-08-21T18:56:00Z">
            <w:rPr>
              <w:rFonts w:ascii="Times New Roman" w:hAnsi="Times New Roman"/>
              <w:b/>
              <w:color w:val="000000" w:themeColor="text1"/>
              <w:sz w:val="24"/>
            </w:rPr>
          </w:rPrChange>
        </w:rPr>
        <w:t>2</w:t>
      </w:r>
      <w:r w:rsidR="00B66895" w:rsidRPr="00AC73A1">
        <w:rPr>
          <w:b/>
          <w:color w:val="000000" w:themeColor="text1"/>
          <w:rPrChange w:id="741" w:author="Parks, Robbie M" w:date="2018-08-21T18:56:00Z">
            <w:rPr>
              <w:rFonts w:ascii="Times New Roman" w:hAnsi="Times New Roman"/>
              <w:b/>
              <w:color w:val="000000" w:themeColor="text1"/>
              <w:sz w:val="24"/>
            </w:rPr>
          </w:rPrChange>
        </w:rPr>
        <w:t>:</w:t>
      </w:r>
      <w:r w:rsidRPr="00AC73A1">
        <w:rPr>
          <w:b/>
          <w:color w:val="000000" w:themeColor="text1"/>
          <w:rPrChange w:id="742" w:author="Parks, Robbie M" w:date="2018-08-21T18:56:00Z">
            <w:rPr>
              <w:rFonts w:ascii="Times New Roman" w:hAnsi="Times New Roman"/>
              <w:b/>
              <w:color w:val="000000" w:themeColor="text1"/>
              <w:sz w:val="24"/>
            </w:rPr>
          </w:rPrChange>
        </w:rPr>
        <w:t xml:space="preserve"> </w:t>
      </w:r>
      <w:r w:rsidRPr="00AC73A1">
        <w:rPr>
          <w:color w:val="000000" w:themeColor="text1"/>
          <w:rPrChange w:id="743" w:author="Parks, Robbie M" w:date="2018-08-21T18:56:00Z">
            <w:rPr>
              <w:rFonts w:ascii="Times New Roman" w:hAnsi="Times New Roman"/>
              <w:color w:val="000000" w:themeColor="text1"/>
              <w:sz w:val="24"/>
            </w:rPr>
          </w:rPrChange>
        </w:rPr>
        <w:t xml:space="preserve">Wavelet power spectra for national time series </w:t>
      </w:r>
      <w:r w:rsidR="00D03948" w:rsidRPr="00AC73A1">
        <w:rPr>
          <w:color w:val="000000" w:themeColor="text1"/>
          <w:rPrChange w:id="744" w:author="Parks, Robbie M" w:date="2018-08-21T18:56:00Z">
            <w:rPr>
              <w:rFonts w:ascii="Times New Roman" w:hAnsi="Times New Roman"/>
              <w:color w:val="000000" w:themeColor="text1"/>
              <w:sz w:val="24"/>
            </w:rPr>
          </w:rPrChange>
        </w:rPr>
        <w:t xml:space="preserve">of </w:t>
      </w:r>
      <w:r w:rsidR="00B51B1A" w:rsidRPr="00AC73A1">
        <w:rPr>
          <w:color w:val="000000" w:themeColor="text1"/>
          <w:rPrChange w:id="745" w:author="Parks, Robbie M" w:date="2018-08-21T18:56:00Z">
            <w:rPr>
              <w:rFonts w:ascii="Times New Roman" w:hAnsi="Times New Roman"/>
              <w:color w:val="000000" w:themeColor="text1"/>
              <w:sz w:val="24"/>
            </w:rPr>
          </w:rPrChange>
        </w:rPr>
        <w:t>all-cause</w:t>
      </w:r>
      <w:r w:rsidR="00CE289F">
        <w:rPr>
          <w:color w:val="000000" w:themeColor="text1"/>
          <w:rPrChange w:id="746" w:author="Parks, Robbie M" w:date="2018-08-21T18:56:00Z">
            <w:rPr>
              <w:rFonts w:ascii="Times New Roman" w:hAnsi="Times New Roman"/>
              <w:color w:val="000000" w:themeColor="text1"/>
              <w:sz w:val="24"/>
            </w:rPr>
          </w:rPrChange>
        </w:rPr>
        <w:t xml:space="preserve"> </w:t>
      </w:r>
      <w:del w:id="747" w:author="Parks, Robbie M" w:date="2018-08-21T18:56:00Z">
        <w:r w:rsidR="00B51B1A" w:rsidRPr="006E585E">
          <w:rPr>
            <w:color w:val="000000" w:themeColor="text1"/>
          </w:rPr>
          <w:delText xml:space="preserve">and cause-specific </w:delText>
        </w:r>
      </w:del>
      <w:r w:rsidR="00D03948" w:rsidRPr="00DF4A95">
        <w:rPr>
          <w:color w:val="000000" w:themeColor="text1"/>
        </w:rPr>
        <w:t>death rates</w:t>
      </w:r>
      <w:r w:rsidR="009B509E" w:rsidRPr="00DF4A95">
        <w:rPr>
          <w:color w:val="000000" w:themeColor="text1"/>
        </w:rPr>
        <w:t xml:space="preserve"> for 1980</w:t>
      </w:r>
      <w:r w:rsidRPr="00AC73A1">
        <w:rPr>
          <w:color w:val="000000" w:themeColor="text1"/>
          <w:rPrChange w:id="748" w:author="Parks, Robbie M" w:date="2018-08-21T18:56:00Z">
            <w:rPr>
              <w:rFonts w:ascii="Times New Roman" w:hAnsi="Times New Roman"/>
              <w:color w:val="000000" w:themeColor="text1"/>
              <w:sz w:val="24"/>
            </w:rPr>
          </w:rPrChange>
        </w:rPr>
        <w:t>-201</w:t>
      </w:r>
      <w:del w:id="749" w:author="Parks, Robbie M" w:date="2018-08-21T18:56:00Z">
        <w:r w:rsidRPr="006E585E">
          <w:rPr>
            <w:color w:val="000000" w:themeColor="text1"/>
          </w:rPr>
          <w:delText>3</w:delText>
        </w:r>
      </w:del>
      <w:ins w:id="750" w:author="Parks, Robbie M" w:date="2018-08-21T18:56:00Z">
        <w:r w:rsidR="007F5916">
          <w:rPr>
            <w:color w:val="000000" w:themeColor="text1"/>
          </w:rPr>
          <w:t>6</w:t>
        </w:r>
      </w:ins>
      <w:r w:rsidRPr="00DF4A95">
        <w:rPr>
          <w:color w:val="000000" w:themeColor="text1"/>
        </w:rPr>
        <w:t>, by</w:t>
      </w:r>
      <w:r w:rsidR="001678F7" w:rsidRPr="00DF4A95">
        <w:rPr>
          <w:color w:val="000000" w:themeColor="text1"/>
        </w:rPr>
        <w:t xml:space="preserve"> </w:t>
      </w:r>
      <w:r w:rsidRPr="00AC73A1">
        <w:rPr>
          <w:color w:val="000000" w:themeColor="text1"/>
          <w:rPrChange w:id="751" w:author="Parks, Robbie M" w:date="2018-08-21T18:56:00Z">
            <w:rPr>
              <w:rFonts w:ascii="Times New Roman" w:hAnsi="Times New Roman"/>
              <w:color w:val="000000" w:themeColor="text1"/>
              <w:sz w:val="24"/>
            </w:rPr>
          </w:rPrChange>
        </w:rPr>
        <w:t>age group</w:t>
      </w:r>
      <w:r w:rsidR="00D03948" w:rsidRPr="00AC73A1">
        <w:rPr>
          <w:color w:val="000000" w:themeColor="text1"/>
          <w:rPrChange w:id="752" w:author="Parks, Robbie M" w:date="2018-08-21T18:56:00Z">
            <w:rPr>
              <w:rFonts w:ascii="Times New Roman" w:hAnsi="Times New Roman"/>
              <w:color w:val="000000" w:themeColor="text1"/>
              <w:sz w:val="24"/>
            </w:rPr>
          </w:rPrChange>
        </w:rPr>
        <w:t xml:space="preserve"> </w:t>
      </w:r>
      <w:del w:id="753" w:author="Parks, Robbie M" w:date="2018-08-21T18:56:00Z">
        <w:r w:rsidR="00D03948" w:rsidRPr="006E585E">
          <w:rPr>
            <w:color w:val="000000" w:themeColor="text1"/>
          </w:rPr>
          <w:delText>and cause of death</w:delText>
        </w:r>
        <w:r w:rsidRPr="006E585E">
          <w:rPr>
            <w:color w:val="000000" w:themeColor="text1"/>
          </w:rPr>
          <w:delText xml:space="preserve"> </w:delText>
        </w:r>
      </w:del>
      <w:r w:rsidRPr="00DF4A95">
        <w:rPr>
          <w:color w:val="000000" w:themeColor="text1"/>
        </w:rPr>
        <w:t xml:space="preserve">for </w:t>
      </w:r>
      <w:del w:id="754" w:author="Parks, Robbie M" w:date="2018-08-21T18:56:00Z">
        <w:r w:rsidRPr="006E585E">
          <w:rPr>
            <w:color w:val="000000" w:themeColor="text1"/>
          </w:rPr>
          <w:delText xml:space="preserve">(A) </w:delText>
        </w:r>
      </w:del>
      <w:r w:rsidR="00B6502E" w:rsidRPr="00DF4A95">
        <w:rPr>
          <w:color w:val="000000" w:themeColor="text1"/>
        </w:rPr>
        <w:t>males</w:t>
      </w:r>
      <w:del w:id="755" w:author="Parks, Robbie M" w:date="2018-08-21T18:56:00Z">
        <w:r w:rsidRPr="006E585E">
          <w:rPr>
            <w:color w:val="000000" w:themeColor="text1"/>
          </w:rPr>
          <w:delText xml:space="preserve"> and (B) </w:delText>
        </w:r>
        <w:r w:rsidR="00B6502E">
          <w:rPr>
            <w:color w:val="000000" w:themeColor="text1"/>
          </w:rPr>
          <w:delText>females</w:delText>
        </w:r>
      </w:del>
      <w:r w:rsidR="00CE289F" w:rsidRPr="00DF4A95">
        <w:rPr>
          <w:color w:val="000000" w:themeColor="text1"/>
        </w:rPr>
        <w:t xml:space="preserve">. </w:t>
      </w:r>
      <w:r w:rsidRPr="00DF4A95">
        <w:rPr>
          <w:color w:val="000000" w:themeColor="text1"/>
        </w:rPr>
        <w:t>Wavelet power values increase from blue to red</w:t>
      </w:r>
      <w:del w:id="756" w:author="Parks, Robbie M" w:date="2018-08-21T18:56:00Z">
        <w:r w:rsidRPr="006E585E">
          <w:rPr>
            <w:color w:val="000000" w:themeColor="text1"/>
          </w:rPr>
          <w:delText>, with white contour lines indicating</w:delText>
        </w:r>
      </w:del>
      <w:ins w:id="757" w:author="Parks, Robbie M" w:date="2018-08-21T18:56:00Z">
        <w:r w:rsidR="00934D53" w:rsidRPr="00AC73A1">
          <w:rPr>
            <w:color w:val="000000" w:themeColor="text1"/>
          </w:rPr>
          <w:t>.</w:t>
        </w:r>
        <w:r w:rsidR="00EF6AD5" w:rsidRPr="00AC73A1">
          <w:rPr>
            <w:color w:val="000000" w:themeColor="text1"/>
          </w:rPr>
          <w:t xml:space="preserve"> </w:t>
        </w:r>
        <w:r w:rsidRPr="00AC73A1">
          <w:rPr>
            <w:color w:val="000000" w:themeColor="text1"/>
          </w:rPr>
          <w:t>The shaded regions at</w:t>
        </w:r>
      </w:ins>
      <w:r w:rsidRPr="00DF4A95">
        <w:rPr>
          <w:color w:val="000000" w:themeColor="text1"/>
        </w:rPr>
        <w:t xml:space="preserve"> the </w:t>
      </w:r>
      <w:del w:id="758" w:author="Parks, Robbie M" w:date="2018-08-21T18:56:00Z">
        <w:r w:rsidRPr="006E585E">
          <w:rPr>
            <w:color w:val="000000" w:themeColor="text1"/>
          </w:rPr>
          <w:delText>5% significance level against a white noise spectrum</w:delText>
        </w:r>
        <w:r w:rsidR="00D03948" w:rsidRPr="006E585E">
          <w:rPr>
            <w:color w:val="000000" w:themeColor="text1"/>
          </w:rPr>
          <w:delText xml:space="preserve"> (</w:delText>
        </w:r>
      </w:del>
      <w:ins w:id="759" w:author="Parks, Robbie M" w:date="2018-08-21T18:56:00Z">
        <w:r w:rsidRPr="00AC73A1">
          <w:rPr>
            <w:color w:val="000000" w:themeColor="text1"/>
          </w:rPr>
          <w:t xml:space="preserve">left and right edge of each box indicate </w:t>
        </w:r>
      </w:ins>
      <w:r w:rsidRPr="00DF4A95">
        <w:rPr>
          <w:color w:val="000000" w:themeColor="text1"/>
        </w:rPr>
        <w:t xml:space="preserve">the </w:t>
      </w:r>
      <w:del w:id="760" w:author="Parks, Robbie M" w:date="2018-08-21T18:56:00Z">
        <w:r w:rsidR="00D03948" w:rsidRPr="006E585E">
          <w:rPr>
            <w:color w:val="000000" w:themeColor="text1"/>
          </w:rPr>
          <w:delText>same</w:delText>
        </w:r>
      </w:del>
      <w:ins w:id="761" w:author="Parks, Robbie M" w:date="2018-08-21T18:56:00Z">
        <w:r w:rsidRPr="00AC73A1">
          <w:rPr>
            <w:color w:val="000000" w:themeColor="text1"/>
          </w:rPr>
          <w:t>cone of influence, where spectral analysis is less robust</w:t>
        </w:r>
        <w:r w:rsidR="0036381E" w:rsidRPr="00AC73A1">
          <w:rPr>
            <w:color w:val="000000" w:themeColor="text1"/>
          </w:rPr>
          <w:t>.</w:t>
        </w:r>
        <w:r w:rsidR="0053237F" w:rsidRPr="00AC73A1">
          <w:rPr>
            <w:color w:val="000000" w:themeColor="text1"/>
          </w:rPr>
          <w:t xml:space="preserve"> </w:t>
        </w:r>
        <w:r w:rsidR="00F9363C">
          <w:rPr>
            <w:color w:val="000000" w:themeColor="text1"/>
          </w:rPr>
          <w:t>P-values for the presence of</w:t>
        </w:r>
        <w:r w:rsidR="0007767F">
          <w:rPr>
            <w:color w:val="000000" w:themeColor="text1"/>
          </w:rPr>
          <w:t xml:space="preserve"> 12-month</w:t>
        </w:r>
        <w:r w:rsidR="00F9363C">
          <w:rPr>
            <w:color w:val="000000" w:themeColor="text1"/>
          </w:rPr>
          <w:t xml:space="preserve"> </w:t>
        </w:r>
        <w:r w:rsidR="00F718EF">
          <w:rPr>
            <w:color w:val="000000" w:themeColor="text1"/>
          </w:rPr>
          <w:t>seasonality are to the right of each figure at the 12-month line.</w:t>
        </w:r>
      </w:ins>
    </w:p>
    <w:p w14:paraId="5848EFB6" w14:textId="77777777" w:rsidR="00ED7C00" w:rsidRDefault="00ED7C00">
      <w:pPr>
        <w:rPr>
          <w:ins w:id="762" w:author="Parks, Robbie M" w:date="2018-08-21T18:56:00Z"/>
          <w:color w:val="000000" w:themeColor="text1"/>
        </w:rPr>
      </w:pPr>
      <w:ins w:id="763" w:author="Parks, Robbie M" w:date="2018-08-21T18:56:00Z">
        <w:r>
          <w:rPr>
            <w:color w:val="000000" w:themeColor="text1"/>
          </w:rPr>
          <w:br w:type="page"/>
        </w:r>
      </w:ins>
    </w:p>
    <w:p w14:paraId="0113E22D" w14:textId="59BCD55E" w:rsidR="00ED7C00" w:rsidRPr="00DF4A95" w:rsidRDefault="002F25EE" w:rsidP="00DF4A95">
      <w:pPr>
        <w:spacing w:line="480" w:lineRule="auto"/>
        <w:jc w:val="both"/>
        <w:rPr>
          <w:color w:val="000000" w:themeColor="text1"/>
        </w:rPr>
      </w:pPr>
      <w:ins w:id="764" w:author="Parks, Robbie M" w:date="2018-08-21T18:56:00Z">
        <w:r w:rsidRPr="00AC73A1">
          <w:rPr>
            <w:b/>
            <w:color w:val="000000" w:themeColor="text1"/>
          </w:rPr>
          <w:t xml:space="preserve">Figure </w:t>
        </w:r>
        <w:r>
          <w:rPr>
            <w:b/>
            <w:color w:val="000000" w:themeColor="text1"/>
          </w:rPr>
          <w:t>3</w:t>
        </w:r>
        <w:r w:rsidRPr="00AC73A1">
          <w:rPr>
            <w:b/>
            <w:color w:val="000000" w:themeColor="text1"/>
          </w:rPr>
          <w:t xml:space="preserve">: </w:t>
        </w:r>
        <w:r w:rsidRPr="00AC73A1">
          <w:rPr>
            <w:color w:val="000000" w:themeColor="text1"/>
          </w:rPr>
          <w:t>Wavelet power spectra for national time series of all-cause</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ins>
      <w:r w:rsidR="00384BDC" w:rsidRPr="00DF4A95">
        <w:rPr>
          <w:color w:val="000000" w:themeColor="text1"/>
        </w:rPr>
        <w:t xml:space="preserve"> </w:t>
      </w:r>
      <w:r w:rsidRPr="00DF4A95">
        <w:rPr>
          <w:color w:val="000000" w:themeColor="text1"/>
        </w:rPr>
        <w:t xml:space="preserve">age </w:t>
      </w:r>
      <w:del w:id="765" w:author="Parks, Robbie M" w:date="2018-08-21T18:56:00Z">
        <w:r w:rsidR="00D03948" w:rsidRPr="006E585E">
          <w:rPr>
            <w:color w:val="000000" w:themeColor="text1"/>
          </w:rPr>
          <w:delText>groups would remain significant if significance had been measured against a</w:delText>
        </w:r>
      </w:del>
      <w:ins w:id="766" w:author="Parks, Robbie M" w:date="2018-08-21T18:56:00Z">
        <w:r w:rsidRPr="00AC73A1">
          <w:rPr>
            <w:color w:val="000000" w:themeColor="text1"/>
          </w:rPr>
          <w:t xml:space="preserve">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Wavelet power values increase from blue to</w:t>
        </w:r>
      </w:ins>
      <w:r w:rsidRPr="00DF4A95">
        <w:rPr>
          <w:color w:val="000000" w:themeColor="text1"/>
        </w:rPr>
        <w:t xml:space="preserve"> red</w:t>
      </w:r>
      <w:del w:id="767" w:author="Parks, Robbie M" w:date="2018-08-21T18:56:00Z">
        <w:r w:rsidR="00D03948" w:rsidRPr="006E585E">
          <w:rPr>
            <w:color w:val="000000" w:themeColor="text1"/>
          </w:rPr>
          <w:delText xml:space="preserve"> noise spectrum)</w:delText>
        </w:r>
        <w:r w:rsidR="00934D53">
          <w:rPr>
            <w:color w:val="000000" w:themeColor="text1"/>
          </w:rPr>
          <w:delText>.</w:delText>
        </w:r>
      </w:del>
      <w:ins w:id="768" w:author="Parks, Robbie M" w:date="2018-08-21T18:56:00Z">
        <w:r w:rsidRPr="00AC73A1">
          <w:rPr>
            <w:color w:val="000000" w:themeColor="text1"/>
          </w:rPr>
          <w:t>.</w:t>
        </w:r>
      </w:ins>
      <w:r w:rsidRPr="00DF4A95">
        <w:rPr>
          <w:color w:val="000000" w:themeColor="text1"/>
        </w:rPr>
        <w:t xml:space="preserve"> The shaded regions at the left and right edge of each box indicate the cone of influence, where spectral analysis is less robust. </w:t>
      </w:r>
      <w:del w:id="769" w:author="Parks, Robbie M" w:date="2018-08-21T18:56:00Z">
        <w:r w:rsidR="00AB7395">
          <w:rPr>
            <w:b/>
            <w:color w:val="000000" w:themeColor="text1"/>
          </w:rPr>
          <w:br w:type="page"/>
        </w:r>
      </w:del>
      <w:ins w:id="770" w:author="Parks, Robbie M" w:date="2018-08-21T18:56:00Z">
        <w:r>
          <w:rPr>
            <w:color w:val="000000" w:themeColor="text1"/>
          </w:rPr>
          <w:t>P-values for the presence of 12-month seasonality are to the right of each figure at the 12-month line.</w:t>
        </w:r>
      </w:ins>
    </w:p>
    <w:p w14:paraId="1EC05232" w14:textId="77777777" w:rsidR="00ED7C00" w:rsidRDefault="00ED7C00">
      <w:pPr>
        <w:rPr>
          <w:ins w:id="771" w:author="Parks, Robbie M" w:date="2018-08-21T18:56:00Z"/>
          <w:color w:val="000000" w:themeColor="text1"/>
        </w:rPr>
      </w:pPr>
      <w:ins w:id="772" w:author="Parks, Robbie M" w:date="2018-08-21T18:56:00Z">
        <w:r>
          <w:rPr>
            <w:color w:val="000000" w:themeColor="text1"/>
          </w:rPr>
          <w:br w:type="page"/>
        </w:r>
      </w:ins>
    </w:p>
    <w:p w14:paraId="7329C400" w14:textId="7199CF05" w:rsidR="00ED7C00" w:rsidRDefault="00C47FA5" w:rsidP="00A24BBA">
      <w:pPr>
        <w:spacing w:line="480" w:lineRule="auto"/>
        <w:jc w:val="both"/>
        <w:rPr>
          <w:ins w:id="773" w:author="Parks, Robbie M" w:date="2018-08-21T18:56:00Z"/>
          <w:color w:val="000000" w:themeColor="text1"/>
        </w:rPr>
      </w:pPr>
      <w:r w:rsidRPr="00DF4A95">
        <w:rPr>
          <w:b/>
          <w:color w:val="000000" w:themeColor="text1"/>
        </w:rPr>
        <w:t xml:space="preserve">Figure </w:t>
      </w:r>
      <w:ins w:id="774" w:author="Parks, Robbie M" w:date="2018-08-21T18:56:00Z">
        <w:r>
          <w:rPr>
            <w:b/>
            <w:color w:val="000000" w:themeColor="text1"/>
          </w:rPr>
          <w:t>4</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cancer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5B230B5A" w14:textId="77777777" w:rsidR="00ED7C00" w:rsidRDefault="00ED7C00">
      <w:pPr>
        <w:rPr>
          <w:ins w:id="775" w:author="Parks, Robbie M" w:date="2018-08-21T18:56:00Z"/>
          <w:color w:val="000000" w:themeColor="text1"/>
        </w:rPr>
      </w:pPr>
      <w:ins w:id="776" w:author="Parks, Robbie M" w:date="2018-08-21T18:56:00Z">
        <w:r>
          <w:rPr>
            <w:color w:val="000000" w:themeColor="text1"/>
          </w:rPr>
          <w:br w:type="page"/>
        </w:r>
      </w:ins>
    </w:p>
    <w:p w14:paraId="33411D1E" w14:textId="02ACABB7" w:rsidR="00ED7C00" w:rsidRPr="00ED7C00" w:rsidRDefault="00C47FA5" w:rsidP="00ED7C00">
      <w:pPr>
        <w:spacing w:line="480" w:lineRule="auto"/>
        <w:jc w:val="both"/>
        <w:rPr>
          <w:ins w:id="777" w:author="Parks, Robbie M" w:date="2018-08-21T18:56:00Z"/>
          <w:color w:val="000000" w:themeColor="text1"/>
        </w:rPr>
      </w:pPr>
      <w:ins w:id="778" w:author="Parks, Robbie M" w:date="2018-08-21T18:56:00Z">
        <w:r w:rsidRPr="00AC73A1">
          <w:rPr>
            <w:b/>
            <w:color w:val="000000" w:themeColor="text1"/>
          </w:rPr>
          <w:t xml:space="preserve">Figure </w:t>
        </w:r>
        <w:r>
          <w:rPr>
            <w:b/>
            <w:color w:val="000000" w:themeColor="text1"/>
          </w:rPr>
          <w:t>5</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cancer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r w:rsidR="00ED7C00">
          <w:rPr>
            <w:b/>
            <w:color w:val="000000" w:themeColor="text1"/>
          </w:rPr>
          <w:br w:type="page"/>
        </w:r>
      </w:ins>
    </w:p>
    <w:p w14:paraId="788983F2" w14:textId="27D23737" w:rsidR="00022655" w:rsidRDefault="00C47FA5" w:rsidP="00A24BBA">
      <w:pPr>
        <w:spacing w:line="480" w:lineRule="auto"/>
        <w:jc w:val="both"/>
        <w:rPr>
          <w:ins w:id="779" w:author="Parks, Robbie M" w:date="2018-08-21T18:56:00Z"/>
          <w:color w:val="000000" w:themeColor="text1"/>
        </w:rPr>
      </w:pPr>
      <w:ins w:id="780" w:author="Parks, Robbie M" w:date="2018-08-21T18:56:00Z">
        <w:r w:rsidRPr="00AC73A1">
          <w:rPr>
            <w:b/>
            <w:color w:val="000000" w:themeColor="text1"/>
          </w:rPr>
          <w:t xml:space="preserve">Figure </w:t>
        </w:r>
        <w:r>
          <w:rPr>
            <w:b/>
            <w:color w:val="000000" w:themeColor="text1"/>
          </w:rPr>
          <w:t>6</w:t>
        </w:r>
        <w:r w:rsidRPr="00AC73A1">
          <w:rPr>
            <w:b/>
            <w:color w:val="000000" w:themeColor="text1"/>
          </w:rPr>
          <w:t xml:space="preserve">: </w:t>
        </w:r>
        <w:r w:rsidRPr="00AC73A1">
          <w:rPr>
            <w:color w:val="000000" w:themeColor="text1"/>
          </w:rPr>
          <w:t xml:space="preserve">Wavelet power spectra for national time series of </w:t>
        </w:r>
        <w:r w:rsidR="00022655">
          <w:rPr>
            <w:color w:val="000000" w:themeColor="text1"/>
          </w:rPr>
          <w:t>cardiorespiratory disease</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266E843E" w14:textId="77777777" w:rsidR="000C5AF5" w:rsidRDefault="000C5AF5" w:rsidP="00A24BBA">
      <w:pPr>
        <w:spacing w:line="480" w:lineRule="auto"/>
        <w:jc w:val="both"/>
        <w:rPr>
          <w:ins w:id="781" w:author="Parks, Robbie M" w:date="2018-08-21T18:56:00Z"/>
          <w:color w:val="000000" w:themeColor="text1"/>
        </w:rPr>
      </w:pPr>
    </w:p>
    <w:p w14:paraId="3277AF81" w14:textId="6A2E7979" w:rsidR="000C5AF5" w:rsidRDefault="000C5AF5" w:rsidP="000C5AF5">
      <w:pPr>
        <w:spacing w:line="480" w:lineRule="auto"/>
        <w:jc w:val="both"/>
        <w:rPr>
          <w:ins w:id="782" w:author="Parks, Robbie M" w:date="2018-08-21T18:56:00Z"/>
          <w:color w:val="000000" w:themeColor="text1"/>
        </w:rPr>
      </w:pPr>
      <w:ins w:id="783" w:author="Parks, Robbie M" w:date="2018-08-21T18:56:00Z">
        <w:r w:rsidRPr="00AC73A1">
          <w:rPr>
            <w:b/>
            <w:color w:val="000000" w:themeColor="text1"/>
          </w:rPr>
          <w:t xml:space="preserve">Figure </w:t>
        </w:r>
        <w:r>
          <w:rPr>
            <w:b/>
            <w:color w:val="000000" w:themeColor="text1"/>
          </w:rPr>
          <w:t>6-figure supplement 1</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cardiovascular disease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7D0D2446" w14:textId="77777777" w:rsidR="001614F2" w:rsidRDefault="001614F2" w:rsidP="000C5AF5">
      <w:pPr>
        <w:spacing w:line="480" w:lineRule="auto"/>
        <w:jc w:val="both"/>
        <w:rPr>
          <w:ins w:id="784" w:author="Parks, Robbie M" w:date="2018-08-21T18:56:00Z"/>
          <w:color w:val="000000" w:themeColor="text1"/>
        </w:rPr>
      </w:pPr>
    </w:p>
    <w:p w14:paraId="58834082" w14:textId="137EC233" w:rsidR="001614F2" w:rsidRDefault="001614F2" w:rsidP="001614F2">
      <w:pPr>
        <w:spacing w:line="480" w:lineRule="auto"/>
        <w:jc w:val="both"/>
        <w:rPr>
          <w:ins w:id="785" w:author="Parks, Robbie M" w:date="2018-08-21T18:56:00Z"/>
          <w:color w:val="000000" w:themeColor="text1"/>
        </w:rPr>
      </w:pPr>
      <w:ins w:id="786" w:author="Parks, Robbie M" w:date="2018-08-21T18:56:00Z">
        <w:r w:rsidRPr="00AC73A1">
          <w:rPr>
            <w:b/>
            <w:color w:val="000000" w:themeColor="text1"/>
          </w:rPr>
          <w:t xml:space="preserve">Figure </w:t>
        </w:r>
        <w:r>
          <w:rPr>
            <w:b/>
            <w:color w:val="000000" w:themeColor="text1"/>
          </w:rPr>
          <w:t>6-figure supplement 2</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chronic respiratory disease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0B28DB88" w14:textId="77777777" w:rsidR="00CA3288" w:rsidRDefault="00CA3288" w:rsidP="001614F2">
      <w:pPr>
        <w:spacing w:line="480" w:lineRule="auto"/>
        <w:jc w:val="both"/>
        <w:rPr>
          <w:ins w:id="787" w:author="Parks, Robbie M" w:date="2018-08-21T18:56:00Z"/>
          <w:color w:val="000000" w:themeColor="text1"/>
        </w:rPr>
      </w:pPr>
    </w:p>
    <w:p w14:paraId="7F263C66" w14:textId="6F279F68" w:rsidR="00CA3288" w:rsidRDefault="00CA3288" w:rsidP="00CA3288">
      <w:pPr>
        <w:spacing w:line="480" w:lineRule="auto"/>
        <w:jc w:val="both"/>
        <w:rPr>
          <w:ins w:id="788" w:author="Parks, Robbie M" w:date="2018-08-21T18:56:00Z"/>
          <w:color w:val="000000" w:themeColor="text1"/>
        </w:rPr>
      </w:pPr>
      <w:ins w:id="789" w:author="Parks, Robbie M" w:date="2018-08-21T18:56:00Z">
        <w:r w:rsidRPr="00AC73A1">
          <w:rPr>
            <w:b/>
            <w:color w:val="000000" w:themeColor="text1"/>
          </w:rPr>
          <w:t xml:space="preserve">Figure </w:t>
        </w:r>
        <w:r>
          <w:rPr>
            <w:b/>
            <w:color w:val="000000" w:themeColor="text1"/>
          </w:rPr>
          <w:t xml:space="preserve">6-figure supplement </w:t>
        </w:r>
      </w:ins>
      <w:r w:rsidRPr="00DF4A95">
        <w:rPr>
          <w:b/>
          <w:color w:val="000000" w:themeColor="text1"/>
        </w:rPr>
        <w:t xml:space="preserve">3: </w:t>
      </w:r>
      <w:ins w:id="790" w:author="Parks, Robbie M" w:date="2018-08-21T18:56:00Z">
        <w:r w:rsidRPr="00AC73A1">
          <w:rPr>
            <w:color w:val="000000" w:themeColor="text1"/>
          </w:rPr>
          <w:t xml:space="preserve">Wavelet power spectra for national time series of </w:t>
        </w:r>
        <w:r>
          <w:rPr>
            <w:color w:val="000000" w:themeColor="text1"/>
          </w:rPr>
          <w:t xml:space="preserve">respiratory </w:t>
        </w:r>
        <w:r w:rsidR="00806254">
          <w:rPr>
            <w:color w:val="000000" w:themeColor="text1"/>
          </w:rPr>
          <w:t>infection</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45E6E29B" w14:textId="77777777" w:rsidR="00CA3288" w:rsidRDefault="00CA3288" w:rsidP="001614F2">
      <w:pPr>
        <w:spacing w:line="480" w:lineRule="auto"/>
        <w:jc w:val="both"/>
        <w:rPr>
          <w:ins w:id="791" w:author="Parks, Robbie M" w:date="2018-08-21T18:56:00Z"/>
          <w:color w:val="000000" w:themeColor="text1"/>
        </w:rPr>
      </w:pPr>
    </w:p>
    <w:p w14:paraId="333B214D" w14:textId="77777777" w:rsidR="00022655" w:rsidRDefault="00022655" w:rsidP="00A24BBA">
      <w:pPr>
        <w:spacing w:line="480" w:lineRule="auto"/>
        <w:jc w:val="both"/>
        <w:rPr>
          <w:ins w:id="792" w:author="Parks, Robbie M" w:date="2018-08-21T18:56:00Z"/>
          <w:color w:val="000000" w:themeColor="text1"/>
        </w:rPr>
      </w:pPr>
    </w:p>
    <w:p w14:paraId="6D5AA90C" w14:textId="28760E56" w:rsidR="00022655" w:rsidRDefault="00022655" w:rsidP="00A24BBA">
      <w:pPr>
        <w:spacing w:line="480" w:lineRule="auto"/>
        <w:jc w:val="both"/>
        <w:rPr>
          <w:ins w:id="793" w:author="Parks, Robbie M" w:date="2018-08-21T18:56:00Z"/>
          <w:color w:val="000000" w:themeColor="text1"/>
        </w:rPr>
      </w:pPr>
      <w:ins w:id="794" w:author="Parks, Robbie M" w:date="2018-08-21T18:56:00Z">
        <w:r w:rsidRPr="00AC73A1">
          <w:rPr>
            <w:b/>
            <w:color w:val="000000" w:themeColor="text1"/>
          </w:rPr>
          <w:t xml:space="preserve">Figure </w:t>
        </w:r>
        <w:r>
          <w:rPr>
            <w:b/>
            <w:color w:val="000000" w:themeColor="text1"/>
          </w:rPr>
          <w:t>7</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cardiorespiratory disease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7FF8CAC2" w14:textId="77777777" w:rsidR="009C72C2" w:rsidRDefault="009C72C2" w:rsidP="00A24BBA">
      <w:pPr>
        <w:spacing w:line="480" w:lineRule="auto"/>
        <w:jc w:val="both"/>
        <w:rPr>
          <w:ins w:id="795" w:author="Parks, Robbie M" w:date="2018-08-21T18:56:00Z"/>
          <w:color w:val="000000" w:themeColor="text1"/>
        </w:rPr>
      </w:pPr>
    </w:p>
    <w:p w14:paraId="54804DFD" w14:textId="242C00D9" w:rsidR="009C72C2" w:rsidRDefault="009C72C2" w:rsidP="009C72C2">
      <w:pPr>
        <w:spacing w:line="480" w:lineRule="auto"/>
        <w:jc w:val="both"/>
        <w:rPr>
          <w:ins w:id="796" w:author="Parks, Robbie M" w:date="2018-08-21T18:56:00Z"/>
          <w:color w:val="000000" w:themeColor="text1"/>
        </w:rPr>
      </w:pPr>
      <w:ins w:id="797" w:author="Parks, Robbie M" w:date="2018-08-21T18:56:00Z">
        <w:r w:rsidRPr="00AC73A1">
          <w:rPr>
            <w:b/>
            <w:color w:val="000000" w:themeColor="text1"/>
          </w:rPr>
          <w:t xml:space="preserve">Figure </w:t>
        </w:r>
        <w:r>
          <w:rPr>
            <w:b/>
            <w:color w:val="000000" w:themeColor="text1"/>
          </w:rPr>
          <w:t>7-figure supplement 1</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cardiovascular disease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593CC42A" w14:textId="77777777" w:rsidR="009C72C2" w:rsidRDefault="009C72C2" w:rsidP="009C72C2">
      <w:pPr>
        <w:spacing w:line="480" w:lineRule="auto"/>
        <w:jc w:val="both"/>
        <w:rPr>
          <w:ins w:id="798" w:author="Parks, Robbie M" w:date="2018-08-21T18:56:00Z"/>
          <w:color w:val="000000" w:themeColor="text1"/>
        </w:rPr>
      </w:pPr>
    </w:p>
    <w:p w14:paraId="0B3E769F" w14:textId="1D74D470" w:rsidR="009C72C2" w:rsidRDefault="009C72C2" w:rsidP="009C72C2">
      <w:pPr>
        <w:spacing w:line="480" w:lineRule="auto"/>
        <w:jc w:val="both"/>
        <w:rPr>
          <w:ins w:id="799" w:author="Parks, Robbie M" w:date="2018-08-21T18:56:00Z"/>
          <w:color w:val="000000" w:themeColor="text1"/>
        </w:rPr>
      </w:pPr>
      <w:ins w:id="800" w:author="Parks, Robbie M" w:date="2018-08-21T18:56:00Z">
        <w:r w:rsidRPr="00AC73A1">
          <w:rPr>
            <w:b/>
            <w:color w:val="000000" w:themeColor="text1"/>
          </w:rPr>
          <w:t xml:space="preserve">Figure </w:t>
        </w:r>
        <w:r>
          <w:rPr>
            <w:b/>
            <w:color w:val="000000" w:themeColor="text1"/>
          </w:rPr>
          <w:t>7-figure supplement 2</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chronic respiratory disease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765972CC" w14:textId="77777777" w:rsidR="009C72C2" w:rsidRDefault="009C72C2" w:rsidP="009C72C2">
      <w:pPr>
        <w:spacing w:line="480" w:lineRule="auto"/>
        <w:jc w:val="both"/>
        <w:rPr>
          <w:ins w:id="801" w:author="Parks, Robbie M" w:date="2018-08-21T18:56:00Z"/>
          <w:color w:val="000000" w:themeColor="text1"/>
        </w:rPr>
      </w:pPr>
    </w:p>
    <w:p w14:paraId="6095EF6C" w14:textId="5B99A369" w:rsidR="009C72C2" w:rsidRDefault="009C72C2" w:rsidP="009C72C2">
      <w:pPr>
        <w:spacing w:line="480" w:lineRule="auto"/>
        <w:jc w:val="both"/>
        <w:rPr>
          <w:ins w:id="802" w:author="Parks, Robbie M" w:date="2018-08-21T18:56:00Z"/>
          <w:color w:val="000000" w:themeColor="text1"/>
        </w:rPr>
      </w:pPr>
      <w:ins w:id="803" w:author="Parks, Robbie M" w:date="2018-08-21T18:56:00Z">
        <w:r w:rsidRPr="00AC73A1">
          <w:rPr>
            <w:b/>
            <w:color w:val="000000" w:themeColor="text1"/>
          </w:rPr>
          <w:t xml:space="preserve">Figure </w:t>
        </w:r>
        <w:r>
          <w:rPr>
            <w:b/>
            <w:color w:val="000000" w:themeColor="text1"/>
          </w:rPr>
          <w:t>7-figure supplement 3</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respiratory infection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0D46E5D4" w14:textId="77777777" w:rsidR="009C72C2" w:rsidRDefault="009C72C2" w:rsidP="00A24BBA">
      <w:pPr>
        <w:spacing w:line="480" w:lineRule="auto"/>
        <w:jc w:val="both"/>
        <w:rPr>
          <w:ins w:id="804" w:author="Parks, Robbie M" w:date="2018-08-21T18:56:00Z"/>
          <w:color w:val="000000" w:themeColor="text1"/>
        </w:rPr>
      </w:pPr>
    </w:p>
    <w:p w14:paraId="62DF15B1" w14:textId="77777777" w:rsidR="00022655" w:rsidRDefault="00022655" w:rsidP="00A24BBA">
      <w:pPr>
        <w:spacing w:line="480" w:lineRule="auto"/>
        <w:jc w:val="both"/>
        <w:rPr>
          <w:ins w:id="805" w:author="Parks, Robbie M" w:date="2018-08-21T18:56:00Z"/>
          <w:color w:val="000000" w:themeColor="text1"/>
        </w:rPr>
      </w:pPr>
    </w:p>
    <w:p w14:paraId="0393D3FE" w14:textId="5A705C71" w:rsidR="00022655" w:rsidRDefault="00022655" w:rsidP="00A24BBA">
      <w:pPr>
        <w:spacing w:line="480" w:lineRule="auto"/>
        <w:jc w:val="both"/>
        <w:rPr>
          <w:ins w:id="806" w:author="Parks, Robbie M" w:date="2018-08-21T18:56:00Z"/>
          <w:color w:val="000000" w:themeColor="text1"/>
        </w:rPr>
      </w:pPr>
      <w:ins w:id="807" w:author="Parks, Robbie M" w:date="2018-08-21T18:56:00Z">
        <w:r w:rsidRPr="00AC73A1">
          <w:rPr>
            <w:b/>
            <w:color w:val="000000" w:themeColor="text1"/>
          </w:rPr>
          <w:t xml:space="preserve">Figure </w:t>
        </w:r>
        <w:r>
          <w:rPr>
            <w:b/>
            <w:color w:val="000000" w:themeColor="text1"/>
          </w:rPr>
          <w:t>8</w:t>
        </w:r>
        <w:r w:rsidRPr="00AC73A1">
          <w:rPr>
            <w:b/>
            <w:color w:val="000000" w:themeColor="text1"/>
          </w:rPr>
          <w:t xml:space="preserve">: </w:t>
        </w:r>
        <w:r w:rsidRPr="00AC73A1">
          <w:rPr>
            <w:color w:val="000000" w:themeColor="text1"/>
          </w:rPr>
          <w:t xml:space="preserve">Wavelet power spectra for national time series of </w:t>
        </w:r>
        <w:r w:rsidR="006A2340">
          <w:rPr>
            <w:color w:val="000000" w:themeColor="text1"/>
          </w:rPr>
          <w:t xml:space="preserve">injury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4493FACC" w14:textId="77777777" w:rsidR="00E24B8E" w:rsidRDefault="00E24B8E" w:rsidP="00A24BBA">
      <w:pPr>
        <w:spacing w:line="480" w:lineRule="auto"/>
        <w:jc w:val="both"/>
        <w:rPr>
          <w:ins w:id="808" w:author="Parks, Robbie M" w:date="2018-08-21T18:56:00Z"/>
          <w:color w:val="000000" w:themeColor="text1"/>
        </w:rPr>
      </w:pPr>
    </w:p>
    <w:p w14:paraId="0F9A1CF8" w14:textId="01BB8C14" w:rsidR="00E24B8E" w:rsidRDefault="00E24B8E" w:rsidP="00A24BBA">
      <w:pPr>
        <w:spacing w:line="480" w:lineRule="auto"/>
        <w:jc w:val="both"/>
        <w:rPr>
          <w:ins w:id="809" w:author="Parks, Robbie M" w:date="2018-08-21T18:56:00Z"/>
          <w:color w:val="000000" w:themeColor="text1"/>
        </w:rPr>
      </w:pPr>
      <w:ins w:id="810" w:author="Parks, Robbie M" w:date="2018-08-21T18:56:00Z">
        <w:r w:rsidRPr="00AC73A1">
          <w:rPr>
            <w:b/>
            <w:color w:val="000000" w:themeColor="text1"/>
          </w:rPr>
          <w:t xml:space="preserve">Figure </w:t>
        </w:r>
        <w:r>
          <w:rPr>
            <w:b/>
            <w:color w:val="000000" w:themeColor="text1"/>
          </w:rPr>
          <w:t>8-figure supplement 1</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intentional injur</w:t>
        </w:r>
        <w:r w:rsidR="000E4D6D">
          <w:rPr>
            <w:color w:val="000000" w:themeColor="text1"/>
          </w:rPr>
          <w:t>y</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39C0BBF6" w14:textId="77777777" w:rsidR="00515A1A" w:rsidRDefault="00515A1A" w:rsidP="00A24BBA">
      <w:pPr>
        <w:spacing w:line="480" w:lineRule="auto"/>
        <w:jc w:val="both"/>
        <w:rPr>
          <w:ins w:id="811" w:author="Parks, Robbie M" w:date="2018-08-21T18:56:00Z"/>
          <w:color w:val="000000" w:themeColor="text1"/>
        </w:rPr>
      </w:pPr>
    </w:p>
    <w:p w14:paraId="312FFDF5" w14:textId="10DC5A41" w:rsidR="00515A1A" w:rsidRDefault="00515A1A" w:rsidP="00515A1A">
      <w:pPr>
        <w:spacing w:line="480" w:lineRule="auto"/>
        <w:jc w:val="both"/>
        <w:rPr>
          <w:ins w:id="812" w:author="Parks, Robbie M" w:date="2018-08-21T18:56:00Z"/>
          <w:color w:val="000000" w:themeColor="text1"/>
        </w:rPr>
      </w:pPr>
      <w:ins w:id="813" w:author="Parks, Robbie M" w:date="2018-08-21T18:56:00Z">
        <w:r w:rsidRPr="00AC73A1">
          <w:rPr>
            <w:b/>
            <w:color w:val="000000" w:themeColor="text1"/>
          </w:rPr>
          <w:t xml:space="preserve">Figure </w:t>
        </w:r>
        <w:r>
          <w:rPr>
            <w:b/>
            <w:color w:val="000000" w:themeColor="text1"/>
          </w:rPr>
          <w:t>8-figure supplement 2</w:t>
        </w:r>
        <w:r w:rsidRPr="00AC73A1">
          <w:rPr>
            <w:b/>
            <w:color w:val="000000" w:themeColor="text1"/>
          </w:rPr>
          <w:t xml:space="preserve">: </w:t>
        </w:r>
        <w:r w:rsidRPr="00AC73A1">
          <w:rPr>
            <w:color w:val="000000" w:themeColor="text1"/>
          </w:rPr>
          <w:t xml:space="preserve">Wavelet power spectra for national time series of </w:t>
        </w:r>
        <w:r w:rsidR="005C17CB">
          <w:rPr>
            <w:color w:val="000000" w:themeColor="text1"/>
          </w:rPr>
          <w:t>un</w:t>
        </w:r>
        <w:r>
          <w:rPr>
            <w:color w:val="000000" w:themeColor="text1"/>
          </w:rPr>
          <w:t>intentional injur</w:t>
        </w:r>
        <w:r w:rsidR="000E4D6D">
          <w:rPr>
            <w:color w:val="000000" w:themeColor="text1"/>
          </w:rPr>
          <w:t>y</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33C827C0" w14:textId="77777777" w:rsidR="00022655" w:rsidRDefault="00022655" w:rsidP="00A24BBA">
      <w:pPr>
        <w:spacing w:line="480" w:lineRule="auto"/>
        <w:jc w:val="both"/>
        <w:rPr>
          <w:ins w:id="814" w:author="Parks, Robbie M" w:date="2018-08-21T18:56:00Z"/>
          <w:color w:val="000000" w:themeColor="text1"/>
        </w:rPr>
      </w:pPr>
    </w:p>
    <w:p w14:paraId="1CA9EE2E" w14:textId="77777777" w:rsidR="00381C88" w:rsidRDefault="00381C88">
      <w:pPr>
        <w:rPr>
          <w:ins w:id="815" w:author="Parks, Robbie M" w:date="2018-08-21T18:56:00Z"/>
          <w:b/>
          <w:color w:val="000000" w:themeColor="text1"/>
        </w:rPr>
      </w:pPr>
      <w:ins w:id="816" w:author="Parks, Robbie M" w:date="2018-08-21T18:56:00Z">
        <w:r>
          <w:rPr>
            <w:b/>
            <w:color w:val="000000" w:themeColor="text1"/>
          </w:rPr>
          <w:br w:type="page"/>
        </w:r>
      </w:ins>
    </w:p>
    <w:p w14:paraId="1F8AB1DD" w14:textId="0506CB6C" w:rsidR="00022655" w:rsidRDefault="00022655" w:rsidP="00A24BBA">
      <w:pPr>
        <w:spacing w:line="480" w:lineRule="auto"/>
        <w:jc w:val="both"/>
        <w:rPr>
          <w:ins w:id="817" w:author="Parks, Robbie M" w:date="2018-08-21T18:56:00Z"/>
          <w:color w:val="000000" w:themeColor="text1"/>
        </w:rPr>
      </w:pPr>
      <w:ins w:id="818" w:author="Parks, Robbie M" w:date="2018-08-21T18:56:00Z">
        <w:r w:rsidRPr="00AC73A1">
          <w:rPr>
            <w:b/>
            <w:color w:val="000000" w:themeColor="text1"/>
          </w:rPr>
          <w:t xml:space="preserve">Figure </w:t>
        </w:r>
        <w:r>
          <w:rPr>
            <w:b/>
            <w:color w:val="000000" w:themeColor="text1"/>
          </w:rPr>
          <w:t>9</w:t>
        </w:r>
        <w:r w:rsidRPr="00AC73A1">
          <w:rPr>
            <w:b/>
            <w:color w:val="000000" w:themeColor="text1"/>
          </w:rPr>
          <w:t xml:space="preserve">: </w:t>
        </w:r>
        <w:r w:rsidRPr="00AC73A1">
          <w:rPr>
            <w:color w:val="000000" w:themeColor="text1"/>
          </w:rPr>
          <w:t xml:space="preserve">Wavelet power spectra for national time series of </w:t>
        </w:r>
        <w:r w:rsidR="006A2340">
          <w:rPr>
            <w:color w:val="000000" w:themeColor="text1"/>
          </w:rPr>
          <w:t xml:space="preserve">injury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7FB67D72" w14:textId="77777777" w:rsidR="00022655" w:rsidRDefault="00022655" w:rsidP="00A24BBA">
      <w:pPr>
        <w:spacing w:line="480" w:lineRule="auto"/>
        <w:jc w:val="both"/>
        <w:rPr>
          <w:ins w:id="819" w:author="Parks, Robbie M" w:date="2018-08-21T18:56:00Z"/>
          <w:color w:val="000000" w:themeColor="text1"/>
        </w:rPr>
      </w:pPr>
    </w:p>
    <w:p w14:paraId="6B2A5AFC" w14:textId="360EE41B" w:rsidR="005C17CB" w:rsidRDefault="005C17CB" w:rsidP="005C17CB">
      <w:pPr>
        <w:spacing w:line="480" w:lineRule="auto"/>
        <w:jc w:val="both"/>
        <w:rPr>
          <w:ins w:id="820" w:author="Parks, Robbie M" w:date="2018-08-21T18:56:00Z"/>
          <w:color w:val="000000" w:themeColor="text1"/>
        </w:rPr>
      </w:pPr>
      <w:ins w:id="821" w:author="Parks, Robbie M" w:date="2018-08-21T18:56:00Z">
        <w:r w:rsidRPr="00AC73A1">
          <w:rPr>
            <w:b/>
            <w:color w:val="000000" w:themeColor="text1"/>
          </w:rPr>
          <w:t xml:space="preserve">Figure </w:t>
        </w:r>
        <w:r>
          <w:rPr>
            <w:b/>
            <w:color w:val="000000" w:themeColor="text1"/>
          </w:rPr>
          <w:t>9-figure supplement 1</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intentional injur</w:t>
        </w:r>
        <w:r w:rsidR="000E4D6D">
          <w:rPr>
            <w:color w:val="000000" w:themeColor="text1"/>
          </w:rPr>
          <w:t>y</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52F167D0" w14:textId="77777777" w:rsidR="005C17CB" w:rsidRDefault="005C17CB" w:rsidP="005C17CB">
      <w:pPr>
        <w:spacing w:line="480" w:lineRule="auto"/>
        <w:jc w:val="both"/>
        <w:rPr>
          <w:ins w:id="822" w:author="Parks, Robbie M" w:date="2018-08-21T18:56:00Z"/>
          <w:color w:val="000000" w:themeColor="text1"/>
        </w:rPr>
      </w:pPr>
    </w:p>
    <w:p w14:paraId="1228708E" w14:textId="59B6EEB7" w:rsidR="005C17CB" w:rsidRDefault="005C17CB" w:rsidP="005C17CB">
      <w:pPr>
        <w:spacing w:line="480" w:lineRule="auto"/>
        <w:jc w:val="both"/>
        <w:rPr>
          <w:ins w:id="823" w:author="Parks, Robbie M" w:date="2018-08-21T18:56:00Z"/>
          <w:color w:val="000000" w:themeColor="text1"/>
        </w:rPr>
      </w:pPr>
      <w:ins w:id="824" w:author="Parks, Robbie M" w:date="2018-08-21T18:56:00Z">
        <w:r w:rsidRPr="00AC73A1">
          <w:rPr>
            <w:b/>
            <w:color w:val="000000" w:themeColor="text1"/>
          </w:rPr>
          <w:t xml:space="preserve">Figure </w:t>
        </w:r>
        <w:r>
          <w:rPr>
            <w:b/>
            <w:color w:val="000000" w:themeColor="text1"/>
          </w:rPr>
          <w:t>9-figure supplement 2</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unintentional injur</w:t>
        </w:r>
        <w:r w:rsidR="000E4D6D">
          <w:rPr>
            <w:color w:val="000000" w:themeColor="text1"/>
          </w:rPr>
          <w:t>y</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056C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0FD0254F" w14:textId="77777777" w:rsidR="005C17CB" w:rsidRDefault="005C17CB" w:rsidP="00A24BBA">
      <w:pPr>
        <w:spacing w:line="480" w:lineRule="auto"/>
        <w:jc w:val="both"/>
        <w:rPr>
          <w:ins w:id="825" w:author="Parks, Robbie M" w:date="2018-08-21T18:56:00Z"/>
          <w:b/>
          <w:color w:val="000000" w:themeColor="text1"/>
        </w:rPr>
      </w:pPr>
    </w:p>
    <w:p w14:paraId="24D1CD8D" w14:textId="77777777" w:rsidR="00304C46" w:rsidRDefault="00304C46">
      <w:pPr>
        <w:rPr>
          <w:ins w:id="826" w:author="Parks, Robbie M" w:date="2018-08-21T18:56:00Z"/>
          <w:b/>
          <w:color w:val="000000" w:themeColor="text1"/>
        </w:rPr>
      </w:pPr>
      <w:ins w:id="827" w:author="Parks, Robbie M" w:date="2018-08-21T18:56:00Z">
        <w:r>
          <w:rPr>
            <w:b/>
            <w:color w:val="000000" w:themeColor="text1"/>
          </w:rPr>
          <w:br w:type="page"/>
        </w:r>
      </w:ins>
    </w:p>
    <w:p w14:paraId="47D0CEE1" w14:textId="157A41ED" w:rsidR="00022655" w:rsidRDefault="00022655" w:rsidP="00A24BBA">
      <w:pPr>
        <w:spacing w:line="480" w:lineRule="auto"/>
        <w:jc w:val="both"/>
        <w:rPr>
          <w:ins w:id="828" w:author="Parks, Robbie M" w:date="2018-08-21T18:56:00Z"/>
          <w:color w:val="000000" w:themeColor="text1"/>
        </w:rPr>
      </w:pPr>
      <w:ins w:id="829" w:author="Parks, Robbie M" w:date="2018-08-21T18:56:00Z">
        <w:r w:rsidRPr="00AC73A1">
          <w:rPr>
            <w:b/>
            <w:color w:val="000000" w:themeColor="text1"/>
          </w:rPr>
          <w:t xml:space="preserve">Figure </w:t>
        </w:r>
        <w:r>
          <w:rPr>
            <w:b/>
            <w:color w:val="000000" w:themeColor="text1"/>
          </w:rPr>
          <w:t>10</w:t>
        </w:r>
        <w:r w:rsidRPr="00AC73A1">
          <w:rPr>
            <w:b/>
            <w:color w:val="000000" w:themeColor="text1"/>
          </w:rPr>
          <w:t xml:space="preserve">: </w:t>
        </w:r>
        <w:r w:rsidRPr="00AC73A1">
          <w:rPr>
            <w:color w:val="000000" w:themeColor="text1"/>
          </w:rPr>
          <w:t>Wavelet power spectra for national time series of death rates</w:t>
        </w:r>
        <w:r w:rsidR="006A2340">
          <w:rPr>
            <w:color w:val="000000" w:themeColor="text1"/>
          </w:rPr>
          <w:t xml:space="preserve"> from causes other than cancers, cardiorespiratory diseases and injuries</w:t>
        </w:r>
        <w:r w:rsidRPr="00AC73A1">
          <w:rPr>
            <w:color w:val="000000" w:themeColor="text1"/>
          </w:rPr>
          <w:t xml:space="preserve"> for 1980-201</w:t>
        </w:r>
        <w:r>
          <w:rPr>
            <w:color w:val="000000" w:themeColor="text1"/>
          </w:rPr>
          <w:t>6</w:t>
        </w:r>
        <w:r w:rsidRPr="00AC73A1">
          <w:rPr>
            <w:color w:val="000000" w:themeColor="text1"/>
          </w:rPr>
          <w:t>, by</w:t>
        </w:r>
        <w:r w:rsidR="00407B68">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4DD294D6" w14:textId="77777777" w:rsidR="004703BD" w:rsidRDefault="004703BD" w:rsidP="00A24BBA">
      <w:pPr>
        <w:spacing w:line="480" w:lineRule="auto"/>
        <w:jc w:val="both"/>
        <w:rPr>
          <w:ins w:id="830" w:author="Parks, Robbie M" w:date="2018-08-21T18:56:00Z"/>
          <w:color w:val="000000" w:themeColor="text1"/>
        </w:rPr>
      </w:pPr>
    </w:p>
    <w:p w14:paraId="09E40A03" w14:textId="4A0979C9" w:rsidR="004703BD" w:rsidRDefault="004703BD" w:rsidP="004703BD">
      <w:pPr>
        <w:spacing w:line="480" w:lineRule="auto"/>
        <w:jc w:val="both"/>
        <w:rPr>
          <w:ins w:id="831" w:author="Parks, Robbie M" w:date="2018-08-21T18:56:00Z"/>
          <w:color w:val="000000" w:themeColor="text1"/>
        </w:rPr>
      </w:pPr>
      <w:ins w:id="832" w:author="Parks, Robbie M" w:date="2018-08-21T18:56:00Z">
        <w:r w:rsidRPr="00AC73A1">
          <w:rPr>
            <w:b/>
            <w:color w:val="000000" w:themeColor="text1"/>
          </w:rPr>
          <w:t xml:space="preserve">Figure </w:t>
        </w:r>
        <w:r>
          <w:rPr>
            <w:b/>
            <w:color w:val="000000" w:themeColor="text1"/>
          </w:rPr>
          <w:t>10-figure supplement 1</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endocrine disorder </w:t>
        </w:r>
        <w:r w:rsidRPr="00AC73A1">
          <w:rPr>
            <w:color w:val="000000" w:themeColor="text1"/>
          </w:rPr>
          <w:t>death rates for 1980-201</w:t>
        </w:r>
        <w:r>
          <w:rPr>
            <w:color w:val="000000" w:themeColor="text1"/>
          </w:rPr>
          <w:t>6</w:t>
        </w:r>
        <w:r w:rsidRPr="00AC73A1">
          <w:rPr>
            <w:color w:val="000000" w:themeColor="text1"/>
          </w:rPr>
          <w:t>, by</w:t>
        </w:r>
        <w:r w:rsidR="00407B68">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67DF74D0" w14:textId="77777777" w:rsidR="004703BD" w:rsidRDefault="004703BD" w:rsidP="00A24BBA">
      <w:pPr>
        <w:spacing w:line="480" w:lineRule="auto"/>
        <w:jc w:val="both"/>
        <w:rPr>
          <w:ins w:id="833" w:author="Parks, Robbie M" w:date="2018-08-21T18:56:00Z"/>
          <w:color w:val="000000" w:themeColor="text1"/>
        </w:rPr>
      </w:pPr>
    </w:p>
    <w:p w14:paraId="071E6D5A" w14:textId="4AD89ADB" w:rsidR="004703BD" w:rsidRDefault="004703BD" w:rsidP="004703BD">
      <w:pPr>
        <w:spacing w:line="480" w:lineRule="auto"/>
        <w:jc w:val="both"/>
        <w:rPr>
          <w:ins w:id="834" w:author="Parks, Robbie M" w:date="2018-08-21T18:56:00Z"/>
          <w:color w:val="000000" w:themeColor="text1"/>
        </w:rPr>
      </w:pPr>
      <w:ins w:id="835" w:author="Parks, Robbie M" w:date="2018-08-21T18:56:00Z">
        <w:r w:rsidRPr="00AC73A1">
          <w:rPr>
            <w:b/>
            <w:color w:val="000000" w:themeColor="text1"/>
          </w:rPr>
          <w:t xml:space="preserve">Figure </w:t>
        </w:r>
        <w:r>
          <w:rPr>
            <w:b/>
            <w:color w:val="000000" w:themeColor="text1"/>
          </w:rPr>
          <w:t>10</w:t>
        </w:r>
        <w:r w:rsidR="005B1C97">
          <w:rPr>
            <w:b/>
            <w:color w:val="000000" w:themeColor="text1"/>
          </w:rPr>
          <w:t>-figure supplement 2</w:t>
        </w:r>
        <w:r w:rsidRPr="00AC73A1">
          <w:rPr>
            <w:b/>
            <w:color w:val="000000" w:themeColor="text1"/>
          </w:rPr>
          <w:t xml:space="preserve">: </w:t>
        </w:r>
        <w:r w:rsidRPr="00AC73A1">
          <w:rPr>
            <w:color w:val="000000" w:themeColor="text1"/>
          </w:rPr>
          <w:t xml:space="preserve">Wavelet power spectra for national time series of </w:t>
        </w:r>
        <w:r w:rsidR="00806259">
          <w:rPr>
            <w:color w:val="000000" w:themeColor="text1"/>
          </w:rPr>
          <w:t>genitourinary disease</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407B68">
          <w:rPr>
            <w:color w:val="000000" w:themeColor="text1"/>
          </w:rPr>
          <w:t xml:space="preserve"> </w:t>
        </w:r>
        <w:r w:rsidRPr="00AC73A1">
          <w:rPr>
            <w:color w:val="000000" w:themeColor="text1"/>
          </w:rPr>
          <w:t>age group 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095D9CB1" w14:textId="77777777" w:rsidR="005B1C97" w:rsidRDefault="005B1C97" w:rsidP="004703BD">
      <w:pPr>
        <w:spacing w:line="480" w:lineRule="auto"/>
        <w:jc w:val="both"/>
        <w:rPr>
          <w:ins w:id="836" w:author="Parks, Robbie M" w:date="2018-08-21T18:56:00Z"/>
          <w:color w:val="000000" w:themeColor="text1"/>
        </w:rPr>
      </w:pPr>
    </w:p>
    <w:p w14:paraId="10F1B99E" w14:textId="0284FBDB" w:rsidR="005B1C97" w:rsidRDefault="005B1C97" w:rsidP="005B1C97">
      <w:pPr>
        <w:spacing w:line="480" w:lineRule="auto"/>
        <w:jc w:val="both"/>
        <w:rPr>
          <w:ins w:id="837" w:author="Parks, Robbie M" w:date="2018-08-21T18:56:00Z"/>
          <w:color w:val="000000" w:themeColor="text1"/>
        </w:rPr>
      </w:pPr>
      <w:ins w:id="838" w:author="Parks, Robbie M" w:date="2018-08-21T18:56:00Z">
        <w:r w:rsidRPr="00AC73A1">
          <w:rPr>
            <w:b/>
            <w:color w:val="000000" w:themeColor="text1"/>
          </w:rPr>
          <w:t xml:space="preserve">Figure </w:t>
        </w:r>
        <w:r>
          <w:rPr>
            <w:b/>
            <w:color w:val="000000" w:themeColor="text1"/>
          </w:rPr>
          <w:t xml:space="preserve">10-figure supplement </w:t>
        </w:r>
        <w:r w:rsidR="00CD1BCC">
          <w:rPr>
            <w:b/>
            <w:color w:val="000000" w:themeColor="text1"/>
          </w:rPr>
          <w:t>3</w:t>
        </w:r>
        <w:r w:rsidRPr="00AC73A1">
          <w:rPr>
            <w:b/>
            <w:color w:val="000000" w:themeColor="text1"/>
          </w:rPr>
          <w:t xml:space="preserve">: </w:t>
        </w:r>
        <w:r w:rsidRPr="00AC73A1">
          <w:rPr>
            <w:color w:val="000000" w:themeColor="text1"/>
          </w:rPr>
          <w:t xml:space="preserve">Wavelet power spectra for national time series of </w:t>
        </w:r>
        <w:r w:rsidR="00CD1BCC">
          <w:rPr>
            <w:color w:val="000000" w:themeColor="text1"/>
          </w:rPr>
          <w:t>neuropsychiatric disorder</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407B68">
          <w:rPr>
            <w:color w:val="000000" w:themeColor="text1"/>
          </w:rPr>
          <w:t xml:space="preserve"> </w:t>
        </w:r>
        <w:r w:rsidRPr="00AC73A1">
          <w:rPr>
            <w:color w:val="000000" w:themeColor="text1"/>
          </w:rPr>
          <w:t xml:space="preserve">age group for </w:t>
        </w:r>
        <w:r w:rsidR="00CD1BCC">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6799340C" w14:textId="77777777" w:rsidR="008410F8" w:rsidRDefault="008410F8" w:rsidP="005B1C97">
      <w:pPr>
        <w:spacing w:line="480" w:lineRule="auto"/>
        <w:jc w:val="both"/>
        <w:rPr>
          <w:ins w:id="839" w:author="Parks, Robbie M" w:date="2018-08-21T18:56:00Z"/>
          <w:color w:val="000000" w:themeColor="text1"/>
        </w:rPr>
      </w:pPr>
    </w:p>
    <w:p w14:paraId="41DD9848" w14:textId="26B38E89" w:rsidR="005B1C97" w:rsidRDefault="008410F8" w:rsidP="004703BD">
      <w:pPr>
        <w:spacing w:line="480" w:lineRule="auto"/>
        <w:jc w:val="both"/>
        <w:rPr>
          <w:ins w:id="840" w:author="Parks, Robbie M" w:date="2018-08-21T18:56:00Z"/>
          <w:color w:val="000000" w:themeColor="text1"/>
        </w:rPr>
      </w:pPr>
      <w:ins w:id="841" w:author="Parks, Robbie M" w:date="2018-08-21T18:56:00Z">
        <w:r w:rsidRPr="00AC73A1">
          <w:rPr>
            <w:b/>
            <w:color w:val="000000" w:themeColor="text1"/>
          </w:rPr>
          <w:t xml:space="preserve">Figure </w:t>
        </w:r>
        <w:r>
          <w:rPr>
            <w:b/>
            <w:color w:val="000000" w:themeColor="text1"/>
          </w:rPr>
          <w:t xml:space="preserve">10-figure supplement </w:t>
        </w:r>
        <w:r w:rsidR="0036089A">
          <w:rPr>
            <w:b/>
            <w:color w:val="000000" w:themeColor="text1"/>
          </w:rPr>
          <w:t>4</w:t>
        </w:r>
        <w:r w:rsidRPr="00AC73A1">
          <w:rPr>
            <w:b/>
            <w:color w:val="000000" w:themeColor="text1"/>
          </w:rPr>
          <w:t xml:space="preserve">: </w:t>
        </w:r>
        <w:r w:rsidRPr="00AC73A1">
          <w:rPr>
            <w:color w:val="000000" w:themeColor="text1"/>
          </w:rPr>
          <w:t xml:space="preserve">Wavelet power spectra for national time series of </w:t>
        </w:r>
        <w:r w:rsidR="0036089A">
          <w:rPr>
            <w:color w:val="000000" w:themeColor="text1"/>
          </w:rPr>
          <w:t>perinatal</w:t>
        </w:r>
        <w:r>
          <w:rPr>
            <w:color w:val="000000" w:themeColor="text1"/>
          </w:rPr>
          <w:t xml:space="preserve"> </w:t>
        </w:r>
        <w:r w:rsidR="00407B68">
          <w:rPr>
            <w:color w:val="000000" w:themeColor="text1"/>
          </w:rPr>
          <w:t xml:space="preserve">condition </w:t>
        </w:r>
        <w:r w:rsidRPr="00AC73A1">
          <w:rPr>
            <w:color w:val="000000" w:themeColor="text1"/>
          </w:rPr>
          <w:t>death rates for 1980-201</w:t>
        </w:r>
        <w:r>
          <w:rPr>
            <w:color w:val="000000" w:themeColor="text1"/>
          </w:rPr>
          <w:t>6</w:t>
        </w:r>
        <w:r w:rsidRPr="00AC73A1">
          <w:rPr>
            <w:color w:val="000000" w:themeColor="text1"/>
          </w:rPr>
          <w:t>, by</w:t>
        </w:r>
        <w:r w:rsidR="00407B68">
          <w:rPr>
            <w:color w:val="000000" w:themeColor="text1"/>
          </w:rPr>
          <w:t xml:space="preserve"> </w:t>
        </w:r>
        <w:r w:rsidRPr="00AC73A1">
          <w:rPr>
            <w:color w:val="000000" w:themeColor="text1"/>
          </w:rPr>
          <w:t xml:space="preserve">age group for </w:t>
        </w:r>
        <w:r w:rsidR="0036089A">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1FE37A72" w14:textId="77777777" w:rsidR="0036089A" w:rsidRDefault="0036089A" w:rsidP="004703BD">
      <w:pPr>
        <w:spacing w:line="480" w:lineRule="auto"/>
        <w:jc w:val="both"/>
        <w:rPr>
          <w:ins w:id="842" w:author="Parks, Robbie M" w:date="2018-08-21T18:56:00Z"/>
          <w:color w:val="000000" w:themeColor="text1"/>
        </w:rPr>
      </w:pPr>
    </w:p>
    <w:p w14:paraId="258B6F4C" w14:textId="38A2382A" w:rsidR="0036089A" w:rsidRDefault="0036089A" w:rsidP="0036089A">
      <w:pPr>
        <w:spacing w:line="480" w:lineRule="auto"/>
        <w:jc w:val="both"/>
        <w:rPr>
          <w:ins w:id="843" w:author="Parks, Robbie M" w:date="2018-08-21T18:56:00Z"/>
          <w:color w:val="000000" w:themeColor="text1"/>
        </w:rPr>
      </w:pPr>
      <w:ins w:id="844" w:author="Parks, Robbie M" w:date="2018-08-21T18:56:00Z">
        <w:r w:rsidRPr="00AC73A1">
          <w:rPr>
            <w:b/>
            <w:color w:val="000000" w:themeColor="text1"/>
          </w:rPr>
          <w:t xml:space="preserve">Figure </w:t>
        </w:r>
        <w:r>
          <w:rPr>
            <w:b/>
            <w:color w:val="000000" w:themeColor="text1"/>
          </w:rPr>
          <w:t>10-figure supplement 5</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substance use disorder </w:t>
        </w:r>
        <w:r w:rsidRPr="00AC73A1">
          <w:rPr>
            <w:color w:val="000000" w:themeColor="text1"/>
          </w:rPr>
          <w:t>death rates for 1980-201</w:t>
        </w:r>
        <w:r>
          <w:rPr>
            <w:color w:val="000000" w:themeColor="text1"/>
          </w:rPr>
          <w:t>6</w:t>
        </w:r>
        <w:r w:rsidRPr="00AC73A1">
          <w:rPr>
            <w:color w:val="000000" w:themeColor="text1"/>
          </w:rPr>
          <w:t>, by</w:t>
        </w:r>
        <w:r w:rsidR="009634AA">
          <w:rPr>
            <w:color w:val="000000" w:themeColor="text1"/>
          </w:rPr>
          <w:t xml:space="preserve"> </w:t>
        </w:r>
        <w:r w:rsidRPr="00AC73A1">
          <w:rPr>
            <w:color w:val="000000" w:themeColor="text1"/>
          </w:rPr>
          <w:t xml:space="preserve">age group </w:t>
        </w:r>
        <w:r w:rsidR="003C0001">
          <w:rPr>
            <w:color w:val="000000" w:themeColor="text1"/>
          </w:rPr>
          <w:t>for 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6A8D388A" w14:textId="77777777" w:rsidR="0036089A" w:rsidRDefault="0036089A" w:rsidP="004703BD">
      <w:pPr>
        <w:spacing w:line="480" w:lineRule="auto"/>
        <w:jc w:val="both"/>
        <w:rPr>
          <w:ins w:id="845" w:author="Parks, Robbie M" w:date="2018-08-21T18:56:00Z"/>
          <w:color w:val="000000" w:themeColor="text1"/>
        </w:rPr>
      </w:pPr>
    </w:p>
    <w:p w14:paraId="7C0E8ECF" w14:textId="77777777" w:rsidR="00FC3773" w:rsidRDefault="00FC3773">
      <w:pPr>
        <w:rPr>
          <w:ins w:id="846" w:author="Parks, Robbie M" w:date="2018-08-21T18:56:00Z"/>
          <w:b/>
          <w:color w:val="000000" w:themeColor="text1"/>
        </w:rPr>
      </w:pPr>
      <w:ins w:id="847" w:author="Parks, Robbie M" w:date="2018-08-21T18:56:00Z">
        <w:r>
          <w:rPr>
            <w:b/>
            <w:color w:val="000000" w:themeColor="text1"/>
          </w:rPr>
          <w:br w:type="page"/>
        </w:r>
      </w:ins>
    </w:p>
    <w:p w14:paraId="3A87FAE5" w14:textId="62B2FE7F" w:rsidR="00760E3A" w:rsidRDefault="00022655" w:rsidP="00A24BBA">
      <w:pPr>
        <w:spacing w:line="480" w:lineRule="auto"/>
        <w:jc w:val="both"/>
        <w:rPr>
          <w:ins w:id="848" w:author="Parks, Robbie M" w:date="2018-08-21T18:56:00Z"/>
          <w:color w:val="000000" w:themeColor="text1"/>
        </w:rPr>
      </w:pPr>
      <w:ins w:id="849" w:author="Parks, Robbie M" w:date="2018-08-21T18:56:00Z">
        <w:r w:rsidRPr="00AC73A1">
          <w:rPr>
            <w:b/>
            <w:color w:val="000000" w:themeColor="text1"/>
          </w:rPr>
          <w:t xml:space="preserve">Figure </w:t>
        </w:r>
        <w:r>
          <w:rPr>
            <w:b/>
            <w:color w:val="000000" w:themeColor="text1"/>
          </w:rPr>
          <w:t>11</w:t>
        </w:r>
        <w:r w:rsidRPr="00AC73A1">
          <w:rPr>
            <w:b/>
            <w:color w:val="000000" w:themeColor="text1"/>
          </w:rPr>
          <w:t xml:space="preserve">: </w:t>
        </w:r>
        <w:r w:rsidRPr="00AC73A1">
          <w:rPr>
            <w:color w:val="000000" w:themeColor="text1"/>
          </w:rPr>
          <w:t xml:space="preserve">Wavelet power spectra for national time series of death rates </w:t>
        </w:r>
        <w:r w:rsidR="006A2340">
          <w:rPr>
            <w:color w:val="000000" w:themeColor="text1"/>
          </w:rPr>
          <w:t>from causes other than cancers, cardiorespiratory diseases and injuries</w:t>
        </w:r>
        <w:r w:rsidR="006A2340" w:rsidRPr="00AC73A1">
          <w:rPr>
            <w:color w:val="000000" w:themeColor="text1"/>
          </w:rPr>
          <w:t xml:space="preserve"> </w:t>
        </w:r>
        <w:r w:rsidRPr="00AC73A1">
          <w:rPr>
            <w:color w:val="000000" w:themeColor="text1"/>
          </w:rPr>
          <w:t>for 1980-201</w:t>
        </w:r>
        <w:r>
          <w:rPr>
            <w:color w:val="000000" w:themeColor="text1"/>
          </w:rPr>
          <w:t>6</w:t>
        </w:r>
        <w:r w:rsidRPr="00AC73A1">
          <w:rPr>
            <w:color w:val="000000" w:themeColor="text1"/>
          </w:rPr>
          <w:t>, by</w:t>
        </w:r>
        <w:r w:rsidR="00E54F7B">
          <w:rPr>
            <w:color w:val="000000" w:themeColor="text1"/>
          </w:rPr>
          <w:t xml:space="preserve"> </w:t>
        </w:r>
        <w:r w:rsidRPr="00AC73A1">
          <w:rPr>
            <w:color w:val="000000" w:themeColor="text1"/>
          </w:rPr>
          <w:t xml:space="preserve">age group for </w:t>
        </w:r>
        <w:r>
          <w:rPr>
            <w:color w:val="000000" w:themeColor="text1"/>
          </w:rPr>
          <w:t>fe</w:t>
        </w:r>
        <w:r w:rsidRPr="00AC73A1">
          <w:rPr>
            <w:color w:val="000000" w:themeColor="text1"/>
          </w:rPr>
          <w:t>males</w:t>
        </w:r>
        <w:r>
          <w:rPr>
            <w:color w:val="000000" w:themeColor="text1"/>
          </w:rPr>
          <w:t xml:space="preserve">.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56862344" w14:textId="77777777" w:rsidR="00760E3A" w:rsidRDefault="00760E3A" w:rsidP="00A24BBA">
      <w:pPr>
        <w:spacing w:line="480" w:lineRule="auto"/>
        <w:jc w:val="both"/>
        <w:rPr>
          <w:ins w:id="850" w:author="Parks, Robbie M" w:date="2018-08-21T18:56:00Z"/>
          <w:color w:val="000000" w:themeColor="text1"/>
        </w:rPr>
      </w:pPr>
    </w:p>
    <w:p w14:paraId="21C8EA91" w14:textId="7493E02A" w:rsidR="00760E3A" w:rsidRDefault="00760E3A" w:rsidP="00760E3A">
      <w:pPr>
        <w:spacing w:line="480" w:lineRule="auto"/>
        <w:jc w:val="both"/>
        <w:rPr>
          <w:ins w:id="851" w:author="Parks, Robbie M" w:date="2018-08-21T18:56:00Z"/>
          <w:color w:val="000000" w:themeColor="text1"/>
        </w:rPr>
      </w:pPr>
      <w:ins w:id="852" w:author="Parks, Robbie M" w:date="2018-08-21T18:56:00Z">
        <w:r w:rsidRPr="00AC73A1">
          <w:rPr>
            <w:b/>
            <w:color w:val="000000" w:themeColor="text1"/>
          </w:rPr>
          <w:t xml:space="preserve">Figure </w:t>
        </w:r>
        <w:r>
          <w:rPr>
            <w:b/>
            <w:color w:val="000000" w:themeColor="text1"/>
          </w:rPr>
          <w:t xml:space="preserve">11-figure supplement </w:t>
        </w:r>
        <w:r w:rsidR="001A28DA">
          <w:rPr>
            <w:b/>
            <w:color w:val="000000" w:themeColor="text1"/>
          </w:rPr>
          <w:t>1</w:t>
        </w:r>
        <w:r w:rsidRPr="00AC73A1">
          <w:rPr>
            <w:b/>
            <w:color w:val="000000" w:themeColor="text1"/>
          </w:rPr>
          <w:t xml:space="preserve">: </w:t>
        </w:r>
        <w:r w:rsidRPr="00AC73A1">
          <w:rPr>
            <w:color w:val="000000" w:themeColor="text1"/>
          </w:rPr>
          <w:t xml:space="preserve">Wavelet power spectra for national time series of </w:t>
        </w:r>
        <w:r w:rsidR="00054EDD">
          <w:rPr>
            <w:color w:val="000000" w:themeColor="text1"/>
          </w:rPr>
          <w:t>endocrine disorder</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1E5D1F">
          <w:rPr>
            <w:color w:val="000000" w:themeColor="text1"/>
          </w:rPr>
          <w:t xml:space="preserve">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59CBE0D9" w14:textId="77777777" w:rsidR="00D27F19" w:rsidRDefault="00D27F19" w:rsidP="00760E3A">
      <w:pPr>
        <w:spacing w:line="480" w:lineRule="auto"/>
        <w:jc w:val="both"/>
        <w:rPr>
          <w:ins w:id="853" w:author="Parks, Robbie M" w:date="2018-08-21T18:56:00Z"/>
          <w:color w:val="000000" w:themeColor="text1"/>
        </w:rPr>
      </w:pPr>
    </w:p>
    <w:p w14:paraId="5C4185B6" w14:textId="6E19CF1A" w:rsidR="00D27F19" w:rsidRDefault="00D27F19" w:rsidP="00D27F19">
      <w:pPr>
        <w:spacing w:line="480" w:lineRule="auto"/>
        <w:jc w:val="both"/>
        <w:rPr>
          <w:ins w:id="854" w:author="Parks, Robbie M" w:date="2018-08-21T18:56:00Z"/>
          <w:color w:val="000000" w:themeColor="text1"/>
        </w:rPr>
      </w:pPr>
      <w:ins w:id="855" w:author="Parks, Robbie M" w:date="2018-08-21T18:56:00Z">
        <w:r w:rsidRPr="00AC73A1">
          <w:rPr>
            <w:b/>
            <w:color w:val="000000" w:themeColor="text1"/>
          </w:rPr>
          <w:t xml:space="preserve">Figure </w:t>
        </w:r>
        <w:r>
          <w:rPr>
            <w:b/>
            <w:color w:val="000000" w:themeColor="text1"/>
          </w:rPr>
          <w:t xml:space="preserve">11-figure supplement </w:t>
        </w:r>
        <w:r w:rsidR="00BE6C90">
          <w:rPr>
            <w:b/>
            <w:color w:val="000000" w:themeColor="text1"/>
          </w:rPr>
          <w:t>2</w:t>
        </w:r>
        <w:r w:rsidRPr="00AC73A1">
          <w:rPr>
            <w:b/>
            <w:color w:val="000000" w:themeColor="text1"/>
          </w:rPr>
          <w:t xml:space="preserve">: </w:t>
        </w:r>
        <w:r w:rsidRPr="00AC73A1">
          <w:rPr>
            <w:color w:val="000000" w:themeColor="text1"/>
          </w:rPr>
          <w:t xml:space="preserve">Wavelet power spectra for national time series of </w:t>
        </w:r>
        <w:r w:rsidR="00881664">
          <w:rPr>
            <w:color w:val="000000" w:themeColor="text1"/>
          </w:rPr>
          <w:t>genitourinary disease</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1E5D1F">
          <w:rPr>
            <w:color w:val="000000" w:themeColor="text1"/>
          </w:rPr>
          <w:t xml:space="preserve">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75045AE9" w14:textId="77777777" w:rsidR="00D27F19" w:rsidRDefault="00D27F19" w:rsidP="00D27F19">
      <w:pPr>
        <w:spacing w:line="480" w:lineRule="auto"/>
        <w:jc w:val="both"/>
        <w:rPr>
          <w:ins w:id="856" w:author="Parks, Robbie M" w:date="2018-08-21T18:56:00Z"/>
          <w:color w:val="000000" w:themeColor="text1"/>
        </w:rPr>
      </w:pPr>
    </w:p>
    <w:p w14:paraId="2FA4E645" w14:textId="77777777" w:rsidR="00D27F19" w:rsidRDefault="00D27F19" w:rsidP="00D27F19">
      <w:pPr>
        <w:spacing w:line="480" w:lineRule="auto"/>
        <w:jc w:val="both"/>
        <w:rPr>
          <w:ins w:id="857" w:author="Parks, Robbie M" w:date="2018-08-21T18:56:00Z"/>
          <w:color w:val="000000" w:themeColor="text1"/>
        </w:rPr>
      </w:pPr>
    </w:p>
    <w:p w14:paraId="291209BD" w14:textId="3098B252" w:rsidR="00D27F19" w:rsidRDefault="00D27F19" w:rsidP="00D27F19">
      <w:pPr>
        <w:spacing w:line="480" w:lineRule="auto"/>
        <w:jc w:val="both"/>
        <w:rPr>
          <w:ins w:id="858" w:author="Parks, Robbie M" w:date="2018-08-21T18:56:00Z"/>
          <w:color w:val="000000" w:themeColor="text1"/>
        </w:rPr>
      </w:pPr>
      <w:ins w:id="859" w:author="Parks, Robbie M" w:date="2018-08-21T18:56:00Z">
        <w:r w:rsidRPr="00AC73A1">
          <w:rPr>
            <w:b/>
            <w:color w:val="000000" w:themeColor="text1"/>
          </w:rPr>
          <w:t xml:space="preserve">Figure </w:t>
        </w:r>
        <w:r>
          <w:rPr>
            <w:b/>
            <w:color w:val="000000" w:themeColor="text1"/>
          </w:rPr>
          <w:t xml:space="preserve">11-figure supplement </w:t>
        </w:r>
        <w:r w:rsidR="006E0BAB">
          <w:rPr>
            <w:b/>
            <w:color w:val="000000" w:themeColor="text1"/>
          </w:rPr>
          <w:t>3</w:t>
        </w:r>
        <w:r w:rsidRPr="00AC73A1">
          <w:rPr>
            <w:b/>
            <w:color w:val="000000" w:themeColor="text1"/>
          </w:rPr>
          <w:t xml:space="preserve">: </w:t>
        </w:r>
        <w:r w:rsidRPr="00AC73A1">
          <w:rPr>
            <w:color w:val="000000" w:themeColor="text1"/>
          </w:rPr>
          <w:t xml:space="preserve">Wavelet power spectra for national time series of </w:t>
        </w:r>
        <w:r w:rsidR="00CE4106">
          <w:rPr>
            <w:color w:val="000000" w:themeColor="text1"/>
          </w:rPr>
          <w:t>neuropsychiatric diso</w:t>
        </w:r>
        <w:r w:rsidR="00FA7511">
          <w:rPr>
            <w:color w:val="000000" w:themeColor="text1"/>
          </w:rPr>
          <w:t>r</w:t>
        </w:r>
        <w:r w:rsidR="00CE4106">
          <w:rPr>
            <w:color w:val="000000" w:themeColor="text1"/>
          </w:rPr>
          <w:t>der</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1E5D1F">
          <w:rPr>
            <w:color w:val="000000" w:themeColor="text1"/>
          </w:rPr>
          <w:t xml:space="preserve">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65728A4F" w14:textId="77777777" w:rsidR="00D27F19" w:rsidRDefault="00D27F19" w:rsidP="00D27F19">
      <w:pPr>
        <w:spacing w:line="480" w:lineRule="auto"/>
        <w:jc w:val="both"/>
        <w:rPr>
          <w:ins w:id="860" w:author="Parks, Robbie M" w:date="2018-08-21T18:56:00Z"/>
          <w:color w:val="000000" w:themeColor="text1"/>
        </w:rPr>
      </w:pPr>
    </w:p>
    <w:p w14:paraId="618EA80B" w14:textId="16A42A9B" w:rsidR="00D27F19" w:rsidRDefault="00D27F19" w:rsidP="00D27F19">
      <w:pPr>
        <w:spacing w:line="480" w:lineRule="auto"/>
        <w:jc w:val="both"/>
        <w:rPr>
          <w:ins w:id="861" w:author="Parks, Robbie M" w:date="2018-08-21T18:56:00Z"/>
          <w:color w:val="000000" w:themeColor="text1"/>
        </w:rPr>
      </w:pPr>
      <w:ins w:id="862" w:author="Parks, Robbie M" w:date="2018-08-21T18:56:00Z">
        <w:r w:rsidRPr="00AC73A1">
          <w:rPr>
            <w:b/>
            <w:color w:val="000000" w:themeColor="text1"/>
          </w:rPr>
          <w:t xml:space="preserve">Figure </w:t>
        </w:r>
        <w:r>
          <w:rPr>
            <w:b/>
            <w:color w:val="000000" w:themeColor="text1"/>
          </w:rPr>
          <w:t xml:space="preserve">11-figure supplement </w:t>
        </w:r>
        <w:r w:rsidR="006E0BAB">
          <w:rPr>
            <w:b/>
            <w:color w:val="000000" w:themeColor="text1"/>
          </w:rPr>
          <w:t>4</w:t>
        </w:r>
        <w:r w:rsidRPr="00AC73A1">
          <w:rPr>
            <w:b/>
            <w:color w:val="000000" w:themeColor="text1"/>
          </w:rPr>
          <w:t xml:space="preserve">: </w:t>
        </w:r>
        <w:r w:rsidRPr="00AC73A1">
          <w:rPr>
            <w:color w:val="000000" w:themeColor="text1"/>
          </w:rPr>
          <w:t xml:space="preserve">Wavelet power spectra for national time series of </w:t>
        </w:r>
        <w:r w:rsidR="00642A09">
          <w:rPr>
            <w:color w:val="000000" w:themeColor="text1"/>
          </w:rPr>
          <w:t>perinatal condition</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1E5D1F">
          <w:rPr>
            <w:color w:val="000000" w:themeColor="text1"/>
          </w:rPr>
          <w:t xml:space="preserve">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01857AC7" w14:textId="77777777" w:rsidR="00D27F19" w:rsidRDefault="00D27F19" w:rsidP="00D27F19">
      <w:pPr>
        <w:spacing w:line="480" w:lineRule="auto"/>
        <w:jc w:val="both"/>
        <w:rPr>
          <w:ins w:id="863" w:author="Parks, Robbie M" w:date="2018-08-21T18:56:00Z"/>
          <w:color w:val="000000" w:themeColor="text1"/>
        </w:rPr>
      </w:pPr>
    </w:p>
    <w:p w14:paraId="5120D865" w14:textId="28A3BCC7" w:rsidR="006E0BAB" w:rsidRDefault="00D27F19" w:rsidP="00A24BBA">
      <w:pPr>
        <w:spacing w:line="480" w:lineRule="auto"/>
        <w:jc w:val="both"/>
        <w:rPr>
          <w:ins w:id="864" w:author="Parks, Robbie M" w:date="2018-08-21T18:56:00Z"/>
          <w:color w:val="000000" w:themeColor="text1"/>
        </w:rPr>
      </w:pPr>
      <w:ins w:id="865" w:author="Parks, Robbie M" w:date="2018-08-21T18:56:00Z">
        <w:r w:rsidRPr="00AC73A1">
          <w:rPr>
            <w:b/>
            <w:color w:val="000000" w:themeColor="text1"/>
          </w:rPr>
          <w:t xml:space="preserve">Figure </w:t>
        </w:r>
        <w:r>
          <w:rPr>
            <w:b/>
            <w:color w:val="000000" w:themeColor="text1"/>
          </w:rPr>
          <w:t xml:space="preserve">11-figure supplement </w:t>
        </w:r>
        <w:r w:rsidR="006E0BAB">
          <w:rPr>
            <w:b/>
            <w:color w:val="000000" w:themeColor="text1"/>
          </w:rPr>
          <w:t>5</w:t>
        </w:r>
        <w:r w:rsidRPr="00AC73A1">
          <w:rPr>
            <w:b/>
            <w:color w:val="000000" w:themeColor="text1"/>
          </w:rPr>
          <w:t xml:space="preserve">: </w:t>
        </w:r>
        <w:r w:rsidRPr="00AC73A1">
          <w:rPr>
            <w:color w:val="000000" w:themeColor="text1"/>
          </w:rPr>
          <w:t xml:space="preserve">Wavelet power spectra for national time series of </w:t>
        </w:r>
        <w:r w:rsidR="00DF5F10">
          <w:rPr>
            <w:color w:val="000000" w:themeColor="text1"/>
          </w:rPr>
          <w:t>substance use disorder</w:t>
        </w:r>
        <w:r>
          <w:rPr>
            <w:color w:val="000000" w:themeColor="text1"/>
          </w:rPr>
          <w:t xml:space="preserve"> </w:t>
        </w:r>
        <w:r w:rsidRPr="00AC73A1">
          <w:rPr>
            <w:color w:val="000000" w:themeColor="text1"/>
          </w:rPr>
          <w:t>death rates for 1980-201</w:t>
        </w:r>
        <w:r>
          <w:rPr>
            <w:color w:val="000000" w:themeColor="text1"/>
          </w:rPr>
          <w:t>6</w:t>
        </w:r>
        <w:r w:rsidRPr="00AC73A1">
          <w:rPr>
            <w:color w:val="000000" w:themeColor="text1"/>
          </w:rPr>
          <w:t>, by</w:t>
        </w:r>
        <w:r w:rsidR="000D7C6D">
          <w:rPr>
            <w:color w:val="000000" w:themeColor="text1"/>
          </w:rPr>
          <w:t xml:space="preserve">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66AE5DF3" w14:textId="77777777" w:rsidR="006E0BAB" w:rsidRDefault="006E0BAB" w:rsidP="00A24BBA">
      <w:pPr>
        <w:spacing w:line="480" w:lineRule="auto"/>
        <w:jc w:val="both"/>
        <w:rPr>
          <w:ins w:id="866" w:author="Parks, Robbie M" w:date="2018-08-21T18:56:00Z"/>
          <w:color w:val="000000" w:themeColor="text1"/>
        </w:rPr>
      </w:pPr>
    </w:p>
    <w:p w14:paraId="2DCF068E" w14:textId="41CEF2DE" w:rsidR="006E0BAB" w:rsidRDefault="006E0BAB" w:rsidP="006E0BAB">
      <w:pPr>
        <w:spacing w:line="480" w:lineRule="auto"/>
        <w:jc w:val="both"/>
        <w:rPr>
          <w:ins w:id="867" w:author="Parks, Robbie M" w:date="2018-08-21T18:56:00Z"/>
          <w:color w:val="000000" w:themeColor="text1"/>
        </w:rPr>
      </w:pPr>
      <w:ins w:id="868" w:author="Parks, Robbie M" w:date="2018-08-21T18:56:00Z">
        <w:r w:rsidRPr="00AC73A1">
          <w:rPr>
            <w:b/>
            <w:color w:val="000000" w:themeColor="text1"/>
          </w:rPr>
          <w:t xml:space="preserve">Figure </w:t>
        </w:r>
        <w:r>
          <w:rPr>
            <w:b/>
            <w:color w:val="000000" w:themeColor="text1"/>
          </w:rPr>
          <w:t>11-figure supplement 6</w:t>
        </w:r>
        <w:r w:rsidRPr="00AC73A1">
          <w:rPr>
            <w:b/>
            <w:color w:val="000000" w:themeColor="text1"/>
          </w:rPr>
          <w:t xml:space="preserve">: </w:t>
        </w:r>
        <w:r w:rsidRPr="00AC73A1">
          <w:rPr>
            <w:color w:val="000000" w:themeColor="text1"/>
          </w:rPr>
          <w:t xml:space="preserve">Wavelet power spectra for national time series of </w:t>
        </w:r>
        <w:r>
          <w:rPr>
            <w:color w:val="000000" w:themeColor="text1"/>
          </w:rPr>
          <w:t xml:space="preserve">maternal condition </w:t>
        </w:r>
        <w:r w:rsidRPr="00AC73A1">
          <w:rPr>
            <w:color w:val="000000" w:themeColor="text1"/>
          </w:rPr>
          <w:t>death rates for 1980-201</w:t>
        </w:r>
        <w:r>
          <w:rPr>
            <w:color w:val="000000" w:themeColor="text1"/>
          </w:rPr>
          <w:t>6</w:t>
        </w:r>
        <w:r w:rsidRPr="00AC73A1">
          <w:rPr>
            <w:color w:val="000000" w:themeColor="text1"/>
          </w:rPr>
          <w:t>, by</w:t>
        </w:r>
        <w:r w:rsidR="00AF1874">
          <w:rPr>
            <w:color w:val="000000" w:themeColor="text1"/>
          </w:rPr>
          <w:t xml:space="preserve"> </w:t>
        </w:r>
        <w:r w:rsidRPr="00AC73A1">
          <w:rPr>
            <w:color w:val="000000" w:themeColor="text1"/>
          </w:rPr>
          <w:t xml:space="preserve">age group for </w:t>
        </w:r>
        <w:r>
          <w:rPr>
            <w:color w:val="000000" w:themeColor="text1"/>
          </w:rPr>
          <w:t xml:space="preserve">females. </w:t>
        </w:r>
        <w:r w:rsidRPr="00AC73A1">
          <w:rPr>
            <w:color w:val="000000" w:themeColor="text1"/>
          </w:rPr>
          <w:t xml:space="preserve">Wavelet power values increase from blue to red. The shaded regions at the left and right edge of each box indicate the cone of influence, where spectral analysis is less robust. </w:t>
        </w:r>
        <w:r>
          <w:rPr>
            <w:color w:val="000000" w:themeColor="text1"/>
          </w:rPr>
          <w:t>P-values for the presence of 12-month seasonality are to the right of each figure at the 12-month line.</w:t>
        </w:r>
      </w:ins>
    </w:p>
    <w:p w14:paraId="11A2DD44" w14:textId="741A78F3" w:rsidR="00AB7395" w:rsidRPr="00AC73A1" w:rsidRDefault="00AB7395" w:rsidP="00A24BBA">
      <w:pPr>
        <w:spacing w:line="480" w:lineRule="auto"/>
        <w:jc w:val="both"/>
        <w:rPr>
          <w:ins w:id="869" w:author="Parks, Robbie M" w:date="2018-08-21T18:56:00Z"/>
          <w:color w:val="000000" w:themeColor="text1"/>
        </w:rPr>
      </w:pPr>
      <w:ins w:id="870" w:author="Parks, Robbie M" w:date="2018-08-21T18:56:00Z">
        <w:r w:rsidRPr="00AC73A1">
          <w:rPr>
            <w:b/>
            <w:color w:val="000000" w:themeColor="text1"/>
          </w:rPr>
          <w:br w:type="page"/>
        </w:r>
      </w:ins>
    </w:p>
    <w:p w14:paraId="2B44862C" w14:textId="0112A8FF" w:rsidR="00077BBE" w:rsidRPr="00DF4A95" w:rsidRDefault="0036381E" w:rsidP="00DF4A95">
      <w:pPr>
        <w:spacing w:line="480" w:lineRule="auto"/>
        <w:jc w:val="both"/>
        <w:rPr>
          <w:color w:val="000000" w:themeColor="text1"/>
        </w:rPr>
      </w:pPr>
      <w:ins w:id="871" w:author="Parks, Robbie M" w:date="2018-08-21T18:56:00Z">
        <w:r w:rsidRPr="00AC73A1">
          <w:rPr>
            <w:b/>
            <w:color w:val="000000" w:themeColor="text1"/>
          </w:rPr>
          <w:t xml:space="preserve">Figure </w:t>
        </w:r>
        <w:r w:rsidR="00A46BF1">
          <w:rPr>
            <w:b/>
            <w:color w:val="000000" w:themeColor="text1"/>
          </w:rPr>
          <w:t>12</w:t>
        </w:r>
        <w:r w:rsidR="00B66895" w:rsidRPr="00AC73A1">
          <w:rPr>
            <w:b/>
            <w:color w:val="000000" w:themeColor="text1"/>
          </w:rPr>
          <w:t>:</w:t>
        </w:r>
        <w:r w:rsidRPr="00AC73A1">
          <w:rPr>
            <w:b/>
            <w:color w:val="000000" w:themeColor="text1"/>
          </w:rPr>
          <w:t xml:space="preserve"> </w:t>
        </w:r>
      </w:ins>
      <w:r w:rsidRPr="00DF4A95">
        <w:rPr>
          <w:color w:val="000000" w:themeColor="text1"/>
        </w:rPr>
        <w:t xml:space="preserve">Mean timing of </w:t>
      </w:r>
      <w:del w:id="872" w:author="Parks, Robbie M" w:date="2018-08-21T18:56:00Z">
        <w:r w:rsidRPr="006E585E">
          <w:rPr>
            <w:color w:val="000000" w:themeColor="text1"/>
          </w:rPr>
          <w:delText xml:space="preserve">national </w:delText>
        </w:r>
      </w:del>
      <w:r w:rsidRPr="00DF4A95">
        <w:rPr>
          <w:color w:val="000000" w:themeColor="text1"/>
        </w:rPr>
        <w:t>maximum and minimum all-cause</w:t>
      </w:r>
      <w:r w:rsidR="00DD1C1B" w:rsidRPr="00AC73A1">
        <w:rPr>
          <w:color w:val="000000" w:themeColor="text1"/>
          <w:rPrChange w:id="873" w:author="Parks, Robbie M" w:date="2018-08-21T18:56:00Z">
            <w:rPr>
              <w:rFonts w:ascii="Times New Roman" w:hAnsi="Times New Roman"/>
              <w:color w:val="000000" w:themeColor="text1"/>
              <w:sz w:val="24"/>
            </w:rPr>
          </w:rPrChange>
        </w:rPr>
        <w:t xml:space="preserve"> and cause-specific</w:t>
      </w:r>
      <w:r w:rsidRPr="00AC73A1">
        <w:rPr>
          <w:color w:val="000000" w:themeColor="text1"/>
          <w:rPrChange w:id="874" w:author="Parks, Robbie M" w:date="2018-08-21T18:56:00Z">
            <w:rPr>
              <w:rFonts w:ascii="Times New Roman" w:hAnsi="Times New Roman"/>
              <w:color w:val="000000" w:themeColor="text1"/>
              <w:sz w:val="24"/>
            </w:rPr>
          </w:rPrChange>
        </w:rPr>
        <w:t xml:space="preserve"> mortality</w:t>
      </w:r>
      <w:ins w:id="875" w:author="Parks, Robbie M" w:date="2018-08-21T18:56:00Z">
        <w:r w:rsidR="00D763D8">
          <w:rPr>
            <w:color w:val="000000" w:themeColor="text1"/>
          </w:rPr>
          <w:t xml:space="preserve"> at the national level</w:t>
        </w:r>
      </w:ins>
      <w:r w:rsidRPr="00DF4A95">
        <w:rPr>
          <w:color w:val="000000" w:themeColor="text1"/>
        </w:rPr>
        <w:t xml:space="preserve">, by sex and age </w:t>
      </w:r>
      <w:r w:rsidR="009B509E" w:rsidRPr="00AC73A1">
        <w:rPr>
          <w:color w:val="000000" w:themeColor="text1"/>
          <w:rPrChange w:id="876" w:author="Parks, Robbie M" w:date="2018-08-21T18:56:00Z">
            <w:rPr>
              <w:rFonts w:ascii="Times New Roman" w:hAnsi="Times New Roman"/>
              <w:color w:val="000000" w:themeColor="text1"/>
              <w:sz w:val="24"/>
            </w:rPr>
          </w:rPrChange>
        </w:rPr>
        <w:t>group for 1980</w:t>
      </w:r>
      <w:r w:rsidR="004D2BCA" w:rsidRPr="00AC73A1">
        <w:rPr>
          <w:color w:val="000000" w:themeColor="text1"/>
          <w:rPrChange w:id="877" w:author="Parks, Robbie M" w:date="2018-08-21T18:56:00Z">
            <w:rPr>
              <w:rFonts w:ascii="Times New Roman" w:hAnsi="Times New Roman"/>
              <w:color w:val="000000" w:themeColor="text1"/>
              <w:sz w:val="24"/>
            </w:rPr>
          </w:rPrChange>
        </w:rPr>
        <w:t>-201</w:t>
      </w:r>
      <w:del w:id="878" w:author="Parks, Robbie M" w:date="2018-08-21T18:56:00Z">
        <w:r w:rsidR="004D2BCA">
          <w:rPr>
            <w:color w:val="000000" w:themeColor="text1"/>
          </w:rPr>
          <w:delText>3</w:delText>
        </w:r>
      </w:del>
      <w:ins w:id="879" w:author="Parks, Robbie M" w:date="2018-08-21T18:56:00Z">
        <w:r w:rsidR="007F5916">
          <w:rPr>
            <w:color w:val="000000" w:themeColor="text1"/>
          </w:rPr>
          <w:t>6</w:t>
        </w:r>
      </w:ins>
      <w:r w:rsidR="004D2BCA" w:rsidRPr="00DF4A95">
        <w:rPr>
          <w:color w:val="000000" w:themeColor="text1"/>
        </w:rPr>
        <w:t>. Red arrows</w:t>
      </w:r>
      <w:r w:rsidRPr="00AC73A1">
        <w:rPr>
          <w:color w:val="000000" w:themeColor="text1"/>
          <w:rPrChange w:id="880" w:author="Parks, Robbie M" w:date="2018-08-21T18:56:00Z">
            <w:rPr>
              <w:rFonts w:ascii="Times New Roman" w:hAnsi="Times New Roman"/>
              <w:color w:val="000000" w:themeColor="text1"/>
              <w:sz w:val="24"/>
            </w:rPr>
          </w:rPrChange>
        </w:rPr>
        <w:t xml:space="preserve"> indicate the month of m</w:t>
      </w:r>
      <w:r w:rsidR="004D2BCA" w:rsidRPr="00AC73A1">
        <w:rPr>
          <w:color w:val="000000" w:themeColor="text1"/>
          <w:rPrChange w:id="881" w:author="Parks, Robbie M" w:date="2018-08-21T18:56:00Z">
            <w:rPr>
              <w:rFonts w:ascii="Times New Roman" w:hAnsi="Times New Roman"/>
              <w:color w:val="000000" w:themeColor="text1"/>
              <w:sz w:val="24"/>
            </w:rPr>
          </w:rPrChange>
        </w:rPr>
        <w:t>aximum mortality, and green arrows</w:t>
      </w:r>
      <w:r w:rsidRPr="00AC73A1">
        <w:rPr>
          <w:color w:val="000000" w:themeColor="text1"/>
          <w:rPrChange w:id="882" w:author="Parks, Robbie M" w:date="2018-08-21T18:56:00Z">
            <w:rPr>
              <w:rFonts w:ascii="Times New Roman" w:hAnsi="Times New Roman"/>
              <w:color w:val="000000" w:themeColor="text1"/>
              <w:sz w:val="24"/>
            </w:rPr>
          </w:rPrChange>
        </w:rPr>
        <w:t xml:space="preserve"> that of minimum mortality. </w:t>
      </w:r>
      <w:r w:rsidR="004D2BCA" w:rsidRPr="00AC73A1">
        <w:rPr>
          <w:color w:val="000000" w:themeColor="text1"/>
          <w:rPrChange w:id="883" w:author="Parks, Robbie M" w:date="2018-08-21T18:56:00Z">
            <w:rPr>
              <w:rFonts w:ascii="Times New Roman" w:hAnsi="Times New Roman"/>
              <w:color w:val="000000" w:themeColor="text1"/>
              <w:sz w:val="24"/>
            </w:rPr>
          </w:rPrChange>
        </w:rPr>
        <w:t xml:space="preserve">The size of the arrow is inversely proportional to its respective </w:t>
      </w:r>
      <w:del w:id="884" w:author="Parks, Robbie M" w:date="2018-08-21T18:56:00Z">
        <w:r w:rsidR="004D2BCA">
          <w:rPr>
            <w:color w:val="000000" w:themeColor="text1"/>
          </w:rPr>
          <w:delText>95% confidence interval</w:delText>
        </w:r>
        <w:r w:rsidRPr="006E585E">
          <w:rPr>
            <w:color w:val="000000" w:themeColor="text1"/>
          </w:rPr>
          <w:delText>. Only age-sex groups with statistically significant 12-month seasonality are included.</w:delText>
        </w:r>
        <w:r w:rsidR="00AB7395">
          <w:rPr>
            <w:b/>
            <w:color w:val="000000" w:themeColor="text1"/>
          </w:rPr>
          <w:br w:type="page"/>
        </w:r>
      </w:del>
      <w:ins w:id="885" w:author="Parks, Robbie M" w:date="2018-08-21T18:56:00Z">
        <w:r w:rsidR="00480AE7">
          <w:rPr>
            <w:color w:val="000000" w:themeColor="text1"/>
          </w:rPr>
          <w:t>variance</w:t>
        </w:r>
        <w:r w:rsidRPr="00AC73A1">
          <w:rPr>
            <w:color w:val="000000" w:themeColor="text1"/>
          </w:rPr>
          <w:t>.</w:t>
        </w:r>
      </w:ins>
    </w:p>
    <w:p w14:paraId="05B31FE3" w14:textId="77777777" w:rsidR="00077BBE" w:rsidRDefault="00077BBE" w:rsidP="00A24BBA">
      <w:pPr>
        <w:spacing w:line="480" w:lineRule="auto"/>
        <w:jc w:val="both"/>
        <w:rPr>
          <w:ins w:id="886" w:author="Parks, Robbie M" w:date="2018-08-21T18:56:00Z"/>
          <w:color w:val="000000" w:themeColor="text1"/>
        </w:rPr>
      </w:pPr>
    </w:p>
    <w:p w14:paraId="0C2B2E87" w14:textId="43E9F556" w:rsidR="0049177A" w:rsidRDefault="00077BBE" w:rsidP="00A24BBA">
      <w:pPr>
        <w:spacing w:line="480" w:lineRule="auto"/>
        <w:jc w:val="both"/>
        <w:rPr>
          <w:ins w:id="887" w:author="Parks, Robbie M" w:date="2018-08-21T18:56:00Z"/>
          <w:color w:val="000000" w:themeColor="text1"/>
        </w:rPr>
      </w:pPr>
      <w:r w:rsidRPr="00DF4A95">
        <w:rPr>
          <w:b/>
          <w:color w:val="000000" w:themeColor="text1"/>
        </w:rPr>
        <w:t xml:space="preserve">Figure </w:t>
      </w:r>
      <w:del w:id="888" w:author="Parks, Robbie M" w:date="2018-08-21T18:56:00Z">
        <w:r w:rsidR="0036381E" w:rsidRPr="006E585E">
          <w:rPr>
            <w:b/>
            <w:color w:val="000000" w:themeColor="text1"/>
          </w:rPr>
          <w:delText>4</w:delText>
        </w:r>
      </w:del>
      <w:ins w:id="889" w:author="Parks, Robbie M" w:date="2018-08-21T18:56:00Z">
        <w:r>
          <w:rPr>
            <w:b/>
            <w:color w:val="000000" w:themeColor="text1"/>
          </w:rPr>
          <w:t>12-figure supplement 1</w:t>
        </w:r>
        <w:r w:rsidRPr="00AC73A1">
          <w:rPr>
            <w:b/>
            <w:color w:val="000000" w:themeColor="text1"/>
          </w:rPr>
          <w:t xml:space="preserve">: </w:t>
        </w:r>
        <w:r w:rsidRPr="00AC73A1">
          <w:rPr>
            <w:color w:val="000000" w:themeColor="text1"/>
          </w:rPr>
          <w:t xml:space="preserve">Mean timing of maximum and minimum </w:t>
        </w:r>
        <w:r w:rsidR="00D5204F" w:rsidRPr="00AC73A1">
          <w:rPr>
            <w:color w:val="000000" w:themeColor="text1"/>
          </w:rPr>
          <w:t>mortality</w:t>
        </w:r>
        <w:r w:rsidR="00D5204F">
          <w:rPr>
            <w:color w:val="000000" w:themeColor="text1"/>
          </w:rPr>
          <w:t xml:space="preserve"> for </w:t>
        </w:r>
        <w:r w:rsidR="00963D3F">
          <w:rPr>
            <w:color w:val="000000" w:themeColor="text1"/>
          </w:rPr>
          <w:t xml:space="preserve">specific </w:t>
        </w:r>
        <w:r w:rsidR="00D5204F">
          <w:rPr>
            <w:color w:val="000000" w:themeColor="text1"/>
          </w:rPr>
          <w:t>cardiorespiratory disease</w:t>
        </w:r>
        <w:r w:rsidR="00963D3F">
          <w:rPr>
            <w:color w:val="000000" w:themeColor="text1"/>
          </w:rPr>
          <w:t>s</w:t>
        </w:r>
        <w:r w:rsidR="00D5204F">
          <w:rPr>
            <w:color w:val="000000" w:themeColor="text1"/>
          </w:rPr>
          <w:t xml:space="preserve"> </w:t>
        </w:r>
        <w:r>
          <w:rPr>
            <w:color w:val="000000" w:themeColor="text1"/>
          </w:rPr>
          <w:t>at the national level</w:t>
        </w:r>
        <w:r w:rsidRPr="00AC73A1">
          <w:rPr>
            <w:color w:val="000000" w:themeColor="text1"/>
          </w:rPr>
          <w:t>, by sex and age group for 1980-201</w:t>
        </w:r>
        <w:r>
          <w:rPr>
            <w:color w:val="000000" w:themeColor="text1"/>
          </w:rPr>
          <w:t>6</w:t>
        </w:r>
        <w:r w:rsidRPr="00AC73A1">
          <w:rPr>
            <w:color w:val="000000" w:themeColor="text1"/>
          </w:rPr>
          <w:t xml:space="preserve">. Red arrows indicate the month of maximum mortality, and green arrows that of minimum mortality. The size of the arrow is inversely proportional to its respective </w:t>
        </w:r>
        <w:r>
          <w:rPr>
            <w:color w:val="000000" w:themeColor="text1"/>
          </w:rPr>
          <w:t>variance</w:t>
        </w:r>
        <w:r w:rsidRPr="00AC73A1">
          <w:rPr>
            <w:color w:val="000000" w:themeColor="text1"/>
          </w:rPr>
          <w:t>.</w:t>
        </w:r>
      </w:ins>
    </w:p>
    <w:p w14:paraId="6420F376" w14:textId="77777777" w:rsidR="0049177A" w:rsidRDefault="0049177A" w:rsidP="00A24BBA">
      <w:pPr>
        <w:spacing w:line="480" w:lineRule="auto"/>
        <w:jc w:val="both"/>
        <w:rPr>
          <w:ins w:id="890" w:author="Parks, Robbie M" w:date="2018-08-21T18:56:00Z"/>
          <w:color w:val="000000" w:themeColor="text1"/>
        </w:rPr>
      </w:pPr>
    </w:p>
    <w:p w14:paraId="1DEFCAD7" w14:textId="4DCD070E" w:rsidR="00BC264B" w:rsidRDefault="0049177A" w:rsidP="00A24BBA">
      <w:pPr>
        <w:spacing w:line="480" w:lineRule="auto"/>
        <w:jc w:val="both"/>
        <w:rPr>
          <w:ins w:id="891" w:author="Parks, Robbie M" w:date="2018-08-21T18:56:00Z"/>
          <w:color w:val="000000" w:themeColor="text1"/>
        </w:rPr>
      </w:pPr>
      <w:ins w:id="892" w:author="Parks, Robbie M" w:date="2018-08-21T18:56:00Z">
        <w:r w:rsidRPr="00AC73A1">
          <w:rPr>
            <w:b/>
            <w:color w:val="000000" w:themeColor="text1"/>
          </w:rPr>
          <w:t xml:space="preserve">Figure </w:t>
        </w:r>
        <w:r>
          <w:rPr>
            <w:b/>
            <w:color w:val="000000" w:themeColor="text1"/>
          </w:rPr>
          <w:t>12-figure supplement 2</w:t>
        </w:r>
        <w:r w:rsidRPr="00AC73A1">
          <w:rPr>
            <w:b/>
            <w:color w:val="000000" w:themeColor="text1"/>
          </w:rPr>
          <w:t xml:space="preserve">: </w:t>
        </w:r>
        <w:r w:rsidRPr="00AC73A1">
          <w:rPr>
            <w:color w:val="000000" w:themeColor="text1"/>
          </w:rPr>
          <w:t>Mean timing of maximum and minimum mortality</w:t>
        </w:r>
        <w:r>
          <w:rPr>
            <w:color w:val="000000" w:themeColor="text1"/>
          </w:rPr>
          <w:t xml:space="preserve"> for </w:t>
        </w:r>
        <w:r w:rsidR="00963D3F">
          <w:rPr>
            <w:color w:val="000000" w:themeColor="text1"/>
          </w:rPr>
          <w:t>specific injuries</w:t>
        </w:r>
        <w:r>
          <w:rPr>
            <w:color w:val="000000" w:themeColor="text1"/>
          </w:rPr>
          <w:t xml:space="preserve"> at the national level</w:t>
        </w:r>
        <w:r w:rsidRPr="00AC73A1">
          <w:rPr>
            <w:color w:val="000000" w:themeColor="text1"/>
          </w:rPr>
          <w:t>, by sex and age group for 1980-201</w:t>
        </w:r>
        <w:r>
          <w:rPr>
            <w:color w:val="000000" w:themeColor="text1"/>
          </w:rPr>
          <w:t>6</w:t>
        </w:r>
        <w:r w:rsidRPr="00AC73A1">
          <w:rPr>
            <w:color w:val="000000" w:themeColor="text1"/>
          </w:rPr>
          <w:t xml:space="preserve">. Red arrows indicate the month of maximum mortality, and green arrows that of minimum mortality. The size of the arrow is inversely proportional to its respective </w:t>
        </w:r>
        <w:r>
          <w:rPr>
            <w:color w:val="000000" w:themeColor="text1"/>
          </w:rPr>
          <w:t>variance</w:t>
        </w:r>
        <w:r w:rsidRPr="00AC73A1">
          <w:rPr>
            <w:color w:val="000000" w:themeColor="text1"/>
          </w:rPr>
          <w:t>.</w:t>
        </w:r>
      </w:ins>
    </w:p>
    <w:p w14:paraId="48AE4632" w14:textId="77777777" w:rsidR="00BC264B" w:rsidRDefault="00BC264B" w:rsidP="00A24BBA">
      <w:pPr>
        <w:spacing w:line="480" w:lineRule="auto"/>
        <w:jc w:val="both"/>
        <w:rPr>
          <w:ins w:id="893" w:author="Parks, Robbie M" w:date="2018-08-21T18:56:00Z"/>
          <w:color w:val="000000" w:themeColor="text1"/>
        </w:rPr>
      </w:pPr>
    </w:p>
    <w:p w14:paraId="1E990617" w14:textId="53AFF124" w:rsidR="00AB7395" w:rsidRPr="00AC73A1" w:rsidRDefault="00BC264B" w:rsidP="00A24BBA">
      <w:pPr>
        <w:spacing w:line="480" w:lineRule="auto"/>
        <w:jc w:val="both"/>
        <w:rPr>
          <w:ins w:id="894" w:author="Parks, Robbie M" w:date="2018-08-21T18:56:00Z"/>
          <w:color w:val="000000" w:themeColor="text1"/>
        </w:rPr>
      </w:pPr>
      <w:ins w:id="895" w:author="Parks, Robbie M" w:date="2018-08-21T18:56:00Z">
        <w:r w:rsidRPr="00AC73A1">
          <w:rPr>
            <w:b/>
            <w:color w:val="000000" w:themeColor="text1"/>
          </w:rPr>
          <w:t xml:space="preserve">Figure </w:t>
        </w:r>
        <w:r>
          <w:rPr>
            <w:b/>
            <w:color w:val="000000" w:themeColor="text1"/>
          </w:rPr>
          <w:t>12-figure supplement 3</w:t>
        </w:r>
        <w:r w:rsidRPr="00AC73A1">
          <w:rPr>
            <w:b/>
            <w:color w:val="000000" w:themeColor="text1"/>
          </w:rPr>
          <w:t xml:space="preserve">: </w:t>
        </w:r>
        <w:r w:rsidRPr="00AC73A1">
          <w:rPr>
            <w:color w:val="000000" w:themeColor="text1"/>
          </w:rPr>
          <w:t>Mean timing of maximum and minimum mortality</w:t>
        </w:r>
        <w:r>
          <w:rPr>
            <w:color w:val="000000" w:themeColor="text1"/>
          </w:rPr>
          <w:t xml:space="preserve"> for the </w:t>
        </w:r>
        <w:r w:rsidR="00110ED7">
          <w:rPr>
            <w:color w:val="000000" w:themeColor="text1"/>
          </w:rPr>
          <w:t>cluster of causes other than cancers, cardiorespiratory diseases and injuries</w:t>
        </w:r>
        <w:r w:rsidR="00110ED7" w:rsidDel="00110ED7">
          <w:rPr>
            <w:color w:val="000000" w:themeColor="text1"/>
          </w:rPr>
          <w:t xml:space="preserve"> </w:t>
        </w:r>
        <w:r>
          <w:rPr>
            <w:color w:val="000000" w:themeColor="text1"/>
          </w:rPr>
          <w:t>at the national level</w:t>
        </w:r>
        <w:r w:rsidRPr="00AC73A1">
          <w:rPr>
            <w:color w:val="000000" w:themeColor="text1"/>
          </w:rPr>
          <w:t>, by sex and age group for 1980-201</w:t>
        </w:r>
        <w:r>
          <w:rPr>
            <w:color w:val="000000" w:themeColor="text1"/>
          </w:rPr>
          <w:t>6</w:t>
        </w:r>
        <w:r w:rsidRPr="00AC73A1">
          <w:rPr>
            <w:color w:val="000000" w:themeColor="text1"/>
          </w:rPr>
          <w:t xml:space="preserve">. Red arrows indicate the month of maximum mortality, and green arrows that of minimum mortality. The size of the arrow is inversely proportional to its respective </w:t>
        </w:r>
        <w:r>
          <w:rPr>
            <w:color w:val="000000" w:themeColor="text1"/>
          </w:rPr>
          <w:t>variance</w:t>
        </w:r>
        <w:r w:rsidRPr="00AC73A1">
          <w:rPr>
            <w:color w:val="000000" w:themeColor="text1"/>
          </w:rPr>
          <w:t>.</w:t>
        </w:r>
        <w:r w:rsidR="00AB7395" w:rsidRPr="00AC73A1">
          <w:rPr>
            <w:b/>
            <w:color w:val="000000" w:themeColor="text1"/>
          </w:rPr>
          <w:br w:type="page"/>
        </w:r>
      </w:ins>
    </w:p>
    <w:p w14:paraId="6714740D" w14:textId="1AB9E369" w:rsidR="00A54CCE" w:rsidRPr="00DF4A95" w:rsidRDefault="0036381E" w:rsidP="00DF4A95">
      <w:pPr>
        <w:spacing w:line="480" w:lineRule="auto"/>
        <w:jc w:val="both"/>
        <w:rPr>
          <w:color w:val="000000" w:themeColor="text1"/>
        </w:rPr>
      </w:pPr>
      <w:ins w:id="896" w:author="Parks, Robbie M" w:date="2018-08-21T18:56:00Z">
        <w:r w:rsidRPr="00AC73A1">
          <w:rPr>
            <w:b/>
            <w:color w:val="000000" w:themeColor="text1"/>
          </w:rPr>
          <w:t xml:space="preserve">Figure </w:t>
        </w:r>
        <w:r w:rsidR="005674CC">
          <w:rPr>
            <w:b/>
            <w:color w:val="000000" w:themeColor="text1"/>
          </w:rPr>
          <w:t>13</w:t>
        </w:r>
      </w:ins>
      <w:r w:rsidR="00B66895" w:rsidRPr="00DF4A95">
        <w:rPr>
          <w:b/>
          <w:color w:val="000000" w:themeColor="text1"/>
        </w:rPr>
        <w:t>:</w:t>
      </w:r>
      <w:r w:rsidRPr="00AC73A1">
        <w:rPr>
          <w:color w:val="000000" w:themeColor="text1"/>
          <w:rPrChange w:id="897" w:author="Parks, Robbie M" w:date="2018-08-21T18:56:00Z">
            <w:rPr>
              <w:rFonts w:ascii="Times New Roman" w:hAnsi="Times New Roman"/>
              <w:color w:val="000000" w:themeColor="text1"/>
              <w:sz w:val="24"/>
            </w:rPr>
          </w:rPrChange>
        </w:rPr>
        <w:t xml:space="preserve"> National percent difference in death rates between the maximum and minimum mort</w:t>
      </w:r>
      <w:r w:rsidR="009B509E" w:rsidRPr="00AC73A1">
        <w:rPr>
          <w:color w:val="000000" w:themeColor="text1"/>
          <w:rPrChange w:id="898" w:author="Parks, Robbie M" w:date="2018-08-21T18:56:00Z">
            <w:rPr>
              <w:rFonts w:ascii="Times New Roman" w:hAnsi="Times New Roman"/>
              <w:color w:val="000000" w:themeColor="text1"/>
              <w:sz w:val="24"/>
            </w:rPr>
          </w:rPrChange>
        </w:rPr>
        <w:t>ality months</w:t>
      </w:r>
      <w:r w:rsidR="00BD02E6">
        <w:rPr>
          <w:color w:val="000000" w:themeColor="text1"/>
          <w:rPrChange w:id="899" w:author="Parks, Robbie M" w:date="2018-08-21T18:56:00Z">
            <w:rPr>
              <w:rFonts w:ascii="Times New Roman" w:hAnsi="Times New Roman"/>
              <w:color w:val="000000" w:themeColor="text1"/>
              <w:sz w:val="24"/>
            </w:rPr>
          </w:rPrChange>
        </w:rPr>
        <w:t xml:space="preserve"> </w:t>
      </w:r>
      <w:del w:id="900" w:author="Parks, Robbie M" w:date="2018-08-21T18:56:00Z">
        <w:r w:rsidR="009B509E" w:rsidRPr="006E585E">
          <w:rPr>
            <w:color w:val="000000" w:themeColor="text1"/>
          </w:rPr>
          <w:delText>in 2013</w:delText>
        </w:r>
      </w:del>
      <w:ins w:id="901" w:author="Parks, Robbie M" w:date="2018-08-21T18:56:00Z">
        <w:r w:rsidR="00BD02E6">
          <w:rPr>
            <w:color w:val="000000" w:themeColor="text1"/>
          </w:rPr>
          <w:t xml:space="preserve">for all-cause and </w:t>
        </w:r>
        <w:r w:rsidR="00F84E39" w:rsidRPr="00AC73A1">
          <w:rPr>
            <w:color w:val="000000" w:themeColor="text1"/>
          </w:rPr>
          <w:t>cause-specific mortality</w:t>
        </w:r>
        <w:r w:rsidR="00F84E39" w:rsidDel="00F84E39">
          <w:rPr>
            <w:color w:val="000000" w:themeColor="text1"/>
          </w:rPr>
          <w:t xml:space="preserve"> </w:t>
        </w:r>
        <w:r w:rsidR="009B509E" w:rsidRPr="00AC73A1">
          <w:rPr>
            <w:color w:val="000000" w:themeColor="text1"/>
          </w:rPr>
          <w:t>in 201</w:t>
        </w:r>
        <w:r w:rsidR="007F5916">
          <w:rPr>
            <w:color w:val="000000" w:themeColor="text1"/>
          </w:rPr>
          <w:t>6</w:t>
        </w:r>
      </w:ins>
      <w:r w:rsidR="009B509E" w:rsidRPr="00DF4A95">
        <w:rPr>
          <w:color w:val="000000" w:themeColor="text1"/>
        </w:rPr>
        <w:t xml:space="preserve"> versus 1980</w:t>
      </w:r>
      <w:del w:id="902" w:author="Parks, Robbie M" w:date="2018-08-21T18:56:00Z">
        <w:r w:rsidRPr="006E585E">
          <w:rPr>
            <w:color w:val="000000" w:themeColor="text1"/>
          </w:rPr>
          <w:delText xml:space="preserve"> by sex and age group. </w:delText>
        </w:r>
        <w:r w:rsidR="00DD1C1B" w:rsidRPr="006E585E">
          <w:rPr>
            <w:color w:val="000000" w:themeColor="text1"/>
          </w:rPr>
          <w:delText xml:space="preserve">Only age-sex groups with statistically significant 12-month seasonality are included. </w:delText>
        </w:r>
        <w:r w:rsidRPr="006E585E">
          <w:rPr>
            <w:color w:val="000000" w:themeColor="text1"/>
          </w:rPr>
          <w:delText xml:space="preserve">Age-sex groups with a statistically significant change at the 5% level are highlighted with a bold </w:delText>
        </w:r>
        <w:r w:rsidR="0053237F" w:rsidRPr="006E585E">
          <w:rPr>
            <w:color w:val="000000" w:themeColor="text1"/>
          </w:rPr>
          <w:delText xml:space="preserve">pink </w:delText>
        </w:r>
        <w:r w:rsidRPr="006E585E">
          <w:rPr>
            <w:color w:val="000000" w:themeColor="text1"/>
          </w:rPr>
          <w:delText>outline.</w:delText>
        </w:r>
        <w:r w:rsidR="00AB7395">
          <w:rPr>
            <w:b/>
            <w:color w:val="000000" w:themeColor="text1"/>
          </w:rPr>
          <w:br w:type="page"/>
        </w:r>
      </w:del>
      <w:ins w:id="903" w:author="Parks, Robbie M" w:date="2018-08-21T18:56:00Z">
        <w:r w:rsidR="00E0047E">
          <w:rPr>
            <w:color w:val="000000" w:themeColor="text1"/>
          </w:rPr>
          <w:t>,</w:t>
        </w:r>
        <w:r w:rsidRPr="00AC73A1">
          <w:rPr>
            <w:color w:val="000000" w:themeColor="text1"/>
          </w:rPr>
          <w:t xml:space="preserve"> by sex and age group.</w:t>
        </w:r>
      </w:ins>
    </w:p>
    <w:p w14:paraId="5FD1551A" w14:textId="77777777" w:rsidR="00A54CCE" w:rsidRDefault="00A54CCE" w:rsidP="00A24BBA">
      <w:pPr>
        <w:spacing w:line="480" w:lineRule="auto"/>
        <w:jc w:val="both"/>
        <w:rPr>
          <w:ins w:id="904" w:author="Parks, Robbie M" w:date="2018-08-21T18:56:00Z"/>
          <w:color w:val="000000" w:themeColor="text1"/>
        </w:rPr>
      </w:pPr>
    </w:p>
    <w:p w14:paraId="7B2B5197" w14:textId="6855E319" w:rsidR="00A54CCE" w:rsidRDefault="00A54CCE" w:rsidP="00A24BBA">
      <w:pPr>
        <w:spacing w:line="480" w:lineRule="auto"/>
        <w:jc w:val="both"/>
        <w:rPr>
          <w:ins w:id="905" w:author="Parks, Robbie M" w:date="2018-08-21T18:56:00Z"/>
          <w:color w:val="000000" w:themeColor="text1"/>
        </w:rPr>
      </w:pPr>
      <w:r w:rsidRPr="00DF4A95">
        <w:rPr>
          <w:b/>
          <w:color w:val="000000" w:themeColor="text1"/>
        </w:rPr>
        <w:t xml:space="preserve">Figure </w:t>
      </w:r>
      <w:del w:id="906" w:author="Parks, Robbie M" w:date="2018-08-21T18:56:00Z">
        <w:r w:rsidR="0036381E" w:rsidRPr="006E585E">
          <w:rPr>
            <w:b/>
            <w:color w:val="000000" w:themeColor="text1"/>
          </w:rPr>
          <w:delText>5</w:delText>
        </w:r>
      </w:del>
      <w:ins w:id="907" w:author="Parks, Robbie M" w:date="2018-08-21T18:56:00Z">
        <w:r>
          <w:rPr>
            <w:b/>
            <w:color w:val="000000" w:themeColor="text1"/>
          </w:rPr>
          <w:t>13-figure supplement 1</w:t>
        </w:r>
        <w:r w:rsidRPr="00AC73A1">
          <w:rPr>
            <w:b/>
            <w:color w:val="000000" w:themeColor="text1"/>
          </w:rPr>
          <w:t>:</w:t>
        </w:r>
        <w:r w:rsidRPr="00AC73A1">
          <w:rPr>
            <w:color w:val="000000" w:themeColor="text1"/>
          </w:rPr>
          <w:t xml:space="preserve"> National percent difference in death rates between the maximum and minimum mortality months</w:t>
        </w:r>
        <w:r>
          <w:rPr>
            <w:color w:val="000000" w:themeColor="text1"/>
          </w:rPr>
          <w:t xml:space="preserve"> for </w:t>
        </w:r>
        <w:r w:rsidR="000B69BC">
          <w:rPr>
            <w:color w:val="000000" w:themeColor="text1"/>
          </w:rPr>
          <w:t xml:space="preserve">specific </w:t>
        </w:r>
        <w:r>
          <w:rPr>
            <w:color w:val="000000" w:themeColor="text1"/>
          </w:rPr>
          <w:t>cardiorespiratory disease</w:t>
        </w:r>
        <w:r w:rsidR="000B69BC">
          <w:rPr>
            <w:color w:val="000000" w:themeColor="text1"/>
          </w:rPr>
          <w:t>s</w:t>
        </w:r>
        <w:r>
          <w:rPr>
            <w:color w:val="000000" w:themeColor="text1"/>
          </w:rPr>
          <w:t xml:space="preserve"> </w:t>
        </w:r>
        <w:r w:rsidRPr="00AC73A1">
          <w:rPr>
            <w:color w:val="000000" w:themeColor="text1"/>
          </w:rPr>
          <w:t>in 201</w:t>
        </w:r>
        <w:r>
          <w:rPr>
            <w:color w:val="000000" w:themeColor="text1"/>
          </w:rPr>
          <w:t>6</w:t>
        </w:r>
        <w:r w:rsidRPr="00AC73A1">
          <w:rPr>
            <w:color w:val="000000" w:themeColor="text1"/>
          </w:rPr>
          <w:t xml:space="preserve"> versus 1980</w:t>
        </w:r>
        <w:r>
          <w:rPr>
            <w:color w:val="000000" w:themeColor="text1"/>
          </w:rPr>
          <w:t>,</w:t>
        </w:r>
        <w:r w:rsidRPr="00AC73A1">
          <w:rPr>
            <w:color w:val="000000" w:themeColor="text1"/>
          </w:rPr>
          <w:t xml:space="preserve"> by sex and age group.</w:t>
        </w:r>
      </w:ins>
    </w:p>
    <w:p w14:paraId="577F6806" w14:textId="77777777" w:rsidR="00A54CCE" w:rsidRDefault="00A54CCE" w:rsidP="00A24BBA">
      <w:pPr>
        <w:spacing w:line="480" w:lineRule="auto"/>
        <w:jc w:val="both"/>
        <w:rPr>
          <w:ins w:id="908" w:author="Parks, Robbie M" w:date="2018-08-21T18:56:00Z"/>
          <w:color w:val="000000" w:themeColor="text1"/>
        </w:rPr>
      </w:pPr>
    </w:p>
    <w:p w14:paraId="154D2CEE" w14:textId="475A12D7" w:rsidR="00D046FB" w:rsidRDefault="00A54CCE" w:rsidP="00A24BBA">
      <w:pPr>
        <w:spacing w:line="480" w:lineRule="auto"/>
        <w:jc w:val="both"/>
        <w:rPr>
          <w:ins w:id="909" w:author="Parks, Robbie M" w:date="2018-08-21T18:56:00Z"/>
          <w:color w:val="000000" w:themeColor="text1"/>
        </w:rPr>
      </w:pPr>
      <w:ins w:id="910" w:author="Parks, Robbie M" w:date="2018-08-21T18:56:00Z">
        <w:r w:rsidRPr="00AC73A1">
          <w:rPr>
            <w:b/>
            <w:color w:val="000000" w:themeColor="text1"/>
          </w:rPr>
          <w:t xml:space="preserve">Figure </w:t>
        </w:r>
        <w:r>
          <w:rPr>
            <w:b/>
            <w:color w:val="000000" w:themeColor="text1"/>
          </w:rPr>
          <w:t>13-figure supplement 2</w:t>
        </w:r>
        <w:r w:rsidRPr="00AC73A1">
          <w:rPr>
            <w:b/>
            <w:color w:val="000000" w:themeColor="text1"/>
          </w:rPr>
          <w:t>:</w:t>
        </w:r>
        <w:r w:rsidRPr="00AC73A1">
          <w:rPr>
            <w:color w:val="000000" w:themeColor="text1"/>
          </w:rPr>
          <w:t xml:space="preserve"> National percent difference in death rates between the maximum and minimum mortality months</w:t>
        </w:r>
        <w:r>
          <w:rPr>
            <w:color w:val="000000" w:themeColor="text1"/>
          </w:rPr>
          <w:t xml:space="preserve"> for </w:t>
        </w:r>
        <w:r w:rsidR="0037512E">
          <w:rPr>
            <w:color w:val="000000" w:themeColor="text1"/>
          </w:rPr>
          <w:t xml:space="preserve">specific </w:t>
        </w:r>
        <w:r w:rsidR="00981319">
          <w:rPr>
            <w:color w:val="000000" w:themeColor="text1"/>
          </w:rPr>
          <w:t>injur</w:t>
        </w:r>
        <w:r w:rsidR="00E51337">
          <w:rPr>
            <w:color w:val="000000" w:themeColor="text1"/>
          </w:rPr>
          <w:t>ies</w:t>
        </w:r>
        <w:r w:rsidR="00981319">
          <w:rPr>
            <w:color w:val="000000" w:themeColor="text1"/>
          </w:rPr>
          <w:t xml:space="preserve"> </w:t>
        </w:r>
        <w:r w:rsidRPr="00AC73A1">
          <w:rPr>
            <w:color w:val="000000" w:themeColor="text1"/>
          </w:rPr>
          <w:t>in 201</w:t>
        </w:r>
        <w:r>
          <w:rPr>
            <w:color w:val="000000" w:themeColor="text1"/>
          </w:rPr>
          <w:t>6</w:t>
        </w:r>
        <w:r w:rsidRPr="00AC73A1">
          <w:rPr>
            <w:color w:val="000000" w:themeColor="text1"/>
          </w:rPr>
          <w:t xml:space="preserve"> versus 1980</w:t>
        </w:r>
        <w:r>
          <w:rPr>
            <w:color w:val="000000" w:themeColor="text1"/>
          </w:rPr>
          <w:t>,</w:t>
        </w:r>
        <w:r w:rsidRPr="00AC73A1">
          <w:rPr>
            <w:color w:val="000000" w:themeColor="text1"/>
          </w:rPr>
          <w:t xml:space="preserve"> by sex and age group.</w:t>
        </w:r>
      </w:ins>
    </w:p>
    <w:p w14:paraId="1D27A806" w14:textId="77777777" w:rsidR="00D046FB" w:rsidRDefault="00D046FB" w:rsidP="00A24BBA">
      <w:pPr>
        <w:spacing w:line="480" w:lineRule="auto"/>
        <w:jc w:val="both"/>
        <w:rPr>
          <w:ins w:id="911" w:author="Parks, Robbie M" w:date="2018-08-21T18:56:00Z"/>
          <w:color w:val="000000" w:themeColor="text1"/>
        </w:rPr>
      </w:pPr>
    </w:p>
    <w:p w14:paraId="6C0EFD26" w14:textId="7FAC29A9" w:rsidR="00AB7395" w:rsidRPr="00AC73A1" w:rsidRDefault="00D046FB" w:rsidP="00A24BBA">
      <w:pPr>
        <w:spacing w:line="480" w:lineRule="auto"/>
        <w:jc w:val="both"/>
        <w:rPr>
          <w:ins w:id="912" w:author="Parks, Robbie M" w:date="2018-08-21T18:56:00Z"/>
          <w:color w:val="000000" w:themeColor="text1"/>
        </w:rPr>
      </w:pPr>
      <w:ins w:id="913" w:author="Parks, Robbie M" w:date="2018-08-21T18:56:00Z">
        <w:r w:rsidRPr="00AC73A1">
          <w:rPr>
            <w:b/>
            <w:color w:val="000000" w:themeColor="text1"/>
          </w:rPr>
          <w:t xml:space="preserve">Figure </w:t>
        </w:r>
        <w:r>
          <w:rPr>
            <w:b/>
            <w:color w:val="000000" w:themeColor="text1"/>
          </w:rPr>
          <w:t>13-figure supplement 3</w:t>
        </w:r>
        <w:r w:rsidRPr="00AC73A1">
          <w:rPr>
            <w:b/>
            <w:color w:val="000000" w:themeColor="text1"/>
          </w:rPr>
          <w:t>:</w:t>
        </w:r>
        <w:r w:rsidRPr="00AC73A1">
          <w:rPr>
            <w:color w:val="000000" w:themeColor="text1"/>
          </w:rPr>
          <w:t xml:space="preserve"> National percent difference in death rates between the maximum and minimum mortality months</w:t>
        </w:r>
        <w:r>
          <w:rPr>
            <w:color w:val="000000" w:themeColor="text1"/>
          </w:rPr>
          <w:t xml:space="preserve"> for the </w:t>
        </w:r>
        <w:r w:rsidR="00110ED7">
          <w:rPr>
            <w:color w:val="000000" w:themeColor="text1"/>
          </w:rPr>
          <w:t>cluster of causes other than cancers, cardiorespiratory diseases and injuries</w:t>
        </w:r>
        <w:r w:rsidR="00110ED7" w:rsidDel="00110ED7">
          <w:rPr>
            <w:color w:val="000000" w:themeColor="text1"/>
          </w:rPr>
          <w:t xml:space="preserve"> </w:t>
        </w:r>
        <w:r w:rsidRPr="00AC73A1">
          <w:rPr>
            <w:color w:val="000000" w:themeColor="text1"/>
          </w:rPr>
          <w:t>in 201</w:t>
        </w:r>
        <w:r>
          <w:rPr>
            <w:color w:val="000000" w:themeColor="text1"/>
          </w:rPr>
          <w:t>6</w:t>
        </w:r>
        <w:r w:rsidRPr="00AC73A1">
          <w:rPr>
            <w:color w:val="000000" w:themeColor="text1"/>
          </w:rPr>
          <w:t xml:space="preserve"> versus 1980</w:t>
        </w:r>
        <w:r>
          <w:rPr>
            <w:color w:val="000000" w:themeColor="text1"/>
          </w:rPr>
          <w:t>,</w:t>
        </w:r>
        <w:r w:rsidRPr="00AC73A1">
          <w:rPr>
            <w:color w:val="000000" w:themeColor="text1"/>
          </w:rPr>
          <w:t xml:space="preserve"> by sex and age group.</w:t>
        </w:r>
        <w:r w:rsidR="00AB7395" w:rsidRPr="00AC73A1">
          <w:rPr>
            <w:b/>
            <w:color w:val="000000" w:themeColor="text1"/>
          </w:rPr>
          <w:br w:type="page"/>
        </w:r>
      </w:ins>
    </w:p>
    <w:p w14:paraId="5BDD30B3" w14:textId="19A23CD9" w:rsidR="008A031D" w:rsidRPr="008A031D" w:rsidRDefault="0036381E" w:rsidP="008A031D">
      <w:pPr>
        <w:spacing w:line="480" w:lineRule="auto"/>
        <w:jc w:val="both"/>
        <w:rPr>
          <w:ins w:id="914" w:author="Parks, Robbie M" w:date="2018-08-21T18:56:00Z"/>
          <w:color w:val="000000" w:themeColor="text1"/>
        </w:rPr>
      </w:pPr>
      <w:ins w:id="915" w:author="Parks, Robbie M" w:date="2018-08-21T18:56:00Z">
        <w:r w:rsidRPr="00AC73A1">
          <w:rPr>
            <w:b/>
            <w:color w:val="000000" w:themeColor="text1"/>
          </w:rPr>
          <w:t xml:space="preserve">Figure </w:t>
        </w:r>
        <w:r w:rsidR="00344414">
          <w:rPr>
            <w:b/>
            <w:color w:val="000000" w:themeColor="text1"/>
          </w:rPr>
          <w:t>14</w:t>
        </w:r>
      </w:ins>
      <w:r w:rsidR="00B66895" w:rsidRPr="00DF4A95">
        <w:rPr>
          <w:b/>
          <w:color w:val="000000" w:themeColor="text1"/>
        </w:rPr>
        <w:t>:</w:t>
      </w:r>
      <w:r w:rsidRPr="00AC73A1">
        <w:rPr>
          <w:color w:val="000000" w:themeColor="text1"/>
          <w:rPrChange w:id="916" w:author="Parks, Robbie M" w:date="2018-08-21T18:56:00Z">
            <w:rPr>
              <w:rFonts w:ascii="Times New Roman" w:hAnsi="Times New Roman"/>
              <w:color w:val="000000" w:themeColor="text1"/>
              <w:sz w:val="24"/>
            </w:rPr>
          </w:rPrChange>
        </w:rPr>
        <w:t xml:space="preserve"> Mean timing of </w:t>
      </w:r>
      <w:del w:id="917" w:author="Parks, Robbie M" w:date="2018-08-21T18:56:00Z">
        <w:r w:rsidRPr="006E585E">
          <w:rPr>
            <w:color w:val="000000" w:themeColor="text1"/>
          </w:rPr>
          <w:delText xml:space="preserve">(A) </w:delText>
        </w:r>
      </w:del>
      <w:r w:rsidRPr="00DF4A95">
        <w:rPr>
          <w:color w:val="000000" w:themeColor="text1"/>
        </w:rPr>
        <w:t>maximum</w:t>
      </w:r>
      <w:r w:rsidR="00344414">
        <w:rPr>
          <w:color w:val="000000" w:themeColor="text1"/>
          <w:rPrChange w:id="918" w:author="Parks, Robbie M" w:date="2018-08-21T18:56:00Z">
            <w:rPr>
              <w:rFonts w:ascii="Times New Roman" w:hAnsi="Times New Roman"/>
              <w:color w:val="000000" w:themeColor="text1"/>
              <w:sz w:val="24"/>
            </w:rPr>
          </w:rPrChange>
        </w:rPr>
        <w:t xml:space="preserve"> </w:t>
      </w:r>
      <w:del w:id="919" w:author="Parks, Robbie M" w:date="2018-08-21T18:56:00Z">
        <w:r w:rsidRPr="006E585E">
          <w:rPr>
            <w:color w:val="000000" w:themeColor="text1"/>
          </w:rPr>
          <w:delText xml:space="preserve">and (B) minimum </w:delText>
        </w:r>
      </w:del>
      <w:r w:rsidRPr="00DF4A95">
        <w:rPr>
          <w:color w:val="000000" w:themeColor="text1"/>
        </w:rPr>
        <w:t>all-cause mortality</w:t>
      </w:r>
      <w:ins w:id="920" w:author="Parks, Robbie M" w:date="2018-08-21T18:56:00Z">
        <w:r w:rsidR="0058788E">
          <w:rPr>
            <w:color w:val="000000" w:themeColor="text1"/>
          </w:rPr>
          <w:t xml:space="preserve"> </w:t>
        </w:r>
        <w:r w:rsidR="0058788E" w:rsidRPr="00AC73A1">
          <w:rPr>
            <w:color w:val="000000" w:themeColor="text1"/>
          </w:rPr>
          <w:t>for 1980-201</w:t>
        </w:r>
        <w:r w:rsidR="0058788E">
          <w:rPr>
            <w:color w:val="000000" w:themeColor="text1"/>
          </w:rPr>
          <w:t>6</w:t>
        </w:r>
      </w:ins>
      <w:r w:rsidRPr="00DF4A95">
        <w:rPr>
          <w:color w:val="000000" w:themeColor="text1"/>
        </w:rPr>
        <w:t>, by climate re</w:t>
      </w:r>
      <w:r w:rsidR="009B509E" w:rsidRPr="00AC73A1">
        <w:rPr>
          <w:color w:val="000000" w:themeColor="text1"/>
          <w:rPrChange w:id="921" w:author="Parks, Robbie M" w:date="2018-08-21T18:56:00Z">
            <w:rPr>
              <w:rFonts w:ascii="Times New Roman" w:hAnsi="Times New Roman"/>
              <w:color w:val="000000" w:themeColor="text1"/>
              <w:sz w:val="24"/>
            </w:rPr>
          </w:rPrChange>
        </w:rPr>
        <w:t>gion</w:t>
      </w:r>
      <w:del w:id="922" w:author="Parks, Robbie M" w:date="2018-08-21T18:56:00Z">
        <w:r w:rsidR="009B509E" w:rsidRPr="006E585E">
          <w:rPr>
            <w:color w:val="000000" w:themeColor="text1"/>
          </w:rPr>
          <w:delText>, sex</w:delText>
        </w:r>
      </w:del>
      <w:r w:rsidR="00344414" w:rsidRPr="00DF4A95">
        <w:rPr>
          <w:color w:val="000000" w:themeColor="text1"/>
        </w:rPr>
        <w:t xml:space="preserve"> </w:t>
      </w:r>
      <w:r w:rsidR="009B509E" w:rsidRPr="00AC73A1">
        <w:rPr>
          <w:color w:val="000000" w:themeColor="text1"/>
          <w:rPrChange w:id="923" w:author="Parks, Robbie M" w:date="2018-08-21T18:56:00Z">
            <w:rPr>
              <w:rFonts w:ascii="Times New Roman" w:hAnsi="Times New Roman"/>
              <w:color w:val="000000" w:themeColor="text1"/>
              <w:sz w:val="24"/>
            </w:rPr>
          </w:rPrChange>
        </w:rPr>
        <w:t>and age group</w:t>
      </w:r>
      <w:r w:rsidR="0058788E">
        <w:rPr>
          <w:color w:val="000000" w:themeColor="text1"/>
          <w:rPrChange w:id="924" w:author="Parks, Robbie M" w:date="2018-08-21T18:56:00Z">
            <w:rPr>
              <w:rFonts w:ascii="Times New Roman" w:hAnsi="Times New Roman"/>
              <w:color w:val="000000" w:themeColor="text1"/>
              <w:sz w:val="24"/>
            </w:rPr>
          </w:rPrChange>
        </w:rPr>
        <w:t xml:space="preserve"> for </w:t>
      </w:r>
      <w:del w:id="925" w:author="Parks, Robbie M" w:date="2018-08-21T18:56:00Z">
        <w:r w:rsidR="009B509E" w:rsidRPr="006E585E">
          <w:rPr>
            <w:color w:val="000000" w:themeColor="text1"/>
          </w:rPr>
          <w:delText>1980</w:delText>
        </w:r>
        <w:r w:rsidRPr="006E585E">
          <w:rPr>
            <w:color w:val="000000" w:themeColor="text1"/>
          </w:rPr>
          <w:delText xml:space="preserve">-2013. Only age-sex groups with significant 12-month seasonality </w:delText>
        </w:r>
      </w:del>
      <w:ins w:id="926" w:author="Parks, Robbie M" w:date="2018-08-21T18:56:00Z">
        <w:r w:rsidR="0058788E">
          <w:rPr>
            <w:color w:val="000000" w:themeColor="text1"/>
          </w:rPr>
          <w:t>males</w:t>
        </w:r>
        <w:r w:rsidRPr="00AC73A1">
          <w:rPr>
            <w:color w:val="000000" w:themeColor="text1"/>
          </w:rPr>
          <w:t>. Average temperatures (</w:t>
        </w:r>
      </w:ins>
      <w:r w:rsidRPr="00DF4A95">
        <w:rPr>
          <w:color w:val="000000" w:themeColor="text1"/>
        </w:rPr>
        <w:t xml:space="preserve">in </w:t>
      </w:r>
      <w:del w:id="927" w:author="Parks, Robbie M" w:date="2018-08-21T18:56:00Z">
        <w:r w:rsidRPr="006E585E">
          <w:rPr>
            <w:color w:val="000000" w:themeColor="text1"/>
          </w:rPr>
          <w:delText>the national analysis</w:delText>
        </w:r>
      </w:del>
      <w:ins w:id="928" w:author="Parks, Robbie M" w:date="2018-08-21T18:56:00Z">
        <w:r w:rsidRPr="00AC73A1">
          <w:rPr>
            <w:color w:val="000000" w:themeColor="text1"/>
          </w:rPr>
          <w:t>degrees Celsius)</w:t>
        </w:r>
      </w:ins>
      <w:r w:rsidRPr="00DF4A95">
        <w:rPr>
          <w:color w:val="000000" w:themeColor="text1"/>
        </w:rPr>
        <w:t xml:space="preserve"> are included</w:t>
      </w:r>
      <w:ins w:id="929" w:author="Parks, Robbie M" w:date="2018-08-21T18:56:00Z">
        <w:r w:rsidRPr="00AC73A1">
          <w:rPr>
            <w:color w:val="000000" w:themeColor="text1"/>
          </w:rPr>
          <w:t xml:space="preserve"> in white for the corresponding month of maximum and minimum mortality for each climate region.</w:t>
        </w:r>
        <w:r w:rsidR="00325E17" w:rsidRPr="00AC73A1">
          <w:rPr>
            <w:color w:val="000000" w:themeColor="text1"/>
          </w:rPr>
          <w:t xml:space="preserve"> </w:t>
        </w:r>
        <w:r w:rsidR="008A031D">
          <w:rPr>
            <w:b/>
            <w:color w:val="000000" w:themeColor="text1"/>
          </w:rPr>
          <w:br w:type="page"/>
        </w:r>
      </w:ins>
    </w:p>
    <w:p w14:paraId="72BA0CFD" w14:textId="78F0A400" w:rsidR="008A031D" w:rsidRDefault="00DF5EE3" w:rsidP="008A031D">
      <w:pPr>
        <w:spacing w:line="480" w:lineRule="auto"/>
        <w:jc w:val="both"/>
        <w:rPr>
          <w:ins w:id="930" w:author="Parks, Robbie M" w:date="2018-08-21T18:56:00Z"/>
          <w:color w:val="000000" w:themeColor="text1"/>
        </w:rPr>
      </w:pPr>
      <w:ins w:id="931" w:author="Parks, Robbie M" w:date="2018-08-21T18:56:00Z">
        <w:r w:rsidRPr="00AC73A1">
          <w:rPr>
            <w:b/>
            <w:color w:val="000000" w:themeColor="text1"/>
          </w:rPr>
          <w:t xml:space="preserve">Figure </w:t>
        </w:r>
        <w:r>
          <w:rPr>
            <w:b/>
            <w:color w:val="000000" w:themeColor="text1"/>
          </w:rPr>
          <w:t>15</w:t>
        </w:r>
        <w:r w:rsidRPr="00AC73A1">
          <w:rPr>
            <w:b/>
            <w:color w:val="000000" w:themeColor="text1"/>
          </w:rPr>
          <w:t>:</w:t>
        </w:r>
        <w:r w:rsidRPr="00AC73A1">
          <w:rPr>
            <w:color w:val="000000" w:themeColor="text1"/>
          </w:rPr>
          <w:t xml:space="preserve"> Mean timing of </w:t>
        </w:r>
        <w:r>
          <w:rPr>
            <w:color w:val="000000" w:themeColor="text1"/>
          </w:rPr>
          <w:t xml:space="preserve">minimum </w:t>
        </w:r>
        <w:r w:rsidRPr="00AC73A1">
          <w:rPr>
            <w:color w:val="000000" w:themeColor="text1"/>
          </w:rPr>
          <w:t>all-cause mortality</w:t>
        </w:r>
        <w:r>
          <w:rPr>
            <w:color w:val="000000" w:themeColor="text1"/>
          </w:rPr>
          <w:t xml:space="preserve"> </w:t>
        </w:r>
        <w:r w:rsidRPr="00AC73A1">
          <w:rPr>
            <w:color w:val="000000" w:themeColor="text1"/>
          </w:rPr>
          <w:t>for 1980-201</w:t>
        </w:r>
        <w:r>
          <w:rPr>
            <w:color w:val="000000" w:themeColor="text1"/>
          </w:rPr>
          <w:t>6</w:t>
        </w:r>
        <w:r w:rsidRPr="00AC73A1">
          <w:rPr>
            <w:color w:val="000000" w:themeColor="text1"/>
          </w:rPr>
          <w:t>, by climate region</w:t>
        </w:r>
        <w:r>
          <w:rPr>
            <w:color w:val="000000" w:themeColor="text1"/>
          </w:rPr>
          <w:t xml:space="preserve"> </w:t>
        </w:r>
        <w:r w:rsidRPr="00AC73A1">
          <w:rPr>
            <w:color w:val="000000" w:themeColor="text1"/>
          </w:rPr>
          <w:t>and age group</w:t>
        </w:r>
        <w:r>
          <w:rPr>
            <w:color w:val="000000" w:themeColor="text1"/>
          </w:rPr>
          <w:t xml:space="preserve"> for males</w:t>
        </w:r>
        <w:r w:rsidRPr="00AC73A1">
          <w:rPr>
            <w:color w:val="000000" w:themeColor="text1"/>
          </w:rPr>
          <w:t xml:space="preserve">. Average temperatures (in degrees Celsius) are included in white for the corresponding month of maximum and minimum mortality for each climate region. </w:t>
        </w:r>
        <w:r w:rsidR="008A031D">
          <w:rPr>
            <w:color w:val="000000" w:themeColor="text1"/>
          </w:rPr>
          <w:br w:type="page"/>
        </w:r>
      </w:ins>
    </w:p>
    <w:p w14:paraId="58455EEF" w14:textId="1468028A" w:rsidR="00573FBF" w:rsidRPr="00573FBF" w:rsidRDefault="007F5532" w:rsidP="00573FBF">
      <w:pPr>
        <w:spacing w:line="480" w:lineRule="auto"/>
        <w:jc w:val="both"/>
        <w:rPr>
          <w:ins w:id="932" w:author="Parks, Robbie M" w:date="2018-08-21T18:56:00Z"/>
          <w:color w:val="000000" w:themeColor="text1"/>
        </w:rPr>
      </w:pPr>
      <w:ins w:id="933" w:author="Parks, Robbie M" w:date="2018-08-21T18:56:00Z">
        <w:r w:rsidRPr="00AC73A1">
          <w:rPr>
            <w:b/>
            <w:color w:val="000000" w:themeColor="text1"/>
          </w:rPr>
          <w:t xml:space="preserve">Figure </w:t>
        </w:r>
        <w:r>
          <w:rPr>
            <w:b/>
            <w:color w:val="000000" w:themeColor="text1"/>
          </w:rPr>
          <w:t>16</w:t>
        </w:r>
        <w:r w:rsidRPr="00AC73A1">
          <w:rPr>
            <w:b/>
            <w:color w:val="000000" w:themeColor="text1"/>
          </w:rPr>
          <w:t>:</w:t>
        </w:r>
        <w:r w:rsidRPr="00AC73A1">
          <w:rPr>
            <w:color w:val="000000" w:themeColor="text1"/>
          </w:rPr>
          <w:t xml:space="preserve"> Mean timing of </w:t>
        </w:r>
        <w:r>
          <w:rPr>
            <w:color w:val="000000" w:themeColor="text1"/>
          </w:rPr>
          <w:t xml:space="preserve">maximum </w:t>
        </w:r>
        <w:r w:rsidRPr="00AC73A1">
          <w:rPr>
            <w:color w:val="000000" w:themeColor="text1"/>
          </w:rPr>
          <w:t>all-cause mortality</w:t>
        </w:r>
        <w:r>
          <w:rPr>
            <w:color w:val="000000" w:themeColor="text1"/>
          </w:rPr>
          <w:t xml:space="preserve"> </w:t>
        </w:r>
        <w:r w:rsidRPr="00AC73A1">
          <w:rPr>
            <w:color w:val="000000" w:themeColor="text1"/>
          </w:rPr>
          <w:t>for 1980-201</w:t>
        </w:r>
        <w:r>
          <w:rPr>
            <w:color w:val="000000" w:themeColor="text1"/>
          </w:rPr>
          <w:t>6</w:t>
        </w:r>
        <w:r w:rsidRPr="00AC73A1">
          <w:rPr>
            <w:color w:val="000000" w:themeColor="text1"/>
          </w:rPr>
          <w:t>, by climate region</w:t>
        </w:r>
        <w:r>
          <w:rPr>
            <w:color w:val="000000" w:themeColor="text1"/>
          </w:rPr>
          <w:t xml:space="preserve"> </w:t>
        </w:r>
        <w:r w:rsidRPr="00AC73A1">
          <w:rPr>
            <w:color w:val="000000" w:themeColor="text1"/>
          </w:rPr>
          <w:t>and age group</w:t>
        </w:r>
        <w:r>
          <w:rPr>
            <w:color w:val="000000" w:themeColor="text1"/>
          </w:rPr>
          <w:t xml:space="preserve"> for females</w:t>
        </w:r>
        <w:r w:rsidRPr="00AC73A1">
          <w:rPr>
            <w:color w:val="000000" w:themeColor="text1"/>
          </w:rPr>
          <w:t xml:space="preserve">. Average temperatures (in degrees Celsius) are included in white for the corresponding month of maximum and minimum mortality for each climate region. </w:t>
        </w:r>
        <w:r w:rsidR="00573FBF">
          <w:rPr>
            <w:b/>
            <w:color w:val="000000" w:themeColor="text1"/>
          </w:rPr>
          <w:br w:type="page"/>
        </w:r>
      </w:ins>
    </w:p>
    <w:p w14:paraId="163DABAC" w14:textId="00050057" w:rsidR="00AB7395" w:rsidRPr="00AC73A1" w:rsidRDefault="007F5532" w:rsidP="00A24BBA">
      <w:pPr>
        <w:spacing w:line="480" w:lineRule="auto"/>
        <w:jc w:val="both"/>
      </w:pPr>
      <w:ins w:id="934" w:author="Parks, Robbie M" w:date="2018-08-21T18:56:00Z">
        <w:r w:rsidRPr="00AC73A1">
          <w:rPr>
            <w:b/>
            <w:color w:val="000000" w:themeColor="text1"/>
          </w:rPr>
          <w:t xml:space="preserve">Figure </w:t>
        </w:r>
        <w:r>
          <w:rPr>
            <w:b/>
            <w:color w:val="000000" w:themeColor="text1"/>
          </w:rPr>
          <w:t>17</w:t>
        </w:r>
        <w:r w:rsidRPr="00AC73A1">
          <w:rPr>
            <w:b/>
            <w:color w:val="000000" w:themeColor="text1"/>
          </w:rPr>
          <w:t>:</w:t>
        </w:r>
        <w:r w:rsidRPr="00AC73A1">
          <w:rPr>
            <w:color w:val="000000" w:themeColor="text1"/>
          </w:rPr>
          <w:t xml:space="preserve"> Mean timing of </w:t>
        </w:r>
        <w:r>
          <w:rPr>
            <w:color w:val="000000" w:themeColor="text1"/>
          </w:rPr>
          <w:t xml:space="preserve">minimum </w:t>
        </w:r>
        <w:r w:rsidRPr="00AC73A1">
          <w:rPr>
            <w:color w:val="000000" w:themeColor="text1"/>
          </w:rPr>
          <w:t>all-cause mortality</w:t>
        </w:r>
        <w:r>
          <w:rPr>
            <w:color w:val="000000" w:themeColor="text1"/>
          </w:rPr>
          <w:t xml:space="preserve"> </w:t>
        </w:r>
        <w:r w:rsidRPr="00AC73A1">
          <w:rPr>
            <w:color w:val="000000" w:themeColor="text1"/>
          </w:rPr>
          <w:t>for 1980-201</w:t>
        </w:r>
        <w:r>
          <w:rPr>
            <w:color w:val="000000" w:themeColor="text1"/>
          </w:rPr>
          <w:t>6</w:t>
        </w:r>
        <w:r w:rsidRPr="00AC73A1">
          <w:rPr>
            <w:color w:val="000000" w:themeColor="text1"/>
          </w:rPr>
          <w:t>, by climate region</w:t>
        </w:r>
        <w:r>
          <w:rPr>
            <w:color w:val="000000" w:themeColor="text1"/>
          </w:rPr>
          <w:t xml:space="preserve"> </w:t>
        </w:r>
        <w:r w:rsidRPr="00AC73A1">
          <w:rPr>
            <w:color w:val="000000" w:themeColor="text1"/>
          </w:rPr>
          <w:t>and age group</w:t>
        </w:r>
        <w:r>
          <w:rPr>
            <w:color w:val="000000" w:themeColor="text1"/>
          </w:rPr>
          <w:t xml:space="preserve"> for females</w:t>
        </w:r>
      </w:ins>
      <w:r w:rsidRPr="00DF4A95">
        <w:rPr>
          <w:color w:val="000000" w:themeColor="text1"/>
        </w:rPr>
        <w:t xml:space="preserve">. Average temperatures (in degrees Celsius) are included in white for the corresponding month of maximum and minimum mortality for each climate region. </w:t>
      </w:r>
      <w:del w:id="935" w:author="Parks, Robbie M" w:date="2018-08-21T18:56:00Z">
        <w:r w:rsidR="00D257CC">
          <w:rPr>
            <w:color w:val="000000" w:themeColor="text1"/>
          </w:rPr>
          <w:delText xml:space="preserve">See Supplementary Figure </w:delText>
        </w:r>
        <w:r w:rsidR="00FA2B3B">
          <w:rPr>
            <w:color w:val="000000" w:themeColor="text1"/>
          </w:rPr>
          <w:delText>1</w:delText>
        </w:r>
        <w:r w:rsidR="0053237F" w:rsidRPr="006E585E">
          <w:rPr>
            <w:color w:val="000000" w:themeColor="text1"/>
          </w:rPr>
          <w:delText xml:space="preserve"> for results by cause of death.</w:delText>
        </w:r>
      </w:del>
      <w:r w:rsidR="00AB7395" w:rsidRPr="00DF4A95">
        <w:rPr>
          <w:b/>
          <w:color w:val="000000" w:themeColor="text1"/>
        </w:rPr>
        <w:br w:type="page"/>
      </w:r>
    </w:p>
    <w:p w14:paraId="3C325011" w14:textId="7B5055B2" w:rsidR="004A0060" w:rsidRPr="00DF4A95" w:rsidRDefault="0036381E" w:rsidP="00DF4A95">
      <w:pPr>
        <w:spacing w:line="480" w:lineRule="auto"/>
        <w:jc w:val="both"/>
        <w:outlineLvl w:val="0"/>
        <w:rPr>
          <w:color w:val="000000" w:themeColor="text1"/>
        </w:rPr>
      </w:pPr>
      <w:r w:rsidRPr="00DF4A95">
        <w:rPr>
          <w:b/>
          <w:color w:val="000000" w:themeColor="text1"/>
        </w:rPr>
        <w:t xml:space="preserve">Figure </w:t>
      </w:r>
      <w:del w:id="936" w:author="Parks, Robbie M" w:date="2018-08-21T18:56:00Z">
        <w:r w:rsidRPr="006E585E">
          <w:rPr>
            <w:b/>
            <w:color w:val="000000" w:themeColor="text1"/>
          </w:rPr>
          <w:delText>6</w:delText>
        </w:r>
      </w:del>
      <w:ins w:id="937" w:author="Parks, Robbie M" w:date="2018-08-21T18:56:00Z">
        <w:r w:rsidR="00DA7B06">
          <w:rPr>
            <w:b/>
            <w:color w:val="000000" w:themeColor="text1"/>
          </w:rPr>
          <w:t>18</w:t>
        </w:r>
      </w:ins>
      <w:r w:rsidR="00B66895" w:rsidRPr="00DF4A95">
        <w:rPr>
          <w:b/>
          <w:color w:val="000000" w:themeColor="text1"/>
        </w:rPr>
        <w:t>:</w:t>
      </w:r>
      <w:r w:rsidRPr="00DF4A95">
        <w:rPr>
          <w:color w:val="000000" w:themeColor="text1"/>
        </w:rPr>
        <w:t xml:space="preserve"> The relationship between percent difference in</w:t>
      </w:r>
      <w:r w:rsidR="00265FE4">
        <w:rPr>
          <w:color w:val="000000" w:themeColor="text1"/>
          <w:rPrChange w:id="938" w:author="Parks, Robbie M" w:date="2018-08-21T18:56:00Z">
            <w:rPr>
              <w:rFonts w:ascii="Times New Roman" w:hAnsi="Times New Roman"/>
              <w:color w:val="000000" w:themeColor="text1"/>
              <w:sz w:val="24"/>
            </w:rPr>
          </w:rPrChange>
        </w:rPr>
        <w:t xml:space="preserve"> </w:t>
      </w:r>
      <w:ins w:id="939" w:author="Parks, Robbie M" w:date="2018-08-21T18:56:00Z">
        <w:r w:rsidR="00265FE4">
          <w:rPr>
            <w:color w:val="000000" w:themeColor="text1"/>
          </w:rPr>
          <w:t>all-cause</w:t>
        </w:r>
        <w:r w:rsidRPr="00AC73A1">
          <w:rPr>
            <w:color w:val="000000" w:themeColor="text1"/>
          </w:rPr>
          <w:t xml:space="preserve"> </w:t>
        </w:r>
      </w:ins>
      <w:r w:rsidRPr="00DF4A95">
        <w:rPr>
          <w:color w:val="000000" w:themeColor="text1"/>
        </w:rPr>
        <w:t xml:space="preserve">death rates and temperature difference between months </w:t>
      </w:r>
      <w:r w:rsidR="0038389B" w:rsidRPr="00DF4A95">
        <w:rPr>
          <w:color w:val="000000" w:themeColor="text1"/>
        </w:rPr>
        <w:t>with maximum and minimum mortality</w:t>
      </w:r>
      <w:r w:rsidRPr="00AC73A1">
        <w:rPr>
          <w:color w:val="000000" w:themeColor="text1"/>
          <w:rPrChange w:id="940" w:author="Parks, Robbie M" w:date="2018-08-21T18:56:00Z">
            <w:rPr>
              <w:rFonts w:ascii="Times New Roman" w:hAnsi="Times New Roman"/>
              <w:color w:val="000000" w:themeColor="text1"/>
              <w:sz w:val="24"/>
            </w:rPr>
          </w:rPrChange>
        </w:rPr>
        <w:t xml:space="preserve"> across climate regions, by sex and age group in </w:t>
      </w:r>
      <w:del w:id="941" w:author="Parks, Robbie M" w:date="2018-08-21T18:56:00Z">
        <w:r w:rsidRPr="006E585E">
          <w:rPr>
            <w:color w:val="000000" w:themeColor="text1"/>
          </w:rPr>
          <w:delText>2013. Only age-sex groups with significant 12-month seasonality in the national analysis are included.</w:delText>
        </w:r>
      </w:del>
      <w:ins w:id="942" w:author="Parks, Robbie M" w:date="2018-08-21T18:56:00Z">
        <w:r w:rsidRPr="00AC73A1">
          <w:rPr>
            <w:color w:val="000000" w:themeColor="text1"/>
          </w:rPr>
          <w:t>201</w:t>
        </w:r>
        <w:r w:rsidR="007F5916">
          <w:rPr>
            <w:color w:val="000000" w:themeColor="text1"/>
          </w:rPr>
          <w:t>6</w:t>
        </w:r>
        <w:r w:rsidRPr="00AC73A1">
          <w:rPr>
            <w:color w:val="000000" w:themeColor="text1"/>
          </w:rPr>
          <w:t xml:space="preserve">. </w:t>
        </w:r>
      </w:ins>
      <w:r w:rsidR="004A0060">
        <w:rPr>
          <w:color w:val="000000" w:themeColor="text1"/>
          <w:rPrChange w:id="943" w:author="Parks, Robbie M" w:date="2018-08-21T18:56:00Z">
            <w:rPr>
              <w:rFonts w:ascii="Times New Roman" w:hAnsi="Times New Roman"/>
              <w:b/>
              <w:sz w:val="24"/>
            </w:rPr>
          </w:rPrChange>
        </w:rPr>
        <w:br w:type="page"/>
      </w:r>
    </w:p>
    <w:p w14:paraId="273C103A" w14:textId="53F47C42" w:rsidR="00E32D18" w:rsidRPr="00AC73A1" w:rsidRDefault="00641FFF" w:rsidP="00910AF9">
      <w:pPr>
        <w:spacing w:line="480" w:lineRule="auto"/>
        <w:jc w:val="both"/>
        <w:rPr>
          <w:ins w:id="944" w:author="Parks, Robbie M" w:date="2018-08-21T18:56:00Z"/>
          <w:b/>
          <w:color w:val="000000" w:themeColor="text1"/>
        </w:rPr>
      </w:pPr>
      <w:del w:id="945" w:author="Parks, Robbie M" w:date="2018-08-21T18:56:00Z">
        <w:r>
          <w:rPr>
            <w:b/>
          </w:rPr>
          <w:delText xml:space="preserve">Supplementary Figure </w:delText>
        </w:r>
        <w:r w:rsidR="004B374F" w:rsidRPr="007E031A">
          <w:rPr>
            <w:b/>
          </w:rPr>
          <w:delText>1</w:delText>
        </w:r>
        <w:r w:rsidR="0053237F" w:rsidRPr="007E031A">
          <w:rPr>
            <w:b/>
          </w:rPr>
          <w:delText>:</w:delText>
        </w:r>
        <w:r w:rsidR="0053237F" w:rsidRPr="00934D53">
          <w:rPr>
            <w:b/>
          </w:rPr>
          <w:delText xml:space="preserve"> </w:delText>
        </w:r>
        <w:r w:rsidR="0053237F" w:rsidRPr="00934D53">
          <w:rPr>
            <w:color w:val="000000" w:themeColor="text1"/>
          </w:rPr>
          <w:delText>Mean timing of (A) maximum and (B) minimum cause-specific mortality, by climate region, sex and age group for 1980-2013. Only age-sex groups with significant 12-month seasonality in the national analysis are included. Average temperatures (in degrees Celsius) are included</w:delText>
        </w:r>
        <w:r w:rsidR="0053237F" w:rsidRPr="006E585E">
          <w:rPr>
            <w:color w:val="000000" w:themeColor="text1"/>
          </w:rPr>
          <w:delText xml:space="preserve"> in white for the corresponding month of maximum and</w:delText>
        </w:r>
        <w:r w:rsidR="00D038DF">
          <w:rPr>
            <w:color w:val="000000" w:themeColor="text1"/>
          </w:rPr>
          <w:delText xml:space="preserve"> </w:delText>
        </w:r>
        <w:r w:rsidR="00D038DF" w:rsidRPr="006E585E">
          <w:rPr>
            <w:color w:val="000000" w:themeColor="text1"/>
          </w:rPr>
          <w:delText>mortality for each climate region.</w:delText>
        </w:r>
      </w:del>
      <w:ins w:id="946" w:author="Parks, Robbie M" w:date="2018-08-21T18:56:00Z">
        <w:r w:rsidR="00A95645" w:rsidRPr="00AC73A1">
          <w:rPr>
            <w:b/>
            <w:color w:val="000000" w:themeColor="text1"/>
          </w:rPr>
          <w:t>Table 1:</w:t>
        </w:r>
        <w:r w:rsidR="00E32D18" w:rsidRPr="00AC73A1">
          <w:rPr>
            <w:b/>
            <w:color w:val="000000" w:themeColor="text1"/>
          </w:rPr>
          <w:t xml:space="preserve"> </w:t>
        </w:r>
        <w:r w:rsidR="00EF7D30">
          <w:rPr>
            <w:color w:val="000000" w:themeColor="text1"/>
          </w:rPr>
          <w:t>N</w:t>
        </w:r>
        <w:r w:rsidR="00182928" w:rsidRPr="00AC73A1">
          <w:rPr>
            <w:color w:val="000000" w:themeColor="text1"/>
          </w:rPr>
          <w:t>umber of deaths, by cause of death and</w:t>
        </w:r>
        <w:r w:rsidR="00162EC4" w:rsidRPr="00AC73A1">
          <w:rPr>
            <w:color w:val="000000" w:themeColor="text1"/>
          </w:rPr>
          <w:t xml:space="preserve"> sex</w:t>
        </w:r>
        <w:r w:rsidR="00EF7D30">
          <w:rPr>
            <w:color w:val="000000" w:themeColor="text1"/>
          </w:rPr>
          <w:t xml:space="preserve"> from</w:t>
        </w:r>
        <w:r w:rsidR="00182928" w:rsidRPr="00AC73A1">
          <w:rPr>
            <w:color w:val="000000" w:themeColor="text1"/>
          </w:rPr>
          <w:t xml:space="preserve"> </w:t>
        </w:r>
        <w:r w:rsidR="008912A2" w:rsidRPr="00AC73A1">
          <w:rPr>
            <w:color w:val="000000" w:themeColor="text1"/>
          </w:rPr>
          <w:t>1980</w:t>
        </w:r>
        <w:r w:rsidR="00EF7D30">
          <w:rPr>
            <w:color w:val="000000" w:themeColor="text1"/>
          </w:rPr>
          <w:t xml:space="preserve"> to</w:t>
        </w:r>
        <w:r w:rsidR="00272705">
          <w:rPr>
            <w:color w:val="000000" w:themeColor="text1"/>
          </w:rPr>
          <w:t xml:space="preserve"> </w:t>
        </w:r>
        <w:r w:rsidR="008912A2" w:rsidRPr="00AC73A1">
          <w:rPr>
            <w:color w:val="000000" w:themeColor="text1"/>
          </w:rPr>
          <w:t>2016.</w:t>
        </w:r>
        <w:r w:rsidR="00182928" w:rsidRPr="00AC73A1">
          <w:rPr>
            <w:color w:val="000000" w:themeColor="text1"/>
          </w:rPr>
          <w:t xml:space="preserve"> </w:t>
        </w:r>
        <w:r w:rsidR="00A95645" w:rsidRPr="00AC73A1">
          <w:rPr>
            <w:b/>
            <w:color w:val="000000" w:themeColor="text1"/>
          </w:rPr>
          <w:t xml:space="preserve"> </w:t>
        </w:r>
      </w:ins>
    </w:p>
    <w:tbl>
      <w:tblPr>
        <w:tblW w:w="8606" w:type="dxa"/>
        <w:tblLook w:val="04A0" w:firstRow="1" w:lastRow="0" w:firstColumn="1" w:lastColumn="0" w:noHBand="0" w:noVBand="1"/>
      </w:tblPr>
      <w:tblGrid>
        <w:gridCol w:w="283"/>
        <w:gridCol w:w="283"/>
        <w:gridCol w:w="3370"/>
        <w:gridCol w:w="1559"/>
        <w:gridCol w:w="1417"/>
        <w:gridCol w:w="1694"/>
      </w:tblGrid>
      <w:tr w:rsidR="003C1EB9" w:rsidRPr="00CE3BE6" w14:paraId="21EB2F40" w14:textId="77777777" w:rsidTr="00225C47">
        <w:trPr>
          <w:trHeight w:val="320"/>
          <w:ins w:id="947" w:author="Parks, Robbie M" w:date="2018-08-21T18:56:00Z"/>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8E8416" w14:textId="77777777" w:rsidR="003C1EB9" w:rsidRPr="00CE3BE6" w:rsidRDefault="003C1EB9" w:rsidP="00F84E39">
            <w:pPr>
              <w:jc w:val="center"/>
              <w:rPr>
                <w:ins w:id="948" w:author="Parks, Robbie M" w:date="2018-08-21T18:56:00Z"/>
                <w:rFonts w:eastAsia="Times New Roman"/>
                <w:b/>
                <w:bCs/>
                <w:color w:val="000000"/>
              </w:rPr>
            </w:pPr>
            <w:ins w:id="949" w:author="Parks, Robbie M" w:date="2018-08-21T18:56:00Z">
              <w:r w:rsidRPr="00CE3BE6">
                <w:rPr>
                  <w:rFonts w:eastAsia="Times New Roman"/>
                  <w:b/>
                  <w:bCs/>
                  <w:color w:val="000000"/>
                </w:rPr>
                <w:t>Cause</w:t>
              </w:r>
            </w:ins>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D6E0BF9" w14:textId="77777777" w:rsidR="003C1EB9" w:rsidRPr="00CE3BE6" w:rsidRDefault="003C1EB9" w:rsidP="00F84E39">
            <w:pPr>
              <w:jc w:val="center"/>
              <w:rPr>
                <w:ins w:id="950" w:author="Parks, Robbie M" w:date="2018-08-21T18:56:00Z"/>
                <w:rFonts w:eastAsia="Times New Roman"/>
                <w:b/>
                <w:bCs/>
                <w:color w:val="000000"/>
              </w:rPr>
            </w:pPr>
            <w:ins w:id="951" w:author="Parks, Robbie M" w:date="2018-08-21T18:56:00Z">
              <w:r w:rsidRPr="00CE3BE6">
                <w:rPr>
                  <w:rFonts w:eastAsia="Times New Roman"/>
                  <w:b/>
                  <w:bCs/>
                  <w:color w:val="000000"/>
                </w:rPr>
                <w:t>Male</w:t>
              </w:r>
            </w:ins>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71CE09F9" w14:textId="77777777" w:rsidR="003C1EB9" w:rsidRPr="00CE3BE6" w:rsidRDefault="003C1EB9" w:rsidP="00F84E39">
            <w:pPr>
              <w:jc w:val="center"/>
              <w:rPr>
                <w:ins w:id="952" w:author="Parks, Robbie M" w:date="2018-08-21T18:56:00Z"/>
                <w:rFonts w:eastAsia="Times New Roman"/>
                <w:b/>
                <w:bCs/>
                <w:color w:val="000000"/>
              </w:rPr>
            </w:pPr>
            <w:ins w:id="953" w:author="Parks, Robbie M" w:date="2018-08-21T18:56:00Z">
              <w:r w:rsidRPr="00CE3BE6">
                <w:rPr>
                  <w:rFonts w:eastAsia="Times New Roman"/>
                  <w:b/>
                  <w:bCs/>
                  <w:color w:val="000000"/>
                </w:rPr>
                <w:t>Female</w:t>
              </w:r>
            </w:ins>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08619058" w14:textId="77777777" w:rsidR="003C1EB9" w:rsidRPr="00CE3BE6" w:rsidRDefault="003C1EB9" w:rsidP="00F84E39">
            <w:pPr>
              <w:jc w:val="center"/>
              <w:rPr>
                <w:ins w:id="954" w:author="Parks, Robbie M" w:date="2018-08-21T18:56:00Z"/>
                <w:rFonts w:eastAsia="Times New Roman"/>
                <w:b/>
                <w:bCs/>
                <w:color w:val="000000"/>
              </w:rPr>
            </w:pPr>
            <w:ins w:id="955" w:author="Parks, Robbie M" w:date="2018-08-21T18:56:00Z">
              <w:r w:rsidRPr="00CE3BE6">
                <w:rPr>
                  <w:rFonts w:eastAsia="Times New Roman"/>
                  <w:b/>
                  <w:bCs/>
                  <w:color w:val="000000"/>
                </w:rPr>
                <w:t>Total</w:t>
              </w:r>
            </w:ins>
          </w:p>
        </w:tc>
      </w:tr>
      <w:tr w:rsidR="003C1EB9" w:rsidRPr="00CE3BE6" w14:paraId="10FFAAC9" w14:textId="77777777" w:rsidTr="00225C47">
        <w:trPr>
          <w:trHeight w:val="320"/>
          <w:ins w:id="956" w:author="Parks, Robbie M" w:date="2018-08-21T18:56:00Z"/>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07554" w14:textId="77777777" w:rsidR="003C1EB9" w:rsidRPr="00AC73A1" w:rsidRDefault="003C1EB9" w:rsidP="00F84E39">
            <w:pPr>
              <w:rPr>
                <w:ins w:id="957" w:author="Parks, Robbie M" w:date="2018-08-21T18:56:00Z"/>
                <w:rFonts w:eastAsia="Times New Roman"/>
                <w:bCs/>
                <w:color w:val="000000"/>
              </w:rPr>
            </w:pPr>
            <w:ins w:id="958" w:author="Parks, Robbie M" w:date="2018-08-21T18:56:00Z">
              <w:r w:rsidRPr="00AC73A1">
                <w:rPr>
                  <w:rFonts w:eastAsia="Times New Roman"/>
                  <w:bCs/>
                  <w:color w:val="000000"/>
                </w:rPr>
                <w:t>All cause</w:t>
              </w:r>
            </w:ins>
          </w:p>
        </w:tc>
        <w:tc>
          <w:tcPr>
            <w:tcW w:w="1559" w:type="dxa"/>
            <w:tcBorders>
              <w:top w:val="nil"/>
              <w:left w:val="nil"/>
              <w:bottom w:val="single" w:sz="4" w:space="0" w:color="auto"/>
              <w:right w:val="single" w:sz="4" w:space="0" w:color="auto"/>
            </w:tcBorders>
            <w:shd w:val="clear" w:color="auto" w:fill="auto"/>
            <w:noWrap/>
            <w:vAlign w:val="bottom"/>
            <w:hideMark/>
          </w:tcPr>
          <w:p w14:paraId="1921F182" w14:textId="77777777" w:rsidR="003C1EB9" w:rsidRPr="00CE3BE6" w:rsidRDefault="003C1EB9" w:rsidP="00F84E39">
            <w:pPr>
              <w:jc w:val="right"/>
              <w:rPr>
                <w:ins w:id="959" w:author="Parks, Robbie M" w:date="2018-08-21T18:56:00Z"/>
                <w:rFonts w:eastAsia="Times New Roman"/>
                <w:color w:val="000000"/>
              </w:rPr>
            </w:pPr>
            <w:ins w:id="960" w:author="Parks, Robbie M" w:date="2018-08-21T18:56:00Z">
              <w:r w:rsidRPr="00CE3BE6">
                <w:rPr>
                  <w:rFonts w:eastAsia="Times New Roman"/>
                  <w:color w:val="000000"/>
                </w:rPr>
                <w:t>43,558,203</w:t>
              </w:r>
            </w:ins>
          </w:p>
        </w:tc>
        <w:tc>
          <w:tcPr>
            <w:tcW w:w="1417" w:type="dxa"/>
            <w:tcBorders>
              <w:top w:val="nil"/>
              <w:left w:val="nil"/>
              <w:bottom w:val="single" w:sz="4" w:space="0" w:color="auto"/>
              <w:right w:val="single" w:sz="4" w:space="0" w:color="auto"/>
            </w:tcBorders>
            <w:shd w:val="clear" w:color="auto" w:fill="auto"/>
            <w:noWrap/>
            <w:vAlign w:val="bottom"/>
            <w:hideMark/>
          </w:tcPr>
          <w:p w14:paraId="463AC179" w14:textId="77777777" w:rsidR="003C1EB9" w:rsidRPr="00CE3BE6" w:rsidRDefault="003C1EB9" w:rsidP="00F84E39">
            <w:pPr>
              <w:jc w:val="right"/>
              <w:rPr>
                <w:ins w:id="961" w:author="Parks, Robbie M" w:date="2018-08-21T18:56:00Z"/>
                <w:rFonts w:eastAsia="Times New Roman"/>
                <w:color w:val="000000"/>
              </w:rPr>
            </w:pPr>
            <w:ins w:id="962" w:author="Parks, Robbie M" w:date="2018-08-21T18:56:00Z">
              <w:r w:rsidRPr="00CE3BE6">
                <w:rPr>
                  <w:rFonts w:eastAsia="Times New Roman"/>
                  <w:color w:val="000000"/>
                </w:rPr>
                <w:t>42,295,973</w:t>
              </w:r>
            </w:ins>
          </w:p>
        </w:tc>
        <w:tc>
          <w:tcPr>
            <w:tcW w:w="1694" w:type="dxa"/>
            <w:tcBorders>
              <w:top w:val="nil"/>
              <w:left w:val="nil"/>
              <w:bottom w:val="single" w:sz="4" w:space="0" w:color="auto"/>
              <w:right w:val="single" w:sz="4" w:space="0" w:color="auto"/>
            </w:tcBorders>
            <w:shd w:val="clear" w:color="auto" w:fill="auto"/>
            <w:noWrap/>
            <w:vAlign w:val="bottom"/>
            <w:hideMark/>
          </w:tcPr>
          <w:p w14:paraId="571D101A" w14:textId="77777777" w:rsidR="003C1EB9" w:rsidRPr="00AC73A1" w:rsidRDefault="003C1EB9" w:rsidP="00F84E39">
            <w:pPr>
              <w:jc w:val="right"/>
              <w:rPr>
                <w:ins w:id="963" w:author="Parks, Robbie M" w:date="2018-08-21T18:56:00Z"/>
                <w:rFonts w:eastAsia="Times New Roman"/>
                <w:b/>
                <w:color w:val="000000"/>
              </w:rPr>
            </w:pPr>
            <w:ins w:id="964" w:author="Parks, Robbie M" w:date="2018-08-21T18:56:00Z">
              <w:r w:rsidRPr="00AC73A1">
                <w:rPr>
                  <w:rFonts w:eastAsia="Times New Roman"/>
                  <w:b/>
                  <w:color w:val="000000"/>
                </w:rPr>
                <w:t>85,854,176</w:t>
              </w:r>
            </w:ins>
          </w:p>
        </w:tc>
      </w:tr>
      <w:tr w:rsidR="003C1EB9" w:rsidRPr="00CE3BE6" w14:paraId="08DFCF10" w14:textId="77777777" w:rsidTr="00225C47">
        <w:trPr>
          <w:trHeight w:val="320"/>
          <w:ins w:id="965" w:author="Parks, Robbie M" w:date="2018-08-21T18:56: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B47A5BB" w14:textId="77777777" w:rsidR="003C1EB9" w:rsidRPr="00CE3BE6" w:rsidRDefault="003C1EB9" w:rsidP="00F84E39">
            <w:pPr>
              <w:rPr>
                <w:ins w:id="966" w:author="Parks, Robbie M" w:date="2018-08-21T18:56:00Z"/>
                <w:rFonts w:ascii="Helvetica" w:eastAsia="Times New Roman" w:hAnsi="Helvetica"/>
                <w:color w:val="000000"/>
              </w:rPr>
            </w:pPr>
            <w:ins w:id="967" w:author="Parks, Robbie M" w:date="2018-08-21T18:56:00Z">
              <w:r w:rsidRPr="00CE3BE6">
                <w:rPr>
                  <w:rFonts w:ascii="Helvetica" w:eastAsia="Times New Roman" w:hAnsi="Helvetica"/>
                  <w:color w:val="000000"/>
                </w:rPr>
                <w:t> </w:t>
              </w:r>
            </w:ins>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ADC010" w14:textId="38FA3A79" w:rsidR="003C1EB9" w:rsidRPr="00AC73A1" w:rsidRDefault="003C1EB9" w:rsidP="00F84E39">
            <w:pPr>
              <w:rPr>
                <w:ins w:id="968" w:author="Parks, Robbie M" w:date="2018-08-21T18:56:00Z"/>
                <w:rFonts w:eastAsia="Times New Roman"/>
                <w:bCs/>
                <w:color w:val="000000"/>
              </w:rPr>
            </w:pPr>
            <w:ins w:id="969" w:author="Parks, Robbie M" w:date="2018-08-21T18:56:00Z">
              <w:r w:rsidRPr="00AC73A1">
                <w:rPr>
                  <w:rFonts w:eastAsia="Times New Roman"/>
                  <w:bCs/>
                  <w:color w:val="000000"/>
                </w:rPr>
                <w:t>Cancer</w:t>
              </w:r>
              <w:r w:rsidR="00DE001B">
                <w:rPr>
                  <w:rFonts w:eastAsia="Times New Roman"/>
                  <w:bCs/>
                  <w:color w:val="000000"/>
                </w:rPr>
                <w:t>s</w:t>
              </w:r>
            </w:ins>
          </w:p>
        </w:tc>
        <w:tc>
          <w:tcPr>
            <w:tcW w:w="1559" w:type="dxa"/>
            <w:tcBorders>
              <w:top w:val="nil"/>
              <w:left w:val="nil"/>
              <w:bottom w:val="single" w:sz="4" w:space="0" w:color="auto"/>
              <w:right w:val="single" w:sz="4" w:space="0" w:color="auto"/>
            </w:tcBorders>
            <w:shd w:val="clear" w:color="auto" w:fill="auto"/>
            <w:noWrap/>
            <w:vAlign w:val="bottom"/>
            <w:hideMark/>
          </w:tcPr>
          <w:p w14:paraId="12AE0A72" w14:textId="77777777" w:rsidR="003C1EB9" w:rsidRPr="00CE3BE6" w:rsidRDefault="003C1EB9" w:rsidP="00F84E39">
            <w:pPr>
              <w:jc w:val="right"/>
              <w:rPr>
                <w:ins w:id="970" w:author="Parks, Robbie M" w:date="2018-08-21T18:56:00Z"/>
                <w:rFonts w:eastAsia="Times New Roman"/>
                <w:color w:val="000000"/>
              </w:rPr>
            </w:pPr>
            <w:ins w:id="971" w:author="Parks, Robbie M" w:date="2018-08-21T18:56:00Z">
              <w:r w:rsidRPr="00CE3BE6">
                <w:rPr>
                  <w:rFonts w:eastAsia="Times New Roman"/>
                  <w:color w:val="000000"/>
                </w:rPr>
                <w:t>10,481,582</w:t>
              </w:r>
            </w:ins>
          </w:p>
        </w:tc>
        <w:tc>
          <w:tcPr>
            <w:tcW w:w="1417" w:type="dxa"/>
            <w:tcBorders>
              <w:top w:val="nil"/>
              <w:left w:val="nil"/>
              <w:bottom w:val="single" w:sz="4" w:space="0" w:color="auto"/>
              <w:right w:val="single" w:sz="4" w:space="0" w:color="auto"/>
            </w:tcBorders>
            <w:shd w:val="clear" w:color="auto" w:fill="auto"/>
            <w:noWrap/>
            <w:vAlign w:val="bottom"/>
            <w:hideMark/>
          </w:tcPr>
          <w:p w14:paraId="39D368B8" w14:textId="77777777" w:rsidR="003C1EB9" w:rsidRPr="00CE3BE6" w:rsidRDefault="003C1EB9" w:rsidP="00F84E39">
            <w:pPr>
              <w:jc w:val="right"/>
              <w:rPr>
                <w:ins w:id="972" w:author="Parks, Robbie M" w:date="2018-08-21T18:56:00Z"/>
                <w:rFonts w:eastAsia="Times New Roman"/>
                <w:color w:val="000000"/>
              </w:rPr>
            </w:pPr>
            <w:ins w:id="973" w:author="Parks, Robbie M" w:date="2018-08-21T18:56:00Z">
              <w:r w:rsidRPr="00CE3BE6">
                <w:rPr>
                  <w:rFonts w:eastAsia="Times New Roman"/>
                  <w:color w:val="000000"/>
                </w:rPr>
                <w:t>9,476,530</w:t>
              </w:r>
            </w:ins>
          </w:p>
        </w:tc>
        <w:tc>
          <w:tcPr>
            <w:tcW w:w="1694" w:type="dxa"/>
            <w:tcBorders>
              <w:top w:val="nil"/>
              <w:left w:val="nil"/>
              <w:bottom w:val="single" w:sz="4" w:space="0" w:color="auto"/>
              <w:right w:val="single" w:sz="4" w:space="0" w:color="auto"/>
            </w:tcBorders>
            <w:shd w:val="clear" w:color="auto" w:fill="auto"/>
            <w:noWrap/>
            <w:vAlign w:val="bottom"/>
            <w:hideMark/>
          </w:tcPr>
          <w:p w14:paraId="7E65223F" w14:textId="77777777" w:rsidR="003C1EB9" w:rsidRPr="00CE3BE6" w:rsidRDefault="003C1EB9" w:rsidP="00F84E39">
            <w:pPr>
              <w:jc w:val="right"/>
              <w:rPr>
                <w:ins w:id="974" w:author="Parks, Robbie M" w:date="2018-08-21T18:56:00Z"/>
                <w:rFonts w:eastAsia="Times New Roman"/>
                <w:color w:val="000000"/>
              </w:rPr>
            </w:pPr>
            <w:ins w:id="975" w:author="Parks, Robbie M" w:date="2018-08-21T18:56:00Z">
              <w:r w:rsidRPr="00CE3BE6">
                <w:rPr>
                  <w:rFonts w:eastAsia="Times New Roman"/>
                  <w:color w:val="000000"/>
                </w:rPr>
                <w:t>19,958,112</w:t>
              </w:r>
            </w:ins>
          </w:p>
        </w:tc>
      </w:tr>
      <w:tr w:rsidR="003C1EB9" w:rsidRPr="00CE3BE6" w14:paraId="30EF55AE" w14:textId="77777777" w:rsidTr="00225C47">
        <w:trPr>
          <w:trHeight w:val="320"/>
          <w:ins w:id="976" w:author="Parks, Robbie M" w:date="2018-08-21T18:56: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D175C2D" w14:textId="77777777" w:rsidR="003C1EB9" w:rsidRPr="00CE3BE6" w:rsidRDefault="003C1EB9" w:rsidP="00F84E39">
            <w:pPr>
              <w:rPr>
                <w:ins w:id="977" w:author="Parks, Robbie M" w:date="2018-08-21T18:56:00Z"/>
                <w:rFonts w:ascii="Helvetica" w:eastAsia="Times New Roman" w:hAnsi="Helvetica"/>
                <w:color w:val="000000"/>
              </w:rPr>
            </w:pPr>
            <w:ins w:id="978" w:author="Parks, Robbie M" w:date="2018-08-21T18:56:00Z">
              <w:r w:rsidRPr="00CE3BE6">
                <w:rPr>
                  <w:rFonts w:ascii="Helvetica" w:eastAsia="Times New Roman" w:hAnsi="Helvetica"/>
                  <w:color w:val="000000"/>
                </w:rPr>
                <w:t> </w:t>
              </w:r>
            </w:ins>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5437E923" w14:textId="391B3E4A" w:rsidR="003C1EB9" w:rsidRPr="00AC73A1" w:rsidRDefault="003C1EB9" w:rsidP="00F84E39">
            <w:pPr>
              <w:rPr>
                <w:ins w:id="979" w:author="Parks, Robbie M" w:date="2018-08-21T18:56:00Z"/>
                <w:rFonts w:eastAsia="Times New Roman"/>
                <w:bCs/>
                <w:color w:val="000000"/>
              </w:rPr>
            </w:pPr>
            <w:ins w:id="980" w:author="Parks, Robbie M" w:date="2018-08-21T18:56:00Z">
              <w:r w:rsidRPr="00AC73A1">
                <w:rPr>
                  <w:rFonts w:eastAsia="Times New Roman"/>
                  <w:bCs/>
                  <w:color w:val="000000"/>
                </w:rPr>
                <w:t>Cardiorespiratory</w:t>
              </w:r>
              <w:r w:rsidR="009C3641">
                <w:rPr>
                  <w:rFonts w:eastAsia="Times New Roman"/>
                  <w:bCs/>
                  <w:color w:val="000000"/>
                </w:rPr>
                <w:t xml:space="preserve"> diseases</w:t>
              </w:r>
            </w:ins>
          </w:p>
        </w:tc>
        <w:tc>
          <w:tcPr>
            <w:tcW w:w="1559" w:type="dxa"/>
            <w:tcBorders>
              <w:top w:val="nil"/>
              <w:left w:val="nil"/>
              <w:bottom w:val="single" w:sz="4" w:space="0" w:color="auto"/>
              <w:right w:val="single" w:sz="4" w:space="0" w:color="auto"/>
            </w:tcBorders>
            <w:shd w:val="clear" w:color="auto" w:fill="auto"/>
            <w:noWrap/>
            <w:vAlign w:val="bottom"/>
            <w:hideMark/>
          </w:tcPr>
          <w:p w14:paraId="7FF7C5CB" w14:textId="77777777" w:rsidR="003C1EB9" w:rsidRPr="00CE3BE6" w:rsidRDefault="003C1EB9" w:rsidP="00F84E39">
            <w:pPr>
              <w:jc w:val="right"/>
              <w:rPr>
                <w:ins w:id="981" w:author="Parks, Robbie M" w:date="2018-08-21T18:56:00Z"/>
                <w:rFonts w:eastAsia="Times New Roman"/>
                <w:color w:val="000000"/>
              </w:rPr>
            </w:pPr>
            <w:ins w:id="982" w:author="Parks, Robbie M" w:date="2018-08-21T18:56:00Z">
              <w:r w:rsidRPr="00CE3BE6">
                <w:rPr>
                  <w:rFonts w:eastAsia="Times New Roman"/>
                  <w:color w:val="000000"/>
                </w:rPr>
                <w:t>20,168,049</w:t>
              </w:r>
            </w:ins>
          </w:p>
        </w:tc>
        <w:tc>
          <w:tcPr>
            <w:tcW w:w="1417" w:type="dxa"/>
            <w:tcBorders>
              <w:top w:val="nil"/>
              <w:left w:val="nil"/>
              <w:bottom w:val="single" w:sz="4" w:space="0" w:color="auto"/>
              <w:right w:val="single" w:sz="4" w:space="0" w:color="auto"/>
            </w:tcBorders>
            <w:shd w:val="clear" w:color="auto" w:fill="auto"/>
            <w:noWrap/>
            <w:vAlign w:val="bottom"/>
            <w:hideMark/>
          </w:tcPr>
          <w:p w14:paraId="5F6BF408" w14:textId="77777777" w:rsidR="003C1EB9" w:rsidRPr="00CE3BE6" w:rsidRDefault="003C1EB9" w:rsidP="00F84E39">
            <w:pPr>
              <w:jc w:val="right"/>
              <w:rPr>
                <w:ins w:id="983" w:author="Parks, Robbie M" w:date="2018-08-21T18:56:00Z"/>
                <w:rFonts w:eastAsia="Times New Roman"/>
                <w:color w:val="000000"/>
              </w:rPr>
            </w:pPr>
            <w:ins w:id="984" w:author="Parks, Robbie M" w:date="2018-08-21T18:56:00Z">
              <w:r w:rsidRPr="00CE3BE6">
                <w:rPr>
                  <w:rFonts w:eastAsia="Times New Roman"/>
                  <w:color w:val="000000"/>
                </w:rPr>
                <w:t>21,109,525</w:t>
              </w:r>
            </w:ins>
          </w:p>
        </w:tc>
        <w:tc>
          <w:tcPr>
            <w:tcW w:w="1694" w:type="dxa"/>
            <w:tcBorders>
              <w:top w:val="nil"/>
              <w:left w:val="nil"/>
              <w:bottom w:val="single" w:sz="4" w:space="0" w:color="auto"/>
              <w:right w:val="single" w:sz="4" w:space="0" w:color="auto"/>
            </w:tcBorders>
            <w:shd w:val="clear" w:color="auto" w:fill="auto"/>
            <w:noWrap/>
            <w:vAlign w:val="bottom"/>
            <w:hideMark/>
          </w:tcPr>
          <w:p w14:paraId="4B7DB757" w14:textId="77777777" w:rsidR="003C1EB9" w:rsidRPr="00CE3BE6" w:rsidRDefault="003C1EB9" w:rsidP="00F84E39">
            <w:pPr>
              <w:jc w:val="right"/>
              <w:rPr>
                <w:ins w:id="985" w:author="Parks, Robbie M" w:date="2018-08-21T18:56:00Z"/>
                <w:rFonts w:eastAsia="Times New Roman"/>
                <w:color w:val="000000"/>
              </w:rPr>
            </w:pPr>
            <w:ins w:id="986" w:author="Parks, Robbie M" w:date="2018-08-21T18:56:00Z">
              <w:r w:rsidRPr="00CE3BE6">
                <w:rPr>
                  <w:rFonts w:eastAsia="Times New Roman"/>
                  <w:color w:val="000000"/>
                </w:rPr>
                <w:t>41,277,574</w:t>
              </w:r>
            </w:ins>
          </w:p>
        </w:tc>
      </w:tr>
      <w:tr w:rsidR="003C1EB9" w:rsidRPr="00CE3BE6" w14:paraId="451AE689" w14:textId="77777777" w:rsidTr="00225C47">
        <w:trPr>
          <w:trHeight w:val="320"/>
          <w:ins w:id="987" w:author="Parks, Robbie M" w:date="2018-08-21T18:56: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8B6BC37" w14:textId="77777777" w:rsidR="003C1EB9" w:rsidRPr="00CE3BE6" w:rsidRDefault="003C1EB9" w:rsidP="00F84E39">
            <w:pPr>
              <w:rPr>
                <w:ins w:id="988" w:author="Parks, Robbie M" w:date="2018-08-21T18:56:00Z"/>
                <w:rFonts w:ascii="Helvetica" w:eastAsia="Times New Roman" w:hAnsi="Helvetica"/>
                <w:color w:val="000000"/>
              </w:rPr>
            </w:pPr>
            <w:ins w:id="989" w:author="Parks, Robbie M" w:date="2018-08-21T18:56: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455F792D" w14:textId="77777777" w:rsidR="003C1EB9" w:rsidRPr="00CE3BE6" w:rsidRDefault="003C1EB9" w:rsidP="00F84E39">
            <w:pPr>
              <w:rPr>
                <w:ins w:id="990" w:author="Parks, Robbie M" w:date="2018-08-21T18:56:00Z"/>
                <w:rFonts w:ascii="Helvetica" w:eastAsia="Times New Roman" w:hAnsi="Helvetica"/>
                <w:color w:val="000000"/>
              </w:rPr>
            </w:pPr>
            <w:ins w:id="991" w:author="Parks, Robbie M" w:date="2018-08-21T18:56: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7AB87C1A" w14:textId="0F5A04AA" w:rsidR="003C1EB9" w:rsidRPr="00AC73A1" w:rsidRDefault="003C1EB9" w:rsidP="00F84E39">
            <w:pPr>
              <w:rPr>
                <w:ins w:id="992" w:author="Parks, Robbie M" w:date="2018-08-21T18:56:00Z"/>
                <w:rFonts w:eastAsia="Times New Roman"/>
                <w:bCs/>
                <w:color w:val="000000"/>
              </w:rPr>
            </w:pPr>
            <w:ins w:id="993" w:author="Parks, Robbie M" w:date="2018-08-21T18:56:00Z">
              <w:r w:rsidRPr="00AC73A1">
                <w:rPr>
                  <w:rFonts w:eastAsia="Times New Roman"/>
                  <w:bCs/>
                  <w:color w:val="000000"/>
                </w:rPr>
                <w:t>Cardiovascular</w:t>
              </w:r>
              <w:r w:rsidR="001F3669">
                <w:rPr>
                  <w:rFonts w:eastAsia="Times New Roman"/>
                  <w:bCs/>
                  <w:color w:val="000000"/>
                </w:rPr>
                <w:t xml:space="preserve"> diseases</w:t>
              </w:r>
            </w:ins>
          </w:p>
        </w:tc>
        <w:tc>
          <w:tcPr>
            <w:tcW w:w="1559" w:type="dxa"/>
            <w:tcBorders>
              <w:top w:val="nil"/>
              <w:left w:val="nil"/>
              <w:bottom w:val="single" w:sz="4" w:space="0" w:color="auto"/>
              <w:right w:val="single" w:sz="4" w:space="0" w:color="auto"/>
            </w:tcBorders>
            <w:shd w:val="clear" w:color="auto" w:fill="auto"/>
            <w:noWrap/>
            <w:vAlign w:val="bottom"/>
            <w:hideMark/>
          </w:tcPr>
          <w:p w14:paraId="127DD999" w14:textId="77777777" w:rsidR="003C1EB9" w:rsidRPr="00CE3BE6" w:rsidRDefault="003C1EB9" w:rsidP="00F84E39">
            <w:pPr>
              <w:jc w:val="right"/>
              <w:rPr>
                <w:ins w:id="994" w:author="Parks, Robbie M" w:date="2018-08-21T18:56:00Z"/>
                <w:rFonts w:eastAsia="Times New Roman"/>
                <w:color w:val="000000"/>
              </w:rPr>
            </w:pPr>
            <w:ins w:id="995" w:author="Parks, Robbie M" w:date="2018-08-21T18:56:00Z">
              <w:r w:rsidRPr="00CE3BE6">
                <w:rPr>
                  <w:rFonts w:eastAsia="Times New Roman"/>
                  <w:color w:val="000000"/>
                </w:rPr>
                <w:t>16,238,344</w:t>
              </w:r>
            </w:ins>
          </w:p>
        </w:tc>
        <w:tc>
          <w:tcPr>
            <w:tcW w:w="1417" w:type="dxa"/>
            <w:tcBorders>
              <w:top w:val="nil"/>
              <w:left w:val="nil"/>
              <w:bottom w:val="single" w:sz="4" w:space="0" w:color="auto"/>
              <w:right w:val="single" w:sz="4" w:space="0" w:color="auto"/>
            </w:tcBorders>
            <w:shd w:val="clear" w:color="auto" w:fill="auto"/>
            <w:noWrap/>
            <w:vAlign w:val="bottom"/>
            <w:hideMark/>
          </w:tcPr>
          <w:p w14:paraId="011188A5" w14:textId="77777777" w:rsidR="003C1EB9" w:rsidRPr="00CE3BE6" w:rsidRDefault="003C1EB9" w:rsidP="00F84E39">
            <w:pPr>
              <w:jc w:val="right"/>
              <w:rPr>
                <w:ins w:id="996" w:author="Parks, Robbie M" w:date="2018-08-21T18:56:00Z"/>
                <w:rFonts w:eastAsia="Times New Roman"/>
                <w:color w:val="000000"/>
              </w:rPr>
            </w:pPr>
            <w:ins w:id="997" w:author="Parks, Robbie M" w:date="2018-08-21T18:56:00Z">
              <w:r w:rsidRPr="00CE3BE6">
                <w:rPr>
                  <w:rFonts w:eastAsia="Times New Roman"/>
                  <w:color w:val="000000"/>
                </w:rPr>
                <w:t>17,210,556</w:t>
              </w:r>
            </w:ins>
          </w:p>
        </w:tc>
        <w:tc>
          <w:tcPr>
            <w:tcW w:w="1694" w:type="dxa"/>
            <w:tcBorders>
              <w:top w:val="nil"/>
              <w:left w:val="nil"/>
              <w:bottom w:val="single" w:sz="4" w:space="0" w:color="auto"/>
              <w:right w:val="single" w:sz="4" w:space="0" w:color="auto"/>
            </w:tcBorders>
            <w:shd w:val="clear" w:color="auto" w:fill="auto"/>
            <w:noWrap/>
            <w:vAlign w:val="bottom"/>
            <w:hideMark/>
          </w:tcPr>
          <w:p w14:paraId="18B3CF0D" w14:textId="77777777" w:rsidR="003C1EB9" w:rsidRPr="00CE3BE6" w:rsidRDefault="003C1EB9" w:rsidP="00F84E39">
            <w:pPr>
              <w:jc w:val="right"/>
              <w:rPr>
                <w:ins w:id="998" w:author="Parks, Robbie M" w:date="2018-08-21T18:56:00Z"/>
                <w:rFonts w:eastAsia="Times New Roman"/>
                <w:color w:val="000000"/>
              </w:rPr>
            </w:pPr>
            <w:ins w:id="999" w:author="Parks, Robbie M" w:date="2018-08-21T18:56:00Z">
              <w:r w:rsidRPr="00CE3BE6">
                <w:rPr>
                  <w:rFonts w:eastAsia="Times New Roman"/>
                  <w:color w:val="000000"/>
                </w:rPr>
                <w:t>33,448,900</w:t>
              </w:r>
            </w:ins>
          </w:p>
        </w:tc>
      </w:tr>
      <w:tr w:rsidR="003C1EB9" w:rsidRPr="00CE3BE6" w14:paraId="6C51EE07" w14:textId="77777777" w:rsidTr="00225C47">
        <w:trPr>
          <w:trHeight w:val="320"/>
          <w:ins w:id="1000" w:author="Parks, Robbie M" w:date="2018-08-21T18:56: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40AFFAF" w14:textId="77777777" w:rsidR="003C1EB9" w:rsidRPr="00CE3BE6" w:rsidRDefault="003C1EB9" w:rsidP="00F84E39">
            <w:pPr>
              <w:rPr>
                <w:ins w:id="1001" w:author="Parks, Robbie M" w:date="2018-08-21T18:56:00Z"/>
                <w:rFonts w:ascii="Helvetica" w:eastAsia="Times New Roman" w:hAnsi="Helvetica"/>
                <w:color w:val="000000"/>
              </w:rPr>
            </w:pPr>
            <w:ins w:id="1002" w:author="Parks, Robbie M" w:date="2018-08-21T18:56: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24FF9991" w14:textId="77777777" w:rsidR="003C1EB9" w:rsidRPr="00CE3BE6" w:rsidRDefault="003C1EB9" w:rsidP="00F84E39">
            <w:pPr>
              <w:rPr>
                <w:ins w:id="1003" w:author="Parks, Robbie M" w:date="2018-08-21T18:56:00Z"/>
                <w:rFonts w:ascii="Helvetica" w:eastAsia="Times New Roman" w:hAnsi="Helvetica"/>
                <w:color w:val="000000"/>
              </w:rPr>
            </w:pPr>
            <w:ins w:id="1004" w:author="Parks, Robbie M" w:date="2018-08-21T18:56: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7CB323F7" w14:textId="77777777" w:rsidR="003C1EB9" w:rsidRPr="00AC73A1" w:rsidRDefault="003C1EB9" w:rsidP="00F84E39">
            <w:pPr>
              <w:rPr>
                <w:ins w:id="1005" w:author="Parks, Robbie M" w:date="2018-08-21T18:56:00Z"/>
                <w:rFonts w:eastAsia="Times New Roman"/>
                <w:bCs/>
                <w:color w:val="000000"/>
              </w:rPr>
            </w:pPr>
            <w:ins w:id="1006" w:author="Parks, Robbie M" w:date="2018-08-21T18:56:00Z">
              <w:r w:rsidRPr="00AC73A1">
                <w:rPr>
                  <w:rFonts w:eastAsia="Times New Roman"/>
                  <w:bCs/>
                  <w:color w:val="000000"/>
                </w:rPr>
                <w:t>Chronic respiratory diseases</w:t>
              </w:r>
            </w:ins>
          </w:p>
        </w:tc>
        <w:tc>
          <w:tcPr>
            <w:tcW w:w="1559" w:type="dxa"/>
            <w:tcBorders>
              <w:top w:val="nil"/>
              <w:left w:val="nil"/>
              <w:bottom w:val="single" w:sz="4" w:space="0" w:color="auto"/>
              <w:right w:val="single" w:sz="4" w:space="0" w:color="auto"/>
            </w:tcBorders>
            <w:shd w:val="clear" w:color="auto" w:fill="auto"/>
            <w:noWrap/>
            <w:vAlign w:val="bottom"/>
            <w:hideMark/>
          </w:tcPr>
          <w:p w14:paraId="7F77C831" w14:textId="77777777" w:rsidR="003C1EB9" w:rsidRPr="00CE3BE6" w:rsidRDefault="003C1EB9" w:rsidP="00F84E39">
            <w:pPr>
              <w:jc w:val="right"/>
              <w:rPr>
                <w:ins w:id="1007" w:author="Parks, Robbie M" w:date="2018-08-21T18:56:00Z"/>
                <w:rFonts w:eastAsia="Times New Roman"/>
                <w:color w:val="000000"/>
              </w:rPr>
            </w:pPr>
            <w:ins w:id="1008" w:author="Parks, Robbie M" w:date="2018-08-21T18:56:00Z">
              <w:r w:rsidRPr="00CE3BE6">
                <w:rPr>
                  <w:rFonts w:eastAsia="Times New Roman"/>
                  <w:color w:val="000000"/>
                </w:rPr>
                <w:t>2,791,652</w:t>
              </w:r>
            </w:ins>
          </w:p>
        </w:tc>
        <w:tc>
          <w:tcPr>
            <w:tcW w:w="1417" w:type="dxa"/>
            <w:tcBorders>
              <w:top w:val="nil"/>
              <w:left w:val="nil"/>
              <w:bottom w:val="single" w:sz="4" w:space="0" w:color="auto"/>
              <w:right w:val="single" w:sz="4" w:space="0" w:color="auto"/>
            </w:tcBorders>
            <w:shd w:val="clear" w:color="auto" w:fill="auto"/>
            <w:noWrap/>
            <w:vAlign w:val="bottom"/>
            <w:hideMark/>
          </w:tcPr>
          <w:p w14:paraId="3147FD9B" w14:textId="77777777" w:rsidR="003C1EB9" w:rsidRPr="00CE3BE6" w:rsidRDefault="003C1EB9" w:rsidP="00F84E39">
            <w:pPr>
              <w:jc w:val="right"/>
              <w:rPr>
                <w:ins w:id="1009" w:author="Parks, Robbie M" w:date="2018-08-21T18:56:00Z"/>
                <w:rFonts w:eastAsia="Times New Roman"/>
                <w:color w:val="000000"/>
              </w:rPr>
            </w:pPr>
            <w:ins w:id="1010" w:author="Parks, Robbie M" w:date="2018-08-21T18:56:00Z">
              <w:r w:rsidRPr="00CE3BE6">
                <w:rPr>
                  <w:rFonts w:eastAsia="Times New Roman"/>
                  <w:color w:val="000000"/>
                </w:rPr>
                <w:t>2,595,950</w:t>
              </w:r>
            </w:ins>
          </w:p>
        </w:tc>
        <w:tc>
          <w:tcPr>
            <w:tcW w:w="1694" w:type="dxa"/>
            <w:tcBorders>
              <w:top w:val="nil"/>
              <w:left w:val="nil"/>
              <w:bottom w:val="single" w:sz="4" w:space="0" w:color="auto"/>
              <w:right w:val="single" w:sz="4" w:space="0" w:color="auto"/>
            </w:tcBorders>
            <w:shd w:val="clear" w:color="auto" w:fill="auto"/>
            <w:noWrap/>
            <w:vAlign w:val="bottom"/>
            <w:hideMark/>
          </w:tcPr>
          <w:p w14:paraId="31D8FC40" w14:textId="77777777" w:rsidR="003C1EB9" w:rsidRPr="00CE3BE6" w:rsidRDefault="003C1EB9" w:rsidP="00F84E39">
            <w:pPr>
              <w:jc w:val="right"/>
              <w:rPr>
                <w:ins w:id="1011" w:author="Parks, Robbie M" w:date="2018-08-21T18:56:00Z"/>
                <w:rFonts w:eastAsia="Times New Roman"/>
                <w:color w:val="000000"/>
              </w:rPr>
            </w:pPr>
            <w:ins w:id="1012" w:author="Parks, Robbie M" w:date="2018-08-21T18:56:00Z">
              <w:r w:rsidRPr="00CE3BE6">
                <w:rPr>
                  <w:rFonts w:eastAsia="Times New Roman"/>
                  <w:color w:val="000000"/>
                </w:rPr>
                <w:t>5,387,602</w:t>
              </w:r>
            </w:ins>
          </w:p>
        </w:tc>
      </w:tr>
      <w:tr w:rsidR="003C1EB9" w:rsidRPr="00CE3BE6" w14:paraId="1D5B86A8" w14:textId="77777777" w:rsidTr="00225C47">
        <w:trPr>
          <w:trHeight w:val="320"/>
          <w:ins w:id="1013" w:author="Parks, Robbie M" w:date="2018-08-21T18:56: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E256706" w14:textId="77777777" w:rsidR="003C1EB9" w:rsidRPr="00CE3BE6" w:rsidRDefault="003C1EB9" w:rsidP="00F84E39">
            <w:pPr>
              <w:rPr>
                <w:ins w:id="1014" w:author="Parks, Robbie M" w:date="2018-08-21T18:56:00Z"/>
                <w:rFonts w:ascii="Helvetica" w:eastAsia="Times New Roman" w:hAnsi="Helvetica"/>
                <w:color w:val="000000"/>
              </w:rPr>
            </w:pPr>
            <w:ins w:id="1015" w:author="Parks, Robbie M" w:date="2018-08-21T18:56: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1BEE1AFD" w14:textId="77777777" w:rsidR="003C1EB9" w:rsidRPr="00CE3BE6" w:rsidRDefault="003C1EB9" w:rsidP="00F84E39">
            <w:pPr>
              <w:rPr>
                <w:ins w:id="1016" w:author="Parks, Robbie M" w:date="2018-08-21T18:56:00Z"/>
                <w:rFonts w:ascii="Helvetica" w:eastAsia="Times New Roman" w:hAnsi="Helvetica"/>
                <w:color w:val="000000"/>
              </w:rPr>
            </w:pPr>
            <w:ins w:id="1017" w:author="Parks, Robbie M" w:date="2018-08-21T18:56: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188E0C2B" w14:textId="77777777" w:rsidR="003C1EB9" w:rsidRPr="00AC73A1" w:rsidRDefault="003C1EB9" w:rsidP="00F84E39">
            <w:pPr>
              <w:rPr>
                <w:ins w:id="1018" w:author="Parks, Robbie M" w:date="2018-08-21T18:56:00Z"/>
                <w:rFonts w:eastAsia="Times New Roman"/>
                <w:bCs/>
                <w:color w:val="000000"/>
              </w:rPr>
            </w:pPr>
            <w:ins w:id="1019" w:author="Parks, Robbie M" w:date="2018-08-21T18:56:00Z">
              <w:r w:rsidRPr="00AC73A1">
                <w:rPr>
                  <w:rFonts w:eastAsia="Times New Roman"/>
                  <w:bCs/>
                  <w:color w:val="000000"/>
                </w:rPr>
                <w:t>Respiratory infections</w:t>
              </w:r>
            </w:ins>
          </w:p>
        </w:tc>
        <w:tc>
          <w:tcPr>
            <w:tcW w:w="1559" w:type="dxa"/>
            <w:tcBorders>
              <w:top w:val="nil"/>
              <w:left w:val="nil"/>
              <w:bottom w:val="single" w:sz="4" w:space="0" w:color="auto"/>
              <w:right w:val="single" w:sz="4" w:space="0" w:color="auto"/>
            </w:tcBorders>
            <w:shd w:val="clear" w:color="auto" w:fill="auto"/>
            <w:noWrap/>
            <w:vAlign w:val="bottom"/>
            <w:hideMark/>
          </w:tcPr>
          <w:p w14:paraId="1C758033" w14:textId="77777777" w:rsidR="003C1EB9" w:rsidRPr="00CE3BE6" w:rsidRDefault="003C1EB9" w:rsidP="00F84E39">
            <w:pPr>
              <w:jc w:val="right"/>
              <w:rPr>
                <w:ins w:id="1020" w:author="Parks, Robbie M" w:date="2018-08-21T18:56:00Z"/>
                <w:rFonts w:eastAsia="Times New Roman"/>
                <w:color w:val="000000"/>
              </w:rPr>
            </w:pPr>
            <w:ins w:id="1021" w:author="Parks, Robbie M" w:date="2018-08-21T18:56:00Z">
              <w:r w:rsidRPr="00CE3BE6">
                <w:rPr>
                  <w:rFonts w:eastAsia="Times New Roman"/>
                  <w:color w:val="000000"/>
                </w:rPr>
                <w:t>1,138,053</w:t>
              </w:r>
            </w:ins>
          </w:p>
        </w:tc>
        <w:tc>
          <w:tcPr>
            <w:tcW w:w="1417" w:type="dxa"/>
            <w:tcBorders>
              <w:top w:val="nil"/>
              <w:left w:val="nil"/>
              <w:bottom w:val="single" w:sz="4" w:space="0" w:color="auto"/>
              <w:right w:val="single" w:sz="4" w:space="0" w:color="auto"/>
            </w:tcBorders>
            <w:shd w:val="clear" w:color="auto" w:fill="auto"/>
            <w:noWrap/>
            <w:vAlign w:val="bottom"/>
            <w:hideMark/>
          </w:tcPr>
          <w:p w14:paraId="62C3EF4E" w14:textId="77777777" w:rsidR="003C1EB9" w:rsidRPr="00CE3BE6" w:rsidRDefault="003C1EB9" w:rsidP="00F84E39">
            <w:pPr>
              <w:jc w:val="right"/>
              <w:rPr>
                <w:ins w:id="1022" w:author="Parks, Robbie M" w:date="2018-08-21T18:56:00Z"/>
                <w:rFonts w:eastAsia="Times New Roman"/>
                <w:color w:val="000000"/>
              </w:rPr>
            </w:pPr>
            <w:ins w:id="1023" w:author="Parks, Robbie M" w:date="2018-08-21T18:56:00Z">
              <w:r w:rsidRPr="00CE3BE6">
                <w:rPr>
                  <w:rFonts w:eastAsia="Times New Roman"/>
                  <w:color w:val="000000"/>
                </w:rPr>
                <w:t>1,303,019</w:t>
              </w:r>
            </w:ins>
          </w:p>
        </w:tc>
        <w:tc>
          <w:tcPr>
            <w:tcW w:w="1694" w:type="dxa"/>
            <w:tcBorders>
              <w:top w:val="nil"/>
              <w:left w:val="nil"/>
              <w:bottom w:val="single" w:sz="4" w:space="0" w:color="auto"/>
              <w:right w:val="single" w:sz="4" w:space="0" w:color="auto"/>
            </w:tcBorders>
            <w:shd w:val="clear" w:color="auto" w:fill="auto"/>
            <w:noWrap/>
            <w:vAlign w:val="bottom"/>
            <w:hideMark/>
          </w:tcPr>
          <w:p w14:paraId="11C067D1" w14:textId="77777777" w:rsidR="003C1EB9" w:rsidRPr="00CE3BE6" w:rsidRDefault="003C1EB9" w:rsidP="00F84E39">
            <w:pPr>
              <w:jc w:val="right"/>
              <w:rPr>
                <w:ins w:id="1024" w:author="Parks, Robbie M" w:date="2018-08-21T18:56:00Z"/>
                <w:rFonts w:eastAsia="Times New Roman"/>
                <w:color w:val="000000"/>
              </w:rPr>
            </w:pPr>
            <w:ins w:id="1025" w:author="Parks, Robbie M" w:date="2018-08-21T18:56:00Z">
              <w:r w:rsidRPr="00CE3BE6">
                <w:rPr>
                  <w:rFonts w:eastAsia="Times New Roman"/>
                  <w:color w:val="000000"/>
                </w:rPr>
                <w:t>2,441,072</w:t>
              </w:r>
            </w:ins>
          </w:p>
        </w:tc>
      </w:tr>
      <w:tr w:rsidR="003C1EB9" w:rsidRPr="00CE3BE6" w14:paraId="19AAA041" w14:textId="77777777" w:rsidTr="00225C47">
        <w:trPr>
          <w:trHeight w:val="320"/>
          <w:ins w:id="1026" w:author="Parks, Robbie M" w:date="2018-08-21T18:56: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5B49AAAE" w14:textId="77777777" w:rsidR="003C1EB9" w:rsidRPr="00CE3BE6" w:rsidRDefault="003C1EB9" w:rsidP="00F84E39">
            <w:pPr>
              <w:rPr>
                <w:ins w:id="1027" w:author="Parks, Robbie M" w:date="2018-08-21T18:56:00Z"/>
                <w:rFonts w:ascii="Helvetica" w:eastAsia="Times New Roman" w:hAnsi="Helvetica"/>
                <w:color w:val="000000"/>
              </w:rPr>
            </w:pPr>
            <w:ins w:id="1028" w:author="Parks, Robbie M" w:date="2018-08-21T18:56:00Z">
              <w:r w:rsidRPr="00CE3BE6">
                <w:rPr>
                  <w:rFonts w:ascii="Helvetica" w:eastAsia="Times New Roman" w:hAnsi="Helvetica"/>
                  <w:color w:val="000000"/>
                </w:rPr>
                <w:t> </w:t>
              </w:r>
            </w:ins>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425B246" w14:textId="77777777" w:rsidR="003C1EB9" w:rsidRPr="00AC73A1" w:rsidRDefault="003C1EB9" w:rsidP="00F84E39">
            <w:pPr>
              <w:rPr>
                <w:ins w:id="1029" w:author="Parks, Robbie M" w:date="2018-08-21T18:56:00Z"/>
                <w:rFonts w:eastAsia="Times New Roman"/>
                <w:bCs/>
                <w:color w:val="000000"/>
              </w:rPr>
            </w:pPr>
            <w:ins w:id="1030" w:author="Parks, Robbie M" w:date="2018-08-21T18:56:00Z">
              <w:r w:rsidRPr="00AC73A1">
                <w:rPr>
                  <w:rFonts w:eastAsia="Times New Roman"/>
                  <w:bCs/>
                  <w:color w:val="000000"/>
                </w:rPr>
                <w:t>Injuries</w:t>
              </w:r>
            </w:ins>
          </w:p>
        </w:tc>
        <w:tc>
          <w:tcPr>
            <w:tcW w:w="1559" w:type="dxa"/>
            <w:tcBorders>
              <w:top w:val="nil"/>
              <w:left w:val="nil"/>
              <w:bottom w:val="single" w:sz="4" w:space="0" w:color="auto"/>
              <w:right w:val="single" w:sz="4" w:space="0" w:color="auto"/>
            </w:tcBorders>
            <w:shd w:val="clear" w:color="auto" w:fill="auto"/>
            <w:noWrap/>
            <w:vAlign w:val="bottom"/>
            <w:hideMark/>
          </w:tcPr>
          <w:p w14:paraId="2534F1D6" w14:textId="77777777" w:rsidR="003C1EB9" w:rsidRPr="00CE3BE6" w:rsidRDefault="003C1EB9" w:rsidP="00F84E39">
            <w:pPr>
              <w:jc w:val="right"/>
              <w:rPr>
                <w:ins w:id="1031" w:author="Parks, Robbie M" w:date="2018-08-21T18:56:00Z"/>
                <w:rFonts w:eastAsia="Times New Roman"/>
                <w:color w:val="000000"/>
              </w:rPr>
            </w:pPr>
            <w:ins w:id="1032" w:author="Parks, Robbie M" w:date="2018-08-21T18:56:00Z">
              <w:r w:rsidRPr="00CE3BE6">
                <w:rPr>
                  <w:rFonts w:eastAsia="Times New Roman"/>
                  <w:color w:val="000000"/>
                </w:rPr>
                <w:t>4,034,876</w:t>
              </w:r>
            </w:ins>
          </w:p>
        </w:tc>
        <w:tc>
          <w:tcPr>
            <w:tcW w:w="1417" w:type="dxa"/>
            <w:tcBorders>
              <w:top w:val="nil"/>
              <w:left w:val="nil"/>
              <w:bottom w:val="single" w:sz="4" w:space="0" w:color="auto"/>
              <w:right w:val="single" w:sz="4" w:space="0" w:color="auto"/>
            </w:tcBorders>
            <w:shd w:val="clear" w:color="auto" w:fill="auto"/>
            <w:noWrap/>
            <w:vAlign w:val="bottom"/>
            <w:hideMark/>
          </w:tcPr>
          <w:p w14:paraId="7B2E6060" w14:textId="77777777" w:rsidR="003C1EB9" w:rsidRPr="00CE3BE6" w:rsidRDefault="003C1EB9" w:rsidP="00F84E39">
            <w:pPr>
              <w:jc w:val="right"/>
              <w:rPr>
                <w:ins w:id="1033" w:author="Parks, Robbie M" w:date="2018-08-21T18:56:00Z"/>
                <w:rFonts w:eastAsia="Times New Roman"/>
                <w:color w:val="000000"/>
              </w:rPr>
            </w:pPr>
            <w:ins w:id="1034" w:author="Parks, Robbie M" w:date="2018-08-21T18:56:00Z">
              <w:r w:rsidRPr="00CE3BE6">
                <w:rPr>
                  <w:rFonts w:eastAsia="Times New Roman"/>
                  <w:color w:val="000000"/>
                </w:rPr>
                <w:t>1,768,170</w:t>
              </w:r>
            </w:ins>
          </w:p>
        </w:tc>
        <w:tc>
          <w:tcPr>
            <w:tcW w:w="1694" w:type="dxa"/>
            <w:tcBorders>
              <w:top w:val="nil"/>
              <w:left w:val="nil"/>
              <w:bottom w:val="single" w:sz="4" w:space="0" w:color="auto"/>
              <w:right w:val="single" w:sz="4" w:space="0" w:color="auto"/>
            </w:tcBorders>
            <w:shd w:val="clear" w:color="auto" w:fill="auto"/>
            <w:noWrap/>
            <w:vAlign w:val="bottom"/>
            <w:hideMark/>
          </w:tcPr>
          <w:p w14:paraId="3D344793" w14:textId="77777777" w:rsidR="003C1EB9" w:rsidRPr="00CE3BE6" w:rsidRDefault="003C1EB9" w:rsidP="00F84E39">
            <w:pPr>
              <w:jc w:val="right"/>
              <w:rPr>
                <w:ins w:id="1035" w:author="Parks, Robbie M" w:date="2018-08-21T18:56:00Z"/>
                <w:rFonts w:eastAsia="Times New Roman"/>
                <w:color w:val="000000"/>
              </w:rPr>
            </w:pPr>
            <w:ins w:id="1036" w:author="Parks, Robbie M" w:date="2018-08-21T18:56:00Z">
              <w:r w:rsidRPr="00CE3BE6">
                <w:rPr>
                  <w:rFonts w:eastAsia="Times New Roman"/>
                  <w:color w:val="000000"/>
                </w:rPr>
                <w:t>5,803,046</w:t>
              </w:r>
            </w:ins>
          </w:p>
        </w:tc>
      </w:tr>
      <w:tr w:rsidR="003C1EB9" w:rsidRPr="00CE3BE6" w14:paraId="3191C6B0" w14:textId="77777777" w:rsidTr="00225C47">
        <w:trPr>
          <w:trHeight w:val="320"/>
          <w:ins w:id="1037" w:author="Parks, Robbie M" w:date="2018-08-21T18:56: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1D2ACE3" w14:textId="77777777" w:rsidR="003C1EB9" w:rsidRPr="00CE3BE6" w:rsidRDefault="003C1EB9" w:rsidP="00F84E39">
            <w:pPr>
              <w:rPr>
                <w:ins w:id="1038" w:author="Parks, Robbie M" w:date="2018-08-21T18:56:00Z"/>
                <w:rFonts w:ascii="Helvetica" w:eastAsia="Times New Roman" w:hAnsi="Helvetica"/>
                <w:color w:val="000000"/>
              </w:rPr>
            </w:pPr>
            <w:ins w:id="1039" w:author="Parks, Robbie M" w:date="2018-08-21T18:56: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4A3F610C" w14:textId="77777777" w:rsidR="003C1EB9" w:rsidRPr="00CE3BE6" w:rsidRDefault="003C1EB9" w:rsidP="00F84E39">
            <w:pPr>
              <w:rPr>
                <w:ins w:id="1040" w:author="Parks, Robbie M" w:date="2018-08-21T18:56:00Z"/>
                <w:rFonts w:ascii="Helvetica" w:eastAsia="Times New Roman" w:hAnsi="Helvetica"/>
                <w:color w:val="000000"/>
              </w:rPr>
            </w:pPr>
            <w:ins w:id="1041" w:author="Parks, Robbie M" w:date="2018-08-21T18:56: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7C7AE85D" w14:textId="77777777" w:rsidR="003C1EB9" w:rsidRPr="00AC73A1" w:rsidRDefault="003C1EB9" w:rsidP="00F84E39">
            <w:pPr>
              <w:rPr>
                <w:ins w:id="1042" w:author="Parks, Robbie M" w:date="2018-08-21T18:56:00Z"/>
                <w:rFonts w:eastAsia="Times New Roman"/>
                <w:bCs/>
                <w:color w:val="000000"/>
              </w:rPr>
            </w:pPr>
            <w:ins w:id="1043" w:author="Parks, Robbie M" w:date="2018-08-21T18:56:00Z">
              <w:r w:rsidRPr="00AC73A1">
                <w:rPr>
                  <w:rFonts w:eastAsia="Times New Roman"/>
                  <w:bCs/>
                  <w:color w:val="000000"/>
                </w:rPr>
                <w:t>Unintentional</w:t>
              </w:r>
            </w:ins>
          </w:p>
        </w:tc>
        <w:tc>
          <w:tcPr>
            <w:tcW w:w="1559" w:type="dxa"/>
            <w:tcBorders>
              <w:top w:val="nil"/>
              <w:left w:val="nil"/>
              <w:bottom w:val="single" w:sz="4" w:space="0" w:color="auto"/>
              <w:right w:val="single" w:sz="4" w:space="0" w:color="auto"/>
            </w:tcBorders>
            <w:shd w:val="clear" w:color="auto" w:fill="auto"/>
            <w:noWrap/>
            <w:vAlign w:val="bottom"/>
            <w:hideMark/>
          </w:tcPr>
          <w:p w14:paraId="12314447" w14:textId="77777777" w:rsidR="003C1EB9" w:rsidRPr="00CE3BE6" w:rsidRDefault="003C1EB9" w:rsidP="00F84E39">
            <w:pPr>
              <w:jc w:val="right"/>
              <w:rPr>
                <w:ins w:id="1044" w:author="Parks, Robbie M" w:date="2018-08-21T18:56:00Z"/>
                <w:rFonts w:eastAsia="Times New Roman"/>
                <w:color w:val="000000"/>
              </w:rPr>
            </w:pPr>
            <w:ins w:id="1045" w:author="Parks, Robbie M" w:date="2018-08-21T18:56:00Z">
              <w:r w:rsidRPr="00CE3BE6">
                <w:rPr>
                  <w:rFonts w:eastAsia="Times New Roman"/>
                  <w:color w:val="000000"/>
                </w:rPr>
                <w:t>2,489,142</w:t>
              </w:r>
            </w:ins>
          </w:p>
        </w:tc>
        <w:tc>
          <w:tcPr>
            <w:tcW w:w="1417" w:type="dxa"/>
            <w:tcBorders>
              <w:top w:val="nil"/>
              <w:left w:val="nil"/>
              <w:bottom w:val="single" w:sz="4" w:space="0" w:color="auto"/>
              <w:right w:val="single" w:sz="4" w:space="0" w:color="auto"/>
            </w:tcBorders>
            <w:shd w:val="clear" w:color="auto" w:fill="auto"/>
            <w:noWrap/>
            <w:vAlign w:val="bottom"/>
            <w:hideMark/>
          </w:tcPr>
          <w:p w14:paraId="07152174" w14:textId="77777777" w:rsidR="003C1EB9" w:rsidRPr="00CE3BE6" w:rsidRDefault="003C1EB9" w:rsidP="00F84E39">
            <w:pPr>
              <w:jc w:val="right"/>
              <w:rPr>
                <w:ins w:id="1046" w:author="Parks, Robbie M" w:date="2018-08-21T18:56:00Z"/>
                <w:rFonts w:eastAsia="Times New Roman"/>
                <w:color w:val="000000"/>
              </w:rPr>
            </w:pPr>
            <w:ins w:id="1047" w:author="Parks, Robbie M" w:date="2018-08-21T18:56:00Z">
              <w:r w:rsidRPr="00CE3BE6">
                <w:rPr>
                  <w:rFonts w:eastAsia="Times New Roman"/>
                  <w:color w:val="000000"/>
                </w:rPr>
                <w:t>1,348,187</w:t>
              </w:r>
            </w:ins>
          </w:p>
        </w:tc>
        <w:tc>
          <w:tcPr>
            <w:tcW w:w="1694" w:type="dxa"/>
            <w:tcBorders>
              <w:top w:val="nil"/>
              <w:left w:val="nil"/>
              <w:bottom w:val="single" w:sz="4" w:space="0" w:color="auto"/>
              <w:right w:val="single" w:sz="4" w:space="0" w:color="auto"/>
            </w:tcBorders>
            <w:shd w:val="clear" w:color="auto" w:fill="auto"/>
            <w:noWrap/>
            <w:vAlign w:val="bottom"/>
            <w:hideMark/>
          </w:tcPr>
          <w:p w14:paraId="50B10175" w14:textId="77777777" w:rsidR="003C1EB9" w:rsidRPr="00CE3BE6" w:rsidRDefault="003C1EB9" w:rsidP="00F84E39">
            <w:pPr>
              <w:jc w:val="right"/>
              <w:rPr>
                <w:ins w:id="1048" w:author="Parks, Robbie M" w:date="2018-08-21T18:56:00Z"/>
                <w:rFonts w:eastAsia="Times New Roman"/>
                <w:color w:val="000000"/>
              </w:rPr>
            </w:pPr>
            <w:ins w:id="1049" w:author="Parks, Robbie M" w:date="2018-08-21T18:56:00Z">
              <w:r w:rsidRPr="00CE3BE6">
                <w:rPr>
                  <w:rFonts w:eastAsia="Times New Roman"/>
                  <w:color w:val="000000"/>
                </w:rPr>
                <w:t>3,837,329</w:t>
              </w:r>
            </w:ins>
          </w:p>
        </w:tc>
      </w:tr>
      <w:tr w:rsidR="003C1EB9" w:rsidRPr="00CE3BE6" w14:paraId="64F13A16" w14:textId="77777777" w:rsidTr="00225C47">
        <w:trPr>
          <w:trHeight w:val="320"/>
          <w:ins w:id="1050" w:author="Parks, Robbie M" w:date="2018-08-21T18:56: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08017F8" w14:textId="77777777" w:rsidR="003C1EB9" w:rsidRPr="00CE3BE6" w:rsidRDefault="003C1EB9" w:rsidP="00F84E39">
            <w:pPr>
              <w:rPr>
                <w:ins w:id="1051" w:author="Parks, Robbie M" w:date="2018-08-21T18:56:00Z"/>
                <w:rFonts w:ascii="Helvetica" w:eastAsia="Times New Roman" w:hAnsi="Helvetica"/>
                <w:color w:val="000000"/>
              </w:rPr>
            </w:pPr>
            <w:ins w:id="1052" w:author="Parks, Robbie M" w:date="2018-08-21T18:56:00Z">
              <w:r w:rsidRPr="00CE3BE6">
                <w:rPr>
                  <w:rFonts w:ascii="Helvetica" w:eastAsia="Times New Roman" w:hAnsi="Helvetica"/>
                  <w:color w:val="000000"/>
                </w:rPr>
                <w:t> </w:t>
              </w:r>
            </w:ins>
          </w:p>
        </w:tc>
        <w:tc>
          <w:tcPr>
            <w:tcW w:w="283" w:type="dxa"/>
            <w:tcBorders>
              <w:top w:val="nil"/>
              <w:left w:val="nil"/>
              <w:bottom w:val="single" w:sz="4" w:space="0" w:color="auto"/>
              <w:right w:val="single" w:sz="4" w:space="0" w:color="auto"/>
            </w:tcBorders>
            <w:shd w:val="clear" w:color="auto" w:fill="auto"/>
            <w:noWrap/>
            <w:vAlign w:val="bottom"/>
            <w:hideMark/>
          </w:tcPr>
          <w:p w14:paraId="0D244A42" w14:textId="77777777" w:rsidR="003C1EB9" w:rsidRPr="00CE3BE6" w:rsidRDefault="003C1EB9" w:rsidP="00F84E39">
            <w:pPr>
              <w:rPr>
                <w:ins w:id="1053" w:author="Parks, Robbie M" w:date="2018-08-21T18:56:00Z"/>
                <w:rFonts w:ascii="Helvetica" w:eastAsia="Times New Roman" w:hAnsi="Helvetica"/>
                <w:color w:val="000000"/>
              </w:rPr>
            </w:pPr>
            <w:ins w:id="1054" w:author="Parks, Robbie M" w:date="2018-08-21T18:56:00Z">
              <w:r w:rsidRPr="00CE3BE6">
                <w:rPr>
                  <w:rFonts w:ascii="Helvetica" w:eastAsia="Times New Roman" w:hAnsi="Helvetica"/>
                  <w:color w:val="000000"/>
                </w:rPr>
                <w:t> </w:t>
              </w:r>
            </w:ins>
          </w:p>
        </w:tc>
        <w:tc>
          <w:tcPr>
            <w:tcW w:w="3370" w:type="dxa"/>
            <w:tcBorders>
              <w:top w:val="nil"/>
              <w:left w:val="nil"/>
              <w:bottom w:val="single" w:sz="4" w:space="0" w:color="auto"/>
              <w:right w:val="single" w:sz="4" w:space="0" w:color="auto"/>
            </w:tcBorders>
            <w:shd w:val="clear" w:color="auto" w:fill="auto"/>
            <w:noWrap/>
            <w:vAlign w:val="bottom"/>
            <w:hideMark/>
          </w:tcPr>
          <w:p w14:paraId="44416C31" w14:textId="77777777" w:rsidR="003C1EB9" w:rsidRPr="00AC73A1" w:rsidRDefault="003C1EB9" w:rsidP="00F84E39">
            <w:pPr>
              <w:rPr>
                <w:ins w:id="1055" w:author="Parks, Robbie M" w:date="2018-08-21T18:56:00Z"/>
                <w:rFonts w:eastAsia="Times New Roman"/>
                <w:bCs/>
                <w:color w:val="000000"/>
              </w:rPr>
            </w:pPr>
            <w:ins w:id="1056" w:author="Parks, Robbie M" w:date="2018-08-21T18:56:00Z">
              <w:r w:rsidRPr="00AC73A1">
                <w:rPr>
                  <w:rFonts w:eastAsia="Times New Roman"/>
                  <w:bCs/>
                  <w:color w:val="000000"/>
                </w:rPr>
                <w:t>Intentional</w:t>
              </w:r>
            </w:ins>
          </w:p>
        </w:tc>
        <w:tc>
          <w:tcPr>
            <w:tcW w:w="1559" w:type="dxa"/>
            <w:tcBorders>
              <w:top w:val="nil"/>
              <w:left w:val="nil"/>
              <w:bottom w:val="single" w:sz="4" w:space="0" w:color="auto"/>
              <w:right w:val="single" w:sz="4" w:space="0" w:color="auto"/>
            </w:tcBorders>
            <w:shd w:val="clear" w:color="auto" w:fill="auto"/>
            <w:noWrap/>
            <w:vAlign w:val="bottom"/>
            <w:hideMark/>
          </w:tcPr>
          <w:p w14:paraId="1CE05FB5" w14:textId="77777777" w:rsidR="003C1EB9" w:rsidRPr="00CE3BE6" w:rsidRDefault="003C1EB9" w:rsidP="00F84E39">
            <w:pPr>
              <w:jc w:val="right"/>
              <w:rPr>
                <w:ins w:id="1057" w:author="Parks, Robbie M" w:date="2018-08-21T18:56:00Z"/>
                <w:rFonts w:eastAsia="Times New Roman"/>
                <w:color w:val="000000"/>
              </w:rPr>
            </w:pPr>
            <w:ins w:id="1058" w:author="Parks, Robbie M" w:date="2018-08-21T18:56:00Z">
              <w:r w:rsidRPr="00CE3BE6">
                <w:rPr>
                  <w:rFonts w:eastAsia="Times New Roman"/>
                  <w:color w:val="000000"/>
                </w:rPr>
                <w:t>1,545,734</w:t>
              </w:r>
            </w:ins>
          </w:p>
        </w:tc>
        <w:tc>
          <w:tcPr>
            <w:tcW w:w="1417" w:type="dxa"/>
            <w:tcBorders>
              <w:top w:val="nil"/>
              <w:left w:val="nil"/>
              <w:bottom w:val="single" w:sz="4" w:space="0" w:color="auto"/>
              <w:right w:val="single" w:sz="4" w:space="0" w:color="auto"/>
            </w:tcBorders>
            <w:shd w:val="clear" w:color="auto" w:fill="auto"/>
            <w:noWrap/>
            <w:vAlign w:val="bottom"/>
            <w:hideMark/>
          </w:tcPr>
          <w:p w14:paraId="66C4564D" w14:textId="77777777" w:rsidR="003C1EB9" w:rsidRPr="00CE3BE6" w:rsidRDefault="003C1EB9" w:rsidP="00F84E39">
            <w:pPr>
              <w:jc w:val="right"/>
              <w:rPr>
                <w:ins w:id="1059" w:author="Parks, Robbie M" w:date="2018-08-21T18:56:00Z"/>
                <w:rFonts w:eastAsia="Times New Roman"/>
                <w:color w:val="000000"/>
              </w:rPr>
            </w:pPr>
            <w:ins w:id="1060" w:author="Parks, Robbie M" w:date="2018-08-21T18:56:00Z">
              <w:r w:rsidRPr="00CE3BE6">
                <w:rPr>
                  <w:rFonts w:eastAsia="Times New Roman"/>
                  <w:color w:val="000000"/>
                </w:rPr>
                <w:t>419,983</w:t>
              </w:r>
            </w:ins>
          </w:p>
        </w:tc>
        <w:tc>
          <w:tcPr>
            <w:tcW w:w="1694" w:type="dxa"/>
            <w:tcBorders>
              <w:top w:val="nil"/>
              <w:left w:val="nil"/>
              <w:bottom w:val="single" w:sz="4" w:space="0" w:color="auto"/>
              <w:right w:val="single" w:sz="4" w:space="0" w:color="auto"/>
            </w:tcBorders>
            <w:shd w:val="clear" w:color="auto" w:fill="auto"/>
            <w:noWrap/>
            <w:vAlign w:val="bottom"/>
            <w:hideMark/>
          </w:tcPr>
          <w:p w14:paraId="152FC6FB" w14:textId="77777777" w:rsidR="003C1EB9" w:rsidRPr="00CE3BE6" w:rsidRDefault="003C1EB9" w:rsidP="00F84E39">
            <w:pPr>
              <w:jc w:val="right"/>
              <w:rPr>
                <w:ins w:id="1061" w:author="Parks, Robbie M" w:date="2018-08-21T18:56:00Z"/>
                <w:rFonts w:eastAsia="Times New Roman"/>
                <w:color w:val="000000"/>
              </w:rPr>
            </w:pPr>
            <w:ins w:id="1062" w:author="Parks, Robbie M" w:date="2018-08-21T18:56:00Z">
              <w:r w:rsidRPr="00CE3BE6">
                <w:rPr>
                  <w:rFonts w:eastAsia="Times New Roman"/>
                  <w:color w:val="000000"/>
                </w:rPr>
                <w:t>1,965,717</w:t>
              </w:r>
            </w:ins>
          </w:p>
        </w:tc>
      </w:tr>
      <w:tr w:rsidR="003C1EB9" w:rsidRPr="00CE3BE6" w14:paraId="5E6D1737" w14:textId="77777777" w:rsidTr="00225C47">
        <w:trPr>
          <w:trHeight w:val="320"/>
          <w:ins w:id="1063" w:author="Parks, Robbie M" w:date="2018-08-21T18:56:00Z"/>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54E52F5" w14:textId="77777777" w:rsidR="003C1EB9" w:rsidRPr="00CE3BE6" w:rsidRDefault="003C1EB9" w:rsidP="00F84E39">
            <w:pPr>
              <w:rPr>
                <w:ins w:id="1064" w:author="Parks, Robbie M" w:date="2018-08-21T18:56:00Z"/>
                <w:rFonts w:ascii="Helvetica" w:eastAsia="Times New Roman" w:hAnsi="Helvetica"/>
                <w:color w:val="000000"/>
              </w:rPr>
            </w:pPr>
            <w:ins w:id="1065" w:author="Parks, Robbie M" w:date="2018-08-21T18:56:00Z">
              <w:r w:rsidRPr="00CE3BE6">
                <w:rPr>
                  <w:rFonts w:ascii="Helvetica" w:eastAsia="Times New Roman" w:hAnsi="Helvetica"/>
                  <w:color w:val="000000"/>
                </w:rPr>
                <w:t> </w:t>
              </w:r>
            </w:ins>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8D1493B" w14:textId="4601154D" w:rsidR="003C1EB9" w:rsidRPr="00AC73A1" w:rsidRDefault="003C1EB9" w:rsidP="00F84E39">
            <w:pPr>
              <w:rPr>
                <w:ins w:id="1066" w:author="Parks, Robbie M" w:date="2018-08-21T18:56:00Z"/>
                <w:rFonts w:eastAsia="Times New Roman"/>
                <w:bCs/>
                <w:color w:val="000000"/>
              </w:rPr>
            </w:pPr>
            <w:ins w:id="1067" w:author="Parks, Robbie M" w:date="2018-08-21T18:56:00Z">
              <w:r w:rsidRPr="00AC73A1">
                <w:rPr>
                  <w:rFonts w:eastAsia="Times New Roman"/>
                  <w:bCs/>
                  <w:color w:val="000000"/>
                </w:rPr>
                <w:t>Other</w:t>
              </w:r>
              <w:r w:rsidR="001F3669">
                <w:rPr>
                  <w:rFonts w:eastAsia="Times New Roman"/>
                  <w:bCs/>
                  <w:color w:val="000000"/>
                </w:rPr>
                <w:t xml:space="preserve"> causes</w:t>
              </w:r>
            </w:ins>
          </w:p>
        </w:tc>
        <w:tc>
          <w:tcPr>
            <w:tcW w:w="1559" w:type="dxa"/>
            <w:tcBorders>
              <w:top w:val="nil"/>
              <w:left w:val="nil"/>
              <w:bottom w:val="single" w:sz="4" w:space="0" w:color="auto"/>
              <w:right w:val="single" w:sz="4" w:space="0" w:color="auto"/>
            </w:tcBorders>
            <w:shd w:val="clear" w:color="auto" w:fill="auto"/>
            <w:noWrap/>
            <w:vAlign w:val="bottom"/>
            <w:hideMark/>
          </w:tcPr>
          <w:p w14:paraId="0FF36089" w14:textId="77777777" w:rsidR="003C1EB9" w:rsidRPr="00CE3BE6" w:rsidRDefault="003C1EB9" w:rsidP="00F84E39">
            <w:pPr>
              <w:jc w:val="right"/>
              <w:rPr>
                <w:ins w:id="1068" w:author="Parks, Robbie M" w:date="2018-08-21T18:56:00Z"/>
                <w:rFonts w:eastAsia="Times New Roman"/>
                <w:color w:val="000000"/>
              </w:rPr>
            </w:pPr>
            <w:ins w:id="1069" w:author="Parks, Robbie M" w:date="2018-08-21T18:56:00Z">
              <w:r w:rsidRPr="00CE3BE6">
                <w:rPr>
                  <w:rFonts w:eastAsia="Times New Roman"/>
                  <w:color w:val="000000"/>
                </w:rPr>
                <w:t>8,873,696</w:t>
              </w:r>
            </w:ins>
          </w:p>
        </w:tc>
        <w:tc>
          <w:tcPr>
            <w:tcW w:w="1417" w:type="dxa"/>
            <w:tcBorders>
              <w:top w:val="nil"/>
              <w:left w:val="nil"/>
              <w:bottom w:val="single" w:sz="4" w:space="0" w:color="auto"/>
              <w:right w:val="single" w:sz="4" w:space="0" w:color="auto"/>
            </w:tcBorders>
            <w:shd w:val="clear" w:color="auto" w:fill="auto"/>
            <w:noWrap/>
            <w:vAlign w:val="bottom"/>
            <w:hideMark/>
          </w:tcPr>
          <w:p w14:paraId="06CB243E" w14:textId="77777777" w:rsidR="003C1EB9" w:rsidRPr="00CE3BE6" w:rsidRDefault="003C1EB9" w:rsidP="00F84E39">
            <w:pPr>
              <w:jc w:val="right"/>
              <w:rPr>
                <w:ins w:id="1070" w:author="Parks, Robbie M" w:date="2018-08-21T18:56:00Z"/>
                <w:rFonts w:eastAsia="Times New Roman"/>
                <w:color w:val="000000"/>
              </w:rPr>
            </w:pPr>
            <w:ins w:id="1071" w:author="Parks, Robbie M" w:date="2018-08-21T18:56:00Z">
              <w:r w:rsidRPr="00CE3BE6">
                <w:rPr>
                  <w:rFonts w:eastAsia="Times New Roman"/>
                  <w:color w:val="000000"/>
                </w:rPr>
                <w:t>9,941,748</w:t>
              </w:r>
            </w:ins>
          </w:p>
        </w:tc>
        <w:tc>
          <w:tcPr>
            <w:tcW w:w="1694" w:type="dxa"/>
            <w:tcBorders>
              <w:top w:val="nil"/>
              <w:left w:val="nil"/>
              <w:bottom w:val="single" w:sz="4" w:space="0" w:color="auto"/>
              <w:right w:val="single" w:sz="4" w:space="0" w:color="auto"/>
            </w:tcBorders>
            <w:shd w:val="clear" w:color="auto" w:fill="auto"/>
            <w:noWrap/>
            <w:vAlign w:val="bottom"/>
            <w:hideMark/>
          </w:tcPr>
          <w:p w14:paraId="3A3A020A" w14:textId="77777777" w:rsidR="003C1EB9" w:rsidRPr="00CE3BE6" w:rsidRDefault="003C1EB9" w:rsidP="00F84E39">
            <w:pPr>
              <w:jc w:val="right"/>
              <w:rPr>
                <w:ins w:id="1072" w:author="Parks, Robbie M" w:date="2018-08-21T18:56:00Z"/>
                <w:rFonts w:eastAsia="Times New Roman"/>
                <w:color w:val="000000"/>
              </w:rPr>
            </w:pPr>
            <w:ins w:id="1073" w:author="Parks, Robbie M" w:date="2018-08-21T18:56:00Z">
              <w:r w:rsidRPr="00CE3BE6">
                <w:rPr>
                  <w:rFonts w:eastAsia="Times New Roman"/>
                  <w:color w:val="000000"/>
                </w:rPr>
                <w:t>18,815,444</w:t>
              </w:r>
            </w:ins>
          </w:p>
        </w:tc>
      </w:tr>
    </w:tbl>
    <w:p w14:paraId="20E69C0C" w14:textId="77777777" w:rsidR="000E30F9" w:rsidRPr="00AC73A1" w:rsidRDefault="00A65808" w:rsidP="000E30F9">
      <w:pPr>
        <w:spacing w:line="480" w:lineRule="auto"/>
        <w:jc w:val="both"/>
        <w:rPr>
          <w:ins w:id="1074" w:author="Parks, Robbie M" w:date="2018-08-21T18:56:00Z"/>
          <w:color w:val="000000" w:themeColor="text1"/>
        </w:rPr>
      </w:pPr>
      <w:ins w:id="1075" w:author="Parks, Robbie M" w:date="2018-08-21T18:56:00Z">
        <w:r w:rsidRPr="00AC73A1">
          <w:rPr>
            <w:color w:val="000000" w:themeColor="text1"/>
          </w:rPr>
          <w:br w:type="page"/>
        </w:r>
        <w:r w:rsidR="000E30F9" w:rsidRPr="00AC73A1">
          <w:rPr>
            <w:b/>
            <w:color w:val="000000" w:themeColor="text1"/>
          </w:rPr>
          <w:t>Table 2</w:t>
        </w:r>
        <w:r w:rsidR="000E30F9" w:rsidRPr="00AC73A1">
          <w:rPr>
            <w:color w:val="000000" w:themeColor="text1"/>
          </w:rPr>
          <w:t>: Characteristics of climate regions of the USA.</w:t>
        </w:r>
      </w:ins>
    </w:p>
    <w:tbl>
      <w:tblPr>
        <w:tblW w:w="8780" w:type="dxa"/>
        <w:jc w:val="center"/>
        <w:tblLook w:val="04A0" w:firstRow="1" w:lastRow="0" w:firstColumn="1" w:lastColumn="0" w:noHBand="0" w:noVBand="1"/>
      </w:tblPr>
      <w:tblGrid>
        <w:gridCol w:w="2020"/>
        <w:gridCol w:w="3140"/>
        <w:gridCol w:w="1760"/>
        <w:gridCol w:w="1860"/>
      </w:tblGrid>
      <w:tr w:rsidR="00B26C55" w:rsidRPr="003D6280" w14:paraId="48558662" w14:textId="77777777" w:rsidTr="006B7721">
        <w:trPr>
          <w:trHeight w:val="1220"/>
          <w:jc w:val="center"/>
          <w:ins w:id="1076" w:author="Parks, Robbie M" w:date="2018-08-21T18:56:00Z"/>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FD32F4" w14:textId="77777777" w:rsidR="00B26C55" w:rsidRPr="00B26C55" w:rsidRDefault="00B26C55" w:rsidP="006B7721">
            <w:pPr>
              <w:jc w:val="center"/>
              <w:rPr>
                <w:ins w:id="1077" w:author="Parks, Robbie M" w:date="2018-08-21T18:56:00Z"/>
                <w:rFonts w:eastAsia="Times New Roman"/>
                <w:b/>
                <w:bCs/>
                <w:color w:val="000000"/>
                <w:sz w:val="20"/>
                <w:szCs w:val="20"/>
              </w:rPr>
            </w:pPr>
            <w:ins w:id="1078" w:author="Parks, Robbie M" w:date="2018-08-21T18:56:00Z">
              <w:r w:rsidRPr="00B26C55">
                <w:rPr>
                  <w:rFonts w:eastAsia="Times New Roman"/>
                  <w:b/>
                  <w:bCs/>
                  <w:color w:val="000000"/>
                  <w:sz w:val="20"/>
                  <w:szCs w:val="20"/>
                </w:rPr>
                <w:t>Climate region</w:t>
              </w:r>
            </w:ins>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11989622" w14:textId="77777777" w:rsidR="00B26C55" w:rsidRPr="00B26C55" w:rsidRDefault="00B26C55" w:rsidP="006B7721">
            <w:pPr>
              <w:jc w:val="center"/>
              <w:rPr>
                <w:ins w:id="1079" w:author="Parks, Robbie M" w:date="2018-08-21T18:56:00Z"/>
                <w:rFonts w:eastAsia="Times New Roman"/>
                <w:b/>
                <w:bCs/>
                <w:color w:val="000000"/>
                <w:sz w:val="20"/>
                <w:szCs w:val="20"/>
              </w:rPr>
            </w:pPr>
            <w:ins w:id="1080" w:author="Parks, Robbie M" w:date="2018-08-21T18:56:00Z">
              <w:r w:rsidRPr="00B26C55">
                <w:rPr>
                  <w:rFonts w:eastAsia="Times New Roman"/>
                  <w:b/>
                  <w:bCs/>
                  <w:color w:val="000000"/>
                  <w:sz w:val="20"/>
                  <w:szCs w:val="20"/>
                </w:rPr>
                <w:t>Constituent states</w:t>
              </w:r>
            </w:ins>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5C44183" w14:textId="77777777" w:rsidR="00B26C55" w:rsidRPr="00B26C55" w:rsidRDefault="00B26C55" w:rsidP="006B7721">
            <w:pPr>
              <w:jc w:val="center"/>
              <w:rPr>
                <w:ins w:id="1081" w:author="Parks, Robbie M" w:date="2018-08-21T18:56:00Z"/>
                <w:rFonts w:eastAsia="Times New Roman"/>
                <w:b/>
                <w:bCs/>
                <w:color w:val="000000"/>
                <w:sz w:val="20"/>
                <w:szCs w:val="20"/>
              </w:rPr>
            </w:pPr>
            <w:ins w:id="1082" w:author="Parks, Robbie M" w:date="2018-08-21T18:56:00Z">
              <w:r w:rsidRPr="00B26C55">
                <w:rPr>
                  <w:rFonts w:eastAsia="Times New Roman"/>
                  <w:b/>
                  <w:bCs/>
                  <w:color w:val="000000"/>
                  <w:sz w:val="20"/>
                  <w:szCs w:val="20"/>
                </w:rPr>
                <w:t>Population (2016)</w:t>
              </w:r>
            </w:ins>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50181E76" w14:textId="77777777" w:rsidR="00B26C55" w:rsidRPr="00B26C55" w:rsidRDefault="00B26C55" w:rsidP="006B7721">
            <w:pPr>
              <w:jc w:val="center"/>
              <w:rPr>
                <w:ins w:id="1083" w:author="Parks, Robbie M" w:date="2018-08-21T18:56:00Z"/>
                <w:rFonts w:eastAsia="Times New Roman"/>
                <w:b/>
                <w:bCs/>
                <w:color w:val="000000"/>
                <w:sz w:val="20"/>
                <w:szCs w:val="20"/>
              </w:rPr>
            </w:pPr>
            <w:ins w:id="1084" w:author="Parks, Robbie M" w:date="2018-08-21T18:56:00Z">
              <w:r w:rsidRPr="00B26C55">
                <w:rPr>
                  <w:rFonts w:eastAsia="Times New Roman"/>
                  <w:b/>
                  <w:bCs/>
                  <w:color w:val="000000"/>
                  <w:sz w:val="20"/>
                  <w:szCs w:val="20"/>
                </w:rPr>
                <w:t>Mean annual temperature (1980-2016) (°C)</w:t>
              </w:r>
            </w:ins>
          </w:p>
        </w:tc>
      </w:tr>
      <w:tr w:rsidR="00B26C55" w:rsidRPr="003D6280" w14:paraId="53C418BB" w14:textId="77777777" w:rsidTr="006B7721">
        <w:trPr>
          <w:trHeight w:val="920"/>
          <w:jc w:val="center"/>
          <w:ins w:id="1085" w:author="Parks, Robbie M" w:date="2018-08-21T18:56:00Z"/>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14113E90" w14:textId="77777777" w:rsidR="00B26C55" w:rsidRPr="00B26C55" w:rsidRDefault="00B26C55" w:rsidP="00537676">
            <w:pPr>
              <w:rPr>
                <w:ins w:id="1086" w:author="Parks, Robbie M" w:date="2018-08-21T18:56:00Z"/>
                <w:rFonts w:eastAsia="Times New Roman"/>
                <w:color w:val="000000"/>
                <w:sz w:val="20"/>
                <w:szCs w:val="20"/>
              </w:rPr>
            </w:pPr>
            <w:ins w:id="1087" w:author="Parks, Robbie M" w:date="2018-08-21T18:56:00Z">
              <w:r w:rsidRPr="00B26C55">
                <w:rPr>
                  <w:rFonts w:eastAsia="Times New Roman"/>
                  <w:color w:val="000000"/>
                  <w:sz w:val="20"/>
                  <w:szCs w:val="20"/>
                </w:rPr>
                <w:t>Central</w:t>
              </w:r>
            </w:ins>
          </w:p>
        </w:tc>
        <w:tc>
          <w:tcPr>
            <w:tcW w:w="3140" w:type="dxa"/>
            <w:tcBorders>
              <w:top w:val="nil"/>
              <w:left w:val="nil"/>
              <w:bottom w:val="single" w:sz="4" w:space="0" w:color="auto"/>
              <w:right w:val="single" w:sz="4" w:space="0" w:color="auto"/>
            </w:tcBorders>
            <w:shd w:val="clear" w:color="auto" w:fill="auto"/>
            <w:vAlign w:val="center"/>
            <w:hideMark/>
          </w:tcPr>
          <w:p w14:paraId="7499CF6F" w14:textId="77777777" w:rsidR="00B26C55" w:rsidRPr="00B26C55" w:rsidRDefault="00B26C55" w:rsidP="00537676">
            <w:pPr>
              <w:rPr>
                <w:ins w:id="1088" w:author="Parks, Robbie M" w:date="2018-08-21T18:56:00Z"/>
                <w:rFonts w:eastAsia="Times New Roman"/>
                <w:color w:val="000000"/>
                <w:sz w:val="20"/>
                <w:szCs w:val="20"/>
              </w:rPr>
            </w:pPr>
            <w:ins w:id="1089" w:author="Parks, Robbie M" w:date="2018-08-21T18:56:00Z">
              <w:r w:rsidRPr="00B26C55">
                <w:rPr>
                  <w:rFonts w:eastAsia="Times New Roman"/>
                  <w:color w:val="000000"/>
                  <w:sz w:val="20"/>
                  <w:szCs w:val="20"/>
                </w:rPr>
                <w:t>Illinois, Indiana, Kentucky, Missouri, Ohio, Tennessee, West Virginia</w:t>
              </w:r>
            </w:ins>
          </w:p>
        </w:tc>
        <w:tc>
          <w:tcPr>
            <w:tcW w:w="1760" w:type="dxa"/>
            <w:tcBorders>
              <w:top w:val="nil"/>
              <w:left w:val="nil"/>
              <w:bottom w:val="single" w:sz="4" w:space="0" w:color="auto"/>
              <w:right w:val="single" w:sz="4" w:space="0" w:color="auto"/>
            </w:tcBorders>
            <w:shd w:val="clear" w:color="auto" w:fill="auto"/>
            <w:noWrap/>
            <w:vAlign w:val="center"/>
            <w:hideMark/>
          </w:tcPr>
          <w:p w14:paraId="4BB7CD36" w14:textId="77777777" w:rsidR="00B26C55" w:rsidRPr="00B26C55" w:rsidRDefault="00B26C55" w:rsidP="006B7721">
            <w:pPr>
              <w:jc w:val="center"/>
              <w:rPr>
                <w:ins w:id="1090" w:author="Parks, Robbie M" w:date="2018-08-21T18:56:00Z"/>
                <w:rFonts w:eastAsia="Times New Roman"/>
                <w:color w:val="000000"/>
                <w:sz w:val="20"/>
                <w:szCs w:val="20"/>
              </w:rPr>
            </w:pPr>
            <w:ins w:id="1091" w:author="Parks, Robbie M" w:date="2018-08-21T18:56:00Z">
              <w:r w:rsidRPr="00B26C55">
                <w:rPr>
                  <w:rFonts w:eastAsia="Times New Roman"/>
                  <w:color w:val="000000"/>
                  <w:sz w:val="20"/>
                  <w:szCs w:val="20"/>
                </w:rPr>
                <w:t>50,191,326</w:t>
              </w:r>
            </w:ins>
          </w:p>
        </w:tc>
        <w:tc>
          <w:tcPr>
            <w:tcW w:w="1860" w:type="dxa"/>
            <w:tcBorders>
              <w:top w:val="nil"/>
              <w:left w:val="nil"/>
              <w:bottom w:val="single" w:sz="4" w:space="0" w:color="auto"/>
              <w:right w:val="single" w:sz="4" w:space="0" w:color="auto"/>
            </w:tcBorders>
            <w:shd w:val="clear" w:color="auto" w:fill="auto"/>
            <w:noWrap/>
            <w:vAlign w:val="center"/>
            <w:hideMark/>
          </w:tcPr>
          <w:p w14:paraId="2400F502" w14:textId="77777777" w:rsidR="00B26C55" w:rsidRPr="00B26C55" w:rsidRDefault="00B26C55" w:rsidP="006B7721">
            <w:pPr>
              <w:jc w:val="center"/>
              <w:rPr>
                <w:ins w:id="1092" w:author="Parks, Robbie M" w:date="2018-08-21T18:56:00Z"/>
                <w:rFonts w:eastAsia="Times New Roman"/>
                <w:color w:val="000000"/>
                <w:sz w:val="20"/>
                <w:szCs w:val="20"/>
              </w:rPr>
            </w:pPr>
            <w:ins w:id="1093" w:author="Parks, Robbie M" w:date="2018-08-21T18:56:00Z">
              <w:r w:rsidRPr="00B26C55">
                <w:rPr>
                  <w:rFonts w:eastAsia="Times New Roman"/>
                  <w:color w:val="000000"/>
                  <w:sz w:val="20"/>
                  <w:szCs w:val="20"/>
                </w:rPr>
                <w:t>11.6</w:t>
              </w:r>
            </w:ins>
          </w:p>
        </w:tc>
      </w:tr>
      <w:tr w:rsidR="00B26C55" w:rsidRPr="003D6280" w14:paraId="7EF5EA9A" w14:textId="77777777" w:rsidTr="006B7721">
        <w:trPr>
          <w:trHeight w:val="640"/>
          <w:jc w:val="center"/>
          <w:ins w:id="1094" w:author="Parks, Robbie M" w:date="2018-08-21T18:56:00Z"/>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24F590F5" w14:textId="77777777" w:rsidR="00B26C55" w:rsidRPr="00B26C55" w:rsidRDefault="00B26C55" w:rsidP="00537676">
            <w:pPr>
              <w:rPr>
                <w:ins w:id="1095" w:author="Parks, Robbie M" w:date="2018-08-21T18:56:00Z"/>
                <w:rFonts w:eastAsia="Times New Roman"/>
                <w:color w:val="000000"/>
                <w:sz w:val="20"/>
                <w:szCs w:val="20"/>
              </w:rPr>
            </w:pPr>
            <w:ins w:id="1096" w:author="Parks, Robbie M" w:date="2018-08-21T18:56:00Z">
              <w:r w:rsidRPr="00B26C55">
                <w:rPr>
                  <w:rFonts w:eastAsia="Times New Roman"/>
                  <w:color w:val="000000"/>
                  <w:sz w:val="20"/>
                  <w:szCs w:val="20"/>
                </w:rPr>
                <w:t>East North Central</w:t>
              </w:r>
            </w:ins>
          </w:p>
        </w:tc>
        <w:tc>
          <w:tcPr>
            <w:tcW w:w="3140" w:type="dxa"/>
            <w:tcBorders>
              <w:top w:val="nil"/>
              <w:left w:val="nil"/>
              <w:bottom w:val="single" w:sz="4" w:space="0" w:color="auto"/>
              <w:right w:val="single" w:sz="4" w:space="0" w:color="auto"/>
            </w:tcBorders>
            <w:shd w:val="clear" w:color="auto" w:fill="auto"/>
            <w:vAlign w:val="center"/>
            <w:hideMark/>
          </w:tcPr>
          <w:p w14:paraId="7BC6C45E" w14:textId="77777777" w:rsidR="00B26C55" w:rsidRPr="00B26C55" w:rsidRDefault="00B26C55" w:rsidP="00537676">
            <w:pPr>
              <w:rPr>
                <w:ins w:id="1097" w:author="Parks, Robbie M" w:date="2018-08-21T18:56:00Z"/>
                <w:rFonts w:eastAsia="Times New Roman"/>
                <w:color w:val="000000"/>
                <w:sz w:val="20"/>
                <w:szCs w:val="20"/>
              </w:rPr>
            </w:pPr>
            <w:ins w:id="1098" w:author="Parks, Robbie M" w:date="2018-08-21T18:56:00Z">
              <w:r w:rsidRPr="00B26C55">
                <w:rPr>
                  <w:rFonts w:eastAsia="Times New Roman"/>
                  <w:color w:val="000000"/>
                  <w:sz w:val="20"/>
                  <w:szCs w:val="20"/>
                </w:rPr>
                <w:t>Iowa, Michigan, Minnesota, Wisconsin</w:t>
              </w:r>
            </w:ins>
          </w:p>
        </w:tc>
        <w:tc>
          <w:tcPr>
            <w:tcW w:w="1760" w:type="dxa"/>
            <w:tcBorders>
              <w:top w:val="nil"/>
              <w:left w:val="nil"/>
              <w:bottom w:val="single" w:sz="4" w:space="0" w:color="auto"/>
              <w:right w:val="single" w:sz="4" w:space="0" w:color="auto"/>
            </w:tcBorders>
            <w:shd w:val="clear" w:color="auto" w:fill="auto"/>
            <w:noWrap/>
            <w:vAlign w:val="center"/>
            <w:hideMark/>
          </w:tcPr>
          <w:p w14:paraId="1368414A" w14:textId="77777777" w:rsidR="00B26C55" w:rsidRPr="00B26C55" w:rsidRDefault="00B26C55" w:rsidP="006B7721">
            <w:pPr>
              <w:jc w:val="center"/>
              <w:rPr>
                <w:ins w:id="1099" w:author="Parks, Robbie M" w:date="2018-08-21T18:56:00Z"/>
                <w:rFonts w:eastAsia="Times New Roman"/>
                <w:color w:val="000000"/>
                <w:sz w:val="20"/>
                <w:szCs w:val="20"/>
              </w:rPr>
            </w:pPr>
            <w:ins w:id="1100" w:author="Parks, Robbie M" w:date="2018-08-21T18:56:00Z">
              <w:r w:rsidRPr="00B26C55">
                <w:rPr>
                  <w:rFonts w:eastAsia="Times New Roman"/>
                  <w:color w:val="000000"/>
                  <w:sz w:val="20"/>
                  <w:szCs w:val="20"/>
                </w:rPr>
                <w:t>24,418,738</w:t>
              </w:r>
            </w:ins>
          </w:p>
        </w:tc>
        <w:tc>
          <w:tcPr>
            <w:tcW w:w="1860" w:type="dxa"/>
            <w:tcBorders>
              <w:top w:val="nil"/>
              <w:left w:val="nil"/>
              <w:bottom w:val="single" w:sz="4" w:space="0" w:color="auto"/>
              <w:right w:val="single" w:sz="4" w:space="0" w:color="auto"/>
            </w:tcBorders>
            <w:shd w:val="clear" w:color="auto" w:fill="auto"/>
            <w:noWrap/>
            <w:vAlign w:val="center"/>
            <w:hideMark/>
          </w:tcPr>
          <w:p w14:paraId="2D7F1283" w14:textId="77777777" w:rsidR="00B26C55" w:rsidRPr="00B26C55" w:rsidRDefault="00B26C55" w:rsidP="006B7721">
            <w:pPr>
              <w:jc w:val="center"/>
              <w:rPr>
                <w:ins w:id="1101" w:author="Parks, Robbie M" w:date="2018-08-21T18:56:00Z"/>
                <w:rFonts w:eastAsia="Times New Roman"/>
                <w:color w:val="000000"/>
                <w:sz w:val="20"/>
                <w:szCs w:val="20"/>
              </w:rPr>
            </w:pPr>
            <w:ins w:id="1102" w:author="Parks, Robbie M" w:date="2018-08-21T18:56:00Z">
              <w:r w:rsidRPr="00B26C55">
                <w:rPr>
                  <w:rFonts w:eastAsia="Times New Roman"/>
                  <w:color w:val="000000"/>
                  <w:sz w:val="20"/>
                  <w:szCs w:val="20"/>
                </w:rPr>
                <w:t>8</w:t>
              </w:r>
            </w:ins>
          </w:p>
        </w:tc>
      </w:tr>
      <w:tr w:rsidR="00B26C55" w:rsidRPr="003D6280" w14:paraId="516438B1" w14:textId="77777777" w:rsidTr="006B7721">
        <w:trPr>
          <w:trHeight w:val="1600"/>
          <w:jc w:val="center"/>
          <w:ins w:id="1103" w:author="Parks, Robbie M" w:date="2018-08-21T18:56:00Z"/>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3B360CEF" w14:textId="77777777" w:rsidR="00B26C55" w:rsidRPr="00B26C55" w:rsidRDefault="00B26C55" w:rsidP="00537676">
            <w:pPr>
              <w:rPr>
                <w:ins w:id="1104" w:author="Parks, Robbie M" w:date="2018-08-21T18:56:00Z"/>
                <w:rFonts w:eastAsia="Times New Roman"/>
                <w:color w:val="000000"/>
                <w:sz w:val="20"/>
                <w:szCs w:val="20"/>
              </w:rPr>
            </w:pPr>
            <w:ins w:id="1105" w:author="Parks, Robbie M" w:date="2018-08-21T18:56:00Z">
              <w:r w:rsidRPr="00B26C55">
                <w:rPr>
                  <w:rFonts w:eastAsia="Times New Roman"/>
                  <w:color w:val="000000"/>
                  <w:sz w:val="20"/>
                  <w:szCs w:val="20"/>
                </w:rPr>
                <w:t>Northeast</w:t>
              </w:r>
            </w:ins>
          </w:p>
        </w:tc>
        <w:tc>
          <w:tcPr>
            <w:tcW w:w="3140" w:type="dxa"/>
            <w:tcBorders>
              <w:top w:val="nil"/>
              <w:left w:val="nil"/>
              <w:bottom w:val="single" w:sz="4" w:space="0" w:color="auto"/>
              <w:right w:val="single" w:sz="4" w:space="0" w:color="auto"/>
            </w:tcBorders>
            <w:shd w:val="clear" w:color="auto" w:fill="auto"/>
            <w:vAlign w:val="center"/>
            <w:hideMark/>
          </w:tcPr>
          <w:p w14:paraId="239AF163" w14:textId="77777777" w:rsidR="00B26C55" w:rsidRPr="00B26C55" w:rsidRDefault="00B26C55" w:rsidP="00537676">
            <w:pPr>
              <w:rPr>
                <w:ins w:id="1106" w:author="Parks, Robbie M" w:date="2018-08-21T18:56:00Z"/>
                <w:rFonts w:eastAsia="Times New Roman"/>
                <w:color w:val="000000"/>
                <w:sz w:val="20"/>
                <w:szCs w:val="20"/>
              </w:rPr>
            </w:pPr>
            <w:ins w:id="1107" w:author="Parks, Robbie M" w:date="2018-08-21T18:56:00Z">
              <w:r w:rsidRPr="00B26C55">
                <w:rPr>
                  <w:rFonts w:eastAsia="Times New Roman"/>
                  <w:color w:val="000000"/>
                  <w:sz w:val="20"/>
                  <w:szCs w:val="20"/>
                </w:rPr>
                <w:t>Connecticut, Delaware, Maine, Maryland, Massachusetts, New Hampshire, New Jersey, New York, Pennsylvania, Rhode Island, Vermont</w:t>
              </w:r>
            </w:ins>
          </w:p>
        </w:tc>
        <w:tc>
          <w:tcPr>
            <w:tcW w:w="1760" w:type="dxa"/>
            <w:tcBorders>
              <w:top w:val="nil"/>
              <w:left w:val="nil"/>
              <w:bottom w:val="single" w:sz="4" w:space="0" w:color="auto"/>
              <w:right w:val="single" w:sz="4" w:space="0" w:color="auto"/>
            </w:tcBorders>
            <w:shd w:val="clear" w:color="auto" w:fill="auto"/>
            <w:noWrap/>
            <w:vAlign w:val="center"/>
            <w:hideMark/>
          </w:tcPr>
          <w:p w14:paraId="0A2B1E29" w14:textId="77777777" w:rsidR="00B26C55" w:rsidRPr="00B26C55" w:rsidRDefault="00B26C55" w:rsidP="006B7721">
            <w:pPr>
              <w:jc w:val="center"/>
              <w:rPr>
                <w:ins w:id="1108" w:author="Parks, Robbie M" w:date="2018-08-21T18:56:00Z"/>
                <w:rFonts w:eastAsia="Times New Roman"/>
                <w:color w:val="000000"/>
                <w:sz w:val="20"/>
                <w:szCs w:val="20"/>
              </w:rPr>
            </w:pPr>
            <w:ins w:id="1109" w:author="Parks, Robbie M" w:date="2018-08-21T18:56:00Z">
              <w:r w:rsidRPr="00B26C55">
                <w:rPr>
                  <w:rFonts w:eastAsia="Times New Roman"/>
                  <w:color w:val="000000"/>
                  <w:sz w:val="20"/>
                  <w:szCs w:val="20"/>
                </w:rPr>
                <w:t>64,046,741</w:t>
              </w:r>
            </w:ins>
          </w:p>
        </w:tc>
        <w:tc>
          <w:tcPr>
            <w:tcW w:w="1860" w:type="dxa"/>
            <w:tcBorders>
              <w:top w:val="nil"/>
              <w:left w:val="nil"/>
              <w:bottom w:val="single" w:sz="4" w:space="0" w:color="auto"/>
              <w:right w:val="single" w:sz="4" w:space="0" w:color="auto"/>
            </w:tcBorders>
            <w:shd w:val="clear" w:color="auto" w:fill="auto"/>
            <w:noWrap/>
            <w:vAlign w:val="center"/>
            <w:hideMark/>
          </w:tcPr>
          <w:p w14:paraId="72DE3355" w14:textId="77777777" w:rsidR="00B26C55" w:rsidRPr="00B26C55" w:rsidRDefault="00B26C55" w:rsidP="006B7721">
            <w:pPr>
              <w:jc w:val="center"/>
              <w:rPr>
                <w:ins w:id="1110" w:author="Parks, Robbie M" w:date="2018-08-21T18:56:00Z"/>
                <w:rFonts w:eastAsia="Times New Roman"/>
                <w:color w:val="000000"/>
                <w:sz w:val="20"/>
                <w:szCs w:val="20"/>
              </w:rPr>
            </w:pPr>
            <w:ins w:id="1111" w:author="Parks, Robbie M" w:date="2018-08-21T18:56:00Z">
              <w:r w:rsidRPr="00B26C55">
                <w:rPr>
                  <w:rFonts w:eastAsia="Times New Roman"/>
                  <w:color w:val="000000"/>
                  <w:sz w:val="20"/>
                  <w:szCs w:val="20"/>
                </w:rPr>
                <w:t>10.6</w:t>
              </w:r>
            </w:ins>
          </w:p>
        </w:tc>
      </w:tr>
      <w:tr w:rsidR="00B26C55" w:rsidRPr="003D6280" w14:paraId="5332539D" w14:textId="77777777" w:rsidTr="006B7721">
        <w:trPr>
          <w:trHeight w:val="640"/>
          <w:jc w:val="center"/>
          <w:ins w:id="1112" w:author="Parks, Robbie M" w:date="2018-08-21T18:56:00Z"/>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0CDFBF09" w14:textId="77777777" w:rsidR="00B26C55" w:rsidRPr="00B26C55" w:rsidRDefault="00B26C55" w:rsidP="00537676">
            <w:pPr>
              <w:rPr>
                <w:ins w:id="1113" w:author="Parks, Robbie M" w:date="2018-08-21T18:56:00Z"/>
                <w:rFonts w:eastAsia="Times New Roman"/>
                <w:color w:val="000000"/>
                <w:sz w:val="20"/>
                <w:szCs w:val="20"/>
              </w:rPr>
            </w:pPr>
            <w:ins w:id="1114" w:author="Parks, Robbie M" w:date="2018-08-21T18:56:00Z">
              <w:r w:rsidRPr="00B26C55">
                <w:rPr>
                  <w:rFonts w:eastAsia="Times New Roman"/>
                  <w:color w:val="000000"/>
                  <w:sz w:val="20"/>
                  <w:szCs w:val="20"/>
                </w:rPr>
                <w:t>Northwest</w:t>
              </w:r>
            </w:ins>
          </w:p>
        </w:tc>
        <w:tc>
          <w:tcPr>
            <w:tcW w:w="3140" w:type="dxa"/>
            <w:tcBorders>
              <w:top w:val="nil"/>
              <w:left w:val="nil"/>
              <w:bottom w:val="single" w:sz="4" w:space="0" w:color="auto"/>
              <w:right w:val="single" w:sz="4" w:space="0" w:color="auto"/>
            </w:tcBorders>
            <w:shd w:val="clear" w:color="auto" w:fill="auto"/>
            <w:vAlign w:val="center"/>
            <w:hideMark/>
          </w:tcPr>
          <w:p w14:paraId="7EB082D9" w14:textId="77777777" w:rsidR="00B26C55" w:rsidRPr="00B26C55" w:rsidRDefault="00B26C55" w:rsidP="00537676">
            <w:pPr>
              <w:rPr>
                <w:ins w:id="1115" w:author="Parks, Robbie M" w:date="2018-08-21T18:56:00Z"/>
                <w:rFonts w:eastAsia="Times New Roman"/>
                <w:color w:val="000000"/>
                <w:sz w:val="20"/>
                <w:szCs w:val="20"/>
              </w:rPr>
            </w:pPr>
            <w:ins w:id="1116" w:author="Parks, Robbie M" w:date="2018-08-21T18:56:00Z">
              <w:r w:rsidRPr="00B26C55">
                <w:rPr>
                  <w:rFonts w:eastAsia="Times New Roman"/>
                  <w:color w:val="000000"/>
                  <w:sz w:val="20"/>
                  <w:szCs w:val="20"/>
                </w:rPr>
                <w:t>Alaska, Idaho, Oregon, Washington</w:t>
              </w:r>
            </w:ins>
          </w:p>
        </w:tc>
        <w:tc>
          <w:tcPr>
            <w:tcW w:w="1760" w:type="dxa"/>
            <w:tcBorders>
              <w:top w:val="nil"/>
              <w:left w:val="nil"/>
              <w:bottom w:val="single" w:sz="4" w:space="0" w:color="auto"/>
              <w:right w:val="single" w:sz="4" w:space="0" w:color="auto"/>
            </w:tcBorders>
            <w:shd w:val="clear" w:color="auto" w:fill="auto"/>
            <w:noWrap/>
            <w:vAlign w:val="center"/>
            <w:hideMark/>
          </w:tcPr>
          <w:p w14:paraId="5498C314" w14:textId="77777777" w:rsidR="00B26C55" w:rsidRPr="00B26C55" w:rsidRDefault="00B26C55" w:rsidP="006B7721">
            <w:pPr>
              <w:jc w:val="center"/>
              <w:rPr>
                <w:ins w:id="1117" w:author="Parks, Robbie M" w:date="2018-08-21T18:56:00Z"/>
                <w:rFonts w:eastAsia="Times New Roman"/>
                <w:color w:val="000000"/>
                <w:sz w:val="20"/>
                <w:szCs w:val="20"/>
              </w:rPr>
            </w:pPr>
            <w:ins w:id="1118" w:author="Parks, Robbie M" w:date="2018-08-21T18:56:00Z">
              <w:r w:rsidRPr="00B26C55">
                <w:rPr>
                  <w:rFonts w:eastAsia="Times New Roman"/>
                  <w:color w:val="000000"/>
                  <w:sz w:val="20"/>
                  <w:szCs w:val="20"/>
                </w:rPr>
                <w:t>13,811,810</w:t>
              </w:r>
            </w:ins>
          </w:p>
        </w:tc>
        <w:tc>
          <w:tcPr>
            <w:tcW w:w="1860" w:type="dxa"/>
            <w:tcBorders>
              <w:top w:val="nil"/>
              <w:left w:val="nil"/>
              <w:bottom w:val="single" w:sz="4" w:space="0" w:color="auto"/>
              <w:right w:val="single" w:sz="4" w:space="0" w:color="auto"/>
            </w:tcBorders>
            <w:shd w:val="clear" w:color="auto" w:fill="auto"/>
            <w:noWrap/>
            <w:vAlign w:val="center"/>
            <w:hideMark/>
          </w:tcPr>
          <w:p w14:paraId="7E6065E7" w14:textId="77777777" w:rsidR="00B26C55" w:rsidRPr="00B26C55" w:rsidRDefault="00B26C55" w:rsidP="006B7721">
            <w:pPr>
              <w:jc w:val="center"/>
              <w:rPr>
                <w:ins w:id="1119" w:author="Parks, Robbie M" w:date="2018-08-21T18:56:00Z"/>
                <w:rFonts w:eastAsia="Times New Roman"/>
                <w:color w:val="000000"/>
                <w:sz w:val="20"/>
                <w:szCs w:val="20"/>
              </w:rPr>
            </w:pPr>
            <w:ins w:id="1120" w:author="Parks, Robbie M" w:date="2018-08-21T18:56:00Z">
              <w:r w:rsidRPr="00B26C55">
                <w:rPr>
                  <w:rFonts w:eastAsia="Times New Roman"/>
                  <w:color w:val="000000"/>
                  <w:sz w:val="20"/>
                  <w:szCs w:val="20"/>
                </w:rPr>
                <w:t>8.2</w:t>
              </w:r>
            </w:ins>
          </w:p>
        </w:tc>
      </w:tr>
      <w:tr w:rsidR="00B26C55" w:rsidRPr="003D6280" w14:paraId="1C643E73" w14:textId="77777777" w:rsidTr="006B7721">
        <w:trPr>
          <w:trHeight w:val="640"/>
          <w:jc w:val="center"/>
          <w:ins w:id="1121" w:author="Parks, Robbie M" w:date="2018-08-21T18:56:00Z"/>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4CBEA240" w14:textId="77777777" w:rsidR="00B26C55" w:rsidRPr="00B26C55" w:rsidRDefault="00B26C55" w:rsidP="00537676">
            <w:pPr>
              <w:rPr>
                <w:ins w:id="1122" w:author="Parks, Robbie M" w:date="2018-08-21T18:56:00Z"/>
                <w:rFonts w:eastAsia="Times New Roman"/>
                <w:color w:val="000000"/>
                <w:sz w:val="20"/>
                <w:szCs w:val="20"/>
              </w:rPr>
            </w:pPr>
            <w:ins w:id="1123" w:author="Parks, Robbie M" w:date="2018-08-21T18:56:00Z">
              <w:r w:rsidRPr="00B26C55">
                <w:rPr>
                  <w:rFonts w:eastAsia="Times New Roman"/>
                  <w:color w:val="000000"/>
                  <w:sz w:val="20"/>
                  <w:szCs w:val="20"/>
                </w:rPr>
                <w:t>South</w:t>
              </w:r>
            </w:ins>
          </w:p>
        </w:tc>
        <w:tc>
          <w:tcPr>
            <w:tcW w:w="3140" w:type="dxa"/>
            <w:tcBorders>
              <w:top w:val="nil"/>
              <w:left w:val="nil"/>
              <w:bottom w:val="single" w:sz="4" w:space="0" w:color="auto"/>
              <w:right w:val="single" w:sz="4" w:space="0" w:color="auto"/>
            </w:tcBorders>
            <w:shd w:val="clear" w:color="auto" w:fill="auto"/>
            <w:vAlign w:val="center"/>
            <w:hideMark/>
          </w:tcPr>
          <w:p w14:paraId="48634086" w14:textId="77777777" w:rsidR="00B26C55" w:rsidRPr="00B26C55" w:rsidRDefault="00B26C55" w:rsidP="00537676">
            <w:pPr>
              <w:rPr>
                <w:ins w:id="1124" w:author="Parks, Robbie M" w:date="2018-08-21T18:56:00Z"/>
                <w:rFonts w:eastAsia="Times New Roman"/>
                <w:color w:val="000000"/>
                <w:sz w:val="20"/>
                <w:szCs w:val="20"/>
              </w:rPr>
            </w:pPr>
            <w:ins w:id="1125" w:author="Parks, Robbie M" w:date="2018-08-21T18:56:00Z">
              <w:r w:rsidRPr="00B26C55">
                <w:rPr>
                  <w:rFonts w:eastAsia="Times New Roman"/>
                  <w:color w:val="000000"/>
                  <w:sz w:val="20"/>
                  <w:szCs w:val="20"/>
                </w:rPr>
                <w:t>Arkansas, Kansas, Louisiana, Mississippi, Oklahoma, Texas</w:t>
              </w:r>
            </w:ins>
          </w:p>
        </w:tc>
        <w:tc>
          <w:tcPr>
            <w:tcW w:w="1760" w:type="dxa"/>
            <w:tcBorders>
              <w:top w:val="nil"/>
              <w:left w:val="nil"/>
              <w:bottom w:val="single" w:sz="4" w:space="0" w:color="auto"/>
              <w:right w:val="single" w:sz="4" w:space="0" w:color="auto"/>
            </w:tcBorders>
            <w:shd w:val="clear" w:color="auto" w:fill="auto"/>
            <w:noWrap/>
            <w:vAlign w:val="center"/>
            <w:hideMark/>
          </w:tcPr>
          <w:p w14:paraId="22AF3544" w14:textId="77777777" w:rsidR="00B26C55" w:rsidRPr="00B26C55" w:rsidRDefault="00B26C55" w:rsidP="006B7721">
            <w:pPr>
              <w:jc w:val="center"/>
              <w:rPr>
                <w:ins w:id="1126" w:author="Parks, Robbie M" w:date="2018-08-21T18:56:00Z"/>
                <w:rFonts w:eastAsia="Times New Roman"/>
                <w:color w:val="000000"/>
                <w:sz w:val="20"/>
                <w:szCs w:val="20"/>
              </w:rPr>
            </w:pPr>
            <w:ins w:id="1127" w:author="Parks, Robbie M" w:date="2018-08-21T18:56:00Z">
              <w:r w:rsidRPr="00B26C55">
                <w:rPr>
                  <w:rFonts w:eastAsia="Times New Roman"/>
                  <w:color w:val="000000"/>
                  <w:sz w:val="20"/>
                  <w:szCs w:val="20"/>
                </w:rPr>
                <w:t>45,388,414</w:t>
              </w:r>
            </w:ins>
          </w:p>
        </w:tc>
        <w:tc>
          <w:tcPr>
            <w:tcW w:w="1860" w:type="dxa"/>
            <w:tcBorders>
              <w:top w:val="nil"/>
              <w:left w:val="nil"/>
              <w:bottom w:val="single" w:sz="4" w:space="0" w:color="auto"/>
              <w:right w:val="single" w:sz="4" w:space="0" w:color="auto"/>
            </w:tcBorders>
            <w:shd w:val="clear" w:color="auto" w:fill="auto"/>
            <w:noWrap/>
            <w:vAlign w:val="center"/>
            <w:hideMark/>
          </w:tcPr>
          <w:p w14:paraId="79B47E75" w14:textId="77777777" w:rsidR="00B26C55" w:rsidRPr="00B26C55" w:rsidRDefault="00B26C55" w:rsidP="006B7721">
            <w:pPr>
              <w:jc w:val="center"/>
              <w:rPr>
                <w:ins w:id="1128" w:author="Parks, Robbie M" w:date="2018-08-21T18:56:00Z"/>
                <w:rFonts w:eastAsia="Times New Roman"/>
                <w:color w:val="000000"/>
                <w:sz w:val="20"/>
                <w:szCs w:val="20"/>
              </w:rPr>
            </w:pPr>
            <w:ins w:id="1129" w:author="Parks, Robbie M" w:date="2018-08-21T18:56:00Z">
              <w:r w:rsidRPr="00B26C55">
                <w:rPr>
                  <w:rFonts w:eastAsia="Times New Roman"/>
                  <w:color w:val="000000"/>
                  <w:sz w:val="20"/>
                  <w:szCs w:val="20"/>
                </w:rPr>
                <w:t>18</w:t>
              </w:r>
            </w:ins>
          </w:p>
        </w:tc>
      </w:tr>
      <w:tr w:rsidR="00B26C55" w:rsidRPr="003D6280" w14:paraId="3C16D61C" w14:textId="77777777" w:rsidTr="006B7721">
        <w:trPr>
          <w:trHeight w:val="960"/>
          <w:jc w:val="center"/>
          <w:ins w:id="1130" w:author="Parks, Robbie M" w:date="2018-08-21T18:56:00Z"/>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4CBC83A4" w14:textId="77777777" w:rsidR="00B26C55" w:rsidRPr="00B26C55" w:rsidRDefault="00B26C55" w:rsidP="00537676">
            <w:pPr>
              <w:rPr>
                <w:ins w:id="1131" w:author="Parks, Robbie M" w:date="2018-08-21T18:56:00Z"/>
                <w:rFonts w:eastAsia="Times New Roman"/>
                <w:color w:val="000000"/>
                <w:sz w:val="20"/>
                <w:szCs w:val="20"/>
              </w:rPr>
            </w:pPr>
            <w:ins w:id="1132" w:author="Parks, Robbie M" w:date="2018-08-21T18:56:00Z">
              <w:r w:rsidRPr="00B26C55">
                <w:rPr>
                  <w:rFonts w:eastAsia="Times New Roman"/>
                  <w:color w:val="000000"/>
                  <w:sz w:val="20"/>
                  <w:szCs w:val="20"/>
                </w:rPr>
                <w:t>Southeast</w:t>
              </w:r>
            </w:ins>
          </w:p>
        </w:tc>
        <w:tc>
          <w:tcPr>
            <w:tcW w:w="3140" w:type="dxa"/>
            <w:tcBorders>
              <w:top w:val="nil"/>
              <w:left w:val="nil"/>
              <w:bottom w:val="single" w:sz="4" w:space="0" w:color="auto"/>
              <w:right w:val="single" w:sz="4" w:space="0" w:color="auto"/>
            </w:tcBorders>
            <w:shd w:val="clear" w:color="auto" w:fill="auto"/>
            <w:vAlign w:val="center"/>
            <w:hideMark/>
          </w:tcPr>
          <w:p w14:paraId="7712F774" w14:textId="77777777" w:rsidR="00B26C55" w:rsidRPr="00B26C55" w:rsidRDefault="00B26C55" w:rsidP="00537676">
            <w:pPr>
              <w:rPr>
                <w:ins w:id="1133" w:author="Parks, Robbie M" w:date="2018-08-21T18:56:00Z"/>
                <w:rFonts w:eastAsia="Times New Roman"/>
                <w:color w:val="000000"/>
                <w:sz w:val="20"/>
                <w:szCs w:val="20"/>
              </w:rPr>
            </w:pPr>
            <w:ins w:id="1134" w:author="Parks, Robbie M" w:date="2018-08-21T18:56:00Z">
              <w:r w:rsidRPr="00B26C55">
                <w:rPr>
                  <w:rFonts w:eastAsia="Times New Roman"/>
                  <w:color w:val="000000"/>
                  <w:sz w:val="20"/>
                  <w:szCs w:val="20"/>
                </w:rPr>
                <w:t>Alabama, Florida, Georgia, North Carolina, South Carolina, Virginia</w:t>
              </w:r>
            </w:ins>
          </w:p>
        </w:tc>
        <w:tc>
          <w:tcPr>
            <w:tcW w:w="1760" w:type="dxa"/>
            <w:tcBorders>
              <w:top w:val="nil"/>
              <w:left w:val="nil"/>
              <w:bottom w:val="single" w:sz="4" w:space="0" w:color="auto"/>
              <w:right w:val="single" w:sz="4" w:space="0" w:color="auto"/>
            </w:tcBorders>
            <w:shd w:val="clear" w:color="auto" w:fill="auto"/>
            <w:noWrap/>
            <w:vAlign w:val="center"/>
            <w:hideMark/>
          </w:tcPr>
          <w:p w14:paraId="2DAC04EB" w14:textId="77777777" w:rsidR="00B26C55" w:rsidRPr="00B26C55" w:rsidRDefault="00B26C55" w:rsidP="006B7721">
            <w:pPr>
              <w:jc w:val="center"/>
              <w:rPr>
                <w:ins w:id="1135" w:author="Parks, Robbie M" w:date="2018-08-21T18:56:00Z"/>
                <w:rFonts w:eastAsia="Times New Roman"/>
                <w:color w:val="000000"/>
                <w:sz w:val="20"/>
                <w:szCs w:val="20"/>
              </w:rPr>
            </w:pPr>
            <w:ins w:id="1136" w:author="Parks, Robbie M" w:date="2018-08-21T18:56:00Z">
              <w:r w:rsidRPr="00B26C55">
                <w:rPr>
                  <w:rFonts w:eastAsia="Times New Roman"/>
                  <w:color w:val="000000"/>
                  <w:sz w:val="20"/>
                  <w:szCs w:val="20"/>
                </w:rPr>
                <w:t>59,356,072</w:t>
              </w:r>
            </w:ins>
          </w:p>
        </w:tc>
        <w:tc>
          <w:tcPr>
            <w:tcW w:w="1860" w:type="dxa"/>
            <w:tcBorders>
              <w:top w:val="nil"/>
              <w:left w:val="nil"/>
              <w:bottom w:val="single" w:sz="4" w:space="0" w:color="auto"/>
              <w:right w:val="single" w:sz="4" w:space="0" w:color="auto"/>
            </w:tcBorders>
            <w:shd w:val="clear" w:color="auto" w:fill="auto"/>
            <w:noWrap/>
            <w:vAlign w:val="center"/>
            <w:hideMark/>
          </w:tcPr>
          <w:p w14:paraId="72A1967B" w14:textId="77777777" w:rsidR="00B26C55" w:rsidRPr="00B26C55" w:rsidRDefault="00B26C55" w:rsidP="006B7721">
            <w:pPr>
              <w:jc w:val="center"/>
              <w:rPr>
                <w:ins w:id="1137" w:author="Parks, Robbie M" w:date="2018-08-21T18:56:00Z"/>
                <w:rFonts w:eastAsia="Times New Roman"/>
                <w:color w:val="000000"/>
                <w:sz w:val="20"/>
                <w:szCs w:val="20"/>
              </w:rPr>
            </w:pPr>
            <w:ins w:id="1138" w:author="Parks, Robbie M" w:date="2018-08-21T18:56:00Z">
              <w:r w:rsidRPr="00B26C55">
                <w:rPr>
                  <w:rFonts w:eastAsia="Times New Roman"/>
                  <w:color w:val="000000"/>
                  <w:sz w:val="20"/>
                  <w:szCs w:val="20"/>
                </w:rPr>
                <w:t>18.4</w:t>
              </w:r>
            </w:ins>
          </w:p>
        </w:tc>
      </w:tr>
      <w:tr w:rsidR="00B26C55" w:rsidRPr="003D6280" w14:paraId="4039AE5E" w14:textId="77777777" w:rsidTr="006B7721">
        <w:trPr>
          <w:trHeight w:val="640"/>
          <w:jc w:val="center"/>
          <w:ins w:id="1139" w:author="Parks, Robbie M" w:date="2018-08-21T18:56:00Z"/>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5320B987" w14:textId="77777777" w:rsidR="00B26C55" w:rsidRPr="00B26C55" w:rsidRDefault="00B26C55" w:rsidP="00537676">
            <w:pPr>
              <w:rPr>
                <w:ins w:id="1140" w:author="Parks, Robbie M" w:date="2018-08-21T18:56:00Z"/>
                <w:rFonts w:eastAsia="Times New Roman"/>
                <w:color w:val="000000"/>
                <w:sz w:val="20"/>
                <w:szCs w:val="20"/>
              </w:rPr>
            </w:pPr>
            <w:ins w:id="1141" w:author="Parks, Robbie M" w:date="2018-08-21T18:56:00Z">
              <w:r w:rsidRPr="00B26C55">
                <w:rPr>
                  <w:rFonts w:eastAsia="Times New Roman"/>
                  <w:color w:val="000000"/>
                  <w:sz w:val="20"/>
                  <w:szCs w:val="20"/>
                </w:rPr>
                <w:t>Southwest</w:t>
              </w:r>
            </w:ins>
          </w:p>
        </w:tc>
        <w:tc>
          <w:tcPr>
            <w:tcW w:w="3140" w:type="dxa"/>
            <w:tcBorders>
              <w:top w:val="nil"/>
              <w:left w:val="nil"/>
              <w:bottom w:val="single" w:sz="4" w:space="0" w:color="auto"/>
              <w:right w:val="single" w:sz="4" w:space="0" w:color="auto"/>
            </w:tcBorders>
            <w:shd w:val="clear" w:color="auto" w:fill="auto"/>
            <w:vAlign w:val="center"/>
            <w:hideMark/>
          </w:tcPr>
          <w:p w14:paraId="297A4337" w14:textId="77777777" w:rsidR="00B26C55" w:rsidRPr="00B26C55" w:rsidRDefault="00B26C55" w:rsidP="00537676">
            <w:pPr>
              <w:rPr>
                <w:ins w:id="1142" w:author="Parks, Robbie M" w:date="2018-08-21T18:56:00Z"/>
                <w:rFonts w:eastAsia="Times New Roman"/>
                <w:color w:val="000000"/>
                <w:sz w:val="20"/>
                <w:szCs w:val="20"/>
              </w:rPr>
            </w:pPr>
            <w:ins w:id="1143" w:author="Parks, Robbie M" w:date="2018-08-21T18:56:00Z">
              <w:r w:rsidRPr="00B26C55">
                <w:rPr>
                  <w:rFonts w:eastAsia="Times New Roman"/>
                  <w:color w:val="000000"/>
                  <w:sz w:val="20"/>
                  <w:szCs w:val="20"/>
                </w:rPr>
                <w:t>Arizona, Colorado, New Mexico, Utah</w:t>
              </w:r>
            </w:ins>
          </w:p>
        </w:tc>
        <w:tc>
          <w:tcPr>
            <w:tcW w:w="1760" w:type="dxa"/>
            <w:tcBorders>
              <w:top w:val="nil"/>
              <w:left w:val="nil"/>
              <w:bottom w:val="single" w:sz="4" w:space="0" w:color="auto"/>
              <w:right w:val="single" w:sz="4" w:space="0" w:color="auto"/>
            </w:tcBorders>
            <w:shd w:val="clear" w:color="auto" w:fill="auto"/>
            <w:noWrap/>
            <w:vAlign w:val="center"/>
            <w:hideMark/>
          </w:tcPr>
          <w:p w14:paraId="52716048" w14:textId="77777777" w:rsidR="00B26C55" w:rsidRPr="00B26C55" w:rsidRDefault="00B26C55" w:rsidP="006B7721">
            <w:pPr>
              <w:jc w:val="center"/>
              <w:rPr>
                <w:ins w:id="1144" w:author="Parks, Robbie M" w:date="2018-08-21T18:56:00Z"/>
                <w:rFonts w:eastAsia="Times New Roman"/>
                <w:color w:val="000000"/>
                <w:sz w:val="20"/>
                <w:szCs w:val="20"/>
              </w:rPr>
            </w:pPr>
            <w:ins w:id="1145" w:author="Parks, Robbie M" w:date="2018-08-21T18:56:00Z">
              <w:r w:rsidRPr="00B26C55">
                <w:rPr>
                  <w:rFonts w:eastAsia="Times New Roman"/>
                  <w:color w:val="000000"/>
                  <w:sz w:val="20"/>
                  <w:szCs w:val="20"/>
                </w:rPr>
                <w:t>17,613,981</w:t>
              </w:r>
            </w:ins>
          </w:p>
        </w:tc>
        <w:tc>
          <w:tcPr>
            <w:tcW w:w="1860" w:type="dxa"/>
            <w:tcBorders>
              <w:top w:val="nil"/>
              <w:left w:val="nil"/>
              <w:bottom w:val="single" w:sz="4" w:space="0" w:color="auto"/>
              <w:right w:val="single" w:sz="4" w:space="0" w:color="auto"/>
            </w:tcBorders>
            <w:shd w:val="clear" w:color="auto" w:fill="auto"/>
            <w:noWrap/>
            <w:vAlign w:val="center"/>
            <w:hideMark/>
          </w:tcPr>
          <w:p w14:paraId="07075AF9" w14:textId="77777777" w:rsidR="00B26C55" w:rsidRPr="00B26C55" w:rsidRDefault="00B26C55" w:rsidP="006B7721">
            <w:pPr>
              <w:jc w:val="center"/>
              <w:rPr>
                <w:ins w:id="1146" w:author="Parks, Robbie M" w:date="2018-08-21T18:56:00Z"/>
                <w:rFonts w:eastAsia="Times New Roman"/>
                <w:color w:val="000000"/>
                <w:sz w:val="20"/>
                <w:szCs w:val="20"/>
              </w:rPr>
            </w:pPr>
            <w:ins w:id="1147" w:author="Parks, Robbie M" w:date="2018-08-21T18:56:00Z">
              <w:r w:rsidRPr="00B26C55">
                <w:rPr>
                  <w:rFonts w:eastAsia="Times New Roman"/>
                  <w:color w:val="000000"/>
                  <w:sz w:val="20"/>
                  <w:szCs w:val="20"/>
                </w:rPr>
                <w:t>13.6</w:t>
              </w:r>
            </w:ins>
          </w:p>
        </w:tc>
      </w:tr>
      <w:tr w:rsidR="00B26C55" w:rsidRPr="003D6280" w14:paraId="3F432CFC" w14:textId="77777777" w:rsidTr="006B7721">
        <w:trPr>
          <w:trHeight w:val="320"/>
          <w:jc w:val="center"/>
          <w:ins w:id="1148" w:author="Parks, Robbie M" w:date="2018-08-21T18:56:00Z"/>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7FE3108E" w14:textId="77777777" w:rsidR="00B26C55" w:rsidRPr="00B26C55" w:rsidRDefault="00B26C55" w:rsidP="00537676">
            <w:pPr>
              <w:rPr>
                <w:ins w:id="1149" w:author="Parks, Robbie M" w:date="2018-08-21T18:56:00Z"/>
                <w:rFonts w:eastAsia="Times New Roman"/>
                <w:color w:val="000000"/>
                <w:sz w:val="20"/>
                <w:szCs w:val="20"/>
              </w:rPr>
            </w:pPr>
            <w:ins w:id="1150" w:author="Parks, Robbie M" w:date="2018-08-21T18:56:00Z">
              <w:r w:rsidRPr="00B26C55">
                <w:rPr>
                  <w:rFonts w:eastAsia="Times New Roman"/>
                  <w:color w:val="000000"/>
                  <w:sz w:val="20"/>
                  <w:szCs w:val="20"/>
                </w:rPr>
                <w:t>West</w:t>
              </w:r>
            </w:ins>
          </w:p>
        </w:tc>
        <w:tc>
          <w:tcPr>
            <w:tcW w:w="3140" w:type="dxa"/>
            <w:tcBorders>
              <w:top w:val="nil"/>
              <w:left w:val="nil"/>
              <w:bottom w:val="single" w:sz="4" w:space="0" w:color="auto"/>
              <w:right w:val="single" w:sz="4" w:space="0" w:color="auto"/>
            </w:tcBorders>
            <w:shd w:val="clear" w:color="auto" w:fill="auto"/>
            <w:vAlign w:val="center"/>
            <w:hideMark/>
          </w:tcPr>
          <w:p w14:paraId="44FF1192" w14:textId="77777777" w:rsidR="00B26C55" w:rsidRPr="00B26C55" w:rsidRDefault="00B26C55" w:rsidP="00537676">
            <w:pPr>
              <w:rPr>
                <w:ins w:id="1151" w:author="Parks, Robbie M" w:date="2018-08-21T18:56:00Z"/>
                <w:rFonts w:eastAsia="Times New Roman"/>
                <w:color w:val="000000"/>
                <w:sz w:val="20"/>
                <w:szCs w:val="20"/>
              </w:rPr>
            </w:pPr>
            <w:ins w:id="1152" w:author="Parks, Robbie M" w:date="2018-08-21T18:56:00Z">
              <w:r w:rsidRPr="00B26C55">
                <w:rPr>
                  <w:rFonts w:eastAsia="Times New Roman"/>
                  <w:color w:val="000000"/>
                  <w:sz w:val="20"/>
                  <w:szCs w:val="20"/>
                </w:rPr>
                <w:t>California, Hawaii, Nevada</w:t>
              </w:r>
            </w:ins>
          </w:p>
        </w:tc>
        <w:tc>
          <w:tcPr>
            <w:tcW w:w="1760" w:type="dxa"/>
            <w:tcBorders>
              <w:top w:val="nil"/>
              <w:left w:val="nil"/>
              <w:bottom w:val="single" w:sz="4" w:space="0" w:color="auto"/>
              <w:right w:val="single" w:sz="4" w:space="0" w:color="auto"/>
            </w:tcBorders>
            <w:shd w:val="clear" w:color="auto" w:fill="auto"/>
            <w:noWrap/>
            <w:vAlign w:val="center"/>
            <w:hideMark/>
          </w:tcPr>
          <w:p w14:paraId="0851DCCB" w14:textId="77777777" w:rsidR="00B26C55" w:rsidRPr="00B26C55" w:rsidRDefault="00B26C55" w:rsidP="006B7721">
            <w:pPr>
              <w:jc w:val="center"/>
              <w:rPr>
                <w:ins w:id="1153" w:author="Parks, Robbie M" w:date="2018-08-21T18:56:00Z"/>
                <w:rFonts w:eastAsia="Times New Roman"/>
                <w:color w:val="000000"/>
                <w:sz w:val="20"/>
                <w:szCs w:val="20"/>
              </w:rPr>
            </w:pPr>
            <w:ins w:id="1154" w:author="Parks, Robbie M" w:date="2018-08-21T18:56:00Z">
              <w:r w:rsidRPr="00B26C55">
                <w:rPr>
                  <w:rFonts w:eastAsia="Times New Roman"/>
                  <w:color w:val="000000"/>
                  <w:sz w:val="20"/>
                  <w:szCs w:val="20"/>
                </w:rPr>
                <w:t>43,708,574</w:t>
              </w:r>
            </w:ins>
          </w:p>
        </w:tc>
        <w:tc>
          <w:tcPr>
            <w:tcW w:w="1860" w:type="dxa"/>
            <w:tcBorders>
              <w:top w:val="nil"/>
              <w:left w:val="nil"/>
              <w:bottom w:val="single" w:sz="4" w:space="0" w:color="auto"/>
              <w:right w:val="single" w:sz="4" w:space="0" w:color="auto"/>
            </w:tcBorders>
            <w:shd w:val="clear" w:color="auto" w:fill="auto"/>
            <w:noWrap/>
            <w:vAlign w:val="center"/>
            <w:hideMark/>
          </w:tcPr>
          <w:p w14:paraId="7B7E81B6" w14:textId="77777777" w:rsidR="00B26C55" w:rsidRPr="00B26C55" w:rsidRDefault="00B26C55" w:rsidP="006B7721">
            <w:pPr>
              <w:jc w:val="center"/>
              <w:rPr>
                <w:ins w:id="1155" w:author="Parks, Robbie M" w:date="2018-08-21T18:56:00Z"/>
                <w:rFonts w:eastAsia="Times New Roman"/>
                <w:color w:val="000000"/>
                <w:sz w:val="20"/>
                <w:szCs w:val="20"/>
              </w:rPr>
            </w:pPr>
            <w:ins w:id="1156" w:author="Parks, Robbie M" w:date="2018-08-21T18:56:00Z">
              <w:r w:rsidRPr="00B26C55">
                <w:rPr>
                  <w:rFonts w:eastAsia="Times New Roman"/>
                  <w:color w:val="000000"/>
                  <w:sz w:val="20"/>
                  <w:szCs w:val="20"/>
                </w:rPr>
                <w:t>16.6</w:t>
              </w:r>
            </w:ins>
          </w:p>
        </w:tc>
      </w:tr>
      <w:tr w:rsidR="00B26C55" w:rsidRPr="003D6280" w14:paraId="1D22EF2E" w14:textId="77777777" w:rsidTr="006B7721">
        <w:trPr>
          <w:trHeight w:val="960"/>
          <w:jc w:val="center"/>
          <w:ins w:id="1157" w:author="Parks, Robbie M" w:date="2018-08-21T18:56:00Z"/>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0F21A1C8" w14:textId="77777777" w:rsidR="00B26C55" w:rsidRPr="00B26C55" w:rsidRDefault="00B26C55" w:rsidP="00537676">
            <w:pPr>
              <w:rPr>
                <w:ins w:id="1158" w:author="Parks, Robbie M" w:date="2018-08-21T18:56:00Z"/>
                <w:rFonts w:eastAsia="Times New Roman"/>
                <w:color w:val="000000"/>
                <w:sz w:val="20"/>
                <w:szCs w:val="20"/>
              </w:rPr>
            </w:pPr>
            <w:ins w:id="1159" w:author="Parks, Robbie M" w:date="2018-08-21T18:56:00Z">
              <w:r w:rsidRPr="00B26C55">
                <w:rPr>
                  <w:rFonts w:eastAsia="Times New Roman"/>
                  <w:color w:val="000000"/>
                  <w:sz w:val="20"/>
                  <w:szCs w:val="20"/>
                </w:rPr>
                <w:t>West North Central</w:t>
              </w:r>
            </w:ins>
          </w:p>
        </w:tc>
        <w:tc>
          <w:tcPr>
            <w:tcW w:w="3140" w:type="dxa"/>
            <w:tcBorders>
              <w:top w:val="nil"/>
              <w:left w:val="nil"/>
              <w:bottom w:val="single" w:sz="4" w:space="0" w:color="auto"/>
              <w:right w:val="single" w:sz="4" w:space="0" w:color="auto"/>
            </w:tcBorders>
            <w:shd w:val="clear" w:color="auto" w:fill="auto"/>
            <w:vAlign w:val="center"/>
            <w:hideMark/>
          </w:tcPr>
          <w:p w14:paraId="18482E28" w14:textId="77777777" w:rsidR="00B26C55" w:rsidRPr="00B26C55" w:rsidRDefault="00B26C55" w:rsidP="00537676">
            <w:pPr>
              <w:rPr>
                <w:ins w:id="1160" w:author="Parks, Robbie M" w:date="2018-08-21T18:56:00Z"/>
                <w:rFonts w:eastAsia="Times New Roman"/>
                <w:color w:val="000000"/>
                <w:sz w:val="20"/>
                <w:szCs w:val="20"/>
              </w:rPr>
            </w:pPr>
            <w:ins w:id="1161" w:author="Parks, Robbie M" w:date="2018-08-21T18:56:00Z">
              <w:r w:rsidRPr="00B26C55">
                <w:rPr>
                  <w:rFonts w:eastAsia="Times New Roman"/>
                  <w:color w:val="000000"/>
                  <w:sz w:val="20"/>
                  <w:szCs w:val="20"/>
                </w:rPr>
                <w:t>Montana, Nebraska, North Dakota, South Dakota, Wyoming</w:t>
              </w:r>
            </w:ins>
          </w:p>
        </w:tc>
        <w:tc>
          <w:tcPr>
            <w:tcW w:w="1760" w:type="dxa"/>
            <w:tcBorders>
              <w:top w:val="nil"/>
              <w:left w:val="nil"/>
              <w:bottom w:val="single" w:sz="4" w:space="0" w:color="auto"/>
              <w:right w:val="single" w:sz="4" w:space="0" w:color="auto"/>
            </w:tcBorders>
            <w:shd w:val="clear" w:color="auto" w:fill="auto"/>
            <w:noWrap/>
            <w:vAlign w:val="center"/>
            <w:hideMark/>
          </w:tcPr>
          <w:p w14:paraId="241F665C" w14:textId="77777777" w:rsidR="00B26C55" w:rsidRPr="00B26C55" w:rsidRDefault="00B26C55" w:rsidP="006B7721">
            <w:pPr>
              <w:jc w:val="center"/>
              <w:rPr>
                <w:ins w:id="1162" w:author="Parks, Robbie M" w:date="2018-08-21T18:56:00Z"/>
                <w:rFonts w:eastAsia="Times New Roman"/>
                <w:color w:val="000000"/>
                <w:sz w:val="20"/>
                <w:szCs w:val="20"/>
              </w:rPr>
            </w:pPr>
            <w:ins w:id="1163" w:author="Parks, Robbie M" w:date="2018-08-21T18:56:00Z">
              <w:r w:rsidRPr="00B26C55">
                <w:rPr>
                  <w:rFonts w:eastAsia="Times New Roman"/>
                  <w:color w:val="000000"/>
                  <w:sz w:val="20"/>
                  <w:szCs w:val="20"/>
                </w:rPr>
                <w:t>5,168,753</w:t>
              </w:r>
            </w:ins>
          </w:p>
        </w:tc>
        <w:tc>
          <w:tcPr>
            <w:tcW w:w="1860" w:type="dxa"/>
            <w:tcBorders>
              <w:top w:val="nil"/>
              <w:left w:val="nil"/>
              <w:bottom w:val="single" w:sz="4" w:space="0" w:color="auto"/>
              <w:right w:val="single" w:sz="4" w:space="0" w:color="auto"/>
            </w:tcBorders>
            <w:shd w:val="clear" w:color="auto" w:fill="auto"/>
            <w:noWrap/>
            <w:vAlign w:val="center"/>
            <w:hideMark/>
          </w:tcPr>
          <w:p w14:paraId="0BB796DA" w14:textId="77777777" w:rsidR="00B26C55" w:rsidRPr="00B26C55" w:rsidRDefault="00B26C55" w:rsidP="006B7721">
            <w:pPr>
              <w:jc w:val="center"/>
              <w:rPr>
                <w:ins w:id="1164" w:author="Parks, Robbie M" w:date="2018-08-21T18:56:00Z"/>
                <w:rFonts w:eastAsia="Times New Roman"/>
                <w:color w:val="000000"/>
                <w:sz w:val="20"/>
                <w:szCs w:val="20"/>
              </w:rPr>
            </w:pPr>
            <w:ins w:id="1165" w:author="Parks, Robbie M" w:date="2018-08-21T18:56:00Z">
              <w:r w:rsidRPr="00B26C55">
                <w:rPr>
                  <w:rFonts w:eastAsia="Times New Roman"/>
                  <w:color w:val="000000"/>
                  <w:sz w:val="20"/>
                  <w:szCs w:val="20"/>
                </w:rPr>
                <w:t>7.6</w:t>
              </w:r>
            </w:ins>
          </w:p>
        </w:tc>
      </w:tr>
    </w:tbl>
    <w:p w14:paraId="62902550" w14:textId="4B06FED4" w:rsidR="00002775" w:rsidRPr="004B4502" w:rsidRDefault="00002775" w:rsidP="00BE53B4">
      <w:pPr>
        <w:rPr>
          <w:color w:val="000000" w:themeColor="text1"/>
        </w:rPr>
      </w:pPr>
    </w:p>
    <w:sectPr w:rsidR="00002775" w:rsidRPr="004B4502" w:rsidSect="00011599">
      <w:headerReference w:type="default" r:id="rId9"/>
      <w:footerReference w:type="even" r:id="rId10"/>
      <w:footerReference w:type="default" r:id="rId11"/>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156B69" w14:textId="77777777" w:rsidR="00C60453" w:rsidRDefault="00C60453">
      <w:r>
        <w:separator/>
      </w:r>
    </w:p>
  </w:endnote>
  <w:endnote w:type="continuationSeparator" w:id="0">
    <w:p w14:paraId="4EFF01B2" w14:textId="77777777" w:rsidR="00C60453" w:rsidRDefault="00C60453">
      <w:r>
        <w:continuationSeparator/>
      </w:r>
    </w:p>
  </w:endnote>
  <w:endnote w:type="continuationNotice" w:id="1">
    <w:p w14:paraId="62D8550E" w14:textId="77777777" w:rsidR="00C60453" w:rsidRDefault="00C6045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054EDD" w:rsidRDefault="00054EDD"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054EDD" w:rsidRDefault="00054EDD"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C2579DD" w:rsidR="00054EDD" w:rsidRDefault="00054EDD"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60453">
      <w:rPr>
        <w:rStyle w:val="PageNumber"/>
        <w:noProof/>
      </w:rPr>
      <w:t>1</w:t>
    </w:r>
    <w:r>
      <w:rPr>
        <w:rStyle w:val="PageNumber"/>
      </w:rPr>
      <w:fldChar w:fldCharType="end"/>
    </w:r>
  </w:p>
  <w:p w14:paraId="3F8F309C" w14:textId="77777777" w:rsidR="00054EDD" w:rsidRDefault="00054EDD"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17B74C" w14:textId="77777777" w:rsidR="00C60453" w:rsidRDefault="00C60453">
      <w:r>
        <w:separator/>
      </w:r>
    </w:p>
  </w:footnote>
  <w:footnote w:type="continuationSeparator" w:id="0">
    <w:p w14:paraId="35FF1FA7" w14:textId="77777777" w:rsidR="00C60453" w:rsidRDefault="00C60453">
      <w:r>
        <w:continuationSeparator/>
      </w:r>
    </w:p>
  </w:footnote>
  <w:footnote w:type="continuationNotice" w:id="1">
    <w:p w14:paraId="781E3AD8" w14:textId="77777777" w:rsidR="00C60453" w:rsidRDefault="00C60453"/>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E957D1" w14:textId="77777777" w:rsidR="00DF4A95" w:rsidRDefault="00DF4A95">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2"/>
  <w:trackRevisions/>
  <w:defaultTabStop w:val="720"/>
  <w:drawingGridHorizontalSpacing w:val="120"/>
  <w:displayHorizontalDrawingGridEvery w:val="2"/>
  <w:displayVerticalDrawingGridEvery w:val="2"/>
  <w:characterSpacingControl w:val="doNotCompress"/>
  <w:savePreviewPicture/>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03CF"/>
    <w:rsid w:val="000008D7"/>
    <w:rsid w:val="000011F3"/>
    <w:rsid w:val="00001E52"/>
    <w:rsid w:val="00002775"/>
    <w:rsid w:val="00003248"/>
    <w:rsid w:val="00003415"/>
    <w:rsid w:val="00004649"/>
    <w:rsid w:val="0000534F"/>
    <w:rsid w:val="000056CB"/>
    <w:rsid w:val="00005B06"/>
    <w:rsid w:val="000064D1"/>
    <w:rsid w:val="00006DCD"/>
    <w:rsid w:val="00010088"/>
    <w:rsid w:val="00011599"/>
    <w:rsid w:val="000122C0"/>
    <w:rsid w:val="00012568"/>
    <w:rsid w:val="000126AB"/>
    <w:rsid w:val="00014E5D"/>
    <w:rsid w:val="000156AA"/>
    <w:rsid w:val="00016C20"/>
    <w:rsid w:val="000171E9"/>
    <w:rsid w:val="00020A32"/>
    <w:rsid w:val="00020F15"/>
    <w:rsid w:val="000210D1"/>
    <w:rsid w:val="00022655"/>
    <w:rsid w:val="00023586"/>
    <w:rsid w:val="0002488D"/>
    <w:rsid w:val="0002552E"/>
    <w:rsid w:val="00025DE6"/>
    <w:rsid w:val="000261DC"/>
    <w:rsid w:val="000265F1"/>
    <w:rsid w:val="00030756"/>
    <w:rsid w:val="00033C40"/>
    <w:rsid w:val="00034165"/>
    <w:rsid w:val="000341A7"/>
    <w:rsid w:val="00035017"/>
    <w:rsid w:val="00035EC0"/>
    <w:rsid w:val="0003657E"/>
    <w:rsid w:val="00037CC3"/>
    <w:rsid w:val="00040FE5"/>
    <w:rsid w:val="0004316E"/>
    <w:rsid w:val="0004612A"/>
    <w:rsid w:val="00047456"/>
    <w:rsid w:val="00050A3D"/>
    <w:rsid w:val="00053419"/>
    <w:rsid w:val="000545B5"/>
    <w:rsid w:val="00054EDD"/>
    <w:rsid w:val="00054EEF"/>
    <w:rsid w:val="00055738"/>
    <w:rsid w:val="000559D5"/>
    <w:rsid w:val="00057B55"/>
    <w:rsid w:val="0006004E"/>
    <w:rsid w:val="00061E82"/>
    <w:rsid w:val="00066C53"/>
    <w:rsid w:val="00070EF4"/>
    <w:rsid w:val="000711BB"/>
    <w:rsid w:val="00071653"/>
    <w:rsid w:val="00072F64"/>
    <w:rsid w:val="0007537F"/>
    <w:rsid w:val="0007767F"/>
    <w:rsid w:val="00077BBE"/>
    <w:rsid w:val="00077D09"/>
    <w:rsid w:val="000826AA"/>
    <w:rsid w:val="00082769"/>
    <w:rsid w:val="00082868"/>
    <w:rsid w:val="0008287A"/>
    <w:rsid w:val="00082E19"/>
    <w:rsid w:val="0008315C"/>
    <w:rsid w:val="00084F55"/>
    <w:rsid w:val="000855C6"/>
    <w:rsid w:val="000855D2"/>
    <w:rsid w:val="00087CBF"/>
    <w:rsid w:val="00090953"/>
    <w:rsid w:val="0009134D"/>
    <w:rsid w:val="0009224B"/>
    <w:rsid w:val="000925DA"/>
    <w:rsid w:val="00093043"/>
    <w:rsid w:val="000940BB"/>
    <w:rsid w:val="000A0AFB"/>
    <w:rsid w:val="000A0CBB"/>
    <w:rsid w:val="000A0E7F"/>
    <w:rsid w:val="000A1B37"/>
    <w:rsid w:val="000A4138"/>
    <w:rsid w:val="000A43C1"/>
    <w:rsid w:val="000A451B"/>
    <w:rsid w:val="000A68FE"/>
    <w:rsid w:val="000A7D70"/>
    <w:rsid w:val="000B0D4A"/>
    <w:rsid w:val="000B343F"/>
    <w:rsid w:val="000B3F19"/>
    <w:rsid w:val="000B4037"/>
    <w:rsid w:val="000B43B6"/>
    <w:rsid w:val="000B49C7"/>
    <w:rsid w:val="000B49CF"/>
    <w:rsid w:val="000B4CE3"/>
    <w:rsid w:val="000B6495"/>
    <w:rsid w:val="000B68AC"/>
    <w:rsid w:val="000B69BC"/>
    <w:rsid w:val="000B7625"/>
    <w:rsid w:val="000B799D"/>
    <w:rsid w:val="000C107C"/>
    <w:rsid w:val="000C12A0"/>
    <w:rsid w:val="000C19A1"/>
    <w:rsid w:val="000C2752"/>
    <w:rsid w:val="000C53E9"/>
    <w:rsid w:val="000C576A"/>
    <w:rsid w:val="000C5AF5"/>
    <w:rsid w:val="000C6C91"/>
    <w:rsid w:val="000C6ED9"/>
    <w:rsid w:val="000C7277"/>
    <w:rsid w:val="000C75E0"/>
    <w:rsid w:val="000D0291"/>
    <w:rsid w:val="000D08C2"/>
    <w:rsid w:val="000D2AC2"/>
    <w:rsid w:val="000D352A"/>
    <w:rsid w:val="000D4F95"/>
    <w:rsid w:val="000D5BA9"/>
    <w:rsid w:val="000D6410"/>
    <w:rsid w:val="000D648A"/>
    <w:rsid w:val="000D7C6D"/>
    <w:rsid w:val="000E0177"/>
    <w:rsid w:val="000E19E2"/>
    <w:rsid w:val="000E1B1B"/>
    <w:rsid w:val="000E2CF4"/>
    <w:rsid w:val="000E30F9"/>
    <w:rsid w:val="000E3486"/>
    <w:rsid w:val="000E3606"/>
    <w:rsid w:val="000E36FB"/>
    <w:rsid w:val="000E3A7A"/>
    <w:rsid w:val="000E4056"/>
    <w:rsid w:val="000E4D6D"/>
    <w:rsid w:val="000E5F6C"/>
    <w:rsid w:val="000E6B25"/>
    <w:rsid w:val="000E7E2F"/>
    <w:rsid w:val="000F0B46"/>
    <w:rsid w:val="000F1CCB"/>
    <w:rsid w:val="000F50FB"/>
    <w:rsid w:val="000F5812"/>
    <w:rsid w:val="000F58BA"/>
    <w:rsid w:val="000F5BDA"/>
    <w:rsid w:val="000F5E5D"/>
    <w:rsid w:val="001000EB"/>
    <w:rsid w:val="0010072E"/>
    <w:rsid w:val="00100C18"/>
    <w:rsid w:val="00101234"/>
    <w:rsid w:val="00101D00"/>
    <w:rsid w:val="001029FD"/>
    <w:rsid w:val="00103132"/>
    <w:rsid w:val="001073C5"/>
    <w:rsid w:val="00110ED7"/>
    <w:rsid w:val="00111621"/>
    <w:rsid w:val="00115046"/>
    <w:rsid w:val="001153F6"/>
    <w:rsid w:val="0011544B"/>
    <w:rsid w:val="00115F35"/>
    <w:rsid w:val="001163FE"/>
    <w:rsid w:val="00116591"/>
    <w:rsid w:val="00122E71"/>
    <w:rsid w:val="00122F91"/>
    <w:rsid w:val="00123104"/>
    <w:rsid w:val="0012346D"/>
    <w:rsid w:val="00124A8E"/>
    <w:rsid w:val="00125763"/>
    <w:rsid w:val="0012663E"/>
    <w:rsid w:val="00126DD9"/>
    <w:rsid w:val="001310F1"/>
    <w:rsid w:val="00131404"/>
    <w:rsid w:val="00132C6C"/>
    <w:rsid w:val="00132FB9"/>
    <w:rsid w:val="00133606"/>
    <w:rsid w:val="00133D65"/>
    <w:rsid w:val="00134C6D"/>
    <w:rsid w:val="00136E85"/>
    <w:rsid w:val="00140141"/>
    <w:rsid w:val="001407BB"/>
    <w:rsid w:val="0014242B"/>
    <w:rsid w:val="00142A44"/>
    <w:rsid w:val="001435DE"/>
    <w:rsid w:val="00143F59"/>
    <w:rsid w:val="001446B6"/>
    <w:rsid w:val="001537B6"/>
    <w:rsid w:val="0015398F"/>
    <w:rsid w:val="00155EAD"/>
    <w:rsid w:val="00156E5A"/>
    <w:rsid w:val="00156FC7"/>
    <w:rsid w:val="00160598"/>
    <w:rsid w:val="001608FF"/>
    <w:rsid w:val="001614F2"/>
    <w:rsid w:val="00161E98"/>
    <w:rsid w:val="0016206E"/>
    <w:rsid w:val="00162561"/>
    <w:rsid w:val="00162EC4"/>
    <w:rsid w:val="00163AC8"/>
    <w:rsid w:val="0016500A"/>
    <w:rsid w:val="00165260"/>
    <w:rsid w:val="0016605A"/>
    <w:rsid w:val="00166A52"/>
    <w:rsid w:val="00167563"/>
    <w:rsid w:val="001678F7"/>
    <w:rsid w:val="001704F4"/>
    <w:rsid w:val="001710A4"/>
    <w:rsid w:val="00172987"/>
    <w:rsid w:val="00173BD1"/>
    <w:rsid w:val="00175269"/>
    <w:rsid w:val="00175631"/>
    <w:rsid w:val="00175CB9"/>
    <w:rsid w:val="001763D6"/>
    <w:rsid w:val="00177A85"/>
    <w:rsid w:val="00180945"/>
    <w:rsid w:val="00181294"/>
    <w:rsid w:val="00182421"/>
    <w:rsid w:val="00182928"/>
    <w:rsid w:val="00183090"/>
    <w:rsid w:val="00184EFC"/>
    <w:rsid w:val="001853D0"/>
    <w:rsid w:val="001913A5"/>
    <w:rsid w:val="00191761"/>
    <w:rsid w:val="0019228F"/>
    <w:rsid w:val="001925D8"/>
    <w:rsid w:val="0019272E"/>
    <w:rsid w:val="00193F5D"/>
    <w:rsid w:val="00194CDD"/>
    <w:rsid w:val="0019570C"/>
    <w:rsid w:val="00196C4A"/>
    <w:rsid w:val="001A017E"/>
    <w:rsid w:val="001A0364"/>
    <w:rsid w:val="001A0673"/>
    <w:rsid w:val="001A0887"/>
    <w:rsid w:val="001A0CB6"/>
    <w:rsid w:val="001A0F81"/>
    <w:rsid w:val="001A1C85"/>
    <w:rsid w:val="001A1F00"/>
    <w:rsid w:val="001A28DA"/>
    <w:rsid w:val="001A373C"/>
    <w:rsid w:val="001A3870"/>
    <w:rsid w:val="001A3DE2"/>
    <w:rsid w:val="001A4537"/>
    <w:rsid w:val="001A477E"/>
    <w:rsid w:val="001A5458"/>
    <w:rsid w:val="001A5AD8"/>
    <w:rsid w:val="001A6909"/>
    <w:rsid w:val="001A7024"/>
    <w:rsid w:val="001A7900"/>
    <w:rsid w:val="001A7A93"/>
    <w:rsid w:val="001A7DC8"/>
    <w:rsid w:val="001B0BA7"/>
    <w:rsid w:val="001B23D1"/>
    <w:rsid w:val="001B3247"/>
    <w:rsid w:val="001B44B8"/>
    <w:rsid w:val="001B4615"/>
    <w:rsid w:val="001B58C4"/>
    <w:rsid w:val="001B5B91"/>
    <w:rsid w:val="001B7A2A"/>
    <w:rsid w:val="001B7C8F"/>
    <w:rsid w:val="001B7DA5"/>
    <w:rsid w:val="001C0102"/>
    <w:rsid w:val="001C049B"/>
    <w:rsid w:val="001C0DFD"/>
    <w:rsid w:val="001C0EFF"/>
    <w:rsid w:val="001C0FC7"/>
    <w:rsid w:val="001C2F97"/>
    <w:rsid w:val="001C3523"/>
    <w:rsid w:val="001C3C8D"/>
    <w:rsid w:val="001C4494"/>
    <w:rsid w:val="001C56BD"/>
    <w:rsid w:val="001C613C"/>
    <w:rsid w:val="001C619A"/>
    <w:rsid w:val="001C6327"/>
    <w:rsid w:val="001C6574"/>
    <w:rsid w:val="001C6F5C"/>
    <w:rsid w:val="001C72AE"/>
    <w:rsid w:val="001D05D2"/>
    <w:rsid w:val="001D0836"/>
    <w:rsid w:val="001D0F84"/>
    <w:rsid w:val="001D2724"/>
    <w:rsid w:val="001D36DD"/>
    <w:rsid w:val="001D59F0"/>
    <w:rsid w:val="001D5CBD"/>
    <w:rsid w:val="001D78FC"/>
    <w:rsid w:val="001D7BA9"/>
    <w:rsid w:val="001E02CF"/>
    <w:rsid w:val="001E0A6F"/>
    <w:rsid w:val="001E141A"/>
    <w:rsid w:val="001E4238"/>
    <w:rsid w:val="001E4AF8"/>
    <w:rsid w:val="001E4DA9"/>
    <w:rsid w:val="001E577E"/>
    <w:rsid w:val="001E5D1F"/>
    <w:rsid w:val="001E7CED"/>
    <w:rsid w:val="001F03E7"/>
    <w:rsid w:val="001F0FFF"/>
    <w:rsid w:val="001F3669"/>
    <w:rsid w:val="001F3D58"/>
    <w:rsid w:val="001F679D"/>
    <w:rsid w:val="00200B4D"/>
    <w:rsid w:val="002015BB"/>
    <w:rsid w:val="00203677"/>
    <w:rsid w:val="00203DF9"/>
    <w:rsid w:val="00203FDC"/>
    <w:rsid w:val="00205191"/>
    <w:rsid w:val="002053E9"/>
    <w:rsid w:val="002061AD"/>
    <w:rsid w:val="00211F66"/>
    <w:rsid w:val="00212965"/>
    <w:rsid w:val="00213631"/>
    <w:rsid w:val="00214C19"/>
    <w:rsid w:val="00215559"/>
    <w:rsid w:val="00215F62"/>
    <w:rsid w:val="002165D5"/>
    <w:rsid w:val="002166AE"/>
    <w:rsid w:val="00217F61"/>
    <w:rsid w:val="00220C4B"/>
    <w:rsid w:val="002231AC"/>
    <w:rsid w:val="00223EAC"/>
    <w:rsid w:val="00225C47"/>
    <w:rsid w:val="0023094A"/>
    <w:rsid w:val="002317EC"/>
    <w:rsid w:val="002318D2"/>
    <w:rsid w:val="00231ECA"/>
    <w:rsid w:val="00232074"/>
    <w:rsid w:val="00233A16"/>
    <w:rsid w:val="00235CE2"/>
    <w:rsid w:val="00236AF3"/>
    <w:rsid w:val="00236E9B"/>
    <w:rsid w:val="00240F5E"/>
    <w:rsid w:val="00241EFC"/>
    <w:rsid w:val="00242DD5"/>
    <w:rsid w:val="00244355"/>
    <w:rsid w:val="00244D8A"/>
    <w:rsid w:val="00244F4D"/>
    <w:rsid w:val="002452E3"/>
    <w:rsid w:val="00247A0A"/>
    <w:rsid w:val="0025094A"/>
    <w:rsid w:val="00251005"/>
    <w:rsid w:val="00251C2E"/>
    <w:rsid w:val="002542D0"/>
    <w:rsid w:val="00260281"/>
    <w:rsid w:val="0026033D"/>
    <w:rsid w:val="00260B02"/>
    <w:rsid w:val="00263A68"/>
    <w:rsid w:val="0026410C"/>
    <w:rsid w:val="00264184"/>
    <w:rsid w:val="002641A2"/>
    <w:rsid w:val="002648C8"/>
    <w:rsid w:val="00265FBF"/>
    <w:rsid w:val="00265FE4"/>
    <w:rsid w:val="002662B1"/>
    <w:rsid w:val="00271614"/>
    <w:rsid w:val="00272705"/>
    <w:rsid w:val="002734E8"/>
    <w:rsid w:val="00274464"/>
    <w:rsid w:val="00275889"/>
    <w:rsid w:val="0027631A"/>
    <w:rsid w:val="00276EAE"/>
    <w:rsid w:val="00277FF5"/>
    <w:rsid w:val="00280DF1"/>
    <w:rsid w:val="00281EE5"/>
    <w:rsid w:val="00283502"/>
    <w:rsid w:val="002867D8"/>
    <w:rsid w:val="002877D1"/>
    <w:rsid w:val="0029208D"/>
    <w:rsid w:val="002931FC"/>
    <w:rsid w:val="002946F4"/>
    <w:rsid w:val="002949F6"/>
    <w:rsid w:val="00294A3F"/>
    <w:rsid w:val="00294C9B"/>
    <w:rsid w:val="00296101"/>
    <w:rsid w:val="00296A5E"/>
    <w:rsid w:val="002977CC"/>
    <w:rsid w:val="002A4569"/>
    <w:rsid w:val="002A4A3A"/>
    <w:rsid w:val="002A4A82"/>
    <w:rsid w:val="002A4B30"/>
    <w:rsid w:val="002A7FE4"/>
    <w:rsid w:val="002B0951"/>
    <w:rsid w:val="002B0AB2"/>
    <w:rsid w:val="002B2295"/>
    <w:rsid w:val="002B3737"/>
    <w:rsid w:val="002B5E66"/>
    <w:rsid w:val="002B60AA"/>
    <w:rsid w:val="002B6120"/>
    <w:rsid w:val="002B6D59"/>
    <w:rsid w:val="002C1A7D"/>
    <w:rsid w:val="002C1D34"/>
    <w:rsid w:val="002C2993"/>
    <w:rsid w:val="002C33D5"/>
    <w:rsid w:val="002C753F"/>
    <w:rsid w:val="002C7541"/>
    <w:rsid w:val="002C7660"/>
    <w:rsid w:val="002D0212"/>
    <w:rsid w:val="002D057C"/>
    <w:rsid w:val="002D1F5C"/>
    <w:rsid w:val="002D5558"/>
    <w:rsid w:val="002D5F29"/>
    <w:rsid w:val="002D7549"/>
    <w:rsid w:val="002E005E"/>
    <w:rsid w:val="002E0DC3"/>
    <w:rsid w:val="002E1EC9"/>
    <w:rsid w:val="002E20B6"/>
    <w:rsid w:val="002E2F92"/>
    <w:rsid w:val="002E5554"/>
    <w:rsid w:val="002E757A"/>
    <w:rsid w:val="002F03B9"/>
    <w:rsid w:val="002F0EE2"/>
    <w:rsid w:val="002F1A76"/>
    <w:rsid w:val="002F1C09"/>
    <w:rsid w:val="002F2133"/>
    <w:rsid w:val="002F25EE"/>
    <w:rsid w:val="002F2AD4"/>
    <w:rsid w:val="002F2C34"/>
    <w:rsid w:val="002F4DC5"/>
    <w:rsid w:val="002F6B9A"/>
    <w:rsid w:val="00300F68"/>
    <w:rsid w:val="00301AA6"/>
    <w:rsid w:val="003026D8"/>
    <w:rsid w:val="00304C46"/>
    <w:rsid w:val="00304CD8"/>
    <w:rsid w:val="00304F47"/>
    <w:rsid w:val="003061D1"/>
    <w:rsid w:val="00306611"/>
    <w:rsid w:val="00306685"/>
    <w:rsid w:val="00310C35"/>
    <w:rsid w:val="00310E0C"/>
    <w:rsid w:val="003110FD"/>
    <w:rsid w:val="00315BE6"/>
    <w:rsid w:val="00320003"/>
    <w:rsid w:val="003206D2"/>
    <w:rsid w:val="0032080A"/>
    <w:rsid w:val="0032227A"/>
    <w:rsid w:val="003223E7"/>
    <w:rsid w:val="00325BCE"/>
    <w:rsid w:val="00325E17"/>
    <w:rsid w:val="00326FD0"/>
    <w:rsid w:val="003322DD"/>
    <w:rsid w:val="00332CF8"/>
    <w:rsid w:val="00333321"/>
    <w:rsid w:val="003339E3"/>
    <w:rsid w:val="00333BE8"/>
    <w:rsid w:val="00333CA8"/>
    <w:rsid w:val="0033413A"/>
    <w:rsid w:val="00334301"/>
    <w:rsid w:val="00335759"/>
    <w:rsid w:val="003377A4"/>
    <w:rsid w:val="003406C1"/>
    <w:rsid w:val="00340A68"/>
    <w:rsid w:val="00340C26"/>
    <w:rsid w:val="00341373"/>
    <w:rsid w:val="00341AB6"/>
    <w:rsid w:val="003430BD"/>
    <w:rsid w:val="00344414"/>
    <w:rsid w:val="003452E0"/>
    <w:rsid w:val="003453DE"/>
    <w:rsid w:val="00346839"/>
    <w:rsid w:val="00346CE7"/>
    <w:rsid w:val="003513D0"/>
    <w:rsid w:val="00351CDA"/>
    <w:rsid w:val="00353439"/>
    <w:rsid w:val="0035353D"/>
    <w:rsid w:val="0035394F"/>
    <w:rsid w:val="00353A6E"/>
    <w:rsid w:val="00354320"/>
    <w:rsid w:val="00354C1A"/>
    <w:rsid w:val="0035630E"/>
    <w:rsid w:val="003572E4"/>
    <w:rsid w:val="00357AC1"/>
    <w:rsid w:val="0036089A"/>
    <w:rsid w:val="00360B44"/>
    <w:rsid w:val="00362019"/>
    <w:rsid w:val="0036381E"/>
    <w:rsid w:val="0036464B"/>
    <w:rsid w:val="003649EA"/>
    <w:rsid w:val="003653FF"/>
    <w:rsid w:val="00365ECB"/>
    <w:rsid w:val="003664F1"/>
    <w:rsid w:val="003670E4"/>
    <w:rsid w:val="003723D9"/>
    <w:rsid w:val="00373FD7"/>
    <w:rsid w:val="0037512E"/>
    <w:rsid w:val="00377A68"/>
    <w:rsid w:val="00380476"/>
    <w:rsid w:val="00381A9E"/>
    <w:rsid w:val="00381C88"/>
    <w:rsid w:val="0038389B"/>
    <w:rsid w:val="00384BDC"/>
    <w:rsid w:val="00384D1E"/>
    <w:rsid w:val="00385CAD"/>
    <w:rsid w:val="00386081"/>
    <w:rsid w:val="00386C88"/>
    <w:rsid w:val="00387B37"/>
    <w:rsid w:val="0039132E"/>
    <w:rsid w:val="00391B02"/>
    <w:rsid w:val="00391C83"/>
    <w:rsid w:val="00392A5F"/>
    <w:rsid w:val="00393385"/>
    <w:rsid w:val="00393912"/>
    <w:rsid w:val="00394197"/>
    <w:rsid w:val="00394423"/>
    <w:rsid w:val="0039492C"/>
    <w:rsid w:val="00394A77"/>
    <w:rsid w:val="0039751B"/>
    <w:rsid w:val="003A23C3"/>
    <w:rsid w:val="003A3A3F"/>
    <w:rsid w:val="003A3DF2"/>
    <w:rsid w:val="003A4DA5"/>
    <w:rsid w:val="003A719E"/>
    <w:rsid w:val="003B0BAF"/>
    <w:rsid w:val="003B0DF1"/>
    <w:rsid w:val="003B214A"/>
    <w:rsid w:val="003B2BCB"/>
    <w:rsid w:val="003B4257"/>
    <w:rsid w:val="003B4543"/>
    <w:rsid w:val="003B496F"/>
    <w:rsid w:val="003B4F57"/>
    <w:rsid w:val="003B5AA4"/>
    <w:rsid w:val="003B60EB"/>
    <w:rsid w:val="003B6591"/>
    <w:rsid w:val="003B6714"/>
    <w:rsid w:val="003B6BEF"/>
    <w:rsid w:val="003B6E82"/>
    <w:rsid w:val="003B784F"/>
    <w:rsid w:val="003C0001"/>
    <w:rsid w:val="003C0909"/>
    <w:rsid w:val="003C0D6B"/>
    <w:rsid w:val="003C153C"/>
    <w:rsid w:val="003C1EB9"/>
    <w:rsid w:val="003C32A1"/>
    <w:rsid w:val="003C3886"/>
    <w:rsid w:val="003C4D69"/>
    <w:rsid w:val="003D394A"/>
    <w:rsid w:val="003D4C29"/>
    <w:rsid w:val="003D6280"/>
    <w:rsid w:val="003D6587"/>
    <w:rsid w:val="003E060B"/>
    <w:rsid w:val="003E0DB3"/>
    <w:rsid w:val="003E1F81"/>
    <w:rsid w:val="003E213C"/>
    <w:rsid w:val="003E43C8"/>
    <w:rsid w:val="003E4733"/>
    <w:rsid w:val="003E6E8C"/>
    <w:rsid w:val="003E7BB5"/>
    <w:rsid w:val="003F029F"/>
    <w:rsid w:val="003F22B3"/>
    <w:rsid w:val="003F4581"/>
    <w:rsid w:val="003F5EC1"/>
    <w:rsid w:val="00400938"/>
    <w:rsid w:val="00400D63"/>
    <w:rsid w:val="0040151C"/>
    <w:rsid w:val="004018CB"/>
    <w:rsid w:val="00402922"/>
    <w:rsid w:val="00402D6F"/>
    <w:rsid w:val="0040449F"/>
    <w:rsid w:val="00404DA8"/>
    <w:rsid w:val="004055C0"/>
    <w:rsid w:val="00407783"/>
    <w:rsid w:val="00407B68"/>
    <w:rsid w:val="0041155C"/>
    <w:rsid w:val="004115F7"/>
    <w:rsid w:val="004116D2"/>
    <w:rsid w:val="00411F19"/>
    <w:rsid w:val="004125DE"/>
    <w:rsid w:val="00413B5E"/>
    <w:rsid w:val="00414C7E"/>
    <w:rsid w:val="00415980"/>
    <w:rsid w:val="004161C9"/>
    <w:rsid w:val="00417354"/>
    <w:rsid w:val="004204E5"/>
    <w:rsid w:val="00421068"/>
    <w:rsid w:val="00421105"/>
    <w:rsid w:val="0042218D"/>
    <w:rsid w:val="004243A2"/>
    <w:rsid w:val="00424C6B"/>
    <w:rsid w:val="004258D7"/>
    <w:rsid w:val="004273F1"/>
    <w:rsid w:val="004331B4"/>
    <w:rsid w:val="00433EDB"/>
    <w:rsid w:val="004340D5"/>
    <w:rsid w:val="004344EB"/>
    <w:rsid w:val="00434598"/>
    <w:rsid w:val="0043479B"/>
    <w:rsid w:val="004350FA"/>
    <w:rsid w:val="0043757C"/>
    <w:rsid w:val="0043780C"/>
    <w:rsid w:val="00440599"/>
    <w:rsid w:val="00441B14"/>
    <w:rsid w:val="00442BEF"/>
    <w:rsid w:val="0044563F"/>
    <w:rsid w:val="00445D94"/>
    <w:rsid w:val="004475C0"/>
    <w:rsid w:val="0044771A"/>
    <w:rsid w:val="004508FE"/>
    <w:rsid w:val="00451549"/>
    <w:rsid w:val="00452179"/>
    <w:rsid w:val="004530DD"/>
    <w:rsid w:val="004530E4"/>
    <w:rsid w:val="00453709"/>
    <w:rsid w:val="00453D93"/>
    <w:rsid w:val="00455623"/>
    <w:rsid w:val="00456632"/>
    <w:rsid w:val="004566E5"/>
    <w:rsid w:val="00457A51"/>
    <w:rsid w:val="00460AD4"/>
    <w:rsid w:val="00461713"/>
    <w:rsid w:val="0046173B"/>
    <w:rsid w:val="004631F7"/>
    <w:rsid w:val="0046498A"/>
    <w:rsid w:val="00464C54"/>
    <w:rsid w:val="0046507E"/>
    <w:rsid w:val="00465E33"/>
    <w:rsid w:val="0046631F"/>
    <w:rsid w:val="004664CB"/>
    <w:rsid w:val="00466D5F"/>
    <w:rsid w:val="00467F6E"/>
    <w:rsid w:val="004703BD"/>
    <w:rsid w:val="00470619"/>
    <w:rsid w:val="004717CE"/>
    <w:rsid w:val="00473066"/>
    <w:rsid w:val="00473A34"/>
    <w:rsid w:val="00474BAB"/>
    <w:rsid w:val="00475674"/>
    <w:rsid w:val="0047597D"/>
    <w:rsid w:val="00476FC9"/>
    <w:rsid w:val="00476FD1"/>
    <w:rsid w:val="004773C9"/>
    <w:rsid w:val="00477A87"/>
    <w:rsid w:val="00480AE7"/>
    <w:rsid w:val="004811A8"/>
    <w:rsid w:val="004817FA"/>
    <w:rsid w:val="00481ADE"/>
    <w:rsid w:val="004835CF"/>
    <w:rsid w:val="00485D14"/>
    <w:rsid w:val="004873B6"/>
    <w:rsid w:val="00487E60"/>
    <w:rsid w:val="00490EB4"/>
    <w:rsid w:val="0049177A"/>
    <w:rsid w:val="004926F3"/>
    <w:rsid w:val="004930FE"/>
    <w:rsid w:val="004933FE"/>
    <w:rsid w:val="0049494F"/>
    <w:rsid w:val="004960EA"/>
    <w:rsid w:val="004A0060"/>
    <w:rsid w:val="004A1538"/>
    <w:rsid w:val="004A2847"/>
    <w:rsid w:val="004A39AD"/>
    <w:rsid w:val="004A469F"/>
    <w:rsid w:val="004A5074"/>
    <w:rsid w:val="004A5369"/>
    <w:rsid w:val="004A63B9"/>
    <w:rsid w:val="004A68C3"/>
    <w:rsid w:val="004A6C97"/>
    <w:rsid w:val="004A7EC4"/>
    <w:rsid w:val="004B02D5"/>
    <w:rsid w:val="004B1D5A"/>
    <w:rsid w:val="004B1D6B"/>
    <w:rsid w:val="004B2FFF"/>
    <w:rsid w:val="004B374F"/>
    <w:rsid w:val="004B3808"/>
    <w:rsid w:val="004B3A3B"/>
    <w:rsid w:val="004B4502"/>
    <w:rsid w:val="004B4A30"/>
    <w:rsid w:val="004B6375"/>
    <w:rsid w:val="004B654D"/>
    <w:rsid w:val="004C02E8"/>
    <w:rsid w:val="004C1040"/>
    <w:rsid w:val="004C165E"/>
    <w:rsid w:val="004C2CEE"/>
    <w:rsid w:val="004C3449"/>
    <w:rsid w:val="004C44A6"/>
    <w:rsid w:val="004C4C80"/>
    <w:rsid w:val="004C546E"/>
    <w:rsid w:val="004D0817"/>
    <w:rsid w:val="004D1754"/>
    <w:rsid w:val="004D206A"/>
    <w:rsid w:val="004D273F"/>
    <w:rsid w:val="004D2BCA"/>
    <w:rsid w:val="004D3747"/>
    <w:rsid w:val="004D411F"/>
    <w:rsid w:val="004D6279"/>
    <w:rsid w:val="004D62AC"/>
    <w:rsid w:val="004D74DC"/>
    <w:rsid w:val="004E008C"/>
    <w:rsid w:val="004E27A9"/>
    <w:rsid w:val="004E3A74"/>
    <w:rsid w:val="004E461D"/>
    <w:rsid w:val="004E591D"/>
    <w:rsid w:val="004E5CD1"/>
    <w:rsid w:val="004E69CB"/>
    <w:rsid w:val="004E72FD"/>
    <w:rsid w:val="004E75ED"/>
    <w:rsid w:val="004F1CAB"/>
    <w:rsid w:val="004F1CE2"/>
    <w:rsid w:val="004F2FDD"/>
    <w:rsid w:val="004F361B"/>
    <w:rsid w:val="004F3FD7"/>
    <w:rsid w:val="004F404D"/>
    <w:rsid w:val="004F60F9"/>
    <w:rsid w:val="004F7FD8"/>
    <w:rsid w:val="00500952"/>
    <w:rsid w:val="005025EB"/>
    <w:rsid w:val="005028B3"/>
    <w:rsid w:val="00504124"/>
    <w:rsid w:val="00504171"/>
    <w:rsid w:val="00506AF4"/>
    <w:rsid w:val="00506D19"/>
    <w:rsid w:val="0051013D"/>
    <w:rsid w:val="00511176"/>
    <w:rsid w:val="00511306"/>
    <w:rsid w:val="00511FC1"/>
    <w:rsid w:val="005130C5"/>
    <w:rsid w:val="005135F3"/>
    <w:rsid w:val="00515A1A"/>
    <w:rsid w:val="00517C94"/>
    <w:rsid w:val="00520468"/>
    <w:rsid w:val="00522A97"/>
    <w:rsid w:val="0052436F"/>
    <w:rsid w:val="00525CFC"/>
    <w:rsid w:val="0053029A"/>
    <w:rsid w:val="0053237F"/>
    <w:rsid w:val="00532941"/>
    <w:rsid w:val="00534B47"/>
    <w:rsid w:val="00534D44"/>
    <w:rsid w:val="00537184"/>
    <w:rsid w:val="00537676"/>
    <w:rsid w:val="005376F7"/>
    <w:rsid w:val="005378E9"/>
    <w:rsid w:val="00541914"/>
    <w:rsid w:val="005426EF"/>
    <w:rsid w:val="00544156"/>
    <w:rsid w:val="005450E2"/>
    <w:rsid w:val="00545E85"/>
    <w:rsid w:val="00545E92"/>
    <w:rsid w:val="00545F08"/>
    <w:rsid w:val="005469C6"/>
    <w:rsid w:val="005520EF"/>
    <w:rsid w:val="0055284D"/>
    <w:rsid w:val="00552FEA"/>
    <w:rsid w:val="00553A6D"/>
    <w:rsid w:val="00555D5B"/>
    <w:rsid w:val="00555DCE"/>
    <w:rsid w:val="005570F9"/>
    <w:rsid w:val="005573B5"/>
    <w:rsid w:val="005604F3"/>
    <w:rsid w:val="005612F0"/>
    <w:rsid w:val="0056225E"/>
    <w:rsid w:val="00562461"/>
    <w:rsid w:val="0056316D"/>
    <w:rsid w:val="0056369A"/>
    <w:rsid w:val="005639CE"/>
    <w:rsid w:val="00564D34"/>
    <w:rsid w:val="00564D58"/>
    <w:rsid w:val="005651D6"/>
    <w:rsid w:val="00565836"/>
    <w:rsid w:val="00565921"/>
    <w:rsid w:val="00565B41"/>
    <w:rsid w:val="005668A8"/>
    <w:rsid w:val="005674CC"/>
    <w:rsid w:val="00567BA7"/>
    <w:rsid w:val="00567E9C"/>
    <w:rsid w:val="00573FBF"/>
    <w:rsid w:val="005742B2"/>
    <w:rsid w:val="0057621B"/>
    <w:rsid w:val="00576746"/>
    <w:rsid w:val="00576EFD"/>
    <w:rsid w:val="005773A8"/>
    <w:rsid w:val="00577BB1"/>
    <w:rsid w:val="00577D56"/>
    <w:rsid w:val="00577DE0"/>
    <w:rsid w:val="00582277"/>
    <w:rsid w:val="00584D8F"/>
    <w:rsid w:val="005861BC"/>
    <w:rsid w:val="005866BD"/>
    <w:rsid w:val="005866ED"/>
    <w:rsid w:val="00586DA1"/>
    <w:rsid w:val="005872C8"/>
    <w:rsid w:val="005872FC"/>
    <w:rsid w:val="0058788E"/>
    <w:rsid w:val="00590032"/>
    <w:rsid w:val="005902F2"/>
    <w:rsid w:val="005918BD"/>
    <w:rsid w:val="00592119"/>
    <w:rsid w:val="00592638"/>
    <w:rsid w:val="00592BE6"/>
    <w:rsid w:val="0059341A"/>
    <w:rsid w:val="00593EAA"/>
    <w:rsid w:val="0059482A"/>
    <w:rsid w:val="0059499B"/>
    <w:rsid w:val="0059624C"/>
    <w:rsid w:val="005A0464"/>
    <w:rsid w:val="005A07C4"/>
    <w:rsid w:val="005A20BA"/>
    <w:rsid w:val="005A2E60"/>
    <w:rsid w:val="005A76F0"/>
    <w:rsid w:val="005B03DF"/>
    <w:rsid w:val="005B0742"/>
    <w:rsid w:val="005B1C97"/>
    <w:rsid w:val="005B1D45"/>
    <w:rsid w:val="005B2FA0"/>
    <w:rsid w:val="005B469F"/>
    <w:rsid w:val="005B5156"/>
    <w:rsid w:val="005B5C70"/>
    <w:rsid w:val="005B6397"/>
    <w:rsid w:val="005B67C9"/>
    <w:rsid w:val="005B6A1B"/>
    <w:rsid w:val="005B7C1A"/>
    <w:rsid w:val="005C0164"/>
    <w:rsid w:val="005C0A96"/>
    <w:rsid w:val="005C14B4"/>
    <w:rsid w:val="005C17CB"/>
    <w:rsid w:val="005C2851"/>
    <w:rsid w:val="005C3CBC"/>
    <w:rsid w:val="005C4D6B"/>
    <w:rsid w:val="005C6D9A"/>
    <w:rsid w:val="005C7411"/>
    <w:rsid w:val="005C7E19"/>
    <w:rsid w:val="005D1CB6"/>
    <w:rsid w:val="005D22AA"/>
    <w:rsid w:val="005D244E"/>
    <w:rsid w:val="005D5156"/>
    <w:rsid w:val="005D5B83"/>
    <w:rsid w:val="005D5D35"/>
    <w:rsid w:val="005E05E1"/>
    <w:rsid w:val="005E11FA"/>
    <w:rsid w:val="005E3C3F"/>
    <w:rsid w:val="005E4F95"/>
    <w:rsid w:val="005E68ED"/>
    <w:rsid w:val="005F06A5"/>
    <w:rsid w:val="005F0F34"/>
    <w:rsid w:val="005F1013"/>
    <w:rsid w:val="005F321E"/>
    <w:rsid w:val="005F4447"/>
    <w:rsid w:val="005F50AC"/>
    <w:rsid w:val="005F75C8"/>
    <w:rsid w:val="00601585"/>
    <w:rsid w:val="00601BA9"/>
    <w:rsid w:val="00602D21"/>
    <w:rsid w:val="00603617"/>
    <w:rsid w:val="00604288"/>
    <w:rsid w:val="00604A42"/>
    <w:rsid w:val="00605E6F"/>
    <w:rsid w:val="00606037"/>
    <w:rsid w:val="00610C00"/>
    <w:rsid w:val="006112BC"/>
    <w:rsid w:val="00611D70"/>
    <w:rsid w:val="00611ED8"/>
    <w:rsid w:val="00612029"/>
    <w:rsid w:val="0061227B"/>
    <w:rsid w:val="006124E6"/>
    <w:rsid w:val="006125CA"/>
    <w:rsid w:val="00614B7D"/>
    <w:rsid w:val="00614D92"/>
    <w:rsid w:val="00615328"/>
    <w:rsid w:val="0061632E"/>
    <w:rsid w:val="00617238"/>
    <w:rsid w:val="0061733E"/>
    <w:rsid w:val="006177C5"/>
    <w:rsid w:val="006209EE"/>
    <w:rsid w:val="00620AA6"/>
    <w:rsid w:val="00621BB6"/>
    <w:rsid w:val="00623236"/>
    <w:rsid w:val="00624902"/>
    <w:rsid w:val="00625BF6"/>
    <w:rsid w:val="0062759F"/>
    <w:rsid w:val="006277F6"/>
    <w:rsid w:val="006309C4"/>
    <w:rsid w:val="006324AC"/>
    <w:rsid w:val="00632D82"/>
    <w:rsid w:val="00634E87"/>
    <w:rsid w:val="00635195"/>
    <w:rsid w:val="0063646E"/>
    <w:rsid w:val="006370F9"/>
    <w:rsid w:val="006412F8"/>
    <w:rsid w:val="00641AF0"/>
    <w:rsid w:val="00641FFF"/>
    <w:rsid w:val="00642A09"/>
    <w:rsid w:val="00643A32"/>
    <w:rsid w:val="006441C9"/>
    <w:rsid w:val="006445F8"/>
    <w:rsid w:val="00644978"/>
    <w:rsid w:val="0064630A"/>
    <w:rsid w:val="00650609"/>
    <w:rsid w:val="00652128"/>
    <w:rsid w:val="00652AC7"/>
    <w:rsid w:val="00653DB5"/>
    <w:rsid w:val="00654669"/>
    <w:rsid w:val="006559F1"/>
    <w:rsid w:val="00656CF3"/>
    <w:rsid w:val="006630ED"/>
    <w:rsid w:val="006632B6"/>
    <w:rsid w:val="006633AD"/>
    <w:rsid w:val="00665B8F"/>
    <w:rsid w:val="0066664E"/>
    <w:rsid w:val="006704B7"/>
    <w:rsid w:val="00673416"/>
    <w:rsid w:val="0067689E"/>
    <w:rsid w:val="0067703F"/>
    <w:rsid w:val="00677A01"/>
    <w:rsid w:val="00681657"/>
    <w:rsid w:val="00681718"/>
    <w:rsid w:val="006825A7"/>
    <w:rsid w:val="00684488"/>
    <w:rsid w:val="00690402"/>
    <w:rsid w:val="00691371"/>
    <w:rsid w:val="0069176C"/>
    <w:rsid w:val="006934E5"/>
    <w:rsid w:val="006939C1"/>
    <w:rsid w:val="00694B9C"/>
    <w:rsid w:val="006959B5"/>
    <w:rsid w:val="0069659E"/>
    <w:rsid w:val="00696DE7"/>
    <w:rsid w:val="006970AF"/>
    <w:rsid w:val="00697F11"/>
    <w:rsid w:val="006A11DC"/>
    <w:rsid w:val="006A2340"/>
    <w:rsid w:val="006A5B04"/>
    <w:rsid w:val="006A63D8"/>
    <w:rsid w:val="006A677D"/>
    <w:rsid w:val="006A7793"/>
    <w:rsid w:val="006B04D0"/>
    <w:rsid w:val="006B25B3"/>
    <w:rsid w:val="006B277C"/>
    <w:rsid w:val="006B2CBD"/>
    <w:rsid w:val="006B3776"/>
    <w:rsid w:val="006B4F92"/>
    <w:rsid w:val="006B55AC"/>
    <w:rsid w:val="006B7721"/>
    <w:rsid w:val="006C06A0"/>
    <w:rsid w:val="006C147D"/>
    <w:rsid w:val="006C26C3"/>
    <w:rsid w:val="006C3DA1"/>
    <w:rsid w:val="006C41B5"/>
    <w:rsid w:val="006C50E6"/>
    <w:rsid w:val="006C70DC"/>
    <w:rsid w:val="006C7A80"/>
    <w:rsid w:val="006D0249"/>
    <w:rsid w:val="006D11D8"/>
    <w:rsid w:val="006D1A4D"/>
    <w:rsid w:val="006D29DE"/>
    <w:rsid w:val="006D3FE2"/>
    <w:rsid w:val="006D5AA9"/>
    <w:rsid w:val="006D61DA"/>
    <w:rsid w:val="006D62B8"/>
    <w:rsid w:val="006D68AA"/>
    <w:rsid w:val="006D6F45"/>
    <w:rsid w:val="006E0BAB"/>
    <w:rsid w:val="006E0C5E"/>
    <w:rsid w:val="006E0E6B"/>
    <w:rsid w:val="006E202B"/>
    <w:rsid w:val="006E34E7"/>
    <w:rsid w:val="006E3DFC"/>
    <w:rsid w:val="006E4523"/>
    <w:rsid w:val="006E585E"/>
    <w:rsid w:val="006E58C4"/>
    <w:rsid w:val="006E5AD1"/>
    <w:rsid w:val="006E6ADB"/>
    <w:rsid w:val="006E6D0B"/>
    <w:rsid w:val="006E6E0D"/>
    <w:rsid w:val="006E70EA"/>
    <w:rsid w:val="006E7432"/>
    <w:rsid w:val="006E7853"/>
    <w:rsid w:val="006F07EC"/>
    <w:rsid w:val="006F12E4"/>
    <w:rsid w:val="006F1D0B"/>
    <w:rsid w:val="006F21C2"/>
    <w:rsid w:val="006F25A2"/>
    <w:rsid w:val="006F348A"/>
    <w:rsid w:val="006F382C"/>
    <w:rsid w:val="006F3E63"/>
    <w:rsid w:val="006F4CA6"/>
    <w:rsid w:val="006F59ED"/>
    <w:rsid w:val="006F6073"/>
    <w:rsid w:val="006F78C7"/>
    <w:rsid w:val="00702978"/>
    <w:rsid w:val="0070334E"/>
    <w:rsid w:val="00704498"/>
    <w:rsid w:val="00704ACF"/>
    <w:rsid w:val="00706154"/>
    <w:rsid w:val="00706545"/>
    <w:rsid w:val="00706BDB"/>
    <w:rsid w:val="00706C63"/>
    <w:rsid w:val="00707714"/>
    <w:rsid w:val="00707E3F"/>
    <w:rsid w:val="0071242A"/>
    <w:rsid w:val="00712E39"/>
    <w:rsid w:val="0071370F"/>
    <w:rsid w:val="0071406C"/>
    <w:rsid w:val="00714DCB"/>
    <w:rsid w:val="007155A4"/>
    <w:rsid w:val="00715F58"/>
    <w:rsid w:val="00716D2A"/>
    <w:rsid w:val="0071773E"/>
    <w:rsid w:val="00717EE0"/>
    <w:rsid w:val="0072070F"/>
    <w:rsid w:val="0072097F"/>
    <w:rsid w:val="0072142C"/>
    <w:rsid w:val="00722AD9"/>
    <w:rsid w:val="007232A6"/>
    <w:rsid w:val="00723927"/>
    <w:rsid w:val="00724B83"/>
    <w:rsid w:val="0072545A"/>
    <w:rsid w:val="00725584"/>
    <w:rsid w:val="00725C10"/>
    <w:rsid w:val="00725C59"/>
    <w:rsid w:val="00726222"/>
    <w:rsid w:val="0073048E"/>
    <w:rsid w:val="007342D2"/>
    <w:rsid w:val="0073479E"/>
    <w:rsid w:val="00734951"/>
    <w:rsid w:val="00734FDB"/>
    <w:rsid w:val="00735626"/>
    <w:rsid w:val="00737C06"/>
    <w:rsid w:val="00744393"/>
    <w:rsid w:val="00744AE6"/>
    <w:rsid w:val="007452E2"/>
    <w:rsid w:val="007462A2"/>
    <w:rsid w:val="007471B0"/>
    <w:rsid w:val="00753DAA"/>
    <w:rsid w:val="00754259"/>
    <w:rsid w:val="00754E6C"/>
    <w:rsid w:val="0075546D"/>
    <w:rsid w:val="00757D69"/>
    <w:rsid w:val="00760E3A"/>
    <w:rsid w:val="00760FE6"/>
    <w:rsid w:val="007613B9"/>
    <w:rsid w:val="007613D4"/>
    <w:rsid w:val="00761F77"/>
    <w:rsid w:val="00763760"/>
    <w:rsid w:val="00765400"/>
    <w:rsid w:val="007657EB"/>
    <w:rsid w:val="00765D19"/>
    <w:rsid w:val="00766A54"/>
    <w:rsid w:val="00766E22"/>
    <w:rsid w:val="007671B3"/>
    <w:rsid w:val="0076751F"/>
    <w:rsid w:val="00767823"/>
    <w:rsid w:val="0077066D"/>
    <w:rsid w:val="00770A91"/>
    <w:rsid w:val="00771AD0"/>
    <w:rsid w:val="00772531"/>
    <w:rsid w:val="00773692"/>
    <w:rsid w:val="00775081"/>
    <w:rsid w:val="007751D3"/>
    <w:rsid w:val="00777BFD"/>
    <w:rsid w:val="007802A8"/>
    <w:rsid w:val="00780D25"/>
    <w:rsid w:val="0078122B"/>
    <w:rsid w:val="007814E0"/>
    <w:rsid w:val="00783586"/>
    <w:rsid w:val="00784546"/>
    <w:rsid w:val="007846F4"/>
    <w:rsid w:val="0078487A"/>
    <w:rsid w:val="007852FE"/>
    <w:rsid w:val="00786AD0"/>
    <w:rsid w:val="00791168"/>
    <w:rsid w:val="007911C9"/>
    <w:rsid w:val="0079171F"/>
    <w:rsid w:val="00791CA8"/>
    <w:rsid w:val="0079291D"/>
    <w:rsid w:val="00792E89"/>
    <w:rsid w:val="00793E0B"/>
    <w:rsid w:val="00794755"/>
    <w:rsid w:val="00795E96"/>
    <w:rsid w:val="00797805"/>
    <w:rsid w:val="00797F02"/>
    <w:rsid w:val="007A2B05"/>
    <w:rsid w:val="007A2B2A"/>
    <w:rsid w:val="007A3713"/>
    <w:rsid w:val="007A3C23"/>
    <w:rsid w:val="007A61E2"/>
    <w:rsid w:val="007A6467"/>
    <w:rsid w:val="007A652A"/>
    <w:rsid w:val="007B06B2"/>
    <w:rsid w:val="007B2B86"/>
    <w:rsid w:val="007B2F5A"/>
    <w:rsid w:val="007B3AFF"/>
    <w:rsid w:val="007B3CD8"/>
    <w:rsid w:val="007B5183"/>
    <w:rsid w:val="007B551D"/>
    <w:rsid w:val="007B651A"/>
    <w:rsid w:val="007B6AC2"/>
    <w:rsid w:val="007B7697"/>
    <w:rsid w:val="007B7B7F"/>
    <w:rsid w:val="007C13B4"/>
    <w:rsid w:val="007C221D"/>
    <w:rsid w:val="007C4524"/>
    <w:rsid w:val="007C4D69"/>
    <w:rsid w:val="007C65D3"/>
    <w:rsid w:val="007C7B72"/>
    <w:rsid w:val="007D43E9"/>
    <w:rsid w:val="007E0218"/>
    <w:rsid w:val="007E021F"/>
    <w:rsid w:val="007E031A"/>
    <w:rsid w:val="007E13E7"/>
    <w:rsid w:val="007E30DC"/>
    <w:rsid w:val="007E7367"/>
    <w:rsid w:val="007F05EF"/>
    <w:rsid w:val="007F0FAC"/>
    <w:rsid w:val="007F1359"/>
    <w:rsid w:val="007F2345"/>
    <w:rsid w:val="007F2E1E"/>
    <w:rsid w:val="007F3A36"/>
    <w:rsid w:val="007F5135"/>
    <w:rsid w:val="007F54F2"/>
    <w:rsid w:val="007F5532"/>
    <w:rsid w:val="007F5797"/>
    <w:rsid w:val="007F5916"/>
    <w:rsid w:val="007F604F"/>
    <w:rsid w:val="007F6689"/>
    <w:rsid w:val="007F765A"/>
    <w:rsid w:val="00800663"/>
    <w:rsid w:val="00800B92"/>
    <w:rsid w:val="008016FA"/>
    <w:rsid w:val="00801D40"/>
    <w:rsid w:val="00802C27"/>
    <w:rsid w:val="008038BB"/>
    <w:rsid w:val="00803D84"/>
    <w:rsid w:val="00806254"/>
    <w:rsid w:val="00806259"/>
    <w:rsid w:val="008064F7"/>
    <w:rsid w:val="00807D3D"/>
    <w:rsid w:val="00807D8E"/>
    <w:rsid w:val="00812868"/>
    <w:rsid w:val="0081393F"/>
    <w:rsid w:val="00813F4B"/>
    <w:rsid w:val="008163B7"/>
    <w:rsid w:val="008166AA"/>
    <w:rsid w:val="00816829"/>
    <w:rsid w:val="0081699D"/>
    <w:rsid w:val="008174C7"/>
    <w:rsid w:val="00817BAA"/>
    <w:rsid w:val="00820615"/>
    <w:rsid w:val="0082136F"/>
    <w:rsid w:val="00821A52"/>
    <w:rsid w:val="00821C43"/>
    <w:rsid w:val="00821CA7"/>
    <w:rsid w:val="0082372D"/>
    <w:rsid w:val="00824738"/>
    <w:rsid w:val="00830695"/>
    <w:rsid w:val="00833C6C"/>
    <w:rsid w:val="00835BC8"/>
    <w:rsid w:val="00835BFF"/>
    <w:rsid w:val="008369F4"/>
    <w:rsid w:val="0083705D"/>
    <w:rsid w:val="00837653"/>
    <w:rsid w:val="008410F8"/>
    <w:rsid w:val="00841B48"/>
    <w:rsid w:val="008421AA"/>
    <w:rsid w:val="00843126"/>
    <w:rsid w:val="00843A73"/>
    <w:rsid w:val="0084585A"/>
    <w:rsid w:val="00845970"/>
    <w:rsid w:val="008510DB"/>
    <w:rsid w:val="008513E0"/>
    <w:rsid w:val="00852228"/>
    <w:rsid w:val="008525A3"/>
    <w:rsid w:val="008559F5"/>
    <w:rsid w:val="00856C5D"/>
    <w:rsid w:val="0086062E"/>
    <w:rsid w:val="00860CFB"/>
    <w:rsid w:val="0086410F"/>
    <w:rsid w:val="00864A9D"/>
    <w:rsid w:val="00866226"/>
    <w:rsid w:val="008662AD"/>
    <w:rsid w:val="008669E9"/>
    <w:rsid w:val="00867712"/>
    <w:rsid w:val="008711C1"/>
    <w:rsid w:val="00872432"/>
    <w:rsid w:val="008748D0"/>
    <w:rsid w:val="00874C25"/>
    <w:rsid w:val="00874C67"/>
    <w:rsid w:val="00877AE9"/>
    <w:rsid w:val="00880190"/>
    <w:rsid w:val="008807C6"/>
    <w:rsid w:val="00881129"/>
    <w:rsid w:val="00881664"/>
    <w:rsid w:val="00881856"/>
    <w:rsid w:val="00882810"/>
    <w:rsid w:val="008829B0"/>
    <w:rsid w:val="00882C94"/>
    <w:rsid w:val="00885D24"/>
    <w:rsid w:val="008860F2"/>
    <w:rsid w:val="008906DB"/>
    <w:rsid w:val="00890BDE"/>
    <w:rsid w:val="00891073"/>
    <w:rsid w:val="008912A2"/>
    <w:rsid w:val="0089237F"/>
    <w:rsid w:val="00892EB3"/>
    <w:rsid w:val="0089325A"/>
    <w:rsid w:val="008939CE"/>
    <w:rsid w:val="00894A80"/>
    <w:rsid w:val="00896DC2"/>
    <w:rsid w:val="00897C35"/>
    <w:rsid w:val="008A031D"/>
    <w:rsid w:val="008A0818"/>
    <w:rsid w:val="008A142D"/>
    <w:rsid w:val="008A287F"/>
    <w:rsid w:val="008A2A47"/>
    <w:rsid w:val="008A36F4"/>
    <w:rsid w:val="008A3E97"/>
    <w:rsid w:val="008A48DB"/>
    <w:rsid w:val="008A5089"/>
    <w:rsid w:val="008A63AB"/>
    <w:rsid w:val="008A6465"/>
    <w:rsid w:val="008A6C6B"/>
    <w:rsid w:val="008A6E03"/>
    <w:rsid w:val="008B3934"/>
    <w:rsid w:val="008B4941"/>
    <w:rsid w:val="008B54BC"/>
    <w:rsid w:val="008B60BA"/>
    <w:rsid w:val="008B7DDD"/>
    <w:rsid w:val="008C025D"/>
    <w:rsid w:val="008C1D2F"/>
    <w:rsid w:val="008C4931"/>
    <w:rsid w:val="008C4B74"/>
    <w:rsid w:val="008C5A61"/>
    <w:rsid w:val="008C706E"/>
    <w:rsid w:val="008C7C85"/>
    <w:rsid w:val="008D1344"/>
    <w:rsid w:val="008D16D9"/>
    <w:rsid w:val="008D2E91"/>
    <w:rsid w:val="008D4C2D"/>
    <w:rsid w:val="008D58BB"/>
    <w:rsid w:val="008D58FB"/>
    <w:rsid w:val="008D5D97"/>
    <w:rsid w:val="008D62D2"/>
    <w:rsid w:val="008D6B6B"/>
    <w:rsid w:val="008D6D4F"/>
    <w:rsid w:val="008D7A20"/>
    <w:rsid w:val="008D7ED7"/>
    <w:rsid w:val="008E2E93"/>
    <w:rsid w:val="008E41EF"/>
    <w:rsid w:val="008E4728"/>
    <w:rsid w:val="008E637A"/>
    <w:rsid w:val="008E764E"/>
    <w:rsid w:val="008F16FF"/>
    <w:rsid w:val="008F465B"/>
    <w:rsid w:val="008F4745"/>
    <w:rsid w:val="008F5EFD"/>
    <w:rsid w:val="008F7C0F"/>
    <w:rsid w:val="008F7D99"/>
    <w:rsid w:val="008F7DA5"/>
    <w:rsid w:val="00903420"/>
    <w:rsid w:val="00904B6C"/>
    <w:rsid w:val="00906223"/>
    <w:rsid w:val="009069BE"/>
    <w:rsid w:val="00907632"/>
    <w:rsid w:val="009100EF"/>
    <w:rsid w:val="00910AF9"/>
    <w:rsid w:val="00910BC9"/>
    <w:rsid w:val="00911EE8"/>
    <w:rsid w:val="009134D8"/>
    <w:rsid w:val="00913589"/>
    <w:rsid w:val="00913C15"/>
    <w:rsid w:val="0091462A"/>
    <w:rsid w:val="009156EA"/>
    <w:rsid w:val="00916EB7"/>
    <w:rsid w:val="009207F1"/>
    <w:rsid w:val="0092194B"/>
    <w:rsid w:val="00921C13"/>
    <w:rsid w:val="00922A69"/>
    <w:rsid w:val="0092345D"/>
    <w:rsid w:val="0092526A"/>
    <w:rsid w:val="009255C7"/>
    <w:rsid w:val="009257FE"/>
    <w:rsid w:val="00925FBE"/>
    <w:rsid w:val="0092675D"/>
    <w:rsid w:val="009277C7"/>
    <w:rsid w:val="00931835"/>
    <w:rsid w:val="0093208D"/>
    <w:rsid w:val="00932BD5"/>
    <w:rsid w:val="00933A9A"/>
    <w:rsid w:val="00933E82"/>
    <w:rsid w:val="00934D53"/>
    <w:rsid w:val="00935167"/>
    <w:rsid w:val="00936733"/>
    <w:rsid w:val="00937AF1"/>
    <w:rsid w:val="009428BE"/>
    <w:rsid w:val="00943F5B"/>
    <w:rsid w:val="009455A0"/>
    <w:rsid w:val="00945B9D"/>
    <w:rsid w:val="009465AD"/>
    <w:rsid w:val="00946B38"/>
    <w:rsid w:val="009509FF"/>
    <w:rsid w:val="00950C48"/>
    <w:rsid w:val="00953A07"/>
    <w:rsid w:val="009541C4"/>
    <w:rsid w:val="009544FB"/>
    <w:rsid w:val="00954635"/>
    <w:rsid w:val="009546CB"/>
    <w:rsid w:val="00954871"/>
    <w:rsid w:val="009558FF"/>
    <w:rsid w:val="00956D29"/>
    <w:rsid w:val="009570B0"/>
    <w:rsid w:val="009604D5"/>
    <w:rsid w:val="00960AF2"/>
    <w:rsid w:val="00962945"/>
    <w:rsid w:val="009629F0"/>
    <w:rsid w:val="009634AA"/>
    <w:rsid w:val="00963B19"/>
    <w:rsid w:val="00963D3F"/>
    <w:rsid w:val="00964975"/>
    <w:rsid w:val="00964BD6"/>
    <w:rsid w:val="00964D25"/>
    <w:rsid w:val="00964E6A"/>
    <w:rsid w:val="00966EC2"/>
    <w:rsid w:val="00967C68"/>
    <w:rsid w:val="00970F73"/>
    <w:rsid w:val="00971022"/>
    <w:rsid w:val="009715E6"/>
    <w:rsid w:val="00971DDB"/>
    <w:rsid w:val="009725F7"/>
    <w:rsid w:val="00972F65"/>
    <w:rsid w:val="00973308"/>
    <w:rsid w:val="00973BB6"/>
    <w:rsid w:val="00975D69"/>
    <w:rsid w:val="0098017B"/>
    <w:rsid w:val="00981319"/>
    <w:rsid w:val="0098603C"/>
    <w:rsid w:val="009861E6"/>
    <w:rsid w:val="00986A66"/>
    <w:rsid w:val="00987583"/>
    <w:rsid w:val="009924E9"/>
    <w:rsid w:val="00992A76"/>
    <w:rsid w:val="00992E34"/>
    <w:rsid w:val="00996091"/>
    <w:rsid w:val="00996AD4"/>
    <w:rsid w:val="009978A5"/>
    <w:rsid w:val="00997E15"/>
    <w:rsid w:val="009A1890"/>
    <w:rsid w:val="009A1BE3"/>
    <w:rsid w:val="009A475F"/>
    <w:rsid w:val="009A75F1"/>
    <w:rsid w:val="009B11D1"/>
    <w:rsid w:val="009B1ED1"/>
    <w:rsid w:val="009B1F4E"/>
    <w:rsid w:val="009B275D"/>
    <w:rsid w:val="009B2F32"/>
    <w:rsid w:val="009B399D"/>
    <w:rsid w:val="009B42AA"/>
    <w:rsid w:val="009B509E"/>
    <w:rsid w:val="009B52E7"/>
    <w:rsid w:val="009B5317"/>
    <w:rsid w:val="009B600D"/>
    <w:rsid w:val="009B60EF"/>
    <w:rsid w:val="009B65AE"/>
    <w:rsid w:val="009B6A35"/>
    <w:rsid w:val="009C118F"/>
    <w:rsid w:val="009C267E"/>
    <w:rsid w:val="009C3641"/>
    <w:rsid w:val="009C3DB9"/>
    <w:rsid w:val="009C4D03"/>
    <w:rsid w:val="009C5488"/>
    <w:rsid w:val="009C5745"/>
    <w:rsid w:val="009C58E0"/>
    <w:rsid w:val="009C72C2"/>
    <w:rsid w:val="009C75C8"/>
    <w:rsid w:val="009D16DD"/>
    <w:rsid w:val="009D1BEF"/>
    <w:rsid w:val="009D20AE"/>
    <w:rsid w:val="009D46B7"/>
    <w:rsid w:val="009D529E"/>
    <w:rsid w:val="009D5647"/>
    <w:rsid w:val="009D5B4B"/>
    <w:rsid w:val="009D615B"/>
    <w:rsid w:val="009D7307"/>
    <w:rsid w:val="009D7D47"/>
    <w:rsid w:val="009E02EB"/>
    <w:rsid w:val="009E25B4"/>
    <w:rsid w:val="009E450A"/>
    <w:rsid w:val="009E504C"/>
    <w:rsid w:val="009E5196"/>
    <w:rsid w:val="009F197F"/>
    <w:rsid w:val="009F2DEE"/>
    <w:rsid w:val="009F3128"/>
    <w:rsid w:val="009F377D"/>
    <w:rsid w:val="009F5FAD"/>
    <w:rsid w:val="009F6B5E"/>
    <w:rsid w:val="00A0061C"/>
    <w:rsid w:val="00A01E9E"/>
    <w:rsid w:val="00A0361C"/>
    <w:rsid w:val="00A04432"/>
    <w:rsid w:val="00A04968"/>
    <w:rsid w:val="00A076F3"/>
    <w:rsid w:val="00A10491"/>
    <w:rsid w:val="00A10552"/>
    <w:rsid w:val="00A11860"/>
    <w:rsid w:val="00A137B9"/>
    <w:rsid w:val="00A13ED9"/>
    <w:rsid w:val="00A13FEF"/>
    <w:rsid w:val="00A14627"/>
    <w:rsid w:val="00A17972"/>
    <w:rsid w:val="00A17E6D"/>
    <w:rsid w:val="00A203A1"/>
    <w:rsid w:val="00A21338"/>
    <w:rsid w:val="00A22028"/>
    <w:rsid w:val="00A22940"/>
    <w:rsid w:val="00A22964"/>
    <w:rsid w:val="00A23AAC"/>
    <w:rsid w:val="00A2458B"/>
    <w:rsid w:val="00A24BBA"/>
    <w:rsid w:val="00A252DB"/>
    <w:rsid w:val="00A256A5"/>
    <w:rsid w:val="00A25BFD"/>
    <w:rsid w:val="00A26916"/>
    <w:rsid w:val="00A27056"/>
    <w:rsid w:val="00A3089D"/>
    <w:rsid w:val="00A319F6"/>
    <w:rsid w:val="00A35211"/>
    <w:rsid w:val="00A35647"/>
    <w:rsid w:val="00A407FD"/>
    <w:rsid w:val="00A41359"/>
    <w:rsid w:val="00A4395E"/>
    <w:rsid w:val="00A43C02"/>
    <w:rsid w:val="00A4520B"/>
    <w:rsid w:val="00A4651F"/>
    <w:rsid w:val="00A46BF1"/>
    <w:rsid w:val="00A46F07"/>
    <w:rsid w:val="00A509B8"/>
    <w:rsid w:val="00A52393"/>
    <w:rsid w:val="00A52486"/>
    <w:rsid w:val="00A53CD7"/>
    <w:rsid w:val="00A54142"/>
    <w:rsid w:val="00A54CCE"/>
    <w:rsid w:val="00A54D53"/>
    <w:rsid w:val="00A55A47"/>
    <w:rsid w:val="00A55BF6"/>
    <w:rsid w:val="00A56493"/>
    <w:rsid w:val="00A57D16"/>
    <w:rsid w:val="00A6000F"/>
    <w:rsid w:val="00A6017C"/>
    <w:rsid w:val="00A6117A"/>
    <w:rsid w:val="00A62D0E"/>
    <w:rsid w:val="00A62F97"/>
    <w:rsid w:val="00A65808"/>
    <w:rsid w:val="00A6623F"/>
    <w:rsid w:val="00A718C6"/>
    <w:rsid w:val="00A71C40"/>
    <w:rsid w:val="00A72C90"/>
    <w:rsid w:val="00A73337"/>
    <w:rsid w:val="00A740DA"/>
    <w:rsid w:val="00A7502F"/>
    <w:rsid w:val="00A75D38"/>
    <w:rsid w:val="00A76EC0"/>
    <w:rsid w:val="00A76F66"/>
    <w:rsid w:val="00A77996"/>
    <w:rsid w:val="00A80B45"/>
    <w:rsid w:val="00A811DF"/>
    <w:rsid w:val="00A817BA"/>
    <w:rsid w:val="00A8195E"/>
    <w:rsid w:val="00A821FD"/>
    <w:rsid w:val="00A833D2"/>
    <w:rsid w:val="00A83448"/>
    <w:rsid w:val="00A8345C"/>
    <w:rsid w:val="00A83E0D"/>
    <w:rsid w:val="00A84441"/>
    <w:rsid w:val="00A869F6"/>
    <w:rsid w:val="00A87A63"/>
    <w:rsid w:val="00A87EFB"/>
    <w:rsid w:val="00A9014D"/>
    <w:rsid w:val="00A90313"/>
    <w:rsid w:val="00A90A4A"/>
    <w:rsid w:val="00A91EED"/>
    <w:rsid w:val="00A922ED"/>
    <w:rsid w:val="00A92BD2"/>
    <w:rsid w:val="00A95645"/>
    <w:rsid w:val="00A958FE"/>
    <w:rsid w:val="00A95B9E"/>
    <w:rsid w:val="00A978A1"/>
    <w:rsid w:val="00AA0329"/>
    <w:rsid w:val="00AA1780"/>
    <w:rsid w:val="00AA1CCE"/>
    <w:rsid w:val="00AA22F0"/>
    <w:rsid w:val="00AA2BC9"/>
    <w:rsid w:val="00AA2F95"/>
    <w:rsid w:val="00AA30BB"/>
    <w:rsid w:val="00AA3B09"/>
    <w:rsid w:val="00AA4B2F"/>
    <w:rsid w:val="00AA56CE"/>
    <w:rsid w:val="00AA5EC2"/>
    <w:rsid w:val="00AB2E9E"/>
    <w:rsid w:val="00AB2EF0"/>
    <w:rsid w:val="00AB2FE3"/>
    <w:rsid w:val="00AB3E0F"/>
    <w:rsid w:val="00AB4FD9"/>
    <w:rsid w:val="00AB66EA"/>
    <w:rsid w:val="00AB7395"/>
    <w:rsid w:val="00AC1F08"/>
    <w:rsid w:val="00AC24A5"/>
    <w:rsid w:val="00AC3981"/>
    <w:rsid w:val="00AC49BC"/>
    <w:rsid w:val="00AC55DD"/>
    <w:rsid w:val="00AC5BF7"/>
    <w:rsid w:val="00AC6A7C"/>
    <w:rsid w:val="00AC73A1"/>
    <w:rsid w:val="00AC746F"/>
    <w:rsid w:val="00AD1414"/>
    <w:rsid w:val="00AD18BF"/>
    <w:rsid w:val="00AD28C9"/>
    <w:rsid w:val="00AD2DD2"/>
    <w:rsid w:val="00AD31CC"/>
    <w:rsid w:val="00AD701D"/>
    <w:rsid w:val="00AD7FF9"/>
    <w:rsid w:val="00AE177B"/>
    <w:rsid w:val="00AE1964"/>
    <w:rsid w:val="00AE2237"/>
    <w:rsid w:val="00AE341C"/>
    <w:rsid w:val="00AE56C4"/>
    <w:rsid w:val="00AE6A16"/>
    <w:rsid w:val="00AF0DAC"/>
    <w:rsid w:val="00AF1874"/>
    <w:rsid w:val="00AF2554"/>
    <w:rsid w:val="00AF2FDD"/>
    <w:rsid w:val="00AF44BC"/>
    <w:rsid w:val="00AF4AD6"/>
    <w:rsid w:val="00AF552B"/>
    <w:rsid w:val="00AF5E8C"/>
    <w:rsid w:val="00AF60A5"/>
    <w:rsid w:val="00AF623D"/>
    <w:rsid w:val="00AF7681"/>
    <w:rsid w:val="00AF7AC2"/>
    <w:rsid w:val="00B025C4"/>
    <w:rsid w:val="00B06547"/>
    <w:rsid w:val="00B0669F"/>
    <w:rsid w:val="00B07000"/>
    <w:rsid w:val="00B11556"/>
    <w:rsid w:val="00B128A3"/>
    <w:rsid w:val="00B133D1"/>
    <w:rsid w:val="00B1603E"/>
    <w:rsid w:val="00B16FD1"/>
    <w:rsid w:val="00B204AC"/>
    <w:rsid w:val="00B214C5"/>
    <w:rsid w:val="00B21AE5"/>
    <w:rsid w:val="00B221E7"/>
    <w:rsid w:val="00B22C84"/>
    <w:rsid w:val="00B233D4"/>
    <w:rsid w:val="00B23634"/>
    <w:rsid w:val="00B24486"/>
    <w:rsid w:val="00B244F9"/>
    <w:rsid w:val="00B24D59"/>
    <w:rsid w:val="00B25270"/>
    <w:rsid w:val="00B26C55"/>
    <w:rsid w:val="00B26F9B"/>
    <w:rsid w:val="00B2712F"/>
    <w:rsid w:val="00B27741"/>
    <w:rsid w:val="00B27B5D"/>
    <w:rsid w:val="00B27E5A"/>
    <w:rsid w:val="00B304B4"/>
    <w:rsid w:val="00B305D2"/>
    <w:rsid w:val="00B31D5F"/>
    <w:rsid w:val="00B32EFF"/>
    <w:rsid w:val="00B3345C"/>
    <w:rsid w:val="00B34047"/>
    <w:rsid w:val="00B34BC1"/>
    <w:rsid w:val="00B34D22"/>
    <w:rsid w:val="00B3504F"/>
    <w:rsid w:val="00B35118"/>
    <w:rsid w:val="00B35C46"/>
    <w:rsid w:val="00B368B6"/>
    <w:rsid w:val="00B41144"/>
    <w:rsid w:val="00B41306"/>
    <w:rsid w:val="00B42ED5"/>
    <w:rsid w:val="00B438E6"/>
    <w:rsid w:val="00B45F2D"/>
    <w:rsid w:val="00B46096"/>
    <w:rsid w:val="00B461EC"/>
    <w:rsid w:val="00B465AF"/>
    <w:rsid w:val="00B46AD5"/>
    <w:rsid w:val="00B478EE"/>
    <w:rsid w:val="00B51B1A"/>
    <w:rsid w:val="00B539D8"/>
    <w:rsid w:val="00B53CC1"/>
    <w:rsid w:val="00B54F5A"/>
    <w:rsid w:val="00B55DB1"/>
    <w:rsid w:val="00B56226"/>
    <w:rsid w:val="00B56D4E"/>
    <w:rsid w:val="00B57279"/>
    <w:rsid w:val="00B576CF"/>
    <w:rsid w:val="00B60E7C"/>
    <w:rsid w:val="00B62D3F"/>
    <w:rsid w:val="00B6403F"/>
    <w:rsid w:val="00B6502E"/>
    <w:rsid w:val="00B650EB"/>
    <w:rsid w:val="00B66775"/>
    <w:rsid w:val="00B66895"/>
    <w:rsid w:val="00B66B49"/>
    <w:rsid w:val="00B6704E"/>
    <w:rsid w:val="00B6759A"/>
    <w:rsid w:val="00B67B01"/>
    <w:rsid w:val="00B67C7C"/>
    <w:rsid w:val="00B70782"/>
    <w:rsid w:val="00B7166D"/>
    <w:rsid w:val="00B802D5"/>
    <w:rsid w:val="00B84440"/>
    <w:rsid w:val="00B85AF6"/>
    <w:rsid w:val="00B85B28"/>
    <w:rsid w:val="00B861F5"/>
    <w:rsid w:val="00B86970"/>
    <w:rsid w:val="00B86D7A"/>
    <w:rsid w:val="00B86FF0"/>
    <w:rsid w:val="00B9130F"/>
    <w:rsid w:val="00B91368"/>
    <w:rsid w:val="00B91584"/>
    <w:rsid w:val="00B9292A"/>
    <w:rsid w:val="00B932BE"/>
    <w:rsid w:val="00B940C7"/>
    <w:rsid w:val="00B951CD"/>
    <w:rsid w:val="00B9615E"/>
    <w:rsid w:val="00B96681"/>
    <w:rsid w:val="00B96C91"/>
    <w:rsid w:val="00BA01B0"/>
    <w:rsid w:val="00BA38EF"/>
    <w:rsid w:val="00BA3E10"/>
    <w:rsid w:val="00BA5550"/>
    <w:rsid w:val="00BA72D3"/>
    <w:rsid w:val="00BA766C"/>
    <w:rsid w:val="00BA7E41"/>
    <w:rsid w:val="00BB06A1"/>
    <w:rsid w:val="00BB1F78"/>
    <w:rsid w:val="00BB30BA"/>
    <w:rsid w:val="00BB36A2"/>
    <w:rsid w:val="00BB4232"/>
    <w:rsid w:val="00BB4B3A"/>
    <w:rsid w:val="00BB4FF2"/>
    <w:rsid w:val="00BB5047"/>
    <w:rsid w:val="00BB54F9"/>
    <w:rsid w:val="00BB5F35"/>
    <w:rsid w:val="00BB6109"/>
    <w:rsid w:val="00BB6B7A"/>
    <w:rsid w:val="00BB6E7F"/>
    <w:rsid w:val="00BB739D"/>
    <w:rsid w:val="00BB7524"/>
    <w:rsid w:val="00BC06EB"/>
    <w:rsid w:val="00BC109F"/>
    <w:rsid w:val="00BC242F"/>
    <w:rsid w:val="00BC264B"/>
    <w:rsid w:val="00BC35EF"/>
    <w:rsid w:val="00BC4DF1"/>
    <w:rsid w:val="00BC5573"/>
    <w:rsid w:val="00BC655C"/>
    <w:rsid w:val="00BD02E6"/>
    <w:rsid w:val="00BD1383"/>
    <w:rsid w:val="00BD3722"/>
    <w:rsid w:val="00BD3778"/>
    <w:rsid w:val="00BD45FA"/>
    <w:rsid w:val="00BD7179"/>
    <w:rsid w:val="00BD7B85"/>
    <w:rsid w:val="00BE0B51"/>
    <w:rsid w:val="00BE0CD3"/>
    <w:rsid w:val="00BE13F4"/>
    <w:rsid w:val="00BE1974"/>
    <w:rsid w:val="00BE1A2A"/>
    <w:rsid w:val="00BE28E0"/>
    <w:rsid w:val="00BE3A40"/>
    <w:rsid w:val="00BE3C72"/>
    <w:rsid w:val="00BE50E6"/>
    <w:rsid w:val="00BE53B4"/>
    <w:rsid w:val="00BE5840"/>
    <w:rsid w:val="00BE6487"/>
    <w:rsid w:val="00BE6766"/>
    <w:rsid w:val="00BE6A78"/>
    <w:rsid w:val="00BE6B38"/>
    <w:rsid w:val="00BE6C90"/>
    <w:rsid w:val="00BE7C5B"/>
    <w:rsid w:val="00BE7F76"/>
    <w:rsid w:val="00BF0FC8"/>
    <w:rsid w:val="00BF3FD9"/>
    <w:rsid w:val="00BF4BC3"/>
    <w:rsid w:val="00BF5E95"/>
    <w:rsid w:val="00BF6B19"/>
    <w:rsid w:val="00BF75C7"/>
    <w:rsid w:val="00C0051D"/>
    <w:rsid w:val="00C0115C"/>
    <w:rsid w:val="00C02149"/>
    <w:rsid w:val="00C02EE3"/>
    <w:rsid w:val="00C0323F"/>
    <w:rsid w:val="00C04B90"/>
    <w:rsid w:val="00C0501F"/>
    <w:rsid w:val="00C125D1"/>
    <w:rsid w:val="00C12A3F"/>
    <w:rsid w:val="00C130D9"/>
    <w:rsid w:val="00C1347B"/>
    <w:rsid w:val="00C134EC"/>
    <w:rsid w:val="00C13D9B"/>
    <w:rsid w:val="00C14611"/>
    <w:rsid w:val="00C14660"/>
    <w:rsid w:val="00C1470A"/>
    <w:rsid w:val="00C15568"/>
    <w:rsid w:val="00C163B5"/>
    <w:rsid w:val="00C16760"/>
    <w:rsid w:val="00C16C83"/>
    <w:rsid w:val="00C17F03"/>
    <w:rsid w:val="00C21B70"/>
    <w:rsid w:val="00C229BB"/>
    <w:rsid w:val="00C22E65"/>
    <w:rsid w:val="00C23D9A"/>
    <w:rsid w:val="00C241F4"/>
    <w:rsid w:val="00C24822"/>
    <w:rsid w:val="00C25541"/>
    <w:rsid w:val="00C25C40"/>
    <w:rsid w:val="00C25CEC"/>
    <w:rsid w:val="00C30533"/>
    <w:rsid w:val="00C30C5D"/>
    <w:rsid w:val="00C30CAA"/>
    <w:rsid w:val="00C313B8"/>
    <w:rsid w:val="00C32943"/>
    <w:rsid w:val="00C33FFB"/>
    <w:rsid w:val="00C34DB2"/>
    <w:rsid w:val="00C35148"/>
    <w:rsid w:val="00C36F42"/>
    <w:rsid w:val="00C37144"/>
    <w:rsid w:val="00C4447B"/>
    <w:rsid w:val="00C47FA5"/>
    <w:rsid w:val="00C52535"/>
    <w:rsid w:val="00C52698"/>
    <w:rsid w:val="00C53889"/>
    <w:rsid w:val="00C54121"/>
    <w:rsid w:val="00C563E6"/>
    <w:rsid w:val="00C56688"/>
    <w:rsid w:val="00C57CDC"/>
    <w:rsid w:val="00C60085"/>
    <w:rsid w:val="00C60453"/>
    <w:rsid w:val="00C60D59"/>
    <w:rsid w:val="00C62D73"/>
    <w:rsid w:val="00C62D97"/>
    <w:rsid w:val="00C63E79"/>
    <w:rsid w:val="00C6417B"/>
    <w:rsid w:val="00C641C2"/>
    <w:rsid w:val="00C646B4"/>
    <w:rsid w:val="00C6640B"/>
    <w:rsid w:val="00C66D47"/>
    <w:rsid w:val="00C708B9"/>
    <w:rsid w:val="00C71065"/>
    <w:rsid w:val="00C714DB"/>
    <w:rsid w:val="00C7166F"/>
    <w:rsid w:val="00C71ED7"/>
    <w:rsid w:val="00C72519"/>
    <w:rsid w:val="00C72ADA"/>
    <w:rsid w:val="00C76EA7"/>
    <w:rsid w:val="00C77AA5"/>
    <w:rsid w:val="00C77B93"/>
    <w:rsid w:val="00C77FA7"/>
    <w:rsid w:val="00C808A2"/>
    <w:rsid w:val="00C80B03"/>
    <w:rsid w:val="00C837D4"/>
    <w:rsid w:val="00C846EA"/>
    <w:rsid w:val="00C866BF"/>
    <w:rsid w:val="00C86A4C"/>
    <w:rsid w:val="00C8794B"/>
    <w:rsid w:val="00C87DEE"/>
    <w:rsid w:val="00C91B2D"/>
    <w:rsid w:val="00C94A67"/>
    <w:rsid w:val="00C950B8"/>
    <w:rsid w:val="00C9555C"/>
    <w:rsid w:val="00C956EE"/>
    <w:rsid w:val="00C96D25"/>
    <w:rsid w:val="00CA0C4E"/>
    <w:rsid w:val="00CA1E5A"/>
    <w:rsid w:val="00CA3288"/>
    <w:rsid w:val="00CA4EFD"/>
    <w:rsid w:val="00CA5250"/>
    <w:rsid w:val="00CA6179"/>
    <w:rsid w:val="00CA6F93"/>
    <w:rsid w:val="00CA785E"/>
    <w:rsid w:val="00CB331E"/>
    <w:rsid w:val="00CB3D19"/>
    <w:rsid w:val="00CB4962"/>
    <w:rsid w:val="00CB4CD7"/>
    <w:rsid w:val="00CB57D1"/>
    <w:rsid w:val="00CB584B"/>
    <w:rsid w:val="00CB655B"/>
    <w:rsid w:val="00CB7689"/>
    <w:rsid w:val="00CC0927"/>
    <w:rsid w:val="00CC3025"/>
    <w:rsid w:val="00CC3184"/>
    <w:rsid w:val="00CC3195"/>
    <w:rsid w:val="00CC4555"/>
    <w:rsid w:val="00CC4725"/>
    <w:rsid w:val="00CC4896"/>
    <w:rsid w:val="00CD1B3F"/>
    <w:rsid w:val="00CD1BCC"/>
    <w:rsid w:val="00CD33D6"/>
    <w:rsid w:val="00CD777C"/>
    <w:rsid w:val="00CD7B70"/>
    <w:rsid w:val="00CE1D68"/>
    <w:rsid w:val="00CE1DCB"/>
    <w:rsid w:val="00CE289F"/>
    <w:rsid w:val="00CE3481"/>
    <w:rsid w:val="00CE3BE6"/>
    <w:rsid w:val="00CE3E2E"/>
    <w:rsid w:val="00CE4106"/>
    <w:rsid w:val="00CE56F0"/>
    <w:rsid w:val="00CE5F9E"/>
    <w:rsid w:val="00CF0CFC"/>
    <w:rsid w:val="00CF138F"/>
    <w:rsid w:val="00CF28DF"/>
    <w:rsid w:val="00CF297C"/>
    <w:rsid w:val="00CF318B"/>
    <w:rsid w:val="00CF32EB"/>
    <w:rsid w:val="00CF46E8"/>
    <w:rsid w:val="00CF4B43"/>
    <w:rsid w:val="00CF4F45"/>
    <w:rsid w:val="00CF5F29"/>
    <w:rsid w:val="00CF73D8"/>
    <w:rsid w:val="00D00F5D"/>
    <w:rsid w:val="00D02922"/>
    <w:rsid w:val="00D038DF"/>
    <w:rsid w:val="00D03948"/>
    <w:rsid w:val="00D03A28"/>
    <w:rsid w:val="00D046FB"/>
    <w:rsid w:val="00D0474A"/>
    <w:rsid w:val="00D04AD1"/>
    <w:rsid w:val="00D0607B"/>
    <w:rsid w:val="00D06AEF"/>
    <w:rsid w:val="00D06CDA"/>
    <w:rsid w:val="00D075DC"/>
    <w:rsid w:val="00D10034"/>
    <w:rsid w:val="00D11282"/>
    <w:rsid w:val="00D114F2"/>
    <w:rsid w:val="00D117B9"/>
    <w:rsid w:val="00D13B58"/>
    <w:rsid w:val="00D13B5F"/>
    <w:rsid w:val="00D13BFF"/>
    <w:rsid w:val="00D15C51"/>
    <w:rsid w:val="00D15C80"/>
    <w:rsid w:val="00D16DC4"/>
    <w:rsid w:val="00D211A0"/>
    <w:rsid w:val="00D215E6"/>
    <w:rsid w:val="00D232E3"/>
    <w:rsid w:val="00D23B2A"/>
    <w:rsid w:val="00D241C2"/>
    <w:rsid w:val="00D24DC4"/>
    <w:rsid w:val="00D257CC"/>
    <w:rsid w:val="00D277AA"/>
    <w:rsid w:val="00D27F19"/>
    <w:rsid w:val="00D312BA"/>
    <w:rsid w:val="00D3138B"/>
    <w:rsid w:val="00D31B63"/>
    <w:rsid w:val="00D33D76"/>
    <w:rsid w:val="00D34505"/>
    <w:rsid w:val="00D349E0"/>
    <w:rsid w:val="00D34C22"/>
    <w:rsid w:val="00D361AE"/>
    <w:rsid w:val="00D37EB9"/>
    <w:rsid w:val="00D40EE9"/>
    <w:rsid w:val="00D41F63"/>
    <w:rsid w:val="00D42725"/>
    <w:rsid w:val="00D42A31"/>
    <w:rsid w:val="00D435B3"/>
    <w:rsid w:val="00D44595"/>
    <w:rsid w:val="00D44B32"/>
    <w:rsid w:val="00D50F7E"/>
    <w:rsid w:val="00D511EB"/>
    <w:rsid w:val="00D51760"/>
    <w:rsid w:val="00D5204F"/>
    <w:rsid w:val="00D53EFC"/>
    <w:rsid w:val="00D5413B"/>
    <w:rsid w:val="00D551FB"/>
    <w:rsid w:val="00D55A8C"/>
    <w:rsid w:val="00D55DF6"/>
    <w:rsid w:val="00D56CDF"/>
    <w:rsid w:val="00D578EC"/>
    <w:rsid w:val="00D57972"/>
    <w:rsid w:val="00D60040"/>
    <w:rsid w:val="00D60C12"/>
    <w:rsid w:val="00D61489"/>
    <w:rsid w:val="00D61E42"/>
    <w:rsid w:val="00D63463"/>
    <w:rsid w:val="00D636BB"/>
    <w:rsid w:val="00D63948"/>
    <w:rsid w:val="00D64CF4"/>
    <w:rsid w:val="00D65212"/>
    <w:rsid w:val="00D656EB"/>
    <w:rsid w:val="00D65ADA"/>
    <w:rsid w:val="00D65B33"/>
    <w:rsid w:val="00D65D3F"/>
    <w:rsid w:val="00D67971"/>
    <w:rsid w:val="00D67E0B"/>
    <w:rsid w:val="00D7104C"/>
    <w:rsid w:val="00D72846"/>
    <w:rsid w:val="00D72BED"/>
    <w:rsid w:val="00D72E27"/>
    <w:rsid w:val="00D7364D"/>
    <w:rsid w:val="00D73BA0"/>
    <w:rsid w:val="00D7437C"/>
    <w:rsid w:val="00D746A3"/>
    <w:rsid w:val="00D74BA2"/>
    <w:rsid w:val="00D74F62"/>
    <w:rsid w:val="00D75325"/>
    <w:rsid w:val="00D763D8"/>
    <w:rsid w:val="00D82B3B"/>
    <w:rsid w:val="00D834F4"/>
    <w:rsid w:val="00D83ACB"/>
    <w:rsid w:val="00D83B75"/>
    <w:rsid w:val="00D83CBE"/>
    <w:rsid w:val="00D84009"/>
    <w:rsid w:val="00D845A7"/>
    <w:rsid w:val="00D8629D"/>
    <w:rsid w:val="00D869E4"/>
    <w:rsid w:val="00D8714D"/>
    <w:rsid w:val="00D905B6"/>
    <w:rsid w:val="00D910AD"/>
    <w:rsid w:val="00D92672"/>
    <w:rsid w:val="00D92926"/>
    <w:rsid w:val="00D92A88"/>
    <w:rsid w:val="00D937F6"/>
    <w:rsid w:val="00D94AB5"/>
    <w:rsid w:val="00D97444"/>
    <w:rsid w:val="00DA178A"/>
    <w:rsid w:val="00DA1FC5"/>
    <w:rsid w:val="00DA363C"/>
    <w:rsid w:val="00DA3685"/>
    <w:rsid w:val="00DA5F0A"/>
    <w:rsid w:val="00DA6C08"/>
    <w:rsid w:val="00DA7A56"/>
    <w:rsid w:val="00DA7B06"/>
    <w:rsid w:val="00DB02FB"/>
    <w:rsid w:val="00DB0E48"/>
    <w:rsid w:val="00DB1F30"/>
    <w:rsid w:val="00DB2D88"/>
    <w:rsid w:val="00DB3130"/>
    <w:rsid w:val="00DB4B8F"/>
    <w:rsid w:val="00DB65EC"/>
    <w:rsid w:val="00DB7D92"/>
    <w:rsid w:val="00DB7F7E"/>
    <w:rsid w:val="00DC0C92"/>
    <w:rsid w:val="00DC1680"/>
    <w:rsid w:val="00DC1C08"/>
    <w:rsid w:val="00DC2F92"/>
    <w:rsid w:val="00DC34FB"/>
    <w:rsid w:val="00DC3654"/>
    <w:rsid w:val="00DC40BE"/>
    <w:rsid w:val="00DC4352"/>
    <w:rsid w:val="00DC47A8"/>
    <w:rsid w:val="00DC4BCF"/>
    <w:rsid w:val="00DC63B6"/>
    <w:rsid w:val="00DC6E15"/>
    <w:rsid w:val="00DC6E3A"/>
    <w:rsid w:val="00DC768F"/>
    <w:rsid w:val="00DD146F"/>
    <w:rsid w:val="00DD1C1B"/>
    <w:rsid w:val="00DD7599"/>
    <w:rsid w:val="00DE001B"/>
    <w:rsid w:val="00DE0D8E"/>
    <w:rsid w:val="00DE0E53"/>
    <w:rsid w:val="00DE1E11"/>
    <w:rsid w:val="00DE1EA3"/>
    <w:rsid w:val="00DE1F74"/>
    <w:rsid w:val="00DE21EC"/>
    <w:rsid w:val="00DE2636"/>
    <w:rsid w:val="00DE4035"/>
    <w:rsid w:val="00DF1059"/>
    <w:rsid w:val="00DF1484"/>
    <w:rsid w:val="00DF2592"/>
    <w:rsid w:val="00DF4A95"/>
    <w:rsid w:val="00DF5EE3"/>
    <w:rsid w:val="00DF5F10"/>
    <w:rsid w:val="00DF62BA"/>
    <w:rsid w:val="00DF665C"/>
    <w:rsid w:val="00DF682F"/>
    <w:rsid w:val="00DF7E18"/>
    <w:rsid w:val="00E002DD"/>
    <w:rsid w:val="00E0047E"/>
    <w:rsid w:val="00E033FB"/>
    <w:rsid w:val="00E03995"/>
    <w:rsid w:val="00E03C89"/>
    <w:rsid w:val="00E03CD3"/>
    <w:rsid w:val="00E0405F"/>
    <w:rsid w:val="00E0772F"/>
    <w:rsid w:val="00E10E0F"/>
    <w:rsid w:val="00E10E5A"/>
    <w:rsid w:val="00E110D3"/>
    <w:rsid w:val="00E115D4"/>
    <w:rsid w:val="00E11ABD"/>
    <w:rsid w:val="00E144A3"/>
    <w:rsid w:val="00E14713"/>
    <w:rsid w:val="00E1504C"/>
    <w:rsid w:val="00E16C74"/>
    <w:rsid w:val="00E175C5"/>
    <w:rsid w:val="00E17CDC"/>
    <w:rsid w:val="00E202D9"/>
    <w:rsid w:val="00E20480"/>
    <w:rsid w:val="00E22614"/>
    <w:rsid w:val="00E228F7"/>
    <w:rsid w:val="00E22B6A"/>
    <w:rsid w:val="00E23198"/>
    <w:rsid w:val="00E23271"/>
    <w:rsid w:val="00E24970"/>
    <w:rsid w:val="00E24B8E"/>
    <w:rsid w:val="00E26342"/>
    <w:rsid w:val="00E27031"/>
    <w:rsid w:val="00E27B34"/>
    <w:rsid w:val="00E27F2F"/>
    <w:rsid w:val="00E3083C"/>
    <w:rsid w:val="00E30DF9"/>
    <w:rsid w:val="00E310D9"/>
    <w:rsid w:val="00E315FB"/>
    <w:rsid w:val="00E32D18"/>
    <w:rsid w:val="00E33674"/>
    <w:rsid w:val="00E337E1"/>
    <w:rsid w:val="00E34465"/>
    <w:rsid w:val="00E34FC6"/>
    <w:rsid w:val="00E367B6"/>
    <w:rsid w:val="00E370E5"/>
    <w:rsid w:val="00E372B0"/>
    <w:rsid w:val="00E40247"/>
    <w:rsid w:val="00E41E51"/>
    <w:rsid w:val="00E42E99"/>
    <w:rsid w:val="00E45865"/>
    <w:rsid w:val="00E46483"/>
    <w:rsid w:val="00E46600"/>
    <w:rsid w:val="00E47802"/>
    <w:rsid w:val="00E47DBC"/>
    <w:rsid w:val="00E50A81"/>
    <w:rsid w:val="00E51337"/>
    <w:rsid w:val="00E5284B"/>
    <w:rsid w:val="00E54F6E"/>
    <w:rsid w:val="00E54F7B"/>
    <w:rsid w:val="00E60B9F"/>
    <w:rsid w:val="00E610FC"/>
    <w:rsid w:val="00E618D1"/>
    <w:rsid w:val="00E62060"/>
    <w:rsid w:val="00E6228B"/>
    <w:rsid w:val="00E6294E"/>
    <w:rsid w:val="00E62B00"/>
    <w:rsid w:val="00E634B0"/>
    <w:rsid w:val="00E642BC"/>
    <w:rsid w:val="00E650A0"/>
    <w:rsid w:val="00E65AEC"/>
    <w:rsid w:val="00E666BC"/>
    <w:rsid w:val="00E67466"/>
    <w:rsid w:val="00E71235"/>
    <w:rsid w:val="00E71310"/>
    <w:rsid w:val="00E71D20"/>
    <w:rsid w:val="00E722D4"/>
    <w:rsid w:val="00E72ED4"/>
    <w:rsid w:val="00E74B48"/>
    <w:rsid w:val="00E7655A"/>
    <w:rsid w:val="00E776E4"/>
    <w:rsid w:val="00E803FE"/>
    <w:rsid w:val="00E80686"/>
    <w:rsid w:val="00E80BC8"/>
    <w:rsid w:val="00E819F1"/>
    <w:rsid w:val="00E827DA"/>
    <w:rsid w:val="00E851C7"/>
    <w:rsid w:val="00E85B65"/>
    <w:rsid w:val="00E909F5"/>
    <w:rsid w:val="00E912A6"/>
    <w:rsid w:val="00E91385"/>
    <w:rsid w:val="00E9207F"/>
    <w:rsid w:val="00E9239A"/>
    <w:rsid w:val="00E93E57"/>
    <w:rsid w:val="00E94C7C"/>
    <w:rsid w:val="00E95082"/>
    <w:rsid w:val="00E9529D"/>
    <w:rsid w:val="00E9559B"/>
    <w:rsid w:val="00E95C08"/>
    <w:rsid w:val="00E97949"/>
    <w:rsid w:val="00EA1274"/>
    <w:rsid w:val="00EA167A"/>
    <w:rsid w:val="00EA21F1"/>
    <w:rsid w:val="00EA373A"/>
    <w:rsid w:val="00EA5E28"/>
    <w:rsid w:val="00EA7170"/>
    <w:rsid w:val="00EA74CA"/>
    <w:rsid w:val="00EB02E8"/>
    <w:rsid w:val="00EB2CA2"/>
    <w:rsid w:val="00EB2ED6"/>
    <w:rsid w:val="00EB2F43"/>
    <w:rsid w:val="00EB3D43"/>
    <w:rsid w:val="00EB3E5C"/>
    <w:rsid w:val="00EB3FE7"/>
    <w:rsid w:val="00EB5045"/>
    <w:rsid w:val="00EB7CD1"/>
    <w:rsid w:val="00EB7F8E"/>
    <w:rsid w:val="00EC004F"/>
    <w:rsid w:val="00EC07C7"/>
    <w:rsid w:val="00EC4DA6"/>
    <w:rsid w:val="00EC559F"/>
    <w:rsid w:val="00EC6F25"/>
    <w:rsid w:val="00EC78B3"/>
    <w:rsid w:val="00ED0384"/>
    <w:rsid w:val="00ED09FF"/>
    <w:rsid w:val="00ED1766"/>
    <w:rsid w:val="00ED3EB5"/>
    <w:rsid w:val="00ED7523"/>
    <w:rsid w:val="00ED78D3"/>
    <w:rsid w:val="00ED7C00"/>
    <w:rsid w:val="00EE0CA6"/>
    <w:rsid w:val="00EE1590"/>
    <w:rsid w:val="00EE196B"/>
    <w:rsid w:val="00EE40BC"/>
    <w:rsid w:val="00EE473F"/>
    <w:rsid w:val="00EE50EA"/>
    <w:rsid w:val="00EE67A4"/>
    <w:rsid w:val="00EE7E4F"/>
    <w:rsid w:val="00EF047D"/>
    <w:rsid w:val="00EF0AFA"/>
    <w:rsid w:val="00EF0C40"/>
    <w:rsid w:val="00EF0DEC"/>
    <w:rsid w:val="00EF117B"/>
    <w:rsid w:val="00EF1E22"/>
    <w:rsid w:val="00EF4283"/>
    <w:rsid w:val="00EF429C"/>
    <w:rsid w:val="00EF4585"/>
    <w:rsid w:val="00EF4FB4"/>
    <w:rsid w:val="00EF58F0"/>
    <w:rsid w:val="00EF5D2C"/>
    <w:rsid w:val="00EF6AD5"/>
    <w:rsid w:val="00EF7797"/>
    <w:rsid w:val="00EF7D30"/>
    <w:rsid w:val="00F00A6B"/>
    <w:rsid w:val="00F01757"/>
    <w:rsid w:val="00F01B41"/>
    <w:rsid w:val="00F01C29"/>
    <w:rsid w:val="00F022F6"/>
    <w:rsid w:val="00F0238C"/>
    <w:rsid w:val="00F0322A"/>
    <w:rsid w:val="00F0448C"/>
    <w:rsid w:val="00F04AEE"/>
    <w:rsid w:val="00F0534A"/>
    <w:rsid w:val="00F064A9"/>
    <w:rsid w:val="00F06B28"/>
    <w:rsid w:val="00F110C1"/>
    <w:rsid w:val="00F11CCD"/>
    <w:rsid w:val="00F1252C"/>
    <w:rsid w:val="00F147B2"/>
    <w:rsid w:val="00F16B40"/>
    <w:rsid w:val="00F17B1A"/>
    <w:rsid w:val="00F2170A"/>
    <w:rsid w:val="00F22585"/>
    <w:rsid w:val="00F23B8D"/>
    <w:rsid w:val="00F23C3A"/>
    <w:rsid w:val="00F250A7"/>
    <w:rsid w:val="00F25917"/>
    <w:rsid w:val="00F31435"/>
    <w:rsid w:val="00F31E70"/>
    <w:rsid w:val="00F32E7F"/>
    <w:rsid w:val="00F33911"/>
    <w:rsid w:val="00F33B5C"/>
    <w:rsid w:val="00F37812"/>
    <w:rsid w:val="00F418B0"/>
    <w:rsid w:val="00F43484"/>
    <w:rsid w:val="00F44160"/>
    <w:rsid w:val="00F455D8"/>
    <w:rsid w:val="00F45D72"/>
    <w:rsid w:val="00F50DD1"/>
    <w:rsid w:val="00F52D66"/>
    <w:rsid w:val="00F5304D"/>
    <w:rsid w:val="00F53B44"/>
    <w:rsid w:val="00F5488B"/>
    <w:rsid w:val="00F551C6"/>
    <w:rsid w:val="00F557A4"/>
    <w:rsid w:val="00F55A45"/>
    <w:rsid w:val="00F55F5E"/>
    <w:rsid w:val="00F56521"/>
    <w:rsid w:val="00F56EE5"/>
    <w:rsid w:val="00F571CA"/>
    <w:rsid w:val="00F61880"/>
    <w:rsid w:val="00F62012"/>
    <w:rsid w:val="00F62450"/>
    <w:rsid w:val="00F636D9"/>
    <w:rsid w:val="00F64873"/>
    <w:rsid w:val="00F64E7E"/>
    <w:rsid w:val="00F652A9"/>
    <w:rsid w:val="00F653C8"/>
    <w:rsid w:val="00F66D1B"/>
    <w:rsid w:val="00F71592"/>
    <w:rsid w:val="00F718EF"/>
    <w:rsid w:val="00F722A7"/>
    <w:rsid w:val="00F72E79"/>
    <w:rsid w:val="00F7368F"/>
    <w:rsid w:val="00F73868"/>
    <w:rsid w:val="00F73CE1"/>
    <w:rsid w:val="00F76061"/>
    <w:rsid w:val="00F77449"/>
    <w:rsid w:val="00F77EF3"/>
    <w:rsid w:val="00F81E14"/>
    <w:rsid w:val="00F842CB"/>
    <w:rsid w:val="00F84E0B"/>
    <w:rsid w:val="00F84E39"/>
    <w:rsid w:val="00F904A9"/>
    <w:rsid w:val="00F91740"/>
    <w:rsid w:val="00F92934"/>
    <w:rsid w:val="00F9363C"/>
    <w:rsid w:val="00F937F7"/>
    <w:rsid w:val="00F93CBB"/>
    <w:rsid w:val="00F93E34"/>
    <w:rsid w:val="00F95A18"/>
    <w:rsid w:val="00F965BA"/>
    <w:rsid w:val="00FA063A"/>
    <w:rsid w:val="00FA1DFC"/>
    <w:rsid w:val="00FA2809"/>
    <w:rsid w:val="00FA2B3B"/>
    <w:rsid w:val="00FA30B3"/>
    <w:rsid w:val="00FA7477"/>
    <w:rsid w:val="00FA7511"/>
    <w:rsid w:val="00FA7733"/>
    <w:rsid w:val="00FA7BCF"/>
    <w:rsid w:val="00FA7F26"/>
    <w:rsid w:val="00FB0937"/>
    <w:rsid w:val="00FB0F7A"/>
    <w:rsid w:val="00FB162A"/>
    <w:rsid w:val="00FB2FE0"/>
    <w:rsid w:val="00FB4895"/>
    <w:rsid w:val="00FB489D"/>
    <w:rsid w:val="00FB49C8"/>
    <w:rsid w:val="00FB4E0C"/>
    <w:rsid w:val="00FB4F8B"/>
    <w:rsid w:val="00FB542F"/>
    <w:rsid w:val="00FB6151"/>
    <w:rsid w:val="00FB6E65"/>
    <w:rsid w:val="00FC09FB"/>
    <w:rsid w:val="00FC3773"/>
    <w:rsid w:val="00FC4FE7"/>
    <w:rsid w:val="00FC6131"/>
    <w:rsid w:val="00FC7D12"/>
    <w:rsid w:val="00FC7D1E"/>
    <w:rsid w:val="00FD1F99"/>
    <w:rsid w:val="00FD2535"/>
    <w:rsid w:val="00FD464A"/>
    <w:rsid w:val="00FD572B"/>
    <w:rsid w:val="00FD6D1A"/>
    <w:rsid w:val="00FD7116"/>
    <w:rsid w:val="00FD7D5E"/>
    <w:rsid w:val="00FD7E90"/>
    <w:rsid w:val="00FE0350"/>
    <w:rsid w:val="00FE1F35"/>
    <w:rsid w:val="00FE26BC"/>
    <w:rsid w:val="00FE2F81"/>
    <w:rsid w:val="00FE53E0"/>
    <w:rsid w:val="00FE5AB4"/>
    <w:rsid w:val="00FE5F91"/>
    <w:rsid w:val="00FE5FE6"/>
    <w:rsid w:val="00FE6FFC"/>
    <w:rsid w:val="00FF2440"/>
    <w:rsid w:val="00FF30A6"/>
    <w:rsid w:val="00FF35CA"/>
    <w:rsid w:val="00FF42B0"/>
    <w:rsid w:val="00FF4E42"/>
    <w:rsid w:val="00FF522C"/>
    <w:rsid w:val="00FF5DAC"/>
    <w:rsid w:val="00FF6256"/>
    <w:rsid w:val="00FF6541"/>
    <w:rsid w:val="00FF6747"/>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F4A95"/>
    <w:pPr>
      <w:pPrChange w:id="0" w:author="Parks, Robbie M" w:date="2018-08-21T18:56:00Z">
        <w:pPr>
          <w:spacing w:after="200" w:line="276" w:lineRule="auto"/>
        </w:pPr>
      </w:pPrChange>
    </w:pPr>
    <w:rPr>
      <w:rFonts w:ascii="Times New Roman" w:hAnsi="Times New Roman" w:cs="Times New Roman"/>
      <w:lang w:val="en-GB" w:eastAsia="en-GB"/>
      <w:rPrChange w:id="0" w:author="Parks, Robbie M" w:date="2018-08-21T18:56:00Z">
        <w:rPr>
          <w:rFonts w:ascii="Calibri" w:eastAsia="Calibri" w:hAnsi="Calibri"/>
          <w:sz w:val="22"/>
          <w:szCs w:val="22"/>
          <w:lang w:val="en-GB"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DF4A95"/>
    <w:pPr>
      <w:spacing w:after="200"/>
      <w:jc w:val="both"/>
      <w:pPrChange w:id="1" w:author="Parks, Robbie M" w:date="2018-08-21T18:56:00Z">
        <w:pPr>
          <w:spacing w:after="200"/>
          <w:jc w:val="both"/>
        </w:pPr>
      </w:pPrChange>
    </w:pPr>
    <w:rPr>
      <w:rFonts w:ascii="Calibri" w:eastAsia="Calibri" w:hAnsi="Calibri"/>
      <w:sz w:val="22"/>
      <w:szCs w:val="22"/>
      <w:lang w:val="en-US" w:eastAsia="en-US"/>
      <w:rPrChange w:id="1" w:author="Parks, Robbie M" w:date="2018-08-21T18:56:00Z">
        <w:rPr>
          <w:rFonts w:ascii="Calibri" w:eastAsia="Calibri" w:hAnsi="Calibri"/>
          <w:sz w:val="22"/>
          <w:szCs w:val="22"/>
          <w:lang w:val="en-US" w:eastAsia="en-US" w:bidi="ar-SA"/>
        </w:rPr>
      </w:rPrChange>
    </w:rPr>
  </w:style>
  <w:style w:type="paragraph" w:styleId="CommentText">
    <w:name w:val="annotation text"/>
    <w:basedOn w:val="Normal"/>
    <w:link w:val="CommentTextChar"/>
    <w:uiPriority w:val="99"/>
    <w:unhideWhenUsed/>
    <w:rsid w:val="00DF4A95"/>
    <w:pPr>
      <w:pPrChange w:id="2" w:author="Parks, Robbie M" w:date="2018-08-21T18:56:00Z">
        <w:pPr/>
      </w:pPrChange>
    </w:pPr>
    <w:rPr>
      <w:rFonts w:asciiTheme="minorHAnsi" w:hAnsiTheme="minorHAnsi" w:cstheme="minorBidi"/>
      <w:sz w:val="20"/>
      <w:szCs w:val="20"/>
      <w:lang w:eastAsia="en-US"/>
      <w:rPrChange w:id="2" w:author="Parks, Robbie M" w:date="2018-08-21T18:56:00Z">
        <w:rPr>
          <w:rFonts w:asciiTheme="minorHAnsi" w:eastAsiaTheme="minorHAnsi" w:hAnsiTheme="minorHAnsi" w:cstheme="minorBidi"/>
          <w:lang w:val="en-GB" w:eastAsia="en-US" w:bidi="ar-SA"/>
        </w:rPr>
      </w:rPrChange>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DF4A95"/>
    <w:pPr>
      <w:tabs>
        <w:tab w:val="center" w:pos="4513"/>
        <w:tab w:val="right" w:pos="9026"/>
      </w:tabs>
      <w:pPrChange w:id="3" w:author="Parks, Robbie M" w:date="2018-08-21T18:56:00Z">
        <w:pPr>
          <w:tabs>
            <w:tab w:val="center" w:pos="4513"/>
            <w:tab w:val="right" w:pos="9026"/>
          </w:tabs>
        </w:pPr>
      </w:pPrChange>
    </w:pPr>
    <w:rPr>
      <w:rFonts w:ascii="Calibri" w:eastAsia="Calibri" w:hAnsi="Calibri"/>
      <w:sz w:val="22"/>
      <w:szCs w:val="22"/>
      <w:lang w:eastAsia="en-US"/>
      <w:rPrChange w:id="3" w:author="Parks, Robbie M" w:date="2018-08-21T18:56:00Z">
        <w:rPr>
          <w:rFonts w:ascii="Calibri" w:eastAsia="Calibri" w:hAnsi="Calibri"/>
          <w:sz w:val="22"/>
          <w:szCs w:val="22"/>
          <w:lang w:val="en-GB" w:eastAsia="en-US" w:bidi="ar-SA"/>
        </w:rPr>
      </w:rPrChange>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DF4A95"/>
    <w:pPr>
      <w:spacing w:after="200"/>
      <w:pPrChange w:id="4" w:author="Parks, Robbie M" w:date="2018-08-21T18:56:00Z">
        <w:pPr>
          <w:spacing w:after="200"/>
        </w:pPr>
      </w:pPrChange>
    </w:pPr>
    <w:rPr>
      <w:rFonts w:ascii="Calibri" w:eastAsia="Calibri" w:hAnsi="Calibri"/>
      <w:i/>
      <w:iCs/>
      <w:color w:val="44546A" w:themeColor="text2"/>
      <w:sz w:val="18"/>
      <w:szCs w:val="18"/>
      <w:lang w:eastAsia="en-US"/>
      <w:rPrChange w:id="4" w:author="Parks, Robbie M" w:date="2018-08-21T18:56:00Z">
        <w:rPr>
          <w:rFonts w:ascii="Calibri" w:eastAsia="Calibri" w:hAnsi="Calibri"/>
          <w:i/>
          <w:iCs/>
          <w:color w:val="44546A" w:themeColor="text2"/>
          <w:sz w:val="18"/>
          <w:szCs w:val="18"/>
          <w:lang w:val="en-GB" w:eastAsia="en-US" w:bidi="ar-SA"/>
        </w:rPr>
      </w:rPrChange>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DF4A95"/>
    <w:pPr>
      <w:pPrChange w:id="5" w:author="Parks, Robbie M" w:date="2018-08-21T18:56:00Z">
        <w:pPr/>
      </w:pPrChange>
    </w:pPr>
    <w:rPr>
      <w:rFonts w:ascii="Tahoma" w:eastAsia="Calibri" w:hAnsi="Tahoma" w:cs="Tahoma"/>
      <w:sz w:val="16"/>
      <w:szCs w:val="16"/>
      <w:lang w:eastAsia="en-US"/>
      <w:rPrChange w:id="5" w:author="Parks, Robbie M" w:date="2018-08-21T18:56:00Z">
        <w:rPr>
          <w:rFonts w:ascii="Tahoma" w:eastAsia="Calibri" w:hAnsi="Tahoma" w:cs="Tahoma"/>
          <w:sz w:val="16"/>
          <w:szCs w:val="16"/>
          <w:lang w:val="en-GB" w:eastAsia="en-US" w:bidi="ar-SA"/>
        </w:rPr>
      </w:rPrChange>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DF4A95"/>
    <w:pPr>
      <w:spacing w:line="276" w:lineRule="auto"/>
      <w:jc w:val="center"/>
      <w:pPrChange w:id="6" w:author="Parks, Robbie M" w:date="2018-08-21T18:56:00Z">
        <w:pPr>
          <w:spacing w:line="276" w:lineRule="auto"/>
          <w:jc w:val="center"/>
        </w:pPr>
      </w:pPrChange>
    </w:pPr>
    <w:rPr>
      <w:rFonts w:ascii="Calibri" w:eastAsia="Calibri" w:hAnsi="Calibri"/>
      <w:sz w:val="22"/>
      <w:szCs w:val="22"/>
      <w:lang w:val="en-US" w:eastAsia="en-US"/>
      <w:rPrChange w:id="6" w:author="Parks, Robbie M" w:date="2018-08-21T18:56:00Z">
        <w:rPr>
          <w:rFonts w:ascii="Calibri" w:eastAsia="Calibri" w:hAnsi="Calibri"/>
          <w:sz w:val="22"/>
          <w:szCs w:val="22"/>
          <w:lang w:val="en-US" w:eastAsia="en-US" w:bidi="ar-SA"/>
        </w:rPr>
      </w:rPrChange>
    </w:rPr>
  </w:style>
  <w:style w:type="paragraph" w:styleId="ListParagraph">
    <w:name w:val="List Paragraph"/>
    <w:basedOn w:val="Normal"/>
    <w:uiPriority w:val="34"/>
    <w:qFormat/>
    <w:rsid w:val="00DF4A95"/>
    <w:pPr>
      <w:spacing w:after="200" w:line="276" w:lineRule="auto"/>
      <w:ind w:left="720"/>
      <w:contextualSpacing/>
      <w:pPrChange w:id="7" w:author="Parks, Robbie M" w:date="2018-08-21T18:56:00Z">
        <w:pPr>
          <w:spacing w:after="200" w:line="276" w:lineRule="auto"/>
          <w:ind w:left="720"/>
          <w:contextualSpacing/>
        </w:pPr>
      </w:pPrChange>
    </w:pPr>
    <w:rPr>
      <w:rFonts w:ascii="Calibri" w:eastAsia="Calibri" w:hAnsi="Calibri"/>
      <w:sz w:val="22"/>
      <w:szCs w:val="22"/>
      <w:lang w:eastAsia="en-US"/>
      <w:rPrChange w:id="7" w:author="Parks, Robbie M" w:date="2018-08-21T18:56:00Z">
        <w:rPr>
          <w:rFonts w:ascii="Calibri" w:eastAsia="Calibri" w:hAnsi="Calibri"/>
          <w:sz w:val="22"/>
          <w:szCs w:val="22"/>
          <w:lang w:val="en-GB" w:eastAsia="en-US" w:bidi="ar-SA"/>
        </w:rPr>
      </w:rPrChange>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DF4A95"/>
    <w:pPr>
      <w:tabs>
        <w:tab w:val="center" w:pos="4513"/>
        <w:tab w:val="right" w:pos="9026"/>
      </w:tabs>
      <w:pPrChange w:id="8" w:author="Parks, Robbie M" w:date="2018-08-21T18:56:00Z">
        <w:pPr>
          <w:tabs>
            <w:tab w:val="center" w:pos="4513"/>
            <w:tab w:val="right" w:pos="9026"/>
          </w:tabs>
        </w:pPr>
      </w:pPrChange>
    </w:pPr>
    <w:rPr>
      <w:rFonts w:ascii="Calibri" w:eastAsia="Calibri" w:hAnsi="Calibri"/>
      <w:sz w:val="22"/>
      <w:szCs w:val="22"/>
      <w:lang w:eastAsia="en-US"/>
      <w:rPrChange w:id="8" w:author="Parks, Robbie M" w:date="2018-08-21T18:56:00Z">
        <w:rPr>
          <w:rFonts w:ascii="Calibri" w:eastAsia="Calibri" w:hAnsi="Calibri"/>
          <w:sz w:val="22"/>
          <w:szCs w:val="22"/>
          <w:lang w:val="en-GB" w:eastAsia="en-US" w:bidi="ar-SA"/>
        </w:rPr>
      </w:rPrChange>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 w:type="paragraph" w:styleId="DocumentMap">
    <w:name w:val="Document Map"/>
    <w:basedOn w:val="Normal"/>
    <w:link w:val="DocumentMapChar"/>
    <w:uiPriority w:val="99"/>
    <w:semiHidden/>
    <w:unhideWhenUsed/>
    <w:rsid w:val="001B7A2A"/>
  </w:style>
  <w:style w:type="character" w:customStyle="1" w:styleId="DocumentMapChar">
    <w:name w:val="Document Map Char"/>
    <w:basedOn w:val="DefaultParagraphFont"/>
    <w:link w:val="DocumentMap"/>
    <w:uiPriority w:val="99"/>
    <w:semiHidden/>
    <w:rsid w:val="001B7A2A"/>
    <w:rPr>
      <w:rFonts w:ascii="Times New Roman" w:hAnsi="Times New Roman" w:cs="Times New Roman"/>
      <w:lang w:val="en-GB" w:eastAsia="en-GB"/>
    </w:rPr>
  </w:style>
  <w:style w:type="character" w:styleId="PlaceholderText">
    <w:name w:val="Placeholder Text"/>
    <w:basedOn w:val="DefaultParagraphFont"/>
    <w:uiPriority w:val="99"/>
    <w:semiHidden/>
    <w:rsid w:val="0064497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38286524">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0CEF69D8-F3AC-4945-A9EA-60B0A431764C}">
  <ds:schemaRefs>
    <ds:schemaRef ds:uri="http://schemas.openxmlformats.org/officeDocument/2006/bibliography"/>
  </ds:schemaRefs>
</ds:datastoreItem>
</file>

<file path=customXml/itemProps2.xml><?xml version="1.0" encoding="utf-8"?>
<ds:datastoreItem xmlns:ds="http://schemas.openxmlformats.org/officeDocument/2006/customXml" ds:itemID="{7F97FA5A-6832-CA49-8D98-0FB7C42BF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47</Pages>
  <Words>42208</Words>
  <Characters>240592</Characters>
  <Application>Microsoft Macintosh Word</Application>
  <DocSecurity>0</DocSecurity>
  <Lines>2004</Lines>
  <Paragraphs>564</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National and regional seasonal dynamics of all-cause and cause-specific mortalit</vt:lpstr>
      <vt:lpstr>Robbie M Parks1,2, James E Bennett1,2,3, Kyle J Foreman1,2,4, Ralf Toumi5, Majid</vt:lpstr>
      <vt:lpstr/>
      <vt:lpstr>Materials and methods </vt:lpstr>
      <vt:lpstr>Data</vt:lpstr>
    </vt:vector>
  </TitlesOfParts>
  <Company/>
  <LinksUpToDate>false</LinksUpToDate>
  <CharactersWithSpaces>282236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1</cp:revision>
  <dcterms:created xsi:type="dcterms:W3CDTF">2018-08-21T17:45:00Z</dcterms:created>
  <dcterms:modified xsi:type="dcterms:W3CDTF">2018-08-21T17:57:00Z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